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5535C" w14:textId="32030C15"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749E2F04"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AC1D0A">
        <w:rPr>
          <w:rFonts w:ascii="Times New Roman" w:eastAsia="Times New Roman" w:hAnsi="Times New Roman" w:cs="Times New Roman"/>
          <w:sz w:val="24"/>
          <w:szCs w:val="24"/>
        </w:rPr>
        <w:t>Forestry, J</w:t>
      </w:r>
      <w:r w:rsidRPr="00F322CA">
        <w:rPr>
          <w:rFonts w:ascii="Times New Roman" w:eastAsia="Times New Roman" w:hAnsi="Times New Roman" w:cs="Times New Roman"/>
          <w:sz w:val="24"/>
          <w:szCs w:val="24"/>
        </w:rPr>
        <w:t>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6">
        <w:r w:rsidRPr="0007763B">
          <w:rPr>
            <w:rStyle w:val="Hyperlink"/>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9E2E3B5" w14:textId="20CD9F68" w:rsidR="00053498" w:rsidRDefault="0047226E" w:rsidP="00A51948">
      <w:pPr>
        <w:spacing w:before="240" w:after="240" w:line="480" w:lineRule="auto"/>
        <w:rPr>
          <w:rFonts w:ascii="Times New Roman" w:eastAsia="Times New Roman" w:hAnsi="Times New Roman" w:cs="Times New Roman"/>
          <w:b/>
          <w:sz w:val="24"/>
          <w:szCs w:val="24"/>
        </w:rPr>
      </w:pPr>
      <w:commentRangeStart w:id="0"/>
      <w:commentRangeStart w:id="1"/>
      <w:r>
        <w:rPr>
          <w:rFonts w:ascii="Times New Roman" w:eastAsia="Times New Roman" w:hAnsi="Times New Roman" w:cs="Times New Roman"/>
          <w:b/>
          <w:sz w:val="24"/>
          <w:szCs w:val="24"/>
        </w:rPr>
        <w:lastRenderedPageBreak/>
        <w:t>ABSTRACT</w:t>
      </w:r>
      <w:commentRangeEnd w:id="0"/>
      <w:r w:rsidR="00295FF4">
        <w:rPr>
          <w:rStyle w:val="CommentReference"/>
        </w:rPr>
        <w:commentReference w:id="0"/>
      </w:r>
      <w:commentRangeEnd w:id="1"/>
      <w:r w:rsidR="00AC1D0A">
        <w:rPr>
          <w:rStyle w:val="CommentReference"/>
        </w:rPr>
        <w:commentReference w:id="1"/>
      </w: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INTRODUCTION</w:t>
      </w:r>
    </w:p>
    <w:p w14:paraId="5DE0D710" w14:textId="77777777" w:rsidR="007839F5" w:rsidRDefault="00AC1D0A" w:rsidP="00A51948">
      <w:pPr>
        <w:spacing w:before="240" w:after="240" w:line="480" w:lineRule="auto"/>
        <w:rPr>
          <w:ins w:id="2" w:author="Patrick James" w:date="2019-11-12T15:53:00Z"/>
          <w:rFonts w:ascii="Times New Roman" w:eastAsia="Times New Roman" w:hAnsi="Times New Roman" w:cs="Times New Roman"/>
          <w:sz w:val="24"/>
          <w:szCs w:val="24"/>
        </w:rPr>
      </w:pPr>
      <w:ins w:id="3" w:author="Patrick James" w:date="2019-11-12T15:47:00Z">
        <w:r>
          <w:rPr>
            <w:rFonts w:ascii="Times New Roman" w:eastAsia="Times New Roman" w:hAnsi="Times New Roman" w:cs="Times New Roman"/>
            <w:sz w:val="24"/>
            <w:szCs w:val="24"/>
          </w:rPr>
          <w:t xml:space="preserve">Globally, biodiversity </w:t>
        </w:r>
      </w:ins>
      <w:ins w:id="4" w:author="Patrick James" w:date="2019-11-12T15:48:00Z">
        <w:r>
          <w:rPr>
            <w:rFonts w:ascii="Times New Roman" w:eastAsia="Times New Roman" w:hAnsi="Times New Roman" w:cs="Times New Roman"/>
            <w:sz w:val="24"/>
            <w:szCs w:val="24"/>
          </w:rPr>
          <w:t xml:space="preserve">at multiple levels of organization </w:t>
        </w:r>
      </w:ins>
      <w:ins w:id="5" w:author="Patrick James" w:date="2019-11-12T15:47:00Z">
        <w:r>
          <w:rPr>
            <w:rFonts w:ascii="Times New Roman" w:eastAsia="Times New Roman" w:hAnsi="Times New Roman" w:cs="Times New Roman"/>
            <w:sz w:val="24"/>
            <w:szCs w:val="24"/>
          </w:rPr>
          <w:t xml:space="preserve">is being lost at an increasing rate with significant consequences for ecosystem functioning and long term viability of the biosphere. </w:t>
        </w:r>
      </w:ins>
      <w:del w:id="6" w:author="Patrick James" w:date="2019-11-12T15:48:00Z">
        <w:r w:rsidR="00451660" w:rsidRPr="00295FF4" w:rsidDel="00AC1D0A">
          <w:rPr>
            <w:rFonts w:ascii="Times New Roman" w:eastAsia="Times New Roman" w:hAnsi="Times New Roman" w:cs="Times New Roman"/>
            <w:sz w:val="24"/>
            <w:szCs w:val="24"/>
          </w:rPr>
          <w:delText xml:space="preserve">The rapid pace of global loss of genetic diversity </w:delText>
        </w:r>
      </w:del>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(Leigh, Hendry, Vázquez‐Domínguez, &amp; Friesen, 2019)</w:t>
      </w:r>
      <w:r w:rsidR="00451660" w:rsidRPr="00295FF4">
        <w:rPr>
          <w:rFonts w:ascii="Times New Roman" w:eastAsia="Times New Roman" w:hAnsi="Times New Roman" w:cs="Times New Roman"/>
          <w:sz w:val="24"/>
          <w:szCs w:val="24"/>
        </w:rPr>
        <w:fldChar w:fldCharType="end"/>
      </w:r>
      <w:ins w:id="7" w:author="Patrick James" w:date="2019-11-12T15:48:00Z">
        <w:r>
          <w:rPr>
            <w:rFonts w:ascii="Times New Roman" w:eastAsia="Times New Roman" w:hAnsi="Times New Roman" w:cs="Times New Roman"/>
            <w:sz w:val="24"/>
            <w:szCs w:val="24"/>
          </w:rPr>
          <w:t xml:space="preserve">. Novel monitoring </w:t>
        </w:r>
      </w:ins>
      <w:ins w:id="8" w:author="Patrick James" w:date="2019-11-12T15:49:00Z">
        <w:r>
          <w:rPr>
            <w:rFonts w:ascii="Times New Roman" w:eastAsia="Times New Roman" w:hAnsi="Times New Roman" w:cs="Times New Roman"/>
            <w:sz w:val="24"/>
            <w:szCs w:val="24"/>
          </w:rPr>
          <w:t xml:space="preserve">techniques are needed to track </w:t>
        </w:r>
      </w:ins>
      <w:ins w:id="9" w:author="Patrick James" w:date="2019-11-12T15:48:00Z">
        <w:r>
          <w:rPr>
            <w:rFonts w:ascii="Times New Roman" w:eastAsia="Times New Roman" w:hAnsi="Times New Roman" w:cs="Times New Roman"/>
            <w:sz w:val="24"/>
            <w:szCs w:val="24"/>
          </w:rPr>
          <w:t xml:space="preserve">these losses </w:t>
        </w:r>
      </w:ins>
      <w:ins w:id="10" w:author="Patrick James" w:date="2019-11-12T15:49:00Z">
        <w:r>
          <w:rPr>
            <w:rFonts w:ascii="Times New Roman" w:eastAsia="Times New Roman" w:hAnsi="Times New Roman" w:cs="Times New Roman"/>
            <w:sz w:val="24"/>
            <w:szCs w:val="24"/>
          </w:rPr>
          <w:t xml:space="preserve">and to inform conservation efforts. Further, it is recognized that it </w:t>
        </w:r>
      </w:ins>
      <w:ins w:id="11" w:author="Patrick James" w:date="2019-11-12T15:50:00Z">
        <w:r>
          <w:rPr>
            <w:rFonts w:ascii="Times New Roman" w:eastAsia="Times New Roman" w:hAnsi="Times New Roman" w:cs="Times New Roman"/>
            <w:sz w:val="24"/>
            <w:szCs w:val="24"/>
          </w:rPr>
          <w:t xml:space="preserve">is </w:t>
        </w:r>
      </w:ins>
      <w:ins w:id="12" w:author="Patrick James" w:date="2019-11-12T15:49:00Z">
        <w:r>
          <w:rPr>
            <w:rFonts w:ascii="Times New Roman" w:eastAsia="Times New Roman" w:hAnsi="Times New Roman" w:cs="Times New Roman"/>
            <w:sz w:val="24"/>
            <w:szCs w:val="24"/>
          </w:rPr>
          <w:t xml:space="preserve">no longer </w:t>
        </w:r>
      </w:ins>
      <w:ins w:id="13" w:author="Patrick James" w:date="2019-11-12T15:50:00Z">
        <w:r>
          <w:rPr>
            <w:rFonts w:ascii="Times New Roman" w:eastAsia="Times New Roman" w:hAnsi="Times New Roman" w:cs="Times New Roman"/>
            <w:sz w:val="24"/>
            <w:szCs w:val="24"/>
          </w:rPr>
          <w:t xml:space="preserve">sufficient </w:t>
        </w:r>
      </w:ins>
      <w:ins w:id="14" w:author="Patrick James" w:date="2019-11-12T15:49:00Z">
        <w:r>
          <w:rPr>
            <w:rFonts w:ascii="Times New Roman" w:eastAsia="Times New Roman" w:hAnsi="Times New Roman" w:cs="Times New Roman"/>
            <w:sz w:val="24"/>
            <w:szCs w:val="24"/>
          </w:rPr>
          <w:t xml:space="preserve">to study </w:t>
        </w:r>
      </w:ins>
      <w:ins w:id="15" w:author="Patrick James" w:date="2019-11-12T15:50:00Z">
        <w:r>
          <w:rPr>
            <w:rFonts w:ascii="Times New Roman" w:eastAsia="Times New Roman" w:hAnsi="Times New Roman" w:cs="Times New Roman"/>
            <w:sz w:val="24"/>
            <w:szCs w:val="24"/>
          </w:rPr>
          <w:t xml:space="preserve">spatial patterns in </w:t>
        </w:r>
      </w:ins>
      <w:ins w:id="16" w:author="Patrick James" w:date="2019-11-12T15:51:00Z">
        <w:r>
          <w:rPr>
            <w:rFonts w:ascii="Times New Roman" w:eastAsia="Times New Roman" w:hAnsi="Times New Roman" w:cs="Times New Roman"/>
            <w:sz w:val="24"/>
            <w:szCs w:val="24"/>
          </w:rPr>
          <w:t>bio</w:t>
        </w:r>
      </w:ins>
      <w:ins w:id="17" w:author="Patrick James" w:date="2019-11-12T15:49:00Z">
        <w:r>
          <w:rPr>
            <w:rFonts w:ascii="Times New Roman" w:eastAsia="Times New Roman" w:hAnsi="Times New Roman" w:cs="Times New Roman"/>
            <w:sz w:val="24"/>
            <w:szCs w:val="24"/>
          </w:rPr>
          <w:t xml:space="preserve">diversity </w:t>
        </w:r>
      </w:ins>
      <w:ins w:id="18" w:author="Patrick James" w:date="2019-11-12T15:51:00Z">
        <w:r>
          <w:rPr>
            <w:rFonts w:ascii="Times New Roman" w:eastAsia="Times New Roman" w:hAnsi="Times New Roman" w:cs="Times New Roman"/>
            <w:sz w:val="24"/>
            <w:szCs w:val="24"/>
          </w:rPr>
          <w:t xml:space="preserve">loss </w:t>
        </w:r>
      </w:ins>
      <w:ins w:id="19" w:author="Patrick James" w:date="2019-11-12T15:49:00Z">
        <w:r>
          <w:rPr>
            <w:rFonts w:ascii="Times New Roman" w:eastAsia="Times New Roman" w:hAnsi="Times New Roman" w:cs="Times New Roman"/>
            <w:sz w:val="24"/>
            <w:szCs w:val="24"/>
          </w:rPr>
          <w:t>at a single point in time</w:t>
        </w:r>
      </w:ins>
      <w:ins w:id="20" w:author="Patrick James" w:date="2019-11-12T15:51:00Z">
        <w:r>
          <w:rPr>
            <w:rFonts w:ascii="Times New Roman" w:eastAsia="Times New Roman" w:hAnsi="Times New Roman" w:cs="Times New Roman"/>
            <w:sz w:val="24"/>
            <w:szCs w:val="24"/>
          </w:rPr>
          <w:t xml:space="preserve">. Instead, one must </w:t>
        </w:r>
      </w:ins>
      <w:del w:id="21" w:author="Patrick James" w:date="2019-11-12T15:50:00Z">
        <w:r w:rsidR="00451660" w:rsidRPr="00295FF4" w:rsidDel="00AC1D0A">
          <w:rPr>
            <w:rFonts w:ascii="Times New Roman" w:eastAsia="Times New Roman" w:hAnsi="Times New Roman" w:cs="Times New Roman"/>
            <w:sz w:val="24"/>
            <w:szCs w:val="24"/>
          </w:rPr>
          <w:delText xml:space="preserve">, is making </w:delText>
        </w:r>
      </w:del>
      <w:del w:id="22" w:author="Patrick James" w:date="2019-11-12T15:51:00Z">
        <w:r w:rsidR="00451660" w:rsidRPr="00295FF4" w:rsidDel="00AC1D0A">
          <w:rPr>
            <w:rFonts w:ascii="Times New Roman" w:eastAsia="Times New Roman" w:hAnsi="Times New Roman" w:cs="Times New Roman"/>
            <w:sz w:val="24"/>
            <w:szCs w:val="24"/>
          </w:rPr>
          <w:delText xml:space="preserve">it increasingly important to </w:delText>
        </w:r>
      </w:del>
      <w:del w:id="23" w:author="Patrick James" w:date="2019-11-12T15:50:00Z">
        <w:r w:rsidR="00451660" w:rsidRPr="00295FF4" w:rsidDel="00AC1D0A">
          <w:rPr>
            <w:rFonts w:ascii="Times New Roman" w:eastAsia="Times New Roman" w:hAnsi="Times New Roman" w:cs="Times New Roman"/>
            <w:sz w:val="24"/>
            <w:szCs w:val="24"/>
          </w:rPr>
          <w:delText>move beyond, single sampling/time, snapshot research</w:delText>
        </w:r>
      </w:del>
      <w:ins w:id="24" w:author="Patrick James" w:date="2019-11-12T15:50:00Z">
        <w:r>
          <w:rPr>
            <w:rFonts w:ascii="Times New Roman" w:eastAsia="Times New Roman" w:hAnsi="Times New Roman" w:cs="Times New Roman"/>
            <w:sz w:val="24"/>
            <w:szCs w:val="24"/>
          </w:rPr>
          <w:t xml:space="preserve">examine trends </w:t>
        </w:r>
      </w:ins>
      <w:ins w:id="25" w:author="Patrick James" w:date="2019-11-12T15:51:00Z">
        <w:r>
          <w:rPr>
            <w:rFonts w:ascii="Times New Roman" w:eastAsia="Times New Roman" w:hAnsi="Times New Roman" w:cs="Times New Roman"/>
            <w:sz w:val="24"/>
            <w:szCs w:val="24"/>
          </w:rPr>
          <w:t xml:space="preserve">and </w:t>
        </w:r>
      </w:ins>
      <w:ins w:id="26" w:author="Patrick James" w:date="2019-11-12T15:50:00Z">
        <w:r>
          <w:rPr>
            <w:rFonts w:ascii="Times New Roman" w:eastAsia="Times New Roman" w:hAnsi="Times New Roman" w:cs="Times New Roman"/>
            <w:sz w:val="24"/>
            <w:szCs w:val="24"/>
          </w:rPr>
          <w:t>pattern</w:t>
        </w:r>
      </w:ins>
      <w:ins w:id="27" w:author="Patrick James" w:date="2019-11-12T15:51:00Z">
        <w:r>
          <w:rPr>
            <w:rFonts w:ascii="Times New Roman" w:eastAsia="Times New Roman" w:hAnsi="Times New Roman" w:cs="Times New Roman"/>
            <w:sz w:val="24"/>
            <w:szCs w:val="24"/>
          </w:rPr>
          <w:t>s</w:t>
        </w:r>
      </w:ins>
      <w:ins w:id="28" w:author="Patrick James" w:date="2019-11-12T15:50:00Z">
        <w:r>
          <w:rPr>
            <w:rFonts w:ascii="Times New Roman" w:eastAsia="Times New Roman" w:hAnsi="Times New Roman" w:cs="Times New Roman"/>
            <w:sz w:val="24"/>
            <w:szCs w:val="24"/>
          </w:rPr>
          <w:t xml:space="preserve"> </w:t>
        </w:r>
      </w:ins>
      <w:ins w:id="29" w:author="Patrick James" w:date="2019-11-12T15:51:00Z">
        <w:r>
          <w:rPr>
            <w:rFonts w:ascii="Times New Roman" w:eastAsia="Times New Roman" w:hAnsi="Times New Roman" w:cs="Times New Roman"/>
            <w:sz w:val="24"/>
            <w:szCs w:val="24"/>
          </w:rPr>
          <w:t xml:space="preserve">in biodiversity </w:t>
        </w:r>
      </w:ins>
      <w:ins w:id="30" w:author="Patrick James" w:date="2019-11-12T15:50:00Z">
        <w:r>
          <w:rPr>
            <w:rFonts w:ascii="Times New Roman" w:eastAsia="Times New Roman" w:hAnsi="Times New Roman" w:cs="Times New Roman"/>
            <w:sz w:val="24"/>
            <w:szCs w:val="24"/>
          </w:rPr>
          <w:t>through both space and time</w:t>
        </w:r>
      </w:ins>
      <w:r w:rsidR="00451660" w:rsidRPr="00295FF4">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change","type":"article-journal","volume":"11"},"uris":["http://www.mendeley.com/documents/?uuid=40922df3-d52b-44b8-b962-974459281831"]}],"mendeley":{"formattedCitation":"(Draheim, Moore, Fortin, &amp; Scribner, 2018)","plainTextFormattedCitation":"(Draheim, Moore, Fortin, &amp; Scribner, 2018)","previouslyFormattedCitation":"(Draheim, Moore, Fortin, &amp; Scribner, 2018)"},"properties":{"noteIndex":0},"schema":"https://github.com/citation-style-language/schema/raw/master/csl-citation.json"}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(Draheim, Moore, Fortin, &amp; Scribner, 2018)</w:t>
      </w:r>
      <w:r w:rsidR="00451660" w:rsidRPr="00295FF4">
        <w:rPr>
          <w:rFonts w:ascii="Times New Roman" w:eastAsia="Times New Roman" w:hAnsi="Times New Roman" w:cs="Times New Roman"/>
          <w:sz w:val="24"/>
          <w:szCs w:val="24"/>
        </w:rPr>
        <w:fldChar w:fldCharType="end"/>
      </w:r>
      <w:r w:rsidR="00451660" w:rsidRPr="00295FF4">
        <w:rPr>
          <w:rFonts w:ascii="Times New Roman" w:eastAsia="Times New Roman" w:hAnsi="Times New Roman" w:cs="Times New Roman"/>
          <w:sz w:val="24"/>
          <w:szCs w:val="24"/>
        </w:rPr>
        <w:t xml:space="preserve">. </w:t>
      </w:r>
    </w:p>
    <w:p w14:paraId="4C282889" w14:textId="293FC0D0" w:rsidR="00DD02CB"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Spatial and temporal </w:t>
      </w:r>
      <w:del w:id="31" w:author="Patrick James" w:date="2019-11-12T15:53:00Z">
        <w:r w:rsidR="002050D0" w:rsidRPr="00295FF4" w:rsidDel="00B87FEB">
          <w:rPr>
            <w:rFonts w:ascii="Times New Roman" w:eastAsia="Times New Roman" w:hAnsi="Times New Roman" w:cs="Times New Roman"/>
            <w:sz w:val="24"/>
            <w:szCs w:val="24"/>
          </w:rPr>
          <w:delText xml:space="preserve">genetic </w:delText>
        </w:r>
      </w:del>
      <w:r w:rsidRPr="00295FF4">
        <w:rPr>
          <w:rFonts w:ascii="Times New Roman" w:eastAsia="Times New Roman" w:hAnsi="Times New Roman" w:cs="Times New Roman"/>
          <w:sz w:val="24"/>
          <w:szCs w:val="24"/>
        </w:rPr>
        <w:t xml:space="preserve">variation </w:t>
      </w:r>
      <w:ins w:id="32" w:author="Patrick James" w:date="2019-11-12T15:53:00Z">
        <w:r w:rsidR="00B87FEB">
          <w:rPr>
            <w:rFonts w:ascii="Times New Roman" w:eastAsia="Times New Roman" w:hAnsi="Times New Roman" w:cs="Times New Roman"/>
            <w:sz w:val="24"/>
            <w:szCs w:val="24"/>
          </w:rPr>
          <w:t xml:space="preserve">in genetic diversity </w:t>
        </w:r>
      </w:ins>
      <w:r w:rsidRPr="00295FF4">
        <w:rPr>
          <w:rFonts w:ascii="Times New Roman" w:eastAsia="Times New Roman" w:hAnsi="Times New Roman" w:cs="Times New Roman"/>
          <w:sz w:val="24"/>
          <w:szCs w:val="24"/>
        </w:rPr>
        <w:t>can tell us a great deal about</w:t>
      </w:r>
      <w:r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2F53A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B20342" w:rsidRPr="00295FF4">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 xml:space="preserve">have proven </w:t>
      </w:r>
      <w:del w:id="33" w:author="Patrick James" w:date="2019-11-12T15:54:00Z">
        <w:r w:rsidR="002050D0" w:rsidRPr="00295FF4" w:rsidDel="00B87FEB">
          <w:rPr>
            <w:rFonts w:ascii="Times New Roman" w:eastAsia="Times New Roman" w:hAnsi="Times New Roman" w:cs="Times New Roman"/>
            <w:sz w:val="24"/>
            <w:szCs w:val="24"/>
          </w:rPr>
          <w:delText xml:space="preserve">to be </w:delText>
        </w:r>
      </w:del>
      <w:r w:rsidR="002050D0" w:rsidRPr="00295FF4">
        <w:rPr>
          <w:rFonts w:ascii="Times New Roman" w:eastAsia="Times New Roman" w:hAnsi="Times New Roman" w:cs="Times New Roman"/>
          <w:sz w:val="24"/>
          <w:szCs w:val="24"/>
        </w:rPr>
        <w:t xml:space="preserve">essential to translating observed genetic variation into meaningful inferences regarding connectivity and demography that are </w:t>
      </w:r>
      <w:r w:rsidR="0047226E" w:rsidRPr="00295FF4">
        <w:rPr>
          <w:rFonts w:ascii="Times New Roman" w:eastAsia="Times New Roman" w:hAnsi="Times New Roman" w:cs="Times New Roman"/>
          <w:sz w:val="24"/>
          <w:szCs w:val="24"/>
        </w:rPr>
        <w:t>necessary</w:t>
      </w:r>
      <w:r w:rsidR="002050D0" w:rsidRPr="00295FF4">
        <w:rPr>
          <w:rFonts w:ascii="Times New Roman" w:eastAsia="Times New Roman" w:hAnsi="Times New Roman" w:cs="Times New Roman"/>
          <w:sz w:val="24"/>
          <w:szCs w:val="24"/>
        </w:rPr>
        <w:t xml:space="preserve"> for conservation efforts.</w:t>
      </w:r>
      <w:r w:rsidR="002050D0" w:rsidRPr="00295FF4" w:rsidDel="002050D0">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del w:id="34" w:author="Patrick James" w:date="2019-11-12T15:55:00Z">
        <w:r w:rsidR="002050D0" w:rsidRPr="00295FF4" w:rsidDel="00B87FEB">
          <w:rPr>
            <w:rFonts w:ascii="Times New Roman" w:eastAsia="Times New Roman" w:hAnsi="Times New Roman" w:cs="Times New Roman"/>
            <w:sz w:val="24"/>
            <w:szCs w:val="24"/>
          </w:rPr>
          <w:delText>In particular</w:delText>
        </w:r>
      </w:del>
      <w:ins w:id="35" w:author="Patrick James" w:date="2019-11-12T15:55:00Z">
        <w:r w:rsidR="00B87FEB">
          <w:rPr>
            <w:rFonts w:ascii="Times New Roman" w:eastAsia="Times New Roman" w:hAnsi="Times New Roman" w:cs="Times New Roman"/>
            <w:sz w:val="24"/>
            <w:szCs w:val="24"/>
          </w:rPr>
          <w:t xml:space="preserve">The field of </w:t>
        </w:r>
      </w:ins>
      <w:del w:id="36" w:author="Patrick James" w:date="2019-11-12T15:55:00Z">
        <w:r w:rsidR="001F6EAC" w:rsidRPr="00295FF4" w:rsidDel="00B87FEB">
          <w:rPr>
            <w:rFonts w:ascii="Times New Roman" w:eastAsia="Times New Roman" w:hAnsi="Times New Roman" w:cs="Times New Roman"/>
            <w:sz w:val="24"/>
            <w:szCs w:val="24"/>
          </w:rPr>
          <w:delText xml:space="preserve">, </w:delText>
        </w:r>
      </w:del>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del w:id="37" w:author="Patrick James" w:date="2019-11-12T15:55:00Z">
        <w:r w:rsidR="002050D0" w:rsidRPr="00295FF4" w:rsidDel="00B87FEB">
          <w:rPr>
            <w:rFonts w:ascii="Times New Roman" w:eastAsia="Times New Roman" w:hAnsi="Times New Roman" w:cs="Times New Roman"/>
            <w:sz w:val="24"/>
            <w:szCs w:val="24"/>
          </w:rPr>
          <w:delText xml:space="preserve">provides </w:delText>
        </w:r>
        <w:r w:rsidRPr="00295FF4" w:rsidDel="00B87FEB">
          <w:rPr>
            <w:rFonts w:ascii="Times New Roman" w:eastAsia="Times New Roman" w:hAnsi="Times New Roman" w:cs="Times New Roman"/>
            <w:sz w:val="24"/>
            <w:szCs w:val="24"/>
          </w:rPr>
          <w:delText xml:space="preserve">information about the </w:delText>
        </w:r>
      </w:del>
      <w:ins w:id="38" w:author="Patrick James" w:date="2019-11-12T15:55:00Z">
        <w:r w:rsidR="00B87FEB">
          <w:rPr>
            <w:rFonts w:ascii="Times New Roman" w:eastAsia="Times New Roman" w:hAnsi="Times New Roman" w:cs="Times New Roman"/>
            <w:sz w:val="24"/>
            <w:szCs w:val="24"/>
          </w:rPr>
          <w:t xml:space="preserve">examines </w:t>
        </w:r>
      </w:ins>
      <w:r w:rsidRPr="00295FF4">
        <w:rPr>
          <w:rFonts w:ascii="Times New Roman" w:eastAsia="Times New Roman" w:hAnsi="Times New Roman" w:cs="Times New Roman"/>
          <w:sz w:val="24"/>
          <w:szCs w:val="24"/>
        </w:rPr>
        <w:t>interaction</w:t>
      </w:r>
      <w:ins w:id="39" w:author="Patrick James" w:date="2019-11-12T15:55:00Z">
        <w:r w:rsidR="00B87FEB">
          <w:rPr>
            <w:rFonts w:ascii="Times New Roman" w:eastAsia="Times New Roman" w:hAnsi="Times New Roman" w:cs="Times New Roman"/>
            <w:sz w:val="24"/>
            <w:szCs w:val="24"/>
          </w:rPr>
          <w:t>s</w:t>
        </w:r>
      </w:ins>
      <w:r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commentRangeStart w:id="40"/>
      <w:r w:rsidRPr="00295FF4">
        <w:rPr>
          <w:rFonts w:ascii="Times New Roman" w:eastAsia="Times New Roman" w:hAnsi="Times New Roman" w:cs="Times New Roman"/>
          <w:sz w:val="24"/>
          <w:szCs w:val="24"/>
        </w:rPr>
        <w:fldChar w:fldCharType="begin" w:fldLock="1"/>
      </w:r>
      <w:r w:rsidR="004036B9" w:rsidRPr="00295FF4">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genetics.","type":"article-journal","volume":"28"},"uris":["http://www.mendeley.com/documents/?uuid=962fe4e6-fd7a-469e-bd2c-de655f201f37"]},{"id":"ITEM-3","itemData":{"abstract":"Despite the substantial interest in landscape genetics from the scientific community, learning about the concepts and methods underlying the field remains very challenging. The reason for this is the highly interdisciplinary nature of the field, which combines population genetics, landscape ecology, and spatial statistics. These fields have traditionally been treated separately in classes and textbooks, and very few scientists have received the interdisciplinary training necessary to efficiently teach or apply the diversity of techniques encompassed by landscape genetics. To address the current knowledge gap, this book provides the first in depth treatment of landscape genetics in a single volume. Specifically, this book delivers fundamental concepts and methods underlying the field, covering particularly important analytical methods in detail, and presenting empirical and theoretical applications of landscape genetics for a variety of environments and species. Consistent with the interdisciplinary nature of landscape genetics, the book combines an introductory, textbook like section with additional sections on advanced topics and applications that are more typical of edited volumes. The chapter topics and the expertise of the authors and the editorial team make the book a standard reference for anyone interested in landscape genetics. The book includes contributions from many of the leading researchers in landscape genetics. The group of scientists we have assembled has worked on several collaborative projects over the last years, including a large number of peer reviewed papers, several landscape genetics workshops at international conferences, and a distributed graduate seminar on landscape genetics. Based on the experiences gained during these collaborative teaching and research activities, the book includes chapters that synthesize fundamental concepts and methods underlying landscape genetics (Part 1), chapters on advanced topics that deserve a more in depth treatment (Part 2), and chapters illustrating the use of concepts and methods in empirical applications (Part 3). This structure ensures a high usefulness of the book for beginning landscape geneticists and experienced researchers alike, so that it has a broad target audience. At least one of the four co editors is involved in almost every chapter of the book, thereby ensuring a high consistency and coherency among chapters.","author":[{"dropping-particle":"","family":"Balkenhol","given":"Niko","non-dropping-particle":"","parse-names":false,"suffix":""},{"dropping-particle":"","family":"Cushman","given":"Samuel","non-dropping-particle":"","parse-names":false,"suffix":""},{"dropping-particle":"","family":"Storfer","given":"Andrew","non-dropping-particle":"","parse-names":false,"suffix":""},{"dropping-particle":"","family":"Waits","given":"Lisette","non-dropping-particle":"","parse-names":false,"suffix":""}],"id":"ITEM-3","issued":{"date-parts":[["2015"]]},"publisher":"Wiley-Blackwell","title":"Landscape Genetics: Concepts, Methods, Applications","type":"book"},"uris":["http://www.mendeley.com/documents/?uuid=2f65a2ff-2354-4c2a-afdc-54399407d82f"]},{"id":"ITEM-4","itemData":{"DOI":"10.1007/s10592-012-0391-5","ISBN":"1566-0621","ISSN":"1566-0621","abstract":"Understanding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Genetics","id":"ITEM-4","issue":"2","issued":{"date-parts":[["2013","7","28"]]},"page":"253-261","title":"A conceptual framework for the spatial analysis of landscape genetic data","type":"article-journal","volume":"14"},"uris":["http://www.mendeley.com/documents/?uuid=17c3354d-b8cf-4f88-9484-a72ad721ebe2"]}],"mendeley":{"formattedCitation":"(Balkenhol, Cushman, Storfer, &amp; Waits, 2015; Manel &amp; Holderegger, 2013; Manel, Schwartz, Luikart, &amp; Taberlet, 2003; Wagner &amp; Fortin, 2013)","plainTextFormattedCitation":"(Balkenhol, Cushman, Storfer, &amp; Waits, 2015; Manel &amp; Holderegger, 2013; Manel, Schwartz, Luikart, &amp; Taberlet, 2003; Wagner &amp; Fortin, 2013)","previouslyFormattedCitation":"(Balkenhol, Cushman, Storfer, &amp; Waits, 2015; Manel &amp; Holderegger, 2013; Manel, Schwartz, Luikart, &amp; Taberlet, 2003; Wagner &amp; Fortin, 2013)"},"properties":{"noteIndex":0},"schema":"https://github.com/citation-style-language/schema/raw/master/csl-citation.json"}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616333" w:rsidRPr="00295FF4">
        <w:rPr>
          <w:rFonts w:ascii="Times New Roman" w:eastAsia="Times New Roman" w:hAnsi="Times New Roman" w:cs="Times New Roman"/>
          <w:noProof/>
          <w:sz w:val="24"/>
          <w:szCs w:val="24"/>
        </w:rPr>
        <w:t>(Balkenhol, Cushman, Storfer, &amp; Waits, 2015; Manel &amp; Holderegger, 2013; Manel, Schwartz, Luikart, &amp; Taberlet, 2003; Wagner &amp; Fortin, 2013)</w:t>
      </w:r>
      <w:r w:rsidRPr="00295FF4">
        <w:rPr>
          <w:rFonts w:ascii="Times New Roman" w:eastAsia="Times New Roman" w:hAnsi="Times New Roman" w:cs="Times New Roman"/>
          <w:sz w:val="24"/>
          <w:szCs w:val="24"/>
        </w:rPr>
        <w:fldChar w:fldCharType="end"/>
      </w:r>
      <w:commentRangeEnd w:id="40"/>
      <w:r w:rsidR="00B87FEB">
        <w:rPr>
          <w:rStyle w:val="CommentReference"/>
        </w:rPr>
        <w:commentReference w:id="40"/>
      </w:r>
      <w:del w:id="41" w:author="Patrick James" w:date="2019-11-12T15:55:00Z">
        <w:r w:rsidR="001F6EAC" w:rsidRPr="00295FF4" w:rsidDel="00B87FEB">
          <w:rPr>
            <w:rFonts w:ascii="Times New Roman" w:eastAsia="Times New Roman" w:hAnsi="Times New Roman" w:cs="Times New Roman"/>
            <w:sz w:val="24"/>
            <w:szCs w:val="24"/>
          </w:rPr>
          <w:delText xml:space="preserve">. </w:delText>
        </w:r>
        <w:r w:rsidR="00A1387D" w:rsidRPr="00295FF4" w:rsidDel="00B87FEB">
          <w:rPr>
            <w:rFonts w:ascii="Times New Roman" w:eastAsia="Times New Roman" w:hAnsi="Times New Roman" w:cs="Times New Roman"/>
            <w:sz w:val="24"/>
            <w:szCs w:val="24"/>
          </w:rPr>
          <w:delText>The field of land</w:delText>
        </w:r>
        <w:r w:rsidR="00077818" w:rsidRPr="00295FF4" w:rsidDel="00B87FEB">
          <w:rPr>
            <w:rFonts w:ascii="Times New Roman" w:eastAsia="Times New Roman" w:hAnsi="Times New Roman" w:cs="Times New Roman"/>
            <w:sz w:val="24"/>
            <w:szCs w:val="24"/>
          </w:rPr>
          <w:delText>s</w:delText>
        </w:r>
        <w:r w:rsidR="00A1387D" w:rsidRPr="00295FF4" w:rsidDel="00B87FEB">
          <w:rPr>
            <w:rFonts w:ascii="Times New Roman" w:eastAsia="Times New Roman" w:hAnsi="Times New Roman" w:cs="Times New Roman"/>
            <w:sz w:val="24"/>
            <w:szCs w:val="24"/>
          </w:rPr>
          <w:delText>cape genetics has</w:delText>
        </w:r>
        <w:r w:rsidR="007466CC" w:rsidRPr="00295FF4" w:rsidDel="00B87FEB">
          <w:rPr>
            <w:rFonts w:ascii="Times New Roman" w:eastAsia="Times New Roman" w:hAnsi="Times New Roman" w:cs="Times New Roman"/>
            <w:sz w:val="24"/>
            <w:szCs w:val="24"/>
          </w:rPr>
          <w:delText xml:space="preserve"> thus</w:delText>
        </w:r>
        <w:r w:rsidR="00A1387D" w:rsidRPr="00295FF4" w:rsidDel="00B87FEB">
          <w:rPr>
            <w:rFonts w:ascii="Times New Roman" w:eastAsia="Times New Roman" w:hAnsi="Times New Roman" w:cs="Times New Roman"/>
            <w:sz w:val="24"/>
            <w:szCs w:val="24"/>
          </w:rPr>
          <w:delText xml:space="preserve"> made enormous contributions to our </w:delText>
        </w:r>
      </w:del>
      <w:ins w:id="42" w:author="Patrick James" w:date="2019-11-12T15:55:00Z">
        <w:r w:rsidR="00B87FEB">
          <w:rPr>
            <w:rFonts w:ascii="Times New Roman" w:eastAsia="Times New Roman" w:hAnsi="Times New Roman" w:cs="Times New Roman"/>
            <w:sz w:val="24"/>
            <w:szCs w:val="24"/>
          </w:rPr>
          <w:t xml:space="preserve">in order to improve </w:t>
        </w:r>
      </w:ins>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commentRangeStart w:id="43"/>
      <w:ins w:id="44" w:author="Patrick James" w:date="2019-11-12T15:56:00Z">
        <w:r w:rsidR="00B87FEB">
          <w:rPr>
            <w:rFonts w:ascii="Times New Roman" w:eastAsia="Times New Roman" w:hAnsi="Times New Roman" w:cs="Times New Roman"/>
            <w:sz w:val="24"/>
            <w:szCs w:val="24"/>
          </w:rPr>
          <w:t>Xxx.</w:t>
        </w:r>
        <w:commentRangeEnd w:id="43"/>
        <w:r w:rsidR="00B87FEB">
          <w:rPr>
            <w:rStyle w:val="CommentReference"/>
          </w:rPr>
          <w:commentReference w:id="43"/>
        </w:r>
        <w:r w:rsidR="00B87FEB">
          <w:rPr>
            <w:rFonts w:ascii="Times New Roman" w:eastAsia="Times New Roman" w:hAnsi="Times New Roman" w:cs="Times New Roman"/>
            <w:sz w:val="24"/>
            <w:szCs w:val="24"/>
          </w:rPr>
          <w:t xml:space="preserve"> </w:t>
        </w:r>
      </w:ins>
      <w:r w:rsidR="00CC1F19" w:rsidRPr="00295FF4">
        <w:rPr>
          <w:rFonts w:ascii="Times New Roman" w:eastAsia="Times New Roman" w:hAnsi="Times New Roman" w:cs="Times New Roman"/>
          <w:sz w:val="24"/>
          <w:szCs w:val="24"/>
        </w:rPr>
        <w:t>However,</w:t>
      </w:r>
      <w:r w:rsidR="007466CC" w:rsidRPr="00295FF4">
        <w:rPr>
          <w:rFonts w:ascii="Times New Roman" w:eastAsia="Times New Roman" w:hAnsi="Times New Roman" w:cs="Times New Roman"/>
          <w:sz w:val="24"/>
          <w:szCs w:val="24"/>
        </w:rPr>
        <w:t xml:space="preserve"> </w:t>
      </w:r>
      <w:del w:id="45" w:author="Patrick James" w:date="2019-11-12T15:57:00Z">
        <w:r w:rsidR="007466CC" w:rsidRPr="00295FF4" w:rsidDel="008375B6">
          <w:rPr>
            <w:rFonts w:ascii="Times New Roman" w:eastAsia="Times New Roman" w:hAnsi="Times New Roman" w:cs="Times New Roman"/>
            <w:sz w:val="24"/>
            <w:szCs w:val="24"/>
          </w:rPr>
          <w:delText xml:space="preserve">many </w:delText>
        </w:r>
      </w:del>
      <w:ins w:id="46" w:author="Patrick James" w:date="2019-11-12T15:57:00Z">
        <w:r w:rsidR="008375B6">
          <w:rPr>
            <w:rFonts w:ascii="Times New Roman" w:eastAsia="Times New Roman" w:hAnsi="Times New Roman" w:cs="Times New Roman"/>
            <w:sz w:val="24"/>
            <w:szCs w:val="24"/>
          </w:rPr>
          <w:t xml:space="preserve">demographically dynamic systems, </w:t>
        </w:r>
      </w:ins>
      <w:del w:id="47" w:author="Patrick James" w:date="2019-11-12T15:57:00Z">
        <w:r w:rsidR="007466CC" w:rsidRPr="00295FF4" w:rsidDel="008375B6">
          <w:rPr>
            <w:rFonts w:ascii="Times New Roman" w:eastAsia="Times New Roman" w:hAnsi="Times New Roman" w:cs="Times New Roman"/>
            <w:sz w:val="24"/>
            <w:szCs w:val="24"/>
          </w:rPr>
          <w:delText xml:space="preserve">situations such as </w:delText>
        </w:r>
      </w:del>
      <w:r w:rsidR="007466CC" w:rsidRPr="00295FF4">
        <w:rPr>
          <w:rFonts w:ascii="Times New Roman" w:eastAsia="Times New Roman" w:hAnsi="Times New Roman" w:cs="Times New Roman"/>
          <w:sz w:val="24"/>
          <w:szCs w:val="24"/>
        </w:rPr>
        <w:t xml:space="preserve">outbreaks, invasions and species declines </w:t>
      </w:r>
      <w:r w:rsidR="007466CC" w:rsidRPr="00295FF4">
        <w:rPr>
          <w:rFonts w:ascii="Times New Roman" w:eastAsia="Times New Roman" w:hAnsi="Times New Roman" w:cs="Times New Roman"/>
          <w:sz w:val="24"/>
          <w:szCs w:val="24"/>
        </w:rPr>
        <w:lastRenderedPageBreak/>
        <w:t xml:space="preserve">require </w:t>
      </w:r>
      <w:del w:id="48" w:author="Patrick James" w:date="2019-11-12T15:57:00Z">
        <w:r w:rsidR="007466CC" w:rsidRPr="00295FF4" w:rsidDel="008375B6">
          <w:rPr>
            <w:rFonts w:ascii="Times New Roman" w:eastAsia="Times New Roman" w:hAnsi="Times New Roman" w:cs="Times New Roman"/>
            <w:sz w:val="24"/>
            <w:szCs w:val="24"/>
          </w:rPr>
          <w:delText xml:space="preserve">researchers and managers to </w:delText>
        </w:r>
        <w:r w:rsidR="00B803AC" w:rsidRPr="00295FF4" w:rsidDel="008375B6">
          <w:rPr>
            <w:rFonts w:ascii="Times New Roman" w:eastAsia="Times New Roman" w:hAnsi="Times New Roman" w:cs="Times New Roman"/>
            <w:sz w:val="24"/>
            <w:szCs w:val="24"/>
          </w:rPr>
          <w:delText xml:space="preserve">also </w:delText>
        </w:r>
        <w:r w:rsidR="007466CC" w:rsidRPr="00295FF4" w:rsidDel="008375B6">
          <w:rPr>
            <w:rFonts w:ascii="Times New Roman" w:eastAsia="Times New Roman" w:hAnsi="Times New Roman" w:cs="Times New Roman"/>
            <w:sz w:val="24"/>
            <w:szCs w:val="24"/>
          </w:rPr>
          <w:delText xml:space="preserve">look through a </w:delText>
        </w:r>
      </w:del>
      <w:ins w:id="49" w:author="Patrick James" w:date="2019-11-12T15:57:00Z">
        <w:r w:rsidR="008375B6">
          <w:rPr>
            <w:rFonts w:ascii="Times New Roman" w:eastAsia="Times New Roman" w:hAnsi="Times New Roman" w:cs="Times New Roman"/>
            <w:sz w:val="24"/>
            <w:szCs w:val="24"/>
          </w:rPr>
          <w:t>both a spatial and a temporal perspective</w:t>
        </w:r>
      </w:ins>
      <w:commentRangeStart w:id="50"/>
      <w:del w:id="51" w:author="Patrick James" w:date="2019-11-12T15:57:00Z">
        <w:r w:rsidR="007466CC" w:rsidRPr="00295FF4" w:rsidDel="008375B6">
          <w:rPr>
            <w:rFonts w:ascii="Times New Roman" w:eastAsia="Times New Roman" w:hAnsi="Times New Roman" w:cs="Times New Roman"/>
            <w:sz w:val="24"/>
            <w:szCs w:val="24"/>
          </w:rPr>
          <w:delText>temporal lens</w:delText>
        </w:r>
      </w:del>
      <w:commentRangeEnd w:id="50"/>
      <w:r w:rsidR="008375B6">
        <w:rPr>
          <w:rStyle w:val="CommentReference"/>
        </w:rPr>
        <w:commentReference w:id="50"/>
      </w:r>
      <w:r w:rsidR="007466CC" w:rsidRPr="00295FF4">
        <w:rPr>
          <w:rFonts w:ascii="Times New Roman" w:eastAsia="Times New Roman" w:hAnsi="Times New Roman" w:cs="Times New Roman"/>
          <w:sz w:val="24"/>
          <w:szCs w:val="24"/>
        </w:rPr>
        <w:t xml:space="preserve">. </w:t>
      </w:r>
    </w:p>
    <w:p w14:paraId="11BB61DC" w14:textId="02026D2F" w:rsidR="00886D97" w:rsidRDefault="003549D9" w:rsidP="00A51948">
      <w:pPr>
        <w:spacing w:before="240" w:after="240" w:line="480" w:lineRule="auto"/>
        <w:rPr>
          <w:ins w:id="52" w:author="Patrick James" w:date="2019-11-12T16:07:00Z"/>
          <w:rFonts w:ascii="Times New Roman" w:eastAsia="Times New Roman" w:hAnsi="Times New Roman" w:cs="Times New Roman"/>
          <w:sz w:val="24"/>
          <w:szCs w:val="24"/>
        </w:rPr>
      </w:pPr>
      <w:commentRangeStart w:id="53"/>
      <w:r w:rsidRPr="00295FF4">
        <w:rPr>
          <w:rFonts w:ascii="Times New Roman" w:eastAsia="Times New Roman" w:hAnsi="Times New Roman" w:cs="Times New Roman"/>
          <w:sz w:val="24"/>
          <w:szCs w:val="24"/>
        </w:rPr>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 </w:t>
      </w:r>
      <w:del w:id="54" w:author="Patrick James" w:date="2019-11-12T15:58:00Z">
        <w:r w:rsidR="00DD02CB" w:rsidRPr="00295FF4" w:rsidDel="006738FD">
          <w:rPr>
            <w:rFonts w:ascii="Times New Roman" w:eastAsia="Times New Roman" w:hAnsi="Times New Roman" w:cs="Times New Roman"/>
            <w:sz w:val="24"/>
            <w:szCs w:val="24"/>
          </w:rPr>
          <w:delText xml:space="preserve">indeed </w:delText>
        </w:r>
      </w:del>
      <w:r w:rsidR="00CC1F19" w:rsidRPr="00295FF4">
        <w:rPr>
          <w:rFonts w:ascii="Times New Roman" w:eastAsia="Times New Roman" w:hAnsi="Times New Roman" w:cs="Times New Roman"/>
          <w:sz w:val="24"/>
          <w:szCs w:val="24"/>
        </w:rPr>
        <w:t>at the crux of many conservation issues</w:t>
      </w:r>
      <w:ins w:id="55" w:author="Patrick James" w:date="2019-11-12T15:58:00Z">
        <w:r w:rsidR="006738FD">
          <w:rPr>
            <w:rFonts w:ascii="Times New Roman" w:eastAsia="Times New Roman" w:hAnsi="Times New Roman" w:cs="Times New Roman"/>
            <w:sz w:val="24"/>
            <w:szCs w:val="24"/>
          </w:rPr>
          <w:t xml:space="preserve"> (REF). </w:t>
        </w:r>
      </w:ins>
      <w:ins w:id="56" w:author="Patrick James" w:date="2019-11-12T16:14:00Z">
        <w:r w:rsidR="00886D97">
          <w:rPr>
            <w:rFonts w:ascii="Times New Roman" w:eastAsia="Times New Roman" w:hAnsi="Times New Roman" w:cs="Times New Roman"/>
            <w:sz w:val="24"/>
            <w:szCs w:val="24"/>
          </w:rPr>
          <w:t xml:space="preserve">For example … ???. </w:t>
        </w:r>
      </w:ins>
      <w:ins w:id="57" w:author="Patrick James" w:date="2019-11-12T15:58:00Z">
        <w:r w:rsidR="006738FD">
          <w:rPr>
            <w:rFonts w:ascii="Times New Roman" w:eastAsia="Times New Roman" w:hAnsi="Times New Roman" w:cs="Times New Roman"/>
            <w:sz w:val="24"/>
            <w:szCs w:val="24"/>
          </w:rPr>
          <w:t xml:space="preserve">Temporal genetic variation reflects </w:t>
        </w:r>
      </w:ins>
      <w:del w:id="58" w:author="Patrick James" w:date="2019-11-12T15:58:00Z">
        <w:r w:rsidR="001F6EAC" w:rsidRPr="00295FF4" w:rsidDel="006738FD">
          <w:rPr>
            <w:rFonts w:ascii="Times New Roman" w:eastAsia="Times New Roman" w:hAnsi="Times New Roman" w:cs="Times New Roman"/>
            <w:sz w:val="24"/>
            <w:szCs w:val="24"/>
          </w:rPr>
          <w:delText xml:space="preserve"> because they influence </w:delText>
        </w:r>
      </w:del>
      <w:r w:rsidR="00CC1F19" w:rsidRPr="00295FF4">
        <w:rPr>
          <w:rFonts w:ascii="Times New Roman" w:eastAsia="Times New Roman" w:hAnsi="Times New Roman" w:cs="Times New Roman"/>
          <w:sz w:val="24"/>
          <w:szCs w:val="24"/>
        </w:rPr>
        <w:t xml:space="preserve">the evolution </w:t>
      </w:r>
      <w:ins w:id="59" w:author="Patrick James" w:date="2019-11-12T15:59:00Z">
        <w:r w:rsidR="006738FD">
          <w:rPr>
            <w:rFonts w:ascii="Times New Roman" w:eastAsia="Times New Roman" w:hAnsi="Times New Roman" w:cs="Times New Roman"/>
            <w:sz w:val="24"/>
            <w:szCs w:val="24"/>
          </w:rPr>
          <w:t xml:space="preserve">potential of a population and the probability of </w:t>
        </w:r>
      </w:ins>
      <w:del w:id="60" w:author="Patrick James" w:date="2019-11-12T15:59:00Z">
        <w:r w:rsidR="00CC1F19" w:rsidRPr="00295FF4" w:rsidDel="006738FD">
          <w:rPr>
            <w:rFonts w:ascii="Times New Roman" w:eastAsia="Times New Roman" w:hAnsi="Times New Roman" w:cs="Times New Roman"/>
            <w:sz w:val="24"/>
            <w:szCs w:val="24"/>
          </w:rPr>
          <w:delText xml:space="preserve">and </w:delText>
        </w:r>
      </w:del>
      <w:commentRangeStart w:id="61"/>
      <w:ins w:id="62" w:author="Patrick James" w:date="2019-11-12T15:59:00Z">
        <w:r w:rsidR="006738FD">
          <w:rPr>
            <w:rFonts w:ascii="Times New Roman" w:eastAsia="Times New Roman" w:hAnsi="Times New Roman" w:cs="Times New Roman"/>
            <w:sz w:val="24"/>
            <w:szCs w:val="24"/>
          </w:rPr>
          <w:t xml:space="preserve">species </w:t>
        </w:r>
        <w:commentRangeEnd w:id="61"/>
        <w:r w:rsidR="006738FD">
          <w:rPr>
            <w:rStyle w:val="CommentReference"/>
          </w:rPr>
          <w:commentReference w:id="61"/>
        </w:r>
      </w:ins>
      <w:r w:rsidR="00CC1F19" w:rsidRPr="00295FF4">
        <w:rPr>
          <w:rFonts w:ascii="Times New Roman" w:eastAsia="Times New Roman" w:hAnsi="Times New Roman" w:cs="Times New Roman"/>
          <w:sz w:val="24"/>
          <w:szCs w:val="24"/>
        </w:rPr>
        <w:t xml:space="preserve">persistence </w:t>
      </w:r>
      <w:del w:id="63" w:author="Patrick James" w:date="2019-11-12T15:59:00Z">
        <w:r w:rsidR="00CC1F19" w:rsidRPr="00295FF4" w:rsidDel="006738FD">
          <w:rPr>
            <w:rFonts w:ascii="Times New Roman" w:eastAsia="Times New Roman" w:hAnsi="Times New Roman" w:cs="Times New Roman"/>
            <w:sz w:val="24"/>
            <w:szCs w:val="24"/>
          </w:rPr>
          <w:delText>of a species through</w:delText>
        </w:r>
        <w:r w:rsidR="001F6EAC" w:rsidRPr="00295FF4" w:rsidDel="006738FD">
          <w:rPr>
            <w:rFonts w:ascii="Times New Roman" w:eastAsia="Times New Roman" w:hAnsi="Times New Roman" w:cs="Times New Roman"/>
            <w:sz w:val="24"/>
            <w:szCs w:val="24"/>
          </w:rPr>
          <w:delText xml:space="preserve"> processes such as local adaptation, maladaptation, or divergent natural </w:delText>
        </w:r>
        <w:r w:rsidR="00CC1F19" w:rsidRPr="00295FF4" w:rsidDel="006738FD">
          <w:rPr>
            <w:rFonts w:ascii="Times New Roman" w:eastAsia="Times New Roman" w:hAnsi="Times New Roman" w:cs="Times New Roman"/>
            <w:sz w:val="24"/>
            <w:szCs w:val="24"/>
          </w:rPr>
          <w:delText>selection</w:delText>
        </w:r>
        <w:r w:rsidR="00AB2B18" w:rsidRPr="00295FF4" w:rsidDel="006738FD">
          <w:rPr>
            <w:rFonts w:ascii="Times New Roman" w:eastAsia="Times New Roman" w:hAnsi="Times New Roman" w:cs="Times New Roman"/>
            <w:sz w:val="24"/>
            <w:szCs w:val="24"/>
          </w:rPr>
          <w:delText xml:space="preserve"> </w:delText>
        </w:r>
      </w:del>
      <w:r w:rsidR="00AB2B18" w:rsidRPr="00295FF4">
        <w:rPr>
          <w:rFonts w:ascii="Times New Roman" w:eastAsia="Times New Roman" w:hAnsi="Times New Roman" w:cs="Times New Roman"/>
          <w:sz w:val="24"/>
          <w:szCs w:val="24"/>
        </w:rPr>
        <w:fldChar w:fldCharType="begin" w:fldLock="1"/>
      </w:r>
      <w:r w:rsidR="00500E46" w:rsidRPr="00295FF4">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commentRangeEnd w:id="53"/>
      <w:r w:rsidR="006738FD">
        <w:rPr>
          <w:rStyle w:val="CommentReference"/>
        </w:rPr>
        <w:commentReference w:id="53"/>
      </w:r>
      <w:r w:rsidR="00CC1F19" w:rsidRPr="00295FF4">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w:t>
      </w:r>
      <w:ins w:id="64" w:author="Patrick James" w:date="2019-11-12T16:05:00Z">
        <w:r w:rsidR="00886D97">
          <w:rPr>
            <w:rFonts w:ascii="Times New Roman" w:eastAsia="Times New Roman" w:hAnsi="Times New Roman" w:cs="Times New Roman"/>
            <w:sz w:val="24"/>
            <w:szCs w:val="24"/>
          </w:rPr>
          <w:t xml:space="preserve">However, assessing change in spatial genetic variation through time </w:t>
        </w:r>
      </w:ins>
      <w:del w:id="65" w:author="Patrick James" w:date="2019-11-12T16:06:00Z">
        <w:r w:rsidR="0020343C" w:rsidRPr="00295FF4" w:rsidDel="00886D97">
          <w:rPr>
            <w:rFonts w:ascii="Times New Roman" w:eastAsia="Times New Roman" w:hAnsi="Times New Roman" w:cs="Times New Roman"/>
            <w:sz w:val="24"/>
            <w:szCs w:val="24"/>
          </w:rPr>
          <w:delText xml:space="preserve">Comparing genetic data at </w:delText>
        </w:r>
      </w:del>
      <w:del w:id="66" w:author="Patrick James" w:date="2019-11-12T16:05:00Z">
        <w:r w:rsidR="0020343C" w:rsidRPr="00295FF4" w:rsidDel="00337F86">
          <w:rPr>
            <w:rFonts w:ascii="Times New Roman" w:eastAsia="Times New Roman" w:hAnsi="Times New Roman" w:cs="Times New Roman"/>
            <w:sz w:val="24"/>
            <w:szCs w:val="24"/>
          </w:rPr>
          <w:delText xml:space="preserve">two </w:delText>
        </w:r>
      </w:del>
      <w:del w:id="67" w:author="Patrick James" w:date="2019-11-12T16:06:00Z">
        <w:r w:rsidR="0020343C" w:rsidRPr="00295FF4" w:rsidDel="00886D97">
          <w:rPr>
            <w:rFonts w:ascii="Times New Roman" w:eastAsia="Times New Roman" w:hAnsi="Times New Roman" w:cs="Times New Roman"/>
            <w:sz w:val="24"/>
            <w:szCs w:val="24"/>
          </w:rPr>
          <w:delText xml:space="preserve">different </w:delText>
        </w:r>
      </w:del>
      <w:del w:id="68" w:author="Patrick James" w:date="2019-11-12T15:59:00Z">
        <w:r w:rsidR="0020343C" w:rsidRPr="00295FF4" w:rsidDel="006738FD">
          <w:rPr>
            <w:rFonts w:ascii="Times New Roman" w:eastAsia="Times New Roman" w:hAnsi="Times New Roman" w:cs="Times New Roman"/>
            <w:sz w:val="24"/>
            <w:szCs w:val="24"/>
          </w:rPr>
          <w:delText>dates</w:delText>
        </w:r>
      </w:del>
      <w:del w:id="69" w:author="Patrick James" w:date="2019-11-12T16:06:00Z">
        <w:r w:rsidR="0020343C" w:rsidRPr="00295FF4" w:rsidDel="00886D97">
          <w:rPr>
            <w:rFonts w:ascii="Times New Roman" w:eastAsia="Times New Roman" w:hAnsi="Times New Roman" w:cs="Times New Roman"/>
            <w:sz w:val="24"/>
            <w:szCs w:val="24"/>
          </w:rPr>
          <w:delText xml:space="preserve">, whether or not they were separated </w:delText>
        </w:r>
        <w:commentRangeStart w:id="70"/>
        <w:r w:rsidR="0020343C" w:rsidRPr="00295FF4" w:rsidDel="00886D97">
          <w:rPr>
            <w:rFonts w:ascii="Times New Roman" w:eastAsia="Times New Roman" w:hAnsi="Times New Roman" w:cs="Times New Roman"/>
            <w:sz w:val="24"/>
            <w:szCs w:val="24"/>
          </w:rPr>
          <w:delText>by an a priori known event</w:delText>
        </w:r>
        <w:commentRangeEnd w:id="70"/>
        <w:r w:rsidR="006738FD" w:rsidDel="00886D97">
          <w:rPr>
            <w:rStyle w:val="CommentReference"/>
          </w:rPr>
          <w:commentReference w:id="70"/>
        </w:r>
        <w:r w:rsidR="0020343C" w:rsidRPr="00295FF4" w:rsidDel="00886D97">
          <w:rPr>
            <w:rFonts w:ascii="Times New Roman" w:eastAsia="Times New Roman" w:hAnsi="Times New Roman" w:cs="Times New Roman"/>
            <w:sz w:val="24"/>
            <w:szCs w:val="24"/>
          </w:rPr>
          <w:delText xml:space="preserve">, </w:delText>
        </w:r>
      </w:del>
      <w:r w:rsidR="0020343C" w:rsidRPr="00295FF4">
        <w:rPr>
          <w:rFonts w:ascii="Times New Roman" w:eastAsia="Times New Roman" w:hAnsi="Times New Roman" w:cs="Times New Roman"/>
          <w:sz w:val="24"/>
          <w:szCs w:val="24"/>
        </w:rPr>
        <w:t xml:space="preserve">is </w:t>
      </w:r>
      <w:del w:id="71" w:author="Patrick James" w:date="2019-11-12T16:06:00Z">
        <w:r w:rsidR="0020343C" w:rsidRPr="00295FF4" w:rsidDel="00886D97">
          <w:rPr>
            <w:rFonts w:ascii="Times New Roman" w:eastAsia="Times New Roman" w:hAnsi="Times New Roman" w:cs="Times New Roman"/>
            <w:sz w:val="24"/>
            <w:szCs w:val="24"/>
          </w:rPr>
          <w:delText xml:space="preserve">a </w:delText>
        </w:r>
      </w:del>
      <w:r w:rsidR="0020343C" w:rsidRPr="00295FF4">
        <w:rPr>
          <w:rFonts w:ascii="Times New Roman" w:eastAsia="Times New Roman" w:hAnsi="Times New Roman" w:cs="Times New Roman"/>
          <w:sz w:val="24"/>
          <w:szCs w:val="24"/>
        </w:rPr>
        <w:t>challeng</w:t>
      </w:r>
      <w:ins w:id="72" w:author="Patrick James" w:date="2019-11-12T16:06:00Z">
        <w:r w:rsidR="00886D97">
          <w:rPr>
            <w:rFonts w:ascii="Times New Roman" w:eastAsia="Times New Roman" w:hAnsi="Times New Roman" w:cs="Times New Roman"/>
            <w:sz w:val="24"/>
            <w:szCs w:val="24"/>
          </w:rPr>
          <w:t>ing</w:t>
        </w:r>
      </w:ins>
      <w:del w:id="73" w:author="Patrick James" w:date="2019-11-12T16:06:00Z">
        <w:r w:rsidR="0020343C" w:rsidRPr="00295FF4" w:rsidDel="00886D97">
          <w:rPr>
            <w:rFonts w:ascii="Times New Roman" w:eastAsia="Times New Roman" w:hAnsi="Times New Roman" w:cs="Times New Roman"/>
            <w:sz w:val="24"/>
            <w:szCs w:val="24"/>
          </w:rPr>
          <w:delText>e</w:delText>
        </w:r>
      </w:del>
      <w:r w:rsidR="0020343C" w:rsidRPr="00295FF4">
        <w:rPr>
          <w:rFonts w:ascii="Times New Roman" w:eastAsia="Times New Roman" w:hAnsi="Times New Roman" w:cs="Times New Roman"/>
          <w:sz w:val="24"/>
          <w:szCs w:val="24"/>
        </w:rPr>
        <w:t xml:space="preserve"> because </w:t>
      </w:r>
      <w:del w:id="74" w:author="Patrick James" w:date="2019-11-12T16:06:00Z">
        <w:r w:rsidR="0020343C" w:rsidRPr="00295FF4" w:rsidDel="00886D97">
          <w:rPr>
            <w:rFonts w:ascii="Times New Roman" w:eastAsia="Times New Roman" w:hAnsi="Times New Roman" w:cs="Times New Roman"/>
            <w:sz w:val="24"/>
            <w:szCs w:val="24"/>
          </w:rPr>
          <w:delText xml:space="preserve">the </w:delText>
        </w:r>
      </w:del>
      <w:ins w:id="75" w:author="Patrick James" w:date="2019-11-12T16:06:00Z">
        <w:r w:rsidR="00886D97">
          <w:rPr>
            <w:rFonts w:ascii="Times New Roman" w:eastAsia="Times New Roman" w:hAnsi="Times New Roman" w:cs="Times New Roman"/>
            <w:sz w:val="24"/>
            <w:szCs w:val="24"/>
          </w:rPr>
          <w:t xml:space="preserve">population </w:t>
        </w:r>
      </w:ins>
      <w:r w:rsidR="0020343C" w:rsidRPr="00295FF4">
        <w:rPr>
          <w:rFonts w:ascii="Times New Roman" w:eastAsia="Times New Roman" w:hAnsi="Times New Roman" w:cs="Times New Roman"/>
          <w:sz w:val="24"/>
          <w:szCs w:val="24"/>
        </w:rPr>
        <w:t xml:space="preserve">genetic diversity </w:t>
      </w:r>
      <w:del w:id="76" w:author="Patrick James" w:date="2019-11-12T16:06:00Z">
        <w:r w:rsidR="0020343C" w:rsidRPr="00295FF4" w:rsidDel="00886D97">
          <w:rPr>
            <w:rFonts w:ascii="Times New Roman" w:eastAsia="Times New Roman" w:hAnsi="Times New Roman" w:cs="Times New Roman"/>
            <w:sz w:val="24"/>
            <w:szCs w:val="24"/>
          </w:rPr>
          <w:delText xml:space="preserve">of a population </w:delText>
        </w:r>
      </w:del>
      <w:commentRangeStart w:id="77"/>
      <w:r w:rsidR="0020343C" w:rsidRPr="00295FF4">
        <w:rPr>
          <w:rFonts w:ascii="Times New Roman" w:eastAsia="Times New Roman" w:hAnsi="Times New Roman" w:cs="Times New Roman"/>
          <w:sz w:val="24"/>
          <w:szCs w:val="24"/>
        </w:rPr>
        <w:t>is dynamic</w:t>
      </w:r>
      <w:commentRangeEnd w:id="77"/>
      <w:r w:rsidR="00886D97">
        <w:rPr>
          <w:rStyle w:val="CommentReference"/>
        </w:rPr>
        <w:commentReference w:id="77"/>
      </w:r>
      <w:del w:id="78" w:author="Patrick James" w:date="2019-11-12T16:06:00Z">
        <w:r w:rsidR="0020343C" w:rsidRPr="00295FF4" w:rsidDel="00886D97">
          <w:rPr>
            <w:rFonts w:ascii="Times New Roman" w:eastAsia="Times New Roman" w:hAnsi="Times New Roman" w:cs="Times New Roman"/>
            <w:sz w:val="24"/>
            <w:szCs w:val="24"/>
          </w:rPr>
          <w:delText xml:space="preserve">, as beyond </w:delText>
        </w:r>
      </w:del>
      <w:ins w:id="79" w:author="Patrick James" w:date="2019-11-12T16:06:00Z">
        <w:r w:rsidR="00886D97">
          <w:rPr>
            <w:rFonts w:ascii="Times New Roman" w:eastAsia="Times New Roman" w:hAnsi="Times New Roman" w:cs="Times New Roman"/>
            <w:sz w:val="24"/>
            <w:szCs w:val="24"/>
          </w:rPr>
          <w:t xml:space="preserve"> due to the combined influences of </w:t>
        </w:r>
      </w:ins>
      <w:r w:rsidR="0020343C" w:rsidRPr="00295FF4">
        <w:rPr>
          <w:rFonts w:ascii="Times New Roman" w:eastAsia="Times New Roman" w:hAnsi="Times New Roman" w:cs="Times New Roman"/>
          <w:sz w:val="24"/>
          <w:szCs w:val="24"/>
        </w:rPr>
        <w:t>recombination</w:t>
      </w:r>
      <w:ins w:id="80" w:author="Patrick James" w:date="2019-11-12T16:06:00Z">
        <w:r w:rsidR="00886D97">
          <w:rPr>
            <w:rFonts w:ascii="Times New Roman" w:eastAsia="Times New Roman" w:hAnsi="Times New Roman" w:cs="Times New Roman"/>
            <w:sz w:val="24"/>
            <w:szCs w:val="24"/>
          </w:rPr>
          <w:t>,</w:t>
        </w:r>
      </w:ins>
      <w:r w:rsidR="0020343C" w:rsidRPr="00295FF4">
        <w:rPr>
          <w:rFonts w:ascii="Times New Roman" w:eastAsia="Times New Roman" w:hAnsi="Times New Roman" w:cs="Times New Roman"/>
          <w:sz w:val="24"/>
          <w:szCs w:val="24"/>
        </w:rPr>
        <w:t xml:space="preserve"> </w:t>
      </w:r>
      <w:del w:id="81" w:author="Patrick James" w:date="2019-11-12T16:06:00Z">
        <w:r w:rsidR="0020343C" w:rsidRPr="00295FF4" w:rsidDel="00886D97">
          <w:rPr>
            <w:rFonts w:ascii="Times New Roman" w:eastAsia="Times New Roman" w:hAnsi="Times New Roman" w:cs="Times New Roman"/>
            <w:sz w:val="24"/>
            <w:szCs w:val="24"/>
          </w:rPr>
          <w:delText xml:space="preserve">and </w:delText>
        </w:r>
      </w:del>
      <w:r w:rsidR="0020343C" w:rsidRPr="00295FF4">
        <w:rPr>
          <w:rFonts w:ascii="Times New Roman" w:eastAsia="Times New Roman" w:hAnsi="Times New Roman" w:cs="Times New Roman"/>
          <w:sz w:val="24"/>
          <w:szCs w:val="24"/>
        </w:rPr>
        <w:t>mutation</w:t>
      </w:r>
      <w:ins w:id="82" w:author="Patrick James" w:date="2019-11-12T16:06:00Z">
        <w:r w:rsidR="00886D97">
          <w:rPr>
            <w:rFonts w:ascii="Times New Roman" w:eastAsia="Times New Roman" w:hAnsi="Times New Roman" w:cs="Times New Roman"/>
            <w:sz w:val="24"/>
            <w:szCs w:val="24"/>
          </w:rPr>
          <w:t xml:space="preserve">, and </w:t>
        </w:r>
      </w:ins>
      <w:del w:id="83" w:author="Patrick James" w:date="2019-11-12T16:06:00Z">
        <w:r w:rsidR="0020343C" w:rsidRPr="00295FF4" w:rsidDel="00886D97">
          <w:rPr>
            <w:rFonts w:ascii="Times New Roman" w:eastAsia="Times New Roman" w:hAnsi="Times New Roman" w:cs="Times New Roman"/>
            <w:sz w:val="24"/>
            <w:szCs w:val="24"/>
          </w:rPr>
          <w:delText xml:space="preserve"> constantly introducing new diversity, every </w:delText>
        </w:r>
      </w:del>
      <w:r w:rsidR="0020343C" w:rsidRPr="00295FF4">
        <w:rPr>
          <w:rFonts w:ascii="Times New Roman" w:eastAsia="Times New Roman" w:hAnsi="Times New Roman" w:cs="Times New Roman"/>
          <w:sz w:val="24"/>
          <w:szCs w:val="24"/>
        </w:rPr>
        <w:t>demographic</w:t>
      </w:r>
      <w:ins w:id="84" w:author="Patrick James" w:date="2019-11-12T16:07:00Z">
        <w:r w:rsidR="00886D97">
          <w:rPr>
            <w:rFonts w:ascii="Times New Roman" w:eastAsia="Times New Roman" w:hAnsi="Times New Roman" w:cs="Times New Roman"/>
            <w:sz w:val="24"/>
            <w:szCs w:val="24"/>
          </w:rPr>
          <w:t xml:space="preserve">ally-induced </w:t>
        </w:r>
      </w:ins>
      <w:del w:id="85" w:author="Patrick James" w:date="2019-11-12T16:07:00Z">
        <w:r w:rsidR="0020343C" w:rsidRPr="00295FF4" w:rsidDel="00886D97">
          <w:rPr>
            <w:rFonts w:ascii="Times New Roman" w:eastAsia="Times New Roman" w:hAnsi="Times New Roman" w:cs="Times New Roman"/>
            <w:sz w:val="24"/>
            <w:szCs w:val="24"/>
          </w:rPr>
          <w:delText xml:space="preserve"> change creates </w:delText>
        </w:r>
      </w:del>
      <w:r w:rsidR="0020343C" w:rsidRPr="00295FF4">
        <w:rPr>
          <w:rFonts w:ascii="Times New Roman" w:eastAsia="Times New Roman" w:hAnsi="Times New Roman" w:cs="Times New Roman"/>
          <w:sz w:val="24"/>
          <w:szCs w:val="24"/>
        </w:rPr>
        <w:t xml:space="preserve">genetic drift. </w:t>
      </w:r>
      <w:commentRangeStart w:id="86"/>
      <w:ins w:id="87" w:author="Patrick James" w:date="2019-11-12T16:14:00Z">
        <w:r w:rsidR="00886D97">
          <w:rPr>
            <w:rFonts w:ascii="Times New Roman" w:eastAsia="Times New Roman" w:hAnsi="Times New Roman" w:cs="Times New Roman"/>
            <w:sz w:val="24"/>
            <w:szCs w:val="24"/>
          </w:rPr>
          <w:t xml:space="preserve">Nonetheless, it remains important to </w:t>
        </w:r>
      </w:ins>
      <w:ins w:id="88" w:author="Patrick James" w:date="2019-11-12T16:15:00Z">
        <w:r w:rsidR="00886D97">
          <w:rPr>
            <w:rFonts w:ascii="Times New Roman" w:eastAsia="Times New Roman" w:hAnsi="Times New Roman" w:cs="Times New Roman"/>
            <w:sz w:val="24"/>
            <w:szCs w:val="24"/>
          </w:rPr>
          <w:t>develop the capacity to identify changes in genetic diversity through time, specifically when searching for signals of historical demographic events such as population crashes or mass immigration events.</w:t>
        </w:r>
        <w:commentRangeEnd w:id="86"/>
        <w:r w:rsidR="00886D97">
          <w:rPr>
            <w:rStyle w:val="CommentReference"/>
          </w:rPr>
          <w:commentReference w:id="86"/>
        </w:r>
      </w:ins>
    </w:p>
    <w:p w14:paraId="23324154" w14:textId="342BBDEE" w:rsidR="00CF30F2" w:rsidRPr="00295FF4" w:rsidRDefault="007B643B" w:rsidP="00A51948">
      <w:pPr>
        <w:spacing w:before="240" w:after="240" w:line="480" w:lineRule="auto"/>
        <w:rPr>
          <w:rFonts w:ascii="Times New Roman" w:eastAsia="Times New Roman" w:hAnsi="Times New Roman" w:cs="Times New Roman"/>
          <w:sz w:val="24"/>
          <w:szCs w:val="24"/>
        </w:rPr>
      </w:pPr>
      <w:del w:id="89" w:author="Patrick James" w:date="2019-11-12T16:16:00Z">
        <w:r w:rsidRPr="00295FF4" w:rsidDel="00D42082">
          <w:rPr>
            <w:rFonts w:ascii="Times New Roman" w:eastAsia="Times New Roman" w:hAnsi="Times New Roman" w:cs="Times New Roman"/>
            <w:sz w:val="24"/>
            <w:szCs w:val="24"/>
          </w:rPr>
          <w:delText>Although i</w:delText>
        </w:r>
      </w:del>
      <w:ins w:id="90" w:author="Patrick James" w:date="2019-11-12T16:16:00Z">
        <w:r w:rsidR="00D42082">
          <w:rPr>
            <w:rFonts w:ascii="Times New Roman" w:eastAsia="Times New Roman" w:hAnsi="Times New Roman" w:cs="Times New Roman"/>
            <w:sz w:val="24"/>
            <w:szCs w:val="24"/>
          </w:rPr>
          <w:t>I</w:t>
        </w:r>
      </w:ins>
      <w:r w:rsidRPr="00295FF4">
        <w:rPr>
          <w:rFonts w:ascii="Times New Roman" w:eastAsia="Times New Roman" w:hAnsi="Times New Roman" w:cs="Times New Roman"/>
          <w:sz w:val="24"/>
          <w:szCs w:val="24"/>
        </w:rPr>
        <w:t>t is rarely possible to directly observe the effects of landscape and climate change on spatial and temporal genetic variation</w:t>
      </w:r>
      <w:ins w:id="91" w:author="Patrick James" w:date="2019-11-12T16:17:00Z">
        <w:r w:rsidR="00D42082">
          <w:rPr>
            <w:rFonts w:ascii="Times New Roman" w:eastAsia="Times New Roman" w:hAnsi="Times New Roman" w:cs="Times New Roman"/>
            <w:sz w:val="24"/>
            <w:szCs w:val="24"/>
          </w:rPr>
          <w:t xml:space="preserve">. </w:t>
        </w:r>
      </w:ins>
      <w:del w:id="92" w:author="Patrick James" w:date="2019-11-12T16:17:00Z">
        <w:r w:rsidRPr="00295FF4" w:rsidDel="00D42082">
          <w:rPr>
            <w:rFonts w:ascii="Times New Roman" w:eastAsia="Times New Roman" w:hAnsi="Times New Roman" w:cs="Times New Roman"/>
            <w:sz w:val="24"/>
            <w:szCs w:val="24"/>
          </w:rPr>
          <w:delText xml:space="preserve">, we may </w:delText>
        </w:r>
      </w:del>
      <w:ins w:id="93" w:author="Patrick James" w:date="2019-11-12T16:17:00Z">
        <w:r w:rsidR="00D42082">
          <w:rPr>
            <w:rFonts w:ascii="Times New Roman" w:eastAsia="Times New Roman" w:hAnsi="Times New Roman" w:cs="Times New Roman"/>
            <w:sz w:val="24"/>
            <w:szCs w:val="24"/>
          </w:rPr>
          <w:t xml:space="preserve">We can, however, </w:t>
        </w:r>
      </w:ins>
      <w:r w:rsidRPr="00295FF4">
        <w:rPr>
          <w:rFonts w:ascii="Times New Roman" w:eastAsia="Times New Roman" w:hAnsi="Times New Roman" w:cs="Times New Roman"/>
          <w:sz w:val="24"/>
          <w:szCs w:val="24"/>
        </w:rPr>
        <w:t xml:space="preserve">observe these effects through their population genetic legacies. </w:t>
      </w:r>
      <w:ins w:id="94" w:author="Patrick James" w:date="2019-11-12T16:17:00Z">
        <w:r w:rsidR="00D42082">
          <w:rPr>
            <w:rFonts w:ascii="Times New Roman" w:eastAsia="Times New Roman" w:hAnsi="Times New Roman" w:cs="Times New Roman"/>
            <w:sz w:val="24"/>
            <w:szCs w:val="24"/>
          </w:rPr>
          <w:t xml:space="preserve">Although </w:t>
        </w:r>
      </w:ins>
      <w:del w:id="95" w:author="Patrick James" w:date="2019-11-12T16:17:00Z">
        <w:r w:rsidRPr="00295FF4" w:rsidDel="00D42082">
          <w:rPr>
            <w:rFonts w:ascii="Times New Roman" w:eastAsia="Times New Roman" w:hAnsi="Times New Roman" w:cs="Times New Roman"/>
            <w:sz w:val="24"/>
            <w:szCs w:val="24"/>
          </w:rPr>
          <w:delText>G</w:delText>
        </w:r>
      </w:del>
      <w:ins w:id="96" w:author="Patrick James" w:date="2019-11-12T16:17:00Z">
        <w:r w:rsidR="00D42082">
          <w:rPr>
            <w:rFonts w:ascii="Times New Roman" w:eastAsia="Times New Roman" w:hAnsi="Times New Roman" w:cs="Times New Roman"/>
            <w:sz w:val="24"/>
            <w:szCs w:val="24"/>
          </w:rPr>
          <w:t>g</w:t>
        </w:r>
      </w:ins>
      <w:r w:rsidRPr="00295FF4">
        <w:rPr>
          <w:rFonts w:ascii="Times New Roman" w:eastAsia="Times New Roman" w:hAnsi="Times New Roman" w:cs="Times New Roman"/>
          <w:sz w:val="24"/>
          <w:szCs w:val="24"/>
        </w:rPr>
        <w:t xml:space="preserve">enetic legacies may not be detectable as rapidly as the demographic consequences of </w:t>
      </w:r>
      <w:del w:id="97" w:author="Patrick James" w:date="2019-11-12T16:17:00Z">
        <w:r w:rsidRPr="00295FF4" w:rsidDel="00D42082">
          <w:rPr>
            <w:rFonts w:ascii="Times New Roman" w:eastAsia="Times New Roman" w:hAnsi="Times New Roman" w:cs="Times New Roman"/>
            <w:sz w:val="24"/>
            <w:szCs w:val="24"/>
          </w:rPr>
          <w:delText xml:space="preserve">a landscape </w:delText>
        </w:r>
      </w:del>
      <w:r w:rsidRPr="00295FF4">
        <w:rPr>
          <w:rFonts w:ascii="Times New Roman" w:eastAsia="Times New Roman" w:hAnsi="Times New Roman" w:cs="Times New Roman"/>
          <w:sz w:val="24"/>
          <w:szCs w:val="24"/>
        </w:rPr>
        <w:t xml:space="preserve">change </w:t>
      </w:r>
      <w:del w:id="98" w:author="Patrick James" w:date="2019-11-12T16:17:00Z">
        <w:r w:rsidRPr="00295FF4" w:rsidDel="00D42082">
          <w:rPr>
            <w:rFonts w:ascii="Times New Roman" w:eastAsia="Times New Roman" w:hAnsi="Times New Roman" w:cs="Times New Roman"/>
            <w:sz w:val="24"/>
            <w:szCs w:val="24"/>
          </w:rPr>
          <w:delText xml:space="preserve">for example but </w:delText>
        </w:r>
      </w:del>
      <w:r w:rsidRPr="00295FF4">
        <w:rPr>
          <w:rFonts w:ascii="Times New Roman" w:eastAsia="Times New Roman" w:hAnsi="Times New Roman" w:cs="Times New Roman"/>
          <w:sz w:val="24"/>
          <w:szCs w:val="24"/>
        </w:rPr>
        <w:t xml:space="preserve">they </w:t>
      </w:r>
      <w:del w:id="99" w:author="Patrick James" w:date="2019-11-12T16:17:00Z">
        <w:r w:rsidRPr="00295FF4" w:rsidDel="00D42082">
          <w:rPr>
            <w:rFonts w:ascii="Times New Roman" w:eastAsia="Times New Roman" w:hAnsi="Times New Roman" w:cs="Times New Roman"/>
            <w:sz w:val="24"/>
            <w:szCs w:val="24"/>
          </w:rPr>
          <w:delText xml:space="preserve">may </w:delText>
        </w:r>
      </w:del>
      <w:ins w:id="100" w:author="Patrick James" w:date="2019-11-12T16:17:00Z">
        <w:r w:rsidR="00D42082">
          <w:rPr>
            <w:rFonts w:ascii="Times New Roman" w:eastAsia="Times New Roman" w:hAnsi="Times New Roman" w:cs="Times New Roman"/>
            <w:sz w:val="24"/>
            <w:szCs w:val="24"/>
          </w:rPr>
          <w:t xml:space="preserve">can </w:t>
        </w:r>
      </w:ins>
      <w:del w:id="101" w:author="Patrick James" w:date="2019-11-12T16:17:00Z">
        <w:r w:rsidRPr="00295FF4" w:rsidDel="00D42082">
          <w:rPr>
            <w:rFonts w:ascii="Times New Roman" w:eastAsia="Times New Roman" w:hAnsi="Times New Roman" w:cs="Times New Roman"/>
            <w:sz w:val="24"/>
            <w:szCs w:val="24"/>
          </w:rPr>
          <w:delText xml:space="preserve">carry a signal of its effects </w:delText>
        </w:r>
      </w:del>
      <w:ins w:id="102" w:author="Patrick James" w:date="2019-11-12T16:17:00Z">
        <w:r w:rsidR="00D42082">
          <w:rPr>
            <w:rFonts w:ascii="Times New Roman" w:eastAsia="Times New Roman" w:hAnsi="Times New Roman" w:cs="Times New Roman"/>
            <w:sz w:val="24"/>
            <w:szCs w:val="24"/>
          </w:rPr>
          <w:t xml:space="preserve">persist </w:t>
        </w:r>
      </w:ins>
      <w:r w:rsidRPr="00295FF4">
        <w:rPr>
          <w:rFonts w:ascii="Times New Roman" w:eastAsia="Times New Roman" w:hAnsi="Times New Roman" w:cs="Times New Roman"/>
          <w:sz w:val="24"/>
          <w:szCs w:val="24"/>
        </w:rPr>
        <w:t xml:space="preserve">for several generations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(Bolliger, Lander, &amp; Balkenhol, 2014; Epps &amp; Keyghobadi, 2015)</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Researchers commonly use spatio-temporal population genetic legacies to study isolation-by-distance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(Rousset, 1997; Wright, 1943)</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population bottlenecks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POPULATION GENETICS. 11. NUMBER O F ALLELES IN A SMALL POPULATION T H A T WAS FORMED BY A RECENT BOTTLENECK HE fate of genes in a population that experiences a sudden reduction in","type":"article-journal","volume":"111"},"uris":["http://www.mendeley.com/documents/?uuid=2a7e5d42-62cd-445f-a04b-06b8dc66b745"]},{"id":"ITEM-2","itemData":{"DOI":"10.1038/hdy.2012.120","ISSN":"0018067X","abstract":"Reconstructing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(Gattepaille, Jakobsson, &amp; Blum, 2013; Maruyama &amp; Fuerstt, 1985)</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migration between isolated populations </w:t>
      </w:r>
      <w:r w:rsidRPr="00295FF4">
        <w:rPr>
          <w:rFonts w:ascii="Times New Roman" w:eastAsia="Times New Roman" w:hAnsi="Times New Roman" w:cs="Times New Roman"/>
          <w:sz w:val="24"/>
          <w:szCs w:val="24"/>
        </w:rPr>
        <w:lastRenderedPageBreak/>
        <w:fldChar w:fldCharType="begin" w:fldLock="1"/>
      </w:r>
      <w:r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(Bezemer, Krauss, Roberts, &amp; Hopper, 2019; Buschbom, Yanbaev, &amp; Degen, 2011)</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and outbreak expansions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(Larroque et al., 2019; Wittische, Janes, &amp; James, 2019)</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sidR="00127CC5" w:rsidRPr="00295FF4">
        <w:rPr>
          <w:rFonts w:ascii="Times New Roman" w:eastAsia="Times New Roman" w:hAnsi="Times New Roman" w:cs="Times New Roman"/>
          <w:sz w:val="24"/>
          <w:szCs w:val="24"/>
        </w:rPr>
        <w:t xml:space="preserve"> </w:t>
      </w:r>
      <w:r w:rsidR="00CF30F2" w:rsidRPr="00295FF4">
        <w:rPr>
          <w:rFonts w:ascii="Times New Roman" w:eastAsia="Times New Roman" w:hAnsi="Times New Roman" w:cs="Times New Roman"/>
          <w:sz w:val="24"/>
          <w:szCs w:val="24"/>
        </w:rPr>
        <w:t xml:space="preserve">Identifying meaningful and statistically significant relationships between temporal landscape-change and the </w:t>
      </w:r>
      <w:r w:rsidR="00B20342" w:rsidRPr="00295FF4">
        <w:rPr>
          <w:rFonts w:ascii="Times New Roman" w:eastAsia="Times New Roman" w:hAnsi="Times New Roman" w:cs="Times New Roman"/>
          <w:sz w:val="24"/>
          <w:szCs w:val="24"/>
        </w:rPr>
        <w:t>spatial apportionment of</w:t>
      </w:r>
      <w:r w:rsidR="00CF30F2" w:rsidRPr="00295FF4">
        <w:rPr>
          <w:rFonts w:ascii="Times New Roman" w:eastAsia="Times New Roman" w:hAnsi="Times New Roman" w:cs="Times New Roman"/>
          <w:sz w:val="24"/>
          <w:szCs w:val="24"/>
        </w:rPr>
        <w:t xml:space="preserve"> genetic </w:t>
      </w:r>
      <w:r w:rsidR="00634B5A" w:rsidRPr="00295FF4">
        <w:rPr>
          <w:rFonts w:ascii="Times New Roman" w:eastAsia="Times New Roman" w:hAnsi="Times New Roman" w:cs="Times New Roman"/>
          <w:sz w:val="24"/>
          <w:szCs w:val="24"/>
        </w:rPr>
        <w:t>variation 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27F85" w:rsidRPr="00295FF4">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p>
    <w:p w14:paraId="4D377D4F" w14:textId="09F85A6B" w:rsidR="004E13A5" w:rsidRPr="00295FF4" w:rsidRDefault="009E7BAF"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Spatio-temporal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significant past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xml:space="preserve"> </w:t>
      </w:r>
      <w:r w:rsidR="007850C5" w:rsidRPr="00295FF4">
        <w:rPr>
          <w:rFonts w:ascii="Times New Roman" w:hAnsi="Times New Roman" w:cs="Times New Roman"/>
          <w:sz w:val="24"/>
          <w:szCs w:val="24"/>
        </w:rPr>
        <w:t xml:space="preserve"> </w:t>
      </w:r>
      <w:r w:rsidR="00F90329" w:rsidRPr="00295FF4">
        <w:rPr>
          <w:rFonts w:ascii="Times New Roman" w:hAnsi="Times New Roman" w:cs="Times New Roman"/>
          <w:sz w:val="24"/>
          <w:szCs w:val="24"/>
        </w:rPr>
        <w:fldChar w:fldCharType="begin" w:fldLock="1"/>
      </w:r>
      <w:r w:rsidR="00BC1041" w:rsidRPr="00295FF4">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data","type":"article-journal","volume":"5"},"uris":["http://www.mendeley.com/documents/?uuid=c06f5592-1cb2-4a40-9677-0f7b5e875cc8"]},{"id":"ITEM-3","itemData":{"DOI":"10.1534/genetics.113.152462","ISBN":"1943-2631","ISSN":"00166731","PMID":"23821598","abstract":"Comparing allele frequencies among populations that differ in environment has long been a tool for detecting loci involved in local adaptation. However, such analyses are complicated by an imperfect knowledge of population allele frequencies and neutral correlations of allele frequencies among populations due to shared population history and gene flow. Here we develop a set of methods to robustly test for unusual allele frequency patterns, and correlations between environmental variables and allele frequencies while accounting for these complications based on a Bayesian model previously implemented in the software Bayenv. Using this model, we calculate a set of `standardized allele frequencies' that allows investigators to apply tests of their choice to multiple populations, while accounting for sampling and covariance due to population history. We illustrate this first by showing that these standardized frequencies can be used to calculate powerful tests to detect non-parametric correlations with environmental variables, which are also less prone to spurious results due to outlier populations. We then demonstrate how these standardized allele frequencies can be used to construct a test to detect SNPs that deviate strongly from neutral population structure. This test is conceptually related to FST but should be more powerful as we account for population history. We also extend the model to next-generation sequencing of population pools, which is a cost-efficient way to estimate population allele frequencies, but it implies an additional level of sampling noise. The utility of these methods is demonstrated in simulations and by re-analyzing human SNP data from the HGDP populations. An implementation of our method will be available from http://gcbias.org.","author":[{"dropping-particle":"","family":"Günther","given":"Torsten","non-dropping-particle":"","parse-names":false,"suffix":""},{"dropping-particle":"","family":"Coop","given":"Graham","non-dropping-particle":"","parse-names":false,"suffix":""}],"container-title":"Genetics","id":"ITEM-3","issue":"1","issued":{"date-parts":[["2013"]]},"page":"205-220","title":"Robust identification of local adaptation from allele frequencies","type":"article-journal","volume":"195"},"uris":["http://www.mendeley.com/documents/?uuid=1668280d-bfbb-4246-871e-34a8d138cb6b"]}],"mendeley":{"formattedCitation":"(Excoffier, Dupanloup, Huerta-Sánchez, Sousa, &amp; Foll, 2013; Günther &amp; Coop, 2013; Gutenkunst, Hernandez, Williamson, &amp; Bustamante, 2009)","plainTextFormattedCitation":"(Excoffier, Dupanloup, Huerta-Sánchez, Sousa, &amp; Foll, 2013; Günther &amp; Coop, 2013; Gutenkunst, Hernandez, Williamson, &amp; Bustamante, 2009)","previouslyFormattedCitation":"(Excoffier, Dupanloup, Huerta-Sánchez, Sousa, &amp; Foll, 2013; Günther &amp; Coop, 2013; Gutenkunst, Hernandez, Williamson, &amp; Bustamante, 2009)"},"properties":{"noteIndex":0},"schema":"https://github.com/citation-style-language/schema/raw/master/csl-citation.json"}</w:instrText>
      </w:r>
      <w:r w:rsidR="00F90329" w:rsidRPr="00295FF4">
        <w:rPr>
          <w:rFonts w:ascii="Times New Roman" w:hAnsi="Times New Roman" w:cs="Times New Roman"/>
          <w:sz w:val="24"/>
          <w:szCs w:val="24"/>
        </w:rPr>
        <w:fldChar w:fldCharType="separate"/>
      </w:r>
      <w:r w:rsidR="00847992" w:rsidRPr="00295FF4">
        <w:rPr>
          <w:rFonts w:ascii="Times New Roman" w:hAnsi="Times New Roman" w:cs="Times New Roman"/>
          <w:noProof/>
          <w:sz w:val="24"/>
          <w:szCs w:val="24"/>
        </w:rPr>
        <w:t>(Excoffier, Dupanloup, Huerta-Sánchez, Sousa, &amp; Foll, 2013; Günther &amp; Coop, 2013; Gutenkunst, Hernandez, Williamson, &amp; Bustamante, 2009)</w:t>
      </w:r>
      <w:r w:rsidR="00F90329" w:rsidRPr="00295FF4">
        <w:rPr>
          <w:rFonts w:ascii="Times New Roman" w:hAnsi="Times New Roman" w:cs="Times New Roman"/>
          <w:sz w:val="24"/>
          <w:szCs w:val="24"/>
        </w:rPr>
        <w:fldChar w:fldCharType="end"/>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D65028" w:rsidRPr="00295FF4">
        <w:rPr>
          <w:rFonts w:ascii="Times New Roman" w:hAnsi="Times New Roman" w:cs="Times New Roman"/>
          <w:sz w:val="24"/>
          <w:szCs w:val="24"/>
        </w:rPr>
        <w:t xml:space="preserve">large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whole genome,</w:t>
      </w:r>
      <w:r w:rsidR="00685386" w:rsidRPr="00295FF4">
        <w:rPr>
          <w:rFonts w:ascii="Times New Roman" w:hAnsi="Times New Roman" w:cs="Times New Roman"/>
          <w:sz w:val="24"/>
          <w:szCs w:val="24"/>
        </w:rPr>
        <w:t xml:space="preserve"> collected at a single point in time.</w:t>
      </w:r>
      <w:r w:rsidR="007F2634" w:rsidRPr="00295FF4">
        <w:rPr>
          <w:rFonts w:ascii="Times New Roman" w:hAnsi="Times New Roman" w:cs="Times New Roman"/>
          <w:sz w:val="24"/>
          <w:szCs w:val="24"/>
        </w:rPr>
        <w:t xml:space="preserve"> </w:t>
      </w:r>
      <w:ins w:id="103" w:author="Patrick James" w:date="2019-11-12T16:20:00Z">
        <w:r w:rsidR="00D42082">
          <w:rPr>
            <w:rFonts w:ascii="Times New Roman" w:hAnsi="Times New Roman" w:cs="Times New Roman"/>
            <w:sz w:val="24"/>
            <w:szCs w:val="24"/>
          </w:rPr>
          <w:t>For example</w:t>
        </w:r>
        <w:commentRangeStart w:id="104"/>
        <w:r w:rsidR="00D42082">
          <w:rPr>
            <w:rFonts w:ascii="Times New Roman" w:hAnsi="Times New Roman" w:cs="Times New Roman"/>
            <w:sz w:val="24"/>
            <w:szCs w:val="24"/>
          </w:rPr>
          <w:t xml:space="preserve">, … </w:t>
        </w:r>
        <w:commentRangeEnd w:id="104"/>
        <w:r w:rsidR="00D42082">
          <w:rPr>
            <w:rStyle w:val="CommentReference"/>
          </w:rPr>
          <w:commentReference w:id="104"/>
        </w:r>
      </w:ins>
      <w:ins w:id="105" w:author="Patrick James" w:date="2019-11-12T16:21:00Z">
        <w:r w:rsidR="00D42082">
          <w:rPr>
            <w:rFonts w:ascii="Times New Roman" w:hAnsi="Times New Roman" w:cs="Times New Roman"/>
            <w:sz w:val="24"/>
            <w:szCs w:val="24"/>
          </w:rPr>
          <w:t xml:space="preserve">In general, </w:t>
        </w:r>
      </w:ins>
      <w:del w:id="106" w:author="Patrick James" w:date="2019-11-12T16:21:00Z">
        <w:r w:rsidR="00685386" w:rsidRPr="00295FF4" w:rsidDel="00D42082">
          <w:rPr>
            <w:rFonts w:ascii="Times New Roman" w:hAnsi="Times New Roman" w:cs="Times New Roman"/>
            <w:sz w:val="24"/>
            <w:szCs w:val="24"/>
          </w:rPr>
          <w:delText xml:space="preserve">Those </w:delText>
        </w:r>
      </w:del>
      <w:ins w:id="107" w:author="Patrick James" w:date="2019-11-12T16:21:00Z">
        <w:r w:rsidR="00D42082">
          <w:rPr>
            <w:rFonts w:ascii="Times New Roman" w:hAnsi="Times New Roman" w:cs="Times New Roman"/>
            <w:sz w:val="24"/>
            <w:szCs w:val="24"/>
          </w:rPr>
          <w:t xml:space="preserve">these </w:t>
        </w:r>
      </w:ins>
      <w:r w:rsidR="00685386" w:rsidRPr="00295FF4">
        <w:rPr>
          <w:rFonts w:ascii="Times New Roman" w:hAnsi="Times New Roman" w:cs="Times New Roman"/>
          <w:sz w:val="24"/>
          <w:szCs w:val="24"/>
        </w:rPr>
        <w:t xml:space="preserve">methods </w:t>
      </w:r>
      <w:del w:id="108" w:author="Patrick James" w:date="2019-11-12T16:21:00Z">
        <w:r w:rsidR="00685386" w:rsidRPr="00295FF4" w:rsidDel="00D42082">
          <w:rPr>
            <w:rFonts w:ascii="Times New Roman" w:hAnsi="Times New Roman" w:cs="Times New Roman"/>
            <w:sz w:val="24"/>
            <w:szCs w:val="24"/>
          </w:rPr>
          <w:delText xml:space="preserve">often </w:delText>
        </w:r>
        <w:r w:rsidR="005B723C" w:rsidRPr="00295FF4" w:rsidDel="00D42082">
          <w:rPr>
            <w:rFonts w:ascii="Times New Roman" w:hAnsi="Times New Roman" w:cs="Times New Roman"/>
            <w:sz w:val="24"/>
            <w:szCs w:val="24"/>
          </w:rPr>
          <w:delText xml:space="preserve">need </w:delText>
        </w:r>
      </w:del>
      <w:ins w:id="109" w:author="Patrick James" w:date="2019-11-12T16:21:00Z">
        <w:r w:rsidR="00D42082">
          <w:rPr>
            <w:rFonts w:ascii="Times New Roman" w:hAnsi="Times New Roman" w:cs="Times New Roman"/>
            <w:sz w:val="24"/>
            <w:szCs w:val="24"/>
          </w:rPr>
          <w:t xml:space="preserve">require </w:t>
        </w:r>
      </w:ins>
      <w:r w:rsidR="005B723C" w:rsidRPr="00295FF4">
        <w:rPr>
          <w:rFonts w:ascii="Times New Roman" w:hAnsi="Times New Roman" w:cs="Times New Roman"/>
          <w:sz w:val="24"/>
          <w:szCs w:val="24"/>
        </w:rPr>
        <w:t xml:space="preserve">additional input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0673CD" w:rsidRPr="00295FF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Populations","type":"article-journal","volume":"166"},"uris":["http://www.mendeley.com/documents/?uuid=221d0b34-8d4b-4e60-9acb-4b7b90de03c4"]}],"mendeley":{"formattedCitation":"(Marth, Czabarka, Murvai, &amp; Sherry, 2004)","plainTextFormattedCitation":"(Marth, Czabarka, Murvai, &amp; Sherry, 2004)","previouslyFormattedCitation":"(Marth,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BC1041" w:rsidRPr="00295FF4">
        <w:rPr>
          <w:rFonts w:ascii="Times New Roman" w:hAnsi="Times New Roman" w:cs="Times New Roman"/>
          <w:noProof/>
          <w:sz w:val="24"/>
          <w:szCs w:val="24"/>
        </w:rPr>
        <w:t>(Marth, Czabarka, Murvai, &amp; Sherry, 2004)</w:t>
      </w:r>
      <w:r w:rsidR="00BC1041" w:rsidRPr="00295FF4">
        <w:rPr>
          <w:rFonts w:ascii="Times New Roman" w:hAnsi="Times New Roman" w:cs="Times New Roman"/>
          <w:sz w:val="24"/>
          <w:szCs w:val="24"/>
        </w:rPr>
        <w:fldChar w:fldCharType="end"/>
      </w:r>
      <w:ins w:id="110" w:author="Patrick James" w:date="2019-11-12T16:22:00Z">
        <w:r w:rsidR="00D42082">
          <w:rPr>
            <w:rFonts w:ascii="Times New Roman" w:hAnsi="Times New Roman" w:cs="Times New Roman"/>
            <w:sz w:val="24"/>
            <w:szCs w:val="24"/>
          </w:rPr>
          <w:t xml:space="preserve"> </w:t>
        </w:r>
        <w:commentRangeStart w:id="111"/>
        <w:r w:rsidR="00D42082">
          <w:rPr>
            <w:rFonts w:ascii="Times New Roman" w:hAnsi="Times New Roman" w:cs="Times New Roman"/>
            <w:sz w:val="24"/>
            <w:szCs w:val="24"/>
          </w:rPr>
          <w:t xml:space="preserve">to </w:t>
        </w:r>
        <w:commentRangeEnd w:id="111"/>
        <w:r w:rsidR="00D42082">
          <w:rPr>
            <w:rStyle w:val="CommentReference"/>
          </w:rPr>
          <w:commentReference w:id="111"/>
        </w:r>
      </w:ins>
      <w:r w:rsidR="00BC1041" w:rsidRPr="00295FF4">
        <w:rPr>
          <w:rFonts w:ascii="Times New Roman" w:hAnsi="Times New Roman" w:cs="Times New Roman"/>
          <w:sz w:val="24"/>
          <w:szCs w:val="24"/>
        </w:rPr>
        <w:t>.</w:t>
      </w:r>
      <w:r w:rsidR="00681C46" w:rsidRPr="00295FF4">
        <w:rPr>
          <w:rFonts w:ascii="Times New Roman" w:hAnsi="Times New Roman" w:cs="Times New Roman"/>
          <w:sz w:val="24"/>
          <w:szCs w:val="24"/>
        </w:rPr>
        <w:t xml:space="preserve"> </w:t>
      </w:r>
      <w:commentRangeStart w:id="112"/>
      <w:r w:rsidR="00BA6B34" w:rsidRPr="00295FF4">
        <w:rPr>
          <w:rFonts w:ascii="Times New Roman" w:hAnsi="Times New Roman" w:cs="Times New Roman"/>
          <w:sz w:val="24"/>
          <w:szCs w:val="24"/>
        </w:rPr>
        <w:t>The lack of p</w:t>
      </w:r>
      <w:r w:rsidR="00D433EE" w:rsidRPr="00295FF4">
        <w:rPr>
          <w:rFonts w:ascii="Times New Roman" w:eastAsia="Times New Roman" w:hAnsi="Times New Roman" w:cs="Times New Roman"/>
          <w:sz w:val="24"/>
          <w:szCs w:val="24"/>
        </w:rPr>
        <w:t>hase information</w:t>
      </w:r>
      <w:r w:rsidR="00BA6B34" w:rsidRPr="00295FF4">
        <w:rPr>
          <w:rFonts w:ascii="Times New Roman" w:eastAsia="Times New Roman" w:hAnsi="Times New Roman" w:cs="Times New Roman"/>
          <w:sz w:val="24"/>
          <w:szCs w:val="24"/>
        </w:rPr>
        <w:t xml:space="preserve"> </w:t>
      </w:r>
      <w:commentRangeEnd w:id="112"/>
      <w:r w:rsidR="00D42082">
        <w:rPr>
          <w:rStyle w:val="CommentReference"/>
        </w:rPr>
        <w:commentReference w:id="112"/>
      </w:r>
      <w:r w:rsidR="00D433EE" w:rsidRPr="00295FF4">
        <w:rPr>
          <w:rFonts w:ascii="Times New Roman" w:eastAsia="Times New Roman" w:hAnsi="Times New Roman" w:cs="Times New Roman"/>
          <w:sz w:val="24"/>
          <w:szCs w:val="24"/>
        </w:rPr>
        <w:t>also limit</w:t>
      </w:r>
      <w:r w:rsidR="00BA6B34" w:rsidRPr="00295FF4">
        <w:rPr>
          <w:rFonts w:ascii="Times New Roman" w:eastAsia="Times New Roman" w:hAnsi="Times New Roman" w:cs="Times New Roman"/>
          <w:sz w:val="24"/>
          <w:szCs w:val="24"/>
        </w:rPr>
        <w:t>s</w:t>
      </w:r>
      <w:r w:rsidR="00D433EE" w:rsidRPr="00295FF4">
        <w:rPr>
          <w:rFonts w:ascii="Times New Roman" w:eastAsia="Times New Roman" w:hAnsi="Times New Roman" w:cs="Times New Roman"/>
          <w:sz w:val="24"/>
          <w:szCs w:val="24"/>
        </w:rPr>
        <w:t xml:space="preserve"> the use of some methods because it is needed to account for parent of origin or identity by descent for each allele </w:t>
      </w:r>
      <w:r w:rsidR="00AC0D96" w:rsidRPr="00295FF4">
        <w:rPr>
          <w:rFonts w:ascii="Times New Roman" w:eastAsia="Times New Roman" w:hAnsi="Times New Roman" w:cs="Times New Roman"/>
          <w:sz w:val="24"/>
          <w:szCs w:val="24"/>
        </w:rPr>
        <w:fldChar w:fldCharType="begin" w:fldLock="1"/>
      </w:r>
      <w:r w:rsidR="00002A64" w:rsidRPr="00295FF4">
        <w:rPr>
          <w:rFonts w:ascii="Times New Roman" w:eastAsia="Times New Roman" w:hAnsi="Times New Roman" w:cs="Times New Roman"/>
          <w:sz w:val="24"/>
          <w:szCs w:val="24"/>
        </w:rPr>
        <w:instrText>ADDIN CSL_CITATION {"citationItems":[{"id":"ITEM-1","itemData":{"DOI":"10.1371/journal.pgen.1000529","ISSN":"15537390","abstract":"Genotype imputation methods are now being widely used in the analysis of genome-wide association studies. Most imputation analyses to date have used the HapMap as a reference dataset, but new reference panels (such as controls genotyped on multiple SNP chips and densely typed samples from the 1,000 Genomes Project) will soon allow a broader range of SNPs to be imputed with higher accuracy, thereby increasing power. We describe a genotype imputation method (IMPUTE version 2) that is designed to address the challenges presented by these new datasets. The main innovation of our approach is a flexible modelling framework that increases accuracy and combines information across multiple reference panels while remaining computationally feasible. We find that IMPUTE v2 attains higher accuracy than other methods when the HapMap provides the sole reference panel, but that the size of the panel constrains the improvements that can be made. We also find that imputation accuracy can be greatly enhanced by expanding the reference panel to contain thousands of chromosomes and that IMPUTE v2 outperforms other methods in this setting at both rare and common SNPs, with overall error rates that are 15%-20% lower than those of the closest competing method. One particularly challenging aspect of next-generation association studies is to integrate information across multiple reference panels genotyped on different sets of SNPs; we show that our approach to this problem has practical advantages over other suggested solutions. © 2009 Howie et al.","author":[{"dropping-particle":"","family":"Howie","given":"Bryan N.","non-dropping-particle":"","parse-names":false,"suffix":""},{"dropping-particle":"","family":"Donnelly","given":"Peter","non-dropping-particle":"","parse-names":false,"suffix":""},{"dropping-particle":"","family":"Marchini","given":"Jonathan","non-dropping-particle":"","parse-names":false,"suffix":""}],"container-title":"PLoS Genetics","id":"ITEM-1","issue":"6","issued":{"date-parts":[["2009"]]},"title":"A flexible and accurate genotype imputation method for the next generation of genome-wide association studies","type":"article-journal","volume":"5"},"uris":["http://www.mendeley.com/documents/?uuid=7e83eab0-8b3a-4cb1-9e12-0accb87ff432"]},{"id":"ITEM-2","itemData":{"DOI":"10.1038/nature08625.Parental","author":[{"dropping-particle":"","family":"Kong","given":"Augustine","non-dropping-particle":"","parse-names":false,"suffix":""},{"dropping-particle":"","family":"Steinthorsdottir","given":"Valgerdur","non-dropping-particle":"","parse-names":false,"suffix":""},{"dropping-particle":"","family":"Masson","given":"Gisli","non-dropping-particle":"","parse-names":false,"suffix":""},{"dropping-particle":"","family":"Thorleifsson","given":"Gudmar","non-dropping-particle":"","parse-names":false,"suffix":""},{"dropping-particle":"","family":"Sulem","given":"Patrick","non-dropping-particle":"","parse-names":false,"suffix":""},{"dropping-particle":"","family":"Besenbacher","given":"Soren","non-dropping-particle":"","parse-names":false,"suffix":""},{"dropping-particle":"","family":"Jonasdottir","given":"Aslaug","non-dropping-particle":"","parse-names":false,"suffix":""},{"dropping-particle":"","family":"Sigurdsson","given":"Asgeir","non-dropping-particle":"","parse-names":false,"suffix":""},{"dropping-particle":"","family":"Th","given":"Kari","non-dropping-particle":"","parse-names":false,"suffix":""},{"dropping-particle":"","family":"Jonasdottir","given":"Adalbjorg","non-dropping-particle":"","parse-names":false,"suffix":""},{"dropping-particle":"","family":"Frigge","given":"Michael L","non-dropping-particle":"","parse-names":false,"suffix":""},{"dropping-particle":"","family":"Gylfason","given":"Arnaldur","non-dropping-particle":"","parse-names":false,"suffix":""},{"dropping-particle":"","family":"Pall","given":"I","non-dropping-particle":"","parse-names":false,"suffix":""},{"dropping-particle":"","family":"Gudjonsson","given":"Sigurjon A","non-dropping-particle":"","parse-names":false,"suffix":""},{"dropping-particle":"","family":"Sverrisson","given":"Sverrir","non-dropping-particle":"","parse-names":false,"suffix":""},{"dropping-particle":"","family":"Stacey","given":"Simon N","non-dropping-particle":"","parse-names":false,"suffix":""},{"dropping-particle":"","family":"Benediktsdottir","given":"Kristrun R","non-dropping-particle":"","parse-names":false,"suffix":""},{"dropping-particle":"","family":"Sigurdsson","given":"Helgi","non-dropping-particle":"","parse-names":false,"suffix":""},{"dropping-particle":"","family":"Jonsson","given":"Thorvaldur","non-dropping-particle":"","parse-names":false,"suffix":""}],"id":"ITEM-2","issue":"7275","issued":{"date-parts":[["2013"]]},"page":"868-874","title":"Europe PMC Funders Group Parental origin of sequence variants associated with complex diseases","type":"article-journal","volume":"462"},"uris":["http://www.mendeley.com/documents/?uuid=37928323-51af-428d-9a65-430784702e43"]}],"mendeley":{"formattedCitation":"(Howie, Donnelly, &amp; Marchini, 2009; Kong et al., 2013)","plainTextFormattedCitation":"(Howie, Donnelly, &amp; Marchini, 2009; Kong et al., 2013)","previouslyFormattedCitation":"(Howie, Donnelly, &amp; Marchini, 2009; Kong et al., 2013)"},"properties":{"noteIndex":0},"schema":"https://github.com/citation-style-language/schema/raw/master/csl-citation.json"}</w:instrText>
      </w:r>
      <w:r w:rsidR="00AC0D96" w:rsidRPr="00295FF4">
        <w:rPr>
          <w:rFonts w:ascii="Times New Roman" w:eastAsia="Times New Roman" w:hAnsi="Times New Roman" w:cs="Times New Roman"/>
          <w:sz w:val="24"/>
          <w:szCs w:val="24"/>
        </w:rPr>
        <w:fldChar w:fldCharType="separate"/>
      </w:r>
      <w:r w:rsidR="00AC0D96" w:rsidRPr="00295FF4">
        <w:rPr>
          <w:rFonts w:ascii="Times New Roman" w:eastAsia="Times New Roman" w:hAnsi="Times New Roman" w:cs="Times New Roman"/>
          <w:noProof/>
          <w:sz w:val="24"/>
          <w:szCs w:val="24"/>
        </w:rPr>
        <w:t>(Howie, Donnelly, &amp; Marchini, 2009; Kong et al., 2013)</w:t>
      </w:r>
      <w:r w:rsidR="00AC0D96" w:rsidRPr="00295FF4">
        <w:rPr>
          <w:rFonts w:ascii="Times New Roman" w:eastAsia="Times New Roman" w:hAnsi="Times New Roman" w:cs="Times New Roman"/>
          <w:sz w:val="24"/>
          <w:szCs w:val="24"/>
        </w:rPr>
        <w:fldChar w:fldCharType="end"/>
      </w:r>
      <w:r w:rsidR="00D433EE" w:rsidRPr="00295FF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 xml:space="preserve">studies have directly used genetic differentiation metrics such as </w:t>
      </w:r>
      <w:proofErr w:type="spellStart"/>
      <w:r w:rsidR="00EA515D" w:rsidRPr="00295FF4">
        <w:rPr>
          <w:rFonts w:ascii="Times New Roman" w:eastAsia="Times New Roman" w:hAnsi="Times New Roman" w:cs="Times New Roman"/>
          <w:sz w:val="24"/>
          <w:szCs w:val="24"/>
        </w:rPr>
        <w:t>Fst</w:t>
      </w:r>
      <w:proofErr w:type="spellEnd"/>
      <w:r w:rsidR="00EA515D" w:rsidRPr="00295FF4">
        <w:rPr>
          <w:rFonts w:ascii="Times New Roman" w:eastAsia="Times New Roman" w:hAnsi="Times New Roman" w:cs="Times New Roman"/>
          <w:sz w:val="24"/>
          <w:szCs w:val="24"/>
        </w:rPr>
        <w:t>, to evaluate temporal change</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347EEB" w:rsidRPr="00295FF4">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295FF4">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0673CD" w:rsidRPr="00295FF4">
        <w:rPr>
          <w:rFonts w:ascii="Times New Roman" w:eastAsia="Times New Roman" w:hAnsi="Times New Roman" w:cs="Times New Roman"/>
          <w:noProof/>
          <w:sz w:val="24"/>
          <w:szCs w:val="24"/>
          <w:lang w:val="fr-CA"/>
        </w:rPr>
        <w:t>(e.g. Larroque et al 2019b; Segura-García et al., 2019)</w:t>
      </w:r>
      <w:r w:rsidR="000673CD" w:rsidRPr="00295FF4">
        <w:rPr>
          <w:rFonts w:ascii="Times New Roman" w:eastAsia="Times New Roman" w:hAnsi="Times New Roman" w:cs="Times New Roman"/>
          <w:sz w:val="24"/>
          <w:szCs w:val="24"/>
        </w:rPr>
        <w:fldChar w:fldCharType="end"/>
      </w:r>
      <w:r w:rsidR="00E455A2" w:rsidRPr="00295FF4">
        <w:rPr>
          <w:rFonts w:ascii="Times New Roman" w:eastAsia="Times New Roman" w:hAnsi="Times New Roman" w:cs="Times New Roman"/>
          <w:sz w:val="24"/>
          <w:szCs w:val="24"/>
          <w:lang w:val="fr-CA"/>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proofErr w:type="spellStart"/>
      <w:r w:rsidR="00E455A2" w:rsidRPr="00295FF4">
        <w:rPr>
          <w:rFonts w:ascii="Times New Roman" w:eastAsia="Times New Roman" w:hAnsi="Times New Roman" w:cs="Times New Roman"/>
          <w:sz w:val="24"/>
          <w:szCs w:val="24"/>
        </w:rPr>
        <w:t>Fst</w:t>
      </w:r>
      <w:proofErr w:type="spellEnd"/>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w:t>
      </w:r>
      <w:r w:rsidR="007F2634" w:rsidRPr="00295FF4">
        <w:rPr>
          <w:rFonts w:ascii="Times New Roman" w:eastAsia="Times New Roman" w:hAnsi="Times New Roman" w:cs="Times New Roman"/>
          <w:sz w:val="24"/>
          <w:szCs w:val="24"/>
        </w:rPr>
        <w:t xml:space="preserve">always </w:t>
      </w:r>
      <w:r w:rsidR="00771580" w:rsidRPr="00295FF4">
        <w:rPr>
          <w:rFonts w:ascii="Times New Roman" w:eastAsia="Times New Roman" w:hAnsi="Times New Roman" w:cs="Times New Roman"/>
          <w:sz w:val="24"/>
          <w:szCs w:val="24"/>
        </w:rPr>
        <w:t>straightforward</w:t>
      </w:r>
      <w:r w:rsidR="004A6ACA" w:rsidRPr="00295FF4">
        <w:rPr>
          <w:rFonts w:ascii="Times New Roman" w:eastAsia="Times New Roman" w:hAnsi="Times New Roman" w:cs="Times New Roman"/>
          <w:sz w:val="24"/>
          <w:szCs w:val="24"/>
        </w:rPr>
        <w:t xml:space="preserve">. Indeed, </w:t>
      </w:r>
      <w:r w:rsidR="00AF6D3B" w:rsidRPr="00295FF4">
        <w:rPr>
          <w:rFonts w:ascii="Times New Roman" w:eastAsia="Times New Roman" w:hAnsi="Times New Roman" w:cs="Times New Roman"/>
          <w:sz w:val="24"/>
          <w:szCs w:val="24"/>
        </w:rPr>
        <w:t>appropriate use and interpretation</w:t>
      </w:r>
      <w:r w:rsidR="00D41158" w:rsidRPr="00295FF4">
        <w:rPr>
          <w:rFonts w:ascii="Times New Roman" w:eastAsia="Times New Roman" w:hAnsi="Times New Roman" w:cs="Times New Roman"/>
          <w:sz w:val="24"/>
          <w:szCs w:val="24"/>
        </w:rPr>
        <w:t xml:space="preserve"> of pairwise </w:t>
      </w:r>
      <w:proofErr w:type="spellStart"/>
      <w:r w:rsidR="004A6ACA" w:rsidRPr="00295FF4">
        <w:rPr>
          <w:rFonts w:ascii="Times New Roman" w:eastAsia="Times New Roman" w:hAnsi="Times New Roman" w:cs="Times New Roman"/>
          <w:sz w:val="24"/>
          <w:szCs w:val="24"/>
        </w:rPr>
        <w:t>Fst</w:t>
      </w:r>
      <w:proofErr w:type="spellEnd"/>
      <w:r w:rsidR="004A6ACA" w:rsidRPr="00295FF4">
        <w:rPr>
          <w:rFonts w:ascii="Times New Roman" w:eastAsia="Times New Roman" w:hAnsi="Times New Roman" w:cs="Times New Roman"/>
          <w:sz w:val="24"/>
          <w:szCs w:val="24"/>
        </w:rPr>
        <w:t xml:space="preserve"> </w:t>
      </w:r>
      <w:r w:rsidR="00D41158" w:rsidRPr="00295FF4">
        <w:rPr>
          <w:rFonts w:ascii="Times New Roman" w:eastAsia="Times New Roman" w:hAnsi="Times New Roman" w:cs="Times New Roman"/>
          <w:sz w:val="24"/>
          <w:szCs w:val="24"/>
        </w:rPr>
        <w:t>requires that certain assumptions such as</w:t>
      </w:r>
      <w:r w:rsidR="00D41158" w:rsidRPr="00295FF4">
        <w:t xml:space="preserve"> </w:t>
      </w:r>
      <w:r w:rsidR="00D41158" w:rsidRPr="00295FF4">
        <w:rPr>
          <w:rFonts w:ascii="Times New Roman" w:eastAsia="Times New Roman" w:hAnsi="Times New Roman" w:cs="Times New Roman"/>
          <w:sz w:val="24"/>
          <w:szCs w:val="24"/>
        </w:rPr>
        <w:t>equal amounts of drift</w:t>
      </w:r>
      <w:r w:rsidR="00AF6D3B" w:rsidRPr="00295FF4">
        <w:rPr>
          <w:rFonts w:ascii="Times New Roman" w:eastAsia="Times New Roman" w:hAnsi="Times New Roman" w:cs="Times New Roman"/>
          <w:sz w:val="24"/>
          <w:szCs w:val="24"/>
        </w:rPr>
        <w:t xml:space="preserve"> in both populations</w:t>
      </w:r>
      <w:r w:rsidR="00D41158"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 xml:space="preserve">be respected </w:t>
      </w:r>
      <w:r w:rsidR="00AF6D3B" w:rsidRPr="00295FF4">
        <w:rPr>
          <w:rFonts w:ascii="Times New Roman" w:eastAsia="Times New Roman" w:hAnsi="Times New Roman" w:cs="Times New Roman"/>
          <w:sz w:val="24"/>
          <w:szCs w:val="24"/>
        </w:rPr>
        <w:fldChar w:fldCharType="begin" w:fldLock="1"/>
      </w:r>
      <w:r w:rsidR="00EA7841"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sidRPr="00295FF4">
        <w:rPr>
          <w:rFonts w:ascii="Times New Roman" w:eastAsia="Times New Roman" w:hAnsi="Times New Roman" w:cs="Times New Roman"/>
          <w:sz w:val="24"/>
          <w:szCs w:val="24"/>
        </w:rPr>
        <w:fldChar w:fldCharType="separate"/>
      </w:r>
      <w:r w:rsidR="00AF6D3B" w:rsidRPr="00295FF4">
        <w:rPr>
          <w:rFonts w:ascii="Times New Roman" w:eastAsia="Times New Roman" w:hAnsi="Times New Roman" w:cs="Times New Roman"/>
          <w:noProof/>
          <w:sz w:val="24"/>
          <w:szCs w:val="24"/>
        </w:rPr>
        <w:t>(Bhatia, Patterson, Sankararaman, &amp; Price, 2013)</w:t>
      </w:r>
      <w:r w:rsidR="00AF6D3B"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and translated in a temporal context</w:t>
      </w:r>
      <w:r w:rsidR="00AF6D3B" w:rsidRPr="00295FF4">
        <w:rPr>
          <w:rFonts w:ascii="Times New Roman" w:eastAsia="Times New Roman" w:hAnsi="Times New Roman" w:cs="Times New Roman"/>
          <w:sz w:val="24"/>
          <w:szCs w:val="24"/>
        </w:rPr>
        <w:t>.</w:t>
      </w:r>
      <w:r w:rsidR="00D433EE"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FF66D6" w:rsidRPr="00295FF4">
        <w:rPr>
          <w:rFonts w:ascii="Times New Roman" w:eastAsia="Times New Roman" w:hAnsi="Times New Roman" w:cs="Times New Roman"/>
          <w:sz w:val="24"/>
          <w:szCs w:val="24"/>
        </w:rPr>
        <w:t xml:space="preserve">the additivity of genetic drift, means than genetic differentiation can be associated with both temporal structure or </w:t>
      </w:r>
      <w:r w:rsidR="00FF66D6" w:rsidRPr="00295FF4">
        <w:rPr>
          <w:rFonts w:ascii="Times New Roman" w:eastAsia="Times New Roman" w:hAnsi="Times New Roman" w:cs="Times New Roman"/>
          <w:sz w:val="24"/>
          <w:szCs w:val="24"/>
        </w:rPr>
        <w:lastRenderedPageBreak/>
        <w:t xml:space="preserve">population divergence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B51B58" w:rsidRPr="00295FF4">
        <w:rPr>
          <w:rFonts w:ascii="Times New Roman" w:eastAsia="Times New Roman" w:hAnsi="Times New Roman" w:cs="Times New Roman"/>
          <w:sz w:val="24"/>
          <w:szCs w:val="24"/>
        </w:rPr>
        <w:t xml:space="preserve"> </w:t>
      </w:r>
      <w:del w:id="113" w:author="Patrick James" w:date="2019-11-12T16:32:00Z">
        <w:r w:rsidR="00F320FC" w:rsidRPr="00295FF4" w:rsidDel="00D8178E">
          <w:rPr>
            <w:rFonts w:ascii="Times New Roman" w:eastAsia="Times New Roman" w:hAnsi="Times New Roman" w:cs="Times New Roman"/>
            <w:sz w:val="24"/>
            <w:szCs w:val="24"/>
          </w:rPr>
          <w:delText xml:space="preserve">Testing whether </w:delText>
        </w:r>
      </w:del>
      <w:ins w:id="114" w:author="Patrick James" w:date="2019-11-12T16:32:00Z">
        <w:r w:rsidR="00D8178E">
          <w:rPr>
            <w:rFonts w:ascii="Times New Roman" w:eastAsia="Times New Roman" w:hAnsi="Times New Roman" w:cs="Times New Roman"/>
            <w:sz w:val="24"/>
            <w:szCs w:val="24"/>
          </w:rPr>
          <w:t xml:space="preserve">Detecting </w:t>
        </w:r>
      </w:ins>
      <w:commentRangeStart w:id="115"/>
      <w:r w:rsidR="00F320FC" w:rsidRPr="00295FF4">
        <w:rPr>
          <w:rFonts w:ascii="Times New Roman" w:eastAsia="Times New Roman" w:hAnsi="Times New Roman" w:cs="Times New Roman"/>
          <w:sz w:val="24"/>
          <w:szCs w:val="24"/>
        </w:rPr>
        <w:t xml:space="preserve">significant </w:t>
      </w:r>
      <w:ins w:id="116" w:author="Patrick James" w:date="2019-11-12T16:32:00Z">
        <w:r w:rsidR="00D8178E">
          <w:rPr>
            <w:rFonts w:ascii="Times New Roman" w:eastAsia="Times New Roman" w:hAnsi="Times New Roman" w:cs="Times New Roman"/>
            <w:sz w:val="24"/>
            <w:szCs w:val="24"/>
          </w:rPr>
          <w:t xml:space="preserve">population </w:t>
        </w:r>
      </w:ins>
      <w:ins w:id="117" w:author="Patrick James" w:date="2019-11-12T16:31:00Z">
        <w:r w:rsidR="00D8178E">
          <w:rPr>
            <w:rFonts w:ascii="Times New Roman" w:eastAsia="Times New Roman" w:hAnsi="Times New Roman" w:cs="Times New Roman"/>
            <w:sz w:val="24"/>
            <w:szCs w:val="24"/>
          </w:rPr>
          <w:t xml:space="preserve">genetic </w:t>
        </w:r>
      </w:ins>
      <w:r w:rsidR="00F320FC" w:rsidRPr="00295FF4">
        <w:rPr>
          <w:rFonts w:ascii="Times New Roman" w:eastAsia="Times New Roman" w:hAnsi="Times New Roman" w:cs="Times New Roman"/>
          <w:sz w:val="24"/>
          <w:szCs w:val="24"/>
        </w:rPr>
        <w:t>change</w:t>
      </w:r>
      <w:ins w:id="118" w:author="Patrick James" w:date="2019-11-12T16:32:00Z">
        <w:r w:rsidR="00D8178E">
          <w:rPr>
            <w:rFonts w:ascii="Times New Roman" w:eastAsia="Times New Roman" w:hAnsi="Times New Roman" w:cs="Times New Roman"/>
            <w:sz w:val="24"/>
            <w:szCs w:val="24"/>
          </w:rPr>
          <w:t>s</w:t>
        </w:r>
      </w:ins>
      <w:r w:rsidR="00D00F0A" w:rsidRPr="00295FF4">
        <w:rPr>
          <w:rFonts w:ascii="Times New Roman" w:eastAsia="Times New Roman" w:hAnsi="Times New Roman" w:cs="Times New Roman"/>
          <w:sz w:val="24"/>
          <w:szCs w:val="24"/>
        </w:rPr>
        <w:t xml:space="preserve">, relative to </w:t>
      </w:r>
      <w:del w:id="119" w:author="Patrick James" w:date="2019-11-12T16:31:00Z">
        <w:r w:rsidR="00D00F0A" w:rsidRPr="00295FF4" w:rsidDel="00D8178E">
          <w:rPr>
            <w:rFonts w:ascii="Times New Roman" w:eastAsia="Times New Roman" w:hAnsi="Times New Roman" w:cs="Times New Roman"/>
            <w:sz w:val="24"/>
            <w:szCs w:val="24"/>
          </w:rPr>
          <w:delText xml:space="preserve">the </w:delText>
        </w:r>
      </w:del>
      <w:ins w:id="120" w:author="Patrick James" w:date="2019-11-12T16:31:00Z">
        <w:r w:rsidR="00D8178E">
          <w:rPr>
            <w:rFonts w:ascii="Times New Roman" w:eastAsia="Times New Roman" w:hAnsi="Times New Roman" w:cs="Times New Roman"/>
            <w:sz w:val="24"/>
            <w:szCs w:val="24"/>
          </w:rPr>
          <w:t xml:space="preserve">what would be </w:t>
        </w:r>
      </w:ins>
      <w:r w:rsidR="00D00F0A" w:rsidRPr="00295FF4">
        <w:rPr>
          <w:rFonts w:ascii="Times New Roman" w:eastAsia="Times New Roman" w:hAnsi="Times New Roman" w:cs="Times New Roman"/>
          <w:sz w:val="24"/>
          <w:szCs w:val="24"/>
        </w:rPr>
        <w:t xml:space="preserve">expected </w:t>
      </w:r>
      <w:del w:id="121" w:author="Patrick James" w:date="2019-11-12T16:31:00Z">
        <w:r w:rsidR="00D00F0A" w:rsidRPr="00295FF4" w:rsidDel="00D8178E">
          <w:rPr>
            <w:rFonts w:ascii="Times New Roman" w:eastAsia="Times New Roman" w:hAnsi="Times New Roman" w:cs="Times New Roman"/>
            <w:sz w:val="24"/>
            <w:szCs w:val="24"/>
          </w:rPr>
          <w:delText xml:space="preserve">variation mostly associated with </w:delText>
        </w:r>
      </w:del>
      <w:ins w:id="122" w:author="Patrick James" w:date="2019-11-12T16:31:00Z">
        <w:r w:rsidR="00D8178E">
          <w:rPr>
            <w:rFonts w:ascii="Times New Roman" w:eastAsia="Times New Roman" w:hAnsi="Times New Roman" w:cs="Times New Roman"/>
            <w:sz w:val="24"/>
            <w:szCs w:val="24"/>
          </w:rPr>
          <w:t xml:space="preserve">due to </w:t>
        </w:r>
      </w:ins>
      <w:del w:id="123" w:author="Patrick James" w:date="2019-11-12T16:31:00Z">
        <w:r w:rsidR="00D00F0A" w:rsidRPr="00295FF4" w:rsidDel="00D8178E">
          <w:rPr>
            <w:rFonts w:ascii="Times New Roman" w:eastAsia="Times New Roman" w:hAnsi="Times New Roman" w:cs="Times New Roman"/>
            <w:sz w:val="24"/>
            <w:szCs w:val="24"/>
          </w:rPr>
          <w:delText xml:space="preserve">genetic </w:delText>
        </w:r>
      </w:del>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w:t>
      </w:r>
      <w:del w:id="124" w:author="Patrick James" w:date="2019-11-12T16:32:00Z">
        <w:r w:rsidR="00F320FC" w:rsidRPr="00295FF4" w:rsidDel="00D8178E">
          <w:rPr>
            <w:rFonts w:ascii="Times New Roman" w:eastAsia="Times New Roman" w:hAnsi="Times New Roman" w:cs="Times New Roman"/>
            <w:sz w:val="24"/>
            <w:szCs w:val="24"/>
          </w:rPr>
          <w:delText xml:space="preserve">has occurred in a population </w:delText>
        </w:r>
      </w:del>
      <w:r w:rsidR="00F320FC" w:rsidRPr="00295FF4">
        <w:rPr>
          <w:rFonts w:ascii="Times New Roman" w:eastAsia="Times New Roman" w:hAnsi="Times New Roman" w:cs="Times New Roman"/>
          <w:sz w:val="24"/>
          <w:szCs w:val="24"/>
        </w:rPr>
        <w:t xml:space="preserve">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ins w:id="125" w:author="Patrick James" w:date="2019-11-12T16:32:00Z">
        <w:r w:rsidR="00D8178E">
          <w:rPr>
            <w:rFonts w:ascii="Times New Roman" w:eastAsia="Times New Roman" w:hAnsi="Times New Roman" w:cs="Times New Roman"/>
            <w:sz w:val="24"/>
            <w:szCs w:val="24"/>
          </w:rPr>
          <w:t xml:space="preserve">of </w:t>
        </w:r>
      </w:ins>
      <w:r w:rsidR="00F320FC" w:rsidRPr="00295FF4">
        <w:rPr>
          <w:rFonts w:ascii="Times New Roman" w:eastAsia="Times New Roman" w:hAnsi="Times New Roman" w:cs="Times New Roman"/>
          <w:sz w:val="24"/>
          <w:szCs w:val="24"/>
        </w:rPr>
        <w:t>genetic data</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commentRangeEnd w:id="115"/>
      <w:r w:rsidR="00D42082">
        <w:rPr>
          <w:rStyle w:val="CommentReference"/>
        </w:rPr>
        <w:commentReference w:id="115"/>
      </w:r>
    </w:p>
    <w:p w14:paraId="764172FD" w14:textId="6891CF9D" w:rsidR="00D21F28" w:rsidRPr="00295FF4" w:rsidRDefault="008B6491" w:rsidP="00A51948">
      <w:pPr>
        <w:spacing w:before="240" w:after="240" w:line="480" w:lineRule="auto"/>
        <w:rPr>
          <w:rFonts w:ascii="Times New Roman" w:eastAsia="Times New Roman" w:hAnsi="Times New Roman" w:cs="Times New Roman"/>
          <w:sz w:val="24"/>
          <w:szCs w:val="24"/>
        </w:rPr>
      </w:pPr>
      <w:commentRangeStart w:id="126"/>
      <w:del w:id="127" w:author="Patrick James" w:date="2019-11-12T16:33:00Z">
        <w:r w:rsidRPr="00295FF4" w:rsidDel="00D8178E">
          <w:rPr>
            <w:rFonts w:ascii="Times New Roman" w:eastAsia="Times New Roman" w:hAnsi="Times New Roman" w:cs="Times New Roman"/>
            <w:sz w:val="24"/>
            <w:szCs w:val="24"/>
            <w:lang w:val="en-GB"/>
          </w:rPr>
          <w:delText xml:space="preserve">One of the most crucial steps in this comparison is to evaluate the significance of the change. Indeed, without a mean to determine adequate significance thresholds for their analyses, decision makers and researchers would be left to arbitrarily set thresholds for what constitute change for their </w:delText>
        </w:r>
        <w:r w:rsidR="00E65F6C" w:rsidRPr="00295FF4" w:rsidDel="00D8178E">
          <w:rPr>
            <w:rFonts w:ascii="Times New Roman" w:eastAsia="Times New Roman" w:hAnsi="Times New Roman" w:cs="Times New Roman"/>
            <w:sz w:val="24"/>
            <w:szCs w:val="24"/>
            <w:lang w:val="en-GB"/>
          </w:rPr>
          <w:delText>specific genetic dataset</w:delText>
        </w:r>
        <w:r w:rsidRPr="00295FF4" w:rsidDel="00D8178E">
          <w:rPr>
            <w:rFonts w:ascii="Times New Roman" w:eastAsia="Times New Roman" w:hAnsi="Times New Roman" w:cs="Times New Roman"/>
            <w:sz w:val="24"/>
            <w:szCs w:val="24"/>
            <w:lang w:val="en-GB"/>
          </w:rPr>
          <w:delText xml:space="preserve">. Permutation-based approaches can be used to generate a distribution of values against which an observed value (here temporal change in genetic diversity) can </w:delText>
        </w:r>
        <w:r w:rsidR="007F2634" w:rsidRPr="00295FF4" w:rsidDel="00D8178E">
          <w:rPr>
            <w:rFonts w:ascii="Times New Roman" w:eastAsia="Times New Roman" w:hAnsi="Times New Roman" w:cs="Times New Roman"/>
            <w:sz w:val="24"/>
            <w:szCs w:val="24"/>
            <w:lang w:val="en-GB"/>
          </w:rPr>
          <w:delText xml:space="preserve">be </w:delText>
        </w:r>
        <w:r w:rsidRPr="00295FF4" w:rsidDel="00D8178E">
          <w:rPr>
            <w:rFonts w:ascii="Times New Roman" w:eastAsia="Times New Roman" w:hAnsi="Times New Roman" w:cs="Times New Roman"/>
            <w:sz w:val="24"/>
            <w:szCs w:val="24"/>
            <w:lang w:val="en-GB"/>
          </w:rPr>
          <w:delText>compared</w:delText>
        </w:r>
        <w:r w:rsidR="0020343C" w:rsidRPr="00295FF4" w:rsidDel="00D8178E">
          <w:rPr>
            <w:rFonts w:ascii="Times New Roman" w:eastAsia="Times New Roman" w:hAnsi="Times New Roman" w:cs="Times New Roman"/>
            <w:sz w:val="24"/>
            <w:szCs w:val="24"/>
            <w:lang w:val="en-GB"/>
          </w:rPr>
          <w:delText xml:space="preserve"> </w:delText>
        </w:r>
        <w:r w:rsidRPr="00295FF4" w:rsidDel="00D8178E">
          <w:rPr>
            <w:rFonts w:ascii="Times New Roman" w:eastAsia="Times New Roman" w:hAnsi="Times New Roman" w:cs="Times New Roman"/>
            <w:sz w:val="24"/>
            <w:szCs w:val="24"/>
            <w:lang w:val="en-GB"/>
          </w:rPr>
          <w:delText xml:space="preserve">. </w:delText>
        </w:r>
        <w:r w:rsidRPr="00295FF4" w:rsidDel="00D8178E">
          <w:rPr>
            <w:rFonts w:ascii="Times New Roman" w:eastAsia="Times New Roman" w:hAnsi="Times New Roman" w:cs="Times New Roman"/>
            <w:sz w:val="24"/>
            <w:szCs w:val="24"/>
          </w:rPr>
          <w:delText>Such a</w:delText>
        </w:r>
        <w:r w:rsidR="004E13A5" w:rsidRPr="00295FF4" w:rsidDel="00D8178E">
          <w:rPr>
            <w:rFonts w:ascii="Times New Roman" w:eastAsia="Times New Roman" w:hAnsi="Times New Roman" w:cs="Times New Roman"/>
            <w:sz w:val="24"/>
            <w:szCs w:val="24"/>
          </w:rPr>
          <w:delText xml:space="preserve"> permutation-based statistical inference method for the analysis of spatial-temporal changes in community composition have recently been proposed </w:delText>
        </w:r>
        <w:r w:rsidR="004E13A5" w:rsidRPr="00295FF4" w:rsidDel="00D8178E">
          <w:rPr>
            <w:rFonts w:ascii="Times New Roman" w:eastAsia="Times New Roman" w:hAnsi="Times New Roman" w:cs="Times New Roman"/>
            <w:sz w:val="24"/>
            <w:szCs w:val="24"/>
          </w:rPr>
          <w:fldChar w:fldCharType="begin" w:fldLock="1"/>
        </w:r>
        <w:r w:rsidR="004E13A5" w:rsidRPr="00295FF4" w:rsidDel="00D8178E">
          <w:rPr>
            <w:rFonts w:ascii="Times New Roman" w:eastAsia="Times New Roman" w:hAnsi="Times New Roman" w:cs="Times New Roman"/>
            <w:sz w:val="24"/>
            <w:szCs w:val="24"/>
          </w:rPr>
          <w:del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delInstrText>
        </w:r>
        <w:r w:rsidR="004E13A5" w:rsidRPr="00295FF4" w:rsidDel="00D8178E">
          <w:rPr>
            <w:rFonts w:ascii="Times New Roman" w:eastAsia="Times New Roman" w:hAnsi="Times New Roman" w:cs="Times New Roman"/>
            <w:sz w:val="24"/>
            <w:szCs w:val="24"/>
          </w:rPr>
          <w:fldChar w:fldCharType="separate"/>
        </w:r>
        <w:r w:rsidR="004E13A5" w:rsidRPr="00295FF4" w:rsidDel="00D8178E">
          <w:rPr>
            <w:rFonts w:ascii="Times New Roman" w:eastAsia="Times New Roman" w:hAnsi="Times New Roman" w:cs="Times New Roman"/>
            <w:noProof/>
            <w:sz w:val="24"/>
            <w:szCs w:val="24"/>
          </w:rPr>
          <w:delText>(Legendre &amp; Gauthier, 2014; Shimadzu, Dornelas, &amp; Magurran, 2015)</w:delText>
        </w:r>
        <w:r w:rsidR="004E13A5" w:rsidRPr="00295FF4" w:rsidDel="00D8178E">
          <w:rPr>
            <w:rFonts w:ascii="Times New Roman" w:eastAsia="Times New Roman" w:hAnsi="Times New Roman" w:cs="Times New Roman"/>
            <w:sz w:val="24"/>
            <w:szCs w:val="24"/>
          </w:rPr>
          <w:fldChar w:fldCharType="end"/>
        </w:r>
        <w:r w:rsidR="007F2634" w:rsidRPr="00295FF4" w:rsidDel="00D8178E">
          <w:rPr>
            <w:rFonts w:ascii="Times New Roman" w:eastAsia="Times New Roman" w:hAnsi="Times New Roman" w:cs="Times New Roman"/>
            <w:sz w:val="24"/>
            <w:szCs w:val="24"/>
          </w:rPr>
          <w:delText>.</w:delText>
        </w:r>
        <w:commentRangeEnd w:id="126"/>
        <w:r w:rsidR="00D8178E" w:rsidDel="00D8178E">
          <w:rPr>
            <w:rStyle w:val="CommentReference"/>
          </w:rPr>
          <w:commentReference w:id="126"/>
        </w:r>
      </w:del>
    </w:p>
    <w:p w14:paraId="2BC3A1E0" w14:textId="5D318B4C"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del w:id="128" w:author="Patrick James" w:date="2019-11-12T16:33:00Z">
        <w:r w:rsidRPr="00295FF4" w:rsidDel="00D8178E">
          <w:rPr>
            <w:rFonts w:ascii="Times New Roman" w:eastAsia="Times New Roman" w:hAnsi="Times New Roman" w:cs="Times New Roman"/>
            <w:sz w:val="24"/>
            <w:szCs w:val="24"/>
          </w:rPr>
          <w:delText>asses</w:delText>
        </w:r>
        <w:r w:rsidR="00E43BA5" w:rsidRPr="00295FF4" w:rsidDel="00D8178E">
          <w:rPr>
            <w:rFonts w:ascii="Times New Roman" w:eastAsia="Times New Roman" w:hAnsi="Times New Roman" w:cs="Times New Roman"/>
            <w:sz w:val="24"/>
            <w:szCs w:val="24"/>
          </w:rPr>
          <w:delText>s</w:delText>
        </w:r>
        <w:r w:rsidRPr="00295FF4" w:rsidDel="00D8178E">
          <w:rPr>
            <w:rFonts w:ascii="Times New Roman" w:eastAsia="Times New Roman" w:hAnsi="Times New Roman" w:cs="Times New Roman"/>
            <w:sz w:val="24"/>
            <w:szCs w:val="24"/>
          </w:rPr>
          <w:delText xml:space="preserve"> </w:delText>
        </w:r>
      </w:del>
      <w:ins w:id="129" w:author="Patrick James" w:date="2019-11-12T16:34:00Z">
        <w:r w:rsidR="00D8178E">
          <w:rPr>
            <w:rFonts w:ascii="Times New Roman" w:eastAsia="Times New Roman" w:hAnsi="Times New Roman" w:cs="Times New Roman"/>
            <w:sz w:val="24"/>
            <w:szCs w:val="24"/>
          </w:rPr>
          <w:t xml:space="preserve">have been </w:t>
        </w:r>
      </w:ins>
      <w:ins w:id="130" w:author="Patrick James" w:date="2019-11-12T16:33:00Z">
        <w:r w:rsidR="00D8178E">
          <w:rPr>
            <w:rFonts w:ascii="Times New Roman" w:eastAsia="Times New Roman" w:hAnsi="Times New Roman" w:cs="Times New Roman"/>
            <w:sz w:val="24"/>
            <w:szCs w:val="24"/>
          </w:rPr>
          <w:t>used to assess</w:t>
        </w:r>
        <w:r w:rsidR="00D8178E" w:rsidRPr="00295FF4">
          <w:rPr>
            <w:rFonts w:ascii="Times New Roman" w:eastAsia="Times New Roman" w:hAnsi="Times New Roman" w:cs="Times New Roman"/>
            <w:sz w:val="24"/>
            <w:szCs w:val="24"/>
          </w:rPr>
          <w:t xml:space="preserve"> </w:t>
        </w:r>
      </w:ins>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f how mult</w:t>
      </w:r>
      <w:r w:rsidR="00074A90" w:rsidRPr="00295FF4">
        <w:rPr>
          <w:rFonts w:ascii="Times New Roman" w:eastAsia="Times New Roman" w:hAnsi="Times New Roman" w:cs="Times New Roman"/>
          <w:sz w:val="24"/>
          <w:szCs w:val="24"/>
        </w:rPr>
        <w:t xml:space="preserve">i-species communities </w:t>
      </w:r>
      <w:del w:id="131" w:author="Patrick James" w:date="2019-11-12T16:34:00Z">
        <w:r w:rsidR="00074A90" w:rsidRPr="00295FF4" w:rsidDel="00D8178E">
          <w:rPr>
            <w:rFonts w:ascii="Times New Roman" w:eastAsia="Times New Roman" w:hAnsi="Times New Roman" w:cs="Times New Roman"/>
            <w:sz w:val="24"/>
            <w:szCs w:val="24"/>
          </w:rPr>
          <w:delText xml:space="preserve">might </w:delText>
        </w:r>
      </w:del>
      <w:r w:rsidR="00074A90" w:rsidRPr="00295FF4">
        <w:rPr>
          <w:rFonts w:ascii="Times New Roman" w:eastAsia="Times New Roman" w:hAnsi="Times New Roman" w:cs="Times New Roman"/>
          <w:sz w:val="24"/>
          <w:szCs w:val="24"/>
        </w:rPr>
        <w:t>ch</w:t>
      </w:r>
      <w:r w:rsidR="00AE2814" w:rsidRPr="00295FF4">
        <w:rPr>
          <w:rFonts w:ascii="Times New Roman" w:eastAsia="Times New Roman" w:hAnsi="Times New Roman" w:cs="Times New Roman"/>
          <w:sz w:val="24"/>
          <w:szCs w:val="24"/>
        </w:rPr>
        <w:t xml:space="preserve">ange through time and </w:t>
      </w:r>
      <w:del w:id="132" w:author="Patrick James" w:date="2019-11-12T16:34:00Z">
        <w:r w:rsidR="00AE2814" w:rsidRPr="00295FF4" w:rsidDel="00D8178E">
          <w:rPr>
            <w:rFonts w:ascii="Times New Roman" w:eastAsia="Times New Roman" w:hAnsi="Times New Roman" w:cs="Times New Roman"/>
            <w:sz w:val="24"/>
            <w:szCs w:val="24"/>
          </w:rPr>
          <w:delText>our questio</w:delText>
        </w:r>
        <w:r w:rsidR="00074A90" w:rsidRPr="00295FF4" w:rsidDel="00D8178E">
          <w:rPr>
            <w:rFonts w:ascii="Times New Roman" w:eastAsia="Times New Roman" w:hAnsi="Times New Roman" w:cs="Times New Roman"/>
            <w:sz w:val="24"/>
            <w:szCs w:val="24"/>
          </w:rPr>
          <w:delText xml:space="preserve">n </w:delText>
        </w:r>
      </w:del>
      <w:ins w:id="133" w:author="Patrick James" w:date="2019-11-12T16:34:00Z">
        <w:r w:rsidR="00D8178E">
          <w:rPr>
            <w:rFonts w:ascii="Times New Roman" w:eastAsia="Times New Roman" w:hAnsi="Times New Roman" w:cs="Times New Roman"/>
            <w:sz w:val="24"/>
            <w:szCs w:val="24"/>
          </w:rPr>
          <w:t xml:space="preserve">that </w:t>
        </w:r>
      </w:ins>
      <w:r w:rsidR="00074A90" w:rsidRPr="00295FF4">
        <w:rPr>
          <w:rFonts w:ascii="Times New Roman" w:eastAsia="Times New Roman" w:hAnsi="Times New Roman" w:cs="Times New Roman"/>
          <w:sz w:val="24"/>
          <w:szCs w:val="24"/>
        </w:rPr>
        <w:t xml:space="preserve">of </w:t>
      </w:r>
      <w:del w:id="134" w:author="Patrick James" w:date="2019-11-12T16:34:00Z">
        <w:r w:rsidR="00074A90" w:rsidRPr="00295FF4" w:rsidDel="00D8178E">
          <w:rPr>
            <w:rFonts w:ascii="Times New Roman" w:eastAsia="Times New Roman" w:hAnsi="Times New Roman" w:cs="Times New Roman"/>
            <w:sz w:val="24"/>
            <w:szCs w:val="24"/>
          </w:rPr>
          <w:delText xml:space="preserve">monitoring </w:delText>
        </w:r>
      </w:del>
      <w:ins w:id="135" w:author="Patrick James" w:date="2019-11-12T16:34:00Z">
        <w:r w:rsidR="00D8178E">
          <w:rPr>
            <w:rFonts w:ascii="Times New Roman" w:eastAsia="Times New Roman" w:hAnsi="Times New Roman" w:cs="Times New Roman"/>
            <w:sz w:val="24"/>
            <w:szCs w:val="24"/>
          </w:rPr>
          <w:t xml:space="preserve">how </w:t>
        </w:r>
      </w:ins>
      <w:r w:rsidR="00074A90" w:rsidRPr="00295FF4">
        <w:rPr>
          <w:rFonts w:ascii="Times New Roman" w:eastAsia="Times New Roman" w:hAnsi="Times New Roman" w:cs="Times New Roman"/>
          <w:sz w:val="24"/>
          <w:szCs w:val="24"/>
        </w:rPr>
        <w:t xml:space="preserve">genetic </w:t>
      </w:r>
      <w:ins w:id="136" w:author="Patrick James" w:date="2019-11-12T16:35:00Z">
        <w:r w:rsidR="00D8178E">
          <w:rPr>
            <w:rFonts w:ascii="Times New Roman" w:eastAsia="Times New Roman" w:hAnsi="Times New Roman" w:cs="Times New Roman"/>
            <w:sz w:val="24"/>
            <w:szCs w:val="24"/>
          </w:rPr>
          <w:t xml:space="preserve">diversity </w:t>
        </w:r>
      </w:ins>
      <w:r w:rsidR="00074A90" w:rsidRPr="00295FF4">
        <w:rPr>
          <w:rFonts w:ascii="Times New Roman" w:eastAsia="Times New Roman" w:hAnsi="Times New Roman" w:cs="Times New Roman"/>
          <w:sz w:val="24"/>
          <w:szCs w:val="24"/>
        </w:rPr>
        <w:t>change</w:t>
      </w:r>
      <w:ins w:id="137" w:author="Patrick James" w:date="2019-11-12T16:34:00Z">
        <w:r w:rsidR="00D8178E">
          <w:rPr>
            <w:rFonts w:ascii="Times New Roman" w:eastAsia="Times New Roman" w:hAnsi="Times New Roman" w:cs="Times New Roman"/>
            <w:sz w:val="24"/>
            <w:szCs w:val="24"/>
          </w:rPr>
          <w:t>s</w:t>
        </w:r>
      </w:ins>
      <w:r w:rsidR="00074A90" w:rsidRPr="00295FF4">
        <w:rPr>
          <w:rFonts w:ascii="Times New Roman" w:eastAsia="Times New Roman" w:hAnsi="Times New Roman" w:cs="Times New Roman"/>
          <w:sz w:val="24"/>
          <w:szCs w:val="24"/>
        </w:rPr>
        <w:t xml:space="preserve"> through time, we expect that TBI can be </w:t>
      </w:r>
      <w:del w:id="138" w:author="Patrick James" w:date="2019-11-12T16:35:00Z">
        <w:r w:rsidR="00074A90" w:rsidRPr="00295FF4" w:rsidDel="00D8178E">
          <w:rPr>
            <w:rFonts w:ascii="Times New Roman" w:eastAsia="Times New Roman" w:hAnsi="Times New Roman" w:cs="Times New Roman"/>
            <w:sz w:val="24"/>
            <w:szCs w:val="24"/>
          </w:rPr>
          <w:delText xml:space="preserve">applied/modified for the analysis of </w:delText>
        </w:r>
      </w:del>
      <w:ins w:id="139" w:author="Patrick James" w:date="2019-11-12T16:35:00Z">
        <w:r w:rsidR="00D8178E">
          <w:rPr>
            <w:rFonts w:ascii="Times New Roman" w:eastAsia="Times New Roman" w:hAnsi="Times New Roman" w:cs="Times New Roman"/>
            <w:sz w:val="24"/>
            <w:szCs w:val="24"/>
          </w:rPr>
          <w:t xml:space="preserve">applied to spatial-temporal </w:t>
        </w:r>
      </w:ins>
      <w:r w:rsidR="00074A90" w:rsidRPr="00295FF4">
        <w:rPr>
          <w:rFonts w:ascii="Times New Roman" w:eastAsia="Times New Roman" w:hAnsi="Times New Roman" w:cs="Times New Roman"/>
          <w:sz w:val="24"/>
          <w:szCs w:val="24"/>
        </w:rPr>
        <w:t xml:space="preserve">multi-locus genotypic data. </w:t>
      </w:r>
      <w:r w:rsidRPr="00295FF4">
        <w:rPr>
          <w:rFonts w:ascii="Times New Roman" w:eastAsia="Times New Roman" w:hAnsi="Times New Roman" w:cs="Times New Roman"/>
          <w:sz w:val="24"/>
          <w:szCs w:val="24"/>
        </w:rPr>
        <w:t xml:space="preserve">The </w:t>
      </w:r>
      <w:del w:id="140" w:author="Patrick James" w:date="2019-11-12T16:35:00Z">
        <w:r w:rsidRPr="00295FF4" w:rsidDel="00D8178E">
          <w:rPr>
            <w:rFonts w:ascii="Times New Roman" w:eastAsia="Times New Roman" w:hAnsi="Times New Roman" w:cs="Times New Roman"/>
            <w:sz w:val="24"/>
            <w:szCs w:val="24"/>
          </w:rPr>
          <w:delText xml:space="preserve">method </w:delText>
        </w:r>
      </w:del>
      <w:ins w:id="141" w:author="Patrick James" w:date="2019-11-12T16:35:00Z">
        <w:r w:rsidR="00D8178E">
          <w:rPr>
            <w:rFonts w:ascii="Times New Roman" w:eastAsia="Times New Roman" w:hAnsi="Times New Roman" w:cs="Times New Roman"/>
            <w:sz w:val="24"/>
            <w:szCs w:val="24"/>
          </w:rPr>
          <w:t xml:space="preserve">TBI approach </w:t>
        </w:r>
      </w:ins>
      <w:del w:id="142" w:author="Patrick James" w:date="2019-11-12T16:35:00Z">
        <w:r w:rsidRPr="00295FF4" w:rsidDel="00D8178E">
          <w:rPr>
            <w:rFonts w:ascii="Times New Roman" w:eastAsia="Times New Roman" w:hAnsi="Times New Roman" w:cs="Times New Roman"/>
            <w:sz w:val="24"/>
            <w:szCs w:val="24"/>
          </w:rPr>
          <w:delText xml:space="preserve">involves </w:delText>
        </w:r>
      </w:del>
      <w:del w:id="143" w:author="Patrick James" w:date="2019-11-12T16:36:00Z">
        <w:r w:rsidRPr="00295FF4" w:rsidDel="00D8178E">
          <w:rPr>
            <w:rFonts w:ascii="Times New Roman" w:eastAsia="Times New Roman" w:hAnsi="Times New Roman" w:cs="Times New Roman"/>
            <w:sz w:val="24"/>
            <w:szCs w:val="24"/>
          </w:rPr>
          <w:delText>estimat</w:delText>
        </w:r>
      </w:del>
      <w:del w:id="144" w:author="Patrick James" w:date="2019-11-12T16:35:00Z">
        <w:r w:rsidRPr="00295FF4" w:rsidDel="00D8178E">
          <w:rPr>
            <w:rFonts w:ascii="Times New Roman" w:eastAsia="Times New Roman" w:hAnsi="Times New Roman" w:cs="Times New Roman"/>
            <w:sz w:val="24"/>
            <w:szCs w:val="24"/>
          </w:rPr>
          <w:delText>ing</w:delText>
        </w:r>
      </w:del>
      <w:del w:id="145" w:author="Patrick James" w:date="2019-11-12T16:36:00Z">
        <w:r w:rsidRPr="00295FF4" w:rsidDel="00D8178E">
          <w:rPr>
            <w:rFonts w:ascii="Times New Roman" w:eastAsia="Times New Roman" w:hAnsi="Times New Roman" w:cs="Times New Roman"/>
            <w:sz w:val="24"/>
            <w:szCs w:val="24"/>
          </w:rPr>
          <w:delText xml:space="preserve"> </w:delText>
        </w:r>
      </w:del>
      <w:ins w:id="146" w:author="Patrick James" w:date="2019-11-12T16:36:00Z">
        <w:r w:rsidR="00D8178E">
          <w:rPr>
            <w:rFonts w:ascii="Times New Roman" w:eastAsia="Times New Roman" w:hAnsi="Times New Roman" w:cs="Times New Roman"/>
            <w:sz w:val="24"/>
            <w:szCs w:val="24"/>
          </w:rPr>
          <w:t xml:space="preserve">quantifies </w:t>
        </w:r>
      </w:ins>
      <w:r w:rsidRPr="00295FF4">
        <w:rPr>
          <w:rFonts w:ascii="Times New Roman" w:eastAsia="Times New Roman" w:hAnsi="Times New Roman" w:cs="Times New Roman"/>
          <w:sz w:val="24"/>
          <w:szCs w:val="24"/>
        </w:rPr>
        <w:t xml:space="preserve">temporal change in </w:t>
      </w:r>
      <w:del w:id="147" w:author="Patrick James" w:date="2019-11-12T16:36:00Z">
        <w:r w:rsidRPr="00295FF4" w:rsidDel="00D8178E">
          <w:rPr>
            <w:rFonts w:ascii="Times New Roman" w:eastAsia="Times New Roman" w:hAnsi="Times New Roman" w:cs="Times New Roman"/>
            <w:sz w:val="24"/>
            <w:szCs w:val="24"/>
          </w:rPr>
          <w:delText xml:space="preserve">each </w:delText>
        </w:r>
      </w:del>
      <w:r w:rsidRPr="00295FF4">
        <w:rPr>
          <w:rFonts w:ascii="Times New Roman" w:eastAsia="Times New Roman" w:hAnsi="Times New Roman" w:cs="Times New Roman"/>
          <w:sz w:val="24"/>
          <w:szCs w:val="24"/>
        </w:rPr>
        <w:t>sampling site</w:t>
      </w:r>
      <w:ins w:id="148" w:author="Patrick James" w:date="2019-11-12T16:36:00Z">
        <w:r w:rsidR="00D8178E">
          <w:rPr>
            <w:rFonts w:ascii="Times New Roman" w:eastAsia="Times New Roman" w:hAnsi="Times New Roman" w:cs="Times New Roman"/>
            <w:sz w:val="24"/>
            <w:szCs w:val="24"/>
          </w:rPr>
          <w:t>s</w:t>
        </w:r>
      </w:ins>
      <w:r w:rsidRPr="00295FF4">
        <w:rPr>
          <w:rFonts w:ascii="Times New Roman" w:eastAsia="Times New Roman" w:hAnsi="Times New Roman" w:cs="Times New Roman"/>
          <w:sz w:val="24"/>
          <w:szCs w:val="24"/>
        </w:rPr>
        <w:t xml:space="preserve"> between two </w:t>
      </w:r>
      <w:del w:id="149" w:author="Patrick James" w:date="2019-11-12T16:36:00Z">
        <w:r w:rsidRPr="00295FF4" w:rsidDel="00D8178E">
          <w:rPr>
            <w:rFonts w:ascii="Times New Roman" w:eastAsia="Times New Roman" w:hAnsi="Times New Roman" w:cs="Times New Roman"/>
            <w:sz w:val="24"/>
            <w:szCs w:val="24"/>
          </w:rPr>
          <w:delText xml:space="preserve">dates </w:delText>
        </w:r>
      </w:del>
      <w:ins w:id="150" w:author="Patrick James" w:date="2019-11-12T16:36:00Z">
        <w:r w:rsidR="00D8178E">
          <w:rPr>
            <w:rFonts w:ascii="Times New Roman" w:eastAsia="Times New Roman" w:hAnsi="Times New Roman" w:cs="Times New Roman"/>
            <w:sz w:val="24"/>
            <w:szCs w:val="24"/>
          </w:rPr>
          <w:t xml:space="preserve">points in time </w:t>
        </w:r>
      </w:ins>
      <w:r w:rsidRPr="00295FF4">
        <w:rPr>
          <w:rFonts w:ascii="Times New Roman" w:eastAsia="Times New Roman" w:hAnsi="Times New Roman" w:cs="Times New Roman"/>
          <w:sz w:val="24"/>
          <w:szCs w:val="24"/>
        </w:rPr>
        <w:t>using a dissimilarity index</w:t>
      </w:r>
      <w:del w:id="151" w:author="Patrick James" w:date="2019-11-12T16:36:00Z">
        <w:r w:rsidRPr="00295FF4" w:rsidDel="00461C2D">
          <w:rPr>
            <w:rFonts w:ascii="Times New Roman" w:eastAsia="Times New Roman" w:hAnsi="Times New Roman" w:cs="Times New Roman"/>
            <w:sz w:val="24"/>
            <w:szCs w:val="24"/>
          </w:rPr>
          <w:delText>/distance</w:delText>
        </w:r>
      </w:del>
      <w:ins w:id="152" w:author="Patrick James" w:date="2019-11-12T16:36:00Z">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w:t>
        </w:r>
      </w:ins>
      <w:ins w:id="153" w:author="Patrick James" w:date="2019-11-12T16:37:00Z">
        <w:r w:rsidR="00461C2D">
          <w:rPr>
            <w:rFonts w:ascii="Times New Roman" w:eastAsia="Times New Roman" w:hAnsi="Times New Roman" w:cs="Times New Roman"/>
            <w:sz w:val="24"/>
            <w:szCs w:val="24"/>
          </w:rPr>
          <w:t xml:space="preserve">is </w:t>
        </w:r>
      </w:ins>
      <w:ins w:id="154" w:author="Patrick James" w:date="2019-11-12T16:36:00Z">
        <w:r w:rsidR="00461C2D">
          <w:rPr>
            <w:rFonts w:ascii="Times New Roman" w:eastAsia="Times New Roman" w:hAnsi="Times New Roman" w:cs="Times New Roman"/>
            <w:sz w:val="24"/>
            <w:szCs w:val="24"/>
          </w:rPr>
          <w:t xml:space="preserve">then </w:t>
        </w:r>
      </w:ins>
      <w:del w:id="155" w:author="Patrick James" w:date="2019-11-12T16:36:00Z">
        <w:r w:rsidRPr="00295FF4" w:rsidDel="00461C2D">
          <w:rPr>
            <w:rFonts w:ascii="Times New Roman" w:eastAsia="Times New Roman" w:hAnsi="Times New Roman" w:cs="Times New Roman"/>
            <w:sz w:val="24"/>
            <w:szCs w:val="24"/>
          </w:rPr>
          <w:delText>,</w:delText>
        </w:r>
        <w:r w:rsidR="00A538F0" w:rsidRPr="00295FF4" w:rsidDel="00461C2D">
          <w:rPr>
            <w:rFonts w:ascii="Times New Roman" w:eastAsia="Times New Roman" w:hAnsi="Times New Roman" w:cs="Times New Roman"/>
            <w:sz w:val="24"/>
            <w:szCs w:val="24"/>
          </w:rPr>
          <w:delText xml:space="preserve"> and</w:delText>
        </w:r>
        <w:r w:rsidRPr="00295FF4" w:rsidDel="00461C2D">
          <w:rPr>
            <w:rFonts w:ascii="Times New Roman" w:eastAsia="Times New Roman" w:hAnsi="Times New Roman" w:cs="Times New Roman"/>
            <w:sz w:val="24"/>
            <w:szCs w:val="24"/>
          </w:rPr>
          <w:delText xml:space="preserve"> testing the significance </w:delText>
        </w:r>
      </w:del>
      <w:del w:id="156" w:author="Patrick James" w:date="2019-11-12T16:37:00Z">
        <w:r w:rsidRPr="00295FF4" w:rsidDel="00461C2D">
          <w:rPr>
            <w:rFonts w:ascii="Times New Roman" w:eastAsia="Times New Roman" w:hAnsi="Times New Roman" w:cs="Times New Roman"/>
            <w:sz w:val="24"/>
            <w:szCs w:val="24"/>
          </w:rPr>
          <w:delText xml:space="preserve">of each change through </w:delText>
        </w:r>
      </w:del>
      <w:ins w:id="157" w:author="Patrick James" w:date="2019-11-12T16:37:00Z">
        <w:r w:rsidR="00461C2D">
          <w:rPr>
            <w:rFonts w:ascii="Times New Roman" w:eastAsia="Times New Roman" w:hAnsi="Times New Roman" w:cs="Times New Roman"/>
            <w:sz w:val="24"/>
            <w:szCs w:val="24"/>
          </w:rPr>
          <w:t xml:space="preserve">tested using </w:t>
        </w:r>
      </w:ins>
      <w:r w:rsidRPr="00295FF4">
        <w:rPr>
          <w:rFonts w:ascii="Times New Roman" w:eastAsia="Times New Roman" w:hAnsi="Times New Roman" w:cs="Times New Roman"/>
          <w:sz w:val="24"/>
          <w:szCs w:val="24"/>
        </w:rPr>
        <w:t>permutation</w:t>
      </w:r>
      <w:del w:id="158" w:author="Patrick James" w:date="2019-11-12T16:37:00Z">
        <w:r w:rsidRPr="00295FF4" w:rsidDel="00461C2D">
          <w:rPr>
            <w:rFonts w:ascii="Times New Roman" w:eastAsia="Times New Roman" w:hAnsi="Times New Roman" w:cs="Times New Roman"/>
            <w:sz w:val="24"/>
            <w:szCs w:val="24"/>
          </w:rPr>
          <w:delText>s</w:delText>
        </w:r>
      </w:del>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del w:id="159" w:author="Patrick James" w:date="2019-11-12T16:37:00Z">
        <w:r w:rsidR="00EA7841" w:rsidRPr="00295FF4" w:rsidDel="00461C2D">
          <w:rPr>
            <w:rFonts w:ascii="Times New Roman" w:eastAsia="Times New Roman" w:hAnsi="Times New Roman" w:cs="Times New Roman"/>
            <w:sz w:val="24"/>
            <w:szCs w:val="24"/>
          </w:rPr>
          <w:delText xml:space="preserve">Although </w:delText>
        </w:r>
        <w:r w:rsidR="00D01E4D" w:rsidRPr="00295FF4" w:rsidDel="00461C2D">
          <w:rPr>
            <w:rFonts w:ascii="Times New Roman" w:eastAsia="Times New Roman" w:hAnsi="Times New Roman" w:cs="Times New Roman"/>
            <w:sz w:val="24"/>
            <w:szCs w:val="24"/>
          </w:rPr>
          <w:delText xml:space="preserve">other </w:delText>
        </w:r>
        <w:r w:rsidR="00EA7841" w:rsidRPr="00295FF4" w:rsidDel="00461C2D">
          <w:rPr>
            <w:rFonts w:ascii="Times New Roman" w:eastAsia="Times New Roman" w:hAnsi="Times New Roman" w:cs="Times New Roman"/>
            <w:sz w:val="24"/>
            <w:szCs w:val="24"/>
          </w:rPr>
          <w:delText xml:space="preserve">permutation-based methods have been successful in answering other genetics questions </w:delText>
        </w:r>
        <w:r w:rsidR="007F2634" w:rsidRPr="00295FF4" w:rsidDel="00461C2D">
          <w:rPr>
            <w:rFonts w:ascii="Times New Roman" w:eastAsia="Times New Roman" w:hAnsi="Times New Roman" w:cs="Times New Roman"/>
            <w:sz w:val="24"/>
            <w:szCs w:val="24"/>
          </w:rPr>
          <w:fldChar w:fldCharType="begin" w:fldLock="1"/>
        </w:r>
        <w:r w:rsidR="007F2634" w:rsidRPr="00295FF4" w:rsidDel="00461C2D">
          <w:rPr>
            <w:rFonts w:ascii="Times New Roman" w:eastAsia="Times New Roman" w:hAnsi="Times New Roman" w:cs="Times New Roman"/>
            <w:sz w:val="24"/>
            <w:szCs w:val="24"/>
          </w:rPr>
          <w:delInstrText>ADDIN CSL_CITATION {"citationItems":[{"id":"ITEM-1","itemData":{"ISSN":"00166731","PMID":"7851788","abstract":"The detection of genes that control quantitative characters is a problem of great interest to the genetic mapping community. Methods for locating these quantitative trait loci (QTL) relative to maps of genetic markers are now widely used. This paper addresses an issue common to all QTL mapping methods, that of determining an appropriate threshold value for declaring significant QTL effects. An empirical method is described, based on the concept of a permutation test, for estimating threshold values that are tailored to the experimental data at hand. The method is demonstrated using two real data sets derived from F\n                        2 and recombinant inbred plant populations. An example using simulated data from a backcross design illustrates the effect of marker density on threshold values.","author":[{"dropping-particle":"","family":"Churchill","given":"G. A.","non-dropping-particle":"","parse-names":false,"suffix":""},{"dropping-particle":"","family":"Doerge","given":"R. W.","non-dropping-particle":"","parse-names":false,"suffix":""}],"container-title":"Genetics","id":"ITEM-1","issue":"3","issued":{"date-parts":[["1994"]]},"page":"963-971","title":"Empirical threshold values for quantitative trait mapping","type":"article-journal","volume":"138"},"uris":["http://www.mendeley.com/documents/?uuid=d08f1aba-9d73-48c9-aaf7-0c19b61d397b"]},{"id":"ITEM-2","itemData":{"DOI":"10.1111/mec.12499","ISBN":"1365-294X","ISSN":"09621083","PMID":"24118539","abstract":"Genetic data are increasingly used in landscape ecology for the indirect assessment of functional connectivity, that is, the permeability of landscape to movements of organisms. Among available tools, matrix correlation analyses (e.g. Mantel tests or mixed models) are commonly used to test for the relationship between pairwise genetic distances and movement costs incurred by dispersing individuals. When organisms are spatially clustered, a population-based sampling scheme (PSS) is usually performed, so that a large number of genotypes can be used to compute pairwise genetic distances on the basis of allelic frequencies. Because of financial constraints, this kind of sampling scheme implies a drastic reduction in the number of sampled aggregates, thereby reducing sampling coverage at the landscape level. We used matrix correlation analyses on simulated and empirical genetic data sets to investigate the efficiency of an individual-based sampling scheme (ISS) in detecting isolation-by-distance and isolation-by-barrier patterns. Provided that pseudo-replication issues are taken into account (e.g. through restricted permutations in Mantel tests), we showed that the use of interindividual measures of genotypic dissimilarity may efficiently replace interpopulation measures of genetic differentiation: the sampling of only three or four individuals per aggregate may be sufficient to efficiently detect specific genetic patterns in most situations. The ISS proved to be a promising methodological alternative to the more conventional PSS, offering much flexibility in the spatial design of sampling schemes and ensuring an optimal representativeness of landscape heterogeneity in data, with few aggregates left unsampled. Each strategy offering specific advantages, a combined use of both sampling schemes is discussed.","author":[{"dropping-particle":"","family":"Prunier","given":"J. G.","non-dropping-particle":"","parse-names":false,"suffix":""},{"dropping-particle":"","family":"Kaufmann","given":"B.","non-dropping-particle":"","parse-names":false,"suffix":""},{"dropping-particle":"","family":"Fenet","given":"S.","non-dropping-particle":"","parse-names":false,"suffix":""},{"dropping-particle":"","family":"Picard","given":"D.","non-dropping-particle":"","parse-names":false,"suffix":""},{"dropping-particle":"","family":"Pompanon","given":"F.","non-dropping-particle":"","parse-names":false,"suffix":""},{"dropping-particle":"","family":"Joly","given":"P.","non-dropping-particle":"","parse-names":false,"suffix":""},{"dropping-particle":"","family":"Lena","given":"J. P.","non-dropping-particle":"","parse-names":false,"suffix":""}],"container-title":"Molecular Ecology","id":"ITEM-2","issue":"22","issued":{"date-parts":[["2013"]]},"page":"5516-5530","title":"Optimizing the trade-off between spatial and genetic sampling efforts in patchy populations: Towards a better assessment of functional connectivity using an individual-based sampling scheme","type":"article-journal","volume":"22"},"uris":["http://www.mendeley.com/documents/?uuid=dc2eab15-451c-4735-87c8-1657e3de6f6e"]},{"id":"ITEM-3","itemData":{"DOI":"10.1086/696233","ISSN":"0003-0147","abstract":"AbstractIdentifying landscape features that affect functional connectivity among populations is a major challenge in fundamental and applied sciences. Landscape genetics combines landscape and genetic data to address this issue, with the main objective of disentangling direct and indirect relationships among an intricate set of variables. Causal modeling has strong potential to address the complex nature of landscape genetic data sets. However, this statistical approach was not initially developed to address the pairwise distance matrices commonly used in landscape genetics. Here, we aimed to extend the applicability of two causal modeling methods—that is, maximum-likelihood path analysis and the directional separation test—by developing statistical approaches aimed at handling distance matrices and improving functional connectivity inference. Using simulations, we showed that these approaches greatly improved the robustness of the absolute (using a frequentist approach) and relative (using an information...","author":[{"dropping-particle":"","family":"Fourtune","given":"Lisa","non-dropping-particle":"","parse-names":false,"suffix":""},{"dropping-particle":"","family":"Prunier","given":"Jérôme G.","non-dropping-particle":"","parse-names":false,"suffix":""},{"dropping-particle":"","family":"Paz-Vinas","given":"Ivan","non-dropping-particle":"","parse-names":false,"suffix":""},{"dropping-particle":"","family":"Loot","given":"Géraldine","non-dropping-particle":"","parse-names":false,"suffix":""},{"dropping-particle":"","family":"Veyssière","given":"Charlotte","non-dropping-particle":"","parse-names":false,"suffix":""},{"dropping-particle":"","family":"Blanchet","given":"Simon","non-dropping-particle":"","parse-names":false,"suffix":""}],"container-title":"The American Naturalist","id":"ITEM-3","issue":"4","issued":{"date-parts":[["2018"]]},"page":"000-000","title":"Inferring Causalities in Landscape Genetics: An Extension of Wright’s Causal Modeling to Distance Matrices","type":"article-journal","volume":"191"},"uris":["http://www.mendeley.com/documents/?uuid=7616212e-6bce-461b-99a0-265631eea6be"]}],"mendeley":{"formattedCitation":"(Churchill &amp; Doerge, 1994; Fourtune et al., 2018; Prunier et al., 2013)","manualFormatting":"(e.g. Churchill &amp; Doerge, 1994; Fourtune et al., 2018; Prunier et al., 2013)","plainTextFormattedCitation":"(Churchill &amp; Doerge, 1994; Fourtune et al., 2018; Prunier et al., 2013)","previouslyFormattedCitation":"(Churchill &amp; Doerge, 1994; Fourtune et al., 2018; Prunier et al., 2013)"},"properties":{"noteIndex":0},"schema":"https://github.com/citation-style-language/schema/raw/master/csl-citation.json"}</w:delInstrText>
        </w:r>
        <w:r w:rsidR="007F2634" w:rsidRPr="00295FF4" w:rsidDel="00461C2D">
          <w:rPr>
            <w:rFonts w:ascii="Times New Roman" w:eastAsia="Times New Roman" w:hAnsi="Times New Roman" w:cs="Times New Roman"/>
            <w:sz w:val="24"/>
            <w:szCs w:val="24"/>
          </w:rPr>
          <w:fldChar w:fldCharType="separate"/>
        </w:r>
        <w:r w:rsidR="007F2634" w:rsidRPr="00295FF4" w:rsidDel="00461C2D">
          <w:rPr>
            <w:rFonts w:ascii="Times New Roman" w:eastAsia="Times New Roman" w:hAnsi="Times New Roman" w:cs="Times New Roman"/>
            <w:noProof/>
            <w:sz w:val="24"/>
            <w:szCs w:val="24"/>
          </w:rPr>
          <w:delText>(e.g. Churchill &amp; Doerge, 1994; Fourtune et al., 2018; Prunier et al., 2013)</w:delText>
        </w:r>
        <w:r w:rsidR="007F2634" w:rsidRPr="00295FF4" w:rsidDel="00461C2D">
          <w:rPr>
            <w:rFonts w:ascii="Times New Roman" w:eastAsia="Times New Roman" w:hAnsi="Times New Roman" w:cs="Times New Roman"/>
            <w:sz w:val="24"/>
            <w:szCs w:val="24"/>
          </w:rPr>
          <w:fldChar w:fldCharType="end"/>
        </w:r>
        <w:r w:rsidR="007F2634" w:rsidRPr="00295FF4" w:rsidDel="00461C2D">
          <w:rPr>
            <w:rFonts w:ascii="Times New Roman" w:eastAsia="Times New Roman" w:hAnsi="Times New Roman" w:cs="Times New Roman"/>
            <w:sz w:val="24"/>
            <w:szCs w:val="24"/>
          </w:rPr>
          <w:delText xml:space="preserve">, </w:delText>
        </w:r>
        <w:r w:rsidR="00D01E4D" w:rsidRPr="00295FF4" w:rsidDel="00461C2D">
          <w:rPr>
            <w:rFonts w:ascii="Times New Roman" w:eastAsia="Times New Roman" w:hAnsi="Times New Roman" w:cs="Times New Roman"/>
            <w:sz w:val="24"/>
            <w:szCs w:val="24"/>
          </w:rPr>
          <w:delText xml:space="preserve">and </w:delText>
        </w:r>
      </w:del>
      <w:ins w:id="160" w:author="Patrick James" w:date="2019-11-12T16:37:00Z">
        <w:r w:rsidR="00461C2D">
          <w:rPr>
            <w:rFonts w:ascii="Times New Roman" w:eastAsia="Times New Roman" w:hAnsi="Times New Roman" w:cs="Times New Roman"/>
            <w:sz w:val="24"/>
            <w:szCs w:val="24"/>
          </w:rPr>
          <w:t xml:space="preserve">The </w:t>
        </w:r>
      </w:ins>
      <w:r w:rsidR="00D01E4D" w:rsidRPr="00295FF4">
        <w:rPr>
          <w:rFonts w:ascii="Times New Roman" w:eastAsia="Times New Roman" w:hAnsi="Times New Roman" w:cs="Times New Roman"/>
          <w:sz w:val="24"/>
          <w:szCs w:val="24"/>
        </w:rPr>
        <w:t xml:space="preserve">TBI </w:t>
      </w:r>
      <w:ins w:id="161" w:author="Patrick James" w:date="2019-11-12T16:37:00Z">
        <w:r w:rsidR="00461C2D">
          <w:rPr>
            <w:rFonts w:ascii="Times New Roman" w:eastAsia="Times New Roman" w:hAnsi="Times New Roman" w:cs="Times New Roman"/>
            <w:sz w:val="24"/>
            <w:szCs w:val="24"/>
          </w:rPr>
          <w:t xml:space="preserve">approach </w:t>
        </w:r>
      </w:ins>
      <w:r w:rsidR="00D01E4D" w:rsidRPr="00295FF4">
        <w:rPr>
          <w:rFonts w:ascii="Times New Roman" w:eastAsia="Times New Roman" w:hAnsi="Times New Roman" w:cs="Times New Roman"/>
          <w:sz w:val="24"/>
          <w:szCs w:val="24"/>
        </w:rPr>
        <w:t xml:space="preserve">has been extensively tested on community composition data </w:t>
      </w:r>
      <w:r w:rsidR="00D01E4D" w:rsidRPr="00295FF4">
        <w:rPr>
          <w:rFonts w:ascii="Times New Roman" w:eastAsia="Times New Roman" w:hAnsi="Times New Roman" w:cs="Times New Roman"/>
          <w:sz w:val="24"/>
          <w:szCs w:val="24"/>
        </w:rPr>
        <w:lastRenderedPageBreak/>
        <w:fldChar w:fldCharType="begin" w:fldLock="1"/>
      </w:r>
      <w:r w:rsidR="00D433EE" w:rsidRPr="00295FF4">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D01E4D" w:rsidRPr="00295FF4">
        <w:rPr>
          <w:rFonts w:ascii="Times New Roman" w:eastAsia="Times New Roman" w:hAnsi="Times New Roman" w:cs="Times New Roman"/>
          <w:noProof/>
          <w:sz w:val="24"/>
          <w:szCs w:val="24"/>
        </w:rPr>
        <w:t>(Legendre, 2019b)</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del w:id="162" w:author="Patrick James" w:date="2019-11-12T16:37:00Z">
        <w:r w:rsidR="00D01E4D" w:rsidRPr="00295FF4" w:rsidDel="00461C2D">
          <w:rPr>
            <w:rFonts w:ascii="Times New Roman" w:eastAsia="Times New Roman" w:hAnsi="Times New Roman" w:cs="Times New Roman"/>
            <w:sz w:val="24"/>
            <w:szCs w:val="24"/>
          </w:rPr>
          <w:delText>t</w:delText>
        </w:r>
        <w:r w:rsidR="009A1C9A" w:rsidRPr="00295FF4" w:rsidDel="00461C2D">
          <w:rPr>
            <w:rFonts w:ascii="Times New Roman" w:eastAsia="Times New Roman" w:hAnsi="Times New Roman" w:cs="Times New Roman"/>
            <w:sz w:val="24"/>
            <w:szCs w:val="24"/>
          </w:rPr>
          <w:delText xml:space="preserve">here is uncertainty about the </w:delText>
        </w:r>
      </w:del>
      <w:ins w:id="163" w:author="Patrick James" w:date="2019-11-12T16:37:00Z">
        <w:r w:rsidR="00461C2D">
          <w:rPr>
            <w:rFonts w:ascii="Times New Roman" w:eastAsia="Times New Roman" w:hAnsi="Times New Roman" w:cs="Times New Roman"/>
            <w:sz w:val="24"/>
            <w:szCs w:val="24"/>
          </w:rPr>
          <w:t xml:space="preserve">but its </w:t>
        </w:r>
      </w:ins>
      <w:del w:id="164" w:author="Patrick James" w:date="2019-11-12T16:37:00Z">
        <w:r w:rsidR="009A1C9A" w:rsidRPr="00295FF4" w:rsidDel="00461C2D">
          <w:rPr>
            <w:rFonts w:ascii="Times New Roman" w:eastAsia="Times New Roman" w:hAnsi="Times New Roman" w:cs="Times New Roman"/>
            <w:sz w:val="24"/>
            <w:szCs w:val="24"/>
          </w:rPr>
          <w:delText xml:space="preserve">performance </w:delText>
        </w:r>
      </w:del>
      <w:ins w:id="165" w:author="Patrick James" w:date="2019-11-12T16:37:00Z">
        <w:r w:rsidR="00461C2D">
          <w:rPr>
            <w:rFonts w:ascii="Times New Roman" w:eastAsia="Times New Roman" w:hAnsi="Times New Roman" w:cs="Times New Roman"/>
            <w:sz w:val="24"/>
            <w:szCs w:val="24"/>
          </w:rPr>
          <w:t xml:space="preserve">ability to detect </w:t>
        </w:r>
      </w:ins>
      <w:ins w:id="166" w:author="Patrick James" w:date="2019-11-12T16:38:00Z">
        <w:r w:rsidR="00461C2D">
          <w:rPr>
            <w:rFonts w:ascii="Times New Roman" w:eastAsia="Times New Roman" w:hAnsi="Times New Roman" w:cs="Times New Roman"/>
            <w:sz w:val="24"/>
            <w:szCs w:val="24"/>
          </w:rPr>
          <w:t>meaningful changes in genetic diversity has not yet been examined</w:t>
        </w:r>
      </w:ins>
      <w:del w:id="167" w:author="Patrick James" w:date="2019-11-12T16:38:00Z">
        <w:r w:rsidR="00D01E4D" w:rsidRPr="00295FF4" w:rsidDel="00461C2D">
          <w:rPr>
            <w:rFonts w:ascii="Times New Roman" w:eastAsia="Times New Roman" w:hAnsi="Times New Roman" w:cs="Times New Roman"/>
            <w:sz w:val="24"/>
            <w:szCs w:val="24"/>
          </w:rPr>
          <w:delText>of TBI</w:delText>
        </w:r>
        <w:r w:rsidR="009A1C9A" w:rsidRPr="00295FF4" w:rsidDel="00461C2D">
          <w:rPr>
            <w:rFonts w:ascii="Times New Roman" w:eastAsia="Times New Roman" w:hAnsi="Times New Roman" w:cs="Times New Roman"/>
            <w:sz w:val="24"/>
            <w:szCs w:val="24"/>
          </w:rPr>
          <w:delText>, when applied to genetic data</w:delText>
        </w:r>
      </w:del>
      <w:r w:rsidR="00D01E4D" w:rsidRPr="00295FF4">
        <w:rPr>
          <w:rFonts w:ascii="Times New Roman" w:eastAsia="Times New Roman" w:hAnsi="Times New Roman" w:cs="Times New Roman"/>
          <w:sz w:val="24"/>
          <w:szCs w:val="24"/>
        </w:rPr>
        <w:t>.</w:t>
      </w:r>
    </w:p>
    <w:p w14:paraId="749E51B2" w14:textId="0677D96F" w:rsidR="00965170" w:rsidRPr="00295FF4" w:rsidDel="00461C2D" w:rsidRDefault="006F04E2" w:rsidP="00461C2D">
      <w:pPr>
        <w:spacing w:before="240" w:after="240" w:line="480" w:lineRule="auto"/>
        <w:rPr>
          <w:del w:id="168" w:author="Patrick James" w:date="2019-11-12T16:46:00Z"/>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del w:id="169" w:author="Patrick James" w:date="2019-11-12T16:38:00Z">
        <w:r w:rsidR="001411DE" w:rsidRPr="00295FF4" w:rsidDel="00461C2D">
          <w:rPr>
            <w:rFonts w:ascii="Times New Roman" w:eastAsia="Times New Roman" w:hAnsi="Times New Roman" w:cs="Times New Roman"/>
            <w:sz w:val="24"/>
            <w:szCs w:val="24"/>
          </w:rPr>
          <w:delText xml:space="preserve">build upon </w:delText>
        </w:r>
      </w:del>
      <w:ins w:id="170" w:author="Patrick James" w:date="2019-11-12T16:38:00Z">
        <w:r w:rsidR="00461C2D">
          <w:rPr>
            <w:rFonts w:ascii="Times New Roman" w:eastAsia="Times New Roman" w:hAnsi="Times New Roman" w:cs="Times New Roman"/>
            <w:sz w:val="24"/>
            <w:szCs w:val="24"/>
          </w:rPr>
          <w:t xml:space="preserve">expand </w:t>
        </w:r>
      </w:ins>
      <w:r w:rsidR="001411DE" w:rsidRPr="00295FF4">
        <w:rPr>
          <w:rFonts w:ascii="Times New Roman" w:eastAsia="Times New Roman" w:hAnsi="Times New Roman" w:cs="Times New Roman"/>
          <w:sz w:val="24"/>
          <w:szCs w:val="24"/>
        </w:rPr>
        <w:t xml:space="preserve">the </w:t>
      </w:r>
      <w:del w:id="171" w:author="Patrick James" w:date="2019-11-12T16:38:00Z">
        <w:r w:rsidR="001411DE" w:rsidRPr="00295FF4" w:rsidDel="00461C2D">
          <w:rPr>
            <w:rFonts w:ascii="Times New Roman" w:eastAsia="Times New Roman" w:hAnsi="Times New Roman" w:cs="Times New Roman"/>
            <w:sz w:val="24"/>
            <w:szCs w:val="24"/>
          </w:rPr>
          <w:delText xml:space="preserve">temporal beta diversity indices </w:delText>
        </w:r>
      </w:del>
      <w:ins w:id="172" w:author="Patrick James" w:date="2019-11-12T16:38:00Z">
        <w:r w:rsidR="00461C2D">
          <w:rPr>
            <w:rFonts w:ascii="Times New Roman" w:eastAsia="Times New Roman" w:hAnsi="Times New Roman" w:cs="Times New Roman"/>
            <w:sz w:val="24"/>
            <w:szCs w:val="24"/>
          </w:rPr>
          <w:t xml:space="preserve">TBI </w:t>
        </w:r>
      </w:ins>
      <w:r w:rsidR="001411DE" w:rsidRPr="00295FF4">
        <w:rPr>
          <w:rFonts w:ascii="Times New Roman" w:eastAsia="Times New Roman" w:hAnsi="Times New Roman" w:cs="Times New Roman"/>
          <w:sz w:val="24"/>
          <w:szCs w:val="24"/>
        </w:rPr>
        <w:t xml:space="preserve">framework to </w:t>
      </w:r>
      <w:ins w:id="173" w:author="Patrick James" w:date="2019-11-12T16:39:00Z">
        <w:r w:rsidR="00461C2D">
          <w:rPr>
            <w:rFonts w:ascii="Times New Roman" w:eastAsia="Times New Roman" w:hAnsi="Times New Roman" w:cs="Times New Roman"/>
            <w:sz w:val="24"/>
            <w:szCs w:val="24"/>
          </w:rPr>
          <w:t xml:space="preserve">be applicable to spatial temporal population genetic data. </w:t>
        </w:r>
      </w:ins>
      <w:ins w:id="174" w:author="Patrick James" w:date="2019-11-12T16:40:00Z">
        <w:r w:rsidR="00461C2D">
          <w:rPr>
            <w:rFonts w:ascii="Times New Roman" w:eastAsia="Times New Roman" w:hAnsi="Times New Roman" w:cs="Times New Roman"/>
            <w:sz w:val="24"/>
            <w:szCs w:val="24"/>
          </w:rPr>
          <w:t>The objective of o</w:t>
        </w:r>
      </w:ins>
      <w:ins w:id="175" w:author="Patrick James" w:date="2019-11-12T16:39:00Z">
        <w:r w:rsidR="00461C2D">
          <w:rPr>
            <w:rFonts w:ascii="Times New Roman" w:eastAsia="Times New Roman" w:hAnsi="Times New Roman" w:cs="Times New Roman"/>
            <w:sz w:val="24"/>
            <w:szCs w:val="24"/>
          </w:rPr>
          <w:t xml:space="preserve">ur new method, </w:t>
        </w:r>
      </w:ins>
      <w:del w:id="176" w:author="Patrick James" w:date="2019-11-12T16:39:00Z">
        <w:r w:rsidR="00BF391B" w:rsidRPr="00295FF4" w:rsidDel="00461C2D">
          <w:rPr>
            <w:rFonts w:ascii="Times New Roman" w:eastAsia="Times New Roman" w:hAnsi="Times New Roman" w:cs="Times New Roman"/>
            <w:sz w:val="24"/>
            <w:szCs w:val="24"/>
          </w:rPr>
          <w:delText xml:space="preserve">develop and apply </w:delText>
        </w:r>
        <w:r w:rsidR="00962B5C" w:rsidRPr="00295FF4" w:rsidDel="00461C2D">
          <w:rPr>
            <w:rFonts w:ascii="Times New Roman" w:eastAsia="Times New Roman" w:hAnsi="Times New Roman" w:cs="Times New Roman"/>
            <w:sz w:val="24"/>
            <w:szCs w:val="24"/>
          </w:rPr>
          <w:delText>a</w:delText>
        </w:r>
        <w:r w:rsidR="004E13A5" w:rsidRPr="00295FF4" w:rsidDel="00461C2D">
          <w:rPr>
            <w:rFonts w:ascii="Times New Roman" w:eastAsia="Times New Roman" w:hAnsi="Times New Roman" w:cs="Times New Roman"/>
            <w:sz w:val="24"/>
            <w:szCs w:val="24"/>
          </w:rPr>
          <w:delText xml:space="preserve"> method</w:delText>
        </w:r>
      </w:del>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ins w:id="177" w:author="Patrick James" w:date="2019-11-12T16:40:00Z">
        <w:r w:rsidR="00461C2D">
          <w:rPr>
            <w:rFonts w:ascii="Times New Roman" w:eastAsia="Times New Roman" w:hAnsi="Times New Roman" w:cs="Times New Roman"/>
            <w:sz w:val="24"/>
            <w:szCs w:val="24"/>
          </w:rPr>
          <w:t xml:space="preserve">is </w:t>
        </w:r>
      </w:ins>
      <w:r w:rsidR="004E13A5" w:rsidRPr="00295FF4">
        <w:rPr>
          <w:rFonts w:ascii="Times New Roman" w:eastAsia="Times New Roman" w:hAnsi="Times New Roman" w:cs="Times New Roman"/>
          <w:sz w:val="24"/>
          <w:szCs w:val="24"/>
        </w:rPr>
        <w:t xml:space="preserve">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ins w:id="178" w:author="Patrick James" w:date="2019-11-12T16:40:00Z">
        <w:r w:rsidR="00461C2D">
          <w:rPr>
            <w:rFonts w:ascii="Times New Roman" w:eastAsia="Times New Roman" w:hAnsi="Times New Roman" w:cs="Times New Roman"/>
            <w:sz w:val="24"/>
            <w:szCs w:val="24"/>
          </w:rPr>
          <w:t xml:space="preserve"> </w:t>
        </w:r>
        <w:commentRangeStart w:id="179"/>
        <w:r w:rsidR="00461C2D">
          <w:rPr>
            <w:rFonts w:ascii="Times New Roman" w:eastAsia="Times New Roman" w:hAnsi="Times New Roman" w:cs="Times New Roman"/>
            <w:sz w:val="24"/>
            <w:szCs w:val="24"/>
          </w:rPr>
          <w:t>and…</w:t>
        </w:r>
        <w:commentRangeEnd w:id="179"/>
        <w:r w:rsidR="00461C2D">
          <w:rPr>
            <w:rStyle w:val="CommentReference"/>
          </w:rPr>
          <w:commentReference w:id="179"/>
        </w:r>
      </w:ins>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commentRangeStart w:id="180"/>
      <w:del w:id="181" w:author="Patrick James" w:date="2019-11-12T16:40:00Z">
        <w:r w:rsidR="00D9453C" w:rsidRPr="00295FF4" w:rsidDel="00461C2D">
          <w:rPr>
            <w:rFonts w:ascii="Times New Roman" w:eastAsia="Times New Roman" w:hAnsi="Times New Roman" w:cs="Times New Roman"/>
            <w:sz w:val="24"/>
            <w:szCs w:val="24"/>
          </w:rPr>
          <w:delText>Such spatial legacies</w:delText>
        </w:r>
        <w:r w:rsidR="001A5222" w:rsidRPr="00295FF4" w:rsidDel="00461C2D">
          <w:rPr>
            <w:rFonts w:ascii="Times New Roman" w:eastAsia="Times New Roman" w:hAnsi="Times New Roman" w:cs="Times New Roman"/>
            <w:sz w:val="24"/>
            <w:szCs w:val="24"/>
          </w:rPr>
          <w:delText xml:space="preserve"> could also highlight which sites should be investigated if managers are not aware of an </w:delText>
        </w:r>
        <w:r w:rsidR="001A5222" w:rsidRPr="00295FF4" w:rsidDel="00461C2D">
          <w:rPr>
            <w:rFonts w:ascii="Times New Roman" w:eastAsia="Times New Roman" w:hAnsi="Times New Roman" w:cs="Times New Roman"/>
            <w:iCs/>
            <w:sz w:val="24"/>
            <w:szCs w:val="24"/>
          </w:rPr>
          <w:delText xml:space="preserve">a priori known </w:delText>
        </w:r>
        <w:r w:rsidR="00DF567C" w:rsidRPr="00295FF4" w:rsidDel="00461C2D">
          <w:rPr>
            <w:rFonts w:ascii="Times New Roman" w:eastAsia="Times New Roman" w:hAnsi="Times New Roman" w:cs="Times New Roman"/>
            <w:iCs/>
            <w:sz w:val="24"/>
            <w:szCs w:val="24"/>
          </w:rPr>
          <w:delText xml:space="preserve">demographic </w:delText>
        </w:r>
        <w:r w:rsidR="001A5222" w:rsidRPr="00295FF4" w:rsidDel="00461C2D">
          <w:rPr>
            <w:rFonts w:ascii="Times New Roman" w:eastAsia="Times New Roman" w:hAnsi="Times New Roman" w:cs="Times New Roman"/>
            <w:sz w:val="24"/>
            <w:szCs w:val="24"/>
          </w:rPr>
          <w:delText xml:space="preserve">event. </w:delText>
        </w:r>
      </w:del>
      <w:commentRangeEnd w:id="180"/>
      <w:r w:rsidR="00461C2D">
        <w:rPr>
          <w:rStyle w:val="CommentReference"/>
        </w:rPr>
        <w:commentReference w:id="180"/>
      </w:r>
      <w:r w:rsidR="004E13A5" w:rsidRPr="00295FF4">
        <w:rPr>
          <w:rFonts w:ascii="Times New Roman" w:eastAsia="Times New Roman" w:hAnsi="Times New Roman" w:cs="Times New Roman"/>
          <w:sz w:val="24"/>
          <w:szCs w:val="24"/>
        </w:rPr>
        <w:t>To demonstrate the effectiveness and applicability of the approach</w:t>
      </w:r>
      <w:r w:rsidR="00033B96">
        <w:rPr>
          <w:rFonts w:ascii="Times New Roman" w:eastAsia="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use</w:t>
      </w:r>
      <w:r w:rsidR="001A5222" w:rsidRPr="00295FF4">
        <w:rPr>
          <w:rFonts w:ascii="Times New Roman" w:eastAsia="Times New Roman" w:hAnsi="Times New Roman" w:cs="Times New Roman"/>
          <w:sz w:val="24"/>
          <w:szCs w:val="24"/>
        </w:rPr>
        <w:t>d</w:t>
      </w:r>
      <w:r w:rsidR="004E13A5"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t xml:space="preserve">a </w:t>
      </w:r>
      <w:r w:rsidR="001A5222" w:rsidRPr="00295FF4">
        <w:rPr>
          <w:rFonts w:ascii="Times New Roman" w:eastAsia="Times New Roman" w:hAnsi="Times New Roman" w:cs="Times New Roman"/>
          <w:sz w:val="24"/>
          <w:szCs w:val="24"/>
        </w:rPr>
        <w:t>spatially-explicit gene flow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6E412E" w:rsidRPr="00295FF4">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We simulated </w:t>
      </w:r>
      <w:r w:rsidR="001411DE" w:rsidRPr="00295FF4">
        <w:rPr>
          <w:rFonts w:ascii="Times New Roman" w:eastAsia="Times New Roman" w:hAnsi="Times New Roman" w:cs="Times New Roman"/>
          <w:sz w:val="24"/>
          <w:szCs w:val="24"/>
        </w:rPr>
        <w:t xml:space="preserve">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commentRangeStart w:id="182"/>
      <w:r w:rsidR="001A5222" w:rsidRPr="00295FF4">
        <w:rPr>
          <w:rFonts w:ascii="Times New Roman" w:eastAsia="Times New Roman" w:hAnsi="Times New Roman" w:cs="Times New Roman"/>
          <w:sz w:val="24"/>
          <w:szCs w:val="24"/>
        </w:rPr>
        <w:t xml:space="preserve">different </w:t>
      </w:r>
      <w:r w:rsidR="004E13A5" w:rsidRPr="00295FF4">
        <w:rPr>
          <w:rFonts w:ascii="Times New Roman" w:eastAsia="Times New Roman" w:hAnsi="Times New Roman" w:cs="Times New Roman"/>
          <w:sz w:val="24"/>
          <w:szCs w:val="24"/>
        </w:rPr>
        <w:t>non-selective demographic changes</w:t>
      </w:r>
      <w:commentRangeEnd w:id="182"/>
      <w:r w:rsidR="00461C2D">
        <w:rPr>
          <w:rStyle w:val="CommentReference"/>
        </w:rPr>
        <w:commentReference w:id="182"/>
      </w:r>
      <w:r w:rsidR="001A5222" w:rsidRPr="00295FF4">
        <w:rPr>
          <w:rStyle w:val="CommentReferenc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commentRangeStart w:id="183"/>
      <w:r w:rsidR="004E13A5" w:rsidRPr="00295FF4">
        <w:rPr>
          <w:rFonts w:ascii="Times New Roman" w:eastAsia="Times New Roman" w:hAnsi="Times New Roman" w:cs="Times New Roman"/>
          <w:sz w:val="24"/>
          <w:szCs w:val="24"/>
        </w:rPr>
        <w:t xml:space="preserve">genetic </w:t>
      </w:r>
      <w:r w:rsidR="006451B0" w:rsidRPr="00295FF4">
        <w:rPr>
          <w:rFonts w:ascii="Times New Roman" w:eastAsia="Times New Roman" w:hAnsi="Times New Roman" w:cs="Times New Roman"/>
          <w:sz w:val="24"/>
          <w:szCs w:val="24"/>
        </w:rPr>
        <w:t>make-up</w:t>
      </w:r>
      <w:r w:rsidR="004E13A5" w:rsidRPr="00295FF4">
        <w:rPr>
          <w:rFonts w:ascii="Times New Roman" w:eastAsia="Times New Roman" w:hAnsi="Times New Roman" w:cs="Times New Roman"/>
          <w:sz w:val="24"/>
          <w:szCs w:val="24"/>
        </w:rPr>
        <w:t xml:space="preserve"> of our populations</w:t>
      </w:r>
      <w:commentRangeEnd w:id="183"/>
      <w:r w:rsidR="00461C2D">
        <w:rPr>
          <w:rStyle w:val="CommentReference"/>
        </w:rPr>
        <w:commentReference w:id="183"/>
      </w:r>
      <w:ins w:id="184" w:author="Patrick James" w:date="2019-11-12T16:46:00Z">
        <w:r w:rsidR="00461C2D">
          <w:rPr>
            <w:rFonts w:ascii="Times New Roman" w:eastAsia="Times New Roman" w:hAnsi="Times New Roman" w:cs="Times New Roman"/>
            <w:sz w:val="24"/>
            <w:szCs w:val="24"/>
          </w:rPr>
          <w:t xml:space="preserve"> under different demographic contexts. Specifically, </w:t>
        </w:r>
      </w:ins>
      <w:del w:id="185" w:author="Patrick James" w:date="2019-11-12T16:46:00Z">
        <w:r w:rsidR="004E13A5" w:rsidRPr="00295FF4" w:rsidDel="00461C2D">
          <w:rPr>
            <w:rFonts w:ascii="Times New Roman" w:eastAsia="Times New Roman" w:hAnsi="Times New Roman" w:cs="Times New Roman"/>
            <w:sz w:val="24"/>
            <w:szCs w:val="24"/>
          </w:rPr>
          <w:delText>, and evaluated the power and error rates</w:delText>
        </w:r>
        <w:r w:rsidR="00965170" w:rsidRPr="00295FF4" w:rsidDel="00461C2D">
          <w:rPr>
            <w:rFonts w:ascii="Times New Roman" w:eastAsia="Times New Roman" w:hAnsi="Times New Roman" w:cs="Times New Roman"/>
            <w:sz w:val="24"/>
            <w:szCs w:val="24"/>
          </w:rPr>
          <w:delText xml:space="preserve"> associated with this approach. </w:delText>
        </w:r>
      </w:del>
      <w:del w:id="186" w:author="Patrick James" w:date="2019-11-12T16:45:00Z">
        <w:r w:rsidR="001411DE" w:rsidRPr="00295FF4" w:rsidDel="00461C2D">
          <w:rPr>
            <w:rFonts w:ascii="Times New Roman" w:hAnsi="Times New Roman" w:cs="Times New Roman"/>
            <w:sz w:val="24"/>
            <w:szCs w:val="24"/>
          </w:rPr>
          <w:delText xml:space="preserve">The goal of our approach is </w:delText>
        </w:r>
        <w:r w:rsidR="00451660" w:rsidRPr="00295FF4" w:rsidDel="00461C2D">
          <w:rPr>
            <w:rFonts w:ascii="Times New Roman" w:hAnsi="Times New Roman" w:cs="Times New Roman"/>
            <w:sz w:val="24"/>
            <w:szCs w:val="24"/>
          </w:rPr>
          <w:delText>to</w:delText>
        </w:r>
        <w:r w:rsidR="00965170" w:rsidRPr="00295FF4" w:rsidDel="00461C2D">
          <w:rPr>
            <w:rFonts w:ascii="Times New Roman" w:hAnsi="Times New Roman" w:cs="Times New Roman"/>
            <w:sz w:val="24"/>
            <w:szCs w:val="24"/>
          </w:rPr>
          <w:delText xml:space="preserve"> help researchers with limited </w:delText>
        </w:r>
        <w:r w:rsidR="00451660" w:rsidRPr="00295FF4" w:rsidDel="00461C2D">
          <w:rPr>
            <w:rFonts w:ascii="Times New Roman" w:hAnsi="Times New Roman" w:cs="Times New Roman"/>
            <w:sz w:val="24"/>
            <w:szCs w:val="24"/>
          </w:rPr>
          <w:delText xml:space="preserve">time series of </w:delText>
        </w:r>
        <w:r w:rsidR="00965170" w:rsidRPr="00295FF4" w:rsidDel="00461C2D">
          <w:rPr>
            <w:rFonts w:ascii="Times New Roman" w:hAnsi="Times New Roman" w:cs="Times New Roman"/>
            <w:sz w:val="24"/>
            <w:szCs w:val="24"/>
          </w:rPr>
          <w:delText>genetic data, to identify whether substantial change has occurred in one of the population they studied.</w:delText>
        </w:r>
      </w:del>
    </w:p>
    <w:p w14:paraId="4A04DFC6" w14:textId="17C35F8F" w:rsidR="00AA4E39" w:rsidRPr="00295FF4" w:rsidRDefault="00DA5888" w:rsidP="00AD4106">
      <w:pPr>
        <w:spacing w:before="240" w:after="240" w:line="480" w:lineRule="auto"/>
        <w:rPr>
          <w:rFonts w:ascii="Times New Roman" w:eastAsia="Times New Roman" w:hAnsi="Times New Roman" w:cs="Times New Roman"/>
          <w:sz w:val="24"/>
          <w:szCs w:val="24"/>
        </w:rPr>
      </w:pPr>
      <w:del w:id="187" w:author="Patrick James" w:date="2019-11-12T16:46:00Z">
        <w:r w:rsidRPr="00295FF4" w:rsidDel="00461C2D">
          <w:rPr>
            <w:rFonts w:ascii="Times New Roman" w:eastAsia="Times New Roman" w:hAnsi="Times New Roman" w:cs="Times New Roman"/>
            <w:sz w:val="24"/>
            <w:szCs w:val="24"/>
          </w:rPr>
          <w:delText xml:space="preserve">In testing the performance of our </w:delText>
        </w:r>
        <w:r w:rsidR="00523484" w:rsidRPr="00295FF4" w:rsidDel="00461C2D">
          <w:rPr>
            <w:rFonts w:ascii="Times New Roman" w:eastAsia="Times New Roman" w:hAnsi="Times New Roman" w:cs="Times New Roman"/>
            <w:sz w:val="24"/>
            <w:szCs w:val="24"/>
          </w:rPr>
          <w:delText xml:space="preserve">TGI </w:delText>
        </w:r>
        <w:r w:rsidR="00061580" w:rsidRPr="00295FF4" w:rsidDel="00461C2D">
          <w:rPr>
            <w:rFonts w:ascii="Times New Roman" w:eastAsia="Times New Roman" w:hAnsi="Times New Roman" w:cs="Times New Roman"/>
            <w:sz w:val="24"/>
            <w:szCs w:val="24"/>
          </w:rPr>
          <w:delText>approach</w:delText>
        </w:r>
        <w:r w:rsidRPr="00295FF4" w:rsidDel="00461C2D">
          <w:rPr>
            <w:rFonts w:ascii="Times New Roman" w:eastAsia="Times New Roman" w:hAnsi="Times New Roman" w:cs="Times New Roman"/>
            <w:sz w:val="24"/>
            <w:szCs w:val="24"/>
          </w:rPr>
          <w:delText>,</w:delText>
        </w:r>
      </w:del>
      <w:r w:rsidRPr="00295FF4">
        <w:rPr>
          <w:rFonts w:ascii="Times New Roman" w:eastAsia="Times New Roman" w:hAnsi="Times New Roman" w:cs="Times New Roman"/>
          <w:sz w:val="24"/>
          <w:szCs w:val="24"/>
        </w:rPr>
        <w:t xml:space="preserve"> 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a demographic event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931038" w:rsidRPr="00295FF4">
        <w:rPr>
          <w:rFonts w:ascii="Times New Roman" w:eastAsia="Times New Roman" w:hAnsi="Times New Roman" w:cs="Times New Roman"/>
          <w:sz w:val="24"/>
          <w:szCs w:val="24"/>
        </w:rPr>
        <w:t>,</w:t>
      </w:r>
      <w:r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Pr="00295FF4">
        <w:rPr>
          <w:rFonts w:ascii="Times New Roman" w:eastAsia="Times New Roman" w:hAnsi="Times New Roman" w:cs="Times New Roman"/>
          <w:sz w:val="24"/>
          <w:szCs w:val="24"/>
        </w:rPr>
        <w:t xml:space="preserve"> temporal variation in genetic diversity. </w:t>
      </w:r>
      <w:r w:rsidR="00931038" w:rsidRPr="00295FF4">
        <w:rPr>
          <w:rFonts w:ascii="Times New Roman" w:eastAsia="Times New Roman" w:hAnsi="Times New Roman" w:cs="Times New Roman"/>
          <w:sz w:val="24"/>
          <w:szCs w:val="24"/>
        </w:rPr>
        <w:t>We also</w:t>
      </w:r>
      <w:r w:rsidR="00C0184F" w:rsidRPr="00295FF4">
        <w:rPr>
          <w:rFonts w:ascii="Times New Roman" w:eastAsia="Times New Roman" w:hAnsi="Times New Roman" w:cs="Times New Roman"/>
          <w:sz w:val="24"/>
          <w:szCs w:val="24"/>
        </w:rPr>
        <w:t xml:space="preserve"> explored how different </w:t>
      </w:r>
      <w:r w:rsidR="005F394B" w:rsidRPr="00295FF4">
        <w:rPr>
          <w:rFonts w:ascii="Times New Roman" w:eastAsia="Times New Roman" w:hAnsi="Times New Roman" w:cs="Times New Roman"/>
          <w:sz w:val="24"/>
          <w:szCs w:val="24"/>
        </w:rPr>
        <w:t>permutation algorithms</w:t>
      </w:r>
      <w:r w:rsidR="00523484" w:rsidRPr="00295FF4">
        <w:rPr>
          <w:rFonts w:ascii="Times New Roman" w:eastAsia="Times New Roman" w:hAnsi="Times New Roman" w:cs="Times New Roman"/>
          <w:sz w:val="24"/>
          <w:szCs w:val="24"/>
        </w:rPr>
        <w:t xml:space="preserve"> in our</w:t>
      </w:r>
      <w:r w:rsidR="00C0184F" w:rsidRPr="00295FF4">
        <w:rPr>
          <w:rFonts w:ascii="Times New Roman" w:eastAsia="Times New Roman" w:hAnsi="Times New Roman" w:cs="Times New Roman"/>
          <w:sz w:val="24"/>
          <w:szCs w:val="24"/>
        </w:rPr>
        <w:t xml:space="preserve"> framework</w:t>
      </w:r>
      <w:r w:rsidR="00965170" w:rsidRPr="00295FF4">
        <w:rPr>
          <w:rFonts w:ascii="Times New Roman" w:eastAsia="Times New Roman" w:hAnsi="Times New Roman" w:cs="Times New Roman"/>
          <w:sz w:val="24"/>
          <w:szCs w:val="24"/>
        </w:rPr>
        <w:t xml:space="preserve"> </w:t>
      </w:r>
      <w:r w:rsidR="00C0184F" w:rsidRPr="00295FF4">
        <w:rPr>
          <w:rFonts w:ascii="Times New Roman" w:eastAsia="Times New Roman" w:hAnsi="Times New Roman" w:cs="Times New Roman"/>
          <w:sz w:val="24"/>
          <w:szCs w:val="24"/>
        </w:rPr>
        <w:t xml:space="preserve">affected </w:t>
      </w:r>
      <w:r w:rsidR="005F394B" w:rsidRPr="00295FF4">
        <w:rPr>
          <w:rFonts w:ascii="Times New Roman" w:eastAsia="Times New Roman" w:hAnsi="Times New Roman" w:cs="Times New Roman"/>
          <w:sz w:val="24"/>
          <w:szCs w:val="24"/>
        </w:rPr>
        <w:t xml:space="preserve">our ability to </w:t>
      </w:r>
      <w:r w:rsidR="00C0184F" w:rsidRPr="00295FF4">
        <w:rPr>
          <w:rFonts w:ascii="Times New Roman" w:eastAsia="Times New Roman" w:hAnsi="Times New Roman" w:cs="Times New Roman"/>
          <w:sz w:val="24"/>
          <w:szCs w:val="24"/>
        </w:rPr>
        <w:t>identify statisticall</w:t>
      </w:r>
      <w:r w:rsidR="00A92DD0" w:rsidRPr="00295FF4">
        <w:rPr>
          <w:rFonts w:ascii="Times New Roman" w:eastAsia="Times New Roman" w:hAnsi="Times New Roman" w:cs="Times New Roman"/>
          <w:sz w:val="24"/>
          <w:szCs w:val="24"/>
        </w:rPr>
        <w:t>y significant deviation from</w:t>
      </w:r>
      <w:r w:rsidR="00C0184F" w:rsidRPr="00295FF4">
        <w:rPr>
          <w:rFonts w:ascii="Times New Roman" w:eastAsia="Times New Roman" w:hAnsi="Times New Roman" w:cs="Times New Roman"/>
          <w:sz w:val="24"/>
          <w:szCs w:val="24"/>
        </w:rPr>
        <w:t xml:space="preserve"> neutral </w:t>
      </w:r>
      <w:r w:rsidR="00A92DD0" w:rsidRPr="00295FF4">
        <w:rPr>
          <w:rFonts w:ascii="Times New Roman" w:eastAsia="Times New Roman" w:hAnsi="Times New Roman" w:cs="Times New Roman"/>
          <w:sz w:val="24"/>
          <w:szCs w:val="24"/>
        </w:rPr>
        <w:t>expectations, based on simulated processes such as genetic drift</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 xml:space="preserve">Performance was quantified </w:t>
      </w:r>
      <w:r w:rsidR="00523484" w:rsidRPr="00295FF4">
        <w:rPr>
          <w:rFonts w:ascii="Times New Roman" w:eastAsia="Times New Roman" w:hAnsi="Times New Roman" w:cs="Times New Roman"/>
          <w:sz w:val="24"/>
          <w:szCs w:val="24"/>
        </w:rPr>
        <w:lastRenderedPageBreak/>
        <w:t xml:space="preserve">using standard false positive/negative rates binary classification. </w:t>
      </w:r>
      <w:r w:rsidR="00276516" w:rsidRPr="00295FF4">
        <w:rPr>
          <w:rFonts w:ascii="Times New Roman" w:eastAsia="Times New Roman" w:hAnsi="Times New Roman" w:cs="Times New Roman"/>
          <w:sz w:val="24"/>
          <w:szCs w:val="24"/>
        </w:rPr>
        <w:t>We predict</w:t>
      </w:r>
      <w:del w:id="188" w:author="Patrick James" w:date="2019-11-12T16:47:00Z">
        <w:r w:rsidR="00931038" w:rsidRPr="00295FF4" w:rsidDel="003F3E31">
          <w:rPr>
            <w:rFonts w:ascii="Times New Roman" w:eastAsia="Times New Roman" w:hAnsi="Times New Roman" w:cs="Times New Roman"/>
            <w:sz w:val="24"/>
            <w:szCs w:val="24"/>
          </w:rPr>
          <w:delText>ed</w:delText>
        </w:r>
      </w:del>
      <w:r w:rsidR="00276516" w:rsidRPr="00295FF4">
        <w:rPr>
          <w:rFonts w:ascii="Times New Roman" w:eastAsia="Times New Roman" w:hAnsi="Times New Roman" w:cs="Times New Roman"/>
          <w:sz w:val="24"/>
          <w:szCs w:val="24"/>
        </w:rPr>
        <w:t xml:space="preserve"> </w:t>
      </w:r>
      <w:r w:rsidR="00A92DD0" w:rsidRPr="00295FF4">
        <w:rPr>
          <w:rFonts w:ascii="Times New Roman" w:eastAsia="Times New Roman" w:hAnsi="Times New Roman" w:cs="Times New Roman"/>
          <w:sz w:val="24"/>
          <w:szCs w:val="24"/>
        </w:rPr>
        <w:t xml:space="preserve">that </w:t>
      </w:r>
      <w:del w:id="189" w:author="Patrick James" w:date="2019-11-12T16:47:00Z">
        <w:r w:rsidR="005F394B" w:rsidRPr="00295FF4" w:rsidDel="003F3E31">
          <w:rPr>
            <w:rFonts w:ascii="Times New Roman" w:eastAsia="Times New Roman" w:hAnsi="Times New Roman" w:cs="Times New Roman"/>
            <w:sz w:val="24"/>
            <w:szCs w:val="24"/>
          </w:rPr>
          <w:delText>performance</w:delText>
        </w:r>
        <w:r w:rsidR="00523484" w:rsidRPr="00295FF4" w:rsidDel="003F3E31">
          <w:rPr>
            <w:rFonts w:ascii="Times New Roman" w:eastAsia="Times New Roman" w:hAnsi="Times New Roman" w:cs="Times New Roman"/>
            <w:sz w:val="24"/>
            <w:szCs w:val="24"/>
          </w:rPr>
          <w:delText xml:space="preserve"> </w:delText>
        </w:r>
      </w:del>
      <w:ins w:id="190" w:author="Patrick James" w:date="2019-11-12T16:47:00Z">
        <w:r w:rsidR="003F3E31">
          <w:rPr>
            <w:rFonts w:ascii="Times New Roman" w:eastAsia="Times New Roman" w:hAnsi="Times New Roman" w:cs="Times New Roman"/>
            <w:sz w:val="24"/>
            <w:szCs w:val="24"/>
          </w:rPr>
          <w:t xml:space="preserve">our ability to detect historical demographic changes </w:t>
        </w:r>
      </w:ins>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a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ins w:id="191" w:author="Patrick James" w:date="2019-11-12T16:47:00Z">
        <w:r w:rsidR="003F3E31">
          <w:rPr>
            <w:rFonts w:ascii="Times New Roman" w:eastAsia="Times New Roman" w:hAnsi="Times New Roman" w:cs="Times New Roman"/>
            <w:sz w:val="24"/>
            <w:szCs w:val="24"/>
          </w:rPr>
          <w:t xml:space="preserve">also </w:t>
        </w:r>
      </w:ins>
      <w:r w:rsidR="00276516" w:rsidRPr="00295FF4">
        <w:rPr>
          <w:rFonts w:ascii="Times New Roman" w:eastAsia="Times New Roman" w:hAnsi="Times New Roman" w:cs="Times New Roman"/>
          <w:sz w:val="24"/>
          <w:szCs w:val="24"/>
        </w:rPr>
        <w:t>predict that the longer the time between samplings,</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when a demographic event occurred. </w:t>
      </w:r>
      <w:r w:rsidR="0024289D" w:rsidRPr="00295FF4">
        <w:rPr>
          <w:rFonts w:ascii="Times New Roman" w:eastAsia="Times New Roman" w:hAnsi="Times New Roman" w:cs="Times New Roman"/>
          <w:sz w:val="24"/>
          <w:szCs w:val="24"/>
        </w:rPr>
        <w:t xml:space="preserve">Finally, we </w:t>
      </w:r>
      <w:r w:rsidR="00190258" w:rsidRPr="00295FF4">
        <w:rPr>
          <w:rFonts w:ascii="Times New Roman" w:eastAsia="Times New Roman" w:hAnsi="Times New Roman" w:cs="Times New Roman"/>
          <w:sz w:val="24"/>
          <w:szCs w:val="24"/>
        </w:rPr>
        <w:t>briefly show</w:t>
      </w:r>
      <w:r w:rsidR="00AE6C1A" w:rsidRPr="00295FF4">
        <w:rPr>
          <w:rFonts w:ascii="Times New Roman" w:eastAsia="Times New Roman" w:hAnsi="Times New Roman" w:cs="Times New Roman"/>
          <w:sz w:val="24"/>
          <w:szCs w:val="24"/>
        </w:rPr>
        <w:t>ed</w:t>
      </w:r>
      <w:r w:rsidR="00190258" w:rsidRPr="00295FF4">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commentRangeStart w:id="192"/>
      <w:commentRangeStart w:id="193"/>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commentRangeEnd w:id="192"/>
      <w:r w:rsidR="00500E46">
        <w:rPr>
          <w:rStyle w:val="CommentReference"/>
        </w:rPr>
        <w:commentReference w:id="192"/>
      </w:r>
      <w:commentRangeEnd w:id="193"/>
      <w:r w:rsidR="00A970F5">
        <w:rPr>
          <w:rStyle w:val="CommentReference"/>
        </w:rPr>
        <w:commentReference w:id="193"/>
      </w:r>
    </w:p>
    <w:p w14:paraId="56A0184C" w14:textId="77777777" w:rsidR="00596B92" w:rsidRDefault="00131E2F" w:rsidP="00AF3E77">
      <w:pPr>
        <w:spacing w:before="240" w:after="240" w:line="480" w:lineRule="auto"/>
        <w:rPr>
          <w:ins w:id="194" w:author="Patrick James" w:date="2019-11-12T17:02:00Z"/>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 xml:space="preserve">TBI </w:t>
      </w:r>
      <w:del w:id="195" w:author="Patrick James" w:date="2019-11-12T16:49:00Z">
        <w:r w:rsidR="002F53A6" w:rsidDel="00F065FC">
          <w:rPr>
            <w:rFonts w:ascii="Times New Roman" w:eastAsia="Times New Roman" w:hAnsi="Times New Roman" w:cs="Times New Roman"/>
            <w:sz w:val="24"/>
            <w:szCs w:val="24"/>
            <w:lang w:val="en-GB"/>
          </w:rPr>
          <w:fldChar w:fldCharType="begin" w:fldLock="1"/>
        </w:r>
        <w:r w:rsidR="004058E4" w:rsidDel="00F065FC">
          <w:rPr>
            <w:rFonts w:ascii="Times New Roman" w:eastAsia="Times New Roman" w:hAnsi="Times New Roman" w:cs="Times New Roman"/>
            <w:sz w:val="24"/>
            <w:szCs w:val="24"/>
            <w:lang w:val="en-GB"/>
          </w:rPr>
          <w:del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delInstrText>
        </w:r>
        <w:r w:rsidR="002F53A6" w:rsidDel="00F065FC">
          <w:rPr>
            <w:rFonts w:ascii="Times New Roman" w:eastAsia="Times New Roman" w:hAnsi="Times New Roman" w:cs="Times New Roman"/>
            <w:sz w:val="24"/>
            <w:szCs w:val="24"/>
            <w:lang w:val="en-GB"/>
          </w:rPr>
          <w:fldChar w:fldCharType="separate"/>
        </w:r>
        <w:r w:rsidR="002F53A6" w:rsidRPr="002F53A6" w:rsidDel="00F065FC">
          <w:rPr>
            <w:rFonts w:ascii="Times New Roman" w:eastAsia="Times New Roman" w:hAnsi="Times New Roman" w:cs="Times New Roman"/>
            <w:noProof/>
            <w:sz w:val="24"/>
            <w:szCs w:val="24"/>
            <w:lang w:val="en-GB"/>
          </w:rPr>
          <w:delText>(Legendre, 2019b)</w:delText>
        </w:r>
        <w:r w:rsidR="002F53A6" w:rsidDel="00F065FC">
          <w:rPr>
            <w:rFonts w:ascii="Times New Roman" w:eastAsia="Times New Roman" w:hAnsi="Times New Roman" w:cs="Times New Roman"/>
            <w:sz w:val="24"/>
            <w:szCs w:val="24"/>
            <w:lang w:val="en-GB"/>
          </w:rPr>
          <w:fldChar w:fldCharType="end"/>
        </w:r>
      </w:del>
      <w:r w:rsidR="002F53A6">
        <w:rPr>
          <w:rFonts w:ascii="Times New Roman" w:eastAsia="Times New Roman" w:hAnsi="Times New Roman" w:cs="Times New Roman"/>
          <w:sz w:val="24"/>
          <w:szCs w:val="24"/>
          <w:lang w:val="en-GB"/>
        </w:rPr>
        <w:t xml:space="preserve"> involves computing dissimilarities</w:t>
      </w:r>
      <w:r w:rsidR="002F53A6" w:rsidRPr="002F53A6">
        <w:rPr>
          <w:rFonts w:ascii="Times New Roman" w:eastAsia="Times New Roman" w:hAnsi="Times New Roman" w:cs="Times New Roman"/>
          <w:sz w:val="24"/>
          <w:szCs w:val="24"/>
          <w:lang w:val="en-GB"/>
        </w:rPr>
        <w:t xml:space="preserve"> in species composition </w:t>
      </w:r>
      <w:r w:rsidR="002F53A6">
        <w:rPr>
          <w:rFonts w:ascii="Times New Roman" w:eastAsia="Times New Roman" w:hAnsi="Times New Roman" w:cs="Times New Roman"/>
          <w:sz w:val="24"/>
          <w:szCs w:val="24"/>
          <w:lang w:val="en-GB"/>
        </w:rPr>
        <w:t xml:space="preserve">between temporal surveys of the same sites, and testing their significance through permutations of the site-species input matrices. </w:t>
      </w:r>
      <w:del w:id="196" w:author="Patrick James" w:date="2019-11-12T16:55:00Z">
        <w:r w:rsidR="002F53A6" w:rsidDel="00A84ED9">
          <w:rPr>
            <w:rFonts w:ascii="Times New Roman" w:eastAsia="Times New Roman" w:hAnsi="Times New Roman" w:cs="Times New Roman"/>
            <w:sz w:val="24"/>
            <w:szCs w:val="24"/>
            <w:lang w:val="en-GB"/>
          </w:rPr>
          <w:delText xml:space="preserve">With </w:delText>
        </w:r>
      </w:del>
      <w:ins w:id="197" w:author="Patrick James" w:date="2019-11-12T16:55:00Z">
        <w:r w:rsidR="00A84ED9">
          <w:rPr>
            <w:rFonts w:ascii="Times New Roman" w:eastAsia="Times New Roman" w:hAnsi="Times New Roman" w:cs="Times New Roman"/>
            <w:sz w:val="24"/>
            <w:szCs w:val="24"/>
            <w:lang w:val="en-GB"/>
          </w:rPr>
          <w:t xml:space="preserve">In extending TBI to </w:t>
        </w:r>
      </w:ins>
      <w:r w:rsidR="002F53A6">
        <w:rPr>
          <w:rFonts w:ascii="Times New Roman" w:eastAsia="Times New Roman" w:hAnsi="Times New Roman" w:cs="Times New Roman"/>
          <w:sz w:val="24"/>
          <w:szCs w:val="24"/>
          <w:lang w:val="en-GB"/>
        </w:rPr>
        <w:t xml:space="preserve">TGI we considered population-level genotype frequency matrices as input, </w:t>
      </w:r>
      <w:r w:rsidR="006368E7">
        <w:rPr>
          <w:rFonts w:ascii="Times New Roman" w:eastAsia="Times New Roman" w:hAnsi="Times New Roman" w:cs="Times New Roman"/>
          <w:sz w:val="24"/>
          <w:szCs w:val="24"/>
          <w:lang w:val="en-GB"/>
        </w:rPr>
        <w:t xml:space="preserve">used genetic distances </w:t>
      </w:r>
      <w:r w:rsidR="00A64B43">
        <w:rPr>
          <w:rFonts w:ascii="Times New Roman" w:eastAsia="Times New Roman" w:hAnsi="Times New Roman" w:cs="Times New Roman"/>
          <w:sz w:val="24"/>
          <w:szCs w:val="24"/>
          <w:lang w:val="en-GB"/>
        </w:rPr>
        <w:t>as dissimilarity</w:t>
      </w:r>
      <w:r w:rsidR="002F53A6">
        <w:rPr>
          <w:rFonts w:ascii="Times New Roman" w:eastAsia="Times New Roman" w:hAnsi="Times New Roman" w:cs="Times New Roman"/>
          <w:sz w:val="24"/>
          <w:szCs w:val="24"/>
          <w:lang w:val="en-GB"/>
        </w:rPr>
        <w:t>,</w:t>
      </w:r>
      <w:r w:rsidR="006368E7">
        <w:rPr>
          <w:rFonts w:ascii="Times New Roman" w:eastAsia="Times New Roman" w:hAnsi="Times New Roman" w:cs="Times New Roman"/>
          <w:sz w:val="24"/>
          <w:szCs w:val="24"/>
          <w:lang w:val="en-GB"/>
        </w:rPr>
        <w:t xml:space="preserve"> and the</w:t>
      </w:r>
      <w:r w:rsidR="002F53A6">
        <w:rPr>
          <w:rFonts w:ascii="Times New Roman" w:eastAsia="Times New Roman" w:hAnsi="Times New Roman" w:cs="Times New Roman"/>
          <w:sz w:val="24"/>
          <w:szCs w:val="24"/>
          <w:lang w:val="en-GB"/>
        </w:rPr>
        <w:t xml:space="preserve"> null hypothesis became that genetic diversity </w:t>
      </w:r>
      <w:del w:id="198" w:author="Patrick James" w:date="2019-11-12T16:56:00Z">
        <w:r w:rsidR="002F53A6" w:rsidDel="00A84ED9">
          <w:rPr>
            <w:rFonts w:ascii="Times New Roman" w:eastAsia="Times New Roman" w:hAnsi="Times New Roman" w:cs="Times New Roman"/>
            <w:sz w:val="24"/>
            <w:szCs w:val="24"/>
            <w:lang w:val="en-GB"/>
          </w:rPr>
          <w:delText xml:space="preserve">has not </w:delText>
        </w:r>
        <w:r w:rsidR="00A64B43" w:rsidDel="00A84ED9">
          <w:rPr>
            <w:rFonts w:ascii="Times New Roman" w:eastAsia="Times New Roman" w:hAnsi="Times New Roman" w:cs="Times New Roman"/>
            <w:sz w:val="24"/>
            <w:szCs w:val="24"/>
            <w:lang w:val="en-GB"/>
          </w:rPr>
          <w:delText xml:space="preserve">exceptionally </w:delText>
        </w:r>
        <w:r w:rsidR="002F53A6" w:rsidDel="00A84ED9">
          <w:rPr>
            <w:rFonts w:ascii="Times New Roman" w:eastAsia="Times New Roman" w:hAnsi="Times New Roman" w:cs="Times New Roman"/>
            <w:sz w:val="24"/>
            <w:szCs w:val="24"/>
            <w:lang w:val="en-GB"/>
          </w:rPr>
          <w:delText xml:space="preserve">changed </w:delText>
        </w:r>
      </w:del>
      <w:ins w:id="199" w:author="Patrick James" w:date="2019-11-12T16:56:00Z">
        <w:r w:rsidR="00A84ED9">
          <w:rPr>
            <w:rFonts w:ascii="Times New Roman" w:eastAsia="Times New Roman" w:hAnsi="Times New Roman" w:cs="Times New Roman"/>
            <w:sz w:val="24"/>
            <w:szCs w:val="24"/>
            <w:lang w:val="en-GB"/>
          </w:rPr>
          <w:t xml:space="preserve">did not differ </w:t>
        </w:r>
      </w:ins>
      <w:r w:rsidR="002F53A6">
        <w:rPr>
          <w:rFonts w:ascii="Times New Roman" w:eastAsia="Times New Roman" w:hAnsi="Times New Roman" w:cs="Times New Roman"/>
          <w:sz w:val="24"/>
          <w:szCs w:val="24"/>
          <w:lang w:val="en-GB"/>
        </w:rPr>
        <w:t xml:space="preserve">between </w:t>
      </w:r>
      <w:ins w:id="200" w:author="Patrick James" w:date="2019-11-12T16:56:00Z">
        <w:r w:rsidR="00A84ED9">
          <w:rPr>
            <w:rFonts w:ascii="Times New Roman" w:eastAsia="Times New Roman" w:hAnsi="Times New Roman" w:cs="Times New Roman"/>
            <w:sz w:val="24"/>
            <w:szCs w:val="24"/>
            <w:lang w:val="en-GB"/>
          </w:rPr>
          <w:t xml:space="preserve">the two points in time that were </w:t>
        </w:r>
      </w:ins>
      <w:del w:id="201" w:author="Patrick James" w:date="2019-11-12T16:56:00Z">
        <w:r w:rsidR="002F53A6" w:rsidDel="00596B92">
          <w:rPr>
            <w:rFonts w:ascii="Times New Roman" w:eastAsia="Times New Roman" w:hAnsi="Times New Roman" w:cs="Times New Roman"/>
            <w:sz w:val="24"/>
            <w:szCs w:val="24"/>
            <w:lang w:val="en-GB"/>
          </w:rPr>
          <w:delText>both sampling efforts, relative to other genetic diversity changes in the landscape</w:delText>
        </w:r>
      </w:del>
      <w:ins w:id="202" w:author="Patrick James" w:date="2019-11-12T16:56:00Z">
        <w:r w:rsidR="00596B92">
          <w:rPr>
            <w:rFonts w:ascii="Times New Roman" w:eastAsia="Times New Roman" w:hAnsi="Times New Roman" w:cs="Times New Roman"/>
            <w:sz w:val="24"/>
            <w:szCs w:val="24"/>
            <w:lang w:val="en-GB"/>
          </w:rPr>
          <w:t>sampled</w:t>
        </w:r>
      </w:ins>
      <w:r w:rsidR="002F53A6">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Test</w:t>
      </w:r>
      <w:r w:rsidR="002F53A6">
        <w:rPr>
          <w:rFonts w:ascii="Times New Roman" w:eastAsia="Times New Roman" w:hAnsi="Times New Roman" w:cs="Times New Roman"/>
          <w:sz w:val="24"/>
          <w:szCs w:val="24"/>
          <w:lang w:val="en-GB"/>
        </w:rPr>
        <w:t>ing the</w:t>
      </w:r>
      <w:r w:rsidR="002F53A6" w:rsidRPr="002F53A6">
        <w:rPr>
          <w:rFonts w:ascii="Times New Roman" w:eastAsia="Times New Roman" w:hAnsi="Times New Roman" w:cs="Times New Roman"/>
          <w:sz w:val="24"/>
          <w:szCs w:val="24"/>
          <w:lang w:val="en-GB"/>
        </w:rPr>
        <w:t xml:space="preserve"> significance of</w:t>
      </w:r>
      <w:r w:rsidR="002F53A6">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TG</w:t>
      </w:r>
      <w:r>
        <w:rPr>
          <w:rFonts w:ascii="Times New Roman" w:eastAsia="Times New Roman" w:hAnsi="Times New Roman" w:cs="Times New Roman"/>
          <w:sz w:val="24"/>
          <w:szCs w:val="24"/>
          <w:lang w:val="en-GB"/>
        </w:rPr>
        <w:t>I</w:t>
      </w:r>
      <w:r w:rsidR="002F53A6">
        <w:rPr>
          <w:rFonts w:ascii="Times New Roman" w:eastAsia="Times New Roman" w:hAnsi="Times New Roman" w:cs="Times New Roman"/>
          <w:sz w:val="24"/>
          <w:szCs w:val="24"/>
          <w:lang w:val="en-GB"/>
        </w:rPr>
        <w:t xml:space="preserve"> involved permuting the input matrices</w:t>
      </w:r>
      <w:r w:rsidR="009B1C8F">
        <w:rPr>
          <w:rFonts w:ascii="Times New Roman" w:eastAsia="Times New Roman" w:hAnsi="Times New Roman" w:cs="Times New Roman"/>
          <w:sz w:val="24"/>
          <w:szCs w:val="24"/>
          <w:lang w:val="en-GB"/>
        </w:rPr>
        <w:t xml:space="preserve"> so that the observed genetic distance of a population with its</w:t>
      </w:r>
      <w:del w:id="203" w:author="Patrick James" w:date="2019-11-12T16:57:00Z">
        <w:r w:rsidR="009B1C8F" w:rsidDel="00596B92">
          <w:rPr>
            <w:rFonts w:ascii="Times New Roman" w:eastAsia="Times New Roman" w:hAnsi="Times New Roman" w:cs="Times New Roman"/>
            <w:sz w:val="24"/>
            <w:szCs w:val="24"/>
            <w:lang w:val="en-GB"/>
          </w:rPr>
          <w:delText xml:space="preserve"> former </w:delText>
        </w:r>
      </w:del>
      <w:ins w:id="204" w:author="Patrick James" w:date="2019-11-12T16:57:00Z">
        <w:r w:rsidR="00596B92">
          <w:rPr>
            <w:rFonts w:ascii="Times New Roman" w:eastAsia="Times New Roman" w:hAnsi="Times New Roman" w:cs="Times New Roman"/>
            <w:sz w:val="24"/>
            <w:szCs w:val="24"/>
            <w:lang w:val="en-GB"/>
          </w:rPr>
          <w:t xml:space="preserve"> pre-permutation </w:t>
        </w:r>
      </w:ins>
      <w:r w:rsidR="009B1C8F">
        <w:rPr>
          <w:rFonts w:ascii="Times New Roman" w:eastAsia="Times New Roman" w:hAnsi="Times New Roman" w:cs="Times New Roman"/>
          <w:sz w:val="24"/>
          <w:szCs w:val="24"/>
          <w:lang w:val="en-GB"/>
        </w:rPr>
        <w:t>self</w:t>
      </w:r>
      <w:del w:id="205" w:author="Patrick James" w:date="2019-11-12T16:57:00Z">
        <w:r w:rsidR="009B1C8F" w:rsidDel="00596B92">
          <w:rPr>
            <w:rFonts w:ascii="Times New Roman" w:eastAsia="Times New Roman" w:hAnsi="Times New Roman" w:cs="Times New Roman"/>
            <w:sz w:val="24"/>
            <w:szCs w:val="24"/>
            <w:lang w:val="en-GB"/>
          </w:rPr>
          <w:delText>,</w:delText>
        </w:r>
      </w:del>
      <w:r w:rsidR="009B1C8F">
        <w:rPr>
          <w:rFonts w:ascii="Times New Roman" w:eastAsia="Times New Roman" w:hAnsi="Times New Roman" w:cs="Times New Roman"/>
          <w:sz w:val="24"/>
          <w:szCs w:val="24"/>
          <w:lang w:val="en-GB"/>
        </w:rPr>
        <w:t xml:space="preserve"> can be </w:t>
      </w:r>
      <w:commentRangeStart w:id="206"/>
      <w:r w:rsidR="009B1C8F">
        <w:rPr>
          <w:rFonts w:ascii="Times New Roman" w:eastAsia="Times New Roman" w:hAnsi="Times New Roman" w:cs="Times New Roman"/>
          <w:sz w:val="24"/>
          <w:szCs w:val="24"/>
          <w:lang w:val="en-GB"/>
        </w:rPr>
        <w:t>evaluated against a number of other genetic distances obtained through permutations</w:t>
      </w:r>
      <w:commentRangeEnd w:id="206"/>
      <w:r w:rsidR="00596B92">
        <w:rPr>
          <w:rStyle w:val="CommentReference"/>
        </w:rPr>
        <w:commentReference w:id="206"/>
      </w:r>
      <w:r>
        <w:rPr>
          <w:rFonts w:ascii="Times New Roman" w:eastAsia="Times New Roman" w:hAnsi="Times New Roman" w:cs="Times New Roman"/>
          <w:sz w:val="24"/>
          <w:szCs w:val="24"/>
          <w:lang w:val="en-GB"/>
        </w:rPr>
        <w:t xml:space="preserve">. </w:t>
      </w:r>
    </w:p>
    <w:p w14:paraId="52F3986E" w14:textId="334AA12A" w:rsidR="00AF3E77" w:rsidRPr="0007763B" w:rsidRDefault="00596B92" w:rsidP="00AF3E77">
      <w:pPr>
        <w:spacing w:before="240" w:after="240" w:line="480" w:lineRule="auto"/>
        <w:rPr>
          <w:rFonts w:ascii="Times New Roman" w:eastAsia="Times New Roman" w:hAnsi="Times New Roman" w:cs="Times New Roman"/>
          <w:sz w:val="24"/>
          <w:szCs w:val="24"/>
          <w:lang w:val="en-GB"/>
        </w:rPr>
      </w:pPr>
      <w:commentRangeStart w:id="207"/>
      <w:proofErr w:type="spellStart"/>
      <w:ins w:id="208" w:author="Patrick James" w:date="2019-11-12T17:02:00Z">
        <w:r>
          <w:rPr>
            <w:rFonts w:ascii="Times New Roman" w:eastAsia="Times New Roman" w:hAnsi="Times New Roman" w:cs="Times New Roman"/>
            <w:sz w:val="24"/>
            <w:szCs w:val="24"/>
            <w:lang w:val="en-GB"/>
          </w:rPr>
          <w:t>XX</w:t>
        </w:r>
        <w:commentRangeEnd w:id="207"/>
        <w:r>
          <w:rPr>
            <w:rStyle w:val="CommentReference"/>
          </w:rPr>
          <w:commentReference w:id="207"/>
        </w:r>
      </w:ins>
      <w:r w:rsidR="00AF3E77">
        <w:rPr>
          <w:rFonts w:ascii="Times New Roman" w:eastAsia="Times New Roman" w:hAnsi="Times New Roman" w:cs="Times New Roman"/>
          <w:sz w:val="24"/>
          <w:szCs w:val="24"/>
          <w:lang w:val="en-GB"/>
        </w:rPr>
        <w:t>There</w:t>
      </w:r>
      <w:proofErr w:type="spellEnd"/>
      <w:r w:rsidR="00AF3E77">
        <w:rPr>
          <w:rFonts w:ascii="Times New Roman" w:eastAsia="Times New Roman" w:hAnsi="Times New Roman" w:cs="Times New Roman"/>
          <w:sz w:val="24"/>
          <w:szCs w:val="24"/>
          <w:lang w:val="en-GB"/>
        </w:rPr>
        <w:t xml:space="preserve"> are several different ways that one can permute spatial-temporal genetic data</w:t>
      </w:r>
      <w:r w:rsidR="004058E4">
        <w:rPr>
          <w:rFonts w:ascii="Times New Roman" w:eastAsia="Times New Roman" w:hAnsi="Times New Roman" w:cs="Times New Roman"/>
          <w:sz w:val="24"/>
          <w:szCs w:val="24"/>
          <w:lang w:val="en-GB"/>
        </w:rPr>
        <w:t xml:space="preserve"> and choosing the right way to permute can be important to </w:t>
      </w:r>
      <w:commentRangeStart w:id="209"/>
      <w:r w:rsidR="004058E4">
        <w:rPr>
          <w:rFonts w:ascii="Times New Roman" w:eastAsia="Times New Roman" w:hAnsi="Times New Roman" w:cs="Times New Roman"/>
          <w:sz w:val="24"/>
          <w:szCs w:val="24"/>
          <w:lang w:val="en-GB"/>
        </w:rPr>
        <w:t xml:space="preserve">avoid errors </w:t>
      </w:r>
      <w:commentRangeEnd w:id="209"/>
      <w:r>
        <w:rPr>
          <w:rStyle w:val="CommentReference"/>
        </w:rPr>
        <w:commentReference w:id="209"/>
      </w:r>
      <w:r w:rsidR="004058E4">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For example, one can permute</w:t>
      </w:r>
      <w:r w:rsidR="00AF3E77" w:rsidRPr="0007763B">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 xml:space="preserve">a </w:t>
      </w:r>
      <w:r w:rsidR="00AF3E77" w:rsidRPr="0007763B">
        <w:rPr>
          <w:rFonts w:ascii="Times New Roman" w:eastAsia="Times New Roman" w:hAnsi="Times New Roman" w:cs="Times New Roman"/>
          <w:sz w:val="24"/>
          <w:szCs w:val="24"/>
          <w:lang w:val="en-GB"/>
        </w:rPr>
        <w:t>locus</w:t>
      </w:r>
      <w:r w:rsidR="00AF3E77">
        <w:rPr>
          <w:rFonts w:ascii="Times New Roman" w:eastAsia="Times New Roman" w:hAnsi="Times New Roman" w:cs="Times New Roman"/>
          <w:sz w:val="24"/>
          <w:szCs w:val="24"/>
          <w:lang w:val="en-GB"/>
        </w:rPr>
        <w:t xml:space="preserve"> with another</w:t>
      </w:r>
      <w:r w:rsidR="00AF3E77" w:rsidRPr="0007763B">
        <w:rPr>
          <w:rFonts w:ascii="Times New Roman" w:eastAsia="Times New Roman" w:hAnsi="Times New Roman" w:cs="Times New Roman"/>
          <w:sz w:val="24"/>
          <w:szCs w:val="24"/>
          <w:lang w:val="en-GB"/>
        </w:rPr>
        <w:t xml:space="preserve"> in the same way in both </w:t>
      </w:r>
      <w:r w:rsidR="00AF3E77">
        <w:rPr>
          <w:rFonts w:ascii="Times New Roman" w:eastAsia="Times New Roman" w:hAnsi="Times New Roman" w:cs="Times New Roman"/>
          <w:sz w:val="24"/>
          <w:szCs w:val="24"/>
          <w:lang w:val="en-GB"/>
        </w:rPr>
        <w:t xml:space="preserve">temporal datasets, or </w:t>
      </w:r>
      <w:r w:rsidR="00AF3E77">
        <w:rPr>
          <w:rFonts w:ascii="Times New Roman" w:eastAsia="Times New Roman" w:hAnsi="Times New Roman" w:cs="Times New Roman"/>
          <w:sz w:val="24"/>
          <w:szCs w:val="24"/>
          <w:lang w:val="en-GB"/>
        </w:rPr>
        <w:lastRenderedPageBreak/>
        <w:t>one can permute loci independently in each dataset</w:t>
      </w:r>
      <w:r w:rsidR="00AF3E77" w:rsidRPr="0007763B">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 xml:space="preserve">An alternative way to permute genetic data is to </w:t>
      </w:r>
      <w:r w:rsidR="00AF3E77" w:rsidRPr="0007763B">
        <w:rPr>
          <w:rFonts w:ascii="Times New Roman" w:eastAsia="Times New Roman" w:hAnsi="Times New Roman" w:cs="Times New Roman"/>
          <w:sz w:val="24"/>
          <w:szCs w:val="24"/>
          <w:lang w:val="en-GB"/>
        </w:rPr>
        <w:t>permut</w:t>
      </w:r>
      <w:r w:rsidR="00AF3E77">
        <w:rPr>
          <w:rFonts w:ascii="Times New Roman" w:eastAsia="Times New Roman" w:hAnsi="Times New Roman" w:cs="Times New Roman"/>
          <w:sz w:val="24"/>
          <w:szCs w:val="24"/>
          <w:lang w:val="en-GB"/>
        </w:rPr>
        <w:t>e</w:t>
      </w:r>
      <w:r w:rsidR="00AF3E77" w:rsidRPr="0007763B">
        <w:rPr>
          <w:rFonts w:ascii="Times New Roman" w:eastAsia="Times New Roman" w:hAnsi="Times New Roman" w:cs="Times New Roman"/>
          <w:sz w:val="24"/>
          <w:szCs w:val="24"/>
          <w:lang w:val="en-GB"/>
        </w:rPr>
        <w:t xml:space="preserve"> sampling sites in</w:t>
      </w:r>
      <w:r w:rsidR="00AF3E77">
        <w:rPr>
          <w:rFonts w:ascii="Times New Roman" w:eastAsia="Times New Roman" w:hAnsi="Times New Roman" w:cs="Times New Roman"/>
          <w:sz w:val="24"/>
          <w:szCs w:val="24"/>
          <w:lang w:val="en-GB"/>
        </w:rPr>
        <w:t xml:space="preserve">stead of loci. </w:t>
      </w:r>
      <w:ins w:id="210" w:author="Patrick James" w:date="2019-11-12T17:03:00Z">
        <w:r>
          <w:rPr>
            <w:rFonts w:ascii="Times New Roman" w:eastAsia="Times New Roman" w:hAnsi="Times New Roman" w:cs="Times New Roman"/>
            <w:sz w:val="24"/>
            <w:szCs w:val="24"/>
            <w:lang w:val="en-GB"/>
          </w:rPr>
          <w:t xml:space="preserve">As it Is not known </w:t>
        </w:r>
      </w:ins>
      <w:del w:id="211" w:author="Patrick James" w:date="2019-11-12T17:03:00Z">
        <w:r w:rsidR="00AF3E77" w:rsidDel="00596B92">
          <w:rPr>
            <w:rFonts w:ascii="Times New Roman" w:eastAsia="Times New Roman" w:hAnsi="Times New Roman" w:cs="Times New Roman"/>
            <w:sz w:val="24"/>
            <w:szCs w:val="24"/>
            <w:lang w:val="en-GB"/>
          </w:rPr>
          <w:delText>I</w:delText>
        </w:r>
        <w:r w:rsidR="006368E7" w:rsidDel="00596B92">
          <w:rPr>
            <w:rFonts w:ascii="Times New Roman" w:eastAsia="Times New Roman" w:hAnsi="Times New Roman" w:cs="Times New Roman"/>
            <w:sz w:val="24"/>
            <w:szCs w:val="24"/>
            <w:lang w:val="en-GB"/>
          </w:rPr>
          <w:delText>t wa</w:delText>
        </w:r>
        <w:r w:rsidR="00AF3E77" w:rsidDel="00596B92">
          <w:rPr>
            <w:rFonts w:ascii="Times New Roman" w:eastAsia="Times New Roman" w:hAnsi="Times New Roman" w:cs="Times New Roman"/>
            <w:sz w:val="24"/>
            <w:szCs w:val="24"/>
            <w:lang w:val="en-GB"/>
          </w:rPr>
          <w:delText xml:space="preserve">s uncertain </w:delText>
        </w:r>
      </w:del>
      <w:r w:rsidR="00AF3E77">
        <w:rPr>
          <w:rFonts w:ascii="Times New Roman" w:eastAsia="Times New Roman" w:hAnsi="Times New Roman" w:cs="Times New Roman"/>
          <w:sz w:val="24"/>
          <w:szCs w:val="24"/>
          <w:lang w:val="en-GB"/>
        </w:rPr>
        <w:t xml:space="preserve">which type of permutation </w:t>
      </w:r>
      <w:del w:id="212" w:author="Patrick James" w:date="2019-11-12T17:03:00Z">
        <w:r w:rsidR="00AF3E77" w:rsidDel="00596B92">
          <w:rPr>
            <w:rFonts w:ascii="Times New Roman" w:eastAsia="Times New Roman" w:hAnsi="Times New Roman" w:cs="Times New Roman"/>
            <w:sz w:val="24"/>
            <w:szCs w:val="24"/>
            <w:lang w:val="en-GB"/>
          </w:rPr>
          <w:delText xml:space="preserve">approach </w:delText>
        </w:r>
      </w:del>
      <w:r w:rsidR="006368E7">
        <w:rPr>
          <w:rFonts w:ascii="Times New Roman" w:eastAsia="Times New Roman" w:hAnsi="Times New Roman" w:cs="Times New Roman"/>
          <w:sz w:val="24"/>
          <w:szCs w:val="24"/>
          <w:lang w:val="en-GB"/>
        </w:rPr>
        <w:t xml:space="preserve">would </w:t>
      </w:r>
      <w:r w:rsidR="00AF3E77">
        <w:rPr>
          <w:rFonts w:ascii="Times New Roman" w:eastAsia="Times New Roman" w:hAnsi="Times New Roman" w:cs="Times New Roman"/>
          <w:sz w:val="24"/>
          <w:szCs w:val="24"/>
          <w:lang w:val="en-GB"/>
        </w:rPr>
        <w:t>produce</w:t>
      </w:r>
      <w:r w:rsidR="006368E7">
        <w:rPr>
          <w:rFonts w:ascii="Times New Roman" w:eastAsia="Times New Roman" w:hAnsi="Times New Roman" w:cs="Times New Roman"/>
          <w:sz w:val="24"/>
          <w:szCs w:val="24"/>
          <w:lang w:val="en-GB"/>
        </w:rPr>
        <w:t xml:space="preserve"> the b</w:t>
      </w:r>
      <w:r w:rsidR="00AF3E77">
        <w:rPr>
          <w:rFonts w:ascii="Times New Roman" w:eastAsia="Times New Roman" w:hAnsi="Times New Roman" w:cs="Times New Roman"/>
          <w:sz w:val="24"/>
          <w:szCs w:val="24"/>
          <w:lang w:val="en-GB"/>
        </w:rPr>
        <w:t>est performance</w:t>
      </w:r>
      <w:r w:rsidR="006368E7">
        <w:rPr>
          <w:rFonts w:ascii="Times New Roman" w:eastAsia="Times New Roman" w:hAnsi="Times New Roman" w:cs="Times New Roman"/>
          <w:sz w:val="24"/>
          <w:szCs w:val="24"/>
          <w:lang w:val="en-GB"/>
        </w:rPr>
        <w:t xml:space="preserve"> with genetic data</w:t>
      </w:r>
      <w:del w:id="213" w:author="Patrick James" w:date="2019-11-12T17:03:00Z">
        <w:r w:rsidR="00AF3E77" w:rsidDel="00596B92">
          <w:rPr>
            <w:rFonts w:ascii="Times New Roman" w:eastAsia="Times New Roman" w:hAnsi="Times New Roman" w:cs="Times New Roman"/>
            <w:sz w:val="24"/>
            <w:szCs w:val="24"/>
            <w:lang w:val="en-GB"/>
          </w:rPr>
          <w:delText xml:space="preserve">. Here, </w:delText>
        </w:r>
      </w:del>
      <w:ins w:id="214" w:author="Patrick James" w:date="2019-11-12T17:03:00Z">
        <w:r>
          <w:rPr>
            <w:rFonts w:ascii="Times New Roman" w:eastAsia="Times New Roman" w:hAnsi="Times New Roman" w:cs="Times New Roman"/>
            <w:sz w:val="24"/>
            <w:szCs w:val="24"/>
            <w:lang w:val="en-GB"/>
          </w:rPr>
          <w:t xml:space="preserve"> </w:t>
        </w:r>
      </w:ins>
      <w:r w:rsidR="00AF3E77">
        <w:rPr>
          <w:rFonts w:ascii="Times New Roman" w:eastAsia="Times New Roman" w:hAnsi="Times New Roman" w:cs="Times New Roman"/>
          <w:sz w:val="24"/>
          <w:szCs w:val="24"/>
          <w:lang w:val="en-GB"/>
        </w:rPr>
        <w:t xml:space="preserve">we </w:t>
      </w:r>
      <w:del w:id="215" w:author="Patrick James" w:date="2019-11-12T17:03:00Z">
        <w:r w:rsidR="00AF3E77" w:rsidDel="00596B92">
          <w:rPr>
            <w:rFonts w:ascii="Times New Roman" w:eastAsia="Times New Roman" w:hAnsi="Times New Roman" w:cs="Times New Roman"/>
            <w:sz w:val="24"/>
            <w:szCs w:val="24"/>
            <w:lang w:val="en-GB"/>
          </w:rPr>
          <w:delText xml:space="preserve">explicitly </w:delText>
        </w:r>
      </w:del>
      <w:r w:rsidR="00AF3E77">
        <w:rPr>
          <w:rFonts w:ascii="Times New Roman" w:eastAsia="Times New Roman" w:hAnsi="Times New Roman" w:cs="Times New Roman"/>
          <w:sz w:val="24"/>
          <w:szCs w:val="24"/>
          <w:lang w:val="en-GB"/>
        </w:rPr>
        <w:t>test</w:t>
      </w:r>
      <w:r w:rsidR="006368E7">
        <w:rPr>
          <w:rFonts w:ascii="Times New Roman" w:eastAsia="Times New Roman" w:hAnsi="Times New Roman" w:cs="Times New Roman"/>
          <w:sz w:val="24"/>
          <w:szCs w:val="24"/>
          <w:lang w:val="en-GB"/>
        </w:rPr>
        <w:t>ed</w:t>
      </w:r>
      <w:r w:rsidR="00AF3E77">
        <w:rPr>
          <w:rFonts w:ascii="Times New Roman" w:eastAsia="Times New Roman" w:hAnsi="Times New Roman" w:cs="Times New Roman"/>
          <w:sz w:val="24"/>
          <w:szCs w:val="24"/>
          <w:lang w:val="en-GB"/>
        </w:rPr>
        <w:t xml:space="preserve"> the performance of </w:t>
      </w:r>
      <w:ins w:id="216" w:author="Patrick James" w:date="2019-11-12T17:03:00Z">
        <w:r>
          <w:rPr>
            <w:rFonts w:ascii="Times New Roman" w:eastAsia="Times New Roman" w:hAnsi="Times New Roman" w:cs="Times New Roman"/>
            <w:sz w:val="24"/>
            <w:szCs w:val="24"/>
            <w:lang w:val="en-GB"/>
          </w:rPr>
          <w:t xml:space="preserve">each of </w:t>
        </w:r>
      </w:ins>
      <w:r w:rsidR="00AF3E77">
        <w:rPr>
          <w:rFonts w:ascii="Times New Roman" w:eastAsia="Times New Roman" w:hAnsi="Times New Roman" w:cs="Times New Roman"/>
          <w:sz w:val="24"/>
          <w:szCs w:val="24"/>
          <w:lang w:val="en-GB"/>
        </w:rPr>
        <w:t xml:space="preserve">these three permutation approaches </w:t>
      </w:r>
      <w:del w:id="217" w:author="Patrick James" w:date="2019-11-12T17:03:00Z">
        <w:r w:rsidR="00AF3E77" w:rsidDel="00596B92">
          <w:rPr>
            <w:rFonts w:ascii="Times New Roman" w:eastAsia="Times New Roman" w:hAnsi="Times New Roman" w:cs="Times New Roman"/>
            <w:sz w:val="24"/>
            <w:szCs w:val="24"/>
            <w:lang w:val="en-GB"/>
          </w:rPr>
          <w:delText xml:space="preserve">to </w:delText>
        </w:r>
      </w:del>
      <w:ins w:id="218" w:author="Patrick James" w:date="2019-11-12T17:03:00Z">
        <w:r>
          <w:rPr>
            <w:rFonts w:ascii="Times New Roman" w:eastAsia="Times New Roman" w:hAnsi="Times New Roman" w:cs="Times New Roman"/>
            <w:sz w:val="24"/>
            <w:szCs w:val="24"/>
            <w:lang w:val="en-GB"/>
          </w:rPr>
          <w:t xml:space="preserve">in identifying </w:t>
        </w:r>
      </w:ins>
      <w:r w:rsidR="00AF3E77">
        <w:rPr>
          <w:rFonts w:ascii="Times New Roman" w:eastAsia="Times New Roman" w:hAnsi="Times New Roman" w:cs="Times New Roman"/>
          <w:sz w:val="24"/>
          <w:szCs w:val="24"/>
          <w:lang w:val="en-GB"/>
        </w:rPr>
        <w:t>identify statistically significant temporal change</w:t>
      </w:r>
      <w:ins w:id="219" w:author="Patrick James" w:date="2019-11-12T17:03:00Z">
        <w:r>
          <w:rPr>
            <w:rFonts w:ascii="Times New Roman" w:eastAsia="Times New Roman" w:hAnsi="Times New Roman" w:cs="Times New Roman"/>
            <w:sz w:val="24"/>
            <w:szCs w:val="24"/>
            <w:lang w:val="en-GB"/>
          </w:rPr>
          <w:t>s</w:t>
        </w:r>
      </w:ins>
      <w:r w:rsidR="00AF3E77">
        <w:rPr>
          <w:rFonts w:ascii="Times New Roman" w:eastAsia="Times New Roman" w:hAnsi="Times New Roman" w:cs="Times New Roman"/>
          <w:sz w:val="24"/>
          <w:szCs w:val="24"/>
          <w:lang w:val="en-GB"/>
        </w:rPr>
        <w:t xml:space="preserve"> in genetic diversity. </w:t>
      </w:r>
      <w:r w:rsidR="00AF3E77" w:rsidRPr="0007763B">
        <w:rPr>
          <w:rFonts w:ascii="Times New Roman" w:eastAsia="Times New Roman" w:hAnsi="Times New Roman" w:cs="Times New Roman"/>
          <w:sz w:val="24"/>
          <w:szCs w:val="24"/>
          <w:lang w:val="en-GB"/>
        </w:rPr>
        <w:t xml:space="preserve">We summarized </w:t>
      </w:r>
      <w:r w:rsidR="00AF3E77">
        <w:rPr>
          <w:rFonts w:ascii="Times New Roman" w:eastAsia="Times New Roman" w:hAnsi="Times New Roman" w:cs="Times New Roman"/>
          <w:sz w:val="24"/>
          <w:szCs w:val="24"/>
          <w:lang w:val="en-GB"/>
        </w:rPr>
        <w:t xml:space="preserve">the </w:t>
      </w:r>
      <w:r w:rsidR="00AF3E77" w:rsidRPr="0007763B">
        <w:rPr>
          <w:rFonts w:ascii="Times New Roman" w:eastAsia="Times New Roman" w:hAnsi="Times New Roman" w:cs="Times New Roman"/>
          <w:sz w:val="24"/>
          <w:szCs w:val="24"/>
          <w:lang w:val="en-GB"/>
        </w:rPr>
        <w:t xml:space="preserve">statistical performance </w:t>
      </w:r>
      <w:r w:rsidR="00AF3E77">
        <w:rPr>
          <w:rFonts w:ascii="Times New Roman" w:eastAsia="Times New Roman" w:hAnsi="Times New Roman" w:cs="Times New Roman"/>
          <w:sz w:val="24"/>
          <w:szCs w:val="24"/>
          <w:lang w:val="en-GB"/>
        </w:rPr>
        <w:t xml:space="preserve">of each </w:t>
      </w:r>
      <w:r w:rsidR="00AF3E77" w:rsidRPr="0007763B">
        <w:rPr>
          <w:rFonts w:ascii="Times New Roman" w:eastAsia="Times New Roman" w:hAnsi="Times New Roman" w:cs="Times New Roman"/>
          <w:sz w:val="24"/>
          <w:szCs w:val="24"/>
          <w:lang w:val="en-GB"/>
        </w:rPr>
        <w:t xml:space="preserve">permutation approach, and used the best approach to answer all other questions. </w:t>
      </w:r>
      <w:r w:rsidR="000270B4" w:rsidRPr="0007763B">
        <w:rPr>
          <w:rFonts w:ascii="Times New Roman" w:eastAsia="Times New Roman" w:hAnsi="Times New Roman" w:cs="Times New Roman"/>
          <w:sz w:val="24"/>
          <w:szCs w:val="24"/>
          <w:lang w:val="en-GB"/>
        </w:rPr>
        <w:t xml:space="preserve">We used 999 permutations in all analyses, unless </w:t>
      </w:r>
      <w:ins w:id="220" w:author="Patrick James" w:date="2019-11-12T17:04:00Z">
        <w:r>
          <w:rPr>
            <w:rFonts w:ascii="Times New Roman" w:eastAsia="Times New Roman" w:hAnsi="Times New Roman" w:cs="Times New Roman"/>
            <w:sz w:val="24"/>
            <w:szCs w:val="24"/>
            <w:lang w:val="en-GB"/>
          </w:rPr>
          <w:t xml:space="preserve">otherwise </w:t>
        </w:r>
      </w:ins>
      <w:r w:rsidR="000270B4" w:rsidRPr="0007763B">
        <w:rPr>
          <w:rFonts w:ascii="Times New Roman" w:eastAsia="Times New Roman" w:hAnsi="Times New Roman" w:cs="Times New Roman"/>
          <w:sz w:val="24"/>
          <w:szCs w:val="24"/>
          <w:lang w:val="en-GB"/>
        </w:rPr>
        <w:t>specified.</w:t>
      </w:r>
    </w:p>
    <w:p w14:paraId="014CBD6E" w14:textId="77777777" w:rsidR="00596B92" w:rsidRPr="00596B92" w:rsidRDefault="006368E7" w:rsidP="00A51948">
      <w:pPr>
        <w:spacing w:before="240" w:after="240" w:line="480" w:lineRule="auto"/>
        <w:rPr>
          <w:ins w:id="221" w:author="Patrick James" w:date="2019-11-12T17:04:00Z"/>
          <w:rFonts w:ascii="Times New Roman" w:eastAsia="Times New Roman" w:hAnsi="Times New Roman" w:cs="Times New Roman"/>
          <w:i/>
          <w:sz w:val="24"/>
          <w:szCs w:val="24"/>
          <w:lang w:val="en-GB"/>
          <w:rPrChange w:id="222" w:author="Patrick James" w:date="2019-11-12T17:04:00Z">
            <w:rPr>
              <w:ins w:id="223" w:author="Patrick James" w:date="2019-11-12T17:04:00Z"/>
              <w:rFonts w:ascii="Times New Roman" w:eastAsia="Times New Roman" w:hAnsi="Times New Roman" w:cs="Times New Roman"/>
              <w:sz w:val="24"/>
              <w:szCs w:val="24"/>
              <w:lang w:val="en-GB"/>
            </w:rPr>
          </w:rPrChange>
        </w:rPr>
      </w:pPr>
      <w:del w:id="224" w:author="Patrick James" w:date="2019-11-12T17:04:00Z">
        <w:r w:rsidRPr="00596B92" w:rsidDel="00596B92">
          <w:rPr>
            <w:rFonts w:ascii="Times New Roman" w:eastAsia="Times New Roman" w:hAnsi="Times New Roman" w:cs="Times New Roman"/>
            <w:i/>
            <w:sz w:val="24"/>
            <w:szCs w:val="24"/>
            <w:lang w:val="en-GB"/>
            <w:rPrChange w:id="225" w:author="Patrick James" w:date="2019-11-12T17:04:00Z">
              <w:rPr>
                <w:rFonts w:ascii="Times New Roman" w:eastAsia="Times New Roman" w:hAnsi="Times New Roman" w:cs="Times New Roman"/>
                <w:sz w:val="24"/>
                <w:szCs w:val="24"/>
                <w:lang w:val="en-GB"/>
              </w:rPr>
            </w:rPrChange>
          </w:rPr>
          <w:delText>For the g</w:delText>
        </w:r>
      </w:del>
      <w:ins w:id="226" w:author="Patrick James" w:date="2019-11-12T17:04:00Z">
        <w:r w:rsidR="00596B92" w:rsidRPr="00596B92">
          <w:rPr>
            <w:rFonts w:ascii="Times New Roman" w:eastAsia="Times New Roman" w:hAnsi="Times New Roman" w:cs="Times New Roman"/>
            <w:i/>
            <w:sz w:val="24"/>
            <w:szCs w:val="24"/>
            <w:lang w:val="en-GB"/>
            <w:rPrChange w:id="227" w:author="Patrick James" w:date="2019-11-12T17:04:00Z">
              <w:rPr>
                <w:rFonts w:ascii="Times New Roman" w:eastAsia="Times New Roman" w:hAnsi="Times New Roman" w:cs="Times New Roman"/>
                <w:sz w:val="24"/>
                <w:szCs w:val="24"/>
                <w:lang w:val="en-GB"/>
              </w:rPr>
            </w:rPrChange>
          </w:rPr>
          <w:t>G</w:t>
        </w:r>
      </w:ins>
      <w:r w:rsidRPr="00596B92">
        <w:rPr>
          <w:rFonts w:ascii="Times New Roman" w:eastAsia="Times New Roman" w:hAnsi="Times New Roman" w:cs="Times New Roman"/>
          <w:i/>
          <w:sz w:val="24"/>
          <w:szCs w:val="24"/>
          <w:lang w:val="en-GB"/>
          <w:rPrChange w:id="228" w:author="Patrick James" w:date="2019-11-12T17:04:00Z">
            <w:rPr>
              <w:rFonts w:ascii="Times New Roman" w:eastAsia="Times New Roman" w:hAnsi="Times New Roman" w:cs="Times New Roman"/>
              <w:sz w:val="24"/>
              <w:szCs w:val="24"/>
              <w:lang w:val="en-GB"/>
            </w:rPr>
          </w:rPrChange>
        </w:rPr>
        <w:t>enetic distance</w:t>
      </w:r>
    </w:p>
    <w:p w14:paraId="4A915AFC" w14:textId="2DC0F7C5" w:rsidR="00AD490A" w:rsidRDefault="006368E7" w:rsidP="00A51948">
      <w:pPr>
        <w:spacing w:before="240" w:after="240" w:line="480" w:lineRule="auto"/>
        <w:rPr>
          <w:rFonts w:ascii="Times New Roman" w:eastAsia="Times New Roman" w:hAnsi="Times New Roman" w:cs="Times New Roman"/>
          <w:sz w:val="24"/>
          <w:szCs w:val="24"/>
          <w:lang w:val="en-GB"/>
        </w:rPr>
      </w:pPr>
      <w:del w:id="229" w:author="Patrick James" w:date="2019-11-12T17:04:00Z">
        <w:r w:rsidDel="00596B92">
          <w:rPr>
            <w:rFonts w:ascii="Times New Roman" w:eastAsia="Times New Roman" w:hAnsi="Times New Roman" w:cs="Times New Roman"/>
            <w:sz w:val="24"/>
            <w:szCs w:val="24"/>
            <w:lang w:val="en-GB"/>
          </w:rPr>
          <w:delText xml:space="preserve">, </w:delText>
        </w:r>
      </w:del>
      <w:ins w:id="230" w:author="Patrick James" w:date="2019-11-12T17:04:00Z">
        <w:r w:rsidR="00596B92">
          <w:rPr>
            <w:rFonts w:ascii="Times New Roman" w:eastAsia="Times New Roman" w:hAnsi="Times New Roman" w:cs="Times New Roman"/>
            <w:sz w:val="24"/>
            <w:szCs w:val="24"/>
            <w:lang w:val="en-GB"/>
          </w:rPr>
          <w:t xml:space="preserve">Genetic distance between </w:t>
        </w:r>
      </w:ins>
      <w:commentRangeStart w:id="231"/>
      <w:ins w:id="232" w:author="Patrick James" w:date="2019-11-12T17:05:00Z">
        <w:r w:rsidR="00596B92">
          <w:rPr>
            <w:rFonts w:ascii="Times New Roman" w:eastAsia="Times New Roman" w:hAnsi="Times New Roman" w:cs="Times New Roman"/>
            <w:sz w:val="24"/>
            <w:szCs w:val="24"/>
            <w:lang w:val="en-GB"/>
          </w:rPr>
          <w:t xml:space="preserve">points </w:t>
        </w:r>
      </w:ins>
      <w:ins w:id="233" w:author="Patrick James" w:date="2019-11-12T17:06:00Z">
        <w:r w:rsidR="004D7255">
          <w:rPr>
            <w:rFonts w:ascii="Times New Roman" w:eastAsia="Times New Roman" w:hAnsi="Times New Roman" w:cs="Times New Roman"/>
            <w:sz w:val="24"/>
            <w:szCs w:val="24"/>
            <w:lang w:val="en-GB"/>
          </w:rPr>
          <w:t xml:space="preserve">in time for a given location </w:t>
        </w:r>
      </w:ins>
      <w:commentRangeEnd w:id="231"/>
      <w:ins w:id="234" w:author="Patrick James" w:date="2019-11-12T17:07:00Z">
        <w:r w:rsidR="004D7255">
          <w:rPr>
            <w:rStyle w:val="CommentReference"/>
          </w:rPr>
          <w:commentReference w:id="231"/>
        </w:r>
      </w:ins>
      <w:ins w:id="235" w:author="Patrick James" w:date="2019-11-12T17:05:00Z">
        <w:r w:rsidR="00596B92">
          <w:rPr>
            <w:rFonts w:ascii="Times New Roman" w:eastAsia="Times New Roman" w:hAnsi="Times New Roman" w:cs="Times New Roman"/>
            <w:sz w:val="24"/>
            <w:szCs w:val="24"/>
            <w:lang w:val="en-GB"/>
          </w:rPr>
          <w:t xml:space="preserve">were calculated using </w:t>
        </w:r>
      </w:ins>
      <w:del w:id="236" w:author="Patrick James" w:date="2019-11-12T17:05:00Z">
        <w:r w:rsidDel="00596B92">
          <w:rPr>
            <w:rFonts w:ascii="Times New Roman" w:eastAsia="Times New Roman" w:hAnsi="Times New Roman" w:cs="Times New Roman"/>
            <w:sz w:val="24"/>
            <w:szCs w:val="24"/>
            <w:lang w:val="en-GB"/>
          </w:rPr>
          <w:delText xml:space="preserve">we used </w:delText>
        </w:r>
      </w:del>
      <w:r>
        <w:rPr>
          <w:rFonts w:ascii="Times New Roman" w:eastAsia="Times New Roman" w:hAnsi="Times New Roman" w:cs="Times New Roman"/>
          <w:sz w:val="24"/>
          <w:szCs w:val="24"/>
          <w:lang w:val="en-GB"/>
        </w:rPr>
        <w:t>the c</w:t>
      </w:r>
      <w:r w:rsidR="001425D4" w:rsidRPr="0007763B">
        <w:rPr>
          <w:rFonts w:ascii="Times New Roman" w:eastAsia="Times New Roman" w:hAnsi="Times New Roman" w:cs="Times New Roman"/>
          <w:sz w:val="24"/>
          <w:szCs w:val="24"/>
          <w:lang w:val="en-GB"/>
        </w:rPr>
        <w:t>hord distance</w:t>
      </w:r>
      <w:ins w:id="237" w:author="Patrick James" w:date="2019-11-12T17:05:00Z">
        <w:r w:rsidR="00596B92">
          <w:rPr>
            <w:rFonts w:ascii="Times New Roman" w:eastAsia="Times New Roman" w:hAnsi="Times New Roman" w:cs="Times New Roman"/>
            <w:sz w:val="24"/>
            <w:szCs w:val="24"/>
            <w:lang w:val="en-GB"/>
          </w:rPr>
          <w:t xml:space="preserve">. We chose the Chord distance as it </w:t>
        </w:r>
      </w:ins>
      <w:del w:id="238" w:author="Patrick James" w:date="2019-11-12T17:05:00Z">
        <w:r w:rsidR="001425D4" w:rsidRPr="0007763B" w:rsidDel="00596B92">
          <w:rPr>
            <w:rFonts w:ascii="Times New Roman" w:eastAsia="Times New Roman" w:hAnsi="Times New Roman" w:cs="Times New Roman"/>
            <w:sz w:val="24"/>
            <w:szCs w:val="24"/>
            <w:lang w:val="en-GB"/>
          </w:rPr>
          <w:delText xml:space="preserve"> </w:delText>
        </w:r>
        <w:r w:rsidDel="00596B92">
          <w:rPr>
            <w:rFonts w:ascii="Times New Roman" w:eastAsia="Times New Roman" w:hAnsi="Times New Roman" w:cs="Times New Roman"/>
            <w:sz w:val="24"/>
            <w:szCs w:val="24"/>
            <w:lang w:val="en-GB"/>
          </w:rPr>
          <w:delText xml:space="preserve">which </w:delText>
        </w:r>
      </w:del>
      <w:r w:rsidR="001425D4" w:rsidRPr="0007763B">
        <w:rPr>
          <w:rFonts w:ascii="Times New Roman" w:eastAsia="Times New Roman" w:hAnsi="Times New Roman" w:cs="Times New Roman"/>
          <w:sz w:val="24"/>
          <w:szCs w:val="24"/>
          <w:lang w:val="en-GB"/>
        </w:rPr>
        <w:t xml:space="preserve">has </w:t>
      </w:r>
      <w:ins w:id="239" w:author="Patrick James" w:date="2019-11-12T17:05:00Z">
        <w:r w:rsidR="00596B92" w:rsidRPr="0007763B">
          <w:rPr>
            <w:rFonts w:ascii="Times New Roman" w:eastAsia="Times New Roman" w:hAnsi="Times New Roman" w:cs="Times New Roman"/>
            <w:sz w:val="24"/>
            <w:szCs w:val="24"/>
            <w:lang w:val="en-GB"/>
          </w:rPr>
          <w:t xml:space="preserve">commonly </w:t>
        </w:r>
      </w:ins>
      <w:r w:rsidR="001425D4" w:rsidRPr="0007763B">
        <w:rPr>
          <w:rFonts w:ascii="Times New Roman" w:eastAsia="Times New Roman" w:hAnsi="Times New Roman" w:cs="Times New Roman"/>
          <w:sz w:val="24"/>
          <w:szCs w:val="24"/>
          <w:lang w:val="en-GB"/>
        </w:rPr>
        <w:t xml:space="preserve">been </w:t>
      </w:r>
      <w:del w:id="240" w:author="Patrick James" w:date="2019-11-12T17:05:00Z">
        <w:r w:rsidR="001425D4" w:rsidRPr="0007763B" w:rsidDel="00596B92">
          <w:rPr>
            <w:rFonts w:ascii="Times New Roman" w:eastAsia="Times New Roman" w:hAnsi="Times New Roman" w:cs="Times New Roman"/>
            <w:sz w:val="24"/>
            <w:szCs w:val="24"/>
            <w:lang w:val="en-GB"/>
          </w:rPr>
          <w:delText xml:space="preserve">commonly </w:delText>
        </w:r>
      </w:del>
      <w:r w:rsidR="001425D4" w:rsidRPr="0007763B">
        <w:rPr>
          <w:rFonts w:ascii="Times New Roman" w:eastAsia="Times New Roman" w:hAnsi="Times New Roman" w:cs="Times New Roman"/>
          <w:sz w:val="24"/>
          <w:szCs w:val="24"/>
          <w:lang w:val="en-GB"/>
        </w:rPr>
        <w:t>used in both community ecology (</w:t>
      </w:r>
      <w:proofErr w:type="spellStart"/>
      <w:r w:rsidR="001425D4" w:rsidRPr="0007763B">
        <w:rPr>
          <w:rFonts w:ascii="Times New Roman" w:eastAsia="Times New Roman" w:hAnsi="Times New Roman" w:cs="Times New Roman"/>
          <w:sz w:val="24"/>
          <w:szCs w:val="24"/>
          <w:lang w:val="en-GB"/>
        </w:rPr>
        <w:t>Orlóci</w:t>
      </w:r>
      <w:proofErr w:type="spellEnd"/>
      <w:r w:rsidR="001425D4" w:rsidRPr="0007763B">
        <w:rPr>
          <w:rFonts w:ascii="Times New Roman" w:eastAsia="Times New Roman" w:hAnsi="Times New Roman" w:cs="Times New Roman"/>
          <w:sz w:val="24"/>
          <w:szCs w:val="24"/>
          <w:lang w:val="en-GB"/>
        </w:rPr>
        <w:t xml:space="preserve"> 1967; Legendre &amp; </w:t>
      </w:r>
      <w:proofErr w:type="spellStart"/>
      <w:r w:rsidR="001425D4" w:rsidRPr="0007763B">
        <w:rPr>
          <w:rFonts w:ascii="Times New Roman" w:eastAsia="Times New Roman" w:hAnsi="Times New Roman" w:cs="Times New Roman"/>
          <w:sz w:val="24"/>
          <w:szCs w:val="24"/>
          <w:lang w:val="en-GB"/>
        </w:rPr>
        <w:t>Borcard</w:t>
      </w:r>
      <w:proofErr w:type="spellEnd"/>
      <w:r w:rsidR="001425D4" w:rsidRPr="0007763B">
        <w:rPr>
          <w:rFonts w:ascii="Times New Roman" w:eastAsia="Times New Roman" w:hAnsi="Times New Roman" w:cs="Times New Roman"/>
          <w:sz w:val="24"/>
          <w:szCs w:val="24"/>
          <w:lang w:val="en-GB"/>
        </w:rPr>
        <w:t xml:space="preserve"> 2018) and population genetics (Cavalli-Sforza &amp; Edwards 1967; </w:t>
      </w:r>
      <w:proofErr w:type="spellStart"/>
      <w:r w:rsidR="001425D4" w:rsidRPr="0007763B">
        <w:rPr>
          <w:rFonts w:ascii="Times New Roman" w:eastAsia="Times New Roman" w:hAnsi="Times New Roman" w:cs="Times New Roman"/>
          <w:sz w:val="24"/>
          <w:szCs w:val="24"/>
          <w:lang w:val="en-GB"/>
        </w:rPr>
        <w:t>Balkenhol</w:t>
      </w:r>
      <w:proofErr w:type="spellEnd"/>
      <w:r w:rsidR="001425D4" w:rsidRPr="0007763B">
        <w:rPr>
          <w:rFonts w:ascii="Times New Roman" w:eastAsia="Times New Roman" w:hAnsi="Times New Roman" w:cs="Times New Roman"/>
          <w:sz w:val="24"/>
          <w:szCs w:val="24"/>
          <w:lang w:val="en-GB"/>
        </w:rPr>
        <w:t xml:space="preserve"> et al. 2016). </w:t>
      </w:r>
      <w:del w:id="241" w:author="Patrick James" w:date="2019-11-12T17:07:00Z">
        <w:r w:rsidR="00E9314B" w:rsidDel="00063753">
          <w:rPr>
            <w:rFonts w:ascii="Times New Roman" w:eastAsia="Times New Roman" w:hAnsi="Times New Roman" w:cs="Times New Roman"/>
            <w:sz w:val="24"/>
            <w:szCs w:val="24"/>
            <w:lang w:val="en-GB"/>
          </w:rPr>
          <w:delText>Here we use the c</w:delText>
        </w:r>
        <w:r w:rsidR="00E9314B" w:rsidRPr="0007763B" w:rsidDel="00063753">
          <w:rPr>
            <w:rFonts w:ascii="Times New Roman" w:eastAsia="Times New Roman" w:hAnsi="Times New Roman" w:cs="Times New Roman"/>
            <w:sz w:val="24"/>
            <w:szCs w:val="24"/>
            <w:lang w:val="en-GB"/>
          </w:rPr>
          <w:delText>hord distance to calculate genetic dissimilarity of a single site sampled at two different points in (simulated) time.</w:delText>
        </w:r>
        <w:r w:rsidR="00E9314B" w:rsidDel="00063753">
          <w:rPr>
            <w:rFonts w:ascii="Times New Roman" w:eastAsia="Times New Roman" w:hAnsi="Times New Roman" w:cs="Times New Roman"/>
            <w:sz w:val="24"/>
            <w:szCs w:val="24"/>
            <w:lang w:val="en-GB"/>
          </w:rPr>
          <w:delText xml:space="preserve"> </w:delText>
        </w:r>
        <w:r w:rsidR="001425D4" w:rsidRPr="0007763B" w:rsidDel="00063753">
          <w:rPr>
            <w:rFonts w:ascii="Times New Roman" w:eastAsia="Times New Roman" w:hAnsi="Times New Roman" w:cs="Times New Roman"/>
            <w:sz w:val="24"/>
            <w:szCs w:val="24"/>
            <w:lang w:val="en-GB"/>
          </w:rPr>
          <w:delText xml:space="preserve">We chose </w:delText>
        </w:r>
      </w:del>
      <w:ins w:id="242" w:author="Patrick James" w:date="2019-11-12T17:07:00Z">
        <w:r w:rsidR="00063753">
          <w:rPr>
            <w:rFonts w:ascii="Times New Roman" w:eastAsia="Times New Roman" w:hAnsi="Times New Roman" w:cs="Times New Roman"/>
            <w:sz w:val="24"/>
            <w:szCs w:val="24"/>
            <w:lang w:val="en-GB"/>
          </w:rPr>
          <w:t xml:space="preserve">Additionally, </w:t>
        </w:r>
      </w:ins>
      <w:r w:rsidR="00873F32">
        <w:rPr>
          <w:rFonts w:ascii="Times New Roman" w:eastAsia="Times New Roman" w:hAnsi="Times New Roman" w:cs="Times New Roman"/>
          <w:sz w:val="24"/>
          <w:szCs w:val="24"/>
          <w:lang w:val="en-GB"/>
        </w:rPr>
        <w:t xml:space="preserve">the </w:t>
      </w:r>
      <w:r w:rsidR="001425D4" w:rsidRPr="0007763B">
        <w:rPr>
          <w:rFonts w:ascii="Times New Roman" w:eastAsia="Times New Roman" w:hAnsi="Times New Roman" w:cs="Times New Roman"/>
          <w:sz w:val="24"/>
          <w:szCs w:val="24"/>
          <w:lang w:val="en-GB"/>
        </w:rPr>
        <w:t xml:space="preserve">chord distance </w:t>
      </w:r>
      <w:del w:id="243" w:author="Patrick James" w:date="2019-11-12T17:08:00Z">
        <w:r w:rsidR="001425D4" w:rsidRPr="0007763B" w:rsidDel="00063753">
          <w:rPr>
            <w:rFonts w:ascii="Times New Roman" w:eastAsia="Times New Roman" w:hAnsi="Times New Roman" w:cs="Times New Roman"/>
            <w:sz w:val="24"/>
            <w:szCs w:val="24"/>
            <w:lang w:val="en-GB"/>
          </w:rPr>
          <w:delText xml:space="preserve">because it </w:delText>
        </w:r>
      </w:del>
      <w:r w:rsidR="001425D4" w:rsidRPr="0007763B">
        <w:rPr>
          <w:rFonts w:ascii="Times New Roman" w:eastAsia="Times New Roman" w:hAnsi="Times New Roman" w:cs="Times New Roman"/>
          <w:sz w:val="24"/>
          <w:szCs w:val="24"/>
          <w:lang w:val="en-GB"/>
        </w:rPr>
        <w:t xml:space="preserve">has </w:t>
      </w:r>
      <w:del w:id="244" w:author="Patrick James" w:date="2019-11-12T17:08:00Z">
        <w:r w:rsidR="001425D4" w:rsidRPr="0007763B" w:rsidDel="00063753">
          <w:rPr>
            <w:rFonts w:ascii="Times New Roman" w:eastAsia="Times New Roman" w:hAnsi="Times New Roman" w:cs="Times New Roman"/>
            <w:sz w:val="24"/>
            <w:szCs w:val="24"/>
            <w:lang w:val="en-GB"/>
          </w:rPr>
          <w:delText xml:space="preserve">already </w:delText>
        </w:r>
      </w:del>
      <w:r w:rsidR="001425D4" w:rsidRPr="0007763B">
        <w:rPr>
          <w:rFonts w:ascii="Times New Roman" w:eastAsia="Times New Roman" w:hAnsi="Times New Roman" w:cs="Times New Roman"/>
          <w:sz w:val="24"/>
          <w:szCs w:val="24"/>
          <w:lang w:val="en-GB"/>
        </w:rPr>
        <w:t xml:space="preserve">been </w:t>
      </w:r>
      <w:del w:id="245" w:author="Patrick James" w:date="2019-11-12T17:08:00Z">
        <w:r w:rsidR="001425D4" w:rsidRPr="0007763B" w:rsidDel="00063753">
          <w:rPr>
            <w:rFonts w:ascii="Times New Roman" w:eastAsia="Times New Roman" w:hAnsi="Times New Roman" w:cs="Times New Roman"/>
            <w:sz w:val="24"/>
            <w:szCs w:val="24"/>
            <w:lang w:val="en-GB"/>
          </w:rPr>
          <w:delText xml:space="preserve">tested </w:delText>
        </w:r>
      </w:del>
      <w:ins w:id="246" w:author="Patrick James" w:date="2019-11-12T17:08:00Z">
        <w:r w:rsidR="00063753">
          <w:rPr>
            <w:rFonts w:ascii="Times New Roman" w:eastAsia="Times New Roman" w:hAnsi="Times New Roman" w:cs="Times New Roman"/>
            <w:sz w:val="24"/>
            <w:szCs w:val="24"/>
            <w:lang w:val="en-GB"/>
          </w:rPr>
          <w:t xml:space="preserve">applied in the </w:t>
        </w:r>
      </w:ins>
      <w:del w:id="247" w:author="Patrick James" w:date="2019-11-12T17:08:00Z">
        <w:r w:rsidR="001425D4" w:rsidRPr="0007763B" w:rsidDel="00063753">
          <w:rPr>
            <w:rFonts w:ascii="Times New Roman" w:eastAsia="Times New Roman" w:hAnsi="Times New Roman" w:cs="Times New Roman"/>
            <w:sz w:val="24"/>
            <w:szCs w:val="24"/>
            <w:lang w:val="en-GB"/>
          </w:rPr>
          <w:delText xml:space="preserve">for use with </w:delText>
        </w:r>
      </w:del>
      <w:r w:rsidR="001425D4" w:rsidRPr="0007763B">
        <w:rPr>
          <w:rFonts w:ascii="Times New Roman" w:eastAsia="Times New Roman" w:hAnsi="Times New Roman" w:cs="Times New Roman"/>
          <w:sz w:val="24"/>
          <w:szCs w:val="24"/>
          <w:lang w:val="en-GB"/>
        </w:rPr>
        <w:t xml:space="preserve">TBI </w:t>
      </w:r>
      <w:ins w:id="248" w:author="Patrick James" w:date="2019-11-12T17:08:00Z">
        <w:r w:rsidR="00063753">
          <w:rPr>
            <w:rFonts w:ascii="Times New Roman" w:eastAsia="Times New Roman" w:hAnsi="Times New Roman" w:cs="Times New Roman"/>
            <w:sz w:val="24"/>
            <w:szCs w:val="24"/>
            <w:lang w:val="en-GB"/>
          </w:rPr>
          <w:t xml:space="preserve">framework using community </w:t>
        </w:r>
      </w:ins>
      <w:del w:id="249" w:author="Patrick James" w:date="2019-11-12T17:08:00Z">
        <w:r w:rsidR="001425D4" w:rsidRPr="0007763B" w:rsidDel="00063753">
          <w:rPr>
            <w:rFonts w:ascii="Times New Roman" w:eastAsia="Times New Roman" w:hAnsi="Times New Roman" w:cs="Times New Roman"/>
            <w:sz w:val="24"/>
            <w:szCs w:val="24"/>
            <w:lang w:val="en-GB"/>
          </w:rPr>
          <w:delText xml:space="preserve">with non-genetic </w:delText>
        </w:r>
      </w:del>
      <w:r w:rsidR="001425D4" w:rsidRPr="0007763B">
        <w:rPr>
          <w:rFonts w:ascii="Times New Roman" w:eastAsia="Times New Roman" w:hAnsi="Times New Roman" w:cs="Times New Roman"/>
          <w:sz w:val="24"/>
          <w:szCs w:val="24"/>
          <w:lang w:val="en-GB"/>
        </w:rPr>
        <w:t>data (Legendre 2019)</w:t>
      </w:r>
      <w:r w:rsidR="001425D4">
        <w:rPr>
          <w:rFonts w:ascii="Times New Roman" w:eastAsia="Times New Roman" w:hAnsi="Times New Roman" w:cs="Times New Roman"/>
          <w:sz w:val="24"/>
          <w:szCs w:val="24"/>
          <w:lang w:val="en-GB"/>
        </w:rPr>
        <w:t xml:space="preserve"> </w:t>
      </w:r>
      <w:r w:rsidR="001425D4" w:rsidRPr="0007763B">
        <w:rPr>
          <w:rFonts w:ascii="Times New Roman" w:eastAsia="Times New Roman" w:hAnsi="Times New Roman" w:cs="Times New Roman"/>
          <w:sz w:val="24"/>
          <w:szCs w:val="24"/>
          <w:lang w:val="en-GB"/>
        </w:rPr>
        <w:t>and because it may be more appropriate than other indices of genetic dissimilarity when most of the variation among populations is due to recent changes (</w:t>
      </w:r>
      <w:proofErr w:type="spellStart"/>
      <w:r w:rsidR="001425D4" w:rsidRPr="0007763B">
        <w:rPr>
          <w:rFonts w:ascii="Times New Roman" w:eastAsia="Times New Roman" w:hAnsi="Times New Roman" w:cs="Times New Roman"/>
          <w:sz w:val="24"/>
          <w:szCs w:val="24"/>
          <w:lang w:val="en-GB"/>
        </w:rPr>
        <w:t>Takezaki</w:t>
      </w:r>
      <w:proofErr w:type="spellEnd"/>
      <w:r w:rsidR="001425D4" w:rsidRPr="0007763B">
        <w:rPr>
          <w:rFonts w:ascii="Times New Roman" w:eastAsia="Times New Roman" w:hAnsi="Times New Roman" w:cs="Times New Roman"/>
          <w:sz w:val="24"/>
          <w:szCs w:val="24"/>
          <w:lang w:val="en-GB"/>
        </w:rPr>
        <w:t xml:space="preserve"> &amp; </w:t>
      </w:r>
      <w:proofErr w:type="spellStart"/>
      <w:r w:rsidR="001425D4" w:rsidRPr="0007763B">
        <w:rPr>
          <w:rFonts w:ascii="Times New Roman" w:eastAsia="Times New Roman" w:hAnsi="Times New Roman" w:cs="Times New Roman"/>
          <w:sz w:val="24"/>
          <w:szCs w:val="24"/>
          <w:lang w:val="en-GB"/>
        </w:rPr>
        <w:t>Nei</w:t>
      </w:r>
      <w:proofErr w:type="spellEnd"/>
      <w:r w:rsidR="001425D4" w:rsidRPr="0007763B">
        <w:rPr>
          <w:rFonts w:ascii="Times New Roman" w:eastAsia="Times New Roman" w:hAnsi="Times New Roman" w:cs="Times New Roman"/>
          <w:sz w:val="24"/>
          <w:szCs w:val="24"/>
          <w:lang w:val="en-GB"/>
        </w:rPr>
        <w:t xml:space="preserve"> 1996; Kalinowski 2002) as it does not assume populations are in drift-mutatio</w:t>
      </w:r>
      <w:r w:rsidR="00E9314B">
        <w:rPr>
          <w:rFonts w:ascii="Times New Roman" w:eastAsia="Times New Roman" w:hAnsi="Times New Roman" w:cs="Times New Roman"/>
          <w:sz w:val="24"/>
          <w:szCs w:val="24"/>
          <w:lang w:val="en-GB"/>
        </w:rPr>
        <w:t xml:space="preserve">n </w:t>
      </w:r>
      <w:commentRangeStart w:id="250"/>
      <w:r w:rsidR="00E9314B">
        <w:rPr>
          <w:rFonts w:ascii="Times New Roman" w:eastAsia="Times New Roman" w:hAnsi="Times New Roman" w:cs="Times New Roman"/>
          <w:sz w:val="24"/>
          <w:szCs w:val="24"/>
          <w:lang w:val="en-GB"/>
        </w:rPr>
        <w:t>equilibrium</w:t>
      </w:r>
      <w:commentRangeEnd w:id="250"/>
      <w:r w:rsidR="00063753">
        <w:rPr>
          <w:rStyle w:val="CommentReference"/>
        </w:rPr>
        <w:commentReference w:id="250"/>
      </w:r>
      <w:r w:rsidR="00E9314B">
        <w:rPr>
          <w:rFonts w:ascii="Times New Roman" w:eastAsia="Times New Roman" w:hAnsi="Times New Roman" w:cs="Times New Roman"/>
          <w:sz w:val="24"/>
          <w:szCs w:val="24"/>
          <w:lang w:val="en-GB"/>
        </w:rPr>
        <w:t>.</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251" w:name="_Toc471728242"/>
      <w:bookmarkStart w:id="252"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251"/>
      <w:bookmarkEnd w:id="252"/>
    </w:p>
    <w:p w14:paraId="1ECE0643" w14:textId="17A31001"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lastRenderedPageBreak/>
        <w:t xml:space="preserve">To simulate </w:t>
      </w:r>
      <w:del w:id="253" w:author="Patrick James" w:date="2019-11-12T17:09:00Z">
        <w:r w:rsidRPr="0007763B" w:rsidDel="0054565E">
          <w:rPr>
            <w:rFonts w:ascii="Times New Roman" w:eastAsia="Times New Roman" w:hAnsi="Times New Roman" w:cs="Times New Roman"/>
            <w:sz w:val="24"/>
            <w:szCs w:val="24"/>
            <w:lang w:val="en-CA"/>
          </w:rPr>
          <w:delText xml:space="preserve">changes </w:delText>
        </w:r>
      </w:del>
      <w:ins w:id="254" w:author="Patrick James" w:date="2019-11-12T17:09:00Z">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ins>
      <w:del w:id="255" w:author="Patrick James" w:date="2019-11-12T17:09:00Z">
        <w:r w:rsidRPr="0007763B" w:rsidDel="0054565E">
          <w:rPr>
            <w:rFonts w:ascii="Times New Roman" w:eastAsia="Times New Roman" w:hAnsi="Times New Roman" w:cs="Times New Roman"/>
            <w:sz w:val="24"/>
            <w:szCs w:val="24"/>
            <w:lang w:val="en-CA"/>
          </w:rPr>
          <w:delText xml:space="preserve">in genetic information </w:delText>
        </w:r>
      </w:del>
      <w:ins w:id="256" w:author="Patrick James" w:date="2019-11-12T17:09:00Z">
        <w:r w:rsidR="0054565E">
          <w:rPr>
            <w:rFonts w:ascii="Times New Roman" w:eastAsia="Times New Roman" w:hAnsi="Times New Roman" w:cs="Times New Roman"/>
            <w:sz w:val="24"/>
            <w:szCs w:val="24"/>
            <w:lang w:val="en-CA"/>
          </w:rPr>
          <w:t xml:space="preserve">changes </w:t>
        </w:r>
      </w:ins>
      <w:r w:rsidRPr="0007763B">
        <w:rPr>
          <w:rFonts w:ascii="Times New Roman" w:eastAsia="Times New Roman" w:hAnsi="Times New Roman" w:cs="Times New Roman"/>
          <w:sz w:val="24"/>
          <w:szCs w:val="24"/>
          <w:lang w:val="en-CA"/>
        </w:rPr>
        <w:t>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w:t>
      </w:r>
      <w:proofErr w:type="spellStart"/>
      <w:r w:rsidRPr="0007763B">
        <w:rPr>
          <w:rFonts w:ascii="Times New Roman" w:eastAsia="Times New Roman" w:hAnsi="Times New Roman" w:cs="Times New Roman"/>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GB"/>
        </w:rPr>
        <w:t xml:space="preserve">CDMetaPOP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square grid of 5 by 5 cells,</w:t>
      </w:r>
      <w:commentRangeStart w:id="257"/>
      <w:commentRangeStart w:id="258"/>
      <w:r w:rsidR="008A2F5F">
        <w:rPr>
          <w:rStyle w:val="CommentReference"/>
        </w:rPr>
        <w:commentReference w:id="259"/>
      </w:r>
      <w:commentRangeEnd w:id="257"/>
      <w:r w:rsidR="008A2F5F">
        <w:rPr>
          <w:rStyle w:val="CommentReference"/>
        </w:rPr>
        <w:commentReference w:id="257"/>
      </w:r>
      <w:commentRangeEnd w:id="258"/>
      <w:r w:rsidR="00A84ED9">
        <w:rPr>
          <w:rStyle w:val="CommentReference"/>
        </w:rPr>
        <w:commentReference w:id="258"/>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t>
      </w:r>
      <w:ins w:id="260" w:author="Patrick James" w:date="2019-11-12T17:12:00Z">
        <w:r w:rsidR="0054565E">
          <w:rPr>
            <w:rFonts w:ascii="Times New Roman" w:eastAsia="Times New Roman" w:hAnsi="Times New Roman" w:cs="Times New Roman"/>
            <w:sz w:val="24"/>
            <w:szCs w:val="24"/>
            <w:lang w:val="en-CA"/>
          </w:rPr>
          <w:t xml:space="preserve">(see below) </w:t>
        </w:r>
      </w:ins>
      <w:r w:rsidRPr="0007763B">
        <w:rPr>
          <w:rFonts w:ascii="Times New Roman" w:eastAsia="Times New Roman" w:hAnsi="Times New Roman" w:cs="Times New Roman"/>
          <w:sz w:val="24"/>
          <w:szCs w:val="24"/>
          <w:lang w:val="en-CA"/>
        </w:rPr>
        <w:t xml:space="preserve">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w:t>
      </w:r>
      <w:commentRangeStart w:id="261"/>
      <w:r w:rsidR="005A7AE1">
        <w:rPr>
          <w:rFonts w:ascii="Times New Roman" w:eastAsia="Times New Roman" w:hAnsi="Times New Roman" w:cs="Times New Roman"/>
          <w:sz w:val="24"/>
          <w:szCs w:val="24"/>
          <w:lang w:val="en-GB"/>
        </w:rPr>
        <w:t>loci</w:t>
      </w:r>
      <w:commentRangeEnd w:id="261"/>
      <w:r w:rsidR="0054565E">
        <w:rPr>
          <w:rStyle w:val="CommentReference"/>
        </w:rPr>
        <w:commentReference w:id="261"/>
      </w:r>
      <w:r w:rsidR="005A7AE1">
        <w:rPr>
          <w:rFonts w:ascii="Times New Roman" w:eastAsia="Times New Roman" w:hAnsi="Times New Roman" w:cs="Times New Roman"/>
          <w:sz w:val="24"/>
          <w:szCs w:val="24"/>
          <w:lang w:val="en-GB"/>
        </w:rPr>
        <w:t>.</w:t>
      </w:r>
    </w:p>
    <w:p w14:paraId="3E3B18EC" w14:textId="431E0326" w:rsidR="004E13A5" w:rsidDel="0054565E" w:rsidRDefault="004E13A5" w:rsidP="00A51948">
      <w:pPr>
        <w:spacing w:before="240" w:after="240" w:line="480" w:lineRule="auto"/>
        <w:rPr>
          <w:del w:id="262" w:author="Patrick James" w:date="2019-11-12T17:12:00Z"/>
          <w:rFonts w:ascii="Times New Roman" w:eastAsia="Times New Roman" w:hAnsi="Times New Roman" w:cs="Times New Roman"/>
          <w:sz w:val="24"/>
          <w:szCs w:val="24"/>
          <w:lang w:val="en-GB"/>
        </w:rPr>
      </w:pPr>
    </w:p>
    <w:p w14:paraId="4457034A" w14:textId="5C83AC4B" w:rsidR="00DE0B71" w:rsidRPr="0007763B" w:rsidRDefault="00DE0B71" w:rsidP="00A51948">
      <w:pPr>
        <w:spacing w:before="240" w:after="240" w:line="480" w:lineRule="auto"/>
        <w:rPr>
          <w:rFonts w:ascii="Times New Roman" w:eastAsia="Times New Roman" w:hAnsi="Times New Roman" w:cs="Times New Roman"/>
          <w:sz w:val="24"/>
          <w:szCs w:val="24"/>
          <w:lang w:val="en-CA"/>
        </w:rPr>
      </w:pPr>
      <w:r w:rsidRPr="00E876E6">
        <w:rPr>
          <w:rFonts w:ascii="Times New Roman" w:eastAsia="Times New Roman" w:hAnsi="Times New Roman" w:cs="Times New Roman"/>
          <w:i/>
          <w:sz w:val="24"/>
          <w:szCs w:val="24"/>
          <w:lang w:val="en-GB"/>
        </w:rPr>
        <w:t>Demographic event</w:t>
      </w:r>
      <w:r w:rsidR="00C23647">
        <w:rPr>
          <w:rFonts w:ascii="Times New Roman" w:eastAsia="Times New Roman" w:hAnsi="Times New Roman" w:cs="Times New Roman"/>
          <w:i/>
          <w:sz w:val="24"/>
          <w:szCs w:val="24"/>
          <w:lang w:val="en-GB"/>
        </w:rPr>
        <w:t>s</w:t>
      </w:r>
    </w:p>
    <w:p w14:paraId="32CD2D77" w14:textId="7F608CFD"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commentRangeStart w:id="263"/>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e</w:t>
      </w:r>
      <w:commentRangeEnd w:id="263"/>
      <w:r w:rsidR="0054565E">
        <w:rPr>
          <w:rStyle w:val="CommentReference"/>
        </w:rPr>
        <w:commentReference w:id="263"/>
      </w:r>
      <w:r w:rsidRPr="0007763B">
        <w:rPr>
          <w:rFonts w:ascii="Times New Roman" w:eastAsia="Times New Roman" w:hAnsi="Times New Roman" w:cs="Times New Roman"/>
          <w:sz w:val="24"/>
          <w:szCs w:val="24"/>
          <w:lang w:val="en-CA"/>
        </w:rPr>
        <w:t xml:space="preserv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lastRenderedPageBreak/>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41C8FE01" w:rsidR="00910194" w:rsidRPr="0007763B" w:rsidRDefault="00910194"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We simulated two different </w:t>
      </w:r>
      <w:r w:rsidRPr="0007763B">
        <w:rPr>
          <w:rFonts w:ascii="Times New Roman" w:eastAsia="Times New Roman" w:hAnsi="Times New Roman" w:cs="Times New Roman"/>
          <w:sz w:val="24"/>
          <w:szCs w:val="24"/>
          <w:lang w:val="en-GB"/>
        </w:rPr>
        <w:t xml:space="preserve">demographic </w:t>
      </w:r>
      <w:r>
        <w:rPr>
          <w:rFonts w:ascii="Times New Roman" w:eastAsia="Times New Roman" w:hAnsi="Times New Roman" w:cs="Times New Roman"/>
          <w:sz w:val="24"/>
          <w:szCs w:val="24"/>
          <w:lang w:val="en-GB"/>
        </w:rPr>
        <w:t xml:space="preserve">events within our simulation framework: </w:t>
      </w:r>
      <w:commentRangeStart w:id="264"/>
      <w:r>
        <w:rPr>
          <w:rFonts w:ascii="Times New Roman" w:eastAsia="Times New Roman" w:hAnsi="Times New Roman" w:cs="Times New Roman"/>
          <w:sz w:val="24"/>
          <w:szCs w:val="24"/>
          <w:lang w:val="en-GB"/>
        </w:rPr>
        <w:t>population immigration, and a population bottleneck</w:t>
      </w:r>
      <w:commentRangeEnd w:id="264"/>
      <w:r w:rsidR="0054565E">
        <w:rPr>
          <w:rStyle w:val="CommentReference"/>
        </w:rPr>
        <w:commentReference w:id="264"/>
      </w:r>
      <w:r>
        <w:rPr>
          <w:rFonts w:ascii="Times New Roman" w:eastAsia="Times New Roman" w:hAnsi="Times New Roman" w:cs="Times New Roman"/>
          <w:sz w:val="24"/>
          <w:szCs w:val="24"/>
          <w:lang w:val="en-GB"/>
        </w:rPr>
        <w:t xml:space="preserve">. Our goal </w:t>
      </w:r>
      <w:del w:id="265" w:author="Patrick James" w:date="2019-11-12T17:15:00Z">
        <w:r w:rsidDel="0054565E">
          <w:rPr>
            <w:rFonts w:ascii="Times New Roman" w:eastAsia="Times New Roman" w:hAnsi="Times New Roman" w:cs="Times New Roman"/>
            <w:sz w:val="24"/>
            <w:szCs w:val="24"/>
            <w:lang w:val="en-GB"/>
          </w:rPr>
          <w:delText xml:space="preserve">through these simulated events </w:delText>
        </w:r>
      </w:del>
      <w:r>
        <w:rPr>
          <w:rFonts w:ascii="Times New Roman" w:eastAsia="Times New Roman" w:hAnsi="Times New Roman" w:cs="Times New Roman"/>
          <w:sz w:val="24"/>
          <w:szCs w:val="24"/>
          <w:lang w:val="en-GB"/>
        </w:rPr>
        <w:t xml:space="preserve">was to </w:t>
      </w:r>
      <w:del w:id="266" w:author="Patrick James" w:date="2019-11-12T17:15:00Z">
        <w:r w:rsidDel="0054565E">
          <w:rPr>
            <w:rFonts w:ascii="Times New Roman" w:eastAsia="Times New Roman" w:hAnsi="Times New Roman" w:cs="Times New Roman"/>
            <w:sz w:val="24"/>
            <w:szCs w:val="24"/>
            <w:lang w:val="en-GB"/>
          </w:rPr>
          <w:delText>test the capacity</w:delText>
        </w:r>
        <w:r w:rsidR="00E61AEA" w:rsidDel="0054565E">
          <w:rPr>
            <w:rFonts w:ascii="Times New Roman" w:eastAsia="Times New Roman" w:hAnsi="Times New Roman" w:cs="Times New Roman"/>
            <w:sz w:val="24"/>
            <w:szCs w:val="24"/>
            <w:lang w:val="en-GB"/>
          </w:rPr>
          <w:delText xml:space="preserve"> of the</w:delText>
        </w:r>
      </w:del>
      <w:ins w:id="267" w:author="Patrick James" w:date="2019-11-12T17:15:00Z">
        <w:r w:rsidR="0054565E">
          <w:rPr>
            <w:rFonts w:ascii="Times New Roman" w:eastAsia="Times New Roman" w:hAnsi="Times New Roman" w:cs="Times New Roman"/>
            <w:sz w:val="24"/>
            <w:szCs w:val="24"/>
            <w:lang w:val="en-GB"/>
          </w:rPr>
          <w:t xml:space="preserve">apply </w:t>
        </w:r>
      </w:ins>
      <w:del w:id="268" w:author="Patrick James" w:date="2019-11-12T17:15:00Z">
        <w:r w:rsidR="00E61AEA" w:rsidDel="0054565E">
          <w:rPr>
            <w:rFonts w:ascii="Times New Roman" w:eastAsia="Times New Roman" w:hAnsi="Times New Roman" w:cs="Times New Roman"/>
            <w:sz w:val="24"/>
            <w:szCs w:val="24"/>
            <w:lang w:val="en-GB"/>
          </w:rPr>
          <w:delText xml:space="preserve"> </w:delText>
        </w:r>
      </w:del>
      <w:ins w:id="269" w:author="Patrick James" w:date="2019-11-12T17:15:00Z">
        <w:r w:rsidR="0054565E">
          <w:rPr>
            <w:rFonts w:ascii="Times New Roman" w:eastAsia="Times New Roman" w:hAnsi="Times New Roman" w:cs="Times New Roman"/>
            <w:sz w:val="24"/>
            <w:szCs w:val="24"/>
            <w:lang w:val="en-GB"/>
          </w:rPr>
          <w:t xml:space="preserve">the </w:t>
        </w:r>
      </w:ins>
      <w:r w:rsidR="00E61AEA">
        <w:rPr>
          <w:rFonts w:ascii="Times New Roman" w:eastAsia="Times New Roman" w:hAnsi="Times New Roman" w:cs="Times New Roman"/>
          <w:sz w:val="24"/>
          <w:szCs w:val="24"/>
          <w:lang w:val="en-GB"/>
        </w:rPr>
        <w:t>TG</w:t>
      </w:r>
      <w:r>
        <w:rPr>
          <w:rFonts w:ascii="Times New Roman" w:eastAsia="Times New Roman" w:hAnsi="Times New Roman" w:cs="Times New Roman"/>
          <w:sz w:val="24"/>
          <w:szCs w:val="24"/>
          <w:lang w:val="en-GB"/>
        </w:rPr>
        <w:t xml:space="preserve">I approach to detect these </w:t>
      </w:r>
      <w:ins w:id="270" w:author="Patrick James" w:date="2019-11-12T17:15:00Z">
        <w:r w:rsidR="0054565E">
          <w:rPr>
            <w:rFonts w:ascii="Times New Roman" w:eastAsia="Times New Roman" w:hAnsi="Times New Roman" w:cs="Times New Roman"/>
            <w:sz w:val="24"/>
            <w:szCs w:val="24"/>
            <w:lang w:val="en-GB"/>
          </w:rPr>
          <w:t xml:space="preserve">historical </w:t>
        </w:r>
      </w:ins>
      <w:r>
        <w:rPr>
          <w:rFonts w:ascii="Times New Roman" w:eastAsia="Times New Roman" w:hAnsi="Times New Roman" w:cs="Times New Roman"/>
          <w:sz w:val="24"/>
          <w:szCs w:val="24"/>
          <w:lang w:val="en-GB"/>
        </w:rPr>
        <w:t>changes in population density</w:t>
      </w:r>
      <w:ins w:id="271" w:author="Patrick James" w:date="2019-11-12T17:15:00Z">
        <w:r w:rsidR="0054565E">
          <w:rPr>
            <w:rFonts w:ascii="Times New Roman" w:eastAsia="Times New Roman" w:hAnsi="Times New Roman" w:cs="Times New Roman"/>
            <w:sz w:val="24"/>
            <w:szCs w:val="24"/>
            <w:lang w:val="en-GB"/>
          </w:rPr>
          <w:t xml:space="preserve"> using genetic data</w:t>
        </w:r>
      </w:ins>
      <w:r>
        <w:rPr>
          <w:rFonts w:ascii="Times New Roman" w:eastAsia="Times New Roman" w:hAnsi="Times New Roman" w:cs="Times New Roman"/>
          <w:sz w:val="24"/>
          <w:szCs w:val="24"/>
          <w:lang w:val="en-GB"/>
        </w:rPr>
        <w:t xml:space="preserve">. In simulating </w:t>
      </w:r>
      <w:commentRangeStart w:id="272"/>
      <w:r w:rsidRPr="0007763B">
        <w:rPr>
          <w:rFonts w:ascii="Times New Roman" w:eastAsia="Times New Roman" w:hAnsi="Times New Roman" w:cs="Times New Roman"/>
          <w:sz w:val="24"/>
          <w:szCs w:val="24"/>
          <w:lang w:val="en-GB"/>
        </w:rPr>
        <w:t>immigration</w:t>
      </w:r>
      <w:commentRangeEnd w:id="272"/>
      <w:r w:rsidR="0054565E">
        <w:rPr>
          <w:rStyle w:val="CommentReference"/>
        </w:rPr>
        <w:commentReference w:id="272"/>
      </w:r>
      <w:r>
        <w:rPr>
          <w:rFonts w:ascii="Times New Roman" w:eastAsia="Times New Roman" w:hAnsi="Times New Roman" w:cs="Times New Roman"/>
          <w:sz w:val="24"/>
          <w:szCs w:val="24"/>
          <w:lang w:val="en-GB"/>
        </w:rPr>
        <w:t xml:space="preserve">, we allowed individuals </w:t>
      </w:r>
      <w:r w:rsidRPr="0007763B">
        <w:rPr>
          <w:rFonts w:ascii="Times New Roman" w:eastAsia="Times New Roman" w:hAnsi="Times New Roman" w:cs="Times New Roman"/>
          <w:sz w:val="24"/>
          <w:szCs w:val="24"/>
          <w:lang w:val="en-GB"/>
        </w:rPr>
        <w:t>from a</w:t>
      </w:r>
      <w:r>
        <w:rPr>
          <w:rFonts w:ascii="Times New Roman" w:eastAsia="Times New Roman" w:hAnsi="Times New Roman" w:cs="Times New Roman"/>
          <w:sz w:val="24"/>
          <w:szCs w:val="24"/>
          <w:lang w:val="en-GB"/>
        </w:rPr>
        <w:t xml:space="preserve"> 26</w:t>
      </w:r>
      <w:r w:rsidRPr="001E3806">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separate </w:t>
      </w:r>
      <w:r w:rsidRPr="0007763B">
        <w:rPr>
          <w:rFonts w:ascii="Times New Roman" w:eastAsia="Times New Roman" w:hAnsi="Times New Roman" w:cs="Times New Roman"/>
          <w:sz w:val="24"/>
          <w:szCs w:val="24"/>
          <w:lang w:val="en-GB"/>
        </w:rPr>
        <w:t xml:space="preserve">population </w:t>
      </w:r>
      <w:r>
        <w:rPr>
          <w:rFonts w:ascii="Times New Roman" w:eastAsia="Times New Roman" w:hAnsi="Times New Roman" w:cs="Times New Roman"/>
          <w:sz w:val="24"/>
          <w:szCs w:val="24"/>
          <w:lang w:val="en-GB"/>
        </w:rPr>
        <w:t xml:space="preserve">to be added to our study area. This </w:t>
      </w:r>
      <w:del w:id="273" w:author="Patrick James" w:date="2019-11-12T17:16:00Z">
        <w:r w:rsidDel="0054565E">
          <w:rPr>
            <w:rFonts w:ascii="Times New Roman" w:eastAsia="Times New Roman" w:hAnsi="Times New Roman" w:cs="Times New Roman"/>
            <w:sz w:val="24"/>
            <w:szCs w:val="24"/>
            <w:lang w:val="en-GB"/>
          </w:rPr>
          <w:delText xml:space="preserve">immigrating </w:delText>
        </w:r>
      </w:del>
      <w:ins w:id="274" w:author="Patrick James" w:date="2019-11-12T17:16:00Z">
        <w:r w:rsidR="0054565E">
          <w:rPr>
            <w:rFonts w:ascii="Times New Roman" w:eastAsia="Times New Roman" w:hAnsi="Times New Roman" w:cs="Times New Roman"/>
            <w:sz w:val="24"/>
            <w:szCs w:val="24"/>
            <w:lang w:val="en-GB"/>
          </w:rPr>
          <w:t xml:space="preserve">independent source  </w:t>
        </w:r>
      </w:ins>
      <w:r>
        <w:rPr>
          <w:rFonts w:ascii="Times New Roman" w:eastAsia="Times New Roman" w:hAnsi="Times New Roman" w:cs="Times New Roman"/>
          <w:sz w:val="24"/>
          <w:szCs w:val="24"/>
          <w:lang w:val="en-GB"/>
        </w:rPr>
        <w:t>population</w:t>
      </w:r>
      <w:ins w:id="275" w:author="Patrick James" w:date="2019-11-12T17:16:00Z">
        <w:r w:rsidR="0054565E">
          <w:rPr>
            <w:rFonts w:ascii="Times New Roman" w:eastAsia="Times New Roman" w:hAnsi="Times New Roman" w:cs="Times New Roman"/>
            <w:sz w:val="24"/>
            <w:szCs w:val="24"/>
            <w:lang w:val="en-GB"/>
          </w:rPr>
          <w:t xml:space="preserve"> </w:t>
        </w:r>
      </w:ins>
      <w:del w:id="276" w:author="Patrick James" w:date="2019-11-12T17:16:00Z">
        <w:r w:rsidDel="0054565E">
          <w:rPr>
            <w:rFonts w:ascii="Times New Roman" w:eastAsia="Times New Roman" w:hAnsi="Times New Roman" w:cs="Times New Roman"/>
            <w:sz w:val="24"/>
            <w:szCs w:val="24"/>
            <w:lang w:val="en-GB"/>
          </w:rPr>
          <w:delText xml:space="preserve">, </w:delText>
        </w:r>
      </w:del>
      <w:r>
        <w:rPr>
          <w:rFonts w:ascii="Times New Roman" w:eastAsia="Times New Roman" w:hAnsi="Times New Roman" w:cs="Times New Roman"/>
          <w:sz w:val="24"/>
          <w:szCs w:val="24"/>
          <w:lang w:val="en-GB"/>
        </w:rPr>
        <w:t xml:space="preserve">otherwise </w:t>
      </w:r>
      <w:del w:id="277" w:author="Patrick James" w:date="2019-11-12T17:16:00Z">
        <w:r w:rsidDel="0054565E">
          <w:rPr>
            <w:rFonts w:ascii="Times New Roman" w:eastAsia="Times New Roman" w:hAnsi="Times New Roman" w:cs="Times New Roman"/>
            <w:sz w:val="24"/>
            <w:szCs w:val="24"/>
            <w:lang w:val="en-GB"/>
          </w:rPr>
          <w:delText xml:space="preserve">sharing </w:delText>
        </w:r>
      </w:del>
      <w:ins w:id="278" w:author="Patrick James" w:date="2019-11-12T17:16:00Z">
        <w:r w:rsidR="0054565E">
          <w:rPr>
            <w:rFonts w:ascii="Times New Roman" w:eastAsia="Times New Roman" w:hAnsi="Times New Roman" w:cs="Times New Roman"/>
            <w:sz w:val="24"/>
            <w:szCs w:val="24"/>
            <w:lang w:val="en-GB"/>
          </w:rPr>
          <w:t xml:space="preserve">shared </w:t>
        </w:r>
      </w:ins>
      <w:r w:rsidRPr="0007763B">
        <w:rPr>
          <w:rFonts w:ascii="Times New Roman" w:eastAsia="Times New Roman" w:hAnsi="Times New Roman" w:cs="Times New Roman"/>
          <w:sz w:val="24"/>
          <w:szCs w:val="24"/>
          <w:lang w:val="en-GB"/>
        </w:rPr>
        <w:t xml:space="preserve">the same </w:t>
      </w:r>
      <w:del w:id="279" w:author="Patrick James" w:date="2019-11-12T17:16:00Z">
        <w:r w:rsidRPr="0007763B" w:rsidDel="0054565E">
          <w:rPr>
            <w:rFonts w:ascii="Times New Roman" w:eastAsia="Times New Roman" w:hAnsi="Times New Roman" w:cs="Times New Roman"/>
            <w:sz w:val="24"/>
            <w:szCs w:val="24"/>
            <w:lang w:val="en-GB"/>
          </w:rPr>
          <w:delText xml:space="preserve">characteristics </w:delText>
        </w:r>
      </w:del>
      <w:ins w:id="280" w:author="Patrick James" w:date="2019-11-12T17:16:00Z">
        <w:r w:rsidR="0054565E">
          <w:rPr>
            <w:rFonts w:ascii="Times New Roman" w:eastAsia="Times New Roman" w:hAnsi="Times New Roman" w:cs="Times New Roman"/>
            <w:sz w:val="24"/>
            <w:szCs w:val="24"/>
            <w:lang w:val="en-GB"/>
          </w:rPr>
          <w:t xml:space="preserve">attributes </w:t>
        </w:r>
      </w:ins>
      <w:r w:rsidRPr="0007763B">
        <w:rPr>
          <w:rFonts w:ascii="Times New Roman" w:eastAsia="Times New Roman" w:hAnsi="Times New Roman" w:cs="Times New Roman"/>
          <w:sz w:val="24"/>
          <w:szCs w:val="24"/>
          <w:lang w:val="en-GB"/>
        </w:rPr>
        <w:t xml:space="preserve">as other </w:t>
      </w:r>
      <w:r>
        <w:rPr>
          <w:rFonts w:ascii="Times New Roman" w:eastAsia="Times New Roman" w:hAnsi="Times New Roman" w:cs="Times New Roman"/>
          <w:sz w:val="24"/>
          <w:szCs w:val="24"/>
          <w:lang w:val="en-GB"/>
        </w:rPr>
        <w:t>populations in our simulated landscape</w:t>
      </w:r>
      <w:del w:id="281" w:author="Patrick James" w:date="2019-11-12T17:16:00Z">
        <w:r w:rsidDel="0054565E">
          <w:rPr>
            <w:rFonts w:ascii="Times New Roman" w:eastAsia="Times New Roman" w:hAnsi="Times New Roman" w:cs="Times New Roman"/>
            <w:sz w:val="24"/>
            <w:szCs w:val="24"/>
            <w:lang w:val="en-GB"/>
          </w:rPr>
          <w:delText>, had developed in isolation and never exchanged individuals before</w:delText>
        </w:r>
      </w:del>
      <w:r>
        <w:rPr>
          <w:rFonts w:ascii="Times New Roman" w:eastAsia="Times New Roman" w:hAnsi="Times New Roman" w:cs="Times New Roman"/>
          <w:sz w:val="24"/>
          <w:szCs w:val="24"/>
          <w:lang w:val="en-GB"/>
        </w:rPr>
        <w:t xml:space="preserve">. Only during the </w:t>
      </w:r>
      <w:commentRangeStart w:id="282"/>
      <w:r>
        <w:rPr>
          <w:rFonts w:ascii="Times New Roman" w:eastAsia="Times New Roman" w:hAnsi="Times New Roman" w:cs="Times New Roman"/>
          <w:sz w:val="24"/>
          <w:szCs w:val="24"/>
          <w:lang w:val="en-GB"/>
        </w:rPr>
        <w:t>demographic event</w:t>
      </w:r>
      <w:commentRangeEnd w:id="282"/>
      <w:r w:rsidR="00051F54">
        <w:rPr>
          <w:rStyle w:val="CommentReference"/>
        </w:rPr>
        <w:commentReference w:id="282"/>
      </w:r>
      <w:r>
        <w:rPr>
          <w:rFonts w:ascii="Times New Roman" w:eastAsia="Times New Roman" w:hAnsi="Times New Roman" w:cs="Times New Roman"/>
          <w:sz w:val="24"/>
          <w:szCs w:val="24"/>
          <w:lang w:val="en-GB"/>
        </w:rPr>
        <w:t xml:space="preserve">, </w:t>
      </w:r>
      <w:del w:id="283" w:author="Patrick James" w:date="2019-11-12T17:21:00Z">
        <w:r w:rsidDel="00051F54">
          <w:rPr>
            <w:rFonts w:ascii="Times New Roman" w:eastAsia="Times New Roman" w:hAnsi="Times New Roman" w:cs="Times New Roman"/>
            <w:sz w:val="24"/>
            <w:szCs w:val="24"/>
            <w:lang w:val="en-GB"/>
          </w:rPr>
          <w:delText xml:space="preserve">was the isolation broken by allowing </w:delText>
        </w:r>
      </w:del>
      <w:ins w:id="284" w:author="Patrick James" w:date="2019-11-12T17:21:00Z">
        <w:r w:rsidR="00051F54">
          <w:rPr>
            <w:rFonts w:ascii="Times New Roman" w:eastAsia="Times New Roman" w:hAnsi="Times New Roman" w:cs="Times New Roman"/>
            <w:sz w:val="24"/>
            <w:szCs w:val="24"/>
            <w:lang w:val="en-GB"/>
          </w:rPr>
          <w:t xml:space="preserve">were </w:t>
        </w:r>
      </w:ins>
      <w:r>
        <w:rPr>
          <w:rFonts w:ascii="Times New Roman" w:eastAsia="Times New Roman" w:hAnsi="Times New Roman" w:cs="Times New Roman"/>
          <w:sz w:val="24"/>
          <w:szCs w:val="24"/>
          <w:lang w:val="en-GB"/>
        </w:rPr>
        <w:t>individuals from the 26</w:t>
      </w:r>
      <w:r w:rsidRPr="00CC2517">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isolated population </w:t>
      </w:r>
      <w:ins w:id="285" w:author="Patrick James" w:date="2019-11-12T17:21:00Z">
        <w:r w:rsidR="00051F54">
          <w:rPr>
            <w:rFonts w:ascii="Times New Roman" w:eastAsia="Times New Roman" w:hAnsi="Times New Roman" w:cs="Times New Roman"/>
            <w:sz w:val="24"/>
            <w:szCs w:val="24"/>
            <w:lang w:val="en-GB"/>
          </w:rPr>
          <w:t xml:space="preserve">allowed </w:t>
        </w:r>
      </w:ins>
      <w:r>
        <w:rPr>
          <w:rFonts w:ascii="Times New Roman" w:eastAsia="Times New Roman" w:hAnsi="Times New Roman" w:cs="Times New Roman"/>
          <w:sz w:val="24"/>
          <w:szCs w:val="24"/>
          <w:lang w:val="en-GB"/>
        </w:rPr>
        <w:t xml:space="preserve">to </w:t>
      </w:r>
      <w:commentRangeStart w:id="286"/>
      <w:r>
        <w:rPr>
          <w:rFonts w:ascii="Times New Roman" w:eastAsia="Times New Roman" w:hAnsi="Times New Roman" w:cs="Times New Roman"/>
          <w:sz w:val="24"/>
          <w:szCs w:val="24"/>
          <w:lang w:val="en-GB"/>
        </w:rPr>
        <w:t xml:space="preserve">randomly disperse to </w:t>
      </w:r>
      <w:r>
        <w:rPr>
          <w:rFonts w:ascii="Times New Roman" w:eastAsia="Times New Roman" w:hAnsi="Times New Roman" w:cs="Times New Roman"/>
          <w:i/>
          <w:sz w:val="24"/>
          <w:szCs w:val="24"/>
          <w:lang w:val="en-GB"/>
        </w:rPr>
        <w:t xml:space="preserve">a priori </w:t>
      </w:r>
      <w:r>
        <w:rPr>
          <w:rFonts w:ascii="Times New Roman" w:eastAsia="Times New Roman" w:hAnsi="Times New Roman" w:cs="Times New Roman"/>
          <w:sz w:val="24"/>
          <w:szCs w:val="24"/>
          <w:lang w:val="en-GB"/>
        </w:rPr>
        <w:t xml:space="preserve">defined </w:t>
      </w:r>
      <w:commentRangeEnd w:id="286"/>
      <w:r w:rsidR="00051F54">
        <w:rPr>
          <w:rStyle w:val="CommentReference"/>
        </w:rPr>
        <w:commentReference w:id="286"/>
      </w:r>
      <w:r>
        <w:rPr>
          <w:rFonts w:ascii="Times New Roman" w:eastAsia="Times New Roman" w:hAnsi="Times New Roman" w:cs="Times New Roman"/>
          <w:sz w:val="24"/>
          <w:szCs w:val="24"/>
          <w:lang w:val="en-GB"/>
        </w:rPr>
        <w:t>parts of the landscape by setting dispersal distance to the minimum.</w:t>
      </w:r>
      <w:r w:rsidR="004E6917">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The second </w:t>
      </w:r>
      <w:commentRangeStart w:id="287"/>
      <w:r w:rsidRPr="0007763B">
        <w:rPr>
          <w:rFonts w:ascii="Times New Roman" w:eastAsia="Times New Roman" w:hAnsi="Times New Roman" w:cs="Times New Roman"/>
          <w:sz w:val="24"/>
          <w:szCs w:val="24"/>
          <w:lang w:val="en-GB"/>
        </w:rPr>
        <w:t xml:space="preserve">scenario </w:t>
      </w:r>
      <w:commentRangeEnd w:id="287"/>
      <w:r w:rsidR="00051F54">
        <w:rPr>
          <w:rStyle w:val="CommentReference"/>
        </w:rPr>
        <w:commentReference w:id="287"/>
      </w:r>
      <w:r w:rsidRPr="0007763B">
        <w:rPr>
          <w:rFonts w:ascii="Times New Roman" w:eastAsia="Times New Roman" w:hAnsi="Times New Roman" w:cs="Times New Roman"/>
          <w:sz w:val="24"/>
          <w:szCs w:val="24"/>
          <w:lang w:val="en-GB"/>
        </w:rPr>
        <w:t>involves a demographic bottleneck through massive mortality</w:t>
      </w:r>
      <w:ins w:id="288" w:author="Patrick James" w:date="2019-11-12T17:22:00Z">
        <w:r w:rsidR="00051F54">
          <w:rPr>
            <w:rFonts w:ascii="Times New Roman" w:eastAsia="Times New Roman" w:hAnsi="Times New Roman" w:cs="Times New Roman"/>
            <w:sz w:val="24"/>
            <w:szCs w:val="24"/>
            <w:lang w:val="en-GB"/>
          </w:rPr>
          <w:t xml:space="preserve">, implemented </w:t>
        </w:r>
      </w:ins>
      <w:del w:id="289" w:author="Patrick James" w:date="2019-11-12T17:22:00Z">
        <w:r w:rsidRPr="0007763B" w:rsidDel="00051F54">
          <w:rPr>
            <w:rFonts w:ascii="Times New Roman" w:eastAsia="Times New Roman" w:hAnsi="Times New Roman" w:cs="Times New Roman"/>
            <w:sz w:val="24"/>
            <w:szCs w:val="24"/>
            <w:lang w:val="en-GB"/>
          </w:rPr>
          <w:delText xml:space="preserve">. To do that, the </w:delText>
        </w:r>
      </w:del>
      <w:ins w:id="290" w:author="Patrick James" w:date="2019-11-12T17:22:00Z">
        <w:r w:rsidR="00051F54">
          <w:rPr>
            <w:rFonts w:ascii="Times New Roman" w:eastAsia="Times New Roman" w:hAnsi="Times New Roman" w:cs="Times New Roman"/>
            <w:sz w:val="24"/>
            <w:szCs w:val="24"/>
            <w:lang w:val="en-GB"/>
          </w:rPr>
          <w:t xml:space="preserve">by reducing the </w:t>
        </w:r>
      </w:ins>
      <w:r w:rsidRPr="0007763B">
        <w:rPr>
          <w:rFonts w:ascii="Times New Roman" w:eastAsia="Times New Roman" w:hAnsi="Times New Roman" w:cs="Times New Roman"/>
          <w:sz w:val="24"/>
          <w:szCs w:val="24"/>
          <w:lang w:val="en-GB"/>
        </w:rPr>
        <w:t xml:space="preserve">carrying capacity of the </w:t>
      </w:r>
      <w:del w:id="291" w:author="Patrick James" w:date="2019-11-12T17:22:00Z">
        <w:r w:rsidRPr="0007763B" w:rsidDel="00051F54">
          <w:rPr>
            <w:rFonts w:ascii="Times New Roman" w:eastAsia="Times New Roman" w:hAnsi="Times New Roman" w:cs="Times New Roman"/>
            <w:sz w:val="24"/>
            <w:szCs w:val="24"/>
            <w:lang w:val="en-GB"/>
          </w:rPr>
          <w:delText xml:space="preserve">disturbed </w:delText>
        </w:r>
      </w:del>
      <w:ins w:id="292" w:author="Patrick James" w:date="2019-11-12T17:22:00Z">
        <w:r w:rsidR="00051F54">
          <w:rPr>
            <w:rFonts w:ascii="Times New Roman" w:eastAsia="Times New Roman" w:hAnsi="Times New Roman" w:cs="Times New Roman"/>
            <w:sz w:val="24"/>
            <w:szCs w:val="24"/>
            <w:lang w:val="en-GB"/>
          </w:rPr>
          <w:t xml:space="preserve">focal </w:t>
        </w:r>
      </w:ins>
      <w:r w:rsidRPr="0007763B">
        <w:rPr>
          <w:rFonts w:ascii="Times New Roman" w:eastAsia="Times New Roman" w:hAnsi="Times New Roman" w:cs="Times New Roman"/>
          <w:sz w:val="24"/>
          <w:szCs w:val="24"/>
          <w:lang w:val="en-GB"/>
        </w:rPr>
        <w:t xml:space="preserve">population </w:t>
      </w:r>
      <w:del w:id="293" w:author="Patrick James" w:date="2019-11-12T17:22:00Z">
        <w:r w:rsidRPr="0007763B" w:rsidDel="00051F54">
          <w:rPr>
            <w:rFonts w:ascii="Times New Roman" w:eastAsia="Times New Roman" w:hAnsi="Times New Roman" w:cs="Times New Roman"/>
            <w:sz w:val="24"/>
            <w:szCs w:val="24"/>
            <w:lang w:val="en-GB"/>
          </w:rPr>
          <w:delText xml:space="preserve">was set </w:delText>
        </w:r>
      </w:del>
      <w:r w:rsidRPr="0007763B">
        <w:rPr>
          <w:rFonts w:ascii="Times New Roman" w:eastAsia="Times New Roman" w:hAnsi="Times New Roman" w:cs="Times New Roman"/>
          <w:sz w:val="24"/>
          <w:szCs w:val="24"/>
          <w:lang w:val="en-GB"/>
        </w:rPr>
        <w:t>to 20% of its original value</w:t>
      </w:r>
      <w:del w:id="294" w:author="Patrick James" w:date="2019-11-12T17:22:00Z">
        <w:r w:rsidRPr="0007763B" w:rsidDel="00051F54">
          <w:rPr>
            <w:rFonts w:ascii="Times New Roman" w:eastAsia="Times New Roman" w:hAnsi="Times New Roman" w:cs="Times New Roman"/>
            <w:sz w:val="24"/>
            <w:szCs w:val="24"/>
            <w:lang w:val="en-GB"/>
          </w:rPr>
          <w:delText xml:space="preserve"> </w:delText>
        </w:r>
        <w:r w:rsidDel="00051F54">
          <w:rPr>
            <w:rFonts w:ascii="Times New Roman" w:eastAsia="Times New Roman" w:hAnsi="Times New Roman" w:cs="Times New Roman"/>
            <w:sz w:val="24"/>
            <w:szCs w:val="24"/>
            <w:lang w:val="en-GB"/>
          </w:rPr>
          <w:delText>during the demographic event</w:delText>
        </w:r>
      </w:del>
      <w:r w:rsidRPr="0007763B">
        <w:rPr>
          <w:rFonts w:ascii="Times New Roman" w:eastAsia="Times New Roman" w:hAnsi="Times New Roman" w:cs="Times New Roman"/>
          <w:sz w:val="24"/>
          <w:szCs w:val="24"/>
          <w:lang w:val="en-GB"/>
        </w:rPr>
        <w:t>.</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13E3CF94" w:rsidR="004E13A5" w:rsidRPr="00284908" w:rsidRDefault="00746931" w:rsidP="00A51948">
      <w:pPr>
        <w:spacing w:before="240" w:line="480" w:lineRule="auto"/>
        <w:rPr>
          <w:rFonts w:ascii="Times New Roman" w:eastAsia="Times New Roman" w:hAnsi="Times New Roman" w:cs="Times New Roman"/>
          <w:sz w:val="24"/>
          <w:szCs w:val="24"/>
          <w:lang w:val="en-CA"/>
        </w:rPr>
      </w:pPr>
      <w:commentRangeStart w:id="295"/>
      <w:commentRangeStart w:id="296"/>
      <w:r>
        <w:rPr>
          <w:rFonts w:ascii="Times New Roman" w:eastAsia="Times New Roman" w:hAnsi="Times New Roman" w:cs="Times New Roman"/>
          <w:sz w:val="24"/>
          <w:szCs w:val="24"/>
          <w:lang w:val="en-CA"/>
        </w:rPr>
        <w:lastRenderedPageBreak/>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Pr>
          <w:rFonts w:ascii="Times New Roman" w:eastAsia="Times New Roman" w:hAnsi="Times New Roman" w:cs="Times New Roman"/>
          <w:sz w:val="24"/>
          <w:szCs w:val="24"/>
          <w:lang w:val="en-CA"/>
        </w:rPr>
        <w:t xml:space="preserve"> and 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Pr>
          <w:rFonts w:ascii="Times New Roman" w:eastAsia="Times New Roman" w:hAnsi="Times New Roman" w:cs="Times New Roman"/>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w:t>
      </w:r>
      <w:commentRangeEnd w:id="295"/>
      <w:r w:rsidR="00D95DF9">
        <w:rPr>
          <w:rStyle w:val="CommentReference"/>
        </w:rPr>
        <w:commentReference w:id="295"/>
      </w:r>
      <w:commentRangeEnd w:id="296"/>
      <w:r w:rsidR="001F6DBA">
        <w:rPr>
          <w:rStyle w:val="CommentReference"/>
        </w:rPr>
        <w:commentReference w:id="296"/>
      </w:r>
      <w:r>
        <w:rPr>
          <w:rFonts w:ascii="Times New Roman" w:eastAsia="Times New Roman" w:hAnsi="Times New Roman" w:cs="Times New Roman"/>
          <w:sz w:val="24"/>
          <w:szCs w:val="24"/>
          <w:lang w:val="en-CA"/>
        </w:rPr>
        <w:t xml:space="preserve">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370461ED" w:rsidR="004E13A5" w:rsidRPr="0007763B"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4E13A5" w:rsidRPr="0007763B">
        <w:rPr>
          <w:rFonts w:ascii="Times New Roman" w:eastAsia="Times New Roman" w:hAnsi="Times New Roman" w:cs="Times New Roman"/>
          <w:sz w:val="24"/>
          <w:szCs w:val="24"/>
          <w:lang w:val="en-CA"/>
        </w:rPr>
        <w:t xml:space="preserve">. </w:t>
      </w:r>
      <w:commentRangeStart w:id="297"/>
      <w:commentRangeStart w:id="298"/>
      <w:r>
        <w:rPr>
          <w:rFonts w:ascii="Times New Roman" w:eastAsiaTheme="minorEastAsia" w:hAnsi="Times New Roman" w:cs="Times New Roman"/>
          <w:sz w:val="24"/>
          <w:szCs w:val="24"/>
          <w:lang w:val="en-CA"/>
        </w:rPr>
        <w:t>We made the assumption that individuals cannot disperse beyond our landscape. While this may sacrifice some realism for or</w:t>
      </w:r>
      <w:r w:rsidR="008C35FC">
        <w:rPr>
          <w:rFonts w:ascii="Times New Roman" w:eastAsiaTheme="minorEastAsia" w:hAnsi="Times New Roman" w:cs="Times New Roman"/>
          <w:sz w:val="24"/>
          <w:szCs w:val="24"/>
          <w:lang w:val="en-CA"/>
        </w:rPr>
        <w:t>ganisms that disperse passively</w:t>
      </w:r>
      <w:r>
        <w:rPr>
          <w:rFonts w:ascii="Times New Roman" w:eastAsiaTheme="minorEastAsia" w:hAnsi="Times New Roman" w:cs="Times New Roman"/>
          <w:sz w:val="24"/>
          <w:szCs w:val="24"/>
          <w:lang w:val="en-CA"/>
        </w:rPr>
        <w:t>, it should appropriately model organisms which use landscape cues to find suitable habitat</w:t>
      </w:r>
      <w:r w:rsidR="009B1C8F">
        <w:rPr>
          <w:rFonts w:ascii="Times New Roman" w:eastAsiaTheme="minorEastAsia" w:hAnsi="Times New Roman" w:cs="Times New Roman"/>
          <w:sz w:val="24"/>
          <w:szCs w:val="24"/>
          <w:lang w:val="en-CA"/>
        </w:rPr>
        <w:t>. It also</w:t>
      </w:r>
      <w:r>
        <w:rPr>
          <w:rFonts w:ascii="Times New Roman" w:eastAsiaTheme="minorEastAsia" w:hAnsi="Times New Roman" w:cs="Times New Roman"/>
          <w:sz w:val="24"/>
          <w:szCs w:val="24"/>
          <w:lang w:val="en-CA"/>
        </w:rPr>
        <w:t xml:space="preserve"> reduce</w:t>
      </w:r>
      <w:r w:rsidR="009B1C8F">
        <w:rPr>
          <w:rFonts w:ascii="Times New Roman" w:eastAsiaTheme="minorEastAsia" w:hAnsi="Times New Roman" w:cs="Times New Roman"/>
          <w:sz w:val="24"/>
          <w:szCs w:val="24"/>
          <w:lang w:val="en-CA"/>
        </w:rPr>
        <w:t>d</w:t>
      </w:r>
      <w:r>
        <w:rPr>
          <w:rFonts w:ascii="Times New Roman" w:eastAsiaTheme="minorEastAsia" w:hAnsi="Times New Roman" w:cs="Times New Roman"/>
          <w:sz w:val="24"/>
          <w:szCs w:val="24"/>
          <w:lang w:val="en-CA"/>
        </w:rPr>
        <w:t xml:space="preserve"> computational time.</w:t>
      </w:r>
      <w:commentRangeEnd w:id="297"/>
      <w:r w:rsidR="00E876E6">
        <w:rPr>
          <w:rStyle w:val="CommentReference"/>
        </w:rPr>
        <w:commentReference w:id="297"/>
      </w:r>
      <w:commentRangeEnd w:id="298"/>
      <w:r w:rsidR="006520B8">
        <w:rPr>
          <w:rStyle w:val="CommentReference"/>
        </w:rPr>
        <w:commentReference w:id="298"/>
      </w:r>
      <w:r>
        <w:rPr>
          <w:rFonts w:ascii="Times New Roman" w:eastAsiaTheme="minorEastAsia" w:hAnsi="Times New Roman" w:cs="Times New Roman"/>
          <w:sz w:val="24"/>
          <w:szCs w:val="24"/>
          <w:lang w:val="en-CA"/>
        </w:rPr>
        <w:t xml:space="preserve"> </w:t>
      </w:r>
      <w:del w:id="299" w:author="Patrick James" w:date="2019-11-12T17:25:00Z">
        <w:r w:rsidR="004E13A5" w:rsidRPr="0007763B" w:rsidDel="006520B8">
          <w:rPr>
            <w:rFonts w:ascii="Times New Roman" w:hAnsi="Times New Roman" w:cs="Times New Roman"/>
            <w:sz w:val="24"/>
            <w:szCs w:val="24"/>
            <w:lang w:val="en-CA"/>
          </w:rPr>
          <w:delText>In order t</w:delText>
        </w:r>
      </w:del>
      <w:ins w:id="300" w:author="Patrick James" w:date="2019-11-12T17:25:00Z">
        <w:r w:rsidR="006520B8">
          <w:rPr>
            <w:rFonts w:ascii="Times New Roman" w:hAnsi="Times New Roman" w:cs="Times New Roman"/>
            <w:sz w:val="24"/>
            <w:szCs w:val="24"/>
            <w:lang w:val="en-CA"/>
          </w:rPr>
          <w:t>T</w:t>
        </w:r>
      </w:ins>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commentRangeStart w:id="301"/>
      <w:r w:rsidR="004E13A5" w:rsidRPr="0007763B">
        <w:rPr>
          <w:rFonts w:ascii="Times New Roman" w:hAnsi="Times New Roman" w:cs="Times New Roman"/>
          <w:i/>
          <w:sz w:val="24"/>
          <w:szCs w:val="24"/>
          <w:lang w:val="en-CA"/>
        </w:rPr>
        <w:t>B</w:t>
      </w:r>
      <w:commentRangeEnd w:id="301"/>
      <w:r w:rsidR="006520B8">
        <w:rPr>
          <w:rStyle w:val="CommentReference"/>
        </w:rPr>
        <w:commentReference w:id="301"/>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B00A89" w:rsidRPr="0007763B">
        <w:rPr>
          <w:rFonts w:ascii="Times New Roman" w:hAnsi="Times New Roman" w:cs="Times New Roman"/>
          <w:sz w:val="24"/>
          <w:szCs w:val="24"/>
          <w:lang w:val="en-CA"/>
        </w:rPr>
        <w:t>.</w:t>
      </w:r>
    </w:p>
    <w:p w14:paraId="7E9691E2" w14:textId="5F56E198" w:rsidR="00B00A89" w:rsidRPr="0007763B" w:rsidRDefault="00534D93" w:rsidP="00A51948">
      <w:pPr>
        <w:spacing w:before="240" w:line="480" w:lineRule="auto"/>
        <w:rPr>
          <w:rFonts w:ascii="Times New Roman" w:hAnsi="Times New Roman" w:cs="Times New Roman"/>
          <w:sz w:val="24"/>
          <w:szCs w:val="24"/>
          <w:lang w:val="en-CA"/>
        </w:rPr>
      </w:pPr>
      <w:r w:rsidRPr="00534D93">
        <w:rPr>
          <w:rFonts w:ascii="Times New Roman" w:hAnsi="Times New Roman" w:cs="Times New Roman"/>
          <w:noProof/>
          <w:sz w:val="24"/>
          <w:szCs w:val="24"/>
        </w:rPr>
        <w:drawing>
          <wp:inline distT="0" distB="0" distL="0" distR="0" wp14:anchorId="43D4D0E3" wp14:editId="7F76C2EB">
            <wp:extent cx="5943600" cy="3302000"/>
            <wp:effectExtent l="0" t="0" r="0" b="0"/>
            <wp:docPr id="11" name="Image 11" descr="C:\Users\jwitt\OneDrive\Desktop\Git_Projects\Genetic_TBI_LCBD\Fig5simp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Fig5simpl.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lastRenderedPageBreak/>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1564359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5F9C7500"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 we used TG</w:t>
      </w:r>
      <w:r w:rsidRPr="0007763B">
        <w:rPr>
          <w:rFonts w:ascii="Times New Roman" w:eastAsia="Times New Roman" w:hAnsi="Times New Roman" w:cs="Times New Roman"/>
          <w:iCs/>
          <w:sz w:val="24"/>
          <w:szCs w:val="24"/>
          <w:lang w:val="en-GB"/>
        </w:rPr>
        <w:t xml:space="preserve">I on simulation data collected each year, up to </w:t>
      </w:r>
      <w:commentRangeStart w:id="302"/>
      <w:commentRangeStart w:id="303"/>
      <w:commentRangeStart w:id="304"/>
      <w:r w:rsidR="008615D7">
        <w:rPr>
          <w:rFonts w:ascii="Times New Roman" w:eastAsia="Times New Roman" w:hAnsi="Times New Roman" w:cs="Times New Roman"/>
          <w:iCs/>
          <w:sz w:val="24"/>
          <w:szCs w:val="24"/>
          <w:lang w:val="en-GB"/>
        </w:rPr>
        <w:t xml:space="preserve">five </w:t>
      </w:r>
      <w:commentRangeEnd w:id="302"/>
      <w:r w:rsidR="008615D7">
        <w:rPr>
          <w:rStyle w:val="CommentReference"/>
        </w:rPr>
        <w:commentReference w:id="302"/>
      </w:r>
      <w:commentRangeEnd w:id="303"/>
      <w:r w:rsidR="00A07C15">
        <w:rPr>
          <w:rStyle w:val="CommentReference"/>
        </w:rPr>
        <w:commentReference w:id="303"/>
      </w:r>
      <w:commentRangeEnd w:id="304"/>
      <w:r w:rsidR="00B3786F">
        <w:rPr>
          <w:rStyle w:val="CommentReference"/>
        </w:rPr>
        <w:commentReference w:id="304"/>
      </w:r>
      <w:r w:rsidRPr="0007763B">
        <w:rPr>
          <w:rFonts w:ascii="Times New Roman" w:eastAsia="Times New Roman" w:hAnsi="Times New Roman" w:cs="Times New Roman"/>
          <w:iCs/>
          <w:sz w:val="24"/>
          <w:szCs w:val="24"/>
          <w:lang w:val="en-GB"/>
        </w:rPr>
        <w:t xml:space="preserve">years after the event, and compared them with data from the event year. </w:t>
      </w:r>
      <w:commentRangeStart w:id="305"/>
      <w:commentRangeStart w:id="306"/>
      <w:commentRangeStart w:id="307"/>
      <w:r w:rsidRPr="0007763B">
        <w:rPr>
          <w:rFonts w:ascii="Times New Roman" w:eastAsia="Times New Roman" w:hAnsi="Times New Roman" w:cs="Times New Roman"/>
          <w:iCs/>
          <w:sz w:val="24"/>
          <w:szCs w:val="24"/>
          <w:lang w:val="en-GB"/>
        </w:rPr>
        <w:t xml:space="preserve">We did the same with the earliest sampling period, that is </w:t>
      </w:r>
      <w:r w:rsidR="00C61BAE" w:rsidRPr="0007763B">
        <w:rPr>
          <w:rFonts w:ascii="Times New Roman" w:eastAsia="Times New Roman" w:hAnsi="Times New Roman" w:cs="Times New Roman"/>
          <w:iCs/>
          <w:sz w:val="24"/>
          <w:szCs w:val="24"/>
          <w:lang w:val="en-GB"/>
        </w:rPr>
        <w:t>we used simulation data dating 5</w:t>
      </w:r>
      <w:r w:rsidRPr="0007763B">
        <w:rPr>
          <w:rFonts w:ascii="Times New Roman" w:eastAsia="Times New Roman" w:hAnsi="Times New Roman" w:cs="Times New Roman"/>
          <w:iCs/>
          <w:sz w:val="24"/>
          <w:szCs w:val="24"/>
          <w:lang w:val="en-GB"/>
        </w:rPr>
        <w:t xml:space="preserve"> years before the event, as well as each year until the event. We used two out of the eighteen scenarios, and chose the most extreme according to the </w:t>
      </w:r>
      <w:r w:rsidR="007729F2">
        <w:rPr>
          <w:rFonts w:ascii="Times New Roman" w:eastAsia="Times New Roman" w:hAnsi="Times New Roman" w:cs="Times New Roman"/>
          <w:iCs/>
          <w:sz w:val="24"/>
          <w:szCs w:val="24"/>
          <w:lang w:val="en-GB"/>
        </w:rPr>
        <w:t xml:space="preserve">previous </w:t>
      </w:r>
      <w:r w:rsidRPr="0007763B">
        <w:rPr>
          <w:rFonts w:ascii="Times New Roman" w:eastAsia="Times New Roman" w:hAnsi="Times New Roman" w:cs="Times New Roman"/>
          <w:iCs/>
          <w:sz w:val="24"/>
          <w:szCs w:val="24"/>
          <w:lang w:val="en-GB"/>
        </w:rPr>
        <w:t xml:space="preserve">results, to represent the “easiest” and “hardest” </w:t>
      </w:r>
      <w:r w:rsidR="001F3196" w:rsidRPr="0007763B">
        <w:rPr>
          <w:rFonts w:ascii="Times New Roman" w:eastAsia="Times New Roman" w:hAnsi="Times New Roman" w:cs="Times New Roman"/>
          <w:iCs/>
          <w:sz w:val="24"/>
          <w:szCs w:val="24"/>
          <w:lang w:val="en-GB"/>
        </w:rPr>
        <w:t xml:space="preserve">contexts to detect </w:t>
      </w:r>
      <w:r w:rsidR="001F3196" w:rsidRPr="0007763B">
        <w:rPr>
          <w:rFonts w:ascii="Times New Roman" w:eastAsia="Times New Roman" w:hAnsi="Times New Roman" w:cs="Times New Roman"/>
          <w:iCs/>
          <w:sz w:val="24"/>
          <w:szCs w:val="24"/>
          <w:lang w:val="en-GB"/>
        </w:rPr>
        <w:lastRenderedPageBreak/>
        <w:t>change.</w:t>
      </w:r>
      <w:r w:rsidR="00D8326B" w:rsidRPr="0007763B">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commentRangeEnd w:id="305"/>
      <w:r w:rsidR="008615D7">
        <w:rPr>
          <w:rStyle w:val="CommentReference"/>
        </w:rPr>
        <w:commentReference w:id="305"/>
      </w:r>
      <w:commentRangeEnd w:id="306"/>
      <w:commentRangeEnd w:id="307"/>
    </w:p>
    <w:p w14:paraId="60D4FBF6" w14:textId="0BD0DBF0" w:rsidR="003F114F" w:rsidRPr="0007763B" w:rsidRDefault="00904B54" w:rsidP="00A51948">
      <w:pPr>
        <w:spacing w:before="240" w:after="240" w:line="480" w:lineRule="auto"/>
        <w:rPr>
          <w:rFonts w:ascii="Times New Roman" w:eastAsia="Times New Roman" w:hAnsi="Times New Roman" w:cs="Times New Roman"/>
          <w:iCs/>
          <w:sz w:val="24"/>
          <w:szCs w:val="24"/>
          <w:lang w:val="en-GB"/>
        </w:rPr>
      </w:pPr>
      <w:r>
        <w:rPr>
          <w:rStyle w:val="CommentReference"/>
        </w:rPr>
        <w:commentReference w:id="306"/>
      </w:r>
      <w:r w:rsidR="00B3786F">
        <w:rPr>
          <w:rStyle w:val="CommentReference"/>
        </w:rPr>
        <w:commentReference w:id="307"/>
      </w:r>
    </w:p>
    <w:p w14:paraId="409FAEC7" w14:textId="0D161F1C" w:rsidR="004E13A5" w:rsidRPr="0007763B" w:rsidRDefault="00D21628" w:rsidP="00A51948">
      <w:pPr>
        <w:spacing w:before="240" w:after="240" w:line="480" w:lineRule="auto"/>
        <w:rPr>
          <w:rFonts w:ascii="Times New Roman" w:eastAsia="Times New Roman" w:hAnsi="Times New Roman" w:cs="Times New Roman"/>
          <w:i/>
          <w:sz w:val="24"/>
          <w:szCs w:val="24"/>
          <w:lang w:val="en-GB"/>
        </w:rPr>
      </w:pPr>
      <w:commentRangeStart w:id="308"/>
      <w:commentRangeStart w:id="309"/>
      <w:commentRangeStart w:id="310"/>
      <w:r w:rsidRPr="0007763B">
        <w:rPr>
          <w:rFonts w:ascii="Times New Roman" w:eastAsia="Times New Roman" w:hAnsi="Times New Roman" w:cs="Times New Roman"/>
          <w:i/>
          <w:sz w:val="24"/>
          <w:szCs w:val="24"/>
          <w:lang w:val="en-GB"/>
        </w:rPr>
        <w:t>Microsatellites</w:t>
      </w:r>
      <w:commentRangeEnd w:id="308"/>
      <w:r w:rsidR="00E46AFF">
        <w:rPr>
          <w:rStyle w:val="CommentReference"/>
        </w:rPr>
        <w:commentReference w:id="308"/>
      </w:r>
      <w:commentRangeEnd w:id="309"/>
      <w:r w:rsidR="00AC1399">
        <w:rPr>
          <w:rStyle w:val="CommentReference"/>
        </w:rPr>
        <w:commentReference w:id="309"/>
      </w:r>
      <w:commentRangeEnd w:id="310"/>
      <w:r w:rsidR="00B3786F">
        <w:rPr>
          <w:rStyle w:val="CommentReference"/>
        </w:rPr>
        <w:commentReference w:id="310"/>
      </w:r>
    </w:p>
    <w:p w14:paraId="24B41ED6" w14:textId="04BC2F24" w:rsidR="00D21628" w:rsidRDefault="00D21628"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t>Although we investigated several aspects of</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TBI application on geneti</w:t>
      </w:r>
      <w:r w:rsidR="004036B9" w:rsidRPr="0007763B">
        <w:rPr>
          <w:rFonts w:ascii="Times New Roman" w:eastAsia="Times New Roman" w:hAnsi="Times New Roman" w:cs="Times New Roman"/>
          <w:sz w:val="24"/>
          <w:szCs w:val="24"/>
          <w:lang w:val="en-GB"/>
        </w:rPr>
        <w:t>c data on SNP, we also simulated</w:t>
      </w:r>
      <w:r w:rsidRPr="0007763B">
        <w:rPr>
          <w:rFonts w:ascii="Times New Roman" w:eastAsia="Times New Roman" w:hAnsi="Times New Roman" w:cs="Times New Roman"/>
          <w:sz w:val="24"/>
          <w:szCs w:val="24"/>
          <w:lang w:val="en-GB"/>
        </w:rPr>
        <w:t xml:space="preserve"> one scenario</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modelling microsatellites markers</w:t>
      </w:r>
      <w:r w:rsidR="004036B9" w:rsidRPr="0007763B">
        <w:rPr>
          <w:rFonts w:ascii="Times New Roman" w:eastAsia="Times New Roman" w:hAnsi="Times New Roman" w:cs="Times New Roman"/>
          <w:sz w:val="24"/>
          <w:szCs w:val="24"/>
          <w:lang w:val="en-GB"/>
        </w:rPr>
        <w:t xml:space="preserve"> (low dispersal, one affected population, bottleneck). We chose to do this because microsatellites are still relevant in molecular ecology </w:t>
      </w:r>
      <w:r w:rsidR="009E0DF8" w:rsidRPr="0007763B">
        <w:rPr>
          <w:rFonts w:ascii="Times New Roman" w:eastAsia="Times New Roman" w:hAnsi="Times New Roman" w:cs="Times New Roman"/>
          <w:sz w:val="24"/>
          <w:szCs w:val="24"/>
          <w:lang w:val="en-GB"/>
        </w:rPr>
        <w:t>in the age of</w:t>
      </w:r>
      <w:r w:rsidR="004036B9" w:rsidRPr="0007763B">
        <w:rPr>
          <w:rFonts w:ascii="Times New Roman" w:eastAsia="Times New Roman" w:hAnsi="Times New Roman" w:cs="Times New Roman"/>
          <w:sz w:val="24"/>
          <w:szCs w:val="24"/>
          <w:lang w:val="en-GB"/>
        </w:rPr>
        <w:t xml:space="preserve"> whole genome sequencing </w:t>
      </w:r>
      <w:r w:rsidR="004036B9" w:rsidRPr="0007763B">
        <w:rPr>
          <w:rFonts w:ascii="Times New Roman" w:eastAsia="Times New Roman" w:hAnsi="Times New Roman" w:cs="Times New Roman"/>
          <w:sz w:val="24"/>
          <w:szCs w:val="24"/>
          <w:lang w:val="en-GB"/>
        </w:rPr>
        <w:fldChar w:fldCharType="begin" w:fldLock="1"/>
      </w:r>
      <w:r w:rsidR="006D298C">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Bezemer, Krauss, Roberts, &amp; Hopper,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 and because technology keeps being developed and imp</w:t>
      </w:r>
      <w:r w:rsidR="009E0DF8" w:rsidRPr="0007763B">
        <w:rPr>
          <w:rFonts w:ascii="Times New Roman" w:eastAsia="Times New Roman" w:hAnsi="Times New Roman" w:cs="Times New Roman"/>
          <w:sz w:val="24"/>
          <w:szCs w:val="24"/>
          <w:lang w:val="en-GB"/>
        </w:rPr>
        <w:t>r</w:t>
      </w:r>
      <w:r w:rsidR="004036B9" w:rsidRPr="0007763B">
        <w:rPr>
          <w:rFonts w:ascii="Times New Roman" w:eastAsia="Times New Roman" w:hAnsi="Times New Roman" w:cs="Times New Roman"/>
          <w:sz w:val="24"/>
          <w:szCs w:val="24"/>
          <w:lang w:val="en-GB"/>
        </w:rPr>
        <w:t xml:space="preserve">oved for them </w:t>
      </w:r>
      <w:r w:rsidR="004036B9" w:rsidRPr="0007763B">
        <w:rPr>
          <w:rFonts w:ascii="Times New Roman" w:eastAsia="Times New Roman" w:hAnsi="Times New Roman" w:cs="Times New Roman"/>
          <w:sz w:val="24"/>
          <w:szCs w:val="24"/>
          <w:lang w:val="en-GB"/>
        </w:rPr>
        <w:fldChar w:fldCharType="begin" w:fldLock="1"/>
      </w:r>
      <w:r w:rsidR="00D2425A"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Lepais et al.,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w:t>
      </w:r>
      <w:r w:rsidR="009E0DF8" w:rsidRPr="0007763B">
        <w:rPr>
          <w:rFonts w:ascii="Times New Roman" w:eastAsia="Times New Roman" w:hAnsi="Times New Roman" w:cs="Times New Roman"/>
          <w:sz w:val="24"/>
          <w:szCs w:val="24"/>
          <w:lang w:val="en-GB"/>
        </w:rPr>
        <w:t xml:space="preserve"> We change</w:t>
      </w:r>
      <w:r w:rsidR="00E45849" w:rsidRPr="0007763B">
        <w:rPr>
          <w:rFonts w:ascii="Times New Roman" w:eastAsia="Times New Roman" w:hAnsi="Times New Roman" w:cs="Times New Roman"/>
          <w:sz w:val="24"/>
          <w:szCs w:val="24"/>
          <w:lang w:val="en-GB"/>
        </w:rPr>
        <w:t>d</w:t>
      </w:r>
      <w:r w:rsidR="009E0DF8" w:rsidRPr="0007763B">
        <w:rPr>
          <w:rFonts w:ascii="Times New Roman" w:eastAsia="Times New Roman" w:hAnsi="Times New Roman" w:cs="Times New Roman"/>
          <w:sz w:val="24"/>
          <w:szCs w:val="24"/>
          <w:lang w:val="en-GB"/>
        </w:rPr>
        <w:t xml:space="preserve"> the simulation parameters to have 10 microsatellite loci, with 10 alleles each.</w:t>
      </w:r>
      <w:r w:rsidR="00E45849" w:rsidRPr="0007763B">
        <w:rPr>
          <w:rFonts w:ascii="Times New Roman" w:eastAsia="Times New Roman" w:hAnsi="Times New Roman" w:cs="Times New Roman"/>
          <w:sz w:val="24"/>
          <w:szCs w:val="24"/>
          <w:lang w:val="en-GB"/>
        </w:rPr>
        <w:t xml:space="preserve"> We also had to change the way we calcu</w:t>
      </w:r>
      <w:r w:rsidR="00D2425A" w:rsidRPr="0007763B">
        <w:rPr>
          <w:rFonts w:ascii="Times New Roman" w:eastAsia="Times New Roman" w:hAnsi="Times New Roman" w:cs="Times New Roman"/>
          <w:sz w:val="24"/>
          <w:szCs w:val="24"/>
          <w:lang w:val="en-GB"/>
        </w:rPr>
        <w:t>late the genetic dissimilarities. For</w:t>
      </w:r>
      <w:r w:rsidR="00032375">
        <w:rPr>
          <w:rFonts w:ascii="Times New Roman" w:eastAsia="Times New Roman" w:hAnsi="Times New Roman" w:cs="Times New Roman"/>
          <w:sz w:val="24"/>
          <w:szCs w:val="24"/>
          <w:lang w:val="en-GB"/>
        </w:rPr>
        <w:t xml:space="preserve"> that matter we created a new TG</w:t>
      </w:r>
      <w:r w:rsidR="00D2425A" w:rsidRPr="0007763B">
        <w:rPr>
          <w:rFonts w:ascii="Times New Roman" w:eastAsia="Times New Roman" w:hAnsi="Times New Roman" w:cs="Times New Roman"/>
          <w:sz w:val="24"/>
          <w:szCs w:val="24"/>
          <w:lang w:val="en-GB"/>
        </w:rPr>
        <w:t>I function dedicated to microsatellite data (</w:t>
      </w:r>
      <w:proofErr w:type="spellStart"/>
      <w:r w:rsidR="00D2425A" w:rsidRPr="0007763B">
        <w:rPr>
          <w:rFonts w:ascii="Times New Roman" w:eastAsia="Times New Roman" w:hAnsi="Times New Roman" w:cs="Times New Roman"/>
          <w:i/>
          <w:sz w:val="24"/>
          <w:szCs w:val="24"/>
          <w:lang w:val="en-GB"/>
        </w:rPr>
        <w:t>T</w:t>
      </w:r>
      <w:r w:rsidR="00032375">
        <w:rPr>
          <w:rFonts w:ascii="Times New Roman" w:eastAsia="Times New Roman" w:hAnsi="Times New Roman" w:cs="Times New Roman"/>
          <w:i/>
          <w:sz w:val="24"/>
          <w:szCs w:val="24"/>
          <w:lang w:val="en-GB"/>
        </w:rPr>
        <w:t>G</w:t>
      </w:r>
      <w:r w:rsidR="00D2425A" w:rsidRPr="0007763B">
        <w:rPr>
          <w:rFonts w:ascii="Times New Roman" w:eastAsia="Times New Roman" w:hAnsi="Times New Roman" w:cs="Times New Roman"/>
          <w:i/>
          <w:sz w:val="24"/>
          <w:szCs w:val="24"/>
          <w:lang w:val="en-GB"/>
        </w:rPr>
        <w:t>Imicro</w:t>
      </w:r>
      <w:proofErr w:type="spellEnd"/>
      <w:r w:rsidR="00D2425A"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and used</w:t>
      </w:r>
      <w:r w:rsidR="00D2425A" w:rsidRPr="0007763B">
        <w:rPr>
          <w:rFonts w:ascii="Times New Roman" w:eastAsia="Times New Roman" w:hAnsi="Times New Roman" w:cs="Times New Roman"/>
          <w:sz w:val="24"/>
          <w:szCs w:val="24"/>
          <w:lang w:val="en-GB"/>
        </w:rPr>
        <w:t xml:space="preserve"> </w:t>
      </w:r>
      <w:proofErr w:type="spellStart"/>
      <w:r w:rsidR="00D2425A" w:rsidRPr="0007763B">
        <w:rPr>
          <w:rFonts w:ascii="Times New Roman" w:eastAsia="Times New Roman" w:hAnsi="Times New Roman" w:cs="Times New Roman"/>
          <w:i/>
          <w:sz w:val="24"/>
          <w:szCs w:val="24"/>
          <w:lang w:val="en-GB"/>
        </w:rPr>
        <w:t>dist.genpop</w:t>
      </w:r>
      <w:proofErr w:type="spellEnd"/>
      <w:r w:rsidR="00D2425A" w:rsidRPr="0007763B">
        <w:rPr>
          <w:rFonts w:ascii="Times New Roman" w:eastAsia="Times New Roman" w:hAnsi="Times New Roman" w:cs="Times New Roman"/>
          <w:sz w:val="24"/>
          <w:szCs w:val="24"/>
          <w:lang w:val="en-GB"/>
        </w:rPr>
        <w:t xml:space="preserve"> from the </w:t>
      </w:r>
      <w:proofErr w:type="spellStart"/>
      <w:r w:rsidR="000D08D6">
        <w:rPr>
          <w:rFonts w:ascii="Times New Roman" w:eastAsia="Times New Roman" w:hAnsi="Times New Roman" w:cs="Times New Roman"/>
          <w:i/>
          <w:sz w:val="24"/>
          <w:szCs w:val="24"/>
          <w:lang w:val="en-GB"/>
        </w:rPr>
        <w:t>adegenet</w:t>
      </w:r>
      <w:proofErr w:type="spellEnd"/>
      <w:r w:rsidR="00D2425A" w:rsidRPr="0007763B">
        <w:rPr>
          <w:rFonts w:ascii="Times New Roman" w:eastAsia="Times New Roman" w:hAnsi="Times New Roman" w:cs="Times New Roman"/>
          <w:i/>
          <w:sz w:val="24"/>
          <w:szCs w:val="24"/>
          <w:lang w:val="en-GB"/>
        </w:rPr>
        <w:t xml:space="preserve"> </w:t>
      </w:r>
      <w:r w:rsidR="00D2425A" w:rsidRPr="0007763B">
        <w:rPr>
          <w:rFonts w:ascii="Times New Roman" w:eastAsia="Times New Roman" w:hAnsi="Times New Roman" w:cs="Times New Roman"/>
          <w:sz w:val="24"/>
          <w:szCs w:val="24"/>
          <w:lang w:val="en-GB"/>
        </w:rPr>
        <w:t>R package</w:t>
      </w:r>
      <w:r w:rsidR="0084240D" w:rsidRPr="0007763B">
        <w:rPr>
          <w:rFonts w:ascii="Times New Roman" w:eastAsia="Times New Roman" w:hAnsi="Times New Roman" w:cs="Times New Roman"/>
          <w:sz w:val="24"/>
          <w:szCs w:val="24"/>
          <w:lang w:val="en-GB"/>
        </w:rPr>
        <w:t xml:space="preserve"> (see </w:t>
      </w:r>
      <w:r w:rsidR="0084240D" w:rsidRPr="0007763B">
        <w:rPr>
          <w:rFonts w:ascii="Times New Roman" w:eastAsia="Times New Roman" w:hAnsi="Times New Roman" w:cs="Times New Roman"/>
          <w:i/>
          <w:sz w:val="24"/>
          <w:szCs w:val="24"/>
          <w:lang w:val="en-GB"/>
        </w:rPr>
        <w:t>Software</w:t>
      </w:r>
      <w:r w:rsidR="0084240D" w:rsidRPr="0007763B">
        <w:rPr>
          <w:rFonts w:ascii="Times New Roman" w:eastAsia="Times New Roman" w:hAnsi="Times New Roman" w:cs="Times New Roman"/>
          <w:sz w:val="24"/>
          <w:szCs w:val="24"/>
          <w:lang w:val="en-GB"/>
        </w:rPr>
        <w:t>) to calculate dissimilarities</w:t>
      </w:r>
      <w:r w:rsidR="00D2425A" w:rsidRPr="0007763B">
        <w:rPr>
          <w:rFonts w:ascii="Times New Roman" w:eastAsia="Times New Roman" w:hAnsi="Times New Roman" w:cs="Times New Roman"/>
          <w:sz w:val="24"/>
          <w:szCs w:val="24"/>
          <w:lang w:val="en-GB"/>
        </w:rPr>
        <w:t>.</w:t>
      </w:r>
      <w:r w:rsidR="0084240D" w:rsidRPr="0007763B">
        <w:rPr>
          <w:rFonts w:ascii="Times New Roman" w:eastAsia="Times New Roman" w:hAnsi="Times New Roman" w:cs="Times New Roman"/>
          <w:sz w:val="24"/>
          <w:szCs w:val="24"/>
          <w:lang w:val="en-GB"/>
        </w:rPr>
        <w:t xml:space="preserve"> Among the metrics it offers, we chose </w:t>
      </w:r>
      <w:del w:id="311" w:author="Patrick James" w:date="2019-11-12T17:33:00Z">
        <w:r w:rsidR="0084240D" w:rsidRPr="0007763B" w:rsidDel="00B3786F">
          <w:rPr>
            <w:rFonts w:ascii="Times New Roman" w:eastAsia="Times New Roman" w:hAnsi="Times New Roman" w:cs="Times New Roman"/>
            <w:sz w:val="24"/>
            <w:szCs w:val="24"/>
            <w:lang w:val="en-GB"/>
          </w:rPr>
          <w:delText xml:space="preserve">the </w:delText>
        </w:r>
      </w:del>
      <w:r w:rsidR="0084240D" w:rsidRPr="0007763B">
        <w:rPr>
          <w:rFonts w:ascii="Times New Roman" w:eastAsia="Times New Roman" w:hAnsi="Times New Roman" w:cs="Times New Roman"/>
          <w:sz w:val="24"/>
          <w:szCs w:val="24"/>
          <w:lang w:val="en-GB"/>
        </w:rPr>
        <w:t>Roger’</w:t>
      </w:r>
      <w:r w:rsidR="00335E2F" w:rsidRPr="0007763B">
        <w:rPr>
          <w:rFonts w:ascii="Times New Roman" w:eastAsia="Times New Roman" w:hAnsi="Times New Roman" w:cs="Times New Roman"/>
          <w:sz w:val="24"/>
          <w:szCs w:val="24"/>
          <w:lang w:val="en-GB"/>
        </w:rPr>
        <w:t xml:space="preserve">s </w:t>
      </w:r>
      <w:r w:rsidR="0084240D" w:rsidRPr="0007763B">
        <w:rPr>
          <w:rFonts w:ascii="Times New Roman" w:eastAsia="Times New Roman" w:hAnsi="Times New Roman" w:cs="Times New Roman"/>
          <w:sz w:val="24"/>
          <w:szCs w:val="24"/>
          <w:lang w:val="en-GB"/>
        </w:rPr>
        <w:t>distance</w:t>
      </w:r>
      <w:r w:rsidR="00335E2F" w:rsidRPr="0007763B">
        <w:rPr>
          <w:rFonts w:ascii="Times New Roman" w:eastAsia="Times New Roman" w:hAnsi="Times New Roman" w:cs="Times New Roman"/>
          <w:sz w:val="24"/>
          <w:szCs w:val="24"/>
          <w:lang w:val="en-GB"/>
        </w:rPr>
        <w:t xml:space="preserve"> because it is a </w:t>
      </w:r>
      <w:r w:rsidR="004B600A" w:rsidRPr="0007763B">
        <w:rPr>
          <w:rFonts w:ascii="Times New Roman" w:eastAsia="Times New Roman" w:hAnsi="Times New Roman" w:cs="Times New Roman"/>
          <w:sz w:val="24"/>
          <w:szCs w:val="24"/>
          <w:lang w:val="en-GB"/>
        </w:rPr>
        <w:t xml:space="preserve">Euclidean </w:t>
      </w:r>
      <w:r w:rsidR="00335E2F" w:rsidRPr="0007763B">
        <w:rPr>
          <w:rFonts w:ascii="Times New Roman" w:eastAsia="Times New Roman" w:hAnsi="Times New Roman" w:cs="Times New Roman"/>
          <w:sz w:val="24"/>
          <w:szCs w:val="24"/>
          <w:lang w:val="en-GB"/>
        </w:rPr>
        <w:t>genetic dissimilarity metric which does not make biological assumptions</w:t>
      </w:r>
      <w:r w:rsidR="004B600A" w:rsidRPr="0007763B">
        <w:rPr>
          <w:rFonts w:ascii="Times New Roman" w:eastAsia="Times New Roman" w:hAnsi="Times New Roman" w:cs="Times New Roman"/>
          <w:sz w:val="24"/>
          <w:szCs w:val="24"/>
          <w:lang w:val="en-GB"/>
        </w:rPr>
        <w:t xml:space="preserve"> and therefore would apply to many </w:t>
      </w:r>
      <w:r w:rsidR="0070692F">
        <w:rPr>
          <w:rFonts w:ascii="Times New Roman" w:eastAsia="Times New Roman" w:hAnsi="Times New Roman" w:cs="Times New Roman"/>
          <w:sz w:val="24"/>
          <w:szCs w:val="24"/>
          <w:lang w:val="en-GB"/>
        </w:rPr>
        <w:t>empirical cases</w:t>
      </w:r>
      <w:r w:rsidR="0084240D" w:rsidRPr="0007763B">
        <w:rPr>
          <w:rFonts w:ascii="Times New Roman" w:eastAsia="Times New Roman" w:hAnsi="Times New Roman" w:cs="Times New Roman"/>
          <w:sz w:val="24"/>
          <w:szCs w:val="24"/>
          <w:lang w:val="en-GB"/>
        </w:rPr>
        <w:t>.</w:t>
      </w:r>
    </w:p>
    <w:p w14:paraId="3451D51F" w14:textId="77777777" w:rsidR="00FD1093" w:rsidRPr="0007763B" w:rsidRDefault="00FD1093" w:rsidP="00A51948">
      <w:pPr>
        <w:spacing w:before="240" w:after="240" w:line="480" w:lineRule="auto"/>
        <w:rPr>
          <w:rFonts w:ascii="Times New Roman" w:eastAsia="Times New Roman" w:hAnsi="Times New Roman" w:cs="Times New Roman"/>
          <w:sz w:val="24"/>
          <w:szCs w:val="24"/>
          <w:lang w:val="en-GB"/>
        </w:rPr>
      </w:pP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7D015C40" w:rsidR="004E13A5"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w:t>
      </w:r>
      <w:del w:id="312" w:author="Patrick James" w:date="2019-11-12T17:37:00Z">
        <w:r w:rsidRPr="0007763B" w:rsidDel="00B37A76">
          <w:rPr>
            <w:rFonts w:ascii="Times New Roman" w:eastAsia="Times New Roman" w:hAnsi="Times New Roman" w:cs="Times New Roman"/>
            <w:iCs/>
            <w:sz w:val="24"/>
            <w:szCs w:val="24"/>
            <w:lang w:val="en-GB"/>
          </w:rPr>
          <w:delText xml:space="preserve">frameworks </w:delText>
        </w:r>
      </w:del>
      <w:r w:rsidRPr="0007763B">
        <w:rPr>
          <w:rFonts w:ascii="Times New Roman" w:eastAsia="Times New Roman" w:hAnsi="Times New Roman" w:cs="Times New Roman"/>
          <w:iCs/>
          <w:sz w:val="24"/>
          <w:szCs w:val="24"/>
          <w:lang w:val="en-GB"/>
        </w:rPr>
        <w:t>to assess 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w:t>
      </w:r>
      <w:r w:rsidRPr="0007763B">
        <w:rPr>
          <w:rFonts w:ascii="Times New Roman" w:eastAsia="Times New Roman" w:hAnsi="Times New Roman" w:cs="Times New Roman"/>
          <w:iCs/>
          <w:sz w:val="24"/>
          <w:szCs w:val="24"/>
          <w:lang w:val="en-GB"/>
        </w:rPr>
        <w:lastRenderedPageBreak/>
        <w:t xml:space="preserve">population that we </w:t>
      </w:r>
      <w:del w:id="313" w:author="Patrick James" w:date="2019-11-12T17:37:00Z">
        <w:r w:rsidRPr="0007763B" w:rsidDel="00B37A76">
          <w:rPr>
            <w:rFonts w:ascii="Times New Roman" w:eastAsia="Times New Roman" w:hAnsi="Times New Roman" w:cs="Times New Roman"/>
            <w:i/>
            <w:iCs/>
            <w:sz w:val="24"/>
            <w:szCs w:val="24"/>
            <w:lang w:val="en-GB"/>
          </w:rPr>
          <w:delText>a priori</w:delText>
        </w:r>
        <w:r w:rsidRPr="0007763B" w:rsidDel="00B37A76">
          <w:rPr>
            <w:rFonts w:ascii="Times New Roman" w:eastAsia="Times New Roman" w:hAnsi="Times New Roman" w:cs="Times New Roman"/>
            <w:iCs/>
            <w:sz w:val="24"/>
            <w:szCs w:val="24"/>
            <w:lang w:val="en-GB"/>
          </w:rPr>
          <w:delText xml:space="preserve"> </w:delText>
        </w:r>
      </w:del>
      <w:r w:rsidRPr="0007763B">
        <w:rPr>
          <w:rFonts w:ascii="Times New Roman" w:eastAsia="Times New Roman" w:hAnsi="Times New Roman" w:cs="Times New Roman"/>
          <w:iCs/>
          <w:sz w:val="24"/>
          <w:szCs w:val="24"/>
          <w:lang w:val="en-GB"/>
        </w:rPr>
        <w:t xml:space="preserve">know </w:t>
      </w:r>
      <w:ins w:id="314" w:author="Patrick James" w:date="2019-11-12T17:37:00Z">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ins>
      <w:r w:rsidRPr="0007763B">
        <w:rPr>
          <w:rFonts w:ascii="Times New Roman" w:eastAsia="Times New Roman" w:hAnsi="Times New Roman" w:cs="Times New Roman"/>
          <w:iCs/>
          <w:sz w:val="24"/>
          <w:szCs w:val="24"/>
          <w:lang w:val="en-GB"/>
        </w:rPr>
        <w:t xml:space="preserve">did not undergo </w:t>
      </w:r>
      <w:commentRangeStart w:id="315"/>
      <w:r w:rsidRPr="0007763B">
        <w:rPr>
          <w:rFonts w:ascii="Times New Roman" w:eastAsia="Times New Roman" w:hAnsi="Times New Roman" w:cs="Times New Roman"/>
          <w:iCs/>
          <w:sz w:val="24"/>
          <w:szCs w:val="24"/>
          <w:lang w:val="en-GB"/>
        </w:rPr>
        <w:t xml:space="preserve">any specific demographic event, </w:t>
      </w:r>
      <w:commentRangeEnd w:id="315"/>
      <w:r w:rsidR="00B37A76">
        <w:rPr>
          <w:rStyle w:val="CommentReference"/>
        </w:rPr>
        <w:commentReference w:id="315"/>
      </w:r>
      <w:r w:rsidRPr="0007763B">
        <w:rPr>
          <w:rFonts w:ascii="Times New Roman" w:eastAsia="Times New Roman" w:hAnsi="Times New Roman" w:cs="Times New Roman"/>
          <w:iCs/>
          <w:sz w:val="24"/>
          <w:szCs w:val="24"/>
          <w:lang w:val="en-GB"/>
        </w:rPr>
        <w:t>but has been classified as having experienced one of the two simulated demographic events by the testing procedure. A false negative is a population that we had set as target for demographic event but that was not cla</w:t>
      </w:r>
      <w:r w:rsidR="002363EE">
        <w:rPr>
          <w:rFonts w:ascii="Times New Roman" w:eastAsia="Times New Roman" w:hAnsi="Times New Roman" w:cs="Times New Roman"/>
          <w:iCs/>
          <w:sz w:val="24"/>
          <w:szCs w:val="24"/>
          <w:lang w:val="en-GB"/>
        </w:rPr>
        <w:t>ssified as having been affected</w:t>
      </w:r>
      <w:r w:rsidRPr="0007763B">
        <w:rPr>
          <w:rFonts w:ascii="Times New Roman" w:eastAsia="Times New Roman" w:hAnsi="Times New Roman" w:cs="Times New Roman"/>
          <w:iCs/>
          <w:sz w:val="24"/>
          <w:szCs w:val="24"/>
          <w:lang w:val="en-GB"/>
        </w:rPr>
        <w:t xml:space="preserve"> by the testing procedure. FPR represents the number of false positives over the total number of negatives, and FNR represents the number of false negative over the total number of positives. A high FPR means that we often select the wrong population(s)</w:t>
      </w:r>
      <w:ins w:id="316" w:author="Patrick James" w:date="2019-11-12T17:38:00Z">
        <w:r w:rsidR="00B37A76">
          <w:rPr>
            <w:rFonts w:ascii="Times New Roman" w:eastAsia="Times New Roman" w:hAnsi="Times New Roman" w:cs="Times New Roman"/>
            <w:iCs/>
            <w:sz w:val="24"/>
            <w:szCs w:val="24"/>
            <w:lang w:val="en-GB"/>
          </w:rPr>
          <w:t xml:space="preserve">, or the obverse, </w:t>
        </w:r>
      </w:ins>
      <w:del w:id="317" w:author="Patrick James" w:date="2019-11-12T17:39:00Z">
        <w:r w:rsidRPr="0007763B" w:rsidDel="00B37A76">
          <w:rPr>
            <w:rFonts w:ascii="Times New Roman" w:eastAsia="Times New Roman" w:hAnsi="Times New Roman" w:cs="Times New Roman"/>
            <w:iCs/>
            <w:sz w:val="24"/>
            <w:szCs w:val="24"/>
            <w:lang w:val="en-GB"/>
          </w:rPr>
          <w:delText xml:space="preserve">. A high FNR means that </w:delText>
        </w:r>
      </w:del>
      <w:r w:rsidRPr="0007763B">
        <w:rPr>
          <w:rFonts w:ascii="Times New Roman" w:eastAsia="Times New Roman" w:hAnsi="Times New Roman" w:cs="Times New Roman"/>
          <w:iCs/>
          <w:sz w:val="24"/>
          <w:szCs w:val="24"/>
          <w:lang w:val="en-GB"/>
        </w:rPr>
        <w:t>we often miss the right population(s). The higher the FNR, the lower the power of our testing procedure.</w:t>
      </w:r>
      <w:r w:rsidRPr="0007763B">
        <w:rPr>
          <w:rFonts w:ascii="Times New Roman" w:eastAsia="Times New Roman" w:hAnsi="Times New Roman" w:cs="Times New Roman"/>
          <w:sz w:val="24"/>
          <w:szCs w:val="24"/>
          <w:lang w:val="en-GB"/>
        </w:rPr>
        <w:t xml:space="preserve"> Because choosing a prop</w:t>
      </w:r>
      <w:r w:rsidR="000F49A2">
        <w:rPr>
          <w:rFonts w:ascii="Times New Roman" w:eastAsia="Times New Roman" w:hAnsi="Times New Roman" w:cs="Times New Roman"/>
          <w:sz w:val="24"/>
          <w:szCs w:val="24"/>
          <w:lang w:val="en-GB"/>
        </w:rPr>
        <w:t>er threshold for the TG</w:t>
      </w:r>
      <w:r w:rsidRPr="0007763B">
        <w:rPr>
          <w:rFonts w:ascii="Times New Roman" w:eastAsia="Times New Roman" w:hAnsi="Times New Roman" w:cs="Times New Roman"/>
          <w:sz w:val="24"/>
          <w:szCs w:val="24"/>
          <w:lang w:val="en-GB"/>
        </w:rPr>
        <w:t xml:space="preserve">I permutation tests is important in order to find a compromise between power and selectivity, we </w:t>
      </w:r>
      <w:r w:rsidR="0056645A">
        <w:rPr>
          <w:rFonts w:ascii="Times New Roman" w:eastAsia="Times New Roman" w:hAnsi="Times New Roman" w:cs="Times New Roman"/>
          <w:sz w:val="24"/>
          <w:szCs w:val="24"/>
          <w:lang w:val="en-GB"/>
        </w:rPr>
        <w:t xml:space="preserve">showcased it to potential TGI users by </w:t>
      </w:r>
      <w:r w:rsidRPr="0007763B">
        <w:rPr>
          <w:rFonts w:ascii="Times New Roman" w:eastAsia="Times New Roman" w:hAnsi="Times New Roman" w:cs="Times New Roman"/>
          <w:sz w:val="24"/>
          <w:szCs w:val="24"/>
          <w:lang w:val="en-GB"/>
        </w:rPr>
        <w:t>evaluat</w:t>
      </w:r>
      <w:r w:rsidR="0056645A">
        <w:rPr>
          <w:rFonts w:ascii="Times New Roman" w:eastAsia="Times New Roman" w:hAnsi="Times New Roman" w:cs="Times New Roman"/>
          <w:sz w:val="24"/>
          <w:szCs w:val="24"/>
          <w:lang w:val="en-GB"/>
        </w:rPr>
        <w:t>ing</w:t>
      </w:r>
      <w:r w:rsidRPr="0007763B">
        <w:rPr>
          <w:rFonts w:ascii="Times New Roman" w:eastAsia="Times New Roman" w:hAnsi="Times New Roman" w:cs="Times New Roman"/>
          <w:sz w:val="24"/>
          <w:szCs w:val="24"/>
          <w:lang w:val="en-GB"/>
        </w:rPr>
        <w:t xml:space="preserve"> statistical performance across a range o</w:t>
      </w:r>
      <w:r w:rsidR="009279F4" w:rsidRPr="0007763B">
        <w:rPr>
          <w:rFonts w:ascii="Times New Roman" w:eastAsia="Times New Roman" w:hAnsi="Times New Roman" w:cs="Times New Roman"/>
          <w:sz w:val="24"/>
          <w:szCs w:val="24"/>
          <w:lang w:val="en-GB"/>
        </w:rPr>
        <w:t>f thresholds: 0.0001, 0.00025, 0.0005, 0.00075, 0.001, 0.0025, 0.005, 0.0075, 0.01, 0.025, 0.05, 0.075, 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805090">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41C421E9"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populations are never affected by any </w:t>
      </w:r>
      <w:ins w:id="318" w:author="Patrick James" w:date="2019-11-12T17:40:00Z">
        <w:r w:rsidR="00B37A76">
          <w:rPr>
            <w:rFonts w:ascii="Times New Roman" w:eastAsia="Times New Roman" w:hAnsi="Times New Roman" w:cs="Times New Roman"/>
            <w:sz w:val="24"/>
            <w:szCs w:val="24"/>
            <w:lang w:val="en-CA"/>
          </w:rPr>
          <w:t xml:space="preserve">punctual? demographic </w:t>
        </w:r>
      </w:ins>
      <w:r w:rsidRPr="0007763B">
        <w:rPr>
          <w:rFonts w:ascii="Times New Roman" w:eastAsia="Times New Roman" w:hAnsi="Times New Roman" w:cs="Times New Roman"/>
          <w:sz w:val="24"/>
          <w:szCs w:val="24"/>
          <w:lang w:val="en-CA"/>
        </w:rPr>
        <w:t xml:space="preserve">event and therefore </w:t>
      </w:r>
      <w:ins w:id="319" w:author="Patrick James" w:date="2019-11-12T17:40:00Z">
        <w:r w:rsidR="00B37A76">
          <w:rPr>
            <w:rFonts w:ascii="Times New Roman" w:eastAsia="Times New Roman" w:hAnsi="Times New Roman" w:cs="Times New Roman"/>
            <w:sz w:val="24"/>
            <w:szCs w:val="24"/>
            <w:lang w:val="en-CA"/>
          </w:rPr>
          <w:t xml:space="preserve">are </w:t>
        </w:r>
      </w:ins>
      <w:r w:rsidRPr="0007763B">
        <w:rPr>
          <w:rFonts w:ascii="Times New Roman" w:eastAsia="Times New Roman" w:hAnsi="Times New Roman" w:cs="Times New Roman"/>
          <w:sz w:val="24"/>
          <w:szCs w:val="24"/>
          <w:lang w:val="en-CA"/>
        </w:rPr>
        <w:t xml:space="preserve">only </w:t>
      </w:r>
      <w:del w:id="320" w:author="Patrick James" w:date="2019-11-12T17:40:00Z">
        <w:r w:rsidRPr="0007763B" w:rsidDel="00B37A76">
          <w:rPr>
            <w:rFonts w:ascii="Times New Roman" w:eastAsia="Times New Roman" w:hAnsi="Times New Roman" w:cs="Times New Roman"/>
            <w:sz w:val="24"/>
            <w:szCs w:val="24"/>
            <w:lang w:val="en-CA"/>
          </w:rPr>
          <w:delText xml:space="preserve">display other sources of genetic variation such as </w:delText>
        </w:r>
      </w:del>
      <w:ins w:id="321" w:author="Patrick James" w:date="2019-11-12T17:40:00Z">
        <w:r w:rsidR="00B37A76">
          <w:rPr>
            <w:rFonts w:ascii="Times New Roman" w:eastAsia="Times New Roman" w:hAnsi="Times New Roman" w:cs="Times New Roman"/>
            <w:sz w:val="24"/>
            <w:szCs w:val="24"/>
            <w:lang w:val="en-CA"/>
          </w:rPr>
          <w:t xml:space="preserve">subject to the processes of </w:t>
        </w:r>
      </w:ins>
      <w:r w:rsidRPr="0007763B">
        <w:rPr>
          <w:rFonts w:ascii="Times New Roman" w:eastAsia="Times New Roman" w:hAnsi="Times New Roman" w:cs="Times New Roman"/>
          <w:sz w:val="24"/>
          <w:szCs w:val="24"/>
          <w:lang w:val="en-CA"/>
        </w:rPr>
        <w:t xml:space="preserve">gene flow, drift, and mutation. Dispersal ability was </w:t>
      </w:r>
      <w:del w:id="322" w:author="Patrick James" w:date="2019-11-12T17:40:00Z">
        <w:r w:rsidRPr="0007763B" w:rsidDel="00B37A76">
          <w:rPr>
            <w:rFonts w:ascii="Times New Roman" w:eastAsia="Times New Roman" w:hAnsi="Times New Roman" w:cs="Times New Roman"/>
            <w:sz w:val="24"/>
            <w:szCs w:val="24"/>
            <w:lang w:val="en-CA"/>
          </w:rPr>
          <w:delText xml:space="preserve">therefore </w:delText>
        </w:r>
      </w:del>
      <w:r w:rsidRPr="0007763B">
        <w:rPr>
          <w:rFonts w:ascii="Times New Roman" w:eastAsia="Times New Roman" w:hAnsi="Times New Roman" w:cs="Times New Roman"/>
          <w:sz w:val="24"/>
          <w:szCs w:val="24"/>
          <w:lang w:val="en-CA"/>
        </w:rPr>
        <w:t xml:space="preserve">the only parameter </w:t>
      </w:r>
      <w:del w:id="323" w:author="Patrick James" w:date="2019-11-12T17:40:00Z">
        <w:r w:rsidRPr="0007763B" w:rsidDel="00B37A76">
          <w:rPr>
            <w:rFonts w:ascii="Times New Roman" w:eastAsia="Times New Roman" w:hAnsi="Times New Roman" w:cs="Times New Roman"/>
            <w:sz w:val="24"/>
            <w:szCs w:val="24"/>
            <w:lang w:val="en-CA"/>
          </w:rPr>
          <w:delText xml:space="preserve">to change for the </w:delText>
        </w:r>
      </w:del>
      <w:ins w:id="324" w:author="Patrick James" w:date="2019-11-12T17:40:00Z">
        <w:r w:rsidR="00B37A76">
          <w:rPr>
            <w:rFonts w:ascii="Times New Roman" w:eastAsia="Times New Roman" w:hAnsi="Times New Roman" w:cs="Times New Roman"/>
            <w:sz w:val="24"/>
            <w:szCs w:val="24"/>
            <w:lang w:val="en-CA"/>
          </w:rPr>
          <w:t xml:space="preserve">varied for the </w:t>
        </w:r>
      </w:ins>
      <w:r w:rsidRPr="0007763B">
        <w:rPr>
          <w:rFonts w:ascii="Times New Roman" w:eastAsia="Times New Roman" w:hAnsi="Times New Roman" w:cs="Times New Roman"/>
          <w:sz w:val="24"/>
          <w:szCs w:val="24"/>
          <w:lang w:val="en-CA"/>
        </w:rPr>
        <w:t xml:space="preserve">controls, </w:t>
      </w:r>
      <w:del w:id="325" w:author="Patrick James" w:date="2019-11-12T17:40:00Z">
        <w:r w:rsidRPr="0007763B" w:rsidDel="00B37A76">
          <w:rPr>
            <w:rFonts w:ascii="Times New Roman" w:eastAsia="Times New Roman" w:hAnsi="Times New Roman" w:cs="Times New Roman"/>
            <w:sz w:val="24"/>
            <w:szCs w:val="24"/>
            <w:lang w:val="en-CA"/>
          </w:rPr>
          <w:delText xml:space="preserve">giving us </w:delText>
        </w:r>
      </w:del>
      <w:ins w:id="326" w:author="Patrick James" w:date="2019-11-12T17:40:00Z">
        <w:r w:rsidR="00B37A76">
          <w:rPr>
            <w:rFonts w:ascii="Times New Roman" w:eastAsia="Times New Roman" w:hAnsi="Times New Roman" w:cs="Times New Roman"/>
            <w:sz w:val="24"/>
            <w:szCs w:val="24"/>
            <w:lang w:val="en-CA"/>
          </w:rPr>
          <w:t xml:space="preserve">resulting in </w:t>
        </w:r>
      </w:ins>
      <w:r w:rsidRPr="0007763B">
        <w:rPr>
          <w:rFonts w:ascii="Times New Roman" w:eastAsia="Times New Roman" w:hAnsi="Times New Roman" w:cs="Times New Roman"/>
          <w:sz w:val="24"/>
          <w:szCs w:val="24"/>
          <w:lang w:val="en-CA"/>
        </w:rPr>
        <w:t xml:space="preserve">3 control scenarios.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those three control scenarios (no need for FNR because there are no true positives/false negatives so it was always equal to 0). When describing the performance of other scenarios with similar dispersal parameters, we always </w:t>
      </w:r>
      <w:del w:id="327" w:author="Patrick James" w:date="2019-11-12T17:40:00Z">
        <w:r w:rsidRPr="0007763B" w:rsidDel="00B37A76">
          <w:rPr>
            <w:rFonts w:ascii="Times New Roman" w:eastAsia="Times New Roman" w:hAnsi="Times New Roman" w:cs="Times New Roman"/>
            <w:sz w:val="24"/>
            <w:szCs w:val="24"/>
            <w:lang w:val="en-CA"/>
          </w:rPr>
          <w:delText xml:space="preserve">put </w:delText>
        </w:r>
      </w:del>
      <w:ins w:id="328" w:author="Patrick James" w:date="2019-11-12T17:40:00Z">
        <w:r w:rsidR="00B37A76">
          <w:rPr>
            <w:rFonts w:ascii="Times New Roman" w:eastAsia="Times New Roman" w:hAnsi="Times New Roman" w:cs="Times New Roman"/>
            <w:sz w:val="24"/>
            <w:szCs w:val="24"/>
            <w:lang w:val="en-CA"/>
          </w:rPr>
          <w:t xml:space="preserve">use </w:t>
        </w:r>
      </w:ins>
      <w:r w:rsidRPr="0007763B">
        <w:rPr>
          <w:rFonts w:ascii="Times New Roman" w:eastAsia="Times New Roman" w:hAnsi="Times New Roman" w:cs="Times New Roman"/>
          <w:sz w:val="24"/>
          <w:szCs w:val="24"/>
          <w:lang w:val="en-CA"/>
        </w:rPr>
        <w:t>control values as a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lastRenderedPageBreak/>
        <w:t>Software</w:t>
      </w:r>
      <w:r w:rsidRPr="0007763B">
        <w:rPr>
          <w:rFonts w:ascii="Times New Roman" w:eastAsia="Times New Roman" w:hAnsi="Times New Roman" w:cs="Times New Roman"/>
          <w:i/>
          <w:sz w:val="24"/>
          <w:szCs w:val="24"/>
          <w:lang w:val="en-GB"/>
        </w:rPr>
        <w:br/>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RStudio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48CA0728" w14:textId="77777777" w:rsidR="00D944C3" w:rsidRPr="0007763B" w:rsidRDefault="00D944C3" w:rsidP="00A51948">
      <w:pPr>
        <w:spacing w:before="240" w:after="240" w:line="480" w:lineRule="auto"/>
        <w:rPr>
          <w:rFonts w:ascii="Times New Roman" w:eastAsia="Times New Roman" w:hAnsi="Times New Roman" w:cs="Times New Roman"/>
          <w:sz w:val="24"/>
          <w:szCs w:val="24"/>
          <w:lang w:val="en-GB"/>
        </w:rPr>
      </w:pPr>
    </w:p>
    <w:p w14:paraId="757A5791" w14:textId="5BD05992"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p>
    <w:p w14:paraId="63091D10" w14:textId="6D1756D8" w:rsidR="00834A69" w:rsidRPr="0007763B" w:rsidRDefault="00834A6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Permutation approach</w:t>
      </w:r>
    </w:p>
    <w:p w14:paraId="558D2042" w14:textId="69662D24" w:rsidR="00064F7E" w:rsidRPr="0007763B" w:rsidRDefault="00834A6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w:t>
      </w:r>
      <w:commentRangeStart w:id="329"/>
      <w:r w:rsidRPr="0007763B">
        <w:rPr>
          <w:rFonts w:ascii="Times New Roman" w:eastAsia="Times New Roman" w:hAnsi="Times New Roman" w:cs="Times New Roman"/>
          <w:sz w:val="24"/>
          <w:szCs w:val="24"/>
        </w:rPr>
        <w:t xml:space="preserve">first </w:t>
      </w:r>
      <w:commentRangeEnd w:id="329"/>
      <w:r w:rsidR="008A7AF8">
        <w:rPr>
          <w:rStyle w:val="CommentReference"/>
        </w:rPr>
        <w:commentReference w:id="329"/>
      </w:r>
      <w:r w:rsidRPr="0007763B">
        <w:rPr>
          <w:rFonts w:ascii="Times New Roman" w:eastAsia="Times New Roman" w:hAnsi="Times New Roman" w:cs="Times New Roman"/>
          <w:sz w:val="24"/>
          <w:szCs w:val="24"/>
        </w:rPr>
        <w:t>permutation approach</w:t>
      </w:r>
      <w:r w:rsidR="00BA72C1">
        <w:rPr>
          <w:rFonts w:ascii="Times New Roman" w:eastAsia="Times New Roman" w:hAnsi="Times New Roman" w:cs="Times New Roman"/>
          <w:sz w:val="24"/>
          <w:szCs w:val="24"/>
        </w:rPr>
        <w:t xml:space="preserve"> (permuting loci in the same way in both samples)</w:t>
      </w:r>
      <w:r w:rsidRPr="0007763B">
        <w:rPr>
          <w:rFonts w:ascii="Times New Roman" w:eastAsia="Times New Roman" w:hAnsi="Times New Roman" w:cs="Times New Roman"/>
          <w:sz w:val="24"/>
          <w:szCs w:val="24"/>
        </w:rPr>
        <w:t xml:space="preserve"> is the only one that is functional with genetic data. Indeed, the </w:t>
      </w:r>
      <w:commentRangeStart w:id="330"/>
      <w:r w:rsidRPr="0007763B">
        <w:rPr>
          <w:rFonts w:ascii="Times New Roman" w:eastAsia="Times New Roman" w:hAnsi="Times New Roman" w:cs="Times New Roman"/>
          <w:sz w:val="24"/>
          <w:szCs w:val="24"/>
        </w:rPr>
        <w:t xml:space="preserve">second and third approaches </w:t>
      </w:r>
      <w:commentRangeEnd w:id="330"/>
      <w:r w:rsidR="008A7AF8">
        <w:rPr>
          <w:rStyle w:val="CommentReference"/>
        </w:rPr>
        <w:commentReference w:id="330"/>
      </w:r>
      <w:r w:rsidRPr="0007763B">
        <w:rPr>
          <w:rFonts w:ascii="Times New Roman" w:eastAsia="Times New Roman" w:hAnsi="Times New Roman" w:cs="Times New Roman"/>
          <w:sz w:val="24"/>
          <w:szCs w:val="24"/>
        </w:rPr>
        <w:t xml:space="preserve">most often failed to find any significant change. </w:t>
      </w:r>
      <w:commentRangeStart w:id="331"/>
      <w:r w:rsidRPr="0007763B">
        <w:rPr>
          <w:rFonts w:ascii="Times New Roman" w:eastAsia="Times New Roman" w:hAnsi="Times New Roman" w:cs="Times New Roman"/>
          <w:sz w:val="24"/>
          <w:szCs w:val="24"/>
        </w:rPr>
        <w:t>This means that they never found any false positive (FPR</w:t>
      </w:r>
      <w:r w:rsidR="00861BB3" w:rsidRPr="0007763B">
        <w:rPr>
          <w:rFonts w:ascii="Times New Roman" w:eastAsia="Times New Roman" w:hAnsi="Times New Roman" w:cs="Times New Roman"/>
          <w:sz w:val="24"/>
          <w:szCs w:val="24"/>
        </w:rPr>
        <w:t xml:space="preserve"> = 0</w:t>
      </w:r>
      <w:r w:rsidRPr="0007763B">
        <w:rPr>
          <w:rFonts w:ascii="Times New Roman" w:eastAsia="Times New Roman" w:hAnsi="Times New Roman" w:cs="Times New Roman"/>
          <w:sz w:val="24"/>
          <w:szCs w:val="24"/>
        </w:rPr>
        <w:t xml:space="preserve">), which is great, but </w:t>
      </w:r>
      <w:r w:rsidR="00861BB3" w:rsidRPr="0007763B">
        <w:rPr>
          <w:rFonts w:ascii="Times New Roman" w:eastAsia="Times New Roman" w:hAnsi="Times New Roman" w:cs="Times New Roman"/>
          <w:sz w:val="24"/>
          <w:szCs w:val="24"/>
        </w:rPr>
        <w:t xml:space="preserve">also </w:t>
      </w:r>
      <w:r w:rsidRPr="0007763B">
        <w:rPr>
          <w:rFonts w:ascii="Times New Roman" w:eastAsia="Times New Roman" w:hAnsi="Times New Roman" w:cs="Times New Roman"/>
          <w:sz w:val="24"/>
          <w:szCs w:val="24"/>
        </w:rPr>
        <w:t xml:space="preserve">that they </w:t>
      </w:r>
      <w:r w:rsidR="00861BB3" w:rsidRPr="0007763B">
        <w:rPr>
          <w:rFonts w:ascii="Times New Roman" w:eastAsia="Times New Roman" w:hAnsi="Times New Roman" w:cs="Times New Roman"/>
          <w:sz w:val="24"/>
          <w:szCs w:val="24"/>
        </w:rPr>
        <w:t>very</w:t>
      </w:r>
      <w:r w:rsidRPr="0007763B">
        <w:rPr>
          <w:rFonts w:ascii="Times New Roman" w:eastAsia="Times New Roman" w:hAnsi="Times New Roman" w:cs="Times New Roman"/>
          <w:sz w:val="24"/>
          <w:szCs w:val="24"/>
        </w:rPr>
        <w:t xml:space="preserve"> </w:t>
      </w:r>
      <w:r w:rsidR="00861BB3" w:rsidRPr="0007763B">
        <w:rPr>
          <w:rFonts w:ascii="Times New Roman" w:eastAsia="Times New Roman" w:hAnsi="Times New Roman" w:cs="Times New Roman"/>
          <w:sz w:val="24"/>
          <w:szCs w:val="24"/>
        </w:rPr>
        <w:t>rarely</w:t>
      </w:r>
      <w:r w:rsidRPr="0007763B">
        <w:rPr>
          <w:rFonts w:ascii="Times New Roman" w:eastAsia="Times New Roman" w:hAnsi="Times New Roman" w:cs="Times New Roman"/>
          <w:sz w:val="24"/>
          <w:szCs w:val="24"/>
        </w:rPr>
        <w:t xml:space="preserve"> found any true positive </w:t>
      </w:r>
      <w:r w:rsidR="00861BB3" w:rsidRPr="0007763B">
        <w:rPr>
          <w:rFonts w:ascii="Times New Roman" w:eastAsia="Times New Roman" w:hAnsi="Times New Roman" w:cs="Times New Roman"/>
          <w:sz w:val="24"/>
          <w:szCs w:val="24"/>
        </w:rPr>
        <w:t>(FNR &gt; 0.9</w:t>
      </w:r>
      <w:r w:rsidRPr="0007763B">
        <w:rPr>
          <w:rFonts w:ascii="Times New Roman" w:eastAsia="Times New Roman" w:hAnsi="Times New Roman" w:cs="Times New Roman"/>
          <w:sz w:val="24"/>
          <w:szCs w:val="24"/>
        </w:rPr>
        <w:t xml:space="preserve">), regardless of the </w:t>
      </w:r>
      <w:r w:rsidR="00861BB3" w:rsidRPr="0007763B">
        <w:rPr>
          <w:rFonts w:ascii="Times New Roman" w:eastAsia="Times New Roman" w:hAnsi="Times New Roman" w:cs="Times New Roman"/>
          <w:sz w:val="24"/>
          <w:szCs w:val="24"/>
        </w:rPr>
        <w:t xml:space="preserve">scenario or the </w:t>
      </w:r>
      <w:r w:rsidR="009D3B27">
        <w:rPr>
          <w:rFonts w:ascii="Times New Roman" w:eastAsia="Times New Roman" w:hAnsi="Times New Roman" w:cs="Times New Roman"/>
          <w:i/>
          <w:sz w:val="24"/>
          <w:szCs w:val="24"/>
        </w:rPr>
        <w:t>p</w:t>
      </w:r>
      <w:r w:rsidR="002575B1" w:rsidRPr="0007763B">
        <w:rPr>
          <w:rFonts w:ascii="Times New Roman" w:eastAsia="Times New Roman" w:hAnsi="Times New Roman" w:cs="Times New Roman"/>
          <w:sz w:val="24"/>
          <w:szCs w:val="24"/>
        </w:rPr>
        <w:t>-value</w:t>
      </w:r>
      <w:r w:rsidRPr="0007763B">
        <w:rPr>
          <w:rFonts w:ascii="Times New Roman" w:eastAsia="Times New Roman" w:hAnsi="Times New Roman" w:cs="Times New Roman"/>
          <w:sz w:val="24"/>
          <w:szCs w:val="24"/>
        </w:rPr>
        <w:t xml:space="preserve"> threshold</w:t>
      </w:r>
      <w:r w:rsidR="00F04F70" w:rsidRPr="0007763B">
        <w:rPr>
          <w:rFonts w:ascii="Times New Roman" w:eastAsia="Times New Roman" w:hAnsi="Times New Roman" w:cs="Times New Roman"/>
          <w:sz w:val="24"/>
          <w:szCs w:val="24"/>
        </w:rPr>
        <w:t xml:space="preserve"> we used</w:t>
      </w:r>
      <w:commentRangeEnd w:id="331"/>
      <w:r w:rsidR="008A7AF8">
        <w:rPr>
          <w:rStyle w:val="CommentReference"/>
        </w:rPr>
        <w:commentReference w:id="331"/>
      </w:r>
      <w:r w:rsidRPr="0007763B">
        <w:rPr>
          <w:rFonts w:ascii="Times New Roman" w:eastAsia="Times New Roman" w:hAnsi="Times New Roman" w:cs="Times New Roman"/>
          <w:sz w:val="24"/>
          <w:szCs w:val="24"/>
        </w:rPr>
        <w:t xml:space="preserve">. Because only the first approach was suitable to study simulation outputs, </w:t>
      </w:r>
      <w:r w:rsidR="00F04F70" w:rsidRPr="0007763B">
        <w:rPr>
          <w:rFonts w:ascii="Times New Roman" w:eastAsia="Times New Roman" w:hAnsi="Times New Roman" w:cs="Times New Roman"/>
          <w:sz w:val="24"/>
          <w:szCs w:val="24"/>
        </w:rPr>
        <w:t>we used it</w:t>
      </w:r>
      <w:r w:rsidRPr="0007763B">
        <w:rPr>
          <w:rFonts w:ascii="Times New Roman" w:eastAsia="Times New Roman" w:hAnsi="Times New Roman" w:cs="Times New Roman"/>
          <w:sz w:val="24"/>
          <w:szCs w:val="24"/>
        </w:rPr>
        <w:t xml:space="preserve"> for the rest of the </w:t>
      </w:r>
      <w:commentRangeStart w:id="332"/>
      <w:r w:rsidRPr="0007763B">
        <w:rPr>
          <w:rFonts w:ascii="Times New Roman" w:eastAsia="Times New Roman" w:hAnsi="Times New Roman" w:cs="Times New Roman"/>
          <w:sz w:val="24"/>
          <w:szCs w:val="24"/>
        </w:rPr>
        <w:t>analyses</w:t>
      </w:r>
      <w:commentRangeEnd w:id="332"/>
      <w:r w:rsidR="008A7AF8">
        <w:rPr>
          <w:rStyle w:val="CommentReference"/>
        </w:rPr>
        <w:commentReference w:id="332"/>
      </w:r>
      <w:r w:rsidRPr="0007763B">
        <w:rPr>
          <w:rFonts w:ascii="Times New Roman" w:eastAsia="Times New Roman" w:hAnsi="Times New Roman" w:cs="Times New Roman"/>
          <w:sz w:val="24"/>
          <w:szCs w:val="24"/>
        </w:rPr>
        <w:t>.</w:t>
      </w:r>
    </w:p>
    <w:p w14:paraId="14AB8C85" w14:textId="77777777" w:rsidR="00F136EF" w:rsidRPr="0007763B" w:rsidRDefault="00F136EF" w:rsidP="00A51948">
      <w:pPr>
        <w:spacing w:before="240" w:after="240" w:line="480" w:lineRule="auto"/>
        <w:rPr>
          <w:rFonts w:ascii="Times New Roman" w:eastAsia="Times New Roman" w:hAnsi="Times New Roman" w:cs="Times New Roman"/>
          <w:sz w:val="24"/>
          <w:szCs w:val="24"/>
        </w:rPr>
      </w:pPr>
    </w:p>
    <w:p w14:paraId="2AC8DBE1" w14:textId="736D2CCB"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 xml:space="preserve">Dispersal </w:t>
      </w:r>
      <w:del w:id="333" w:author="Patrick James" w:date="2019-11-12T17:46:00Z">
        <w:r w:rsidRPr="0007763B" w:rsidDel="008A7AF8">
          <w:rPr>
            <w:rFonts w:ascii="Times New Roman" w:eastAsia="Times New Roman" w:hAnsi="Times New Roman" w:cs="Times New Roman"/>
            <w:i/>
            <w:sz w:val="24"/>
            <w:szCs w:val="24"/>
          </w:rPr>
          <w:delText>ability</w:delText>
        </w:r>
      </w:del>
    </w:p>
    <w:p w14:paraId="1F795FA4" w14:textId="0C9B16DF" w:rsidR="00E116E0" w:rsidRPr="0007763B"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w:t>
      </w:r>
      <w:del w:id="334" w:author="Patrick James" w:date="2019-11-12T17:47:00Z">
        <w:r w:rsidR="00861BB3" w:rsidRPr="0007763B" w:rsidDel="008A7AF8">
          <w:rPr>
            <w:rFonts w:ascii="Times New Roman" w:eastAsia="Times New Roman" w:hAnsi="Times New Roman" w:cs="Times New Roman"/>
            <w:sz w:val="24"/>
            <w:szCs w:val="24"/>
          </w:rPr>
          <w:delText xml:space="preserve">ability of an organism, relative to </w:delText>
        </w:r>
        <w:commentRangeStart w:id="335"/>
        <w:r w:rsidR="00861BB3" w:rsidRPr="0007763B" w:rsidDel="008A7AF8">
          <w:rPr>
            <w:rFonts w:ascii="Times New Roman" w:eastAsia="Times New Roman" w:hAnsi="Times New Roman" w:cs="Times New Roman"/>
            <w:sz w:val="24"/>
            <w:szCs w:val="24"/>
          </w:rPr>
          <w:delText>its landscape</w:delText>
        </w:r>
        <w:commentRangeEnd w:id="335"/>
        <w:r w:rsidR="008A7AF8" w:rsidDel="008A7AF8">
          <w:rPr>
            <w:rStyle w:val="CommentReference"/>
          </w:rPr>
          <w:commentReference w:id="335"/>
        </w:r>
      </w:del>
      <w:ins w:id="336" w:author="Patrick James" w:date="2019-11-12T17:47:00Z">
        <w:r w:rsidR="008A7AF8">
          <w:rPr>
            <w:rFonts w:ascii="Times New Roman" w:eastAsia="Times New Roman" w:hAnsi="Times New Roman" w:cs="Times New Roman"/>
            <w:sz w:val="24"/>
            <w:szCs w:val="24"/>
          </w:rPr>
          <w:t xml:space="preserve">capacity </w:t>
        </w:r>
      </w:ins>
      <w:del w:id="337" w:author="Patrick James" w:date="2019-11-12T17:47:00Z">
        <w:r w:rsidR="00861BB3" w:rsidRPr="0007763B" w:rsidDel="00692022">
          <w:rPr>
            <w:rFonts w:ascii="Times New Roman" w:eastAsia="Times New Roman" w:hAnsi="Times New Roman" w:cs="Times New Roman"/>
            <w:sz w:val="24"/>
            <w:szCs w:val="24"/>
          </w:rPr>
          <w:delText xml:space="preserve">, greatly affects our </w:delText>
        </w:r>
      </w:del>
      <w:ins w:id="338" w:author="Patrick James" w:date="2019-11-12T17:47:00Z">
        <w:r w:rsidR="00692022">
          <w:rPr>
            <w:rFonts w:ascii="Times New Roman" w:eastAsia="Times New Roman" w:hAnsi="Times New Roman" w:cs="Times New Roman"/>
            <w:sz w:val="24"/>
            <w:szCs w:val="24"/>
          </w:rPr>
          <w:t xml:space="preserve">influences our </w:t>
        </w:r>
      </w:ins>
      <w:r w:rsidR="00861BB3" w:rsidRPr="0007763B">
        <w:rPr>
          <w:rFonts w:ascii="Times New Roman" w:eastAsia="Times New Roman" w:hAnsi="Times New Roman" w:cs="Times New Roman"/>
          <w:sz w:val="24"/>
          <w:szCs w:val="24"/>
        </w:rPr>
        <w:t xml:space="preserve">ability to detect </w:t>
      </w:r>
      <w:del w:id="339" w:author="Patrick James" w:date="2019-11-12T17:46:00Z">
        <w:r w:rsidR="00861BB3" w:rsidRPr="0007763B" w:rsidDel="008A7AF8">
          <w:rPr>
            <w:rFonts w:ascii="Times New Roman" w:eastAsia="Times New Roman" w:hAnsi="Times New Roman" w:cs="Times New Roman"/>
            <w:sz w:val="24"/>
            <w:szCs w:val="24"/>
          </w:rPr>
          <w:delText xml:space="preserve">exceptional </w:delText>
        </w:r>
      </w:del>
      <w:r w:rsidR="00861BB3" w:rsidRPr="0007763B">
        <w:rPr>
          <w:rFonts w:ascii="Times New Roman" w:eastAsia="Times New Roman" w:hAnsi="Times New Roman" w:cs="Times New Roman"/>
          <w:sz w:val="24"/>
          <w:szCs w:val="24"/>
        </w:rPr>
        <w:t xml:space="preserve">temporal changes </w:t>
      </w:r>
      <w:ins w:id="340" w:author="Patrick James" w:date="2019-11-12T17:46:00Z">
        <w:r w:rsidR="008A7AF8">
          <w:rPr>
            <w:rFonts w:ascii="Times New Roman" w:eastAsia="Times New Roman" w:hAnsi="Times New Roman" w:cs="Times New Roman"/>
            <w:sz w:val="24"/>
            <w:szCs w:val="24"/>
          </w:rPr>
          <w:t>in genetic diversity</w:t>
        </w:r>
      </w:ins>
      <w:del w:id="341" w:author="Patrick James" w:date="2019-11-12T17:48:00Z">
        <w:r w:rsidR="00861BB3" w:rsidRPr="0007763B" w:rsidDel="00692022">
          <w:rPr>
            <w:rFonts w:ascii="Times New Roman" w:eastAsia="Times New Roman" w:hAnsi="Times New Roman" w:cs="Times New Roman"/>
            <w:sz w:val="24"/>
            <w:szCs w:val="24"/>
          </w:rPr>
          <w:delText xml:space="preserve">from </w:delText>
        </w:r>
        <w:commentRangeStart w:id="342"/>
        <w:r w:rsidR="00861BB3" w:rsidRPr="0007763B" w:rsidDel="00692022">
          <w:rPr>
            <w:rFonts w:ascii="Times New Roman" w:eastAsia="Times New Roman" w:hAnsi="Times New Roman" w:cs="Times New Roman"/>
            <w:sz w:val="24"/>
            <w:szCs w:val="24"/>
          </w:rPr>
          <w:lastRenderedPageBreak/>
          <w:delText>limited genetic datasets</w:delText>
        </w:r>
        <w:commentRangeEnd w:id="342"/>
        <w:r w:rsidR="008A7AF8" w:rsidDel="00692022">
          <w:rPr>
            <w:rStyle w:val="CommentReference"/>
          </w:rPr>
          <w:commentReference w:id="342"/>
        </w:r>
      </w:del>
      <w:r w:rsidR="00861BB3" w:rsidRPr="0007763B">
        <w:rPr>
          <w:rFonts w:ascii="Times New Roman" w:eastAsia="Times New Roman" w:hAnsi="Times New Roman" w:cs="Times New Roman"/>
          <w:sz w:val="24"/>
          <w:szCs w:val="24"/>
        </w:rPr>
        <w:t xml:space="preserve">. </w:t>
      </w:r>
      <w:del w:id="343" w:author="Patrick James" w:date="2019-11-12T17:48:00Z">
        <w:r w:rsidR="00861BB3" w:rsidRPr="0007763B" w:rsidDel="00692022">
          <w:rPr>
            <w:rFonts w:ascii="Times New Roman" w:eastAsia="Times New Roman" w:hAnsi="Times New Roman" w:cs="Times New Roman"/>
            <w:sz w:val="24"/>
            <w:szCs w:val="24"/>
          </w:rPr>
          <w:delText xml:space="preserve">Indeed, </w:delText>
        </w:r>
        <w:r w:rsidR="001079BE" w:rsidRPr="0007763B" w:rsidDel="00692022">
          <w:rPr>
            <w:rFonts w:ascii="Times New Roman" w:eastAsia="Times New Roman" w:hAnsi="Times New Roman" w:cs="Times New Roman"/>
            <w:sz w:val="24"/>
            <w:szCs w:val="24"/>
          </w:rPr>
          <w:delText>w</w:delText>
        </w:r>
      </w:del>
      <w:ins w:id="344" w:author="Patrick James" w:date="2019-11-12T17:48:00Z">
        <w:r w:rsidR="00692022">
          <w:rPr>
            <w:rFonts w:ascii="Times New Roman" w:eastAsia="Times New Roman" w:hAnsi="Times New Roman" w:cs="Times New Roman"/>
            <w:sz w:val="24"/>
            <w:szCs w:val="24"/>
          </w:rPr>
          <w:t>W</w:t>
        </w:r>
      </w:ins>
      <w:r w:rsidR="001079BE" w:rsidRPr="0007763B">
        <w:rPr>
          <w:rFonts w:ascii="Times New Roman" w:eastAsia="Times New Roman" w:hAnsi="Times New Roman" w:cs="Times New Roman"/>
          <w:sz w:val="24"/>
          <w:szCs w:val="24"/>
        </w:rPr>
        <w:t xml:space="preserve">hen </w:t>
      </w:r>
      <w:del w:id="345" w:author="Patrick James" w:date="2019-11-12T17:48:00Z">
        <w:r w:rsidR="001079BE" w:rsidRPr="0007763B" w:rsidDel="00692022">
          <w:rPr>
            <w:rFonts w:ascii="Times New Roman" w:eastAsia="Times New Roman" w:hAnsi="Times New Roman" w:cs="Times New Roman"/>
            <w:sz w:val="24"/>
            <w:szCs w:val="24"/>
          </w:rPr>
          <w:delText xml:space="preserve">we group </w:delText>
        </w:r>
      </w:del>
      <w:commentRangeStart w:id="346"/>
      <w:ins w:id="347" w:author="Patrick James" w:date="2019-11-12T17:48:00Z">
        <w:r w:rsidR="00692022">
          <w:rPr>
            <w:rFonts w:ascii="Times New Roman" w:eastAsia="Times New Roman" w:hAnsi="Times New Roman" w:cs="Times New Roman"/>
            <w:sz w:val="24"/>
            <w:szCs w:val="24"/>
          </w:rPr>
          <w:t xml:space="preserve">grouping </w:t>
        </w:r>
      </w:ins>
      <w:r w:rsidR="001079BE" w:rsidRPr="0007763B">
        <w:rPr>
          <w:rFonts w:ascii="Times New Roman" w:eastAsia="Times New Roman" w:hAnsi="Times New Roman" w:cs="Times New Roman"/>
          <w:sz w:val="24"/>
          <w:szCs w:val="24"/>
        </w:rPr>
        <w:t xml:space="preserve">scenarios </w:t>
      </w:r>
      <w:commentRangeEnd w:id="346"/>
      <w:r w:rsidR="007F43DF">
        <w:rPr>
          <w:rStyle w:val="CommentReference"/>
        </w:rPr>
        <w:commentReference w:id="346"/>
      </w:r>
      <w:r w:rsidR="001079BE" w:rsidRPr="0007763B">
        <w:rPr>
          <w:rFonts w:ascii="Times New Roman" w:eastAsia="Times New Roman" w:hAnsi="Times New Roman" w:cs="Times New Roman"/>
          <w:sz w:val="24"/>
          <w:szCs w:val="24"/>
        </w:rPr>
        <w:t xml:space="preserve">with the same dispersal </w:t>
      </w:r>
      <w:del w:id="348" w:author="Patrick James" w:date="2019-11-12T17:48:00Z">
        <w:r w:rsidR="001079BE" w:rsidRPr="0007763B" w:rsidDel="00692022">
          <w:rPr>
            <w:rFonts w:ascii="Times New Roman" w:eastAsia="Times New Roman" w:hAnsi="Times New Roman" w:cs="Times New Roman"/>
            <w:sz w:val="24"/>
            <w:szCs w:val="24"/>
          </w:rPr>
          <w:delText xml:space="preserve">parameters </w:delText>
        </w:r>
      </w:del>
      <w:ins w:id="349" w:author="Patrick James" w:date="2019-11-12T17:48:00Z">
        <w:r w:rsidR="00692022">
          <w:rPr>
            <w:rFonts w:ascii="Times New Roman" w:eastAsia="Times New Roman" w:hAnsi="Times New Roman" w:cs="Times New Roman"/>
            <w:sz w:val="24"/>
            <w:szCs w:val="24"/>
          </w:rPr>
          <w:t xml:space="preserve">level </w:t>
        </w:r>
      </w:ins>
      <w:r w:rsidR="001079BE" w:rsidRPr="0007763B">
        <w:rPr>
          <w:rFonts w:ascii="Times New Roman" w:eastAsia="Times New Roman" w:hAnsi="Times New Roman" w:cs="Times New Roman"/>
          <w:sz w:val="24"/>
          <w:szCs w:val="24"/>
        </w:rPr>
        <w:t>(</w:t>
      </w:r>
      <w:ins w:id="350" w:author="Patrick James" w:date="2019-11-12T17:48:00Z">
        <w:r w:rsidR="00692022">
          <w:rPr>
            <w:rFonts w:ascii="Times New Roman" w:eastAsia="Times New Roman" w:hAnsi="Times New Roman" w:cs="Times New Roman"/>
            <w:sz w:val="24"/>
            <w:szCs w:val="24"/>
          </w:rPr>
          <w:t xml:space="preserve">i.e., </w:t>
        </w:r>
      </w:ins>
      <w:r w:rsidR="001079BE" w:rsidRPr="0007763B">
        <w:rPr>
          <w:rFonts w:ascii="Times New Roman" w:eastAsia="Times New Roman" w:hAnsi="Times New Roman" w:cs="Times New Roman"/>
          <w:sz w:val="24"/>
          <w:szCs w:val="24"/>
        </w:rPr>
        <w:t>low, intermediate, high)</w:t>
      </w:r>
      <w:del w:id="351" w:author="Patrick James" w:date="2019-11-12T17:48:00Z">
        <w:r w:rsidR="00E51646" w:rsidRPr="0007763B" w:rsidDel="00692022">
          <w:rPr>
            <w:rFonts w:ascii="Times New Roman" w:eastAsia="Times New Roman" w:hAnsi="Times New Roman" w:cs="Times New Roman"/>
            <w:sz w:val="24"/>
            <w:szCs w:val="24"/>
          </w:rPr>
          <w:delText xml:space="preserve"> together</w:delText>
        </w:r>
      </w:del>
      <w:r w:rsidR="001079BE" w:rsidRPr="0007763B">
        <w:rPr>
          <w:rFonts w:ascii="Times New Roman" w:eastAsia="Times New Roman" w:hAnsi="Times New Roman" w:cs="Times New Roman"/>
          <w:sz w:val="24"/>
          <w:szCs w:val="24"/>
        </w:rPr>
        <w:t xml:space="preserve">, FNR </w:t>
      </w:r>
      <w:r w:rsidR="00E51646" w:rsidRPr="0007763B">
        <w:rPr>
          <w:rFonts w:ascii="Times New Roman" w:eastAsia="Times New Roman" w:hAnsi="Times New Roman" w:cs="Times New Roman"/>
          <w:sz w:val="24"/>
          <w:szCs w:val="24"/>
        </w:rPr>
        <w:t>and FPR substantially</w:t>
      </w:r>
      <w:r w:rsidR="001079BE" w:rsidRPr="0007763B">
        <w:rPr>
          <w:rFonts w:ascii="Times New Roman" w:eastAsia="Times New Roman" w:hAnsi="Times New Roman" w:cs="Times New Roman"/>
          <w:sz w:val="24"/>
          <w:szCs w:val="24"/>
        </w:rPr>
        <w:t xml:space="preserve"> increase with dispersal intensity (Fig. </w:t>
      </w:r>
      <w:r w:rsidR="004170BB">
        <w:rPr>
          <w:rFonts w:ascii="Times New Roman" w:eastAsia="Times New Roman" w:hAnsi="Times New Roman" w:cs="Times New Roman"/>
          <w:sz w:val="24"/>
          <w:szCs w:val="24"/>
        </w:rPr>
        <w:t>2</w:t>
      </w:r>
      <w:r w:rsidR="001079BE" w:rsidRPr="0007763B">
        <w:rPr>
          <w:rFonts w:ascii="Times New Roman" w:eastAsia="Times New Roman" w:hAnsi="Times New Roman" w:cs="Times New Roman"/>
          <w:sz w:val="24"/>
          <w:szCs w:val="24"/>
        </w:rPr>
        <w:t>).</w:t>
      </w:r>
      <w:r w:rsidR="00DE7729"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t>Thi</w:t>
      </w:r>
      <w:r w:rsidR="004170BB">
        <w:rPr>
          <w:rFonts w:ascii="Times New Roman" w:eastAsia="Times New Roman" w:hAnsi="Times New Roman" w:cs="Times New Roman"/>
          <w:sz w:val="24"/>
          <w:szCs w:val="24"/>
        </w:rPr>
        <w:t>s is true regardless of the</w:t>
      </w:r>
      <w:r w:rsidR="00A44CD5" w:rsidRPr="0007763B">
        <w:rPr>
          <w:rFonts w:ascii="Times New Roman" w:eastAsia="Times New Roman" w:hAnsi="Times New Roman" w:cs="Times New Roman"/>
          <w:sz w:val="24"/>
          <w:szCs w:val="24"/>
        </w:rPr>
        <w:t xml:space="preserve"> threshold </w:t>
      </w:r>
      <w:r w:rsidR="004170BB">
        <w:rPr>
          <w:rFonts w:ascii="Times New Roman" w:eastAsia="Times New Roman" w:hAnsi="Times New Roman" w:cs="Times New Roman"/>
          <w:sz w:val="24"/>
          <w:szCs w:val="24"/>
        </w:rPr>
        <w:t xml:space="preserve">used, </w:t>
      </w:r>
      <w:r w:rsidR="00A44CD5" w:rsidRPr="0007763B">
        <w:rPr>
          <w:rFonts w:ascii="Times New Roman" w:eastAsia="Times New Roman" w:hAnsi="Times New Roman" w:cs="Times New Roman"/>
          <w:sz w:val="24"/>
          <w:szCs w:val="24"/>
        </w:rPr>
        <w:t>and the bigger the threshold, the larger the difference between average values of FPR of th</w:t>
      </w:r>
      <w:r w:rsidR="00161403" w:rsidRPr="0007763B">
        <w:rPr>
          <w:rFonts w:ascii="Times New Roman" w:eastAsia="Times New Roman" w:hAnsi="Times New Roman" w:cs="Times New Roman"/>
          <w:sz w:val="24"/>
          <w:szCs w:val="24"/>
        </w:rPr>
        <w:t>e three scenario</w:t>
      </w:r>
      <w:r w:rsidR="004170BB">
        <w:rPr>
          <w:rFonts w:ascii="Times New Roman" w:eastAsia="Times New Roman" w:hAnsi="Times New Roman" w:cs="Times New Roman"/>
          <w:sz w:val="24"/>
          <w:szCs w:val="24"/>
        </w:rPr>
        <w:t>s</w:t>
      </w:r>
      <w:r w:rsidR="00A44CD5" w:rsidRPr="0007763B">
        <w:rPr>
          <w:rFonts w:ascii="Times New Roman" w:eastAsia="Times New Roman" w:hAnsi="Times New Roman" w:cs="Times New Roman"/>
          <w:sz w:val="24"/>
          <w:szCs w:val="24"/>
        </w:rPr>
        <w:t xml:space="preserve">. </w:t>
      </w:r>
      <w:r w:rsidR="00DE7729" w:rsidRPr="0007763B">
        <w:rPr>
          <w:rFonts w:ascii="Times New Roman" w:eastAsia="Times New Roman" w:hAnsi="Times New Roman" w:cs="Times New Roman"/>
          <w:sz w:val="24"/>
          <w:szCs w:val="24"/>
        </w:rPr>
        <w:t>For example, at the ubiquitous 0.0</w:t>
      </w:r>
      <w:r w:rsidR="006A2E72" w:rsidRPr="0007763B">
        <w:rPr>
          <w:rFonts w:ascii="Times New Roman" w:eastAsia="Times New Roman" w:hAnsi="Times New Roman" w:cs="Times New Roman"/>
          <w:sz w:val="24"/>
          <w:szCs w:val="24"/>
        </w:rPr>
        <w:t>5</w:t>
      </w:r>
      <w:r w:rsidR="00F6615F" w:rsidRPr="0007763B">
        <w:rPr>
          <w:rFonts w:ascii="Times New Roman" w:eastAsia="Times New Roman" w:hAnsi="Times New Roman" w:cs="Times New Roman"/>
          <w:sz w:val="24"/>
          <w:szCs w:val="24"/>
        </w:rPr>
        <w:t xml:space="preserve"> threshold</w:t>
      </w:r>
      <w:r w:rsidR="00C60673" w:rsidRPr="0007763B">
        <w:rPr>
          <w:rFonts w:ascii="Times New Roman" w:eastAsia="Times New Roman" w:hAnsi="Times New Roman" w:cs="Times New Roman"/>
          <w:sz w:val="24"/>
          <w:szCs w:val="24"/>
        </w:rPr>
        <w:t>,</w:t>
      </w:r>
      <w:r w:rsidR="00E51646" w:rsidRPr="0007763B">
        <w:rPr>
          <w:rFonts w:ascii="Times New Roman" w:eastAsia="Times New Roman" w:hAnsi="Times New Roman" w:cs="Times New Roman"/>
          <w:sz w:val="24"/>
          <w:szCs w:val="24"/>
        </w:rPr>
        <w:t xml:space="preserve"> which</w:t>
      </w:r>
      <w:r w:rsidR="00A211B7" w:rsidRPr="0007763B">
        <w:rPr>
          <w:rFonts w:ascii="Times New Roman" w:eastAsia="Times New Roman" w:hAnsi="Times New Roman" w:cs="Times New Roman"/>
          <w:sz w:val="24"/>
          <w:szCs w:val="24"/>
        </w:rPr>
        <w:t xml:space="preserve"> here</w:t>
      </w:r>
      <w:r w:rsidR="00E51646" w:rsidRPr="0007763B">
        <w:rPr>
          <w:rFonts w:ascii="Times New Roman" w:eastAsia="Times New Roman" w:hAnsi="Times New Roman" w:cs="Times New Roman"/>
          <w:sz w:val="24"/>
          <w:szCs w:val="24"/>
        </w:rPr>
        <w:t xml:space="preserve"> seems to be</w:t>
      </w:r>
      <w:r w:rsidR="00A211B7" w:rsidRPr="0007763B">
        <w:rPr>
          <w:rFonts w:ascii="Times New Roman" w:eastAsia="Times New Roman" w:hAnsi="Times New Roman" w:cs="Times New Roman"/>
          <w:sz w:val="24"/>
          <w:szCs w:val="24"/>
        </w:rPr>
        <w:t xml:space="preserve"> a decent</w:t>
      </w:r>
      <w:r w:rsidR="00E51646" w:rsidRPr="0007763B">
        <w:rPr>
          <w:rFonts w:ascii="Times New Roman" w:eastAsia="Times New Roman" w:hAnsi="Times New Roman" w:cs="Times New Roman"/>
          <w:sz w:val="24"/>
          <w:szCs w:val="24"/>
        </w:rPr>
        <w:t xml:space="preserve"> compromise between low FNR and FPR, </w:t>
      </w:r>
      <w:r w:rsidR="00A211B7" w:rsidRPr="0007763B">
        <w:rPr>
          <w:rFonts w:ascii="Times New Roman" w:eastAsia="Times New Roman" w:hAnsi="Times New Roman" w:cs="Times New Roman"/>
          <w:sz w:val="24"/>
          <w:szCs w:val="24"/>
        </w:rPr>
        <w:t xml:space="preserve">average </w:t>
      </w:r>
      <w:r w:rsidR="00E51646" w:rsidRPr="0007763B">
        <w:rPr>
          <w:rFonts w:ascii="Times New Roman" w:eastAsia="Times New Roman" w:hAnsi="Times New Roman" w:cs="Times New Roman"/>
          <w:sz w:val="24"/>
          <w:szCs w:val="24"/>
        </w:rPr>
        <w:t>FNR</w:t>
      </w:r>
      <w:r w:rsidR="00A211B7" w:rsidRPr="0007763B">
        <w:rPr>
          <w:rFonts w:ascii="Times New Roman" w:eastAsia="Times New Roman" w:hAnsi="Times New Roman" w:cs="Times New Roman"/>
          <w:sz w:val="24"/>
          <w:szCs w:val="24"/>
        </w:rPr>
        <w:t xml:space="preserve"> values</w:t>
      </w:r>
      <w:r w:rsidR="00E51646" w:rsidRPr="0007763B">
        <w:rPr>
          <w:rFonts w:ascii="Times New Roman" w:eastAsia="Times New Roman" w:hAnsi="Times New Roman" w:cs="Times New Roman"/>
          <w:sz w:val="24"/>
          <w:szCs w:val="24"/>
        </w:rPr>
        <w:t xml:space="preserve"> </w:t>
      </w:r>
      <w:r w:rsidR="00A211B7" w:rsidRPr="0007763B">
        <w:rPr>
          <w:rFonts w:ascii="Times New Roman" w:eastAsia="Times New Roman" w:hAnsi="Times New Roman" w:cs="Times New Roman"/>
          <w:sz w:val="24"/>
          <w:szCs w:val="24"/>
        </w:rPr>
        <w:t>are</w:t>
      </w:r>
      <w:r w:rsidR="00C074BE" w:rsidRPr="0007763B">
        <w:rPr>
          <w:rFonts w:ascii="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0.1210</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0.1727</w:t>
      </w:r>
      <w:r w:rsidR="00C074BE"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0.3702</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for the </w:t>
      </w:r>
      <w:r w:rsidR="00A211B7" w:rsidRPr="0007763B">
        <w:rPr>
          <w:rFonts w:ascii="Times New Roman" w:eastAsia="Times New Roman" w:hAnsi="Times New Roman" w:cs="Times New Roman"/>
          <w:sz w:val="24"/>
          <w:szCs w:val="24"/>
        </w:rPr>
        <w:t xml:space="preserve">low, </w:t>
      </w:r>
      <w:r w:rsidR="00C074BE" w:rsidRPr="0007763B">
        <w:rPr>
          <w:rFonts w:ascii="Times New Roman" w:eastAsia="Times New Roman" w:hAnsi="Times New Roman" w:cs="Times New Roman"/>
          <w:sz w:val="24"/>
          <w:szCs w:val="24"/>
        </w:rPr>
        <w:t xml:space="preserve">intermediate and high dispersal </w:t>
      </w:r>
      <w:r w:rsidR="00A211B7" w:rsidRPr="0007763B">
        <w:rPr>
          <w:rFonts w:ascii="Times New Roman" w:eastAsia="Times New Roman" w:hAnsi="Times New Roman" w:cs="Times New Roman"/>
          <w:sz w:val="24"/>
          <w:szCs w:val="24"/>
        </w:rPr>
        <w:t>scenarios</w:t>
      </w:r>
      <w:r w:rsidR="00C074BE" w:rsidRPr="0007763B">
        <w:rPr>
          <w:rFonts w:ascii="Times New Roman" w:eastAsia="Times New Roman" w:hAnsi="Times New Roman" w:cs="Times New Roman"/>
          <w:sz w:val="24"/>
          <w:szCs w:val="24"/>
        </w:rPr>
        <w:t xml:space="preserve"> respectively. At this threshold and for the same scenario groups, FPR also increases, from</w:t>
      </w:r>
      <w:r w:rsidR="006A2E72"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0.0107</w:t>
      </w:r>
      <w:r w:rsidR="00C074BE" w:rsidRPr="0007763B">
        <w:rPr>
          <w:rFonts w:ascii="Times New Roman" w:eastAsia="Times New Roman" w:hAnsi="Times New Roman" w:cs="Times New Roman"/>
          <w:sz w:val="24"/>
          <w:szCs w:val="24"/>
        </w:rPr>
        <w:t xml:space="preserve"> to </w:t>
      </w:r>
      <w:r w:rsidR="00BF78ED" w:rsidRPr="0007763B">
        <w:rPr>
          <w:rFonts w:ascii="Times New Roman" w:eastAsia="Times New Roman" w:hAnsi="Times New Roman" w:cs="Times New Roman"/>
          <w:sz w:val="24"/>
          <w:szCs w:val="24"/>
        </w:rPr>
        <w:t>0.0138</w:t>
      </w:r>
      <w:r w:rsidR="006A2E72"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0.0244</w:t>
      </w:r>
      <w:r w:rsidR="006B7759" w:rsidRPr="0007763B">
        <w:rPr>
          <w:rFonts w:ascii="Times New Roman" w:eastAsia="Times New Roman" w:hAnsi="Times New Roman" w:cs="Times New Roman"/>
          <w:sz w:val="24"/>
          <w:szCs w:val="24"/>
        </w:rPr>
        <w:t>.</w:t>
      </w:r>
    </w:p>
    <w:p w14:paraId="14AF72A4" w14:textId="767431F7" w:rsidR="00F136EF" w:rsidRPr="0007763B" w:rsidRDefault="00E116E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68CEFCC6" wp14:editId="782F64D3">
                <wp:simplePos x="0" y="0"/>
                <wp:positionH relativeFrom="column">
                  <wp:posOffset>4210050</wp:posOffset>
                </wp:positionH>
                <wp:positionV relativeFrom="paragraph">
                  <wp:posOffset>86995</wp:posOffset>
                </wp:positionV>
                <wp:extent cx="371475" cy="474980"/>
                <wp:effectExtent l="0" t="0" r="0" b="127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18868624" w14:textId="7D5EBBEE" w:rsidR="00E535D3" w:rsidRPr="00F6615F" w:rsidRDefault="00E535D3"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CEFCC6" id="_x0000_t202" coordsize="21600,21600" o:spt="202" path="m,l,21600r21600,l21600,xe">
                <v:stroke joinstyle="miter"/>
                <v:path gradientshapeok="t" o:connecttype="rect"/>
              </v:shapetype>
              <v:shape id="Zone de texte 2" o:spid="_x0000_s1026" type="#_x0000_t202" style="position:absolute;margin-left:331.5pt;margin-top:6.85pt;width:29.25pt;height:37.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" filled="f" stroked="f">
                <v:textbox>
                  <w:txbxContent>
                    <w:p w14:paraId="18868624" w14:textId="7D5EBBEE" w:rsidR="00E535D3" w:rsidRPr="00F6615F" w:rsidRDefault="00E535D3"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B7FB5A" wp14:editId="4D3BE2E5">
                <wp:simplePos x="0" y="0"/>
                <wp:positionH relativeFrom="column">
                  <wp:posOffset>2395855</wp:posOffset>
                </wp:positionH>
                <wp:positionV relativeFrom="paragraph">
                  <wp:posOffset>86995</wp:posOffset>
                </wp:positionV>
                <wp:extent cx="371475" cy="474980"/>
                <wp:effectExtent l="0" t="0" r="0" b="127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7D1DA4" w14:textId="1A34F86F" w:rsidR="00E535D3" w:rsidRPr="00F6615F" w:rsidRDefault="00E535D3"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FB5A" id="_x0000_s1027" type="#_x0000_t202" style="position:absolute;margin-left:188.65pt;margin-top:6.85pt;width:29.25pt;height:3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" filled="f" stroked="f">
                <v:textbox>
                  <w:txbxContent>
                    <w:p w14:paraId="687D1DA4" w14:textId="1A34F86F" w:rsidR="00E535D3" w:rsidRPr="00F6615F" w:rsidRDefault="00E535D3"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4506E7DE" wp14:editId="0D7C48EE">
                <wp:simplePos x="0" y="0"/>
                <wp:positionH relativeFrom="column">
                  <wp:posOffset>605155</wp:posOffset>
                </wp:positionH>
                <wp:positionV relativeFrom="paragraph">
                  <wp:posOffset>87893</wp:posOffset>
                </wp:positionV>
                <wp:extent cx="371475" cy="47498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25634C5" w14:textId="76312076" w:rsidR="00E535D3" w:rsidRPr="00F6615F" w:rsidRDefault="00E535D3">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6E7DE" id="_x0000_s1028" type="#_x0000_t202" style="position:absolute;margin-left:47.65pt;margin-top:6.9pt;width:29.25pt;height:37.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" filled="f" stroked="f">
                <v:textbox>
                  <w:txbxContent>
                    <w:p w14:paraId="625634C5" w14:textId="76312076" w:rsidR="00E535D3" w:rsidRPr="00F6615F" w:rsidRDefault="00E535D3">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00064F7E" w:rsidRPr="0007763B">
        <w:rPr>
          <w:rFonts w:ascii="Times New Roman" w:eastAsia="Times New Roman" w:hAnsi="Times New Roman" w:cs="Times New Roman"/>
          <w:noProof/>
          <w:sz w:val="24"/>
          <w:szCs w:val="24"/>
        </w:rPr>
        <w:drawing>
          <wp:inline distT="0" distB="0" distL="0" distR="0" wp14:anchorId="4B02CC5D" wp14:editId="74068EDA">
            <wp:extent cx="5942965" cy="3769316"/>
            <wp:effectExtent l="0" t="0" r="635" b="3175"/>
            <wp:docPr id="3" name="Image 3" descr="C:\Users\jwitt\OneDrive\Desktop\Git_Projects\Genetic_TBI_LCB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Rplot03.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554" b="9076"/>
                    <a:stretch/>
                  </pic:blipFill>
                  <pic:spPr bwMode="auto">
                    <a:xfrm>
                      <a:off x="0" y="0"/>
                      <a:ext cx="5943600" cy="3769719"/>
                    </a:xfrm>
                    <a:prstGeom prst="rect">
                      <a:avLst/>
                    </a:prstGeom>
                    <a:noFill/>
                    <a:ln>
                      <a:noFill/>
                    </a:ln>
                    <a:extLst>
                      <a:ext uri="{53640926-AAD7-44D8-BBD7-CCE9431645EC}">
                        <a14:shadowObscured xmlns:a14="http://schemas.microsoft.com/office/drawing/2010/main"/>
                      </a:ext>
                    </a:extLst>
                  </pic:spPr>
                </pic:pic>
              </a:graphicData>
            </a:graphic>
          </wp:inline>
        </w:drawing>
      </w:r>
    </w:p>
    <w:p w14:paraId="509FC258" w14:textId="248ABAE1" w:rsidR="00064F7E" w:rsidRPr="0007763B" w:rsidRDefault="004170B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064F7E" w:rsidRPr="0007763B">
        <w:rPr>
          <w:rFonts w:ascii="Times New Roman" w:eastAsia="Times New Roman" w:hAnsi="Times New Roman" w:cs="Times New Roman"/>
          <w:b/>
          <w:sz w:val="24"/>
          <w:szCs w:val="24"/>
        </w:rPr>
        <w:t xml:space="preserve">. </w:t>
      </w:r>
      <w:r w:rsidR="00064F7E" w:rsidRPr="0007763B">
        <w:rPr>
          <w:rFonts w:ascii="Times New Roman" w:eastAsia="Times New Roman" w:hAnsi="Times New Roman" w:cs="Times New Roman"/>
          <w:sz w:val="24"/>
          <w:szCs w:val="24"/>
        </w:rPr>
        <w:t xml:space="preserve">Influence of dispersal ability on our ability to detect </w:t>
      </w:r>
      <w:commentRangeStart w:id="352"/>
      <w:r w:rsidR="00064F7E" w:rsidRPr="0007763B">
        <w:rPr>
          <w:rFonts w:ascii="Times New Roman" w:eastAsia="Times New Roman" w:hAnsi="Times New Roman" w:cs="Times New Roman"/>
          <w:sz w:val="24"/>
          <w:szCs w:val="24"/>
        </w:rPr>
        <w:t xml:space="preserve">exceptional </w:t>
      </w:r>
      <w:commentRangeEnd w:id="352"/>
      <w:r w:rsidR="00692022">
        <w:rPr>
          <w:rStyle w:val="CommentReference"/>
        </w:rPr>
        <w:commentReference w:id="352"/>
      </w:r>
      <w:r w:rsidR="00064F7E" w:rsidRPr="0007763B">
        <w:rPr>
          <w:rFonts w:ascii="Times New Roman" w:eastAsia="Times New Roman" w:hAnsi="Times New Roman" w:cs="Times New Roman"/>
          <w:sz w:val="24"/>
          <w:szCs w:val="24"/>
        </w:rPr>
        <w:t>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00064F7E" w:rsidRPr="0007763B">
        <w:rPr>
          <w:rFonts w:ascii="Times New Roman" w:eastAsia="Times New Roman" w:hAnsi="Times New Roman" w:cs="Times New Roman"/>
          <w:sz w:val="24"/>
          <w:szCs w:val="24"/>
        </w:rPr>
        <w:t>I</w:t>
      </w:r>
      <w:proofErr w:type="spellEnd"/>
      <w:r w:rsidR="00064F7E" w:rsidRPr="0007763B">
        <w:rPr>
          <w:rFonts w:ascii="Times New Roman" w:eastAsia="Times New Roman" w:hAnsi="Times New Roman" w:cs="Times New Roman"/>
          <w:sz w:val="24"/>
          <w:szCs w:val="24"/>
        </w:rPr>
        <w:t xml:space="preserve"> thresholds for </w:t>
      </w:r>
      <w:r w:rsidR="00F6615F" w:rsidRPr="0007763B">
        <w:rPr>
          <w:rFonts w:ascii="Times New Roman" w:eastAsia="Times New Roman" w:hAnsi="Times New Roman" w:cs="Times New Roman"/>
          <w:sz w:val="24"/>
          <w:szCs w:val="24"/>
        </w:rPr>
        <w:t xml:space="preserve">low (A), intermediate (B), and high (C) dispersal scenarios. Control FPR values, from scenarios with identical dispersal parameters, are also </w:t>
      </w:r>
      <w:r w:rsidR="00F6615F" w:rsidRPr="0007763B">
        <w:rPr>
          <w:rFonts w:ascii="Times New Roman" w:eastAsia="Times New Roman" w:hAnsi="Times New Roman" w:cs="Times New Roman"/>
          <w:sz w:val="24"/>
          <w:szCs w:val="24"/>
        </w:rPr>
        <w:lastRenderedPageBreak/>
        <w:t xml:space="preserve">featured. </w:t>
      </w:r>
      <w:r w:rsidR="002D63E3" w:rsidRPr="0007763B">
        <w:rPr>
          <w:rFonts w:ascii="Times New Roman" w:eastAsia="Times New Roman" w:hAnsi="Times New Roman" w:cs="Times New Roman"/>
          <w:sz w:val="24"/>
          <w:szCs w:val="24"/>
        </w:rPr>
        <w:t>The dashed horizontal line indicates 0.1 which is the maximum threshold value used, for comparison with FPR values.</w:t>
      </w:r>
    </w:p>
    <w:p w14:paraId="11DEEA97" w14:textId="59068E13" w:rsidR="00064F7E" w:rsidRPr="0007763B" w:rsidRDefault="00064F7E"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37F3522A" w14:textId="45ECC898" w:rsidR="001079BE" w:rsidRPr="0007763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E58E9" w:rsidRPr="0007763B">
        <w:rPr>
          <w:rFonts w:ascii="Times New Roman" w:eastAsia="Times New Roman" w:hAnsi="Times New Roman" w:cs="Times New Roman"/>
          <w:sz w:val="24"/>
          <w:szCs w:val="24"/>
        </w:rPr>
        <w:t xml:space="preserve">When </w:t>
      </w:r>
      <w:commentRangeStart w:id="353"/>
      <w:r w:rsidR="001E58E9" w:rsidRPr="0007763B">
        <w:rPr>
          <w:rFonts w:ascii="Times New Roman" w:eastAsia="Times New Roman" w:hAnsi="Times New Roman" w:cs="Times New Roman"/>
          <w:sz w:val="24"/>
          <w:szCs w:val="24"/>
        </w:rPr>
        <w:t>looking at groups of</w:t>
      </w:r>
      <w:r w:rsidRPr="0007763B">
        <w:rPr>
          <w:rFonts w:ascii="Times New Roman" w:eastAsia="Times New Roman" w:hAnsi="Times New Roman" w:cs="Times New Roman"/>
          <w:sz w:val="24"/>
          <w:szCs w:val="24"/>
        </w:rPr>
        <w:t xml:space="preserve"> scenarios </w:t>
      </w:r>
      <w:commentRangeEnd w:id="353"/>
      <w:r w:rsidR="007F43DF">
        <w:rPr>
          <w:rStyle w:val="CommentReference"/>
        </w:rPr>
        <w:commentReference w:id="353"/>
      </w:r>
      <w:r w:rsidRPr="0007763B">
        <w:rPr>
          <w:rFonts w:ascii="Times New Roman" w:eastAsia="Times New Roman" w:hAnsi="Times New Roman" w:cs="Times New Roman"/>
          <w:sz w:val="24"/>
          <w:szCs w:val="24"/>
        </w:rPr>
        <w:t xml:space="preserve">with the same </w:t>
      </w:r>
      <w:r w:rsidR="00492036" w:rsidRPr="0007763B">
        <w:rPr>
          <w:rFonts w:ascii="Times New Roman" w:eastAsia="Times New Roman" w:hAnsi="Times New Roman" w:cs="Times New Roman"/>
          <w:sz w:val="24"/>
          <w:szCs w:val="24"/>
        </w:rPr>
        <w:t>number of affected populations (1</w:t>
      </w:r>
      <w:r w:rsidRPr="0007763B">
        <w:rPr>
          <w:rFonts w:ascii="Times New Roman" w:eastAsia="Times New Roman" w:hAnsi="Times New Roman" w:cs="Times New Roman"/>
          <w:sz w:val="24"/>
          <w:szCs w:val="24"/>
        </w:rPr>
        <w:t xml:space="preserve">, </w:t>
      </w:r>
      <w:r w:rsidR="00492036" w:rsidRPr="0007763B">
        <w:rPr>
          <w:rFonts w:ascii="Times New Roman" w:eastAsia="Times New Roman" w:hAnsi="Times New Roman" w:cs="Times New Roman"/>
          <w:sz w:val="24"/>
          <w:szCs w:val="24"/>
        </w:rPr>
        <w:t xml:space="preserve">2, </w:t>
      </w:r>
      <w:r w:rsidR="00B441F7" w:rsidRPr="0007763B">
        <w:rPr>
          <w:rFonts w:ascii="Times New Roman" w:eastAsia="Times New Roman" w:hAnsi="Times New Roman" w:cs="Times New Roman"/>
          <w:sz w:val="24"/>
          <w:szCs w:val="24"/>
        </w:rPr>
        <w:t xml:space="preserve">and </w:t>
      </w:r>
      <w:r w:rsidR="00492036" w:rsidRPr="0007763B">
        <w:rPr>
          <w:rFonts w:ascii="Times New Roman" w:eastAsia="Times New Roman" w:hAnsi="Times New Roman" w:cs="Times New Roman"/>
          <w:sz w:val="24"/>
          <w:szCs w:val="24"/>
        </w:rPr>
        <w:t>3</w:t>
      </w:r>
      <w:r w:rsidR="00B441F7" w:rsidRPr="0007763B">
        <w:rPr>
          <w:rFonts w:ascii="Times New Roman" w:eastAsia="Times New Roman" w:hAnsi="Times New Roman" w:cs="Times New Roman"/>
          <w:sz w:val="24"/>
          <w:szCs w:val="24"/>
        </w:rPr>
        <w:t xml:space="preserve"> populations</w:t>
      </w:r>
      <w:r w:rsidRPr="0007763B">
        <w:rPr>
          <w:rFonts w:ascii="Times New Roman" w:eastAsia="Times New Roman" w:hAnsi="Times New Roman" w:cs="Times New Roman"/>
          <w:sz w:val="24"/>
          <w:szCs w:val="24"/>
        </w:rPr>
        <w:t>),</w:t>
      </w:r>
      <w:r w:rsidR="001E58E9" w:rsidRPr="0007763B">
        <w:rPr>
          <w:rFonts w:ascii="Times New Roman" w:eastAsia="Times New Roman" w:hAnsi="Times New Roman" w:cs="Times New Roman"/>
          <w:sz w:val="24"/>
          <w:szCs w:val="24"/>
        </w:rPr>
        <w:t xml:space="preserve"> we can see that </w:t>
      </w:r>
      <w:r w:rsidRPr="0007763B">
        <w:rPr>
          <w:rFonts w:ascii="Times New Roman" w:eastAsia="Times New Roman" w:hAnsi="Times New Roman" w:cs="Times New Roman"/>
          <w:sz w:val="24"/>
          <w:szCs w:val="24"/>
        </w:rPr>
        <w:t>FNR</w:t>
      </w:r>
      <w:r w:rsidR="00B441F7" w:rsidRPr="0007763B">
        <w:rPr>
          <w:rFonts w:ascii="Times New Roman" w:eastAsia="Times New Roman" w:hAnsi="Times New Roman" w:cs="Times New Roman"/>
          <w:sz w:val="24"/>
          <w:szCs w:val="24"/>
        </w:rPr>
        <w:t xml:space="preserve"> increases</w:t>
      </w:r>
      <w:r w:rsidR="00A03B83" w:rsidRPr="0007763B">
        <w:rPr>
          <w:rFonts w:ascii="Times New Roman" w:eastAsia="Times New Roman" w:hAnsi="Times New Roman" w:cs="Times New Roman"/>
          <w:sz w:val="24"/>
          <w:szCs w:val="24"/>
        </w:rPr>
        <w:t xml:space="preserve"> with additional affected populations</w:t>
      </w:r>
      <w:r w:rsidR="00C955CE" w:rsidRPr="0007763B">
        <w:rPr>
          <w:rFonts w:ascii="Times New Roman" w:eastAsia="Times New Roman" w:hAnsi="Times New Roman" w:cs="Times New Roman"/>
          <w:sz w:val="24"/>
          <w:szCs w:val="24"/>
        </w:rPr>
        <w:t>, regardless of which threshold is considered</w:t>
      </w:r>
      <w:r w:rsidR="004170BB">
        <w:rPr>
          <w:rFonts w:ascii="Times New Roman" w:eastAsia="Times New Roman" w:hAnsi="Times New Roman" w:cs="Times New Roman"/>
          <w:sz w:val="24"/>
          <w:szCs w:val="24"/>
        </w:rPr>
        <w:t xml:space="preserve"> (Fig. 3</w:t>
      </w:r>
      <w:r w:rsidR="00994541" w:rsidRPr="0007763B">
        <w:rPr>
          <w:rFonts w:ascii="Times New Roman" w:eastAsia="Times New Roman" w:hAnsi="Times New Roman" w:cs="Times New Roman"/>
          <w:sz w:val="24"/>
          <w:szCs w:val="24"/>
        </w:rPr>
        <w:t>). FPR values from scenarios with 2 affected populations are consistently higher than values from on</w:t>
      </w:r>
      <w:r w:rsidR="00E116E0" w:rsidRPr="0007763B">
        <w:rPr>
          <w:rFonts w:ascii="Times New Roman" w:eastAsia="Times New Roman" w:hAnsi="Times New Roman" w:cs="Times New Roman"/>
          <w:sz w:val="24"/>
          <w:szCs w:val="24"/>
        </w:rPr>
        <w:t>e affected population scenarios.</w:t>
      </w:r>
      <w:r w:rsidR="00994541" w:rsidRPr="0007763B">
        <w:rPr>
          <w:rFonts w:ascii="Times New Roman" w:eastAsia="Times New Roman" w:hAnsi="Times New Roman" w:cs="Times New Roman"/>
          <w:sz w:val="24"/>
          <w:szCs w:val="24"/>
        </w:rPr>
        <w:t xml:space="preserve"> FPR values from scenarios with 3 affected populations </w:t>
      </w:r>
      <w:r w:rsidR="004170BB">
        <w:rPr>
          <w:rFonts w:ascii="Times New Roman" w:eastAsia="Times New Roman" w:hAnsi="Times New Roman" w:cs="Times New Roman"/>
          <w:sz w:val="24"/>
          <w:szCs w:val="24"/>
        </w:rPr>
        <w:t>are on average low</w:t>
      </w:r>
      <w:r w:rsidR="00E116E0" w:rsidRPr="0007763B">
        <w:rPr>
          <w:rFonts w:ascii="Times New Roman" w:eastAsia="Times New Roman" w:hAnsi="Times New Roman" w:cs="Times New Roman"/>
          <w:sz w:val="24"/>
          <w:szCs w:val="24"/>
        </w:rPr>
        <w:t xml:space="preserve">er than values from other scenarios </w:t>
      </w:r>
      <w:r w:rsidR="00AF3090" w:rsidRPr="0007763B">
        <w:rPr>
          <w:rFonts w:ascii="Times New Roman" w:eastAsia="Times New Roman" w:hAnsi="Times New Roman" w:cs="Times New Roman"/>
          <w:sz w:val="24"/>
          <w:szCs w:val="24"/>
        </w:rPr>
        <w:t xml:space="preserve">up to a threshold of </w:t>
      </w:r>
      <w:r w:rsidR="00E116E0" w:rsidRPr="0007763B">
        <w:rPr>
          <w:rFonts w:ascii="Times New Roman" w:eastAsia="Times New Roman" w:hAnsi="Times New Roman" w:cs="Times New Roman"/>
          <w:sz w:val="24"/>
          <w:szCs w:val="24"/>
        </w:rPr>
        <w:t>0.0</w:t>
      </w:r>
      <w:r w:rsidR="00AF3090" w:rsidRPr="0007763B">
        <w:rPr>
          <w:rFonts w:ascii="Times New Roman" w:eastAsia="Times New Roman" w:hAnsi="Times New Roman" w:cs="Times New Roman"/>
          <w:sz w:val="24"/>
          <w:szCs w:val="24"/>
        </w:rPr>
        <w:t>1</w:t>
      </w:r>
      <w:r w:rsidR="00E116E0" w:rsidRPr="0007763B">
        <w:rPr>
          <w:rFonts w:ascii="Times New Roman" w:eastAsia="Times New Roman" w:hAnsi="Times New Roman" w:cs="Times New Roman"/>
          <w:sz w:val="24"/>
          <w:szCs w:val="24"/>
        </w:rPr>
        <w:t>, and a</w:t>
      </w:r>
      <w:r w:rsidR="004170BB">
        <w:rPr>
          <w:rFonts w:ascii="Times New Roman" w:eastAsia="Times New Roman" w:hAnsi="Times New Roman" w:cs="Times New Roman"/>
          <w:sz w:val="24"/>
          <w:szCs w:val="24"/>
        </w:rPr>
        <w:t>re on average high</w:t>
      </w:r>
      <w:r w:rsidR="00AF3090" w:rsidRPr="0007763B">
        <w:rPr>
          <w:rFonts w:ascii="Times New Roman" w:eastAsia="Times New Roman" w:hAnsi="Times New Roman" w:cs="Times New Roman"/>
          <w:sz w:val="24"/>
          <w:szCs w:val="24"/>
        </w:rPr>
        <w:t>er for t</w:t>
      </w:r>
      <w:r w:rsidR="004170BB">
        <w:rPr>
          <w:rFonts w:ascii="Times New Roman" w:eastAsia="Times New Roman" w:hAnsi="Times New Roman" w:cs="Times New Roman"/>
          <w:sz w:val="24"/>
          <w:szCs w:val="24"/>
        </w:rPr>
        <w:t>hresholds above 0.05</w:t>
      </w:r>
      <w:r w:rsidR="00993057" w:rsidRPr="0007763B">
        <w:rPr>
          <w:rFonts w:ascii="Times New Roman" w:eastAsia="Times New Roman" w:hAnsi="Times New Roman" w:cs="Times New Roman"/>
          <w:sz w:val="24"/>
          <w:szCs w:val="24"/>
        </w:rPr>
        <w:t xml:space="preserve">, therefore </w:t>
      </w:r>
      <w:r w:rsidR="000F06F3" w:rsidRPr="0007763B">
        <w:rPr>
          <w:rFonts w:ascii="Times New Roman" w:eastAsia="Times New Roman" w:hAnsi="Times New Roman" w:cs="Times New Roman"/>
          <w:sz w:val="24"/>
          <w:szCs w:val="24"/>
        </w:rPr>
        <w:t>indicating</w:t>
      </w:r>
      <w:r w:rsidR="00993057" w:rsidRPr="0007763B">
        <w:rPr>
          <w:rFonts w:ascii="Times New Roman" w:eastAsia="Times New Roman" w:hAnsi="Times New Roman" w:cs="Times New Roman"/>
          <w:sz w:val="24"/>
          <w:szCs w:val="24"/>
        </w:rPr>
        <w:t xml:space="preserve"> an interaction between the number of affected populations and the threshold used </w:t>
      </w:r>
      <w:r w:rsidR="000F06F3" w:rsidRPr="0007763B">
        <w:rPr>
          <w:rFonts w:ascii="Times New Roman" w:eastAsia="Times New Roman" w:hAnsi="Times New Roman" w:cs="Times New Roman"/>
          <w:sz w:val="24"/>
          <w:szCs w:val="24"/>
        </w:rPr>
        <w:t>in the permutation procedure.</w:t>
      </w:r>
      <w:r w:rsidR="00506E45" w:rsidRPr="0007763B">
        <w:rPr>
          <w:rFonts w:ascii="Times New Roman" w:eastAsia="Times New Roman" w:hAnsi="Times New Roman" w:cs="Times New Roman"/>
          <w:sz w:val="24"/>
          <w:szCs w:val="24"/>
        </w:rPr>
        <w:t xml:space="preserve"> </w:t>
      </w:r>
      <w:r w:rsidR="00097A65" w:rsidRPr="0007763B">
        <w:rPr>
          <w:rFonts w:ascii="Times New Roman" w:eastAsia="Times New Roman" w:hAnsi="Times New Roman" w:cs="Times New Roman"/>
          <w:sz w:val="24"/>
          <w:szCs w:val="24"/>
        </w:rPr>
        <w:t>However, f</w:t>
      </w:r>
      <w:r w:rsidR="00506E45" w:rsidRPr="0007763B">
        <w:rPr>
          <w:rFonts w:ascii="Times New Roman" w:eastAsia="Times New Roman" w:hAnsi="Times New Roman" w:cs="Times New Roman"/>
          <w:sz w:val="24"/>
          <w:szCs w:val="24"/>
        </w:rPr>
        <w:t>or thresholds that would be considered suitable regarding power</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i/>
          <w:sz w:val="24"/>
          <w:szCs w:val="24"/>
        </w:rPr>
        <w:t xml:space="preserve">e.g. </w:t>
      </w:r>
      <w:r w:rsidR="00964666"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&gt; 50%)</w:t>
      </w:r>
      <w:r w:rsidR="00506E45" w:rsidRPr="0007763B">
        <w:rPr>
          <w:rFonts w:ascii="Times New Roman" w:eastAsia="Times New Roman" w:hAnsi="Times New Roman" w:cs="Times New Roman"/>
          <w:sz w:val="24"/>
          <w:szCs w:val="24"/>
        </w:rPr>
        <w:t>, a higher number of populations</w:t>
      </w:r>
      <w:r w:rsidR="004170BB">
        <w:rPr>
          <w:rFonts w:ascii="Times New Roman" w:eastAsia="Times New Roman" w:hAnsi="Times New Roman" w:cs="Times New Roman"/>
          <w:sz w:val="24"/>
          <w:szCs w:val="24"/>
        </w:rPr>
        <w:t xml:space="preserve"> always</w:t>
      </w:r>
      <w:r w:rsidR="00506E45" w:rsidRPr="0007763B">
        <w:rPr>
          <w:rFonts w:ascii="Times New Roman" w:eastAsia="Times New Roman" w:hAnsi="Times New Roman" w:cs="Times New Roman"/>
          <w:sz w:val="24"/>
          <w:szCs w:val="24"/>
        </w:rPr>
        <w:t xml:space="preserve"> leads to a lower FPR.</w:t>
      </w:r>
    </w:p>
    <w:p w14:paraId="1E40B533" w14:textId="40281267" w:rsidR="00BA0803" w:rsidRPr="0007763B" w:rsidRDefault="00093A5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2336" behindDoc="0" locked="0" layoutInCell="1" allowOverlap="1" wp14:anchorId="36DD3114" wp14:editId="3AA32A78">
                <wp:simplePos x="0" y="0"/>
                <wp:positionH relativeFrom="column">
                  <wp:posOffset>603250</wp:posOffset>
                </wp:positionH>
                <wp:positionV relativeFrom="paragraph">
                  <wp:posOffset>116840</wp:posOffset>
                </wp:positionV>
                <wp:extent cx="371475" cy="474980"/>
                <wp:effectExtent l="0" t="0" r="0" b="127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998617" w14:textId="77777777" w:rsidR="00E535D3" w:rsidRPr="00F6615F" w:rsidRDefault="00E535D3"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3114" id="_x0000_s1029" type="#_x0000_t202" style="position:absolute;margin-left:47.5pt;margin-top:9.2pt;width:29.25pt;height: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" filled="f" stroked="f">
                <v:textbox>
                  <w:txbxContent>
                    <w:p w14:paraId="68998617" w14:textId="77777777" w:rsidR="00E535D3" w:rsidRPr="00F6615F" w:rsidRDefault="00E535D3"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876FBC7" wp14:editId="20A11F61">
                <wp:simplePos x="0" y="0"/>
                <wp:positionH relativeFrom="column">
                  <wp:posOffset>4208145</wp:posOffset>
                </wp:positionH>
                <wp:positionV relativeFrom="paragraph">
                  <wp:posOffset>116205</wp:posOffset>
                </wp:positionV>
                <wp:extent cx="371475" cy="474980"/>
                <wp:effectExtent l="0" t="0" r="0" b="127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4FA30C1C" w14:textId="77777777" w:rsidR="00E535D3" w:rsidRPr="00F6615F" w:rsidRDefault="00E535D3"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FBC7" id="_x0000_s1030" type="#_x0000_t202" style="position:absolute;margin-left:331.35pt;margin-top:9.15pt;width:29.25pt;height:3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" filled="f" stroked="f">
                <v:textbox>
                  <w:txbxContent>
                    <w:p w14:paraId="4FA30C1C" w14:textId="77777777" w:rsidR="00E535D3" w:rsidRPr="00F6615F" w:rsidRDefault="00E535D3"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E171894" wp14:editId="603D8149">
                <wp:simplePos x="0" y="0"/>
                <wp:positionH relativeFrom="column">
                  <wp:posOffset>2394549</wp:posOffset>
                </wp:positionH>
                <wp:positionV relativeFrom="paragraph">
                  <wp:posOffset>116684</wp:posOffset>
                </wp:positionV>
                <wp:extent cx="371475" cy="474980"/>
                <wp:effectExtent l="0" t="0" r="0" b="127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5290D0A4" w14:textId="77777777" w:rsidR="00E535D3" w:rsidRPr="00F6615F" w:rsidRDefault="00E535D3"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71894" id="_x0000_s1031" type="#_x0000_t202" style="position:absolute;margin-left:188.55pt;margin-top:9.2pt;width:29.25pt;height:3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" filled="f" stroked="f">
                <v:textbox>
                  <w:txbxContent>
                    <w:p w14:paraId="5290D0A4" w14:textId="77777777" w:rsidR="00E535D3" w:rsidRPr="00F6615F" w:rsidRDefault="00E535D3"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00BA0803" w:rsidRPr="0007763B">
        <w:rPr>
          <w:rFonts w:ascii="Times New Roman" w:eastAsia="Times New Roman" w:hAnsi="Times New Roman" w:cs="Times New Roman"/>
          <w:noProof/>
          <w:sz w:val="24"/>
          <w:szCs w:val="24"/>
        </w:rPr>
        <w:drawing>
          <wp:inline distT="0" distB="0" distL="0" distR="0" wp14:anchorId="57F1DA09" wp14:editId="3295BE70">
            <wp:extent cx="5942387" cy="3778370"/>
            <wp:effectExtent l="0" t="0" r="1270" b="0"/>
            <wp:docPr id="7" name="Image 7" descr="C:\Users\jwitt\OneDrive\Desktop\Git_Projects\Genetic_TBI_LCBD\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itt\OneDrive\Desktop\Git_Projects\Genetic_TBI_LCBD\Rplot04.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014" b="9436"/>
                    <a:stretch/>
                  </pic:blipFill>
                  <pic:spPr bwMode="auto">
                    <a:xfrm>
                      <a:off x="0" y="0"/>
                      <a:ext cx="5943600" cy="3779141"/>
                    </a:xfrm>
                    <a:prstGeom prst="rect">
                      <a:avLst/>
                    </a:prstGeom>
                    <a:noFill/>
                    <a:ln>
                      <a:noFill/>
                    </a:ln>
                    <a:extLst>
                      <a:ext uri="{53640926-AAD7-44D8-BBD7-CCE9431645EC}">
                        <a14:shadowObscured xmlns:a14="http://schemas.microsoft.com/office/drawing/2010/main"/>
                      </a:ext>
                    </a:extLst>
                  </pic:spPr>
                </pic:pic>
              </a:graphicData>
            </a:graphic>
          </wp:inline>
        </w:drawing>
      </w:r>
    </w:p>
    <w:p w14:paraId="7A130E7B" w14:textId="10609529" w:rsidR="00BA0803" w:rsidRPr="0007763B" w:rsidRDefault="00BA0803"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4170BB">
        <w:rPr>
          <w:rFonts w:ascii="Times New Roman" w:eastAsia="Times New Roman" w:hAnsi="Times New Roman" w:cs="Times New Roman"/>
          <w:b/>
          <w:sz w:val="24"/>
          <w:szCs w:val="24"/>
        </w:rPr>
        <w:t>3</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Influence of</w:t>
      </w:r>
      <w:r w:rsidR="00C7501F" w:rsidRPr="0007763B">
        <w:rPr>
          <w:rFonts w:ascii="Times New Roman" w:eastAsia="Times New Roman" w:hAnsi="Times New Roman" w:cs="Times New Roman"/>
          <w:sz w:val="24"/>
          <w:szCs w:val="24"/>
        </w:rPr>
        <w:t xml:space="preserve"> the</w:t>
      </w:r>
      <w:r w:rsidRPr="0007763B">
        <w:rPr>
          <w:rFonts w:ascii="Times New Roman" w:eastAsia="Times New Roman" w:hAnsi="Times New Roman" w:cs="Times New Roman"/>
          <w:sz w:val="24"/>
          <w:szCs w:val="24"/>
        </w:rPr>
        <w:t xml:space="preserve"> </w:t>
      </w:r>
      <w:r w:rsidR="002B4583" w:rsidRPr="0007763B">
        <w:rPr>
          <w:rFonts w:ascii="Times New Roman" w:eastAsia="Times New Roman" w:hAnsi="Times New Roman" w:cs="Times New Roman"/>
          <w:sz w:val="24"/>
          <w:szCs w:val="24"/>
        </w:rPr>
        <w:t>number of affected populations</w:t>
      </w:r>
      <w:r w:rsidRPr="0007763B">
        <w:rPr>
          <w:rFonts w:ascii="Times New Roman" w:eastAsia="Times New Roman" w:hAnsi="Times New Roman" w:cs="Times New Roman"/>
          <w:sz w:val="24"/>
          <w:szCs w:val="24"/>
        </w:rPr>
        <w:t xml:space="preserve"> on our ability to detect exceptional 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Pr="0007763B">
        <w:rPr>
          <w:rFonts w:ascii="Times New Roman" w:eastAsia="Times New Roman" w:hAnsi="Times New Roman" w:cs="Times New Roman"/>
          <w:sz w:val="24"/>
          <w:szCs w:val="24"/>
        </w:rPr>
        <w:t>I</w:t>
      </w:r>
      <w:proofErr w:type="spellEnd"/>
      <w:r w:rsidRPr="0007763B">
        <w:rPr>
          <w:rFonts w:ascii="Times New Roman" w:eastAsia="Times New Roman" w:hAnsi="Times New Roman" w:cs="Times New Roman"/>
          <w:sz w:val="24"/>
          <w:szCs w:val="24"/>
        </w:rPr>
        <w:t xml:space="preserve"> thresholds for </w:t>
      </w:r>
      <w:r w:rsidR="00C5479F" w:rsidRPr="0007763B">
        <w:rPr>
          <w:rFonts w:ascii="Times New Roman" w:eastAsia="Times New Roman" w:hAnsi="Times New Roman" w:cs="Times New Roman"/>
          <w:sz w:val="24"/>
          <w:szCs w:val="24"/>
        </w:rPr>
        <w:t>1</w:t>
      </w:r>
      <w:r w:rsidRPr="0007763B">
        <w:rPr>
          <w:rFonts w:ascii="Times New Roman" w:eastAsia="Times New Roman" w:hAnsi="Times New Roman" w:cs="Times New Roman"/>
          <w:sz w:val="24"/>
          <w:szCs w:val="24"/>
        </w:rPr>
        <w:t xml:space="preserve"> (A), </w:t>
      </w:r>
      <w:r w:rsidR="00C5479F" w:rsidRPr="0007763B">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(B), and </w:t>
      </w:r>
      <w:r w:rsidR="00C5479F" w:rsidRPr="0007763B">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 xml:space="preserve"> (C) </w:t>
      </w:r>
      <w:r w:rsidR="0023083C" w:rsidRPr="0007763B">
        <w:rPr>
          <w:rFonts w:ascii="Times New Roman" w:eastAsia="Times New Roman" w:hAnsi="Times New Roman" w:cs="Times New Roman"/>
          <w:sz w:val="24"/>
          <w:szCs w:val="24"/>
        </w:rPr>
        <w:t>affected populations</w:t>
      </w:r>
      <w:r w:rsidRPr="0007763B">
        <w:rPr>
          <w:rFonts w:ascii="Times New Roman" w:eastAsia="Times New Roman" w:hAnsi="Times New Roman" w:cs="Times New Roman"/>
          <w:sz w:val="24"/>
          <w:szCs w:val="24"/>
        </w:rPr>
        <w:t xml:space="preserve"> scenarios. Control FPR values, from scenarios with identical dispersal parameters, are also featured. The dashed horizontal line indicates 0.1 which is the maximum threshold value used, for comparison with FPR values.</w:t>
      </w:r>
    </w:p>
    <w:p w14:paraId="0833D3F2" w14:textId="2678A84C" w:rsidR="008601CB" w:rsidRPr="0007763B" w:rsidRDefault="008601CB"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3BD69C96" w:rsidR="00A30430" w:rsidRPr="0007763B" w:rsidRDefault="00A30430" w:rsidP="00A51948">
      <w:pPr>
        <w:spacing w:before="240" w:after="240" w:line="480" w:lineRule="auto"/>
        <w:rPr>
          <w:rFonts w:ascii="Times New Roman" w:eastAsia="Times New Roman" w:hAnsi="Times New Roman" w:cs="Times New Roman"/>
          <w:sz w:val="24"/>
          <w:szCs w:val="24"/>
        </w:rPr>
      </w:pPr>
      <w:del w:id="354" w:author="Patrick James" w:date="2019-11-12T17:55:00Z">
        <w:r w:rsidRPr="0007763B" w:rsidDel="007F43DF">
          <w:rPr>
            <w:rFonts w:ascii="Times New Roman" w:eastAsia="Times New Roman" w:hAnsi="Times New Roman" w:cs="Times New Roman"/>
            <w:sz w:val="24"/>
            <w:szCs w:val="24"/>
          </w:rPr>
          <w:delText xml:space="preserve">We can see in </w:delText>
        </w:r>
        <w:r w:rsidR="001854BA" w:rsidRPr="0007763B" w:rsidDel="007F43DF">
          <w:rPr>
            <w:rFonts w:ascii="Times New Roman" w:eastAsia="Times New Roman" w:hAnsi="Times New Roman" w:cs="Times New Roman"/>
            <w:sz w:val="24"/>
            <w:szCs w:val="24"/>
          </w:rPr>
          <w:delText xml:space="preserve">Fig. </w:delText>
        </w:r>
        <w:r w:rsidR="004170BB" w:rsidDel="007F43DF">
          <w:rPr>
            <w:rFonts w:ascii="Times New Roman" w:eastAsia="Times New Roman" w:hAnsi="Times New Roman" w:cs="Times New Roman"/>
            <w:sz w:val="24"/>
            <w:szCs w:val="24"/>
          </w:rPr>
          <w:delText>4</w:delText>
        </w:r>
        <w:r w:rsidR="001854BA" w:rsidRPr="0007763B" w:rsidDel="007F43DF">
          <w:rPr>
            <w:rFonts w:ascii="Times New Roman" w:eastAsia="Times New Roman" w:hAnsi="Times New Roman" w:cs="Times New Roman"/>
            <w:sz w:val="24"/>
            <w:szCs w:val="24"/>
          </w:rPr>
          <w:delText xml:space="preserve"> </w:delText>
        </w:r>
        <w:r w:rsidR="000745F8" w:rsidRPr="0007763B" w:rsidDel="007F43DF">
          <w:rPr>
            <w:rFonts w:ascii="Times New Roman" w:eastAsia="Times New Roman" w:hAnsi="Times New Roman" w:cs="Times New Roman"/>
            <w:sz w:val="24"/>
            <w:szCs w:val="24"/>
          </w:rPr>
          <w:delText xml:space="preserve">A &amp; B, </w:delText>
        </w:r>
        <w:r w:rsidR="001854BA" w:rsidRPr="0007763B" w:rsidDel="007F43DF">
          <w:rPr>
            <w:rFonts w:ascii="Times New Roman" w:eastAsia="Times New Roman" w:hAnsi="Times New Roman" w:cs="Times New Roman"/>
            <w:sz w:val="24"/>
            <w:szCs w:val="24"/>
          </w:rPr>
          <w:delText xml:space="preserve">that </w:delText>
        </w:r>
        <w:r w:rsidRPr="0007763B" w:rsidDel="007F43DF">
          <w:rPr>
            <w:rFonts w:ascii="Times New Roman" w:eastAsia="Times New Roman" w:hAnsi="Times New Roman" w:cs="Times New Roman"/>
            <w:sz w:val="24"/>
            <w:szCs w:val="24"/>
          </w:rPr>
          <w:delText>t</w:delText>
        </w:r>
      </w:del>
      <w:ins w:id="355" w:author="Patrick James" w:date="2019-11-12T17:55:00Z">
        <w:r w:rsidR="007F43DF">
          <w:rPr>
            <w:rFonts w:ascii="Times New Roman" w:eastAsia="Times New Roman" w:hAnsi="Times New Roman" w:cs="Times New Roman"/>
            <w:sz w:val="24"/>
            <w:szCs w:val="24"/>
          </w:rPr>
          <w:t>T</w:t>
        </w:r>
      </w:ins>
      <w:r w:rsidRPr="0007763B">
        <w:rPr>
          <w:rFonts w:ascii="Times New Roman" w:eastAsia="Times New Roman" w:hAnsi="Times New Roman" w:cs="Times New Roman"/>
          <w:sz w:val="24"/>
          <w:szCs w:val="24"/>
        </w:rPr>
        <w:t>he longe</w:t>
      </w:r>
      <w:ins w:id="356" w:author="Patrick James" w:date="2019-11-12T17:55:00Z">
        <w:r w:rsidR="007F43DF">
          <w:rPr>
            <w:rFonts w:ascii="Times New Roman" w:eastAsia="Times New Roman" w:hAnsi="Times New Roman" w:cs="Times New Roman"/>
            <w:sz w:val="24"/>
            <w:szCs w:val="24"/>
          </w:rPr>
          <w:t xml:space="preserve">r the interval between </w:t>
        </w:r>
      </w:ins>
      <w:del w:id="357" w:author="Patrick James" w:date="2019-11-12T17:55:00Z">
        <w:r w:rsidRPr="0007763B" w:rsidDel="007F43DF">
          <w:rPr>
            <w:rFonts w:ascii="Times New Roman" w:eastAsia="Times New Roman" w:hAnsi="Times New Roman" w:cs="Times New Roman"/>
            <w:sz w:val="24"/>
            <w:szCs w:val="24"/>
          </w:rPr>
          <w:delText>st</w:delText>
        </w:r>
      </w:del>
      <w:r w:rsidRPr="0007763B">
        <w:rPr>
          <w:rFonts w:ascii="Times New Roman" w:eastAsia="Times New Roman" w:hAnsi="Times New Roman" w:cs="Times New Roman"/>
          <w:sz w:val="24"/>
          <w:szCs w:val="24"/>
        </w:rPr>
        <w:t xml:space="preserve"> </w:t>
      </w:r>
      <w:del w:id="358" w:author="Patrick James" w:date="2019-11-12T17:55:00Z">
        <w:r w:rsidRPr="0007763B" w:rsidDel="007F43DF">
          <w:rPr>
            <w:rFonts w:ascii="Times New Roman" w:eastAsia="Times New Roman" w:hAnsi="Times New Roman" w:cs="Times New Roman"/>
            <w:sz w:val="24"/>
            <w:szCs w:val="24"/>
          </w:rPr>
          <w:delText xml:space="preserve">the pre-event </w:delText>
        </w:r>
      </w:del>
      <w:r w:rsidRPr="0007763B">
        <w:rPr>
          <w:rFonts w:ascii="Times New Roman" w:eastAsia="Times New Roman" w:hAnsi="Times New Roman" w:cs="Times New Roman"/>
          <w:sz w:val="24"/>
          <w:szCs w:val="24"/>
        </w:rPr>
        <w:t xml:space="preserve">sampling </w:t>
      </w:r>
      <w:del w:id="359" w:author="Patrick James" w:date="2019-11-12T17:55:00Z">
        <w:r w:rsidRPr="0007763B" w:rsidDel="007F43DF">
          <w:rPr>
            <w:rFonts w:ascii="Times New Roman" w:eastAsia="Times New Roman" w:hAnsi="Times New Roman" w:cs="Times New Roman"/>
            <w:sz w:val="24"/>
            <w:szCs w:val="24"/>
          </w:rPr>
          <w:delText xml:space="preserve">is from the </w:delText>
        </w:r>
      </w:del>
      <w:ins w:id="360" w:author="Patrick James" w:date="2019-11-12T17:55:00Z">
        <w:r w:rsidR="007F43DF">
          <w:rPr>
            <w:rFonts w:ascii="Times New Roman" w:eastAsia="Times New Roman" w:hAnsi="Times New Roman" w:cs="Times New Roman"/>
            <w:sz w:val="24"/>
            <w:szCs w:val="24"/>
          </w:rPr>
          <w:t xml:space="preserve">and a simulated punctual demographic </w:t>
        </w:r>
      </w:ins>
      <w:r w:rsidRPr="0007763B">
        <w:rPr>
          <w:rFonts w:ascii="Times New Roman" w:eastAsia="Times New Roman" w:hAnsi="Times New Roman" w:cs="Times New Roman"/>
          <w:sz w:val="24"/>
          <w:szCs w:val="24"/>
        </w:rPr>
        <w:t xml:space="preserve">event, the less power </w:t>
      </w:r>
      <w:ins w:id="361" w:author="Patrick James" w:date="2019-11-12T17:55:00Z">
        <w:r w:rsidR="007F43DF">
          <w:rPr>
            <w:rFonts w:ascii="Times New Roman" w:eastAsia="Times New Roman" w:hAnsi="Times New Roman" w:cs="Times New Roman"/>
            <w:sz w:val="24"/>
            <w:szCs w:val="24"/>
          </w:rPr>
          <w:t>we have to detect it</w:t>
        </w:r>
      </w:ins>
      <w:ins w:id="362" w:author="Patrick James" w:date="2019-11-12T17:56:00Z">
        <w:r w:rsidR="007F43DF">
          <w:rPr>
            <w:rFonts w:ascii="Times New Roman" w:eastAsia="Times New Roman" w:hAnsi="Times New Roman" w:cs="Times New Roman"/>
            <w:sz w:val="24"/>
            <w:szCs w:val="24"/>
          </w:rPr>
          <w:t xml:space="preserve">, as evidenced by the increase in </w:t>
        </w:r>
      </w:ins>
      <w:del w:id="363" w:author="Patrick James" w:date="2019-11-12T17:56:00Z">
        <w:r w:rsidRPr="0007763B" w:rsidDel="007F43DF">
          <w:rPr>
            <w:rFonts w:ascii="Times New Roman" w:eastAsia="Times New Roman" w:hAnsi="Times New Roman" w:cs="Times New Roman"/>
            <w:sz w:val="24"/>
            <w:szCs w:val="24"/>
          </w:rPr>
          <w:delText>and the m</w:delText>
        </w:r>
        <w:r w:rsidR="00C61BAE" w:rsidRPr="0007763B" w:rsidDel="007F43DF">
          <w:rPr>
            <w:rFonts w:ascii="Times New Roman" w:eastAsia="Times New Roman" w:hAnsi="Times New Roman" w:cs="Times New Roman"/>
            <w:sz w:val="24"/>
            <w:szCs w:val="24"/>
          </w:rPr>
          <w:delText xml:space="preserve">ore </w:delText>
        </w:r>
      </w:del>
      <w:r w:rsidR="00C61BAE" w:rsidRPr="0007763B">
        <w:rPr>
          <w:rFonts w:ascii="Times New Roman" w:eastAsia="Times New Roman" w:hAnsi="Times New Roman" w:cs="Times New Roman"/>
          <w:sz w:val="24"/>
          <w:szCs w:val="24"/>
        </w:rPr>
        <w:t>false positives</w:t>
      </w:r>
      <w:del w:id="364" w:author="Patrick James" w:date="2019-11-12T17:56:00Z">
        <w:r w:rsidR="00C61BAE" w:rsidRPr="0007763B" w:rsidDel="007F43DF">
          <w:rPr>
            <w:rFonts w:ascii="Times New Roman" w:eastAsia="Times New Roman" w:hAnsi="Times New Roman" w:cs="Times New Roman"/>
            <w:sz w:val="24"/>
            <w:szCs w:val="24"/>
          </w:rPr>
          <w:delText xml:space="preserve"> we get</w:delText>
        </w:r>
      </w:del>
      <w:ins w:id="365" w:author="Patrick James" w:date="2019-11-12T17:56:00Z">
        <w:r w:rsidR="007F43DF">
          <w:rPr>
            <w:rFonts w:ascii="Times New Roman" w:eastAsia="Times New Roman" w:hAnsi="Times New Roman" w:cs="Times New Roman"/>
            <w:sz w:val="24"/>
            <w:szCs w:val="24"/>
          </w:rPr>
          <w:t xml:space="preserve"> (Figure 4A, </w:t>
        </w:r>
        <w:commentRangeStart w:id="366"/>
        <w:r w:rsidR="007F43DF">
          <w:rPr>
            <w:rFonts w:ascii="Times New Roman" w:eastAsia="Times New Roman" w:hAnsi="Times New Roman" w:cs="Times New Roman"/>
            <w:sz w:val="24"/>
            <w:szCs w:val="24"/>
          </w:rPr>
          <w:t>4B</w:t>
        </w:r>
        <w:commentRangeEnd w:id="366"/>
        <w:r w:rsidR="007F43DF">
          <w:rPr>
            <w:rStyle w:val="CommentReference"/>
          </w:rPr>
          <w:commentReference w:id="366"/>
        </w:r>
        <w:r w:rsidR="007F43DF">
          <w:rPr>
            <w:rFonts w:ascii="Times New Roman" w:eastAsia="Times New Roman" w:hAnsi="Times New Roman" w:cs="Times New Roman"/>
            <w:sz w:val="24"/>
            <w:szCs w:val="24"/>
          </w:rPr>
          <w:t>)</w:t>
        </w:r>
      </w:ins>
      <w:r w:rsidR="00C61BAE"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Sampling </w:t>
      </w:r>
      <w:del w:id="367" w:author="Patrick James" w:date="2019-11-12T17:57:00Z">
        <w:r w:rsidR="00E715FE" w:rsidRPr="0007763B" w:rsidDel="007F43DF">
          <w:rPr>
            <w:rFonts w:ascii="Times New Roman" w:eastAsia="Times New Roman" w:hAnsi="Times New Roman" w:cs="Times New Roman"/>
            <w:sz w:val="24"/>
            <w:szCs w:val="24"/>
          </w:rPr>
          <w:delText xml:space="preserve">done </w:delText>
        </w:r>
      </w:del>
      <w:ins w:id="368" w:author="Patrick James" w:date="2019-11-12T17:57:00Z">
        <w:r w:rsidR="007F43DF">
          <w:rPr>
            <w:rFonts w:ascii="Times New Roman" w:eastAsia="Times New Roman" w:hAnsi="Times New Roman" w:cs="Times New Roman"/>
            <w:sz w:val="24"/>
            <w:szCs w:val="24"/>
          </w:rPr>
          <w:lastRenderedPageBreak/>
          <w:t>undertaken</w:t>
        </w:r>
        <w:r w:rsidR="007F43DF" w:rsidRPr="0007763B">
          <w:rPr>
            <w:rFonts w:ascii="Times New Roman" w:eastAsia="Times New Roman" w:hAnsi="Times New Roman" w:cs="Times New Roman"/>
            <w:sz w:val="24"/>
            <w:szCs w:val="24"/>
          </w:rPr>
          <w:t xml:space="preserve"> </w:t>
        </w:r>
      </w:ins>
      <w:r w:rsidR="00C61BAE" w:rsidRPr="0007763B">
        <w:rPr>
          <w:rFonts w:ascii="Times New Roman" w:eastAsia="Times New Roman" w:hAnsi="Times New Roman" w:cs="Times New Roman"/>
          <w:sz w:val="24"/>
          <w:szCs w:val="24"/>
        </w:rPr>
        <w:t>5</w:t>
      </w:r>
      <w:r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ins w:id="369" w:author="Patrick James" w:date="2019-11-12T17:57:00Z">
        <w:r w:rsidR="007F43DF">
          <w:rPr>
            <w:rFonts w:ascii="Times New Roman" w:eastAsia="Times New Roman" w:hAnsi="Times New Roman" w:cs="Times New Roman"/>
            <w:sz w:val="24"/>
            <w:szCs w:val="24"/>
          </w:rPr>
          <w:t xml:space="preserve">punctual </w:t>
        </w:r>
      </w:ins>
      <w:r w:rsidR="00E715FE" w:rsidRPr="0007763B">
        <w:rPr>
          <w:rFonts w:ascii="Times New Roman" w:eastAsia="Times New Roman" w:hAnsi="Times New Roman" w:cs="Times New Roman"/>
          <w:sz w:val="24"/>
          <w:szCs w:val="24"/>
        </w:rPr>
        <w:t>event</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led to about twice as </w:t>
      </w:r>
      <w:del w:id="370" w:author="Patrick James" w:date="2019-11-12T17:57:00Z">
        <w:r w:rsidR="00E715FE" w:rsidRPr="0007763B" w:rsidDel="007F43DF">
          <w:rPr>
            <w:rFonts w:ascii="Times New Roman" w:eastAsia="Times New Roman" w:hAnsi="Times New Roman" w:cs="Times New Roman"/>
            <w:sz w:val="24"/>
            <w:szCs w:val="24"/>
          </w:rPr>
          <w:delText xml:space="preserve">much </w:delText>
        </w:r>
      </w:del>
      <w:ins w:id="371" w:author="Patrick James" w:date="2019-11-12T17:57:00Z">
        <w:r w:rsidR="007F43DF">
          <w:rPr>
            <w:rFonts w:ascii="Times New Roman" w:eastAsia="Times New Roman" w:hAnsi="Times New Roman" w:cs="Times New Roman"/>
            <w:sz w:val="24"/>
            <w:szCs w:val="24"/>
          </w:rPr>
          <w:t>many</w:t>
        </w:r>
        <w:r w:rsidR="007F43DF" w:rsidRPr="0007763B">
          <w:rPr>
            <w:rFonts w:ascii="Times New Roman" w:eastAsia="Times New Roman" w:hAnsi="Times New Roman" w:cs="Times New Roman"/>
            <w:sz w:val="24"/>
            <w:szCs w:val="24"/>
          </w:rPr>
          <w:t xml:space="preserve"> </w:t>
        </w:r>
      </w:ins>
      <w:r w:rsidR="00E715FE" w:rsidRPr="0007763B">
        <w:rPr>
          <w:rFonts w:ascii="Times New Roman" w:eastAsia="Times New Roman" w:hAnsi="Times New Roman" w:cs="Times New Roman"/>
          <w:sz w:val="24"/>
          <w:szCs w:val="24"/>
        </w:rPr>
        <w:t>false positives</w:t>
      </w:r>
      <w:r w:rsidR="006D5CD5" w:rsidRPr="0007763B">
        <w:rPr>
          <w:rFonts w:ascii="Times New Roman" w:eastAsia="Times New Roman" w:hAnsi="Times New Roman" w:cs="Times New Roman"/>
          <w:sz w:val="24"/>
          <w:szCs w:val="24"/>
        </w:rPr>
        <w:t xml:space="preserve"> as sampling </w:t>
      </w:r>
      <w:del w:id="372" w:author="Patrick James" w:date="2019-11-12T17:57:00Z">
        <w:r w:rsidR="006D5CD5" w:rsidRPr="0007763B" w:rsidDel="007F43DF">
          <w:rPr>
            <w:rFonts w:ascii="Times New Roman" w:eastAsia="Times New Roman" w:hAnsi="Times New Roman" w:cs="Times New Roman"/>
            <w:sz w:val="24"/>
            <w:szCs w:val="24"/>
          </w:rPr>
          <w:delText xml:space="preserve">done </w:delText>
        </w:r>
      </w:del>
      <w:ins w:id="373" w:author="Patrick James" w:date="2019-11-12T17:57:00Z">
        <w:r w:rsidR="007F43DF">
          <w:rPr>
            <w:rFonts w:ascii="Times New Roman" w:eastAsia="Times New Roman" w:hAnsi="Times New Roman" w:cs="Times New Roman"/>
            <w:sz w:val="24"/>
            <w:szCs w:val="24"/>
          </w:rPr>
          <w:t xml:space="preserve">undertaken </w:t>
        </w:r>
      </w:ins>
      <w:r w:rsidR="006D5CD5" w:rsidRPr="0007763B">
        <w:rPr>
          <w:rFonts w:ascii="Times New Roman" w:eastAsia="Times New Roman" w:hAnsi="Times New Roman" w:cs="Times New Roman"/>
          <w:sz w:val="24"/>
          <w:szCs w:val="24"/>
        </w:rPr>
        <w:t xml:space="preserve">the year </w:t>
      </w:r>
      <w:ins w:id="374" w:author="Patrick James" w:date="2019-11-12T17:57:00Z">
        <w:r w:rsidR="007F43DF">
          <w:rPr>
            <w:rFonts w:ascii="Times New Roman" w:eastAsia="Times New Roman" w:hAnsi="Times New Roman" w:cs="Times New Roman"/>
            <w:sz w:val="24"/>
            <w:szCs w:val="24"/>
          </w:rPr>
          <w:t xml:space="preserve">immediately </w:t>
        </w:r>
      </w:ins>
      <w:r w:rsidR="006D5CD5" w:rsidRPr="0007763B">
        <w:rPr>
          <w:rFonts w:ascii="Times New Roman" w:eastAsia="Times New Roman" w:hAnsi="Times New Roman" w:cs="Times New Roman"/>
          <w:sz w:val="24"/>
          <w:szCs w:val="24"/>
        </w:rPr>
        <w:t>before</w:t>
      </w:r>
      <w:del w:id="375" w:author="Patrick James" w:date="2019-11-12T17:57:00Z">
        <w:r w:rsidR="006D5CD5" w:rsidRPr="0007763B" w:rsidDel="007F43DF">
          <w:rPr>
            <w:rFonts w:ascii="Times New Roman" w:eastAsia="Times New Roman" w:hAnsi="Times New Roman" w:cs="Times New Roman"/>
            <w:sz w:val="24"/>
            <w:szCs w:val="24"/>
          </w:rPr>
          <w:delText xml:space="preserve"> the event</w:delText>
        </w:r>
      </w:del>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FPR or FNR is similar regardless of </w:t>
      </w:r>
      <w:commentRangeStart w:id="376"/>
      <w:r w:rsidR="000D1B30" w:rsidRPr="0007763B">
        <w:rPr>
          <w:rFonts w:ascii="Times New Roman" w:eastAsia="Times New Roman" w:hAnsi="Times New Roman" w:cs="Times New Roman"/>
          <w:sz w:val="24"/>
          <w:szCs w:val="24"/>
        </w:rPr>
        <w:t xml:space="preserve">the scenarios </w:t>
      </w:r>
      <w:commentRangeEnd w:id="376"/>
      <w:r w:rsidR="007F43DF">
        <w:rPr>
          <w:rStyle w:val="CommentReference"/>
        </w:rPr>
        <w:commentReference w:id="376"/>
      </w:r>
      <w:r w:rsidR="000D1B30"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r w:rsidR="00E75D16" w:rsidRPr="0007763B">
        <w:rPr>
          <w:rFonts w:ascii="Times New Roman" w:eastAsia="Times New Roman" w:hAnsi="Times New Roman" w:cs="Times New Roman"/>
          <w:sz w:val="24"/>
          <w:szCs w:val="24"/>
        </w:rPr>
        <w:t xml:space="preserve">, however FNR variation increased with time for the </w:t>
      </w:r>
      <w:commentRangeStart w:id="377"/>
      <w:r w:rsidR="00E75D16" w:rsidRPr="0007763B">
        <w:rPr>
          <w:rFonts w:ascii="Times New Roman" w:eastAsia="Times New Roman" w:hAnsi="Times New Roman" w:cs="Times New Roman"/>
          <w:sz w:val="24"/>
          <w:szCs w:val="24"/>
        </w:rPr>
        <w:t>“easiest”</w:t>
      </w:r>
      <w:r w:rsidR="00EA3D89" w:rsidRPr="0007763B">
        <w:rPr>
          <w:rFonts w:ascii="Times New Roman" w:eastAsia="Times New Roman" w:hAnsi="Times New Roman" w:cs="Times New Roman"/>
          <w:sz w:val="24"/>
          <w:szCs w:val="24"/>
        </w:rPr>
        <w:t xml:space="preserve"> </w:t>
      </w:r>
      <w:commentRangeEnd w:id="377"/>
      <w:r w:rsidR="0025060E">
        <w:rPr>
          <w:rStyle w:val="CommentReference"/>
        </w:rPr>
        <w:commentReference w:id="377"/>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w:t>
      </w:r>
      <w:commentRangeStart w:id="378"/>
      <w:r w:rsidR="00F52026" w:rsidRPr="0007763B">
        <w:rPr>
          <w:rFonts w:ascii="Times New Roman" w:eastAsia="Times New Roman" w:hAnsi="Times New Roman" w:cs="Times New Roman"/>
          <w:sz w:val="24"/>
          <w:szCs w:val="24"/>
        </w:rPr>
        <w:t>hardes</w:t>
      </w:r>
      <w:r w:rsidR="004170BB">
        <w:rPr>
          <w:rFonts w:ascii="Times New Roman" w:eastAsia="Times New Roman" w:hAnsi="Times New Roman" w:cs="Times New Roman"/>
          <w:sz w:val="24"/>
          <w:szCs w:val="24"/>
        </w:rPr>
        <w:t>t</w:t>
      </w:r>
      <w:commentRangeEnd w:id="378"/>
      <w:r w:rsidR="0025060E">
        <w:rPr>
          <w:rStyle w:val="CommentReference"/>
        </w:rPr>
        <w:commentReference w:id="378"/>
      </w:r>
      <w:r w:rsidR="004170BB">
        <w:rPr>
          <w:rFonts w:ascii="Times New Roman" w:eastAsia="Times New Roman" w:hAnsi="Times New Roman" w:cs="Times New Roman"/>
          <w:sz w:val="24"/>
          <w:szCs w:val="24"/>
        </w:rPr>
        <w: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w:t>
      </w:r>
      <w:del w:id="379" w:author="Patrick James" w:date="2019-11-12T17:59:00Z">
        <w:r w:rsidR="004F670E" w:rsidDel="0025060E">
          <w:rPr>
            <w:rFonts w:ascii="Times New Roman" w:eastAsia="Times New Roman" w:hAnsi="Times New Roman" w:cs="Times New Roman"/>
            <w:sz w:val="24"/>
            <w:szCs w:val="24"/>
          </w:rPr>
          <w:delText xml:space="preserve">between </w:delText>
        </w:r>
      </w:del>
      <w:ins w:id="380" w:author="Patrick James" w:date="2019-11-12T17:59:00Z">
        <w:r w:rsidR="0025060E">
          <w:rPr>
            <w:rFonts w:ascii="Times New Roman" w:eastAsia="Times New Roman" w:hAnsi="Times New Roman" w:cs="Times New Roman"/>
            <w:sz w:val="24"/>
            <w:szCs w:val="24"/>
          </w:rPr>
          <w:t xml:space="preserve">for all? </w:t>
        </w:r>
      </w:ins>
      <w:r w:rsidR="0025060E" w:rsidRPr="0007763B">
        <w:rPr>
          <w:rFonts w:ascii="Times New Roman" w:eastAsia="Times New Roman" w:hAnsi="Times New Roman" w:cs="Times New Roman"/>
          <w:sz w:val="24"/>
          <w:szCs w:val="24"/>
        </w:rPr>
        <w:t>S</w:t>
      </w:r>
      <w:r w:rsidR="009048D9" w:rsidRPr="0007763B">
        <w:rPr>
          <w:rFonts w:ascii="Times New Roman" w:eastAsia="Times New Roman" w:hAnsi="Times New Roman" w:cs="Times New Roman"/>
          <w:sz w:val="24"/>
          <w:szCs w:val="24"/>
        </w:rPr>
        <w:t>cenario</w:t>
      </w:r>
      <w:ins w:id="381" w:author="Patrick James" w:date="2019-11-12T17:59:00Z">
        <w:r w:rsidR="0025060E">
          <w:rPr>
            <w:rFonts w:ascii="Times New Roman" w:eastAsia="Times New Roman" w:hAnsi="Times New Roman" w:cs="Times New Roman"/>
            <w:sz w:val="24"/>
            <w:szCs w:val="24"/>
          </w:rPr>
          <w:t>s, regardless of dispersal or timing?</w:t>
        </w:r>
      </w:ins>
      <w:r w:rsidR="009048D9" w:rsidRPr="0007763B">
        <w:rPr>
          <w:rFonts w:ascii="Times New Roman" w:eastAsia="Times New Roman" w:hAnsi="Times New Roman" w:cs="Times New Roman"/>
          <w:sz w:val="24"/>
          <w:szCs w:val="24"/>
        </w:rPr>
        <w:t xml:space="preserve"> sharply change</w:t>
      </w:r>
      <w:r w:rsidR="004F670E">
        <w:rPr>
          <w:rFonts w:ascii="Times New Roman" w:eastAsia="Times New Roman" w:hAnsi="Times New Roman" w:cs="Times New Roman"/>
          <w:sz w:val="24"/>
          <w:szCs w:val="24"/>
        </w:rPr>
        <w:t xml:space="preserve">d between 1 and 2 years, and then </w:t>
      </w:r>
      <w:del w:id="382" w:author="Patrick James" w:date="2019-11-12T17:59:00Z">
        <w:r w:rsidR="004F670E" w:rsidDel="0025060E">
          <w:rPr>
            <w:rFonts w:ascii="Times New Roman" w:eastAsia="Times New Roman" w:hAnsi="Times New Roman" w:cs="Times New Roman"/>
            <w:sz w:val="24"/>
            <w:szCs w:val="24"/>
          </w:rPr>
          <w:delText>it</w:delText>
        </w:r>
        <w:r w:rsidR="009048D9" w:rsidRPr="0007763B" w:rsidDel="0025060E">
          <w:rPr>
            <w:rFonts w:ascii="Times New Roman" w:eastAsia="Times New Roman" w:hAnsi="Times New Roman" w:cs="Times New Roman"/>
            <w:sz w:val="24"/>
            <w:szCs w:val="24"/>
          </w:rPr>
          <w:delText xml:space="preserve"> </w:delText>
        </w:r>
      </w:del>
      <w:r w:rsidR="009048D9" w:rsidRPr="0007763B">
        <w:rPr>
          <w:rFonts w:ascii="Times New Roman" w:eastAsia="Times New Roman" w:hAnsi="Times New Roman" w:cs="Times New Roman"/>
          <w:sz w:val="24"/>
          <w:szCs w:val="24"/>
        </w:rPr>
        <w:t>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ins w:id="383" w:author="Patrick James" w:date="2019-11-12T17:59:00Z">
        <w:r w:rsidR="0025060E">
          <w:rPr>
            <w:rFonts w:ascii="Times New Roman" w:eastAsia="Times New Roman" w:hAnsi="Times New Roman" w:cs="Times New Roman"/>
            <w:sz w:val="24"/>
            <w:szCs w:val="24"/>
          </w:rPr>
          <w:t xml:space="preserve"> (Figure</w:t>
        </w:r>
      </w:ins>
      <w:ins w:id="384" w:author="Patrick James" w:date="2019-11-12T18:00:00Z">
        <w:r w:rsidR="00384DF0">
          <w:rPr>
            <w:rFonts w:ascii="Times New Roman" w:eastAsia="Times New Roman" w:hAnsi="Times New Roman" w:cs="Times New Roman"/>
            <w:sz w:val="24"/>
            <w:szCs w:val="24"/>
          </w:rPr>
          <w:t>?</w:t>
        </w:r>
      </w:ins>
      <w:ins w:id="385" w:author="Patrick James" w:date="2019-11-12T17:59:00Z">
        <w:r w:rsidR="0025060E">
          <w:rPr>
            <w:rFonts w:ascii="Times New Roman" w:eastAsia="Times New Roman" w:hAnsi="Times New Roman" w:cs="Times New Roman"/>
            <w:sz w:val="24"/>
            <w:szCs w:val="24"/>
          </w:rPr>
          <w:t>)</w:t>
        </w:r>
      </w:ins>
      <w:r w:rsidR="009048D9" w:rsidRPr="0007763B">
        <w:rPr>
          <w:rFonts w:ascii="Times New Roman" w:eastAsia="Times New Roman" w:hAnsi="Times New Roman" w:cs="Times New Roman"/>
          <w:sz w:val="24"/>
          <w:szCs w:val="24"/>
        </w:rPr>
        <w:t>.</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4475755"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 inflicted upon populations disappears gradually over time. When considering the scenario most likely to preserve the signal according to earlie</w:t>
      </w:r>
      <w:r w:rsidR="000F49A2">
        <w:rPr>
          <w:rFonts w:ascii="Times New Roman" w:eastAsia="Times New Roman" w:hAnsi="Times New Roman" w:cs="Times New Roman"/>
          <w:sz w:val="24"/>
          <w:szCs w:val="24"/>
        </w:rPr>
        <w:t>r results on FNR and FPR, the TG</w:t>
      </w:r>
      <w:r w:rsidRPr="0007763B">
        <w:rPr>
          <w:rFonts w:ascii="Times New Roman" w:eastAsia="Times New Roman" w:hAnsi="Times New Roman" w:cs="Times New Roman"/>
          <w:sz w:val="24"/>
          <w:szCs w:val="24"/>
        </w:rPr>
        <w:t xml:space="preserve">I approach was still able to avoid false adequately two years after the event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E535D3" w:rsidRPr="00F6615F" w:rsidRDefault="00E535D3"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E535D3" w:rsidRPr="00F6615F" w:rsidRDefault="00E535D3"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32"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">
                <v:shape id="_x0000_s1033"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E535D3" w:rsidRPr="00F6615F" w:rsidRDefault="00E535D3"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_x0000_s1034"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E535D3" w:rsidRPr="00F6615F" w:rsidRDefault="00E535D3"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3">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4">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3">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3">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E535D3" w:rsidRPr="00F6615F" w:rsidRDefault="00E535D3"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E535D3" w:rsidRPr="00F6615F" w:rsidRDefault="00E535D3"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E535D3" w:rsidRPr="00F6615F" w:rsidRDefault="00E535D3"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E535D3" w:rsidRPr="00F6615F" w:rsidRDefault="00E535D3"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35"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AoAAAAAAAAAIQCs4d8p/GMBAPxjAQAVAAAAZHJzL21lZGlhL2ltYWdlMi5qcGVn/9j/4AAQSkZJ&#10;RgABAQEAYABgAAD/2wBDAAEBAQEBAQEBAQEBAQEBAQEBAQEBAQEBAQEBAQEBAQEBAQEBAQEBAQEB&#10;AQEBAQEBAQEBAQEBAQEBAQEBAQEBAQH/2wBDAQEBAQEBAQEBAQEBAQEBAQEBAQEBAQEBAQEBAQEB&#10;AQEBAQEBAQEBAQEBAQEBAQEBAQEBAQEBAQEBAQEBAQEBAQH/wAARCAImA2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">
                <v:group id="Groupe 15" o:spid="_x0000_s1036"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7"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">
                    <v:imagedata r:id="rId15" o:title="Fig6" croptop="12122f" cropbottom="12703f" cropleft="1653f" cropright="8644f"/>
                  </v:shape>
                  <v:shape id="Image 12" o:spid="_x0000_s1038"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">
                    <v:imagedata r:id="rId16" o:title="Fig5" croptop="12721f" cropbottom="12405f" cropleft="1894f" cropright="8640f"/>
                  </v:shape>
                  <v:shape id="Image 13" o:spid="_x0000_s1039"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">
                    <v:imagedata r:id="rId15" o:title="Fig6" croptop="26046f" cropbottom="31253f" cropleft="58035f" cropright="739f"/>
                  </v:shape>
                  <v:shape id="Image 14" o:spid="_x0000_s1040"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">
                    <v:imagedata r:id="rId15" o:title="Fig6" croptop="27991f" cropbottom="33383f" cropleft="581f" cropright="63717f"/>
                  </v:shape>
                </v:group>
                <v:shape id="_x0000_s1041"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E535D3" w:rsidRPr="00F6615F" w:rsidRDefault="00E535D3"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_x0000_s1042"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E535D3" w:rsidRPr="00F6615F" w:rsidRDefault="00E535D3"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_x0000_s1043"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E535D3" w:rsidRPr="00F6615F" w:rsidRDefault="00E535D3"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_x0000_s1044"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E535D3" w:rsidRPr="00F6615F" w:rsidRDefault="00E535D3"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12F4FA23" w14:textId="015B5418" w:rsidR="004E13A5" w:rsidRPr="0007763B" w:rsidRDefault="00B13AE1"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Threshold and general performance</w:t>
      </w:r>
    </w:p>
    <w:p w14:paraId="29184FE1" w14:textId="5F662C82" w:rsidR="00A30430"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Stricter values</w:t>
      </w:r>
      <w:r w:rsidR="00CE6FD9" w:rsidRPr="0007763B">
        <w:rPr>
          <w:rFonts w:ascii="Times New Roman" w:eastAsia="Times New Roman" w:hAnsi="Times New Roman" w:cs="Times New Roman"/>
          <w:sz w:val="24"/>
          <w:szCs w:val="24"/>
        </w:rPr>
        <w:t xml:space="preserve"> (lower values)</w:t>
      </w:r>
      <w:r w:rsidRPr="0007763B">
        <w:rPr>
          <w:rFonts w:ascii="Times New Roman" w:eastAsia="Times New Roman" w:hAnsi="Times New Roman" w:cs="Times New Roman"/>
          <w:sz w:val="24"/>
          <w:szCs w:val="24"/>
        </w:rPr>
        <w:t xml:space="preserve"> for the </w:t>
      </w:r>
      <w:r w:rsidR="00A95B48"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A95B48" w:rsidRPr="0007763B">
        <w:rPr>
          <w:rFonts w:ascii="Times New Roman" w:eastAsia="Times New Roman" w:hAnsi="Times New Roman" w:cs="Times New Roman"/>
          <w:sz w:val="24"/>
          <w:szCs w:val="24"/>
        </w:rPr>
        <w:t>I</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w:t>
      </w:r>
      <w:r w:rsidR="00B13AE1" w:rsidRPr="0007763B">
        <w:rPr>
          <w:rFonts w:ascii="Times New Roman" w:eastAsia="Times New Roman" w:hAnsi="Times New Roman" w:cs="Times New Roman"/>
          <w:sz w:val="24"/>
          <w:szCs w:val="24"/>
        </w:rPr>
        <w:t>gical FNR (</w:t>
      </w:r>
      <w:r w:rsidR="00CE6FD9" w:rsidRPr="0007763B">
        <w:rPr>
          <w:rFonts w:ascii="Times New Roman" w:eastAsia="Times New Roman" w:hAnsi="Times New Roman" w:cs="Times New Roman"/>
          <w:sz w:val="24"/>
          <w:szCs w:val="24"/>
        </w:rPr>
        <w:t xml:space="preserve">low </w:t>
      </w:r>
      <w:r w:rsidR="00B13AE1"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Indeed, across all scenarios, t</w:t>
      </w:r>
      <w:r w:rsidR="00B13AE1" w:rsidRPr="0007763B">
        <w:rPr>
          <w:rFonts w:ascii="Times New Roman" w:eastAsia="Times New Roman" w:hAnsi="Times New Roman" w:cs="Times New Roman"/>
          <w:sz w:val="24"/>
          <w:szCs w:val="24"/>
        </w:rPr>
        <w:t>he FNR de</w:t>
      </w:r>
      <w:r w:rsidRPr="0007763B">
        <w:rPr>
          <w:rFonts w:ascii="Times New Roman" w:eastAsia="Times New Roman" w:hAnsi="Times New Roman" w:cs="Times New Roman"/>
          <w:sz w:val="24"/>
          <w:szCs w:val="24"/>
        </w:rPr>
        <w:t>creases</w:t>
      </w:r>
      <w:r w:rsidR="00A95B48" w:rsidRPr="0007763B">
        <w:rPr>
          <w:rFonts w:ascii="Times New Roman" w:eastAsia="Times New Roman" w:hAnsi="Times New Roman" w:cs="Times New Roman"/>
          <w:sz w:val="24"/>
          <w:szCs w:val="24"/>
        </w:rPr>
        <w:t xml:space="preserve"> exponentially when threshold values increase</w:t>
      </w:r>
      <w:r w:rsidRPr="0007763B">
        <w:rPr>
          <w:rFonts w:ascii="Times New Roman" w:eastAsia="Times New Roman" w:hAnsi="Times New Roman" w:cs="Times New Roman"/>
          <w:sz w:val="24"/>
          <w:szCs w:val="24"/>
        </w:rPr>
        <w:t xml:space="preserve">, </w:t>
      </w:r>
      <w:r w:rsidR="00CE6FD9" w:rsidRPr="0007763B">
        <w:rPr>
          <w:rFonts w:ascii="Times New Roman" w:eastAsia="Times New Roman" w:hAnsi="Times New Roman" w:cs="Times New Roman"/>
          <w:sz w:val="24"/>
          <w:szCs w:val="24"/>
        </w:rPr>
        <w:t xml:space="preserve">while the FPR increases linearly (e.g. Fig. 3; Fig. 4). Notably, FPR values never surpassed 0.1, which was the maximum threshold chosen in our testing, </w:t>
      </w:r>
      <w:r w:rsidR="009D2703">
        <w:rPr>
          <w:rFonts w:ascii="Times New Roman" w:eastAsia="Times New Roman" w:hAnsi="Times New Roman" w:cs="Times New Roman"/>
          <w:sz w:val="24"/>
          <w:szCs w:val="24"/>
        </w:rPr>
        <w:t>indicating that they may be</w:t>
      </w:r>
      <w:r w:rsidR="00BE0825">
        <w:rPr>
          <w:rFonts w:ascii="Times New Roman" w:eastAsia="Times New Roman" w:hAnsi="Times New Roman" w:cs="Times New Roman"/>
          <w:sz w:val="24"/>
          <w:szCs w:val="24"/>
        </w:rPr>
        <w:t xml:space="preserve"> acceptable </w:t>
      </w:r>
      <w:r w:rsidR="00BE0825">
        <w:rPr>
          <w:rFonts w:ascii="Times New Roman" w:eastAsia="Times New Roman" w:hAnsi="Times New Roman" w:cs="Times New Roman"/>
          <w:sz w:val="24"/>
          <w:szCs w:val="24"/>
        </w:rPr>
        <w:fldChar w:fldCharType="begin" w:fldLock="1"/>
      </w:r>
      <w:r w:rsidR="000053C7">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BE0825">
        <w:rPr>
          <w:rFonts w:ascii="Times New Roman" w:eastAsia="Times New Roman" w:hAnsi="Times New Roman" w:cs="Times New Roman"/>
          <w:sz w:val="24"/>
          <w:szCs w:val="24"/>
        </w:rPr>
        <w:fldChar w:fldCharType="separate"/>
      </w:r>
      <w:r w:rsidR="00BE0825" w:rsidRPr="00BE0825">
        <w:rPr>
          <w:rFonts w:ascii="Times New Roman" w:eastAsia="Times New Roman" w:hAnsi="Times New Roman" w:cs="Times New Roman"/>
          <w:noProof/>
          <w:sz w:val="24"/>
          <w:szCs w:val="24"/>
        </w:rPr>
        <w:t>(Legendre &amp; Legendre, 2012)</w:t>
      </w:r>
      <w:r w:rsidR="00BE0825">
        <w:rPr>
          <w:rFonts w:ascii="Times New Roman" w:eastAsia="Times New Roman" w:hAnsi="Times New Roman" w:cs="Times New Roman"/>
          <w:sz w:val="24"/>
          <w:szCs w:val="24"/>
        </w:rPr>
        <w:fldChar w:fldCharType="end"/>
      </w:r>
      <w:r w:rsidR="00CE6FD9" w:rsidRPr="0007763B">
        <w:rPr>
          <w:rFonts w:ascii="Times New Roman" w:eastAsia="Times New Roman" w:hAnsi="Times New Roman" w:cs="Times New Roman"/>
          <w:sz w:val="24"/>
          <w:szCs w:val="24"/>
        </w:rPr>
        <w:t>. The de</w:t>
      </w:r>
      <w:r w:rsidRPr="0007763B">
        <w:rPr>
          <w:rFonts w:ascii="Times New Roman" w:eastAsia="Times New Roman" w:hAnsi="Times New Roman" w:cs="Times New Roman"/>
          <w:sz w:val="24"/>
          <w:szCs w:val="24"/>
        </w:rPr>
        <w:t xml:space="preserve">crease in </w:t>
      </w:r>
      <w:r w:rsidR="00CE6FD9" w:rsidRPr="0007763B">
        <w:rPr>
          <w:rFonts w:ascii="Times New Roman" w:eastAsia="Times New Roman" w:hAnsi="Times New Roman" w:cs="Times New Roman"/>
          <w:sz w:val="24"/>
          <w:szCs w:val="24"/>
        </w:rPr>
        <w:t>average FNR</w:t>
      </w:r>
      <w:r w:rsidR="00396770" w:rsidRPr="0007763B">
        <w:rPr>
          <w:rFonts w:ascii="Times New Roman" w:eastAsia="Times New Roman" w:hAnsi="Times New Roman" w:cs="Times New Roman"/>
          <w:sz w:val="24"/>
          <w:szCs w:val="24"/>
        </w:rPr>
        <w:t xml:space="preserve"> across all scenarios</w:t>
      </w:r>
      <w:r w:rsidR="00CE6FD9" w:rsidRPr="0007763B">
        <w:rPr>
          <w:rFonts w:ascii="Times New Roman" w:eastAsia="Times New Roman" w:hAnsi="Times New Roman" w:cs="Times New Roman"/>
          <w:sz w:val="24"/>
          <w:szCs w:val="24"/>
        </w:rPr>
        <w:t xml:space="preserve"> associated with an increase in the threshold value,</w:t>
      </w:r>
      <w:r w:rsidRPr="0007763B">
        <w:rPr>
          <w:rFonts w:ascii="Times New Roman" w:eastAsia="Times New Roman" w:hAnsi="Times New Roman" w:cs="Times New Roman"/>
          <w:sz w:val="24"/>
          <w:szCs w:val="24"/>
        </w:rPr>
        <w:t xml:space="preserve"> is accompanied by a decrease of the associated standard variation</w:t>
      </w:r>
      <w:r w:rsidR="00C47A12" w:rsidRPr="0007763B">
        <w:rPr>
          <w:rFonts w:ascii="Times New Roman" w:eastAsia="Times New Roman" w:hAnsi="Times New Roman" w:cs="Times New Roman"/>
          <w:sz w:val="24"/>
          <w:szCs w:val="24"/>
        </w:rPr>
        <w:t>, as soon as variation exists</w:t>
      </w:r>
      <w:r w:rsidR="00FC1F62" w:rsidRPr="0007763B">
        <w:rPr>
          <w:rFonts w:ascii="Times New Roman" w:eastAsia="Times New Roman" w:hAnsi="Times New Roman" w:cs="Times New Roman"/>
          <w:sz w:val="24"/>
          <w:szCs w:val="24"/>
        </w:rPr>
        <w:t xml:space="preserve"> (FNR </w:t>
      </w:r>
      <w:r w:rsidR="0031038B" w:rsidRPr="0007763B">
        <w:rPr>
          <w:rFonts w:ascii="Times New Roman" w:eastAsia="Times New Roman" w:hAnsi="Times New Roman" w:cs="Times New Roman"/>
          <w:sz w:val="24"/>
          <w:szCs w:val="24"/>
        </w:rPr>
        <w:t>no</w:t>
      </w:r>
      <w:r w:rsidR="00FC1F62" w:rsidRPr="0007763B">
        <w:rPr>
          <w:rFonts w:ascii="Times New Roman" w:eastAsia="Times New Roman" w:hAnsi="Times New Roman" w:cs="Times New Roman"/>
          <w:sz w:val="24"/>
          <w:szCs w:val="24"/>
        </w:rPr>
        <w:t>t equal to 1)</w:t>
      </w:r>
      <w:r w:rsidR="00C47A12" w:rsidRPr="0007763B">
        <w:rPr>
          <w:rFonts w:ascii="Times New Roman" w:eastAsia="Times New Roman" w:hAnsi="Times New Roman" w:cs="Times New Roman"/>
          <w:sz w:val="24"/>
          <w:szCs w:val="24"/>
        </w:rPr>
        <w:t>: from</w:t>
      </w:r>
      <w:r w:rsidR="00C47A12" w:rsidRPr="0007763B">
        <w:rPr>
          <w:rFonts w:ascii="Times New Roman" w:hAnsi="Times New Roman" w:cs="Times New Roman"/>
          <w:sz w:val="24"/>
          <w:szCs w:val="24"/>
        </w:rPr>
        <w:t xml:space="preserve"> </w:t>
      </w:r>
      <w:r w:rsidR="00C47A12" w:rsidRPr="0007763B">
        <w:rPr>
          <w:rFonts w:ascii="Times New Roman" w:eastAsia="Times New Roman" w:hAnsi="Times New Roman" w:cs="Times New Roman"/>
          <w:sz w:val="24"/>
          <w:szCs w:val="24"/>
        </w:rPr>
        <w:t xml:space="preserve">0.3749 </w:t>
      </w:r>
      <w:r w:rsidR="00055C1A" w:rsidRPr="0007763B">
        <w:rPr>
          <w:rFonts w:ascii="Times New Roman" w:eastAsia="Times New Roman" w:hAnsi="Times New Roman" w:cs="Times New Roman"/>
          <w:sz w:val="24"/>
          <w:szCs w:val="24"/>
        </w:rPr>
        <w:t>(0.00</w:t>
      </w:r>
      <w:r w:rsidR="001D512F" w:rsidRPr="0007763B">
        <w:rPr>
          <w:rFonts w:ascii="Times New Roman" w:eastAsia="Times New Roman" w:hAnsi="Times New Roman" w:cs="Times New Roman"/>
          <w:sz w:val="24"/>
          <w:szCs w:val="24"/>
        </w:rPr>
        <w:t>1)</w:t>
      </w:r>
      <w:r w:rsidR="00CE6FD9" w:rsidRPr="0007763B">
        <w:rPr>
          <w:rFonts w:ascii="Times New Roman" w:eastAsia="Times New Roman" w:hAnsi="Times New Roman" w:cs="Times New Roman"/>
          <w:sz w:val="24"/>
          <w:szCs w:val="24"/>
        </w:rPr>
        <w:t xml:space="preserve"> to </w:t>
      </w:r>
      <w:r w:rsidR="00C47A12" w:rsidRPr="0007763B">
        <w:rPr>
          <w:rFonts w:ascii="Times New Roman" w:eastAsia="Times New Roman" w:hAnsi="Times New Roman" w:cs="Times New Roman"/>
          <w:sz w:val="24"/>
          <w:szCs w:val="24"/>
        </w:rPr>
        <w:t xml:space="preserve">0.2471 </w:t>
      </w:r>
      <w:r w:rsidR="001D512F" w:rsidRPr="0007763B">
        <w:rPr>
          <w:rFonts w:ascii="Times New Roman" w:eastAsia="Times New Roman" w:hAnsi="Times New Roman" w:cs="Times New Roman"/>
          <w:sz w:val="24"/>
          <w:szCs w:val="24"/>
        </w:rPr>
        <w:t>(0.1)</w:t>
      </w:r>
      <w:r w:rsidR="00CE6FD9" w:rsidRPr="0007763B">
        <w:rPr>
          <w:rFonts w:ascii="Times New Roman" w:eastAsia="Times New Roman" w:hAnsi="Times New Roman" w:cs="Times New Roman"/>
          <w:sz w:val="24"/>
          <w:szCs w:val="24"/>
        </w:rPr>
        <w:t>, considering all scenarios. In contrast, the increase in average</w:t>
      </w:r>
      <w:r w:rsidRPr="0007763B">
        <w:rPr>
          <w:rFonts w:ascii="Times New Roman" w:eastAsia="Times New Roman" w:hAnsi="Times New Roman" w:cs="Times New Roman"/>
          <w:sz w:val="24"/>
          <w:szCs w:val="24"/>
        </w:rPr>
        <w:t xml:space="preserve"> FPR </w:t>
      </w:r>
      <w:r w:rsidR="00C07FA2">
        <w:rPr>
          <w:rFonts w:ascii="Times New Roman" w:eastAsia="Times New Roman" w:hAnsi="Times New Roman" w:cs="Times New Roman"/>
          <w:sz w:val="24"/>
          <w:szCs w:val="24"/>
        </w:rPr>
        <w:t xml:space="preserve">is </w:t>
      </w:r>
      <w:r w:rsidRPr="0007763B">
        <w:rPr>
          <w:rFonts w:ascii="Times New Roman" w:eastAsia="Times New Roman" w:hAnsi="Times New Roman" w:cs="Times New Roman"/>
          <w:sz w:val="24"/>
          <w:szCs w:val="24"/>
        </w:rPr>
        <w:t>concurrent with an increasing of its variation</w:t>
      </w:r>
      <w:r w:rsidR="00C47A12" w:rsidRPr="0007763B">
        <w:rPr>
          <w:rFonts w:ascii="Times New Roman" w:eastAsia="Times New Roman" w:hAnsi="Times New Roman" w:cs="Times New Roman"/>
          <w:sz w:val="24"/>
          <w:szCs w:val="24"/>
        </w:rPr>
        <w:t>: from 0 (0.0</w:t>
      </w:r>
      <w:r w:rsidR="00055C1A" w:rsidRPr="0007763B">
        <w:rPr>
          <w:rFonts w:ascii="Times New Roman" w:eastAsia="Times New Roman" w:hAnsi="Times New Roman" w:cs="Times New Roman"/>
          <w:sz w:val="24"/>
          <w:szCs w:val="24"/>
        </w:rPr>
        <w:t>0</w:t>
      </w:r>
      <w:r w:rsidR="00C47A12" w:rsidRPr="0007763B">
        <w:rPr>
          <w:rFonts w:ascii="Times New Roman" w:eastAsia="Times New Roman" w:hAnsi="Times New Roman" w:cs="Times New Roman"/>
          <w:sz w:val="24"/>
          <w:szCs w:val="24"/>
        </w:rPr>
        <w:t>0</w:t>
      </w:r>
      <w:r w:rsidR="001D512F" w:rsidRPr="0007763B">
        <w:rPr>
          <w:rFonts w:ascii="Times New Roman" w:eastAsia="Times New Roman" w:hAnsi="Times New Roman" w:cs="Times New Roman"/>
          <w:sz w:val="24"/>
          <w:szCs w:val="24"/>
        </w:rPr>
        <w:t xml:space="preserve">1) to </w:t>
      </w:r>
      <w:r w:rsidR="00C47A12" w:rsidRPr="0007763B">
        <w:rPr>
          <w:rFonts w:ascii="Times New Roman" w:eastAsia="Times New Roman" w:hAnsi="Times New Roman" w:cs="Times New Roman"/>
          <w:sz w:val="24"/>
          <w:szCs w:val="24"/>
        </w:rPr>
        <w:t>0.0377</w:t>
      </w:r>
      <w:r w:rsidR="001D512F" w:rsidRPr="0007763B">
        <w:rPr>
          <w:rFonts w:ascii="Times New Roman" w:eastAsia="Times New Roman" w:hAnsi="Times New Roman" w:cs="Times New Roman"/>
          <w:sz w:val="24"/>
          <w:szCs w:val="24"/>
        </w:rPr>
        <w:t xml:space="preserve"> (0.1).</w:t>
      </w:r>
      <w:r w:rsidR="00500E46">
        <w:rPr>
          <w:rFonts w:ascii="Times New Roman" w:eastAsia="Times New Roman" w:hAnsi="Times New Roman" w:cs="Times New Roman"/>
          <w:sz w:val="24"/>
          <w:szCs w:val="24"/>
        </w:rPr>
        <w:t xml:space="preserve"> </w:t>
      </w:r>
      <w:r w:rsidR="00F92D6E">
        <w:rPr>
          <w:rFonts w:ascii="Times New Roman" w:eastAsia="Times New Roman" w:hAnsi="Times New Roman" w:cs="Times New Roman"/>
          <w:sz w:val="24"/>
          <w:szCs w:val="24"/>
        </w:rPr>
        <w:t>Given the large variation in performance, along each parameter we considered, we believe that the parameters we chose to define different scenarios produced sufficiently complex, and useful simulations.</w:t>
      </w:r>
    </w:p>
    <w:p w14:paraId="780670D0" w14:textId="77777777" w:rsidR="00F92D6E" w:rsidRPr="0007763B" w:rsidRDefault="00F92D6E"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727E1723"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 also the difference </w:t>
      </w:r>
      <w:r w:rsidR="00586186" w:rsidRPr="0007763B">
        <w:rPr>
          <w:rFonts w:ascii="Times New Roman" w:eastAsia="Times New Roman" w:hAnsi="Times New Roman" w:cs="Times New Roman"/>
          <w:sz w:val="24"/>
          <w:szCs w:val="24"/>
        </w:rPr>
        <w:t>generally diminished</w:t>
      </w:r>
      <w:r w:rsidR="001E58E9" w:rsidRPr="0007763B">
        <w:rPr>
          <w:rFonts w:ascii="Times New Roman" w:eastAsia="Times New Roman" w:hAnsi="Times New Roman" w:cs="Times New Roman"/>
          <w:sz w:val="24"/>
          <w:szCs w:val="24"/>
        </w:rPr>
        <w:t xml:space="preserve"> with the intensity of dispersal</w:t>
      </w:r>
      <w:r w:rsidR="00C07FA2">
        <w:rPr>
          <w:rFonts w:ascii="Times New Roman" w:eastAsia="Times New Roman" w:hAnsi="Times New Roman" w:cs="Times New Roman"/>
          <w:sz w:val="24"/>
          <w:szCs w:val="24"/>
        </w:rPr>
        <w:t xml:space="preserve"> (Fig. 2</w:t>
      </w:r>
      <w:r w:rsidR="001E58E9" w:rsidRPr="0007763B">
        <w:rPr>
          <w:rFonts w:ascii="Times New Roman" w:eastAsia="Times New Roman" w:hAnsi="Times New Roman" w:cs="Times New Roman"/>
          <w:sz w:val="24"/>
          <w:szCs w:val="24"/>
        </w:rPr>
        <w:t>).</w:t>
      </w:r>
      <w:r w:rsidR="001D512F" w:rsidRPr="0007763B">
        <w:rPr>
          <w:rFonts w:ascii="Times New Roman" w:eastAsia="Times New Roman" w:hAnsi="Times New Roman" w:cs="Times New Roman"/>
          <w:sz w:val="24"/>
          <w:szCs w:val="24"/>
        </w:rPr>
        <w:t xml:space="preserve"> This means that in the presence of an actual event, we were less likely to wrongfully </w:t>
      </w:r>
      <w:del w:id="386" w:author="Patrick James" w:date="2019-11-12T18:00:00Z">
        <w:r w:rsidR="001D512F" w:rsidRPr="0007763B" w:rsidDel="00384DF0">
          <w:rPr>
            <w:rFonts w:ascii="Times New Roman" w:eastAsia="Times New Roman" w:hAnsi="Times New Roman" w:cs="Times New Roman"/>
            <w:sz w:val="24"/>
            <w:szCs w:val="24"/>
          </w:rPr>
          <w:delText>choose</w:delText>
        </w:r>
        <w:r w:rsidR="001E58E9" w:rsidRPr="0007763B" w:rsidDel="00384DF0">
          <w:rPr>
            <w:rFonts w:ascii="Times New Roman" w:eastAsia="Times New Roman" w:hAnsi="Times New Roman" w:cs="Times New Roman"/>
            <w:sz w:val="24"/>
            <w:szCs w:val="24"/>
          </w:rPr>
          <w:delText xml:space="preserve"> </w:delText>
        </w:r>
      </w:del>
      <w:ins w:id="387" w:author="Patrick James" w:date="2019-11-12T18:00:00Z">
        <w:r w:rsidR="00384DF0">
          <w:rPr>
            <w:rFonts w:ascii="Times New Roman" w:eastAsia="Times New Roman" w:hAnsi="Times New Roman" w:cs="Times New Roman"/>
            <w:sz w:val="24"/>
            <w:szCs w:val="24"/>
          </w:rPr>
          <w:t xml:space="preserve">identify </w:t>
        </w:r>
      </w:ins>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scenario groups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0.353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 values never passed 0.1, which was the maximum threshold chosen in our testing.</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5656BFD2" w14:textId="5475C904" w:rsidR="00716E49" w:rsidRPr="0007763B" w:rsidRDefault="00716E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lastRenderedPageBreak/>
        <w:t>Microsatellite</w:t>
      </w:r>
    </w:p>
    <w:p w14:paraId="090EF025" w14:textId="6D6B5BF9" w:rsidR="00500E46" w:rsidRPr="00500E46" w:rsidRDefault="003D4FA3" w:rsidP="00A51948">
      <w:pPr>
        <w:spacing w:before="240" w:after="240" w:line="480" w:lineRule="auto"/>
        <w:rPr>
          <w:rFonts w:ascii="Times New Roman" w:eastAsia="Times New Roman" w:hAnsi="Times New Roman" w:cs="Times New Roman"/>
          <w:sz w:val="24"/>
          <w:szCs w:val="24"/>
        </w:rPr>
      </w:pPr>
      <w:commentRangeStart w:id="388"/>
      <w:r w:rsidRPr="0007763B">
        <w:rPr>
          <w:rFonts w:ascii="Times New Roman" w:eastAsia="Times New Roman" w:hAnsi="Times New Roman" w:cs="Times New Roman"/>
          <w:sz w:val="24"/>
          <w:szCs w:val="24"/>
        </w:rPr>
        <w:t>A</w:t>
      </w:r>
      <w:r w:rsidR="00E33E95">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sidR="00E33E95">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w:t>
      </w:r>
      <w:r w:rsidR="00D87DAF" w:rsidRPr="0007763B">
        <w:rPr>
          <w:rFonts w:ascii="Times New Roman" w:eastAsia="Times New Roman" w:hAnsi="Times New Roman" w:cs="Times New Roman"/>
          <w:sz w:val="24"/>
          <w:szCs w:val="24"/>
        </w:rPr>
        <w:t>07</w:t>
      </w:r>
      <w:r w:rsidR="00E33E95">
        <w:rPr>
          <w:rFonts w:ascii="Times New Roman" w:eastAsia="Times New Roman" w:hAnsi="Times New Roman" w:cs="Times New Roman"/>
          <w:sz w:val="24"/>
          <w:szCs w:val="24"/>
        </w:rPr>
        <w:t>, which</w:t>
      </w:r>
      <w:r w:rsidR="00D87DAF" w:rsidRPr="0007763B">
        <w:rPr>
          <w:rFonts w:ascii="Times New Roman" w:eastAsia="Times New Roman" w:hAnsi="Times New Roman" w:cs="Times New Roman"/>
          <w:sz w:val="24"/>
          <w:szCs w:val="24"/>
        </w:rPr>
        <w:t xml:space="preserve"> </w:t>
      </w:r>
      <w:r w:rsidR="00C07FA2">
        <w:rPr>
          <w:rFonts w:ascii="Times New Roman" w:eastAsia="Times New Roman" w:hAnsi="Times New Roman" w:cs="Times New Roman"/>
          <w:sz w:val="24"/>
          <w:szCs w:val="24"/>
        </w:rPr>
        <w:t xml:space="preserve">both </w:t>
      </w:r>
      <w:r w:rsidR="00D87DAF" w:rsidRPr="0007763B">
        <w:rPr>
          <w:rFonts w:ascii="Times New Roman" w:eastAsia="Times New Roman" w:hAnsi="Times New Roman" w:cs="Times New Roman"/>
          <w:sz w:val="24"/>
          <w:szCs w:val="24"/>
        </w:rPr>
        <w:t xml:space="preserve">indicate very good performances of </w:t>
      </w:r>
      <w:proofErr w:type="spellStart"/>
      <w:r w:rsidR="00D87DAF" w:rsidRPr="0007763B">
        <w:rPr>
          <w:rFonts w:ascii="Times New Roman" w:eastAsia="Times New Roman" w:hAnsi="Times New Roman" w:cs="Times New Roman"/>
          <w:i/>
          <w:sz w:val="24"/>
          <w:szCs w:val="24"/>
        </w:rPr>
        <w:t>T</w:t>
      </w:r>
      <w:r w:rsidR="00667F46">
        <w:rPr>
          <w:rFonts w:ascii="Times New Roman" w:eastAsia="Times New Roman" w:hAnsi="Times New Roman" w:cs="Times New Roman"/>
          <w:i/>
          <w:sz w:val="24"/>
          <w:szCs w:val="24"/>
        </w:rPr>
        <w:t>G</w:t>
      </w:r>
      <w:r w:rsidR="00D87DAF" w:rsidRPr="0007763B">
        <w:rPr>
          <w:rFonts w:ascii="Times New Roman" w:eastAsia="Times New Roman" w:hAnsi="Times New Roman" w:cs="Times New Roman"/>
          <w:i/>
          <w:sz w:val="24"/>
          <w:szCs w:val="24"/>
        </w:rPr>
        <w:t>Imicro</w:t>
      </w:r>
      <w:proofErr w:type="spellEnd"/>
      <w:r w:rsidR="00D87DAF" w:rsidRPr="0007763B">
        <w:rPr>
          <w:rFonts w:ascii="Times New Roman" w:eastAsia="Times New Roman" w:hAnsi="Times New Roman" w:cs="Times New Roman"/>
          <w:i/>
          <w:sz w:val="24"/>
          <w:szCs w:val="24"/>
        </w:rPr>
        <w:t>()</w:t>
      </w:r>
      <w:r w:rsidR="00D87DAF" w:rsidRPr="0007763B">
        <w:rPr>
          <w:rFonts w:ascii="Times New Roman" w:eastAsia="Times New Roman" w:hAnsi="Times New Roman" w:cs="Times New Roman"/>
          <w:sz w:val="24"/>
          <w:szCs w:val="24"/>
        </w:rPr>
        <w:t xml:space="preserve"> in detecting significant changes, when using microsatellite data. </w:t>
      </w:r>
      <w:commentRangeEnd w:id="388"/>
      <w:r w:rsidR="00C07FA2">
        <w:rPr>
          <w:rStyle w:val="CommentReference"/>
        </w:rPr>
        <w:commentReference w:id="388"/>
      </w:r>
      <w:r w:rsidR="00E33E95">
        <w:rPr>
          <w:rFonts w:ascii="Times New Roman" w:eastAsia="Times New Roman" w:hAnsi="Times New Roman" w:cs="Times New Roman"/>
          <w:sz w:val="24"/>
          <w:szCs w:val="24"/>
        </w:rPr>
        <w:t>Similarly to the simulations with biallelic data, FNR decreases and FPR decreases with increasing threshold values. From 0 (0.0001) to 0.0021 (0.1) for FPR, and from 1 (0.0001) to 0.0278 (0.1)</w:t>
      </w:r>
      <w:r w:rsidR="006507CE">
        <w:rPr>
          <w:rFonts w:ascii="Times New Roman" w:eastAsia="Times New Roman" w:hAnsi="Times New Roman" w:cs="Times New Roman"/>
          <w:sz w:val="24"/>
          <w:szCs w:val="24"/>
        </w:rPr>
        <w:t>. The method’s performance differed between</w:t>
      </w:r>
      <w:r w:rsidR="00E33E95">
        <w:rPr>
          <w:rFonts w:ascii="Times New Roman" w:eastAsia="Times New Roman" w:hAnsi="Times New Roman" w:cs="Times New Roman"/>
          <w:sz w:val="24"/>
          <w:szCs w:val="24"/>
        </w:rPr>
        <w:t xml:space="preserve"> micros</w:t>
      </w:r>
      <w:r w:rsidR="006507CE">
        <w:rPr>
          <w:rFonts w:ascii="Times New Roman" w:eastAsia="Times New Roman" w:hAnsi="Times New Roman" w:cs="Times New Roman"/>
          <w:sz w:val="24"/>
          <w:szCs w:val="24"/>
        </w:rPr>
        <w:t>atellite and</w:t>
      </w:r>
      <w:r w:rsidR="00E33E95">
        <w:rPr>
          <w:rFonts w:ascii="Times New Roman" w:eastAsia="Times New Roman" w:hAnsi="Times New Roman" w:cs="Times New Roman"/>
          <w:sz w:val="24"/>
          <w:szCs w:val="24"/>
        </w:rPr>
        <w:t xml:space="preserve"> biallelic genetic data, for the same number of alleles (100)</w:t>
      </w:r>
      <w:r w:rsidR="006507CE">
        <w:rPr>
          <w:rFonts w:ascii="Times New Roman" w:eastAsia="Times New Roman" w:hAnsi="Times New Roman" w:cs="Times New Roman"/>
          <w:sz w:val="24"/>
          <w:szCs w:val="24"/>
        </w:rPr>
        <w:t>, and</w:t>
      </w:r>
      <w:r w:rsidR="00355E82">
        <w:rPr>
          <w:rFonts w:ascii="Times New Roman" w:eastAsia="Times New Roman" w:hAnsi="Times New Roman" w:cs="Times New Roman"/>
          <w:sz w:val="24"/>
          <w:szCs w:val="24"/>
        </w:rPr>
        <w:t xml:space="preserve"> for a</w:t>
      </w:r>
      <w:r w:rsidR="006507CE">
        <w:rPr>
          <w:rFonts w:ascii="Times New Roman" w:eastAsia="Times New Roman" w:hAnsi="Times New Roman" w:cs="Times New Roman"/>
          <w:sz w:val="24"/>
          <w:szCs w:val="24"/>
        </w:rPr>
        <w:t xml:space="preserve">n otherwise identical scenario </w:t>
      </w:r>
      <w:r w:rsidR="006507CE" w:rsidRPr="0007763B">
        <w:rPr>
          <w:rFonts w:ascii="Times New Roman" w:eastAsia="Times New Roman" w:hAnsi="Times New Roman" w:cs="Times New Roman"/>
          <w:sz w:val="24"/>
          <w:szCs w:val="24"/>
          <w:lang w:val="en-GB"/>
        </w:rPr>
        <w:t>(low dispersal, one affected population, bottleneck)</w:t>
      </w:r>
      <w:r w:rsidR="00E33E95">
        <w:rPr>
          <w:rFonts w:ascii="Times New Roman" w:eastAsia="Times New Roman" w:hAnsi="Times New Roman" w:cs="Times New Roman"/>
          <w:sz w:val="24"/>
          <w:szCs w:val="24"/>
        </w:rPr>
        <w:t>.</w:t>
      </w:r>
      <w:r w:rsidR="006507CE">
        <w:rPr>
          <w:rFonts w:ascii="Times New Roman" w:eastAsia="Times New Roman" w:hAnsi="Times New Roman" w:cs="Times New Roman"/>
          <w:sz w:val="24"/>
          <w:szCs w:val="24"/>
        </w:rPr>
        <w:t xml:space="preserve"> Indeed, at a threshold of 0.05 for example, the average FPR value is higher (0.0208 vs 0.0007), whereas the average FNR value is lower (0.0111 vs 0.0500) for SNP than microsatellite respectively.</w:t>
      </w:r>
      <w:r w:rsidR="00355E82">
        <w:rPr>
          <w:rFonts w:ascii="Times New Roman" w:eastAsia="Times New Roman" w:hAnsi="Times New Roman" w:cs="Times New Roman"/>
          <w:sz w:val="24"/>
          <w:szCs w:val="24"/>
        </w:rPr>
        <w:t xml:space="preserve"> Please note </w:t>
      </w:r>
      <w:r w:rsidR="006507CE">
        <w:rPr>
          <w:rFonts w:ascii="Times New Roman" w:eastAsia="Times New Roman" w:hAnsi="Times New Roman" w:cs="Times New Roman"/>
          <w:sz w:val="24"/>
          <w:szCs w:val="24"/>
        </w:rPr>
        <w:t xml:space="preserve">however </w:t>
      </w:r>
      <w:r w:rsidR="00355E82">
        <w:rPr>
          <w:rFonts w:ascii="Times New Roman" w:eastAsia="Times New Roman" w:hAnsi="Times New Roman" w:cs="Times New Roman"/>
          <w:sz w:val="24"/>
          <w:szCs w:val="24"/>
        </w:rPr>
        <w:t xml:space="preserve">that the distance metric </w:t>
      </w:r>
      <w:r w:rsidR="006507CE">
        <w:rPr>
          <w:rFonts w:ascii="Times New Roman" w:eastAsia="Times New Roman" w:hAnsi="Times New Roman" w:cs="Times New Roman"/>
          <w:sz w:val="24"/>
          <w:szCs w:val="24"/>
        </w:rPr>
        <w:t xml:space="preserve">we </w:t>
      </w:r>
      <w:r w:rsidR="00355E82">
        <w:rPr>
          <w:rFonts w:ascii="Times New Roman" w:eastAsia="Times New Roman" w:hAnsi="Times New Roman" w:cs="Times New Roman"/>
          <w:sz w:val="24"/>
          <w:szCs w:val="24"/>
        </w:rPr>
        <w:t xml:space="preserve">used </w:t>
      </w:r>
      <w:r w:rsidR="006507CE">
        <w:rPr>
          <w:rFonts w:ascii="Times New Roman" w:eastAsia="Times New Roman" w:hAnsi="Times New Roman" w:cs="Times New Roman"/>
          <w:sz w:val="24"/>
          <w:szCs w:val="24"/>
        </w:rPr>
        <w:t>for both differed and that this could influence this comparison.</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commentRangeStart w:id="389"/>
      <w:r w:rsidRPr="0007763B">
        <w:rPr>
          <w:rFonts w:ascii="Times New Roman" w:eastAsia="Times New Roman" w:hAnsi="Times New Roman" w:cs="Times New Roman"/>
          <w:b/>
          <w:sz w:val="24"/>
          <w:szCs w:val="24"/>
        </w:rPr>
        <w:t>DISCUSSION</w:t>
      </w:r>
      <w:commentRangeEnd w:id="389"/>
      <w:r w:rsidR="00384DF0">
        <w:rPr>
          <w:rStyle w:val="CommentReference"/>
        </w:rPr>
        <w:commentReference w:id="389"/>
      </w:r>
    </w:p>
    <w:p w14:paraId="180A8E90" w14:textId="64039F6E" w:rsidR="00A24993" w:rsidRDefault="003C3E3B" w:rsidP="00A51948">
      <w:pPr>
        <w:spacing w:before="240" w:after="240" w:line="480" w:lineRule="auto"/>
        <w:rPr>
          <w:rFonts w:ascii="Times New Roman" w:eastAsia="Times New Roman" w:hAnsi="Times New Roman" w:cs="Times New Roman"/>
          <w:sz w:val="24"/>
          <w:szCs w:val="24"/>
        </w:rPr>
      </w:pPr>
      <w:commentRangeStart w:id="390"/>
      <w:r>
        <w:rPr>
          <w:rFonts w:ascii="Times New Roman" w:eastAsia="Times New Roman" w:hAnsi="Times New Roman" w:cs="Times New Roman"/>
          <w:sz w:val="24"/>
          <w:szCs w:val="24"/>
        </w:rPr>
        <w:t xml:space="preserve">Being </w:t>
      </w:r>
      <w:commentRangeEnd w:id="390"/>
      <w:r w:rsidR="00384DF0">
        <w:rPr>
          <w:rStyle w:val="CommentReference"/>
        </w:rPr>
        <w:commentReference w:id="390"/>
      </w:r>
      <w:r>
        <w:rPr>
          <w:rFonts w:ascii="Times New Roman" w:eastAsia="Times New Roman" w:hAnsi="Times New Roman" w:cs="Times New Roman"/>
          <w:sz w:val="24"/>
          <w:szCs w:val="24"/>
        </w:rPr>
        <w:t>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which populations have changed significantly</w:t>
      </w:r>
      <w:r w:rsidR="004058E4">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xml:space="preserve">, even if </w:t>
      </w:r>
      <w:commentRangeStart w:id="391"/>
      <w:r>
        <w:rPr>
          <w:rFonts w:ascii="Times New Roman" w:eastAsia="Times New Roman" w:hAnsi="Times New Roman" w:cs="Times New Roman"/>
          <w:sz w:val="24"/>
          <w:szCs w:val="24"/>
        </w:rPr>
        <w:t>given relatively poor genetic datasets</w:t>
      </w:r>
      <w:r w:rsidR="00184ABD">
        <w:rPr>
          <w:rFonts w:ascii="Times New Roman" w:eastAsia="Times New Roman" w:hAnsi="Times New Roman" w:cs="Times New Roman"/>
          <w:sz w:val="24"/>
          <w:szCs w:val="24"/>
        </w:rPr>
        <w:t xml:space="preserve"> </w:t>
      </w:r>
      <w:commentRangeEnd w:id="391"/>
      <w:r w:rsidR="00384DF0">
        <w:rPr>
          <w:rStyle w:val="CommentReference"/>
        </w:rPr>
        <w:commentReference w:id="391"/>
      </w:r>
      <w:r w:rsidR="00184ABD">
        <w:rPr>
          <w:rFonts w:ascii="Times New Roman" w:eastAsia="Times New Roman" w:hAnsi="Times New Roman" w:cs="Times New Roman"/>
          <w:sz w:val="24"/>
          <w:szCs w:val="24"/>
        </w:rPr>
        <w:t>(</w:t>
      </w:r>
      <w:r w:rsidR="00184ABD">
        <w:rPr>
          <w:rFonts w:ascii="Times New Roman" w:eastAsia="Times New Roman" w:hAnsi="Times New Roman" w:cs="Times New Roman"/>
          <w:i/>
          <w:sz w:val="24"/>
          <w:szCs w:val="24"/>
        </w:rPr>
        <w:t xml:space="preserve">e.g. </w:t>
      </w:r>
      <w:r w:rsidR="00184ABD">
        <w:rPr>
          <w:rFonts w:ascii="Times New Roman" w:eastAsia="Times New Roman" w:hAnsi="Times New Roman" w:cs="Times New Roman"/>
          <w:sz w:val="24"/>
          <w:szCs w:val="24"/>
        </w:rPr>
        <w:t>hundreds of SNPs)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r w:rsidR="002A1F8B">
        <w:rPr>
          <w:rFonts w:ascii="Times New Roman" w:eastAsia="Times New Roman" w:hAnsi="Times New Roman" w:cs="Times New Roman"/>
          <w:sz w:val="24"/>
          <w:szCs w:val="24"/>
        </w:rPr>
        <w:t>, under certain conditions</w:t>
      </w:r>
      <w:r w:rsidR="00A74CDA">
        <w:rPr>
          <w:rFonts w:ascii="Times New Roman" w:eastAsia="Times New Roman" w:hAnsi="Times New Roman" w:cs="Times New Roman"/>
          <w:sz w:val="24"/>
          <w:szCs w:val="24"/>
        </w:rPr>
        <w:t>.</w:t>
      </w:r>
    </w:p>
    <w:p w14:paraId="0921A734" w14:textId="1BB3DBA9"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w:t>
      </w:r>
      <w:r w:rsidR="004058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strong functional connectivity. Indeed, we found a general decrease in performance, </w:t>
      </w:r>
      <w:del w:id="392" w:author="Patrick James" w:date="2019-11-12T18:02:00Z">
        <w:r w:rsidDel="00384DF0">
          <w:rPr>
            <w:rFonts w:ascii="Times New Roman" w:eastAsia="Times New Roman" w:hAnsi="Times New Roman" w:cs="Times New Roman"/>
            <w:sz w:val="24"/>
            <w:szCs w:val="24"/>
          </w:rPr>
          <w:delText>whatever the performance focus was</w:delText>
        </w:r>
      </w:del>
      <w:ins w:id="393" w:author="Patrick James" w:date="2019-11-12T18:02:00Z">
        <w:r w:rsidR="00384DF0">
          <w:rPr>
            <w:rFonts w:ascii="Times New Roman" w:eastAsia="Times New Roman" w:hAnsi="Times New Roman" w:cs="Times New Roman"/>
            <w:sz w:val="24"/>
            <w:szCs w:val="24"/>
          </w:rPr>
          <w:t>(i.e., FNR, FPR)</w:t>
        </w:r>
      </w:ins>
      <w:r>
        <w:rPr>
          <w:rFonts w:ascii="Times New Roman" w:eastAsia="Times New Roman" w:hAnsi="Times New Roman" w:cs="Times New Roman"/>
          <w:sz w:val="24"/>
          <w:szCs w:val="24"/>
        </w:rPr>
        <w:t xml:space="preserve">, with an increase of dispersal ability (Fig. 2). This decrease exists even with only one </w:t>
      </w:r>
      <w:r>
        <w:rPr>
          <w:rFonts w:ascii="Times New Roman" w:eastAsia="Times New Roman" w:hAnsi="Times New Roman" w:cs="Times New Roman"/>
          <w:sz w:val="24"/>
          <w:szCs w:val="24"/>
        </w:rPr>
        <w:lastRenderedPageBreak/>
        <w:t>generation separating two temporal samples, which suggests that studying highly connected systems might require more frequent sampling, or at least that higher uncertainty should be acknowledged.</w:t>
      </w:r>
      <w:r w:rsidR="00006829">
        <w:rPr>
          <w:rFonts w:ascii="Times New Roman" w:eastAsia="Times New Roman" w:hAnsi="Times New Roman" w:cs="Times New Roman"/>
          <w:sz w:val="24"/>
          <w:szCs w:val="24"/>
        </w:rPr>
        <w:t xml:space="preserve"> High d</w:t>
      </w:r>
      <w:r w:rsidR="005E309B">
        <w:rPr>
          <w:rFonts w:ascii="Times New Roman" w:eastAsia="Times New Roman" w:hAnsi="Times New Roman" w:cs="Times New Roman"/>
          <w:sz w:val="24"/>
          <w:szCs w:val="24"/>
        </w:rPr>
        <w:t>ispersal, and</w:t>
      </w:r>
      <w:r w:rsidR="004058E4">
        <w:rPr>
          <w:rFonts w:ascii="Times New Roman" w:eastAsia="Times New Roman" w:hAnsi="Times New Roman" w:cs="Times New Roman"/>
          <w:sz w:val="24"/>
          <w:szCs w:val="24"/>
        </w:rPr>
        <w:t xml:space="preserve"> higher</w:t>
      </w:r>
      <w:r w:rsidR="005E309B">
        <w:rPr>
          <w:rFonts w:ascii="Times New Roman" w:eastAsia="Times New Roman" w:hAnsi="Times New Roman" w:cs="Times New Roman"/>
          <w:sz w:val="24"/>
          <w:szCs w:val="24"/>
        </w:rPr>
        <w:t xml:space="preserve"> 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026490">
        <w:rPr>
          <w:rFonts w:ascii="Times New Roman" w:eastAsia="Times New Roman" w:hAnsi="Times New Roman" w:cs="Times New Roman"/>
          <w:sz w:val="24"/>
          <w:szCs w:val="24"/>
        </w:rPr>
        <w:t>, and</w:t>
      </w:r>
      <w:r w:rsidR="003B771C">
        <w:rPr>
          <w:rFonts w:ascii="Times New Roman" w:eastAsia="Times New Roman" w:hAnsi="Times New Roman" w:cs="Times New Roman"/>
          <w:sz w:val="24"/>
          <w:szCs w:val="24"/>
        </w:rPr>
        <w:t xml:space="preserve"> high gene flow 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6C147034"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spatial extent of an event, </w:t>
      </w:r>
      <w:del w:id="394" w:author="Patrick James" w:date="2019-11-12T18:04:00Z">
        <w:r w:rsidDel="00384DF0">
          <w:rPr>
            <w:rFonts w:ascii="Times New Roman" w:eastAsia="Times New Roman" w:hAnsi="Times New Roman" w:cs="Times New Roman"/>
            <w:sz w:val="24"/>
            <w:szCs w:val="24"/>
          </w:rPr>
          <w:delText>e.g.</w:delText>
        </w:r>
      </w:del>
      <w:ins w:id="395" w:author="Patrick James" w:date="2019-11-12T18:04:00Z">
        <w:r w:rsidR="00384DF0">
          <w:rPr>
            <w:rFonts w:ascii="Times New Roman" w:eastAsia="Times New Roman" w:hAnsi="Times New Roman" w:cs="Times New Roman"/>
            <w:sz w:val="24"/>
            <w:szCs w:val="24"/>
          </w:rPr>
          <w:t xml:space="preserve">that is, </w:t>
        </w:r>
      </w:ins>
      <w:del w:id="396" w:author="Patrick James" w:date="2019-11-12T18:04:00Z">
        <w:r w:rsidDel="00384DF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the number of populations </w:t>
      </w:r>
      <w:del w:id="397" w:author="Patrick James" w:date="2019-11-12T18:03:00Z">
        <w:r w:rsidDel="00384DF0">
          <w:rPr>
            <w:rFonts w:ascii="Times New Roman" w:eastAsia="Times New Roman" w:hAnsi="Times New Roman" w:cs="Times New Roman"/>
            <w:sz w:val="24"/>
            <w:szCs w:val="24"/>
          </w:rPr>
          <w:delText xml:space="preserve">it </w:delText>
        </w:r>
      </w:del>
      <w:r>
        <w:rPr>
          <w:rFonts w:ascii="Times New Roman" w:eastAsia="Times New Roman" w:hAnsi="Times New Roman" w:cs="Times New Roman"/>
          <w:sz w:val="24"/>
          <w:szCs w:val="24"/>
        </w:rPr>
        <w:t xml:space="preserve">affected </w:t>
      </w:r>
      <w:del w:id="398" w:author="Patrick James" w:date="2019-11-12T18:04:00Z">
        <w:r w:rsidDel="00384DF0">
          <w:rPr>
            <w:rFonts w:ascii="Times New Roman" w:eastAsia="Times New Roman" w:hAnsi="Times New Roman" w:cs="Times New Roman"/>
            <w:sz w:val="24"/>
            <w:szCs w:val="24"/>
          </w:rPr>
          <w:delText>in the landscape</w:delText>
        </w:r>
        <w:r w:rsidR="004058E4" w:rsidDel="00384DF0">
          <w:rPr>
            <w:rFonts w:ascii="Times New Roman" w:eastAsia="Times New Roman" w:hAnsi="Times New Roman" w:cs="Times New Roman"/>
            <w:sz w:val="24"/>
            <w:szCs w:val="24"/>
          </w:rPr>
          <w:delText xml:space="preserve"> in our study</w:delText>
        </w:r>
      </w:del>
      <w:ins w:id="399" w:author="Patrick James" w:date="2019-11-12T18:04:00Z">
        <w:r w:rsidR="00384DF0">
          <w:rPr>
            <w:rFonts w:ascii="Times New Roman" w:eastAsia="Times New Roman" w:hAnsi="Times New Roman" w:cs="Times New Roman"/>
            <w:sz w:val="24"/>
            <w:szCs w:val="24"/>
          </w:rPr>
          <w:t>by the punctual demographic event</w:t>
        </w:r>
      </w:ins>
      <w:r>
        <w:rPr>
          <w:rFonts w:ascii="Times New Roman" w:eastAsia="Times New Roman" w:hAnsi="Times New Roman" w:cs="Times New Roman"/>
          <w:sz w:val="24"/>
          <w:szCs w:val="24"/>
        </w:rPr>
        <w:t xml:space="preserve">, </w:t>
      </w:r>
      <w:del w:id="400" w:author="Patrick James" w:date="2019-11-12T18:04:00Z">
        <w:r w:rsidR="00C519A3" w:rsidDel="00384DF0">
          <w:rPr>
            <w:rFonts w:ascii="Times New Roman" w:eastAsia="Times New Roman" w:hAnsi="Times New Roman" w:cs="Times New Roman"/>
            <w:sz w:val="24"/>
            <w:szCs w:val="24"/>
          </w:rPr>
          <w:delText xml:space="preserve">also </w:delText>
        </w:r>
      </w:del>
      <w:r>
        <w:rPr>
          <w:rFonts w:ascii="Times New Roman" w:eastAsia="Times New Roman" w:hAnsi="Times New Roman" w:cs="Times New Roman"/>
          <w:sz w:val="24"/>
          <w:szCs w:val="24"/>
        </w:rPr>
        <w:t xml:space="preserve">decreases our ability to correctly identify which populations have truly changed. Although the spatial extent of a legacy may help researchers </w:t>
      </w:r>
      <w:commentRangeStart w:id="401"/>
      <w:r>
        <w:rPr>
          <w:rFonts w:ascii="Times New Roman" w:eastAsia="Times New Roman" w:hAnsi="Times New Roman" w:cs="Times New Roman"/>
          <w:sz w:val="24"/>
          <w:szCs w:val="24"/>
        </w:rPr>
        <w:t xml:space="preserve">detect it </w:t>
      </w:r>
      <w:commentRangeEnd w:id="401"/>
      <w:r w:rsidR="00384DF0">
        <w:rPr>
          <w:rStyle w:val="CommentReference"/>
        </w:rPr>
        <w:commentReference w:id="401"/>
      </w:r>
      <w:r>
        <w:rPr>
          <w:rFonts w:ascii="Times New Roman" w:eastAsia="Times New Roman" w:hAnsi="Times New Roman" w:cs="Times New Roman"/>
          <w:sz w:val="24"/>
          <w:szCs w:val="24"/>
        </w:rPr>
        <w:t xml:space="preserve">because </w:t>
      </w:r>
      <w:commentRangeStart w:id="402"/>
      <w:r>
        <w:rPr>
          <w:rFonts w:ascii="Times New Roman" w:eastAsia="Times New Roman" w:hAnsi="Times New Roman" w:cs="Times New Roman"/>
          <w:sz w:val="24"/>
          <w:szCs w:val="24"/>
        </w:rPr>
        <w:t xml:space="preserve">it </w:t>
      </w:r>
      <w:commentRangeEnd w:id="402"/>
      <w:r w:rsidR="00384DF0">
        <w:rPr>
          <w:rStyle w:val="CommentReference"/>
        </w:rPr>
        <w:commentReference w:id="402"/>
      </w:r>
      <w:r>
        <w:rPr>
          <w:rFonts w:ascii="Times New Roman" w:eastAsia="Times New Roman" w:hAnsi="Times New Roman" w:cs="Times New Roman"/>
          <w:sz w:val="24"/>
          <w:szCs w:val="24"/>
        </w:rPr>
        <w:t xml:space="preserve">increases the chance of the legacy being sampled, </w:t>
      </w:r>
      <w:r w:rsidR="00C519A3">
        <w:rPr>
          <w:rFonts w:ascii="Times New Roman" w:eastAsia="Times New Roman" w:hAnsi="Times New Roman" w:cs="Times New Roman"/>
          <w:sz w:val="24"/>
          <w:szCs w:val="24"/>
        </w:rPr>
        <w:t xml:space="preserve">it also greatly increased the risk of </w:t>
      </w:r>
      <w:del w:id="403" w:author="Patrick James" w:date="2019-11-12T18:06:00Z">
        <w:r w:rsidR="00C519A3" w:rsidDel="00384DF0">
          <w:rPr>
            <w:rFonts w:ascii="Times New Roman" w:eastAsia="Times New Roman" w:hAnsi="Times New Roman" w:cs="Times New Roman"/>
            <w:sz w:val="24"/>
            <w:szCs w:val="24"/>
          </w:rPr>
          <w:delText xml:space="preserve">missing </w:delText>
        </w:r>
      </w:del>
      <w:ins w:id="404" w:author="Patrick James" w:date="2019-11-12T18:06:00Z">
        <w:r w:rsidR="00384DF0">
          <w:rPr>
            <w:rFonts w:ascii="Times New Roman" w:eastAsia="Times New Roman" w:hAnsi="Times New Roman" w:cs="Times New Roman"/>
            <w:sz w:val="24"/>
            <w:szCs w:val="24"/>
          </w:rPr>
          <w:t xml:space="preserve">not identifying </w:t>
        </w:r>
      </w:ins>
      <w:r w:rsidR="00C519A3">
        <w:rPr>
          <w:rFonts w:ascii="Times New Roman" w:eastAsia="Times New Roman" w:hAnsi="Times New Roman" w:cs="Times New Roman"/>
          <w:sz w:val="24"/>
          <w:szCs w:val="24"/>
        </w:rPr>
        <w:t xml:space="preserve">the legacy </w:t>
      </w:r>
      <w:del w:id="405" w:author="Patrick James" w:date="2019-11-12T18:06:00Z">
        <w:r w:rsidR="00C519A3" w:rsidDel="00384DF0">
          <w:rPr>
            <w:rFonts w:ascii="Times New Roman" w:eastAsia="Times New Roman" w:hAnsi="Times New Roman" w:cs="Times New Roman"/>
            <w:sz w:val="24"/>
            <w:szCs w:val="24"/>
          </w:rPr>
          <w:delText xml:space="preserve">when using our permutation approach </w:delText>
        </w:r>
      </w:del>
      <w:r w:rsidR="00C519A3">
        <w:rPr>
          <w:rFonts w:ascii="Times New Roman" w:eastAsia="Times New Roman" w:hAnsi="Times New Roman" w:cs="Times New Roman"/>
          <w:sz w:val="24"/>
          <w:szCs w:val="24"/>
        </w:rPr>
        <w:t>(Fig.3).</w:t>
      </w:r>
      <w:r w:rsidR="00E46EF8">
        <w:rPr>
          <w:rFonts w:ascii="Times New Roman" w:eastAsia="Times New Roman" w:hAnsi="Times New Roman" w:cs="Times New Roman"/>
          <w:sz w:val="24"/>
          <w:szCs w:val="24"/>
        </w:rPr>
        <w:t xml:space="preserve"> </w:t>
      </w:r>
      <w:commentRangeStart w:id="406"/>
      <w:r w:rsidR="00E46EF8">
        <w:rPr>
          <w:rFonts w:ascii="Times New Roman" w:eastAsia="Times New Roman" w:hAnsi="Times New Roman" w:cs="Times New Roman"/>
          <w:sz w:val="24"/>
          <w:szCs w:val="24"/>
        </w:rPr>
        <w:t xml:space="preserve">Whether this could be offset by a </w:t>
      </w:r>
      <w:del w:id="407" w:author="Patrick James" w:date="2019-11-12T18:06:00Z">
        <w:r w:rsidR="00E46EF8" w:rsidDel="00384DF0">
          <w:rPr>
            <w:rFonts w:ascii="Times New Roman" w:eastAsia="Times New Roman" w:hAnsi="Times New Roman" w:cs="Times New Roman"/>
            <w:sz w:val="24"/>
            <w:szCs w:val="24"/>
          </w:rPr>
          <w:delText xml:space="preserve">lesser </w:delText>
        </w:r>
      </w:del>
      <w:ins w:id="408" w:author="Patrick James" w:date="2019-11-12T18:06:00Z">
        <w:r w:rsidR="00384DF0">
          <w:rPr>
            <w:rFonts w:ascii="Times New Roman" w:eastAsia="Times New Roman" w:hAnsi="Times New Roman" w:cs="Times New Roman"/>
            <w:sz w:val="24"/>
            <w:szCs w:val="24"/>
          </w:rPr>
          <w:t xml:space="preserve">lower </w:t>
        </w:r>
      </w:ins>
      <w:r w:rsidR="00E46EF8">
        <w:rPr>
          <w:rFonts w:ascii="Times New Roman" w:eastAsia="Times New Roman" w:hAnsi="Times New Roman" w:cs="Times New Roman"/>
          <w:sz w:val="24"/>
          <w:szCs w:val="24"/>
        </w:rPr>
        <w:t>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w:t>
      </w:r>
      <w:commentRangeEnd w:id="406"/>
      <w:r w:rsidR="00384DF0">
        <w:rPr>
          <w:rStyle w:val="CommentReference"/>
        </w:rPr>
        <w:commentReference w:id="406"/>
      </w:r>
      <w:r w:rsidR="00E46EF8">
        <w:rPr>
          <w:rFonts w:ascii="Times New Roman" w:eastAsia="Times New Roman" w:hAnsi="Times New Roman" w:cs="Times New Roman"/>
          <w:sz w:val="24"/>
          <w:szCs w:val="24"/>
        </w:rPr>
        <w:t>.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 xml:space="preserve">s of genetic diversity </w:t>
      </w:r>
      <w:r w:rsidR="00BB6B2C">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2019)"},"properties":{"noteIndex":0},"schema":"https://github.com/citation-style-language/schema/raw/master/csl-citation.json"}</w:instrText>
      </w:r>
      <w:r w:rsidR="00BB6B2C">
        <w:rPr>
          <w:rFonts w:ascii="Times New Roman" w:eastAsia="Times New Roman" w:hAnsi="Times New Roman" w:cs="Times New Roman"/>
          <w:sz w:val="24"/>
          <w:szCs w:val="24"/>
        </w:rPr>
        <w:fldChar w:fldCharType="separate"/>
      </w:r>
      <w:r w:rsidR="00BB6B2C" w:rsidRPr="00BB6B2C">
        <w:rPr>
          <w:rFonts w:ascii="Times New Roman" w:eastAsia="Times New Roman" w:hAnsi="Times New Roman" w:cs="Times New Roman"/>
          <w:noProof/>
          <w:sz w:val="24"/>
          <w:szCs w:val="24"/>
        </w:rPr>
        <w:t>(Bradburd &amp; Ralph, 2019)</w:t>
      </w:r>
      <w:r w:rsidR="00BB6B2C">
        <w:rPr>
          <w:rFonts w:ascii="Times New Roman" w:eastAsia="Times New Roman" w:hAnsi="Times New Roman" w:cs="Times New Roman"/>
          <w:sz w:val="24"/>
          <w:szCs w:val="24"/>
        </w:rPr>
        <w:fldChar w:fldCharType="end"/>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represents a promising and challenging avenue of research</w:t>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w:t>
      </w:r>
    </w:p>
    <w:p w14:paraId="47091A44" w14:textId="77777777" w:rsidR="00384DF0" w:rsidRDefault="00DE3FED" w:rsidP="00A51948">
      <w:pPr>
        <w:spacing w:before="240" w:after="240" w:line="480" w:lineRule="auto"/>
        <w:rPr>
          <w:ins w:id="409" w:author="Patrick James" w:date="2019-11-12T18:07:00Z"/>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w:t>
      </w:r>
      <w:r w:rsidR="003B771C" w:rsidRPr="004058E4">
        <w:rPr>
          <w:rFonts w:ascii="Times New Roman" w:eastAsia="Times New Roman" w:hAnsi="Times New Roman" w:cs="Times New Roman"/>
          <w:i/>
          <w:sz w:val="24"/>
          <w:szCs w:val="24"/>
        </w:rPr>
        <w:t>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w:t>
      </w:r>
      <w:r w:rsidR="003B771C" w:rsidRPr="0007763B">
        <w:rPr>
          <w:rFonts w:ascii="Times New Roman" w:eastAsia="Times New Roman" w:hAnsi="Times New Roman" w:cs="Times New Roman"/>
          <w:sz w:val="24"/>
          <w:szCs w:val="24"/>
        </w:rPr>
        <w:lastRenderedPageBreak/>
        <w:t xml:space="preserve">mutational configurations in sequence blocks), </w:t>
      </w:r>
      <w:r w:rsidR="00FC0721">
        <w:rPr>
          <w:rFonts w:ascii="Times New Roman" w:eastAsia="Times New Roman" w:hAnsi="Times New Roman" w:cs="Times New Roman"/>
          <w:sz w:val="24"/>
          <w:szCs w:val="24"/>
        </w:rPr>
        <w:t xml:space="preserve">limited </w:t>
      </w:r>
      <w:r w:rsidR="00AB68BE">
        <w:rPr>
          <w:rFonts w:ascii="Times New Roman" w:eastAsia="Times New Roman" w:hAnsi="Times New Roman" w:cs="Times New Roman"/>
          <w:sz w:val="24"/>
          <w:szCs w:val="24"/>
        </w:rPr>
        <w:t xml:space="preserve">biallelic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w:t>
      </w:r>
      <w:del w:id="410" w:author="Patrick James" w:date="2019-11-12T18:07:00Z">
        <w:r w:rsidR="00AB68BE" w:rsidDel="00384DF0">
          <w:rPr>
            <w:rFonts w:ascii="Times New Roman" w:eastAsia="Times New Roman" w:hAnsi="Times New Roman" w:cs="Times New Roman"/>
            <w:sz w:val="24"/>
            <w:szCs w:val="24"/>
          </w:rPr>
          <w:delText xml:space="preserve">keep </w:delText>
        </w:r>
      </w:del>
      <w:ins w:id="411" w:author="Patrick James" w:date="2019-11-12T18:07:00Z">
        <w:r w:rsidR="00384DF0">
          <w:rPr>
            <w:rFonts w:ascii="Times New Roman" w:eastAsia="Times New Roman" w:hAnsi="Times New Roman" w:cs="Times New Roman"/>
            <w:sz w:val="24"/>
            <w:szCs w:val="24"/>
          </w:rPr>
          <w:t xml:space="preserve">retain </w:t>
        </w:r>
      </w:ins>
      <w:r w:rsidR="00AB68BE">
        <w:rPr>
          <w:rFonts w:ascii="Times New Roman" w:eastAsia="Times New Roman" w:hAnsi="Times New Roman" w:cs="Times New Roman"/>
          <w:sz w:val="24"/>
          <w:szCs w:val="24"/>
        </w:rPr>
        <w:t xml:space="preserve">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commentRangeStart w:id="412"/>
      <w:r w:rsidR="003B771C" w:rsidRPr="0007763B">
        <w:rPr>
          <w:rFonts w:ascii="Times New Roman" w:eastAsia="Times New Roman" w:hAnsi="Times New Roman" w:cs="Times New Roman"/>
          <w:sz w:val="24"/>
          <w:szCs w:val="24"/>
        </w:rPr>
        <w:t>.</w:t>
      </w:r>
      <w:commentRangeEnd w:id="412"/>
      <w:r w:rsidR="00384DF0">
        <w:rPr>
          <w:rStyle w:val="CommentReference"/>
        </w:rPr>
        <w:commentReference w:id="412"/>
      </w:r>
      <w:r w:rsidR="003B771C" w:rsidRPr="0007763B">
        <w:rPr>
          <w:rFonts w:ascii="Times New Roman" w:eastAsia="Times New Roman" w:hAnsi="Times New Roman" w:cs="Times New Roman"/>
          <w:sz w:val="24"/>
          <w:szCs w:val="24"/>
        </w:rPr>
        <w:t xml:space="preserve"> </w:t>
      </w:r>
    </w:p>
    <w:p w14:paraId="6124944C" w14:textId="795765E1" w:rsidR="003B771C" w:rsidRPr="0007763B" w:rsidRDefault="00AB68BE"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retention should be investigated further. </w:t>
      </w:r>
      <w:ins w:id="413" w:author="Patrick James" w:date="2019-11-12T18:07:00Z">
        <w:r w:rsidR="00384DF0">
          <w:rPr>
            <w:rFonts w:ascii="Times New Roman" w:eastAsia="Times New Roman" w:hAnsi="Times New Roman" w:cs="Times New Roman"/>
            <w:sz w:val="24"/>
            <w:szCs w:val="24"/>
          </w:rPr>
          <w:t>Specifically</w:t>
        </w:r>
        <w:commentRangeStart w:id="414"/>
        <w:r w:rsidR="00384DF0">
          <w:rPr>
            <w:rFonts w:ascii="Times New Roman" w:eastAsia="Times New Roman" w:hAnsi="Times New Roman" w:cs="Times New Roman"/>
            <w:sz w:val="24"/>
            <w:szCs w:val="24"/>
          </w:rPr>
          <w:t xml:space="preserve">… </w:t>
        </w:r>
        <w:commentRangeEnd w:id="414"/>
        <w:r w:rsidR="00384DF0">
          <w:rPr>
            <w:rStyle w:val="CommentReference"/>
          </w:rPr>
          <w:commentReference w:id="414"/>
        </w:r>
      </w:ins>
      <w:r w:rsidR="00CC72B2">
        <w:rPr>
          <w:rFonts w:ascii="Times New Roman" w:eastAsia="Times New Roman" w:hAnsi="Times New Roman" w:cs="Times New Roman"/>
          <w:sz w:val="24"/>
          <w:szCs w:val="24"/>
        </w:rPr>
        <w:t>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especially true for the numbers of years passed since the event, in situations where other factors lower performance as well (Fig. 4 C).</w:t>
      </w:r>
    </w:p>
    <w:p w14:paraId="4BBD100F" w14:textId="266B7698"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4E13A5" w:rsidRPr="0007763B">
        <w:rPr>
          <w:rFonts w:ascii="Times New Roman" w:eastAsia="Times New Roman" w:hAnsi="Times New Roman" w:cs="Times New Roman"/>
          <w:sz w:val="24"/>
          <w:szCs w:val="24"/>
        </w:rPr>
        <w:t xml:space="preserve">I </w:t>
      </w:r>
      <w:r w:rsidR="00667F46">
        <w:rPr>
          <w:rFonts w:ascii="Times New Roman" w:eastAsia="Times New Roman" w:hAnsi="Times New Roman" w:cs="Times New Roman"/>
          <w:sz w:val="24"/>
          <w:szCs w:val="24"/>
        </w:rPr>
        <w:t>testing is functional,</w:t>
      </w:r>
      <w:r w:rsidR="004E13A5" w:rsidRPr="0007763B">
        <w:rPr>
          <w:rFonts w:ascii="Times New Roman" w:eastAsia="Times New Roman" w:hAnsi="Times New Roman" w:cs="Times New Roman"/>
          <w:sz w:val="24"/>
          <w:szCs w:val="24"/>
        </w:rPr>
        <w:t xml:space="preserve">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e want to warn readers that other permutation algorithms should be extensively tested with the help of varied simulations, before being considered for use on genetic data.</w:t>
      </w:r>
    </w:p>
    <w:p w14:paraId="2BB749E0" w14:textId="449B898E" w:rsidR="00790718" w:rsidRDefault="008221AF" w:rsidP="00A51948">
      <w:pPr>
        <w:spacing w:before="240" w:after="240" w:line="480" w:lineRule="auto"/>
        <w:rPr>
          <w:ins w:id="415" w:author="Patrick James" w:date="2019-11-12T18:08: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w:t>
      </w:r>
      <w:r w:rsidR="007D76B3">
        <w:rPr>
          <w:rFonts w:ascii="Times New Roman" w:eastAsia="Times New Roman" w:hAnsi="Times New Roman" w:cs="Times New Roman"/>
          <w:sz w:val="24"/>
          <w:szCs w:val="24"/>
        </w:rPr>
        <w:lastRenderedPageBreak/>
        <w:t xml:space="preserve">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w:t>
      </w:r>
      <w:r w:rsidR="00FC0721">
        <w:rPr>
          <w:rFonts w:ascii="Times New Roman" w:eastAsia="Times New Roman" w:hAnsi="Times New Roman" w:cs="Times New Roman"/>
          <w:sz w:val="24"/>
          <w:szCs w:val="24"/>
        </w:rPr>
        <w:t>G</w:t>
      </w:r>
      <w:r w:rsidR="00E75CDD">
        <w:rPr>
          <w:rFonts w:ascii="Times New Roman" w:eastAsia="Times New Roman" w:hAnsi="Times New Roman" w:cs="Times New Roman"/>
          <w:sz w:val="24"/>
          <w:szCs w:val="24"/>
        </w:rPr>
        <w:t>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-value threshold to pick which populations display significant changes</w:t>
      </w:r>
      <w:r w:rsidR="005F6E17">
        <w:rPr>
          <w:rFonts w:ascii="Times New Roman" w:eastAsia="Times New Roman" w:hAnsi="Times New Roman" w:cs="Times New Roman"/>
          <w:sz w:val="24"/>
          <w:szCs w:val="24"/>
        </w:rPr>
        <w:t xml:space="preserve">, or to base the timing of their </w:t>
      </w:r>
      <w:r w:rsidR="004058E4">
        <w:rPr>
          <w:rFonts w:ascii="Times New Roman" w:eastAsia="Times New Roman" w:hAnsi="Times New Roman" w:cs="Times New Roman"/>
          <w:sz w:val="24"/>
          <w:szCs w:val="24"/>
        </w:rPr>
        <w:t xml:space="preserve">sampling based on </w:t>
      </w:r>
      <w:r w:rsidR="005F6E17">
        <w:rPr>
          <w:rFonts w:ascii="Times New Roman" w:eastAsia="Times New Roman" w:hAnsi="Times New Roman" w:cs="Times New Roman"/>
          <w:sz w:val="24"/>
          <w:szCs w:val="24"/>
        </w:rPr>
        <w:t>default simulations</w:t>
      </w:r>
      <w:r w:rsidR="004058E4">
        <w:rPr>
          <w:rFonts w:ascii="Times New Roman" w:eastAsia="Times New Roman" w:hAnsi="Times New Roman" w:cs="Times New Roman"/>
          <w:sz w:val="24"/>
          <w:szCs w:val="24"/>
        </w:rPr>
        <w:t>, or our simulations</w:t>
      </w:r>
      <w:r w:rsidR="005F6E17">
        <w:rPr>
          <w:rFonts w:ascii="Times New Roman" w:eastAsia="Times New Roman" w:hAnsi="Times New Roman" w:cs="Times New Roman"/>
          <w:sz w:val="24"/>
          <w:szCs w:val="24"/>
        </w:rPr>
        <w:t>.</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C4728B">
        <w:rPr>
          <w:rFonts w:ascii="Times New Roman" w:eastAsia="Times New Roman" w:hAnsi="Times New Roman" w:cs="Times New Roman"/>
          <w:sz w:val="24"/>
          <w:szCs w:val="24"/>
        </w:rPr>
        <w:t xml:space="preserve">If accurate demographic parameters are not available, we encourage them to simulate scenarios with wide ranging parameters values as we did in this study. </w:t>
      </w:r>
      <w:r w:rsidR="00790718">
        <w:rPr>
          <w:rFonts w:ascii="Times New Roman" w:eastAsia="Times New Roman" w:hAnsi="Times New Roman" w:cs="Times New Roman"/>
          <w:sz w:val="24"/>
          <w:szCs w:val="24"/>
        </w:rPr>
        <w:t xml:space="preserve">In order to test more complex </w:t>
      </w:r>
      <w:r w:rsidR="0065660C">
        <w:rPr>
          <w:rFonts w:ascii="Times New Roman" w:eastAsia="Times New Roman" w:hAnsi="Times New Roman" w:cs="Times New Roman"/>
          <w:sz w:val="24"/>
          <w:szCs w:val="24"/>
        </w:rPr>
        <w:t xml:space="preserve">and competing </w:t>
      </w:r>
      <w:r w:rsidR="00790718">
        <w:rPr>
          <w:rFonts w:ascii="Times New Roman" w:eastAsia="Times New Roman" w:hAnsi="Times New Roman" w:cs="Times New Roman"/>
          <w:sz w:val="24"/>
          <w:szCs w:val="24"/>
        </w:rPr>
        <w:t xml:space="preserve">hypotheses </w:t>
      </w:r>
      <w:r w:rsidR="000E3A1A">
        <w:rPr>
          <w:rFonts w:ascii="Times New Roman" w:eastAsia="Times New Roman" w:hAnsi="Times New Roman" w:cs="Times New Roman"/>
          <w:sz w:val="24"/>
          <w:szCs w:val="24"/>
        </w:rPr>
        <w:t xml:space="preserve">for specific phenomenon </w:t>
      </w:r>
      <w:r w:rsidR="00D85987">
        <w:rPr>
          <w:rFonts w:ascii="Times New Roman" w:eastAsia="Times New Roman" w:hAnsi="Times New Roman" w:cs="Times New Roman"/>
          <w:sz w:val="24"/>
          <w:szCs w:val="24"/>
        </w:rPr>
        <w:t>using spatio-temporal</w:t>
      </w:r>
      <w:r w:rsidR="00790718">
        <w:rPr>
          <w:rFonts w:ascii="Times New Roman" w:eastAsia="Times New Roman" w:hAnsi="Times New Roman" w:cs="Times New Roman"/>
          <w:sz w:val="24"/>
          <w:szCs w:val="24"/>
        </w:rPr>
        <w:t xml:space="preserve"> data, </w:t>
      </w:r>
      <w:r w:rsidR="00D85987">
        <w:rPr>
          <w:rFonts w:ascii="Times New Roman" w:eastAsia="Times New Roman" w:hAnsi="Times New Roman" w:cs="Times New Roman"/>
          <w:sz w:val="24"/>
          <w:szCs w:val="24"/>
        </w:rPr>
        <w:t>adequate</w:t>
      </w:r>
      <w:r w:rsidR="000E3A1A">
        <w:rPr>
          <w:rFonts w:ascii="Times New Roman" w:eastAsia="Times New Roman" w:hAnsi="Times New Roman" w:cs="Times New Roman"/>
          <w:sz w:val="24"/>
          <w:szCs w:val="24"/>
        </w:rPr>
        <w:t xml:space="preserve"> </w:t>
      </w:r>
      <w:r w:rsidR="00790718">
        <w:rPr>
          <w:rFonts w:ascii="Times New Roman" w:eastAsia="Times New Roman" w:hAnsi="Times New Roman" w:cs="Times New Roman"/>
          <w:sz w:val="24"/>
          <w:szCs w:val="24"/>
        </w:rPr>
        <w:t xml:space="preserve">process-based null models should be </w:t>
      </w:r>
      <w:r w:rsidR="0065660C">
        <w:rPr>
          <w:rFonts w:ascii="Times New Roman" w:eastAsia="Times New Roman" w:hAnsi="Times New Roman" w:cs="Times New Roman"/>
          <w:sz w:val="24"/>
          <w:szCs w:val="24"/>
        </w:rPr>
        <w:t>created</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Such spatial n</w:t>
      </w:r>
      <w:r w:rsidR="00790718">
        <w:rPr>
          <w:rFonts w:ascii="Times New Roman" w:eastAsia="Times New Roman" w:hAnsi="Times New Roman" w:cs="Times New Roman"/>
          <w:sz w:val="24"/>
          <w:szCs w:val="24"/>
        </w:rPr>
        <w:t>ull models</w:t>
      </w:r>
      <w:r w:rsidR="003B3778">
        <w:rPr>
          <w:rFonts w:ascii="Times New Roman" w:eastAsia="Times New Roman" w:hAnsi="Times New Roman" w:cs="Times New Roman"/>
          <w:sz w:val="24"/>
          <w:szCs w:val="24"/>
        </w:rPr>
        <w:t>,</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 xml:space="preserve">can be generated by simulations by modelling </w:t>
      </w:r>
      <w:r w:rsidR="000E3A1A">
        <w:rPr>
          <w:rFonts w:ascii="Times New Roman" w:eastAsia="Times New Roman" w:hAnsi="Times New Roman" w:cs="Times New Roman"/>
          <w:sz w:val="24"/>
          <w:szCs w:val="24"/>
        </w:rPr>
        <w:t>major</w:t>
      </w:r>
      <w:r w:rsidR="003B3778">
        <w:rPr>
          <w:rFonts w:ascii="Times New Roman" w:eastAsia="Times New Roman" w:hAnsi="Times New Roman" w:cs="Times New Roman"/>
          <w:sz w:val="24"/>
          <w:szCs w:val="24"/>
        </w:rPr>
        <w:t xml:space="preserve"> phenomena </w:t>
      </w:r>
      <w:r w:rsidR="000E3A1A">
        <w:rPr>
          <w:rFonts w:ascii="Times New Roman" w:eastAsia="Times New Roman" w:hAnsi="Times New Roman" w:cs="Times New Roman"/>
          <w:sz w:val="24"/>
          <w:szCs w:val="24"/>
        </w:rPr>
        <w:t xml:space="preserve">that are </w:t>
      </w:r>
      <w:r w:rsidR="003B3778">
        <w:rPr>
          <w:rFonts w:ascii="Times New Roman" w:eastAsia="Times New Roman" w:hAnsi="Times New Roman" w:cs="Times New Roman"/>
          <w:sz w:val="24"/>
          <w:szCs w:val="24"/>
        </w:rPr>
        <w:t>not generating the pattern of interest</w:t>
      </w:r>
      <w:r w:rsidR="000E3A1A">
        <w:rPr>
          <w:rFonts w:ascii="Times New Roman" w:eastAsia="Times New Roman" w:hAnsi="Times New Roman" w:cs="Times New Roman"/>
          <w:sz w:val="24"/>
          <w:szCs w:val="24"/>
        </w:rPr>
        <w:t>,</w:t>
      </w:r>
      <w:r w:rsidR="003B3778">
        <w:rPr>
          <w:rFonts w:ascii="Times New Roman" w:eastAsia="Times New Roman" w:hAnsi="Times New Roman" w:cs="Times New Roman"/>
          <w:sz w:val="24"/>
          <w:szCs w:val="24"/>
        </w:rPr>
        <w:t xml:space="preserve"> so that tests can be better calibrated to reliably identify significance</w:t>
      </w:r>
      <w:r w:rsidR="000E3A1A">
        <w:rPr>
          <w:rFonts w:ascii="Times New Roman" w:eastAsia="Times New Roman" w:hAnsi="Times New Roman" w:cs="Times New Roman"/>
          <w:sz w:val="24"/>
          <w:szCs w:val="24"/>
        </w:rPr>
        <w:t xml:space="preserve"> </w:t>
      </w:r>
      <w:r w:rsidR="000E3A1A">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 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study","type":"article-journal","volume":"25"},"uris":["http://www.mendeley.com/documents/?uuid=cbd77f14-5fe2-4661-8b37-62f8b48249eb"]},{"id":"ITEM-2","itemData":{"DOI":"10.1111/mec.13345","ISBN":"1365-294X (Electronic)\\r0962-1083 (Linking)","ISSN":"1365294X","PMID":"26284462","abstract":"Describing, understanding and predicting the spatial distribution of genetic diversity is a central issue in biological sciences. In river landscapes, it is generally predicted that neutral genetic diversity should increase downstream, but there have been few attempts to test and validate this assumption across taxonomic groups. Moreover, it is still unclear what are the evolutionary processes that may generate this apparent spatial pattern of diversity. Here, we quantitatively synthesized published results from diverse taxa living in river ecosystems, and we performed a meta-analysis to show that a downstream increase in intraspecific genetic diversity (DIGD) actually constitutes a general spatial pattern of biodiversity that is repeatable across taxa. We further demonstrated that DIGD was stronger for strictly waterborne dispersing than for overland dispersing species. However, for a restricted data set focusing on fishes, there was no evidence that DIGD was related to particular species traits. We then searched for general processes underlying DIGD by simulating genetic data in dendritic-like river systems. Simulations revealed that the three processes we considered (downstream-biased dispersal, increase in habitat availability downstream and upstream-directed colonization) might generate DIGD. Using random forest models, we identified from simulations a set of highly informative summary statistics allowing discriminating among the processes causing DIGD. Finally, combining these discriminant statistics and approximate Bayesian computations on a set of twelve empirical case studies, we hypothesized that DIGD were most likely due to the interaction of two of these three processes and that contrary to expectation, they were not solely caused by downstream-biased dispersal.","author":[{"dropping-particle":"","family":"Paz-Vinas","given":"I.","non-dropping-particle":"","parse-names":false,"suffix":""},{"dropping-particle":"","family":"Loot","given":"G.","non-dropping-particle":"","parse-names":false,"suffix":""},{"dropping-particle":"","family":"Stevens","given":"V. M.","non-dropping-particle":"","parse-names":false,"suffix":""},{"dropping-particle":"","family":"Blanchet","given":"S.","non-dropping-particle":"","parse-names":false,"suffix":""}],"container-title":"Molecular Ecology","id":"ITEM-2","issue":"18","issued":{"date-parts":[["2015"]]},"page":"4586-4604","title":"Evolutionary processes driving spatial patterns of intraspecific genetic diversity in river ecosystems","type":"article-journal","volume":"24"},"uris":["http://www.mendeley.com/documents/?uuid=1c3df611-3425-4dca-b8cf-274602b133a9"]},{"id":"ITEM-3","itemData":{"DOI":"10.1007/s10980-006-9011-4","ISSN":"09212973","abstract":"Neutral landscape models were originally developed to test the hypothesis that human-induced fragmentation produces patterns distinctly different from those associated with random processes. Other uses for neutral models have become apparent, including the development and testing of landscape metrics to characterize landscape pattern. Although metric development proved to be significant, the focus on metrics obscured the need for iterative hypothesis testing fundamental to the advancement of the discipline. We present here an example of an alternative neutral model and hypothesis designed to relate the process of landscape change to observed landscape patterns. The methods and program, QRULE, are described and options for statistical testing outlined. The results show that human fragmentation of landscapes results in a non-random association of land-cover types that can be describe by simple statistical methods. Options for additional landscape studies are discussed and access to QRULE described in the hope that these methods will be employed to advance our understanding of the processes that affect the structure and function in human dominated landscapes.","author":[{"dropping-particle":"","family":"Gardner","given":"Robert H.","non-dropping-particle":"","parse-names":false,"suffix":""},{"dropping-particle":"","family":"Urban","given":"Dean L.","non-dropping-particle":"","parse-names":false,"suffix":""}],"container-title":"Landscape Ecology","id":"ITEM-3","issue":"1","issued":{"date-parts":[["2007"]]},"page":"15-29","title":"Neutral models for testing landscape hypotheses","type":"article-journal","volume":"22"},"uris":["http://www.mendeley.com/documents/?uuid=5d520535-7b04-42c7-98d5-ccf5ed30028c"]}],"mendeley":{"formattedCitation":"(Gardner &amp; Urban, 2007; James, Fleming, &amp; Fortin, 2010; Paz-Vinas, Loot, Stevens, &amp; Blanchet, 2015)","plainTextFormattedCitation":"(Gardner &amp; Urban, 2007; James, Fleming, &amp; Fortin, 2010; Paz-Vinas, Loot, Stevens, &amp; Blanchet, 2015)","previouslyFormattedCitation":"(Gardner &amp; Urban, 2007; James, Fleming, &amp; Fortin, 2010; Paz-Vinas, Loot, Stevens, &amp; Blanchet, 2015)"},"properties":{"noteIndex":0},"schema":"https://github.com/citation-style-language/schema/raw/master/csl-citation.json"}</w:instrText>
      </w:r>
      <w:r w:rsidR="000E3A1A">
        <w:rPr>
          <w:rFonts w:ascii="Times New Roman" w:eastAsia="Times New Roman" w:hAnsi="Times New Roman" w:cs="Times New Roman"/>
          <w:sz w:val="24"/>
          <w:szCs w:val="24"/>
        </w:rPr>
        <w:fldChar w:fldCharType="separate"/>
      </w:r>
      <w:r w:rsidR="00D85987" w:rsidRPr="00D85987">
        <w:rPr>
          <w:rFonts w:ascii="Times New Roman" w:eastAsia="Times New Roman" w:hAnsi="Times New Roman" w:cs="Times New Roman"/>
          <w:noProof/>
          <w:sz w:val="24"/>
          <w:szCs w:val="24"/>
        </w:rPr>
        <w:t>(Gardner &amp; Urban, 2007; James, Fleming, &amp; Fortin, 2010; Paz-Vinas, Loot, Stevens, &amp; Blanchet, 2015)</w:t>
      </w:r>
      <w:r w:rsidR="000E3A1A">
        <w:rPr>
          <w:rFonts w:ascii="Times New Roman" w:eastAsia="Times New Roman" w:hAnsi="Times New Roman" w:cs="Times New Roman"/>
          <w:sz w:val="24"/>
          <w:szCs w:val="24"/>
        </w:rPr>
        <w:fldChar w:fldCharType="end"/>
      </w:r>
      <w:r w:rsidR="003B3778">
        <w:rPr>
          <w:rFonts w:ascii="Times New Roman" w:eastAsia="Times New Roman" w:hAnsi="Times New Roman" w:cs="Times New Roman"/>
          <w:sz w:val="24"/>
          <w:szCs w:val="24"/>
        </w:rPr>
        <w:t>.</w:t>
      </w:r>
      <w:r w:rsidR="00FC0721">
        <w:rPr>
          <w:rFonts w:ascii="Times New Roman" w:eastAsia="Times New Roman" w:hAnsi="Times New Roman" w:cs="Times New Roman"/>
          <w:sz w:val="24"/>
          <w:szCs w:val="24"/>
        </w:rPr>
        <w:t xml:space="preserve"> This increased realism, and evaluation of uncertainty, would provide more accurate tests, to pick the best </w:t>
      </w:r>
      <w:r w:rsidR="00FC0721">
        <w:rPr>
          <w:rFonts w:ascii="Times New Roman" w:eastAsia="Times New Roman" w:hAnsi="Times New Roman" w:cs="Times New Roman"/>
          <w:i/>
          <w:sz w:val="24"/>
          <w:szCs w:val="24"/>
        </w:rPr>
        <w:t>p</w:t>
      </w:r>
      <w:r w:rsidR="00FC0721">
        <w:rPr>
          <w:rFonts w:ascii="Times New Roman" w:eastAsia="Times New Roman" w:hAnsi="Times New Roman" w:cs="Times New Roman"/>
          <w:sz w:val="24"/>
          <w:szCs w:val="24"/>
        </w:rPr>
        <w:t xml:space="preserve">-value threshold, as well as understand when is it still adequate to sample, to get the best out of spatial genetic legacies. A number of programs such as </w:t>
      </w:r>
      <w:proofErr w:type="spellStart"/>
      <w:r w:rsidR="00FC0721">
        <w:rPr>
          <w:rFonts w:ascii="Times New Roman" w:eastAsia="Times New Roman" w:hAnsi="Times New Roman" w:cs="Times New Roman"/>
          <w:sz w:val="24"/>
          <w:szCs w:val="24"/>
        </w:rPr>
        <w:t>CDMetaPOP</w:t>
      </w:r>
      <w:proofErr w:type="spellEnd"/>
      <w:r w:rsidR="00FC0721">
        <w:rPr>
          <w:rFonts w:ascii="Times New Roman" w:eastAsia="Times New Roman" w:hAnsi="Times New Roman" w:cs="Times New Roman"/>
          <w:sz w:val="24"/>
          <w:szCs w:val="24"/>
        </w:rPr>
        <w:t xml:space="preserv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7F6443">
        <w:rPr>
          <w:rFonts w:ascii="Times New Roman" w:eastAsia="Times New Roman" w:hAnsi="Times New Roman" w:cs="Times New Roman"/>
          <w:noProof/>
          <w:sz w:val="24"/>
          <w:szCs w:val="24"/>
        </w:rPr>
        <w:t>(Landguth, Bearlin, et al., 2017)</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Nemo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(Guillaume &amp; Rougemont, 2006)</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SPLATCHE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9D4A91">
        <w:rPr>
          <w:rFonts w:ascii="Times New Roman" w:eastAsia="Times New Roman" w:hAnsi="Times New Roman" w:cs="Times New Roman"/>
          <w:noProof/>
          <w:sz w:val="24"/>
          <w:szCs w:val="24"/>
        </w:rPr>
        <w:t>(Currat, Ray, &amp; Excoffier, 2004)</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or SLIM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(Haller &amp; Messer, 2019)</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provide very flexible and sophisticated ways to implement such simulations.</w:t>
      </w:r>
    </w:p>
    <w:p w14:paraId="1DF8F7F6" w14:textId="6BA73340" w:rsidR="00384DF0" w:rsidRDefault="00384DF0" w:rsidP="00A51948">
      <w:pPr>
        <w:spacing w:before="240" w:after="240" w:line="480" w:lineRule="auto"/>
        <w:rPr>
          <w:rFonts w:ascii="Times New Roman" w:eastAsia="Times New Roman" w:hAnsi="Times New Roman" w:cs="Times New Roman"/>
          <w:sz w:val="24"/>
          <w:szCs w:val="24"/>
        </w:rPr>
      </w:pPr>
      <w:commentRangeStart w:id="416"/>
      <w:ins w:id="417" w:author="Patrick James" w:date="2019-11-12T18:08:00Z">
        <w:r>
          <w:rPr>
            <w:rFonts w:ascii="Times New Roman" w:eastAsia="Times New Roman" w:hAnsi="Times New Roman" w:cs="Times New Roman"/>
            <w:sz w:val="24"/>
            <w:szCs w:val="24"/>
          </w:rPr>
          <w:t>XXX</w:t>
        </w:r>
        <w:commentRangeEnd w:id="416"/>
        <w:r>
          <w:rPr>
            <w:rStyle w:val="CommentReference"/>
          </w:rPr>
          <w:commentReference w:id="416"/>
        </w:r>
      </w:ins>
    </w:p>
    <w:p w14:paraId="25F3815B" w14:textId="285E7A77" w:rsidR="003706EC" w:rsidRPr="00E75CDD" w:rsidRDefault="003706EC" w:rsidP="00A51948">
      <w:pPr>
        <w:spacing w:before="240" w:after="240" w:line="480" w:lineRule="auto"/>
        <w:rPr>
          <w:rFonts w:ascii="Times New Roman" w:eastAsia="Times New Roman" w:hAnsi="Times New Roman" w:cs="Times New Roman"/>
          <w:sz w:val="24"/>
          <w:szCs w:val="24"/>
        </w:rPr>
      </w:pPr>
      <w:del w:id="418" w:author="Patrick James" w:date="2019-11-12T18:10:00Z">
        <w:r w:rsidDel="00E535D3">
          <w:rPr>
            <w:rFonts w:ascii="Times New Roman" w:eastAsia="Times New Roman" w:hAnsi="Times New Roman" w:cs="Times New Roman"/>
            <w:sz w:val="24"/>
            <w:szCs w:val="24"/>
          </w:rPr>
          <w:delText>We believe f</w:delText>
        </w:r>
      </w:del>
      <w:ins w:id="419" w:author="Patrick James" w:date="2019-11-12T18:10:00Z">
        <w:r w:rsidR="00E535D3">
          <w:rPr>
            <w:rFonts w:ascii="Times New Roman" w:eastAsia="Times New Roman" w:hAnsi="Times New Roman" w:cs="Times New Roman"/>
            <w:sz w:val="24"/>
            <w:szCs w:val="24"/>
          </w:rPr>
          <w:t>F</w:t>
        </w:r>
      </w:ins>
      <w:r>
        <w:rPr>
          <w:rFonts w:ascii="Times New Roman" w:eastAsia="Times New Roman" w:hAnsi="Times New Roman" w:cs="Times New Roman"/>
          <w:sz w:val="24"/>
          <w:szCs w:val="24"/>
        </w:rPr>
        <w:t xml:space="preserve">uture work </w:t>
      </w:r>
      <w:del w:id="420" w:author="Patrick James" w:date="2019-11-12T18:10:00Z">
        <w:r w:rsidDel="00AD4106">
          <w:rPr>
            <w:rFonts w:ascii="Times New Roman" w:eastAsia="Times New Roman" w:hAnsi="Times New Roman" w:cs="Times New Roman"/>
            <w:sz w:val="24"/>
            <w:szCs w:val="24"/>
          </w:rPr>
          <w:delText xml:space="preserve">ought </w:delText>
        </w:r>
      </w:del>
      <w:ins w:id="421" w:author="Patrick James" w:date="2019-11-12T18:10:00Z">
        <w:r w:rsidR="00AD4106">
          <w:rPr>
            <w:rFonts w:ascii="Times New Roman" w:eastAsia="Times New Roman" w:hAnsi="Times New Roman" w:cs="Times New Roman"/>
            <w:sz w:val="24"/>
            <w:szCs w:val="24"/>
          </w:rPr>
          <w:t xml:space="preserve">will need </w:t>
        </w:r>
      </w:ins>
      <w:r>
        <w:rPr>
          <w:rFonts w:ascii="Times New Roman" w:eastAsia="Times New Roman" w:hAnsi="Times New Roman" w:cs="Times New Roman"/>
          <w:sz w:val="24"/>
          <w:szCs w:val="24"/>
        </w:rPr>
        <w:t xml:space="preserve">to explore how </w:t>
      </w:r>
      <w:del w:id="422" w:author="Patrick James" w:date="2019-11-12T18:10:00Z">
        <w:r w:rsidDel="00AD4106">
          <w:rPr>
            <w:rFonts w:ascii="Times New Roman" w:eastAsia="Times New Roman" w:hAnsi="Times New Roman" w:cs="Times New Roman"/>
            <w:sz w:val="24"/>
            <w:szCs w:val="24"/>
          </w:rPr>
          <w:delText xml:space="preserve">the </w:delText>
        </w:r>
      </w:del>
      <w:commentRangeStart w:id="423"/>
      <w:r>
        <w:rPr>
          <w:rFonts w:ascii="Times New Roman" w:eastAsia="Times New Roman" w:hAnsi="Times New Roman" w:cs="Times New Roman"/>
          <w:sz w:val="24"/>
          <w:szCs w:val="24"/>
        </w:rPr>
        <w:t>performance of TGI, as well as othe</w:t>
      </w:r>
      <w:r w:rsidR="00D2594B">
        <w:rPr>
          <w:rFonts w:ascii="Times New Roman" w:eastAsia="Times New Roman" w:hAnsi="Times New Roman" w:cs="Times New Roman"/>
          <w:sz w:val="24"/>
          <w:szCs w:val="24"/>
        </w:rPr>
        <w:t xml:space="preserve">r </w:t>
      </w:r>
      <w:r>
        <w:rPr>
          <w:rFonts w:ascii="Times New Roman" w:eastAsia="Times New Roman" w:hAnsi="Times New Roman" w:cs="Times New Roman"/>
          <w:sz w:val="24"/>
          <w:szCs w:val="24"/>
        </w:rPr>
        <w:t xml:space="preserve">methods depending on the quantity and quality of the genetic data available, in detecting </w:t>
      </w:r>
      <w:r>
        <w:rPr>
          <w:rFonts w:ascii="Times New Roman" w:eastAsia="Times New Roman" w:hAnsi="Times New Roman" w:cs="Times New Roman"/>
          <w:sz w:val="24"/>
          <w:szCs w:val="24"/>
        </w:rPr>
        <w:lastRenderedPageBreak/>
        <w:t xml:space="preserve">spatio-temporal genetic change, varies with different factors. </w:t>
      </w:r>
      <w:commentRangeEnd w:id="423"/>
      <w:r w:rsidR="00AD4106">
        <w:rPr>
          <w:rStyle w:val="CommentReference"/>
        </w:rPr>
        <w:commentReference w:id="423"/>
      </w:r>
      <w:r w:rsidR="005C17F4">
        <w:rPr>
          <w:rFonts w:ascii="Times New Roman" w:eastAsia="Times New Roman" w:hAnsi="Times New Roman" w:cs="Times New Roman"/>
          <w:sz w:val="24"/>
          <w:szCs w:val="24"/>
        </w:rPr>
        <w:t>Some of the</w:t>
      </w:r>
      <w:r>
        <w:rPr>
          <w:rFonts w:ascii="Times New Roman" w:eastAsia="Times New Roman" w:hAnsi="Times New Roman" w:cs="Times New Roman"/>
          <w:sz w:val="24"/>
          <w:szCs w:val="24"/>
        </w:rPr>
        <w:t xml:space="preserve"> factors</w:t>
      </w:r>
      <w:r w:rsidR="005C17F4">
        <w:rPr>
          <w:rFonts w:ascii="Times New Roman" w:eastAsia="Times New Roman" w:hAnsi="Times New Roman" w:cs="Times New Roman"/>
          <w:sz w:val="24"/>
          <w:szCs w:val="24"/>
        </w:rPr>
        <w:t xml:space="preserve"> we </w:t>
      </w:r>
      <w:r w:rsidR="00C1393E">
        <w:rPr>
          <w:rFonts w:ascii="Times New Roman" w:eastAsia="Times New Roman" w:hAnsi="Times New Roman" w:cs="Times New Roman"/>
          <w:sz w:val="24"/>
          <w:szCs w:val="24"/>
        </w:rPr>
        <w:t xml:space="preserve">think are </w:t>
      </w:r>
      <w:r w:rsidR="00FC0721">
        <w:rPr>
          <w:rFonts w:ascii="Times New Roman" w:eastAsia="Times New Roman" w:hAnsi="Times New Roman" w:cs="Times New Roman"/>
          <w:sz w:val="24"/>
          <w:szCs w:val="24"/>
        </w:rPr>
        <w:t>relevant</w:t>
      </w:r>
      <w:r w:rsidR="003E73EA">
        <w:rPr>
          <w:rFonts w:ascii="Times New Roman" w:eastAsia="Times New Roman" w:hAnsi="Times New Roman" w:cs="Times New Roman"/>
          <w:sz w:val="24"/>
          <w:szCs w:val="24"/>
        </w:rPr>
        <w:t xml:space="preserve"> include</w:t>
      </w:r>
      <w:r>
        <w:rPr>
          <w:rFonts w:ascii="Times New Roman" w:eastAsia="Times New Roman" w:hAnsi="Times New Roman" w:cs="Times New Roman"/>
          <w:sz w:val="24"/>
          <w:szCs w:val="24"/>
        </w:rPr>
        <w:t xml:space="preserve"> the choice of the genetic distance used in the algorithm</w:t>
      </w:r>
      <w:r w:rsidR="003E73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influence of the degree of spatial autocorrelation in genetic legacies</w:t>
      </w:r>
      <w:r w:rsidR="00D77D74">
        <w:rPr>
          <w:rFonts w:ascii="Times New Roman" w:eastAsia="Times New Roman" w:hAnsi="Times New Roman" w:cs="Times New Roman"/>
          <w:sz w:val="24"/>
          <w:szCs w:val="24"/>
        </w:rPr>
        <w:t xml:space="preserve">, </w:t>
      </w:r>
      <w:r w:rsidR="00F972F2">
        <w:rPr>
          <w:rFonts w:ascii="Times New Roman" w:eastAsia="Times New Roman" w:hAnsi="Times New Roman" w:cs="Times New Roman"/>
          <w:sz w:val="24"/>
          <w:szCs w:val="24"/>
        </w:rPr>
        <w:t xml:space="preserve">and </w:t>
      </w:r>
      <w:r w:rsidR="00D77D74">
        <w:rPr>
          <w:rFonts w:ascii="Times New Roman" w:eastAsia="Times New Roman" w:hAnsi="Times New Roman" w:cs="Times New Roman"/>
          <w:sz w:val="24"/>
          <w:szCs w:val="24"/>
        </w:rPr>
        <w:t xml:space="preserve">varying effective population </w:t>
      </w:r>
      <w:commentRangeStart w:id="424"/>
      <w:r w:rsidR="00D77D74">
        <w:rPr>
          <w:rFonts w:ascii="Times New Roman" w:eastAsia="Times New Roman" w:hAnsi="Times New Roman" w:cs="Times New Roman"/>
          <w:sz w:val="24"/>
          <w:szCs w:val="24"/>
        </w:rPr>
        <w:t>sizes</w:t>
      </w:r>
      <w:commentRangeEnd w:id="424"/>
      <w:r w:rsidR="00AD4106">
        <w:rPr>
          <w:rStyle w:val="CommentReference"/>
        </w:rPr>
        <w:commentReference w:id="424"/>
      </w:r>
      <w:r w:rsidR="00F972F2">
        <w:rPr>
          <w:rFonts w:ascii="Times New Roman" w:eastAsia="Times New Roman" w:hAnsi="Times New Roman" w:cs="Times New Roman"/>
          <w:sz w:val="24"/>
          <w:szCs w:val="24"/>
        </w:rPr>
        <w:t>.</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DATA AND SOFTWARE AVAILABILITY</w:t>
      </w:r>
    </w:p>
    <w:p w14:paraId="7A118D2A" w14:textId="49208550" w:rsidR="00E308A2" w:rsidRPr="00032375" w:rsidRDefault="00D02F42" w:rsidP="00A51948">
      <w:pPr>
        <w:spacing w:before="240" w:after="240" w:line="480" w:lineRule="auto"/>
        <w:rPr>
          <w:rFonts w:ascii="Times New Roman" w:hAnsi="Times New Roman" w:cs="Times New Roman"/>
          <w:i/>
          <w:sz w:val="24"/>
          <w:szCs w:val="24"/>
        </w:rPr>
      </w:pPr>
      <w:r>
        <w:rPr>
          <w:rFonts w:ascii="Times New Roman" w:hAnsi="Times New Roman" w:cs="Times New Roman"/>
          <w:sz w:val="24"/>
          <w:szCs w:val="24"/>
        </w:rPr>
        <w:t xml:space="preserve">All simulation data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sidR="00032375">
        <w:rPr>
          <w:rFonts w:ascii="Times New Roman" w:hAnsi="Times New Roman" w:cs="Times New Roman"/>
          <w:i/>
          <w:sz w:val="24"/>
          <w:szCs w:val="24"/>
        </w:rPr>
        <w:t xml:space="preserve"> </w:t>
      </w:r>
      <w:proofErr w:type="spellStart"/>
      <w:r w:rsidR="00032375">
        <w:rPr>
          <w:rFonts w:ascii="Times New Roman" w:hAnsi="Times New Roman" w:cs="Times New Roman"/>
          <w:i/>
          <w:sz w:val="24"/>
          <w:szCs w:val="24"/>
        </w:rPr>
        <w:t>TG</w:t>
      </w:r>
      <w:r>
        <w:rPr>
          <w:rFonts w:ascii="Times New Roman" w:hAnsi="Times New Roman" w:cs="Times New Roman"/>
          <w:i/>
          <w:sz w:val="24"/>
          <w:szCs w:val="24"/>
        </w:rPr>
        <w:t>Imicro</w:t>
      </w:r>
      <w:proofErr w:type="spellEnd"/>
      <w:r>
        <w:rPr>
          <w:rFonts w:ascii="Times New Roman" w:hAnsi="Times New Roman" w:cs="Times New Roman"/>
          <w:i/>
          <w:sz w:val="24"/>
          <w:szCs w:val="24"/>
        </w:rPr>
        <w:t>()</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73FD3204"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Hinatea</w:t>
      </w:r>
      <w:proofErr w:type="spellEnd"/>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others,</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1021A457" w14:textId="385803F9" w:rsidR="00BB6B2C" w:rsidRPr="00BB6B2C" w:rsidRDefault="004E13A5"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BB6B2C" w:rsidRPr="00BB6B2C">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BB6B2C" w:rsidRPr="00BB6B2C">
        <w:rPr>
          <w:rFonts w:ascii="Times New Roman" w:hAnsi="Times New Roman" w:cs="Times New Roman"/>
          <w:i/>
          <w:iCs/>
          <w:noProof/>
          <w:sz w:val="24"/>
          <w:szCs w:val="24"/>
        </w:rPr>
        <w:t>Evolution</w:t>
      </w:r>
      <w:r w:rsidR="00BB6B2C" w:rsidRPr="00BB6B2C">
        <w:rPr>
          <w:rFonts w:ascii="Times New Roman" w:hAnsi="Times New Roman" w:cs="Times New Roman"/>
          <w:noProof/>
          <w:sz w:val="24"/>
          <w:szCs w:val="24"/>
        </w:rPr>
        <w:t xml:space="preserve">, </w:t>
      </w:r>
      <w:r w:rsidR="00BB6B2C" w:rsidRPr="00BB6B2C">
        <w:rPr>
          <w:rFonts w:ascii="Times New Roman" w:hAnsi="Times New Roman" w:cs="Times New Roman"/>
          <w:i/>
          <w:iCs/>
          <w:noProof/>
          <w:sz w:val="24"/>
          <w:szCs w:val="24"/>
        </w:rPr>
        <w:t>69</w:t>
      </w:r>
      <w:r w:rsidR="00BB6B2C" w:rsidRPr="00BB6B2C">
        <w:rPr>
          <w:rFonts w:ascii="Times New Roman" w:hAnsi="Times New Roman" w:cs="Times New Roman"/>
          <w:noProof/>
          <w:sz w:val="24"/>
          <w:szCs w:val="24"/>
        </w:rPr>
        <w:t>(3), 823–829. doi: 10.1111/evo.12596</w:t>
      </w:r>
    </w:p>
    <w:p w14:paraId="75AA5F2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Aeschbacher, S., Selby, J. P., Willis, J. H., &amp; Coop, G. (2016). </w:t>
      </w:r>
      <w:r w:rsidRPr="00BB6B2C">
        <w:rPr>
          <w:rFonts w:ascii="Times New Roman" w:hAnsi="Times New Roman" w:cs="Times New Roman"/>
          <w:i/>
          <w:iCs/>
          <w:noProof/>
          <w:sz w:val="24"/>
          <w:szCs w:val="24"/>
        </w:rPr>
        <w:t>Population-genomic inference of the strength and timing of selection against gene flow</w:t>
      </w:r>
      <w:r w:rsidRPr="00BB6B2C">
        <w:rPr>
          <w:rFonts w:ascii="Times New Roman" w:hAnsi="Times New Roman" w:cs="Times New Roman"/>
          <w:noProof/>
          <w:sz w:val="24"/>
          <w:szCs w:val="24"/>
        </w:rPr>
        <w:t>. (18), 1–6. doi: 10.1101/072736</w:t>
      </w:r>
    </w:p>
    <w:p w14:paraId="2411CBFD"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Allendorf, F. W., Hohenlohe, P. A., &amp; Luikart, G. (2010). Genomics and the future of conservation genetics. </w:t>
      </w:r>
      <w:r w:rsidRPr="00BB6B2C">
        <w:rPr>
          <w:rFonts w:ascii="Times New Roman" w:hAnsi="Times New Roman" w:cs="Times New Roman"/>
          <w:i/>
          <w:iCs/>
          <w:noProof/>
          <w:sz w:val="24"/>
          <w:szCs w:val="24"/>
        </w:rPr>
        <w:t>Nature Reviews.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w:t>
      </w:r>
      <w:r w:rsidRPr="00BB6B2C">
        <w:rPr>
          <w:rFonts w:ascii="Times New Roman" w:hAnsi="Times New Roman" w:cs="Times New Roman"/>
          <w:noProof/>
          <w:sz w:val="24"/>
          <w:szCs w:val="24"/>
        </w:rPr>
        <w:t>(10), 697–709. doi: 10.1038/nrg2844</w:t>
      </w:r>
    </w:p>
    <w:p w14:paraId="59CB7AF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Balkenhol, N., Cushman, S., Storfer, A., &amp; Waits, L. (2015). </w:t>
      </w:r>
      <w:r w:rsidRPr="00BB6B2C">
        <w:rPr>
          <w:rFonts w:ascii="Times New Roman" w:hAnsi="Times New Roman" w:cs="Times New Roman"/>
          <w:i/>
          <w:iCs/>
          <w:noProof/>
          <w:sz w:val="24"/>
          <w:szCs w:val="24"/>
        </w:rPr>
        <w:t>Landscape Genetics: Concepts, Methods, Applications</w:t>
      </w:r>
      <w:r w:rsidRPr="00BB6B2C">
        <w:rPr>
          <w:rFonts w:ascii="Times New Roman" w:hAnsi="Times New Roman" w:cs="Times New Roman"/>
          <w:noProof/>
          <w:sz w:val="24"/>
          <w:szCs w:val="24"/>
        </w:rPr>
        <w:t>. Wiley-Blackwell.</w:t>
      </w:r>
    </w:p>
    <w:p w14:paraId="6E38DEDF"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(January), 3339–3357. doi: 10.1111/mec.15164</w:t>
      </w:r>
    </w:p>
    <w:p w14:paraId="16CAF0FF"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Bhatia, G., Patterson, N., Sankararaman, S., &amp; Price, A. L. (2013). Estimating and interpreting F. </w:t>
      </w:r>
      <w:r w:rsidRPr="00BB6B2C">
        <w:rPr>
          <w:rFonts w:ascii="Times New Roman" w:hAnsi="Times New Roman" w:cs="Times New Roman"/>
          <w:i/>
          <w:iCs/>
          <w:noProof/>
          <w:sz w:val="24"/>
          <w:szCs w:val="24"/>
        </w:rPr>
        <w:t>Genome Research</w:t>
      </w:r>
      <w:r w:rsidRPr="00BB6B2C">
        <w:rPr>
          <w:rFonts w:ascii="Times New Roman" w:hAnsi="Times New Roman" w:cs="Times New Roman"/>
          <w:noProof/>
          <w:sz w:val="24"/>
          <w:szCs w:val="24"/>
        </w:rPr>
        <w:t>, (2), 1–9. doi: 10.1101/gr.154831.113.23</w:t>
      </w:r>
    </w:p>
    <w:p w14:paraId="028C345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Bolliger, J., Lander, T., &amp; Balkenhol, N. (2014). Landscape genetics since 2003: Status, challenges and future directions. </w:t>
      </w:r>
      <w:r w:rsidRPr="00BB6B2C">
        <w:rPr>
          <w:rFonts w:ascii="Times New Roman" w:hAnsi="Times New Roman" w:cs="Times New Roman"/>
          <w:i/>
          <w:iCs/>
          <w:noProof/>
          <w:sz w:val="24"/>
          <w:szCs w:val="24"/>
        </w:rPr>
        <w:t>Landscape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29</w:t>
      </w:r>
      <w:r w:rsidRPr="00BB6B2C">
        <w:rPr>
          <w:rFonts w:ascii="Times New Roman" w:hAnsi="Times New Roman" w:cs="Times New Roman"/>
          <w:noProof/>
          <w:sz w:val="24"/>
          <w:szCs w:val="24"/>
        </w:rPr>
        <w:t>(3), 361–366. doi: 10.1007/s10980-</w:t>
      </w:r>
      <w:r w:rsidRPr="00BB6B2C">
        <w:rPr>
          <w:rFonts w:ascii="Times New Roman" w:hAnsi="Times New Roman" w:cs="Times New Roman"/>
          <w:noProof/>
          <w:sz w:val="24"/>
          <w:szCs w:val="24"/>
        </w:rPr>
        <w:lastRenderedPageBreak/>
        <w:t>013-9982-x</w:t>
      </w:r>
    </w:p>
    <w:p w14:paraId="57C0AEF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Bolnick, D. I., &amp; Nosil, P. (2007). Natural selection in populations subject to a migration load. </w:t>
      </w:r>
      <w:r w:rsidRPr="00BB6B2C">
        <w:rPr>
          <w:rFonts w:ascii="Times New Roman" w:hAnsi="Times New Roman" w:cs="Times New Roman"/>
          <w:i/>
          <w:iCs/>
          <w:noProof/>
          <w:sz w:val="24"/>
          <w:szCs w:val="24"/>
        </w:rPr>
        <w:t>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61</w:t>
      </w:r>
      <w:r w:rsidRPr="00BB6B2C">
        <w:rPr>
          <w:rFonts w:ascii="Times New Roman" w:hAnsi="Times New Roman" w:cs="Times New Roman"/>
          <w:noProof/>
          <w:sz w:val="24"/>
          <w:szCs w:val="24"/>
        </w:rPr>
        <w:t>(9), 2229–2243. doi: 10.1111/j.1558-5646.2007.00179.x</w:t>
      </w:r>
    </w:p>
    <w:p w14:paraId="16043C6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Bradburd, G. S., &amp; Ralph, P. L. (2019). Spatial Population Genetics: It’s About Time. </w:t>
      </w:r>
      <w:r w:rsidRPr="00BB6B2C">
        <w:rPr>
          <w:rFonts w:ascii="Times New Roman" w:hAnsi="Times New Roman" w:cs="Times New Roman"/>
          <w:i/>
          <w:iCs/>
          <w:noProof/>
          <w:sz w:val="24"/>
          <w:szCs w:val="24"/>
        </w:rPr>
        <w:t>Annual Review of Ecology, Evolution, and Systematics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50</w:t>
      </w:r>
      <w:r w:rsidRPr="00BB6B2C">
        <w:rPr>
          <w:rFonts w:ascii="Times New Roman" w:hAnsi="Times New Roman" w:cs="Times New Roman"/>
          <w:noProof/>
          <w:sz w:val="24"/>
          <w:szCs w:val="24"/>
        </w:rPr>
        <w:t>(1), 427–449. doi: 10.1146/annurev-ecolsys-110316-022659</w:t>
      </w:r>
    </w:p>
    <w:p w14:paraId="3B8D242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Buschbom, J., Yanbaev, Y., &amp; Degen, B. (2011). Efficient long-distance gene flow into an isolated relict oak stand. </w:t>
      </w:r>
      <w:r w:rsidRPr="00BB6B2C">
        <w:rPr>
          <w:rFonts w:ascii="Times New Roman" w:hAnsi="Times New Roman" w:cs="Times New Roman"/>
          <w:i/>
          <w:iCs/>
          <w:noProof/>
          <w:sz w:val="24"/>
          <w:szCs w:val="24"/>
        </w:rPr>
        <w:t>Journal of Heredity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102</w:t>
      </w:r>
      <w:r w:rsidRPr="00BB6B2C">
        <w:rPr>
          <w:rFonts w:ascii="Times New Roman" w:hAnsi="Times New Roman" w:cs="Times New Roman"/>
          <w:noProof/>
          <w:sz w:val="24"/>
          <w:szCs w:val="24"/>
        </w:rPr>
        <w:t>(4), 464–472. doi: 10.1093/jhered/esr023</w:t>
      </w:r>
    </w:p>
    <w:p w14:paraId="30B036D2"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27</w:t>
      </w:r>
      <w:r w:rsidRPr="00BB6B2C">
        <w:rPr>
          <w:rFonts w:ascii="Times New Roman" w:hAnsi="Times New Roman" w:cs="Times New Roman"/>
          <w:noProof/>
          <w:sz w:val="24"/>
          <w:szCs w:val="24"/>
        </w:rPr>
        <w:t>(20), 3976–4010. doi: 10.1111/mec.14848</w:t>
      </w:r>
    </w:p>
    <w:p w14:paraId="7333E38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Churchill, G. A., &amp; Doerge, R. W. (1994). Empirical threshold values for quantitative trait mapping.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138</w:t>
      </w:r>
      <w:r w:rsidRPr="00BB6B2C">
        <w:rPr>
          <w:rFonts w:ascii="Times New Roman" w:hAnsi="Times New Roman" w:cs="Times New Roman"/>
          <w:noProof/>
          <w:sz w:val="24"/>
          <w:szCs w:val="24"/>
        </w:rPr>
        <w:t>(3), 963–971.</w:t>
      </w:r>
    </w:p>
    <w:p w14:paraId="28AD0963" w14:textId="77777777" w:rsidR="00BB6B2C" w:rsidRPr="00AC1D0A"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lang w:val="fr-CA"/>
        </w:rPr>
      </w:pPr>
      <w:r w:rsidRPr="00BB6B2C">
        <w:rPr>
          <w:rFonts w:ascii="Times New Roman" w:hAnsi="Times New Roman" w:cs="Times New Roman"/>
          <w:noProof/>
          <w:sz w:val="24"/>
          <w:szCs w:val="24"/>
        </w:rPr>
        <w:t xml:space="preserve">Creech, T. G., Epps, C. W., Landguth, E. L., Wehausen, J. D., Crowhurst, R. S., Holton, B., &amp; Monello, R. J. (2017). Simulating the spread of selection-driven genotypes using landscape resistance models for desert bighorn sheep. </w:t>
      </w:r>
      <w:r w:rsidRPr="00AC1D0A">
        <w:rPr>
          <w:rFonts w:ascii="Times New Roman" w:hAnsi="Times New Roman" w:cs="Times New Roman"/>
          <w:i/>
          <w:iCs/>
          <w:noProof/>
          <w:sz w:val="24"/>
          <w:szCs w:val="24"/>
          <w:lang w:val="fr-CA"/>
        </w:rPr>
        <w:t>PLoS ONE</w:t>
      </w:r>
      <w:r w:rsidRPr="00AC1D0A">
        <w:rPr>
          <w:rFonts w:ascii="Times New Roman" w:hAnsi="Times New Roman" w:cs="Times New Roman"/>
          <w:noProof/>
          <w:sz w:val="24"/>
          <w:szCs w:val="24"/>
          <w:lang w:val="fr-CA"/>
        </w:rPr>
        <w:t xml:space="preserve">, </w:t>
      </w:r>
      <w:r w:rsidRPr="00AC1D0A">
        <w:rPr>
          <w:rFonts w:ascii="Times New Roman" w:hAnsi="Times New Roman" w:cs="Times New Roman"/>
          <w:i/>
          <w:iCs/>
          <w:noProof/>
          <w:sz w:val="24"/>
          <w:szCs w:val="24"/>
          <w:lang w:val="fr-CA"/>
        </w:rPr>
        <w:t>12</w:t>
      </w:r>
      <w:r w:rsidRPr="00AC1D0A">
        <w:rPr>
          <w:rFonts w:ascii="Times New Roman" w:hAnsi="Times New Roman" w:cs="Times New Roman"/>
          <w:noProof/>
          <w:sz w:val="24"/>
          <w:szCs w:val="24"/>
          <w:lang w:val="fr-CA"/>
        </w:rPr>
        <w:t>(5), 1–26. doi: 10.1371/journal.pone.0176960</w:t>
      </w:r>
    </w:p>
    <w:p w14:paraId="114DF64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AC1D0A">
        <w:rPr>
          <w:rFonts w:ascii="Times New Roman" w:hAnsi="Times New Roman" w:cs="Times New Roman"/>
          <w:noProof/>
          <w:sz w:val="24"/>
          <w:szCs w:val="24"/>
          <w:lang w:val="fr-CA"/>
        </w:rPr>
        <w:t xml:space="preserve">Cubry, P., Vigouroux, Y., &amp; François, O. (2017). </w:t>
      </w:r>
      <w:r w:rsidRPr="00BB6B2C">
        <w:rPr>
          <w:rFonts w:ascii="Times New Roman" w:hAnsi="Times New Roman" w:cs="Times New Roman"/>
          <w:noProof/>
          <w:sz w:val="24"/>
          <w:szCs w:val="24"/>
        </w:rPr>
        <w:t xml:space="preserve">The Empirical Distribution of Singletons for Geographic Samples of DNA Sequences. </w:t>
      </w:r>
      <w:r w:rsidRPr="00BB6B2C">
        <w:rPr>
          <w:rFonts w:ascii="Times New Roman" w:hAnsi="Times New Roman" w:cs="Times New Roman"/>
          <w:i/>
          <w:iCs/>
          <w:noProof/>
          <w:sz w:val="24"/>
          <w:szCs w:val="24"/>
        </w:rPr>
        <w:t>Frontiers in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8</w:t>
      </w:r>
      <w:r w:rsidRPr="00BB6B2C">
        <w:rPr>
          <w:rFonts w:ascii="Times New Roman" w:hAnsi="Times New Roman" w:cs="Times New Roman"/>
          <w:noProof/>
          <w:sz w:val="24"/>
          <w:szCs w:val="24"/>
        </w:rPr>
        <w:t xml:space="preserve">(September), 1–10. doi: </w:t>
      </w:r>
      <w:r w:rsidRPr="00BB6B2C">
        <w:rPr>
          <w:rFonts w:ascii="Times New Roman" w:hAnsi="Times New Roman" w:cs="Times New Roman"/>
          <w:noProof/>
          <w:sz w:val="24"/>
          <w:szCs w:val="24"/>
        </w:rPr>
        <w:lastRenderedPageBreak/>
        <w:t>10.3389/fgene.2017.00139</w:t>
      </w:r>
    </w:p>
    <w:p w14:paraId="76EED1E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BB6B2C">
        <w:rPr>
          <w:rFonts w:ascii="Times New Roman" w:hAnsi="Times New Roman" w:cs="Times New Roman"/>
          <w:i/>
          <w:iCs/>
          <w:noProof/>
          <w:sz w:val="24"/>
          <w:szCs w:val="24"/>
        </w:rPr>
        <w:t>Molecular Ecology Notes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4</w:t>
      </w:r>
      <w:r w:rsidRPr="00BB6B2C">
        <w:rPr>
          <w:rFonts w:ascii="Times New Roman" w:hAnsi="Times New Roman" w:cs="Times New Roman"/>
          <w:noProof/>
          <w:sz w:val="24"/>
          <w:szCs w:val="24"/>
        </w:rPr>
        <w:t>(1), 139–142. doi: 10.1046/j.1471-8286.2003.00582.x</w:t>
      </w:r>
    </w:p>
    <w:p w14:paraId="42F81E6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w:t>
      </w:r>
      <w:r w:rsidRPr="00BB6B2C">
        <w:rPr>
          <w:rFonts w:ascii="Times New Roman" w:hAnsi="Times New Roman" w:cs="Times New Roman"/>
          <w:noProof/>
          <w:sz w:val="24"/>
          <w:szCs w:val="24"/>
        </w:rPr>
        <w:t>(8), 1219–1230. doi: 10.1111/eva.12617</w:t>
      </w:r>
    </w:p>
    <w:p w14:paraId="43B437C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Dray, S., Bauman, D., Blanchet, G., Borcard, D., Clappe, S., Guenard, G., … Wagner, H. H. (2019). </w:t>
      </w:r>
      <w:r w:rsidRPr="00BB6B2C">
        <w:rPr>
          <w:rFonts w:ascii="Times New Roman" w:hAnsi="Times New Roman" w:cs="Times New Roman"/>
          <w:i/>
          <w:iCs/>
          <w:noProof/>
          <w:sz w:val="24"/>
          <w:szCs w:val="24"/>
        </w:rPr>
        <w:t>adespatial: Multivariate Multiscale Spatial Analysis.</w:t>
      </w:r>
      <w:r w:rsidRPr="00BB6B2C">
        <w:rPr>
          <w:rFonts w:ascii="Times New Roman" w:hAnsi="Times New Roman" w:cs="Times New Roman"/>
          <w:noProof/>
          <w:sz w:val="24"/>
          <w:szCs w:val="24"/>
        </w:rPr>
        <w:t xml:space="preserve"> Retrieved from https://cran.r-project.org/package=adespatial</w:t>
      </w:r>
    </w:p>
    <w:p w14:paraId="73CBC02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w:t>
      </w:r>
      <w:r w:rsidRPr="00BB6B2C">
        <w:rPr>
          <w:rFonts w:ascii="Times New Roman" w:hAnsi="Times New Roman" w:cs="Times New Roman"/>
          <w:noProof/>
          <w:sz w:val="24"/>
          <w:szCs w:val="24"/>
        </w:rPr>
        <w:t>(17), 3549–3564. doi: 10.1111/j.1365-294X.2010.04678.x</w:t>
      </w:r>
    </w:p>
    <w:p w14:paraId="6A9683B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24</w:t>
      </w:r>
      <w:r w:rsidRPr="00BB6B2C">
        <w:rPr>
          <w:rFonts w:ascii="Times New Roman" w:hAnsi="Times New Roman" w:cs="Times New Roman"/>
          <w:noProof/>
          <w:sz w:val="24"/>
          <w:szCs w:val="24"/>
        </w:rPr>
        <w:t>(24), 6021–6040. doi: 10.1111/mec.13454</w:t>
      </w:r>
    </w:p>
    <w:p w14:paraId="2B48A3B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Excoffier, L., Dupanloup, I., Huerta-Sánchez, E., Sousa, V. C., &amp; Foll, M. (2013). Robust Demographic Inference from Genomic and SNP Data. </w:t>
      </w:r>
      <w:r w:rsidRPr="00BB6B2C">
        <w:rPr>
          <w:rFonts w:ascii="Times New Roman" w:hAnsi="Times New Roman" w:cs="Times New Roman"/>
          <w:i/>
          <w:iCs/>
          <w:noProof/>
          <w:sz w:val="24"/>
          <w:szCs w:val="24"/>
        </w:rPr>
        <w:t>PLoS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(10). doi: 10.1371/journal.pgen.1003905</w:t>
      </w:r>
    </w:p>
    <w:p w14:paraId="1CBE0E02" w14:textId="77777777" w:rsidR="00BB6B2C" w:rsidRPr="00AC1D0A"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lang w:val="fr-CA"/>
        </w:rPr>
      </w:pPr>
      <w:r w:rsidRPr="00BB6B2C">
        <w:rPr>
          <w:rFonts w:ascii="Times New Roman" w:hAnsi="Times New Roman" w:cs="Times New Roman"/>
          <w:noProof/>
          <w:sz w:val="24"/>
          <w:szCs w:val="24"/>
        </w:rPr>
        <w:t xml:space="preserve">Forester, B. R., Jones, M. R., Joost, S., Landguth, E. L., &amp; Lasky, J. R. (2016). Detecting spatial </w:t>
      </w:r>
      <w:r w:rsidRPr="00BB6B2C">
        <w:rPr>
          <w:rFonts w:ascii="Times New Roman" w:hAnsi="Times New Roman" w:cs="Times New Roman"/>
          <w:noProof/>
          <w:sz w:val="24"/>
          <w:szCs w:val="24"/>
        </w:rPr>
        <w:lastRenderedPageBreak/>
        <w:t xml:space="preserve">genetic signatures of local adaptation in heterogeneous landscapes. </w:t>
      </w:r>
      <w:r w:rsidRPr="00AC1D0A">
        <w:rPr>
          <w:rFonts w:ascii="Times New Roman" w:hAnsi="Times New Roman" w:cs="Times New Roman"/>
          <w:i/>
          <w:iCs/>
          <w:noProof/>
          <w:sz w:val="24"/>
          <w:szCs w:val="24"/>
          <w:lang w:val="fr-CA"/>
        </w:rPr>
        <w:t>Molecular Ecology</w:t>
      </w:r>
      <w:r w:rsidRPr="00AC1D0A">
        <w:rPr>
          <w:rFonts w:ascii="Times New Roman" w:hAnsi="Times New Roman" w:cs="Times New Roman"/>
          <w:noProof/>
          <w:sz w:val="24"/>
          <w:szCs w:val="24"/>
          <w:lang w:val="fr-CA"/>
        </w:rPr>
        <w:t xml:space="preserve">, </w:t>
      </w:r>
      <w:r w:rsidRPr="00AC1D0A">
        <w:rPr>
          <w:rFonts w:ascii="Times New Roman" w:hAnsi="Times New Roman" w:cs="Times New Roman"/>
          <w:i/>
          <w:iCs/>
          <w:noProof/>
          <w:sz w:val="24"/>
          <w:szCs w:val="24"/>
          <w:lang w:val="fr-CA"/>
        </w:rPr>
        <w:t>25</w:t>
      </w:r>
      <w:r w:rsidRPr="00AC1D0A">
        <w:rPr>
          <w:rFonts w:ascii="Times New Roman" w:hAnsi="Times New Roman" w:cs="Times New Roman"/>
          <w:noProof/>
          <w:sz w:val="24"/>
          <w:szCs w:val="24"/>
          <w:lang w:val="fr-CA"/>
        </w:rPr>
        <w:t>(1), 104–120. doi: 10.1111/mec.13476</w:t>
      </w:r>
    </w:p>
    <w:p w14:paraId="422C2AB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AC1D0A">
        <w:rPr>
          <w:rFonts w:ascii="Times New Roman" w:hAnsi="Times New Roman" w:cs="Times New Roman"/>
          <w:noProof/>
          <w:sz w:val="24"/>
          <w:szCs w:val="24"/>
          <w:lang w:val="fr-CA"/>
        </w:rPr>
        <w:t xml:space="preserve">Fourtune, L., Prunier, J. G., Paz-Vinas, I., Loot, G., Veyssière, C., &amp; Blanchet, S. (2018). </w:t>
      </w:r>
      <w:r w:rsidRPr="00BB6B2C">
        <w:rPr>
          <w:rFonts w:ascii="Times New Roman" w:hAnsi="Times New Roman" w:cs="Times New Roman"/>
          <w:noProof/>
          <w:sz w:val="24"/>
          <w:szCs w:val="24"/>
        </w:rPr>
        <w:t xml:space="preserve">Inferring Causalities in Landscape Genetics: An Extension of Wright’s Causal Modeling to Distance Matrices. </w:t>
      </w:r>
      <w:r w:rsidRPr="00BB6B2C">
        <w:rPr>
          <w:rFonts w:ascii="Times New Roman" w:hAnsi="Times New Roman" w:cs="Times New Roman"/>
          <w:i/>
          <w:iCs/>
          <w:noProof/>
          <w:sz w:val="24"/>
          <w:szCs w:val="24"/>
        </w:rPr>
        <w:t>The American Naturalist</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191</w:t>
      </w:r>
      <w:r w:rsidRPr="00BB6B2C">
        <w:rPr>
          <w:rFonts w:ascii="Times New Roman" w:hAnsi="Times New Roman" w:cs="Times New Roman"/>
          <w:noProof/>
          <w:sz w:val="24"/>
          <w:szCs w:val="24"/>
        </w:rPr>
        <w:t>(4), 000–000. doi: 10.1086/696233</w:t>
      </w:r>
    </w:p>
    <w:p w14:paraId="3370372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Gardner, R. H., &amp; Urban, D. L. (2007). Neutral models for testing landscape hypotheses. </w:t>
      </w:r>
      <w:r w:rsidRPr="00BB6B2C">
        <w:rPr>
          <w:rFonts w:ascii="Times New Roman" w:hAnsi="Times New Roman" w:cs="Times New Roman"/>
          <w:i/>
          <w:iCs/>
          <w:noProof/>
          <w:sz w:val="24"/>
          <w:szCs w:val="24"/>
        </w:rPr>
        <w:t>Landscape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22</w:t>
      </w:r>
      <w:r w:rsidRPr="00BB6B2C">
        <w:rPr>
          <w:rFonts w:ascii="Times New Roman" w:hAnsi="Times New Roman" w:cs="Times New Roman"/>
          <w:noProof/>
          <w:sz w:val="24"/>
          <w:szCs w:val="24"/>
        </w:rPr>
        <w:t>(1), 15–29. doi: 10.1007/s10980-006-9011-4</w:t>
      </w:r>
    </w:p>
    <w:p w14:paraId="72FFB5B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BB6B2C">
        <w:rPr>
          <w:rFonts w:ascii="Times New Roman" w:hAnsi="Times New Roman" w:cs="Times New Roman"/>
          <w:i/>
          <w:iCs/>
          <w:noProof/>
          <w:sz w:val="24"/>
          <w:szCs w:val="24"/>
        </w:rPr>
        <w:t>Heredity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110</w:t>
      </w:r>
      <w:r w:rsidRPr="00BB6B2C">
        <w:rPr>
          <w:rFonts w:ascii="Times New Roman" w:hAnsi="Times New Roman" w:cs="Times New Roman"/>
          <w:noProof/>
          <w:sz w:val="24"/>
          <w:szCs w:val="24"/>
        </w:rPr>
        <w:t>(5), 409–419. doi: 10.1038/hdy.2012.120</w:t>
      </w:r>
    </w:p>
    <w:p w14:paraId="56EC222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Guillaume, F., &amp; Rougemont, J. (2006). Nemo: An evolutionary and population genetics programming framework.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22</w:t>
      </w:r>
      <w:r w:rsidRPr="00BB6B2C">
        <w:rPr>
          <w:rFonts w:ascii="Times New Roman" w:hAnsi="Times New Roman" w:cs="Times New Roman"/>
          <w:noProof/>
          <w:sz w:val="24"/>
          <w:szCs w:val="24"/>
        </w:rPr>
        <w:t>(20), 2556–2557. doi: 10.1093/bioinformatics/btl415</w:t>
      </w:r>
    </w:p>
    <w:p w14:paraId="3BE7DE6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Günther, T., &amp; Coop, G. (2013). Robust identification of local adaptation from allele frequencies.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195</w:t>
      </w:r>
      <w:r w:rsidRPr="00BB6B2C">
        <w:rPr>
          <w:rFonts w:ascii="Times New Roman" w:hAnsi="Times New Roman" w:cs="Times New Roman"/>
          <w:noProof/>
          <w:sz w:val="24"/>
          <w:szCs w:val="24"/>
        </w:rPr>
        <w:t>(1), 205–220. doi: 10.1534/genetics.113.152462</w:t>
      </w:r>
    </w:p>
    <w:p w14:paraId="494C0F4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BB6B2C">
        <w:rPr>
          <w:rFonts w:ascii="Times New Roman" w:hAnsi="Times New Roman" w:cs="Times New Roman"/>
          <w:i/>
          <w:iCs/>
          <w:noProof/>
          <w:sz w:val="24"/>
          <w:szCs w:val="24"/>
        </w:rPr>
        <w:t>PLoS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5</w:t>
      </w:r>
      <w:r w:rsidRPr="00BB6B2C">
        <w:rPr>
          <w:rFonts w:ascii="Times New Roman" w:hAnsi="Times New Roman" w:cs="Times New Roman"/>
          <w:noProof/>
          <w:sz w:val="24"/>
          <w:szCs w:val="24"/>
        </w:rPr>
        <w:t>(10). doi: 10.1371/journal.pgen.1000695</w:t>
      </w:r>
    </w:p>
    <w:p w14:paraId="05F1F16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Haller, B. C., &amp; Messer, P. W. (2019). SLiM 3: Forward Genetic Simulations Beyond the Wright-Fisher Model. </w:t>
      </w:r>
      <w:r w:rsidRPr="00BB6B2C">
        <w:rPr>
          <w:rFonts w:ascii="Times New Roman" w:hAnsi="Times New Roman" w:cs="Times New Roman"/>
          <w:i/>
          <w:iCs/>
          <w:noProof/>
          <w:sz w:val="24"/>
          <w:szCs w:val="24"/>
        </w:rPr>
        <w:t>Molecular Biology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36</w:t>
      </w:r>
      <w:r w:rsidRPr="00BB6B2C">
        <w:rPr>
          <w:rFonts w:ascii="Times New Roman" w:hAnsi="Times New Roman" w:cs="Times New Roman"/>
          <w:noProof/>
          <w:sz w:val="24"/>
          <w:szCs w:val="24"/>
        </w:rPr>
        <w:t xml:space="preserve">(3), 632–637. doi: </w:t>
      </w:r>
      <w:r w:rsidRPr="00BB6B2C">
        <w:rPr>
          <w:rFonts w:ascii="Times New Roman" w:hAnsi="Times New Roman" w:cs="Times New Roman"/>
          <w:noProof/>
          <w:sz w:val="24"/>
          <w:szCs w:val="24"/>
        </w:rPr>
        <w:lastRenderedPageBreak/>
        <w:t>10.1093/molbev/msy228</w:t>
      </w:r>
    </w:p>
    <w:p w14:paraId="2DC7C102"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7</w:t>
      </w:r>
      <w:r w:rsidRPr="00BB6B2C">
        <w:rPr>
          <w:rFonts w:ascii="Times New Roman" w:hAnsi="Times New Roman" w:cs="Times New Roman"/>
          <w:noProof/>
          <w:sz w:val="24"/>
          <w:szCs w:val="24"/>
        </w:rPr>
        <w:t>(9), 1008–1025. doi: 10.1111/eva.12149</w:t>
      </w:r>
    </w:p>
    <w:p w14:paraId="63443E7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Howie, B. N., Donnelly, P., &amp; Marchini, J. (2009). A flexible and accurate genotype imputation method for the next generation of genome-wide association studies. </w:t>
      </w:r>
      <w:r w:rsidRPr="00BB6B2C">
        <w:rPr>
          <w:rFonts w:ascii="Times New Roman" w:hAnsi="Times New Roman" w:cs="Times New Roman"/>
          <w:i/>
          <w:iCs/>
          <w:noProof/>
          <w:sz w:val="24"/>
          <w:szCs w:val="24"/>
        </w:rPr>
        <w:t>PLoS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5</w:t>
      </w:r>
      <w:r w:rsidRPr="00BB6B2C">
        <w:rPr>
          <w:rFonts w:ascii="Times New Roman" w:hAnsi="Times New Roman" w:cs="Times New Roman"/>
          <w:noProof/>
          <w:sz w:val="24"/>
          <w:szCs w:val="24"/>
        </w:rPr>
        <w:t>(6). doi: 10.1371/journal.pgen.1000529</w:t>
      </w:r>
    </w:p>
    <w:p w14:paraId="4C1D6C24"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James, P. M. a., Fleming, R. a., &amp; Fortin, M. J. (2010). Identifying significant scale-specific spatial boundaries using wavelets and null models: Spruce budworm defoliation in Ontario, Canada as a case study. </w:t>
      </w:r>
      <w:r w:rsidRPr="00BB6B2C">
        <w:rPr>
          <w:rFonts w:ascii="Times New Roman" w:hAnsi="Times New Roman" w:cs="Times New Roman"/>
          <w:i/>
          <w:iCs/>
          <w:noProof/>
          <w:sz w:val="24"/>
          <w:szCs w:val="24"/>
        </w:rPr>
        <w:t>Landscape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25</w:t>
      </w:r>
      <w:r w:rsidRPr="00BB6B2C">
        <w:rPr>
          <w:rFonts w:ascii="Times New Roman" w:hAnsi="Times New Roman" w:cs="Times New Roman"/>
          <w:noProof/>
          <w:sz w:val="24"/>
          <w:szCs w:val="24"/>
        </w:rPr>
        <w:t>, 873–887. doi: 10.1007/s10980-010-9465-2</w:t>
      </w:r>
    </w:p>
    <w:p w14:paraId="1FCA8629"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Jombart, T. (2008). Adegenet: A R package for the multivariate analysis of genetic markers.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24</w:t>
      </w:r>
      <w:r w:rsidRPr="00BB6B2C">
        <w:rPr>
          <w:rFonts w:ascii="Times New Roman" w:hAnsi="Times New Roman" w:cs="Times New Roman"/>
          <w:noProof/>
          <w:sz w:val="24"/>
          <w:szCs w:val="24"/>
        </w:rPr>
        <w:t>(11), 1403–1405. doi: 10.1093/bioinformatics/btn129</w:t>
      </w:r>
    </w:p>
    <w:p w14:paraId="378987A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Jombart, T., &amp; Ahmed, I. (2011). adegenet 1.3-1: New tools for the analysis of genome-wide SNP data.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27</w:t>
      </w:r>
      <w:r w:rsidRPr="00BB6B2C">
        <w:rPr>
          <w:rFonts w:ascii="Times New Roman" w:hAnsi="Times New Roman" w:cs="Times New Roman"/>
          <w:noProof/>
          <w:sz w:val="24"/>
          <w:szCs w:val="24"/>
        </w:rPr>
        <w:t>(21), 3070–3071. doi: 10.1093/bioinformatics/btr521</w:t>
      </w:r>
    </w:p>
    <w:p w14:paraId="322599F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Kong, A., Steinthorsdottir, V., Masson, G., Thorleifsson, G., Sulem, P., Besenbacher, S., … Jonsson, T. (2013). </w:t>
      </w:r>
      <w:r w:rsidRPr="00BB6B2C">
        <w:rPr>
          <w:rFonts w:ascii="Times New Roman" w:hAnsi="Times New Roman" w:cs="Times New Roman"/>
          <w:i/>
          <w:iCs/>
          <w:noProof/>
          <w:sz w:val="24"/>
          <w:szCs w:val="24"/>
        </w:rPr>
        <w:t>Europe PMC Funders Group Parental origin of sequence variants associated with complex diseases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462</w:t>
      </w:r>
      <w:r w:rsidRPr="00BB6B2C">
        <w:rPr>
          <w:rFonts w:ascii="Times New Roman" w:hAnsi="Times New Roman" w:cs="Times New Roman"/>
          <w:noProof/>
          <w:sz w:val="24"/>
          <w:szCs w:val="24"/>
        </w:rPr>
        <w:t>(7275), 868–874. doi: 10.1038/nature08625.Parental</w:t>
      </w:r>
    </w:p>
    <w:p w14:paraId="6791389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BB6B2C">
        <w:rPr>
          <w:rFonts w:ascii="Times New Roman" w:hAnsi="Times New Roman" w:cs="Times New Roman"/>
          <w:i/>
          <w:iCs/>
          <w:noProof/>
          <w:sz w:val="24"/>
          <w:szCs w:val="24"/>
        </w:rPr>
        <w:t>Ecology Letters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15</w:t>
      </w:r>
      <w:r w:rsidRPr="00BB6B2C">
        <w:rPr>
          <w:rFonts w:ascii="Times New Roman" w:hAnsi="Times New Roman" w:cs="Times New Roman"/>
          <w:noProof/>
          <w:sz w:val="24"/>
          <w:szCs w:val="24"/>
        </w:rPr>
        <w:t>(4), 378–392. doi: 10.1111/j.1461-0248.2012.01746.x</w:t>
      </w:r>
    </w:p>
    <w:p w14:paraId="493566E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lastRenderedPageBreak/>
        <w:t xml:space="preserve">Landguth, E. L., Bearlin, A., Day, C. C., &amp; Dunham, J. (2016). CDMetaPOP: an individual-based, eco-evolutionary model for spatially-explicit simulation of landscape demogenetics. </w:t>
      </w:r>
      <w:r w:rsidRPr="00BB6B2C">
        <w:rPr>
          <w:rFonts w:ascii="Times New Roman" w:hAnsi="Times New Roman" w:cs="Times New Roman"/>
          <w:i/>
          <w:iCs/>
          <w:noProof/>
          <w:sz w:val="24"/>
          <w:szCs w:val="24"/>
        </w:rPr>
        <w:t>Methods in Ecology and Evolution</w:t>
      </w:r>
      <w:r w:rsidRPr="00BB6B2C">
        <w:rPr>
          <w:rFonts w:ascii="Times New Roman" w:hAnsi="Times New Roman" w:cs="Times New Roman"/>
          <w:noProof/>
          <w:sz w:val="24"/>
          <w:szCs w:val="24"/>
        </w:rPr>
        <w:t>. doi: 10.1111/2041-210X.12608</w:t>
      </w:r>
    </w:p>
    <w:p w14:paraId="20B9888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BB6B2C">
        <w:rPr>
          <w:rFonts w:ascii="Times New Roman" w:hAnsi="Times New Roman" w:cs="Times New Roman"/>
          <w:i/>
          <w:iCs/>
          <w:noProof/>
          <w:sz w:val="24"/>
          <w:szCs w:val="24"/>
        </w:rPr>
        <w:t>Methods in 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8</w:t>
      </w:r>
      <w:r w:rsidRPr="00BB6B2C">
        <w:rPr>
          <w:rFonts w:ascii="Times New Roman" w:hAnsi="Times New Roman" w:cs="Times New Roman"/>
          <w:noProof/>
          <w:sz w:val="24"/>
          <w:szCs w:val="24"/>
        </w:rPr>
        <w:t>(1), 4–11. doi: 10.1111/2041-210X.12608</w:t>
      </w:r>
    </w:p>
    <w:p w14:paraId="08B7905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w:t>
      </w:r>
      <w:r w:rsidRPr="00BB6B2C">
        <w:rPr>
          <w:rFonts w:ascii="Times New Roman" w:hAnsi="Times New Roman" w:cs="Times New Roman"/>
          <w:noProof/>
          <w:sz w:val="24"/>
          <w:szCs w:val="24"/>
        </w:rPr>
        <w:t>, 4179–4191. doi: 10.1111/j.1365-294X.2010.04808.x</w:t>
      </w:r>
    </w:p>
    <w:p w14:paraId="052A1A2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BB6B2C">
        <w:rPr>
          <w:rFonts w:ascii="Times New Roman" w:hAnsi="Times New Roman" w:cs="Times New Roman"/>
          <w:i/>
          <w:iCs/>
          <w:noProof/>
          <w:sz w:val="24"/>
          <w:szCs w:val="24"/>
        </w:rPr>
        <w:t>Molecular Ecology Resources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10</w:t>
      </w:r>
      <w:r w:rsidRPr="00BB6B2C">
        <w:rPr>
          <w:rFonts w:ascii="Times New Roman" w:hAnsi="Times New Roman" w:cs="Times New Roman"/>
          <w:noProof/>
          <w:sz w:val="24"/>
          <w:szCs w:val="24"/>
        </w:rPr>
        <w:t>(5), 854–862. doi: 10.1111/j.1755-0998.2010.02867.x</w:t>
      </w:r>
    </w:p>
    <w:p w14:paraId="3B39FFE4"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BB6B2C">
        <w:rPr>
          <w:rFonts w:ascii="Times New Roman" w:hAnsi="Times New Roman" w:cs="Times New Roman"/>
          <w:i/>
          <w:iCs/>
          <w:noProof/>
          <w:sz w:val="24"/>
          <w:szCs w:val="24"/>
        </w:rPr>
        <w:t>Frontiers in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8</w:t>
      </w:r>
      <w:r w:rsidRPr="00BB6B2C">
        <w:rPr>
          <w:rFonts w:ascii="Times New Roman" w:hAnsi="Times New Roman" w:cs="Times New Roman"/>
          <w:noProof/>
          <w:sz w:val="24"/>
          <w:szCs w:val="24"/>
        </w:rPr>
        <w:t>(FEB), 1–12. doi: 10.3389/fgene.2017.00009</w:t>
      </w:r>
    </w:p>
    <w:p w14:paraId="3B1AB0B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(July), 1–15. doi: 10.1111/eva.12852</w:t>
      </w:r>
    </w:p>
    <w:p w14:paraId="09FAED26"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Legendre, P. (2019a). A temporal beta-diversity index to identify sites that have changed in exceptional ways in space–time surveys. </w:t>
      </w:r>
      <w:r w:rsidRPr="00BB6B2C">
        <w:rPr>
          <w:rFonts w:ascii="Times New Roman" w:hAnsi="Times New Roman" w:cs="Times New Roman"/>
          <w:i/>
          <w:iCs/>
          <w:noProof/>
          <w:sz w:val="24"/>
          <w:szCs w:val="24"/>
        </w:rPr>
        <w:t>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 xml:space="preserve">(6), 3500–3514. doi: </w:t>
      </w:r>
      <w:r w:rsidRPr="00BB6B2C">
        <w:rPr>
          <w:rFonts w:ascii="Times New Roman" w:hAnsi="Times New Roman" w:cs="Times New Roman"/>
          <w:noProof/>
          <w:sz w:val="24"/>
          <w:szCs w:val="24"/>
        </w:rPr>
        <w:lastRenderedPageBreak/>
        <w:t>10.1002/ece3.4984</w:t>
      </w:r>
    </w:p>
    <w:p w14:paraId="7A687DE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Legendre, P. (2019b). A temporal beta‐diversity index to identify sites that have changed in exceptional ways in space-time surveys. </w:t>
      </w:r>
      <w:r w:rsidRPr="00BB6B2C">
        <w:rPr>
          <w:rFonts w:ascii="Times New Roman" w:hAnsi="Times New Roman" w:cs="Times New Roman"/>
          <w:i/>
          <w:iCs/>
          <w:noProof/>
          <w:sz w:val="24"/>
          <w:szCs w:val="24"/>
        </w:rPr>
        <w:t>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 3500–3514. doi: 10.1002/ece3.4984</w:t>
      </w:r>
    </w:p>
    <w:p w14:paraId="15B3027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Legendre, P., &amp; Gauthier, O. (2014). Statistical methods for temporal and space-time analysis of community composition data. </w:t>
      </w:r>
      <w:r w:rsidRPr="00BB6B2C">
        <w:rPr>
          <w:rFonts w:ascii="Times New Roman" w:hAnsi="Times New Roman" w:cs="Times New Roman"/>
          <w:i/>
          <w:iCs/>
          <w:noProof/>
          <w:sz w:val="24"/>
          <w:szCs w:val="24"/>
        </w:rPr>
        <w:t>Proceedings of the Royal Society B: Biological Sciences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281</w:t>
      </w:r>
      <w:r w:rsidRPr="00BB6B2C">
        <w:rPr>
          <w:rFonts w:ascii="Times New Roman" w:hAnsi="Times New Roman" w:cs="Times New Roman"/>
          <w:noProof/>
          <w:sz w:val="24"/>
          <w:szCs w:val="24"/>
        </w:rPr>
        <w:t>(1778). doi: 10.1098/rspb.2013.2728</w:t>
      </w:r>
    </w:p>
    <w:p w14:paraId="0F72CA0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Legendre, P., &amp; Legendre, L. (2012). </w:t>
      </w:r>
      <w:r w:rsidRPr="00BB6B2C">
        <w:rPr>
          <w:rFonts w:ascii="Times New Roman" w:hAnsi="Times New Roman" w:cs="Times New Roman"/>
          <w:i/>
          <w:iCs/>
          <w:noProof/>
          <w:sz w:val="24"/>
          <w:szCs w:val="24"/>
        </w:rPr>
        <w:t>Numerical Ecology</w:t>
      </w:r>
      <w:r w:rsidRPr="00BB6B2C">
        <w:rPr>
          <w:rFonts w:ascii="Times New Roman" w:hAnsi="Times New Roman" w:cs="Times New Roman"/>
          <w:noProof/>
          <w:sz w:val="24"/>
          <w:szCs w:val="24"/>
        </w:rPr>
        <w:t xml:space="preserve"> (Third Engl). Amsterdam: Elsevier.</w:t>
      </w:r>
    </w:p>
    <w:p w14:paraId="41BD41DD"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(April), 1–8. doi: 10.1111/eva.12810</w:t>
      </w:r>
    </w:p>
    <w:p w14:paraId="1494948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Lepais, O., Chancerel, E., Boury, C., Salin, F., Manicki, A., Taillebois, L., … Guichoux, E. (2019). Fast sequence-based microsatellite genotyping development workflow for any non-model species. </w:t>
      </w:r>
      <w:r w:rsidRPr="00BB6B2C">
        <w:rPr>
          <w:rFonts w:ascii="Times New Roman" w:hAnsi="Times New Roman" w:cs="Times New Roman"/>
          <w:i/>
          <w:iCs/>
          <w:noProof/>
          <w:sz w:val="24"/>
          <w:szCs w:val="24"/>
        </w:rPr>
        <w:t>BioRxiv</w:t>
      </w:r>
      <w:r w:rsidRPr="00BB6B2C">
        <w:rPr>
          <w:rFonts w:ascii="Times New Roman" w:hAnsi="Times New Roman" w:cs="Times New Roman"/>
          <w:noProof/>
          <w:sz w:val="24"/>
          <w:szCs w:val="24"/>
        </w:rPr>
        <w:t>, 649772. doi: 10.1101/649772</w:t>
      </w:r>
    </w:p>
    <w:p w14:paraId="2312BF5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Lowe, W. H., &amp; Allendorf, F. W. (2010). What can genetics tell us about population connectivity?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w:t>
      </w:r>
      <w:r w:rsidRPr="00BB6B2C">
        <w:rPr>
          <w:rFonts w:ascii="Times New Roman" w:hAnsi="Times New Roman" w:cs="Times New Roman"/>
          <w:noProof/>
          <w:sz w:val="24"/>
          <w:szCs w:val="24"/>
        </w:rPr>
        <w:t>(15), 3038–3051. doi: 10.1111/j.1365-294X.2010.04688.x</w:t>
      </w:r>
    </w:p>
    <w:p w14:paraId="2142F3E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Manel, S., &amp; Holderegger, R. (2013). Ten years of landscape genetics. </w:t>
      </w:r>
      <w:r w:rsidRPr="00BB6B2C">
        <w:rPr>
          <w:rFonts w:ascii="Times New Roman" w:hAnsi="Times New Roman" w:cs="Times New Roman"/>
          <w:i/>
          <w:iCs/>
          <w:noProof/>
          <w:sz w:val="24"/>
          <w:szCs w:val="24"/>
        </w:rPr>
        <w:t>Trends in Ecology &amp;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28</w:t>
      </w:r>
      <w:r w:rsidRPr="00BB6B2C">
        <w:rPr>
          <w:rFonts w:ascii="Times New Roman" w:hAnsi="Times New Roman" w:cs="Times New Roman"/>
          <w:noProof/>
          <w:sz w:val="24"/>
          <w:szCs w:val="24"/>
        </w:rPr>
        <w:t>(10), 614–621. doi: 10.1016/j.tree.2013.05.012</w:t>
      </w:r>
    </w:p>
    <w:p w14:paraId="2092A39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Manel, S., Schwartz, M. K., Luikart, G., &amp; Taberlet, P. (2003). Landscape genetics: combining </w:t>
      </w:r>
      <w:r w:rsidRPr="00BB6B2C">
        <w:rPr>
          <w:rFonts w:ascii="Times New Roman" w:hAnsi="Times New Roman" w:cs="Times New Roman"/>
          <w:noProof/>
          <w:sz w:val="24"/>
          <w:szCs w:val="24"/>
        </w:rPr>
        <w:lastRenderedPageBreak/>
        <w:t xml:space="preserve">landscape ecology and population genetics. </w:t>
      </w:r>
      <w:r w:rsidRPr="00BB6B2C">
        <w:rPr>
          <w:rFonts w:ascii="Times New Roman" w:hAnsi="Times New Roman" w:cs="Times New Roman"/>
          <w:i/>
          <w:iCs/>
          <w:noProof/>
          <w:sz w:val="24"/>
          <w:szCs w:val="24"/>
        </w:rPr>
        <w:t>Trends in Ecology &amp;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18</w:t>
      </w:r>
      <w:r w:rsidRPr="00BB6B2C">
        <w:rPr>
          <w:rFonts w:ascii="Times New Roman" w:hAnsi="Times New Roman" w:cs="Times New Roman"/>
          <w:noProof/>
          <w:sz w:val="24"/>
          <w:szCs w:val="24"/>
        </w:rPr>
        <w:t>(4), 189–197. doi: 10.1016/S0169-5347(03)00008-9</w:t>
      </w:r>
    </w:p>
    <w:p w14:paraId="349B32DF"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166</w:t>
      </w:r>
      <w:r w:rsidRPr="00BB6B2C">
        <w:rPr>
          <w:rFonts w:ascii="Times New Roman" w:hAnsi="Times New Roman" w:cs="Times New Roman"/>
          <w:noProof/>
          <w:sz w:val="24"/>
          <w:szCs w:val="24"/>
        </w:rPr>
        <w:t>(1), 351–372. doi: 10.1534/genetics.166.1.351</w:t>
      </w:r>
    </w:p>
    <w:p w14:paraId="40FB6C6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Maruyama, T., &amp; Fuerstt, P. A. (1985). POPULATION BOTTLENECKS AND NONEQUILIBRIUM MODELS IN POPULATION GENETICS. 11. NUMBER O F ALLELES IN A SMALL POPULATION T H A T WAS FORMED BY A RECENT BOTTLENECK HE fate of genes in a population that experiences a sudden reduction in.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111</w:t>
      </w:r>
      <w:r w:rsidRPr="00BB6B2C">
        <w:rPr>
          <w:rFonts w:ascii="Times New Roman" w:hAnsi="Times New Roman" w:cs="Times New Roman"/>
          <w:noProof/>
          <w:sz w:val="24"/>
          <w:szCs w:val="24"/>
        </w:rPr>
        <w:t>(3), 675–689. Retrieved from https://www.ncbi.nlm.nih.gov/pmc/articles/PMC1202664/pdf/675.pdf</w:t>
      </w:r>
    </w:p>
    <w:p w14:paraId="0879972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BB6B2C">
        <w:rPr>
          <w:rFonts w:ascii="Times New Roman" w:hAnsi="Times New Roman" w:cs="Times New Roman"/>
          <w:i/>
          <w:iCs/>
          <w:noProof/>
          <w:sz w:val="24"/>
          <w:szCs w:val="24"/>
        </w:rPr>
        <w:t>Genome</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13</w:t>
      </w:r>
      <w:r w:rsidRPr="00BB6B2C">
        <w:rPr>
          <w:rFonts w:ascii="Times New Roman" w:hAnsi="Times New Roman" w:cs="Times New Roman"/>
          <w:noProof/>
          <w:sz w:val="24"/>
          <w:szCs w:val="24"/>
        </w:rPr>
        <w:t>(July), 1–13. doi: 10.1139/gen-2019-0004</w:t>
      </w:r>
    </w:p>
    <w:p w14:paraId="3BA7E1A6"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BB6B2C">
        <w:rPr>
          <w:rFonts w:ascii="Times New Roman" w:hAnsi="Times New Roman" w:cs="Times New Roman"/>
          <w:i/>
          <w:iCs/>
          <w:noProof/>
          <w:sz w:val="24"/>
          <w:szCs w:val="24"/>
        </w:rPr>
        <w:t>Methods in 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7</w:t>
      </w:r>
      <w:r w:rsidRPr="00BB6B2C">
        <w:rPr>
          <w:rFonts w:ascii="Times New Roman" w:hAnsi="Times New Roman" w:cs="Times New Roman"/>
          <w:noProof/>
          <w:sz w:val="24"/>
          <w:szCs w:val="24"/>
        </w:rPr>
        <w:t>(1), 80–89. doi: 10.1111/2041-210X.12466</w:t>
      </w:r>
    </w:p>
    <w:p w14:paraId="32885F2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Paradis, E. (2010). Pegas: An R package for population genetics with an integrated-modular approach.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26</w:t>
      </w:r>
      <w:r w:rsidRPr="00BB6B2C">
        <w:rPr>
          <w:rFonts w:ascii="Times New Roman" w:hAnsi="Times New Roman" w:cs="Times New Roman"/>
          <w:noProof/>
          <w:sz w:val="24"/>
          <w:szCs w:val="24"/>
        </w:rPr>
        <w:t>(3), 419–420. doi: 10.1093/bioinformatics/btp696</w:t>
      </w:r>
    </w:p>
    <w:p w14:paraId="34B7C18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lastRenderedPageBreak/>
        <w:t xml:space="preserve">Paz-Vinas, I., Loot, G., Stevens, V. M., &amp; Blanchet, S. (2015). Evolutionary processes driving spatial patterns of intraspecific genetic diversity in river ecosystems.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24</w:t>
      </w:r>
      <w:r w:rsidRPr="00BB6B2C">
        <w:rPr>
          <w:rFonts w:ascii="Times New Roman" w:hAnsi="Times New Roman" w:cs="Times New Roman"/>
          <w:noProof/>
          <w:sz w:val="24"/>
          <w:szCs w:val="24"/>
        </w:rPr>
        <w:t>(18), 4586–4604. doi: 10.1111/mec.13345</w:t>
      </w:r>
    </w:p>
    <w:p w14:paraId="08870CE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Prunier, J. G., Kaufmann, B., Fenet, S., Picard, D., Pompanon, F., Joly, P., &amp; Lena, J. P. (2013). Optimizing the trade-off between spatial and genetic sampling efforts in patchy populations: Towards a better assessment of functional connectivity using an individual-based sampling scheme.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22</w:t>
      </w:r>
      <w:r w:rsidRPr="00BB6B2C">
        <w:rPr>
          <w:rFonts w:ascii="Times New Roman" w:hAnsi="Times New Roman" w:cs="Times New Roman"/>
          <w:noProof/>
          <w:sz w:val="24"/>
          <w:szCs w:val="24"/>
        </w:rPr>
        <w:t>(22), 5516–5530. doi: 10.1111/mec.12499</w:t>
      </w:r>
    </w:p>
    <w:p w14:paraId="4007367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 Core Team. (2019). </w:t>
      </w:r>
      <w:r w:rsidRPr="00BB6B2C">
        <w:rPr>
          <w:rFonts w:ascii="Times New Roman" w:hAnsi="Times New Roman" w:cs="Times New Roman"/>
          <w:i/>
          <w:iCs/>
          <w:noProof/>
          <w:sz w:val="24"/>
          <w:szCs w:val="24"/>
        </w:rPr>
        <w:t>R: A language and environment for statistical computing</w:t>
      </w:r>
      <w:r w:rsidRPr="00BB6B2C">
        <w:rPr>
          <w:rFonts w:ascii="Times New Roman" w:hAnsi="Times New Roman" w:cs="Times New Roman"/>
          <w:noProof/>
          <w:sz w:val="24"/>
          <w:szCs w:val="24"/>
        </w:rPr>
        <w:t>. Retrieved from https://www.r-project.org/</w:t>
      </w:r>
    </w:p>
    <w:p w14:paraId="6FC040D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Rousset, F. (1997). Genetic Differentiation and Estimation of Gene Flow from FStatistics Under Isolation by Distance.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145</w:t>
      </w:r>
      <w:r w:rsidRPr="00BB6B2C">
        <w:rPr>
          <w:rFonts w:ascii="Times New Roman" w:hAnsi="Times New Roman" w:cs="Times New Roman"/>
          <w:noProof/>
          <w:sz w:val="24"/>
          <w:szCs w:val="24"/>
        </w:rPr>
        <w:t>(4), 1219–1228.</w:t>
      </w:r>
    </w:p>
    <w:p w14:paraId="3D83CC3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Rousset, F., &amp; Ferdy, J.-B. (2014). Testing environmental and genetic effects in the presence of spatial autocorrelation. </w:t>
      </w:r>
      <w:r w:rsidRPr="00BB6B2C">
        <w:rPr>
          <w:rFonts w:ascii="Times New Roman" w:hAnsi="Times New Roman" w:cs="Times New Roman"/>
          <w:i/>
          <w:iCs/>
          <w:noProof/>
          <w:sz w:val="24"/>
          <w:szCs w:val="24"/>
        </w:rPr>
        <w:t>Ecography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37</w:t>
      </w:r>
      <w:r w:rsidRPr="00BB6B2C">
        <w:rPr>
          <w:rFonts w:ascii="Times New Roman" w:hAnsi="Times New Roman" w:cs="Times New Roman"/>
          <w:noProof/>
          <w:sz w:val="24"/>
          <w:szCs w:val="24"/>
        </w:rPr>
        <w:t>(December 2013), 781–790. doi: 10.1111/ecog.00566</w:t>
      </w:r>
    </w:p>
    <w:p w14:paraId="043D8996"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RStudio Team. (2018). </w:t>
      </w:r>
      <w:r w:rsidRPr="00BB6B2C">
        <w:rPr>
          <w:rFonts w:ascii="Times New Roman" w:hAnsi="Times New Roman" w:cs="Times New Roman"/>
          <w:i/>
          <w:iCs/>
          <w:noProof/>
          <w:sz w:val="24"/>
          <w:szCs w:val="24"/>
        </w:rPr>
        <w:t>RStudio: Integrated Development for R</w:t>
      </w:r>
      <w:r w:rsidRPr="00BB6B2C">
        <w:rPr>
          <w:rFonts w:ascii="Times New Roman" w:hAnsi="Times New Roman" w:cs="Times New Roman"/>
          <w:noProof/>
          <w:sz w:val="24"/>
          <w:szCs w:val="24"/>
        </w:rPr>
        <w:t>. Retrieved from http://www.rstudio.com/</w:t>
      </w:r>
    </w:p>
    <w:p w14:paraId="47D3F6C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BB6B2C">
        <w:rPr>
          <w:rFonts w:ascii="Times New Roman" w:hAnsi="Times New Roman" w:cs="Times New Roman"/>
          <w:i/>
          <w:iCs/>
          <w:noProof/>
          <w:sz w:val="24"/>
          <w:szCs w:val="24"/>
        </w:rPr>
        <w:t>Conservation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w:t>
      </w:r>
      <w:r w:rsidRPr="00BB6B2C">
        <w:rPr>
          <w:rFonts w:ascii="Times New Roman" w:hAnsi="Times New Roman" w:cs="Times New Roman"/>
          <w:noProof/>
          <w:sz w:val="24"/>
          <w:szCs w:val="24"/>
        </w:rPr>
        <w:t>(2), 375–385. doi: 10.1007/s10592-009-0044-5</w:t>
      </w:r>
    </w:p>
    <w:p w14:paraId="29AF7F2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w:t>
      </w:r>
      <w:r w:rsidRPr="00BB6B2C">
        <w:rPr>
          <w:rFonts w:ascii="Times New Roman" w:hAnsi="Times New Roman" w:cs="Times New Roman"/>
          <w:noProof/>
          <w:sz w:val="24"/>
          <w:szCs w:val="24"/>
        </w:rPr>
        <w:lastRenderedPageBreak/>
        <w:t xml:space="preserve">modeling. </w:t>
      </w:r>
      <w:r w:rsidRPr="00BB6B2C">
        <w:rPr>
          <w:rFonts w:ascii="Times New Roman" w:hAnsi="Times New Roman" w:cs="Times New Roman"/>
          <w:i/>
          <w:iCs/>
          <w:noProof/>
          <w:sz w:val="24"/>
          <w:szCs w:val="24"/>
        </w:rPr>
        <w:t>Scientific Reports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(1), 1–9. doi: 10.1038/s41598-019-43435-9</w:t>
      </w:r>
    </w:p>
    <w:p w14:paraId="4CAE8204"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Shimadzu, H., Dornelas, M., &amp; Magurran, A. E. (2015). Measuring temporal turnover in ecological communities. </w:t>
      </w:r>
      <w:r w:rsidRPr="00BB6B2C">
        <w:rPr>
          <w:rFonts w:ascii="Times New Roman" w:hAnsi="Times New Roman" w:cs="Times New Roman"/>
          <w:i/>
          <w:iCs/>
          <w:noProof/>
          <w:sz w:val="24"/>
          <w:szCs w:val="24"/>
        </w:rPr>
        <w:t>Methods in 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6</w:t>
      </w:r>
      <w:r w:rsidRPr="00BB6B2C">
        <w:rPr>
          <w:rFonts w:ascii="Times New Roman" w:hAnsi="Times New Roman" w:cs="Times New Roman"/>
          <w:noProof/>
          <w:sz w:val="24"/>
          <w:szCs w:val="24"/>
        </w:rPr>
        <w:t>(12), 1384–1394. doi: 10.1111/2041-210X.12438</w:t>
      </w:r>
    </w:p>
    <w:p w14:paraId="5DBEB4C9"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BB6B2C">
        <w:rPr>
          <w:rFonts w:ascii="Times New Roman" w:hAnsi="Times New Roman" w:cs="Times New Roman"/>
          <w:i/>
          <w:iCs/>
          <w:noProof/>
          <w:sz w:val="24"/>
          <w:szCs w:val="24"/>
        </w:rPr>
        <w:t>Molecular Biology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31</w:t>
      </w:r>
      <w:r w:rsidRPr="00BB6B2C">
        <w:rPr>
          <w:rFonts w:ascii="Times New Roman" w:hAnsi="Times New Roman" w:cs="Times New Roman"/>
          <w:noProof/>
          <w:sz w:val="24"/>
          <w:szCs w:val="24"/>
        </w:rPr>
        <w:t>(9), 2516–2527. doi: 10.1093/molbev/msu192</w:t>
      </w:r>
    </w:p>
    <w:p w14:paraId="782A5AF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Wagner, H. H., &amp; Fortin, M.-J. (2013). A conceptual framework for the spatial analysis of landscape genetic data. </w:t>
      </w:r>
      <w:r w:rsidRPr="00BB6B2C">
        <w:rPr>
          <w:rFonts w:ascii="Times New Roman" w:hAnsi="Times New Roman" w:cs="Times New Roman"/>
          <w:i/>
          <w:iCs/>
          <w:noProof/>
          <w:sz w:val="24"/>
          <w:szCs w:val="24"/>
        </w:rPr>
        <w:t>Conservation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14</w:t>
      </w:r>
      <w:r w:rsidRPr="00BB6B2C">
        <w:rPr>
          <w:rFonts w:ascii="Times New Roman" w:hAnsi="Times New Roman" w:cs="Times New Roman"/>
          <w:noProof/>
          <w:sz w:val="24"/>
          <w:szCs w:val="24"/>
        </w:rPr>
        <w:t>(2), 253–261. doi: 10.1007/s10592-012-0391-5</w:t>
      </w:r>
    </w:p>
    <w:p w14:paraId="0BF158D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BB6B2C">
        <w:rPr>
          <w:rFonts w:ascii="Times New Roman" w:hAnsi="Times New Roman" w:cs="Times New Roman"/>
          <w:i/>
          <w:iCs/>
          <w:noProof/>
          <w:sz w:val="24"/>
          <w:szCs w:val="24"/>
        </w:rPr>
        <w:t>Canadian Journal of Forest Research</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1348</w:t>
      </w:r>
      <w:r w:rsidRPr="00BB6B2C">
        <w:rPr>
          <w:rFonts w:ascii="Times New Roman" w:hAnsi="Times New Roman" w:cs="Times New Roman"/>
          <w:noProof/>
          <w:sz w:val="24"/>
          <w:szCs w:val="24"/>
        </w:rPr>
        <w:t>(September), 1339–1348. doi: 10.1139/cjfr-2018-0417</w:t>
      </w:r>
    </w:p>
    <w:p w14:paraId="44E98A6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BB6B2C">
        <w:rPr>
          <w:rFonts w:ascii="Times New Roman" w:hAnsi="Times New Roman" w:cs="Times New Roman"/>
          <w:noProof/>
          <w:sz w:val="24"/>
          <w:szCs w:val="24"/>
        </w:rPr>
        <w:t xml:space="preserve">Wright, S. (1943). Isolation by Distance.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28</w:t>
      </w:r>
      <w:r w:rsidRPr="00BB6B2C">
        <w:rPr>
          <w:rFonts w:ascii="Times New Roman" w:hAnsi="Times New Roman" w:cs="Times New Roman"/>
          <w:noProof/>
          <w:sz w:val="24"/>
          <w:szCs w:val="24"/>
        </w:rPr>
        <w:t>(2), 114–138.</w:t>
      </w:r>
    </w:p>
    <w:p w14:paraId="52BF2944" w14:textId="77777777" w:rsidR="004E13A5" w:rsidRPr="0007763B"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i/>
          <w:iCs/>
          <w:sz w:val="24"/>
          <w:szCs w:val="24"/>
        </w:rPr>
      </w:pPr>
      <w:r w:rsidRPr="0007763B">
        <w:rPr>
          <w:rFonts w:ascii="Times New Roman" w:eastAsia="Times New Roman" w:hAnsi="Times New Roman" w:cs="Times New Roman"/>
          <w:sz w:val="24"/>
          <w:szCs w:val="24"/>
        </w:rPr>
        <w:fldChar w:fldCharType="end"/>
      </w: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 WITTISCHE" w:date="2019-11-06T22:25:00Z" w:initials="JW">
    <w:p w14:paraId="51C0FC20" w14:textId="24FB6B66" w:rsidR="00E535D3" w:rsidRDefault="00E535D3">
      <w:pPr>
        <w:pStyle w:val="CommentText"/>
      </w:pPr>
      <w:r>
        <w:rPr>
          <w:rStyle w:val="CommentReference"/>
        </w:rPr>
        <w:annotationRef/>
      </w:r>
      <w:r>
        <w:t>I planned to write it once you are happy with the manuscript and we have a journal target set.</w:t>
      </w:r>
    </w:p>
  </w:comment>
  <w:comment w:id="1" w:author="Patrick James" w:date="2019-11-12T15:43:00Z" w:initials="PJ">
    <w:p w14:paraId="5B961317" w14:textId="4A9434B4" w:rsidR="00E535D3" w:rsidRDefault="00E535D3">
      <w:pPr>
        <w:pStyle w:val="CommentText"/>
      </w:pPr>
      <w:r>
        <w:rPr>
          <w:rStyle w:val="CommentReference"/>
        </w:rPr>
        <w:annotationRef/>
      </w:r>
      <w:r>
        <w:t>Ok!</w:t>
      </w:r>
    </w:p>
  </w:comment>
  <w:comment w:id="40" w:author="Patrick James" w:date="2019-11-12T15:55:00Z" w:initials="PJ">
    <w:p w14:paraId="59D8DD48" w14:textId="3AD960A5" w:rsidR="00E535D3" w:rsidRDefault="00E535D3">
      <w:pPr>
        <w:pStyle w:val="CommentText"/>
      </w:pPr>
      <w:r>
        <w:rPr>
          <w:rStyle w:val="CommentReference"/>
        </w:rPr>
        <w:annotationRef/>
      </w:r>
      <w:r>
        <w:t>Too many refs</w:t>
      </w:r>
    </w:p>
  </w:comment>
  <w:comment w:id="43" w:author="Patrick James" w:date="2019-11-12T15:56:00Z" w:initials="PJ">
    <w:p w14:paraId="25C77F9E" w14:textId="0E092FA3" w:rsidR="00E535D3" w:rsidRDefault="00E535D3">
      <w:pPr>
        <w:pStyle w:val="CommentText"/>
      </w:pPr>
      <w:r>
        <w:rPr>
          <w:rStyle w:val="CommentReference"/>
        </w:rPr>
        <w:annotationRef/>
      </w:r>
      <w:r>
        <w:rPr>
          <w:rFonts w:ascii="Times New Roman" w:eastAsia="Times New Roman" w:hAnsi="Times New Roman" w:cs="Times New Roman"/>
          <w:sz w:val="24"/>
          <w:szCs w:val="24"/>
        </w:rPr>
        <w:t xml:space="preserve">Sentence needed to describe the specifically (historical) spatial focus of LG before highlighting need to temporal. Emulate argument from </w:t>
      </w:r>
      <w:proofErr w:type="spellStart"/>
      <w:r>
        <w:rPr>
          <w:rFonts w:ascii="Times New Roman" w:eastAsia="Times New Roman" w:hAnsi="Times New Roman" w:cs="Times New Roman"/>
          <w:sz w:val="24"/>
          <w:szCs w:val="24"/>
        </w:rPr>
        <w:t>Draheim</w:t>
      </w:r>
      <w:proofErr w:type="spellEnd"/>
    </w:p>
  </w:comment>
  <w:comment w:id="50" w:author="Patrick James" w:date="2019-11-12T15:57:00Z" w:initials="PJ">
    <w:p w14:paraId="0DD4AC3B" w14:textId="324F5ABB" w:rsidR="00E535D3" w:rsidRDefault="00E535D3">
      <w:pPr>
        <w:pStyle w:val="CommentText"/>
      </w:pPr>
      <w:r>
        <w:rPr>
          <w:rStyle w:val="CommentReference"/>
        </w:rPr>
        <w:annotationRef/>
      </w:r>
      <w:r>
        <w:t xml:space="preserve">This is not sufficiently formal </w:t>
      </w:r>
      <w:proofErr w:type="spellStart"/>
      <w:r>
        <w:t>imo</w:t>
      </w:r>
      <w:proofErr w:type="spellEnd"/>
    </w:p>
  </w:comment>
  <w:comment w:id="61" w:author="Patrick James" w:date="2019-11-12T15:59:00Z" w:initials="PJ">
    <w:p w14:paraId="5B5E5F2F" w14:textId="43DB0F26" w:rsidR="00E535D3" w:rsidRDefault="00E535D3">
      <w:pPr>
        <w:pStyle w:val="CommentText"/>
      </w:pPr>
      <w:r>
        <w:rPr>
          <w:rStyle w:val="CommentReference"/>
        </w:rPr>
        <w:annotationRef/>
      </w:r>
      <w:r>
        <w:t>Or population?</w:t>
      </w:r>
    </w:p>
  </w:comment>
  <w:comment w:id="53" w:author="Patrick James" w:date="2019-11-12T15:58:00Z" w:initials="PJ">
    <w:p w14:paraId="5FBC8719" w14:textId="17CE5633" w:rsidR="00E535D3" w:rsidRDefault="00E535D3">
      <w:pPr>
        <w:pStyle w:val="CommentText"/>
      </w:pPr>
      <w:r>
        <w:rPr>
          <w:rStyle w:val="CommentReference"/>
        </w:rPr>
        <w:annotationRef/>
      </w:r>
      <w:r>
        <w:t xml:space="preserve">Break this into two sentences – assertion, simple and clear, followed by example. </w:t>
      </w:r>
    </w:p>
  </w:comment>
  <w:comment w:id="70" w:author="Patrick James" w:date="2019-11-12T16:00:00Z" w:initials="PJ">
    <w:p w14:paraId="67C2A156" w14:textId="0EA288ED" w:rsidR="00E535D3" w:rsidRDefault="00E535D3">
      <w:pPr>
        <w:pStyle w:val="CommentText"/>
      </w:pPr>
      <w:r>
        <w:rPr>
          <w:rStyle w:val="CommentReference"/>
        </w:rPr>
        <w:annotationRef/>
      </w:r>
      <w:r>
        <w:t>You need to back up and explain this idea before talking about it in this way. Remember the reader has no idea what you are talking about yet</w:t>
      </w:r>
    </w:p>
  </w:comment>
  <w:comment w:id="77" w:author="Patrick James" w:date="2019-11-12T16:06:00Z" w:initials="PJ">
    <w:p w14:paraId="0CA67885" w14:textId="39232220" w:rsidR="00E535D3" w:rsidRDefault="00E535D3">
      <w:pPr>
        <w:pStyle w:val="CommentText"/>
      </w:pPr>
      <w:r>
        <w:rPr>
          <w:rStyle w:val="CommentReference"/>
        </w:rPr>
        <w:annotationRef/>
      </w:r>
      <w:r>
        <w:t xml:space="preserve">This may be circular… </w:t>
      </w:r>
    </w:p>
  </w:comment>
  <w:comment w:id="86" w:author="Patrick James" w:date="2019-11-12T16:15:00Z" w:initials="PJ">
    <w:p w14:paraId="32234292" w14:textId="531686BD" w:rsidR="00E535D3" w:rsidRDefault="00E535D3">
      <w:pPr>
        <w:pStyle w:val="CommentText"/>
      </w:pPr>
      <w:r>
        <w:rPr>
          <w:rStyle w:val="CommentReference"/>
        </w:rPr>
        <w:annotationRef/>
      </w:r>
      <w:r>
        <w:t xml:space="preserve">This is a placeholder. You need to specific very clearly the idea you are testing in this paper. </w:t>
      </w:r>
    </w:p>
  </w:comment>
  <w:comment w:id="104" w:author="Patrick James" w:date="2019-11-12T16:20:00Z" w:initials="PJ">
    <w:p w14:paraId="4A58207C" w14:textId="4253629A" w:rsidR="00E535D3" w:rsidRDefault="00E535D3">
      <w:pPr>
        <w:pStyle w:val="CommentText"/>
      </w:pPr>
      <w:r>
        <w:rPr>
          <w:rStyle w:val="CommentReference"/>
        </w:rPr>
        <w:annotationRef/>
      </w:r>
      <w:r>
        <w:t>You should unpack some of these references above</w:t>
      </w:r>
    </w:p>
  </w:comment>
  <w:comment w:id="111" w:author="Patrick James" w:date="2019-11-12T16:22:00Z" w:initials="PJ">
    <w:p w14:paraId="491793BE" w14:textId="730684D1" w:rsidR="00E535D3" w:rsidRDefault="00E535D3">
      <w:pPr>
        <w:pStyle w:val="CommentText"/>
      </w:pPr>
      <w:r>
        <w:rPr>
          <w:rStyle w:val="CommentReference"/>
        </w:rPr>
        <w:annotationRef/>
      </w:r>
      <w:r>
        <w:t>To do what?</w:t>
      </w:r>
    </w:p>
  </w:comment>
  <w:comment w:id="112" w:author="Patrick James" w:date="2019-11-12T16:22:00Z" w:initials="PJ">
    <w:p w14:paraId="5C222ADA" w14:textId="3FBF0C92" w:rsidR="00E535D3" w:rsidRDefault="00E535D3">
      <w:pPr>
        <w:pStyle w:val="CommentText"/>
      </w:pPr>
      <w:r>
        <w:rPr>
          <w:rStyle w:val="CommentReference"/>
        </w:rPr>
        <w:annotationRef/>
      </w:r>
      <w:r>
        <w:t>This is very technical and you haven’t talked about genomic data really yet so this detail doesn’t seem to fit. Is it necessary? Expand or omit</w:t>
      </w:r>
    </w:p>
  </w:comment>
  <w:comment w:id="115" w:author="Patrick James" w:date="2019-11-12T16:23:00Z" w:initials="PJ">
    <w:p w14:paraId="1F5202A6" w14:textId="4A966278" w:rsidR="00E535D3" w:rsidRDefault="00E535D3">
      <w:pPr>
        <w:pStyle w:val="CommentText"/>
      </w:pPr>
      <w:r>
        <w:rPr>
          <w:rStyle w:val="CommentReference"/>
        </w:rPr>
        <w:annotationRef/>
      </w:r>
      <w:r>
        <w:t xml:space="preserve">Great. However, this idea, this objective, is still a bit weak in the rest of the introduction. Or, … here you need to remind us why you want to do that. What good does it serve. Just spit it out!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26" w:author="Patrick James" w:date="2019-11-12T16:32:00Z" w:initials="PJ">
    <w:p w14:paraId="17B1752B" w14:textId="683B51C8" w:rsidR="00E535D3" w:rsidRDefault="00E535D3">
      <w:pPr>
        <w:pStyle w:val="CommentText"/>
      </w:pPr>
      <w:r>
        <w:rPr>
          <w:rStyle w:val="CommentReference"/>
        </w:rPr>
        <w:annotationRef/>
      </w:r>
      <w:r>
        <w:t>Remove – not needed – if you want you can come back to this idea in the discussion. Otherwise the application of permutation approach can be included in the TBI description below</w:t>
      </w:r>
    </w:p>
  </w:comment>
  <w:comment w:id="179" w:author="Patrick James" w:date="2019-11-12T16:40:00Z" w:initials="PJ">
    <w:p w14:paraId="70651312" w14:textId="34B3B5CC" w:rsidR="00E535D3" w:rsidRDefault="00E535D3">
      <w:pPr>
        <w:pStyle w:val="CommentText"/>
      </w:pPr>
      <w:r>
        <w:rPr>
          <w:rStyle w:val="CommentReference"/>
        </w:rPr>
        <w:annotationRef/>
      </w:r>
      <w:r>
        <w:t>Conservation application / significance?</w:t>
      </w:r>
    </w:p>
  </w:comment>
  <w:comment w:id="180" w:author="Patrick James" w:date="2019-11-12T16:40:00Z" w:initials="PJ">
    <w:p w14:paraId="3E042CDD" w14:textId="7B5E6734" w:rsidR="00E535D3" w:rsidRDefault="00E535D3">
      <w:pPr>
        <w:pStyle w:val="CommentText"/>
      </w:pPr>
      <w:r>
        <w:rPr>
          <w:rStyle w:val="CommentReference"/>
        </w:rPr>
        <w:annotationRef/>
      </w:r>
      <w:r>
        <w:t>This is a bit vague – suggest omit</w:t>
      </w:r>
    </w:p>
  </w:comment>
  <w:comment w:id="182" w:author="Patrick James" w:date="2019-11-12T16:42:00Z" w:initials="PJ">
    <w:p w14:paraId="6FAA2FCC" w14:textId="5B94C55A" w:rsidR="00E535D3" w:rsidRDefault="00E535D3">
      <w:pPr>
        <w:pStyle w:val="CommentText"/>
      </w:pPr>
      <w:r>
        <w:rPr>
          <w:rStyle w:val="CommentReference"/>
        </w:rPr>
        <w:annotationRef/>
      </w:r>
      <w:r>
        <w:t xml:space="preserve">I still feel that these so-called events that you are interested in :detecting” require more emphasis.. what is the community ecology example? These events are an integral part of the argument in </w:t>
      </w:r>
      <w:proofErr w:type="spellStart"/>
      <w:r>
        <w:t>favour</w:t>
      </w:r>
      <w:proofErr w:type="spellEnd"/>
      <w:r>
        <w:t xml:space="preserve"> of needing this tool – so perhaps we should spend a bit of time describing clearly what in fact they are. Perhaps a paragraph above to replace the (removed) permutation paragraph. </w:t>
      </w:r>
    </w:p>
  </w:comment>
  <w:comment w:id="183" w:author="Patrick James" w:date="2019-11-12T16:45:00Z" w:initials="PJ">
    <w:p w14:paraId="7563F3AB" w14:textId="53B62039" w:rsidR="00E535D3" w:rsidRDefault="00E535D3">
      <w:pPr>
        <w:pStyle w:val="CommentText"/>
      </w:pPr>
      <w:r>
        <w:rPr>
          <w:rStyle w:val="CommentReference"/>
        </w:rPr>
        <w:annotationRef/>
      </w:r>
      <w:proofErr w:type="spellStart"/>
      <w:r>
        <w:t>Preciser</w:t>
      </w:r>
      <w:proofErr w:type="spellEnd"/>
      <w:r>
        <w:t xml:space="preserve"> </w:t>
      </w:r>
      <w:proofErr w:type="spellStart"/>
      <w:r>
        <w:t>stp</w:t>
      </w:r>
      <w:proofErr w:type="spellEnd"/>
    </w:p>
  </w:comment>
  <w:comment w:id="192" w:author="Julian WITTISCHE" w:date="2019-11-04T14:37:00Z" w:initials="JW">
    <w:p w14:paraId="2B27B992" w14:textId="7536B542" w:rsidR="00E535D3" w:rsidRDefault="00E535D3">
      <w:pPr>
        <w:pStyle w:val="CommentText"/>
      </w:pPr>
      <w:r>
        <w:rPr>
          <w:rStyle w:val="CommentReference"/>
        </w:rPr>
        <w:annotationRef/>
      </w:r>
      <w:r>
        <w:t xml:space="preserve">Ideally I would like to reanalyze everything with the new </w:t>
      </w:r>
      <w:proofErr w:type="spellStart"/>
      <w:r>
        <w:t>genind</w:t>
      </w:r>
      <w:proofErr w:type="spellEnd"/>
      <w:r>
        <w:t xml:space="preserve">-based function I wrote instead of the original TBI function because 1) I am not 100% sure the Chord distance computation is done perfectly when we use genotypic frequencies, 2) my function can readily take microsatellite and possibly other non SNP genetic data SNP, 3) because being </w:t>
      </w:r>
      <w:proofErr w:type="spellStart"/>
      <w:r>
        <w:t>genind</w:t>
      </w:r>
      <w:proofErr w:type="spellEnd"/>
      <w:r>
        <w:t xml:space="preserve">-ready gives potential users more incentive to try it out, and because I could maybe contribute it to the </w:t>
      </w:r>
      <w:proofErr w:type="spellStart"/>
      <w:r>
        <w:t>adegenet</w:t>
      </w:r>
      <w:proofErr w:type="spellEnd"/>
      <w:r>
        <w:t xml:space="preserve"> package if </w:t>
      </w:r>
      <w:proofErr w:type="spellStart"/>
      <w:r>
        <w:t>Jombart</w:t>
      </w:r>
      <w:proofErr w:type="spellEnd"/>
      <w:r>
        <w:t xml:space="preserve"> would be interested. The main conclusions from the results should not change but two things would need to be updated in the methods: the distance function used and the p-value thresholds I used. I can use a job array to reanalyze everything and I guess it would take about a week.</w:t>
      </w:r>
    </w:p>
  </w:comment>
  <w:comment w:id="193" w:author="Patrick James" w:date="2019-11-12T16:48:00Z" w:initials="PJ">
    <w:p w14:paraId="3D34EE97" w14:textId="5A1AE6C0" w:rsidR="00E535D3" w:rsidRDefault="00E535D3">
      <w:pPr>
        <w:pStyle w:val="CommentText"/>
      </w:pPr>
      <w:r>
        <w:rPr>
          <w:rStyle w:val="CommentReference"/>
        </w:rPr>
        <w:annotationRef/>
      </w:r>
      <w:r>
        <w:t xml:space="preserve">I suggest do it. </w:t>
      </w:r>
    </w:p>
  </w:comment>
  <w:comment w:id="206" w:author="Patrick James" w:date="2019-11-12T16:57:00Z" w:initials="PJ">
    <w:p w14:paraId="147309B0" w14:textId="3763341C" w:rsidR="00E535D3" w:rsidRDefault="00E535D3">
      <w:pPr>
        <w:pStyle w:val="CommentText"/>
      </w:pPr>
      <w:r>
        <w:rPr>
          <w:rStyle w:val="CommentReference"/>
        </w:rPr>
        <w:annotationRef/>
      </w:r>
      <w:r>
        <w:t xml:space="preserve">Hmm. Rewrite I think. Do you mean “compared”. And perhaps more importantly, why does this matter? </w:t>
      </w:r>
    </w:p>
  </w:comment>
  <w:comment w:id="207" w:author="Patrick James" w:date="2019-11-12T17:02:00Z" w:initials="PJ">
    <w:p w14:paraId="24C90E10" w14:textId="4CEC19EC" w:rsidR="00E535D3" w:rsidRDefault="00E535D3">
      <w:pPr>
        <w:pStyle w:val="CommentText"/>
      </w:pPr>
      <w:r>
        <w:rPr>
          <w:rStyle w:val="CommentReference"/>
        </w:rPr>
        <w:annotationRef/>
      </w:r>
      <w:r>
        <w:t>Add introductory sentence on the importance of permutation here?</w:t>
      </w:r>
    </w:p>
  </w:comment>
  <w:comment w:id="209" w:author="Patrick James" w:date="2019-11-12T17:02:00Z" w:initials="PJ">
    <w:p w14:paraId="73D2F554" w14:textId="174207A9" w:rsidR="00E535D3" w:rsidRDefault="00E535D3">
      <w:pPr>
        <w:pStyle w:val="CommentText"/>
      </w:pPr>
      <w:r>
        <w:rPr>
          <w:rStyle w:val="CommentReference"/>
        </w:rPr>
        <w:annotationRef/>
      </w:r>
      <w:r>
        <w:t xml:space="preserve">Make the correct inference? </w:t>
      </w:r>
    </w:p>
  </w:comment>
  <w:comment w:id="231" w:author="Patrick James" w:date="2019-11-12T17:07:00Z" w:initials="PJ">
    <w:p w14:paraId="7095D579" w14:textId="1C894D10" w:rsidR="00E535D3" w:rsidRDefault="00E535D3">
      <w:pPr>
        <w:pStyle w:val="CommentText"/>
      </w:pPr>
      <w:r>
        <w:rPr>
          <w:rStyle w:val="CommentReference"/>
        </w:rPr>
        <w:annotationRef/>
      </w:r>
      <w:proofErr w:type="spellStart"/>
      <w:r>
        <w:t>Oui</w:t>
      </w:r>
      <w:proofErr w:type="spellEnd"/>
      <w:r>
        <w:t>?</w:t>
      </w:r>
    </w:p>
  </w:comment>
  <w:comment w:id="250" w:author="Patrick James" w:date="2019-11-12T17:08:00Z" w:initials="PJ">
    <w:p w14:paraId="5EEE1C94" w14:textId="11B164A5" w:rsidR="00E535D3" w:rsidRDefault="00E535D3">
      <w:pPr>
        <w:pStyle w:val="CommentText"/>
      </w:pPr>
      <w:r>
        <w:rPr>
          <w:rStyle w:val="CommentReference"/>
        </w:rPr>
        <w:annotationRef/>
      </w:r>
      <w:r>
        <w:t xml:space="preserve">You may want to consider if you need all this justification. Or, to move some to the discussion. </w:t>
      </w:r>
    </w:p>
  </w:comment>
  <w:comment w:id="259" w:author="Patrick James" w:date="2019-10-16T12:58:00Z" w:initials="PJ">
    <w:p w14:paraId="2E2F8DC0" w14:textId="77777777" w:rsidR="00E535D3" w:rsidRDefault="00E535D3" w:rsidP="008A2F5F">
      <w:pPr>
        <w:pStyle w:val="CommentText"/>
      </w:pPr>
      <w:r>
        <w:rPr>
          <w:rStyle w:val="CommentReference"/>
        </w:rPr>
        <w:annotationRef/>
      </w:r>
      <w:r>
        <w:t>Quite small, no?</w:t>
      </w:r>
    </w:p>
  </w:comment>
  <w:comment w:id="257" w:author="Julian WITTISCHE" w:date="2019-10-24T18:28:00Z" w:initials="JW">
    <w:p w14:paraId="715DD7FD" w14:textId="1E5B18FE" w:rsidR="00E535D3" w:rsidRDefault="00E535D3" w:rsidP="008A2F5F">
      <w:pPr>
        <w:pStyle w:val="CommentText"/>
      </w:pPr>
      <w:r>
        <w:rPr>
          <w:rStyle w:val="CommentReference"/>
        </w:rPr>
        <w:annotationRef/>
      </w:r>
      <w:r>
        <w:t>I agree. If it is a concern, I think 25 populations is enough to use permutations. Also, time series studies rarely have more. I can quite easily execute larger simulations if needed. It will take some time but it should be easy now, with all the things I have set up. This smaller size allowed me to simulate a bunch of different scenarios quite quickly.</w:t>
      </w:r>
    </w:p>
  </w:comment>
  <w:comment w:id="258" w:author="Patrick James" w:date="2019-11-12T16:52:00Z" w:initials="PJ">
    <w:p w14:paraId="27945A73" w14:textId="503D5B1D" w:rsidR="00E535D3" w:rsidRDefault="00E535D3">
      <w:pPr>
        <w:pStyle w:val="CommentText"/>
      </w:pPr>
      <w:r>
        <w:rPr>
          <w:rStyle w:val="CommentReference"/>
        </w:rPr>
        <w:annotationRef/>
      </w:r>
      <w:r>
        <w:t>My feeling is that this grid should be larger for the simulation to be robust.</w:t>
      </w:r>
    </w:p>
  </w:comment>
  <w:comment w:id="261" w:author="Patrick James" w:date="2019-11-12T17:12:00Z" w:initials="PJ">
    <w:p w14:paraId="65A9BF44" w14:textId="5EF0FDAF" w:rsidR="00E535D3" w:rsidRDefault="00E535D3">
      <w:pPr>
        <w:pStyle w:val="CommentText"/>
      </w:pPr>
      <w:r>
        <w:rPr>
          <w:rStyle w:val="CommentReference"/>
        </w:rPr>
        <w:annotationRef/>
      </w:r>
      <w:r>
        <w:t>When did sampling take place?</w:t>
      </w:r>
    </w:p>
  </w:comment>
  <w:comment w:id="263" w:author="Patrick James" w:date="2019-11-12T17:13:00Z" w:initials="PJ">
    <w:p w14:paraId="5E410B19" w14:textId="1F4D5F4A" w:rsidR="00E535D3" w:rsidRDefault="00E535D3">
      <w:pPr>
        <w:pStyle w:val="CommentText"/>
      </w:pPr>
      <w:r>
        <w:rPr>
          <w:rStyle w:val="CommentReference"/>
        </w:rPr>
        <w:annotationRef/>
      </w:r>
      <w:r>
        <w:t xml:space="preserve">This paragraph should not be under the heading of demographic events. </w:t>
      </w:r>
    </w:p>
  </w:comment>
  <w:comment w:id="264" w:author="Patrick James" w:date="2019-11-12T17:14:00Z" w:initials="PJ">
    <w:p w14:paraId="764D6B8D" w14:textId="476A93E3" w:rsidR="00E535D3" w:rsidRDefault="00E535D3">
      <w:pPr>
        <w:pStyle w:val="CommentText"/>
      </w:pPr>
      <w:r>
        <w:rPr>
          <w:rStyle w:val="CommentReference"/>
        </w:rPr>
        <w:annotationRef/>
      </w:r>
      <w:r>
        <w:t xml:space="preserve">Present these ideas in the introduction where indicated. </w:t>
      </w:r>
    </w:p>
  </w:comment>
  <w:comment w:id="272" w:author="Patrick James" w:date="2019-11-12T17:15:00Z" w:initials="PJ">
    <w:p w14:paraId="6A681754" w14:textId="04A6A140" w:rsidR="00E535D3" w:rsidRDefault="00E535D3">
      <w:pPr>
        <w:pStyle w:val="CommentText"/>
      </w:pPr>
      <w:r>
        <w:rPr>
          <w:rStyle w:val="CommentReference"/>
        </w:rPr>
        <w:annotationRef/>
      </w:r>
      <w:r>
        <w:t>Vs. dispersal?</w:t>
      </w:r>
    </w:p>
  </w:comment>
  <w:comment w:id="282" w:author="Patrick James" w:date="2019-11-12T17:21:00Z" w:initials="PJ">
    <w:p w14:paraId="0943A2FA" w14:textId="12D2A53A" w:rsidR="00E535D3" w:rsidRDefault="00E535D3">
      <w:pPr>
        <w:pStyle w:val="CommentText"/>
      </w:pPr>
      <w:r>
        <w:rPr>
          <w:rStyle w:val="CommentReference"/>
        </w:rPr>
        <w:annotationRef/>
      </w:r>
      <w:r>
        <w:t>But only the immigration one, right?</w:t>
      </w:r>
    </w:p>
  </w:comment>
  <w:comment w:id="286" w:author="Patrick James" w:date="2019-11-12T17:21:00Z" w:initials="PJ">
    <w:p w14:paraId="49D6A4FC" w14:textId="2BA52EEB" w:rsidR="00E535D3" w:rsidRDefault="00E535D3">
      <w:pPr>
        <w:pStyle w:val="CommentText"/>
      </w:pPr>
      <w:r>
        <w:rPr>
          <w:rStyle w:val="CommentReference"/>
        </w:rPr>
        <w:annotationRef/>
      </w:r>
      <w:r>
        <w:t>This is contradictory</w:t>
      </w:r>
    </w:p>
  </w:comment>
  <w:comment w:id="287" w:author="Patrick James" w:date="2019-11-12T17:22:00Z" w:initials="PJ">
    <w:p w14:paraId="7B05CA34" w14:textId="3B76A6BC" w:rsidR="00E535D3" w:rsidRDefault="00E535D3">
      <w:pPr>
        <w:pStyle w:val="CommentText"/>
      </w:pPr>
      <w:r>
        <w:rPr>
          <w:rStyle w:val="CommentReference"/>
        </w:rPr>
        <w:annotationRef/>
      </w:r>
      <w:r>
        <w:t>“demographic event” rather?</w:t>
      </w:r>
    </w:p>
  </w:comment>
  <w:comment w:id="295" w:author="Julian WITTISCHE" w:date="2019-10-30T20:12:00Z" w:initials="JW">
    <w:p w14:paraId="2C3697B8" w14:textId="3F84B85C" w:rsidR="00E535D3" w:rsidRDefault="00E535D3">
      <w:pPr>
        <w:pStyle w:val="CommentText"/>
      </w:pPr>
      <w:r>
        <w:rPr>
          <w:rStyle w:val="CommentReference"/>
        </w:rPr>
        <w:annotationRef/>
      </w:r>
      <w:r>
        <w:t xml:space="preserve">The rescaling is necessary in order to get a probability, and is automatic in </w:t>
      </w:r>
      <w:proofErr w:type="spellStart"/>
      <w:r>
        <w:t>CDMetaPOP</w:t>
      </w:r>
      <w:proofErr w:type="spellEnd"/>
      <w:r>
        <w:t xml:space="preserve"> (I checked the code to write the equation you did not like), because as you stated, it is not a negative exponential, despite Erin mentioning it. I understand it was confusing but the rescaling in Paul’s paper was exactly the same (we used the same option).</w:t>
      </w:r>
      <w:r>
        <w:br/>
      </w:r>
      <w:r>
        <w:br/>
        <w:t>I tried to make this section simpler and more straightforward.</w:t>
      </w:r>
    </w:p>
  </w:comment>
  <w:comment w:id="296" w:author="Patrick James" w:date="2019-11-12T17:23:00Z" w:initials="PJ">
    <w:p w14:paraId="56D57725" w14:textId="7A0393C5" w:rsidR="00E535D3" w:rsidRDefault="00E535D3">
      <w:pPr>
        <w:pStyle w:val="CommentText"/>
      </w:pPr>
      <w:r>
        <w:rPr>
          <w:rStyle w:val="CommentReference"/>
        </w:rPr>
        <w:annotationRef/>
      </w:r>
      <w:r>
        <w:t>Ok, I much prefer this. However, B is still not defined. Is this normal?</w:t>
      </w:r>
    </w:p>
  </w:comment>
  <w:comment w:id="297" w:author="Julian WITTISCHE" w:date="2019-10-30T20:54:00Z" w:initials="JW">
    <w:p w14:paraId="57492CF8" w14:textId="4FB54D51" w:rsidR="00E535D3" w:rsidRDefault="00E535D3">
      <w:pPr>
        <w:pStyle w:val="CommentText"/>
      </w:pPr>
      <w:r>
        <w:rPr>
          <w:rStyle w:val="CommentReference"/>
        </w:rPr>
        <w:annotationRef/>
      </w:r>
      <w:r>
        <w:t>I could redo simulations with absorbing borders and test if this is crippling to the testing relevance, or if you think this is unacceptable. Simulations with absorbing borders take longer.</w:t>
      </w:r>
    </w:p>
  </w:comment>
  <w:comment w:id="298" w:author="Patrick James" w:date="2019-11-12T17:24:00Z" w:initials="PJ">
    <w:p w14:paraId="64A3E10B" w14:textId="2C4816B1" w:rsidR="00E535D3" w:rsidRDefault="00E535D3">
      <w:pPr>
        <w:pStyle w:val="CommentText"/>
      </w:pPr>
      <w:r>
        <w:rPr>
          <w:rStyle w:val="CommentReference"/>
        </w:rPr>
        <w:annotationRef/>
      </w:r>
      <w:r>
        <w:t>Ok, but instead of saying what you didn’t do, can you specify what it is you did do? Were the borders reflective then? Torus?</w:t>
      </w:r>
    </w:p>
  </w:comment>
  <w:comment w:id="301" w:author="Patrick James" w:date="2019-11-12T17:25:00Z" w:initials="PJ">
    <w:p w14:paraId="3E2D7F83" w14:textId="510F9643" w:rsidR="00E535D3" w:rsidRDefault="00E535D3">
      <w:pPr>
        <w:pStyle w:val="CommentText"/>
      </w:pPr>
      <w:r>
        <w:rPr>
          <w:rStyle w:val="CommentReference"/>
        </w:rPr>
        <w:annotationRef/>
      </w:r>
      <w:r>
        <w:t xml:space="preserve">Aha! Here’s B! – indicate what B represents when you present the equation and mention that you elaborate below… </w:t>
      </w:r>
    </w:p>
  </w:comment>
  <w:comment w:id="302" w:author="Patrick James" w:date="2019-10-16T13:00:00Z" w:initials="PJ">
    <w:p w14:paraId="438750EF" w14:textId="136BDD69" w:rsidR="00E535D3" w:rsidRDefault="00E535D3">
      <w:pPr>
        <w:pStyle w:val="CommentText"/>
      </w:pPr>
      <w:r>
        <w:rPr>
          <w:rStyle w:val="CommentReference"/>
        </w:rPr>
        <w:annotationRef/>
      </w:r>
      <w:r>
        <w:t>Why 5? Possible to look at a longer time scale?</w:t>
      </w:r>
    </w:p>
  </w:comment>
  <w:comment w:id="303" w:author="Julian WITTISCHE" w:date="2019-10-25T15:03:00Z" w:initials="JW">
    <w:p w14:paraId="18225602" w14:textId="2B1C7B95" w:rsidR="00E535D3" w:rsidRDefault="00E535D3">
      <w:pPr>
        <w:pStyle w:val="CommentText"/>
      </w:pPr>
      <w:r>
        <w:rPr>
          <w:rStyle w:val="CommentReference"/>
        </w:rPr>
        <w:annotationRef/>
      </w:r>
      <w:r>
        <w:t>We could go up to +-10 with the current simulations. Would take some computation time but I could use job arrays on Cedar. Otherwise, we would need new simulations.</w:t>
      </w:r>
    </w:p>
  </w:comment>
  <w:comment w:id="304" w:author="Patrick James" w:date="2019-11-12T17:34:00Z" w:initials="PJ">
    <w:p w14:paraId="426933F2" w14:textId="11EFDA9D" w:rsidR="00E535D3" w:rsidRDefault="00E535D3">
      <w:pPr>
        <w:pStyle w:val="CommentText"/>
      </w:pPr>
      <w:r>
        <w:rPr>
          <w:rStyle w:val="CommentReference"/>
        </w:rPr>
        <w:annotationRef/>
      </w:r>
      <w:r>
        <w:t xml:space="preserve">I don’t think the question is very relevant at a short time scale of only 5 years. Extending to 10 would be preferable, and then you will need to justify this horizon on the basis of things beyond computational limitation (i.e., expected biological processes) </w:t>
      </w:r>
    </w:p>
  </w:comment>
  <w:comment w:id="305" w:author="Patrick James" w:date="2019-10-16T13:01:00Z" w:initials="PJ">
    <w:p w14:paraId="2C19C01D" w14:textId="69D13B9E" w:rsidR="00E535D3" w:rsidRDefault="00E535D3">
      <w:pPr>
        <w:pStyle w:val="CommentText"/>
      </w:pPr>
      <w:r>
        <w:rPr>
          <w:rStyle w:val="CommentReference"/>
        </w:rPr>
        <w:annotationRef/>
      </w:r>
      <w:r>
        <w:t xml:space="preserve">I don’ </w:t>
      </w:r>
      <w:proofErr w:type="spellStart"/>
      <w:r>
        <w:t>tunderstand</w:t>
      </w:r>
      <w:proofErr w:type="spellEnd"/>
      <w:r>
        <w:t xml:space="preserve"> – why only 2 scenarios?</w:t>
      </w:r>
    </w:p>
  </w:comment>
  <w:comment w:id="306" w:author="Julian WITTISCHE" w:date="2019-10-25T16:05:00Z" w:initials="JW">
    <w:p w14:paraId="6E376F69" w14:textId="3BFC7836" w:rsidR="00E535D3" w:rsidRDefault="00E535D3">
      <w:pPr>
        <w:pStyle w:val="CommentText"/>
      </w:pPr>
      <w:r>
        <w:rPr>
          <w:rStyle w:val="CommentReference"/>
        </w:rPr>
        <w:annotationRef/>
      </w:r>
      <w:r>
        <w:t>It was too much comp time and wouldn’t be done quickly enough for the first draft. I chose those two because having the two most extremes scenarios gave us an informative subsets of the results. I have been getting back to using Compute Canada to do that quickly, I will do it later.</w:t>
      </w:r>
    </w:p>
  </w:comment>
  <w:comment w:id="307" w:author="Patrick James" w:date="2019-11-12T17:36:00Z" w:initials="PJ">
    <w:p w14:paraId="39A26684" w14:textId="6BC1F6F3" w:rsidR="00E535D3" w:rsidRDefault="00E535D3">
      <w:pPr>
        <w:pStyle w:val="CommentText"/>
      </w:pPr>
      <w:r>
        <w:rPr>
          <w:rStyle w:val="CommentReference"/>
        </w:rPr>
        <w:annotationRef/>
      </w:r>
      <w:r>
        <w:t xml:space="preserve">Ok, so long as you use all of the scenarios. </w:t>
      </w:r>
    </w:p>
  </w:comment>
  <w:comment w:id="308" w:author="Patrick James" w:date="2019-10-16T13:11:00Z" w:initials="PJ">
    <w:p w14:paraId="4B0B29D9" w14:textId="64D24791" w:rsidR="00E535D3" w:rsidRDefault="00E535D3">
      <w:pPr>
        <w:pStyle w:val="CommentText"/>
      </w:pPr>
      <w:r>
        <w:rPr>
          <w:rStyle w:val="CommentReference"/>
        </w:rPr>
        <w:annotationRef/>
      </w:r>
      <w:r>
        <w:t xml:space="preserve">Fine for the thesis, but I think this could be removed from the actual paper. </w:t>
      </w:r>
    </w:p>
  </w:comment>
  <w:comment w:id="309" w:author="Julian WITTISCHE" w:date="2019-10-25T16:16:00Z" w:initials="JW">
    <w:p w14:paraId="3F3055F3" w14:textId="3203ED0C" w:rsidR="00E535D3" w:rsidRDefault="00E535D3">
      <w:pPr>
        <w:pStyle w:val="CommentText"/>
      </w:pPr>
      <w:r>
        <w:rPr>
          <w:rStyle w:val="CommentReference"/>
        </w:rPr>
        <w:annotationRef/>
      </w:r>
      <w:r>
        <w:t>Several of the students and postdoc who have read or have talked with me about this project, have spoken in favor of this addition as it expands the pool of users. Analysis takes more time than simulation for microsatellites.</w:t>
      </w:r>
    </w:p>
  </w:comment>
  <w:comment w:id="310" w:author="Patrick James" w:date="2019-11-12T17:37:00Z" w:initials="PJ">
    <w:p w14:paraId="0B2BB97F" w14:textId="42178991" w:rsidR="00E535D3" w:rsidRDefault="00E535D3">
      <w:pPr>
        <w:pStyle w:val="CommentText"/>
      </w:pPr>
      <w:r>
        <w:rPr>
          <w:rStyle w:val="CommentReference"/>
        </w:rPr>
        <w:annotationRef/>
      </w:r>
      <w:r>
        <w:t>Ok, but in general my feeling is to be careful to not let the “tail wag the dog” when considering uptake of your research</w:t>
      </w:r>
    </w:p>
  </w:comment>
  <w:comment w:id="315" w:author="Patrick James" w:date="2019-11-12T17:38:00Z" w:initials="PJ">
    <w:p w14:paraId="375AB897" w14:textId="3AA5C0DE" w:rsidR="00E535D3" w:rsidRDefault="00E535D3">
      <w:pPr>
        <w:pStyle w:val="CommentText"/>
      </w:pPr>
      <w:r>
        <w:rPr>
          <w:rStyle w:val="CommentReference"/>
        </w:rPr>
        <w:annotationRef/>
      </w:r>
      <w:r>
        <w:t>This is awkward as a term – can you refine (throughout)</w:t>
      </w:r>
    </w:p>
  </w:comment>
  <w:comment w:id="329" w:author="Patrick James" w:date="2019-11-12T17:44:00Z" w:initials="PJ">
    <w:p w14:paraId="60D406D8" w14:textId="38D8977E" w:rsidR="00E535D3" w:rsidRDefault="00E535D3">
      <w:pPr>
        <w:pStyle w:val="CommentText"/>
      </w:pPr>
      <w:r>
        <w:rPr>
          <w:rStyle w:val="CommentReference"/>
        </w:rPr>
        <w:annotationRef/>
      </w:r>
      <w:r>
        <w:t xml:space="preserve">This will be irrelevant to readers.. just describe the permutation </w:t>
      </w:r>
      <w:proofErr w:type="spellStart"/>
      <w:r>
        <w:t>apprapoch</w:t>
      </w:r>
      <w:proofErr w:type="spellEnd"/>
      <w:r>
        <w:t xml:space="preserve"> that was superior </w:t>
      </w:r>
    </w:p>
  </w:comment>
  <w:comment w:id="330" w:author="Patrick James" w:date="2019-11-12T17:45:00Z" w:initials="PJ">
    <w:p w14:paraId="6838A1C6" w14:textId="62AD4D9F" w:rsidR="00E535D3" w:rsidRDefault="00E535D3">
      <w:pPr>
        <w:pStyle w:val="CommentText"/>
      </w:pPr>
      <w:r>
        <w:rPr>
          <w:rStyle w:val="CommentReference"/>
        </w:rPr>
        <w:annotationRef/>
      </w:r>
      <w:r>
        <w:t>Same – describe specifically the method – not using shorthand.</w:t>
      </w:r>
    </w:p>
  </w:comment>
  <w:comment w:id="331" w:author="Patrick James" w:date="2019-11-12T17:45:00Z" w:initials="PJ">
    <w:p w14:paraId="2D87BAC2" w14:textId="23EB8804" w:rsidR="00E535D3" w:rsidRDefault="00E535D3">
      <w:pPr>
        <w:pStyle w:val="CommentText"/>
      </w:pPr>
      <w:r>
        <w:rPr>
          <w:rStyle w:val="CommentReference"/>
        </w:rPr>
        <w:annotationRef/>
      </w:r>
      <w:r>
        <w:t xml:space="preserve">This does not read professionally. </w:t>
      </w:r>
    </w:p>
  </w:comment>
  <w:comment w:id="332" w:author="Patrick James" w:date="2019-11-12T17:45:00Z" w:initials="PJ">
    <w:p w14:paraId="1DCDC1E5" w14:textId="1DE4F3E4" w:rsidR="00E535D3" w:rsidRDefault="00E535D3">
      <w:pPr>
        <w:pStyle w:val="CommentText"/>
      </w:pPr>
      <w:r>
        <w:rPr>
          <w:rStyle w:val="CommentReference"/>
        </w:rPr>
        <w:annotationRef/>
      </w:r>
      <w:r>
        <w:t>Requires complete overhaul</w:t>
      </w:r>
    </w:p>
  </w:comment>
  <w:comment w:id="335" w:author="Patrick James" w:date="2019-11-12T17:46:00Z" w:initials="PJ">
    <w:p w14:paraId="3E5C6613" w14:textId="201EF9F7" w:rsidR="00E535D3" w:rsidRDefault="00E535D3">
      <w:pPr>
        <w:pStyle w:val="CommentText"/>
      </w:pPr>
      <w:r>
        <w:rPr>
          <w:rStyle w:val="CommentReference"/>
        </w:rPr>
        <w:annotationRef/>
      </w:r>
      <w:r>
        <w:t>? landscape size? Or.. ?</w:t>
      </w:r>
    </w:p>
  </w:comment>
  <w:comment w:id="342" w:author="Patrick James" w:date="2019-11-12T17:46:00Z" w:initials="PJ">
    <w:p w14:paraId="712849F4" w14:textId="111CB045" w:rsidR="00E535D3" w:rsidRDefault="00E535D3">
      <w:pPr>
        <w:pStyle w:val="CommentText"/>
      </w:pPr>
      <w:r>
        <w:rPr>
          <w:rStyle w:val="CommentReference"/>
        </w:rPr>
        <w:annotationRef/>
      </w:r>
      <w:r>
        <w:t>I’m not sure I get what is meant here by limited data sets…  I think you should define this issue earlier, and then not return to it – unless to discuss in the … discussion.</w:t>
      </w:r>
    </w:p>
  </w:comment>
  <w:comment w:id="346" w:author="Patrick James" w:date="2019-11-12T17:51:00Z" w:initials="PJ">
    <w:p w14:paraId="7C1A95BB" w14:textId="697F13E4" w:rsidR="00E535D3" w:rsidRDefault="00E535D3">
      <w:pPr>
        <w:pStyle w:val="CommentText"/>
      </w:pPr>
      <w:r>
        <w:rPr>
          <w:rStyle w:val="CommentReference"/>
        </w:rPr>
        <w:annotationRef/>
      </w:r>
      <w:r>
        <w:t xml:space="preserve">This confused me a bit – what do you mean by grouping? Taking the average? This is what one is supposed to do with replicates, but also one expects a CI. Can you rephrase… and include a CI in Fig 2 if it is relevant? I’s like to see all FPR and FNR curves together on the same panel so one can compare more directly. </w:t>
      </w:r>
    </w:p>
  </w:comment>
  <w:comment w:id="352" w:author="Patrick James" w:date="2019-11-12T17:49:00Z" w:initials="PJ">
    <w:p w14:paraId="34C92AE0" w14:textId="214D63A6" w:rsidR="00E535D3" w:rsidRDefault="00E535D3">
      <w:pPr>
        <w:pStyle w:val="CommentText"/>
      </w:pPr>
      <w:r>
        <w:rPr>
          <w:rStyle w:val="CommentReference"/>
        </w:rPr>
        <w:annotationRef/>
      </w:r>
      <w:r>
        <w:t>This term should be dropped. Either “significant” or just change.</w:t>
      </w:r>
    </w:p>
  </w:comment>
  <w:comment w:id="353" w:author="Patrick James" w:date="2019-11-12T17:53:00Z" w:initials="PJ">
    <w:p w14:paraId="4B2AF08A" w14:textId="5D38C3F3" w:rsidR="00E535D3" w:rsidRDefault="00E535D3">
      <w:pPr>
        <w:pStyle w:val="CommentText"/>
      </w:pPr>
      <w:r>
        <w:rPr>
          <w:rStyle w:val="CommentReference"/>
        </w:rPr>
        <w:annotationRef/>
      </w:r>
      <w:r>
        <w:t>Again – I think this needs a change – you wouldn’t say “when grouping samples subjects to the same experimental treatment” you would report on the results of the treatment using a mean and SD.</w:t>
      </w:r>
    </w:p>
  </w:comment>
  <w:comment w:id="366" w:author="Patrick James" w:date="2019-11-12T17:56:00Z" w:initials="PJ">
    <w:p w14:paraId="03232684" w14:textId="7B7F7A3C" w:rsidR="00E535D3" w:rsidRDefault="00E535D3">
      <w:pPr>
        <w:pStyle w:val="CommentText"/>
      </w:pPr>
      <w:r>
        <w:rPr>
          <w:rStyle w:val="CommentReference"/>
        </w:rPr>
        <w:annotationRef/>
      </w:r>
      <w:r>
        <w:t xml:space="preserve">This is getting a bit sloppy. </w:t>
      </w:r>
    </w:p>
  </w:comment>
  <w:comment w:id="376" w:author="Patrick James" w:date="2019-11-12T17:58:00Z" w:initials="PJ">
    <w:p w14:paraId="2935123D" w14:textId="03602BF2" w:rsidR="00E535D3" w:rsidRDefault="00E535D3">
      <w:pPr>
        <w:pStyle w:val="CommentText"/>
      </w:pPr>
      <w:r>
        <w:rPr>
          <w:rStyle w:val="CommentReference"/>
        </w:rPr>
        <w:annotationRef/>
      </w:r>
      <w:r>
        <w:t xml:space="preserve">Of what? The scenarios are comprised of multiple factors – we should refer to the factor that is </w:t>
      </w:r>
      <w:proofErr w:type="spellStart"/>
      <w:r>
        <w:t>ot</w:t>
      </w:r>
      <w:proofErr w:type="spellEnd"/>
      <w:r>
        <w:t xml:space="preserve"> affecting the results.. if it is all of them, then we need to say so. </w:t>
      </w:r>
    </w:p>
  </w:comment>
  <w:comment w:id="377" w:author="Patrick James" w:date="2019-11-12T17:58:00Z" w:initials="PJ">
    <w:p w14:paraId="1B828310" w14:textId="02997B54" w:rsidR="00E535D3" w:rsidRDefault="00E535D3">
      <w:pPr>
        <w:pStyle w:val="CommentText"/>
      </w:pPr>
      <w:r>
        <w:rPr>
          <w:rStyle w:val="CommentReference"/>
        </w:rPr>
        <w:annotationRef/>
      </w:r>
      <w:r>
        <w:t>Specify what is meant here</w:t>
      </w:r>
    </w:p>
  </w:comment>
  <w:comment w:id="378" w:author="Patrick James" w:date="2019-11-12T17:59:00Z" w:initials="PJ">
    <w:p w14:paraId="551CF76B" w14:textId="21C2121B" w:rsidR="00E535D3" w:rsidRDefault="00E535D3">
      <w:pPr>
        <w:pStyle w:val="CommentText"/>
      </w:pPr>
      <w:r>
        <w:rPr>
          <w:rStyle w:val="CommentReference"/>
        </w:rPr>
        <w:annotationRef/>
      </w:r>
      <w:r>
        <w:t>confusing</w:t>
      </w:r>
    </w:p>
  </w:comment>
  <w:comment w:id="388" w:author="Julian WITTISCHE" w:date="2019-10-09T03:07:00Z" w:initials="JW">
    <w:p w14:paraId="25992E1E" w14:textId="565C3635" w:rsidR="00E535D3" w:rsidRDefault="00E535D3">
      <w:pPr>
        <w:pStyle w:val="CommentText"/>
      </w:pPr>
      <w:r>
        <w:rPr>
          <w:rStyle w:val="CommentReference"/>
        </w:rPr>
        <w:annotationRef/>
      </w:r>
      <w:r>
        <w:t>As stated in the methods, I only investigated done scenario (180 reps) for microsatellite. I can run it on other scenarios later of needed. One scenario takes a day to simulate and another to be analyzed in R.</w:t>
      </w:r>
    </w:p>
  </w:comment>
  <w:comment w:id="389" w:author="Patrick James" w:date="2019-11-12T18:05:00Z" w:initials="PJ">
    <w:p w14:paraId="44EA6602" w14:textId="0B3E1880" w:rsidR="00E535D3" w:rsidRDefault="00E535D3">
      <w:pPr>
        <w:pStyle w:val="CommentText"/>
      </w:pPr>
      <w:r>
        <w:rPr>
          <w:rStyle w:val="CommentReference"/>
        </w:rPr>
        <w:annotationRef/>
      </w:r>
      <w:r>
        <w:t xml:space="preserve">In general, the </w:t>
      </w:r>
      <w:proofErr w:type="spellStart"/>
      <w:r>
        <w:t>discussin</w:t>
      </w:r>
      <w:proofErr w:type="spellEnd"/>
      <w:r>
        <w:t xml:space="preserve"> needs to talk about 1) the genetic phenomenon you are interested in, and b) the methods and technical aspects of your approach. It </w:t>
      </w:r>
      <w:proofErr w:type="spellStart"/>
      <w:r>
        <w:t>woul</w:t>
      </w:r>
      <w:proofErr w:type="spellEnd"/>
      <w:r>
        <w:t xml:space="preserve"> </w:t>
      </w:r>
      <w:proofErr w:type="spellStart"/>
      <w:r>
        <w:t>dbebest</w:t>
      </w:r>
      <w:proofErr w:type="spellEnd"/>
      <w:r>
        <w:t xml:space="preserve"> not to mix the two too much, I think.</w:t>
      </w:r>
    </w:p>
  </w:comment>
  <w:comment w:id="390" w:author="Patrick James" w:date="2019-11-12T18:02:00Z" w:initials="PJ">
    <w:p w14:paraId="5DFEAEAC" w14:textId="61C65F78" w:rsidR="00E535D3" w:rsidRDefault="00E535D3">
      <w:pPr>
        <w:pStyle w:val="CommentText"/>
      </w:pPr>
      <w:r>
        <w:rPr>
          <w:rStyle w:val="CommentReference"/>
        </w:rPr>
        <w:annotationRef/>
      </w:r>
      <w:r>
        <w:t xml:space="preserve">Revisit and present he case for why we need to know about the genetic legacies of “punctual” demographic events. With an example, ideally. </w:t>
      </w:r>
    </w:p>
  </w:comment>
  <w:comment w:id="391" w:author="Patrick James" w:date="2019-11-12T18:01:00Z" w:initials="PJ">
    <w:p w14:paraId="6A4A93D9" w14:textId="5D4736EB" w:rsidR="00E535D3" w:rsidRDefault="00E535D3">
      <w:pPr>
        <w:pStyle w:val="CommentText"/>
      </w:pPr>
      <w:r>
        <w:rPr>
          <w:rStyle w:val="CommentReference"/>
        </w:rPr>
        <w:annotationRef/>
      </w:r>
      <w:r>
        <w:t>You need to repackage this. Here, you are effectively telling everyone with new. Limited (but likely difficult to obtain) SNP datasets, that their data are of “poor quality”</w:t>
      </w:r>
    </w:p>
  </w:comment>
  <w:comment w:id="401" w:author="Patrick James" w:date="2019-11-12T18:04:00Z" w:initials="PJ">
    <w:p w14:paraId="3C8F2280" w14:textId="759549F6" w:rsidR="00E535D3" w:rsidRDefault="00E535D3">
      <w:pPr>
        <w:pStyle w:val="CommentText"/>
      </w:pPr>
      <w:r>
        <w:rPr>
          <w:rStyle w:val="CommentReference"/>
        </w:rPr>
        <w:annotationRef/>
      </w:r>
      <w:r>
        <w:t>Detect what?</w:t>
      </w:r>
    </w:p>
  </w:comment>
  <w:comment w:id="402" w:author="Patrick James" w:date="2019-11-12T18:04:00Z" w:initials="PJ">
    <w:p w14:paraId="7B434665" w14:textId="3F0BDB57" w:rsidR="00E535D3" w:rsidRDefault="00E535D3">
      <w:pPr>
        <w:pStyle w:val="CommentText"/>
      </w:pPr>
      <w:r>
        <w:rPr>
          <w:rStyle w:val="CommentReference"/>
        </w:rPr>
        <w:annotationRef/>
      </w:r>
      <w:r>
        <w:t>What?</w:t>
      </w:r>
    </w:p>
  </w:comment>
  <w:comment w:id="406" w:author="Patrick James" w:date="2019-11-12T18:06:00Z" w:initials="PJ">
    <w:p w14:paraId="67217E03" w14:textId="2AB34D12" w:rsidR="00E535D3" w:rsidRDefault="00E535D3">
      <w:pPr>
        <w:pStyle w:val="CommentText"/>
      </w:pPr>
      <w:r>
        <w:rPr>
          <w:rStyle w:val="CommentReference"/>
        </w:rPr>
        <w:annotationRef/>
      </w:r>
      <w:r>
        <w:t>Unclear – requires more background,</w:t>
      </w:r>
    </w:p>
  </w:comment>
  <w:comment w:id="412" w:author="Patrick James" w:date="2019-11-12T18:07:00Z" w:initials="PJ">
    <w:p w14:paraId="4943CF1C" w14:textId="2564FC86" w:rsidR="00E535D3" w:rsidRDefault="00E535D3">
      <w:pPr>
        <w:pStyle w:val="CommentText"/>
      </w:pPr>
      <w:r>
        <w:rPr>
          <w:rStyle w:val="CommentReference"/>
        </w:rPr>
        <w:annotationRef/>
      </w:r>
      <w:r>
        <w:t>How does this contrast with the community data the TBI has used previously?</w:t>
      </w:r>
    </w:p>
  </w:comment>
  <w:comment w:id="414" w:author="Patrick James" w:date="2019-11-12T18:07:00Z" w:initials="PJ">
    <w:p w14:paraId="28EC53F6" w14:textId="5547F554" w:rsidR="00E535D3" w:rsidRDefault="00E535D3">
      <w:pPr>
        <w:pStyle w:val="CommentText"/>
      </w:pPr>
      <w:r>
        <w:rPr>
          <w:rStyle w:val="CommentReference"/>
        </w:rPr>
        <w:annotationRef/>
      </w:r>
      <w:r>
        <w:t>elaborate</w:t>
      </w:r>
    </w:p>
  </w:comment>
  <w:comment w:id="416" w:author="Patrick James" w:date="2019-11-12T18:08:00Z" w:initials="PJ">
    <w:p w14:paraId="086604FB" w14:textId="1EE33236" w:rsidR="00E535D3" w:rsidRDefault="00E535D3">
      <w:pPr>
        <w:pStyle w:val="CommentText"/>
      </w:pPr>
      <w:r>
        <w:rPr>
          <w:rStyle w:val="CommentReference"/>
        </w:rPr>
        <w:annotationRef/>
      </w:r>
      <w:r>
        <w:t>I strongly recommend a paragraph that brings this issue back to reality and discusses actual potential applications with real-world context</w:t>
      </w:r>
    </w:p>
  </w:comment>
  <w:comment w:id="423" w:author="Patrick James" w:date="2019-11-12T18:10:00Z" w:initials="PJ">
    <w:p w14:paraId="4B8CEF89" w14:textId="04A74C14" w:rsidR="00AD4106" w:rsidRDefault="00AD4106">
      <w:pPr>
        <w:pStyle w:val="CommentText"/>
      </w:pPr>
      <w:r>
        <w:rPr>
          <w:rStyle w:val="CommentReference"/>
        </w:rPr>
        <w:annotationRef/>
      </w:r>
      <w:r>
        <w:t>Sentence seems broken</w:t>
      </w:r>
    </w:p>
  </w:comment>
  <w:comment w:id="424" w:author="Patrick James" w:date="2019-11-12T18:11:00Z" w:initials="PJ">
    <w:p w14:paraId="211E5543" w14:textId="1ADEE4DB" w:rsidR="00AD4106" w:rsidRDefault="00AD4106">
      <w:pPr>
        <w:pStyle w:val="CommentText"/>
      </w:pPr>
      <w:r>
        <w:rPr>
          <w:rStyle w:val="CommentReference"/>
        </w:rPr>
        <w:annotationRef/>
      </w:r>
      <w:r>
        <w:t xml:space="preserve">Let’s not end on a technical note – bring it back to the biology / conservation aspect </w:t>
      </w:r>
      <w:bookmarkStart w:id="425" w:name="_GoBack"/>
      <w:bookmarkEnd w:id="425"/>
      <w:r>
        <w:t>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C0FC20" w15:done="0"/>
  <w15:commentEx w15:paraId="5B961317" w15:paraIdParent="51C0FC20" w15:done="0"/>
  <w15:commentEx w15:paraId="59D8DD48" w15:done="0"/>
  <w15:commentEx w15:paraId="25C77F9E" w15:done="0"/>
  <w15:commentEx w15:paraId="0DD4AC3B" w15:done="0"/>
  <w15:commentEx w15:paraId="5B5E5F2F" w15:done="0"/>
  <w15:commentEx w15:paraId="5FBC8719" w15:done="0"/>
  <w15:commentEx w15:paraId="67C2A156" w15:done="0"/>
  <w15:commentEx w15:paraId="0CA67885" w15:done="0"/>
  <w15:commentEx w15:paraId="32234292" w15:done="0"/>
  <w15:commentEx w15:paraId="4A58207C" w15:done="0"/>
  <w15:commentEx w15:paraId="491793BE" w15:done="0"/>
  <w15:commentEx w15:paraId="5C222ADA" w15:done="0"/>
  <w15:commentEx w15:paraId="1F5202A6" w15:done="0"/>
  <w15:commentEx w15:paraId="17B1752B" w15:done="0"/>
  <w15:commentEx w15:paraId="70651312" w15:done="0"/>
  <w15:commentEx w15:paraId="3E042CDD" w15:done="0"/>
  <w15:commentEx w15:paraId="6FAA2FCC" w15:done="0"/>
  <w15:commentEx w15:paraId="7563F3AB" w15:done="0"/>
  <w15:commentEx w15:paraId="2B27B992" w15:done="0"/>
  <w15:commentEx w15:paraId="3D34EE97" w15:paraIdParent="2B27B992" w15:done="0"/>
  <w15:commentEx w15:paraId="147309B0" w15:done="0"/>
  <w15:commentEx w15:paraId="24C90E10" w15:done="0"/>
  <w15:commentEx w15:paraId="73D2F554" w15:done="0"/>
  <w15:commentEx w15:paraId="7095D579" w15:done="0"/>
  <w15:commentEx w15:paraId="5EEE1C94" w15:done="0"/>
  <w15:commentEx w15:paraId="2E2F8DC0" w15:done="0"/>
  <w15:commentEx w15:paraId="715DD7FD" w15:paraIdParent="2E2F8DC0" w15:done="0"/>
  <w15:commentEx w15:paraId="27945A73" w15:paraIdParent="2E2F8DC0" w15:done="0"/>
  <w15:commentEx w15:paraId="65A9BF44" w15:done="0"/>
  <w15:commentEx w15:paraId="5E410B19" w15:done="0"/>
  <w15:commentEx w15:paraId="764D6B8D" w15:done="0"/>
  <w15:commentEx w15:paraId="6A681754" w15:done="0"/>
  <w15:commentEx w15:paraId="0943A2FA" w15:done="0"/>
  <w15:commentEx w15:paraId="49D6A4FC" w15:done="0"/>
  <w15:commentEx w15:paraId="7B05CA34" w15:done="0"/>
  <w15:commentEx w15:paraId="2C3697B8" w15:done="0"/>
  <w15:commentEx w15:paraId="56D57725" w15:paraIdParent="2C3697B8" w15:done="0"/>
  <w15:commentEx w15:paraId="57492CF8" w15:done="0"/>
  <w15:commentEx w15:paraId="64A3E10B" w15:paraIdParent="57492CF8" w15:done="0"/>
  <w15:commentEx w15:paraId="3E2D7F83" w15:done="0"/>
  <w15:commentEx w15:paraId="438750EF" w15:done="0"/>
  <w15:commentEx w15:paraId="18225602" w15:paraIdParent="438750EF" w15:done="0"/>
  <w15:commentEx w15:paraId="426933F2" w15:paraIdParent="438750EF" w15:done="0"/>
  <w15:commentEx w15:paraId="2C19C01D" w15:done="0"/>
  <w15:commentEx w15:paraId="6E376F69" w15:paraIdParent="2C19C01D" w15:done="0"/>
  <w15:commentEx w15:paraId="39A26684" w15:paraIdParent="2C19C01D" w15:done="0"/>
  <w15:commentEx w15:paraId="4B0B29D9" w15:done="0"/>
  <w15:commentEx w15:paraId="3F3055F3" w15:paraIdParent="4B0B29D9" w15:done="0"/>
  <w15:commentEx w15:paraId="0B2BB97F" w15:paraIdParent="4B0B29D9" w15:done="0"/>
  <w15:commentEx w15:paraId="375AB897" w15:done="0"/>
  <w15:commentEx w15:paraId="60D406D8" w15:done="0"/>
  <w15:commentEx w15:paraId="6838A1C6" w15:done="0"/>
  <w15:commentEx w15:paraId="2D87BAC2" w15:done="0"/>
  <w15:commentEx w15:paraId="1DCDC1E5" w15:done="0"/>
  <w15:commentEx w15:paraId="3E5C6613" w15:done="0"/>
  <w15:commentEx w15:paraId="712849F4" w15:done="0"/>
  <w15:commentEx w15:paraId="7C1A95BB" w15:done="0"/>
  <w15:commentEx w15:paraId="34C92AE0" w15:done="0"/>
  <w15:commentEx w15:paraId="4B2AF08A" w15:done="0"/>
  <w15:commentEx w15:paraId="03232684" w15:done="0"/>
  <w15:commentEx w15:paraId="2935123D" w15:done="0"/>
  <w15:commentEx w15:paraId="1B828310" w15:done="0"/>
  <w15:commentEx w15:paraId="551CF76B" w15:done="0"/>
  <w15:commentEx w15:paraId="25992E1E" w15:done="0"/>
  <w15:commentEx w15:paraId="44EA6602" w15:done="0"/>
  <w15:commentEx w15:paraId="5DFEAEAC" w15:done="0"/>
  <w15:commentEx w15:paraId="6A4A93D9" w15:done="0"/>
  <w15:commentEx w15:paraId="3C8F2280" w15:done="0"/>
  <w15:commentEx w15:paraId="7B434665" w15:done="0"/>
  <w15:commentEx w15:paraId="67217E03" w15:done="0"/>
  <w15:commentEx w15:paraId="4943CF1C" w15:done="0"/>
  <w15:commentEx w15:paraId="28EC53F6" w15:done="0"/>
  <w15:commentEx w15:paraId="086604FB" w15:done="0"/>
  <w15:commentEx w15:paraId="4B8CEF89" w15:done="0"/>
  <w15:commentEx w15:paraId="211E5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C0FC20" w16cid:durableId="21755168"/>
  <w16cid:commentId w16cid:paraId="5B961317" w16cid:durableId="217551B5"/>
  <w16cid:commentId w16cid:paraId="59D8DD48" w16cid:durableId="21755459"/>
  <w16cid:commentId w16cid:paraId="25C77F9E" w16cid:durableId="217554A1"/>
  <w16cid:commentId w16cid:paraId="0DD4AC3B" w16cid:durableId="217554F8"/>
  <w16cid:commentId w16cid:paraId="5B5E5F2F" w16cid:durableId="2175555F"/>
  <w16cid:commentId w16cid:paraId="5FBC8719" w16cid:durableId="21755516"/>
  <w16cid:commentId w16cid:paraId="67C2A156" w16cid:durableId="21755588"/>
  <w16cid:commentId w16cid:paraId="0CA67885" w16cid:durableId="217556FC"/>
  <w16cid:commentId w16cid:paraId="32234292" w16cid:durableId="21755936"/>
  <w16cid:commentId w16cid:paraId="4A58207C" w16cid:durableId="21755A5C"/>
  <w16cid:commentId w16cid:paraId="491793BE" w16cid:durableId="21755AB7"/>
  <w16cid:commentId w16cid:paraId="5C222ADA" w16cid:durableId="21755AC5"/>
  <w16cid:commentId w16cid:paraId="1F5202A6" w16cid:durableId="21755B16"/>
  <w16cid:commentId w16cid:paraId="17B1752B" w16cid:durableId="21755D30"/>
  <w16cid:commentId w16cid:paraId="70651312" w16cid:durableId="21755EFC"/>
  <w16cid:commentId w16cid:paraId="3E042CDD" w16cid:durableId="21755F18"/>
  <w16cid:commentId w16cid:paraId="6FAA2FCC" w16cid:durableId="21755F7E"/>
  <w16cid:commentId w16cid:paraId="7563F3AB" w16cid:durableId="21756016"/>
  <w16cid:commentId w16cid:paraId="2B27B992" w16cid:durableId="21755169"/>
  <w16cid:commentId w16cid:paraId="3D34EE97" w16cid:durableId="217560DC"/>
  <w16cid:commentId w16cid:paraId="147309B0" w16cid:durableId="217562FD"/>
  <w16cid:commentId w16cid:paraId="24C90E10" w16cid:durableId="21756436"/>
  <w16cid:commentId w16cid:paraId="73D2F554" w16cid:durableId="2175641B"/>
  <w16cid:commentId w16cid:paraId="7095D579" w16cid:durableId="21756534"/>
  <w16cid:commentId w16cid:paraId="5EEE1C94" w16cid:durableId="2175658E"/>
  <w16cid:commentId w16cid:paraId="715DD7FD" w16cid:durableId="2175516A"/>
  <w16cid:commentId w16cid:paraId="27945A73" w16cid:durableId="217561DA"/>
  <w16cid:commentId w16cid:paraId="65A9BF44" w16cid:durableId="2175668F"/>
  <w16cid:commentId w16cid:paraId="5E410B19" w16cid:durableId="2175669E"/>
  <w16cid:commentId w16cid:paraId="764D6B8D" w16cid:durableId="21756705"/>
  <w16cid:commentId w16cid:paraId="6A681754" w16cid:durableId="2175674A"/>
  <w16cid:commentId w16cid:paraId="0943A2FA" w16cid:durableId="21756899"/>
  <w16cid:commentId w16cid:paraId="49D6A4FC" w16cid:durableId="217568B5"/>
  <w16cid:commentId w16cid:paraId="7B05CA34" w16cid:durableId="217568C2"/>
  <w16cid:commentId w16cid:paraId="2C3697B8" w16cid:durableId="2175516B"/>
  <w16cid:commentId w16cid:paraId="56D57725" w16cid:durableId="2175692D"/>
  <w16cid:commentId w16cid:paraId="57492CF8" w16cid:durableId="2175516C"/>
  <w16cid:commentId w16cid:paraId="64A3E10B" w16cid:durableId="21756959"/>
  <w16cid:commentId w16cid:paraId="3E2D7F83" w16cid:durableId="217569A4"/>
  <w16cid:commentId w16cid:paraId="438750EF" w16cid:durableId="2175516D"/>
  <w16cid:commentId w16cid:paraId="18225602" w16cid:durableId="2175516E"/>
  <w16cid:commentId w16cid:paraId="426933F2" w16cid:durableId="21756BBD"/>
  <w16cid:commentId w16cid:paraId="2C19C01D" w16cid:durableId="2175516F"/>
  <w16cid:commentId w16cid:paraId="6E376F69" w16cid:durableId="21755170"/>
  <w16cid:commentId w16cid:paraId="39A26684" w16cid:durableId="21756C21"/>
  <w16cid:commentId w16cid:paraId="4B0B29D9" w16cid:durableId="21755171"/>
  <w16cid:commentId w16cid:paraId="3F3055F3" w16cid:durableId="21755172"/>
  <w16cid:commentId w16cid:paraId="0B2BB97F" w16cid:durableId="21756C3F"/>
  <w16cid:commentId w16cid:paraId="375AB897" w16cid:durableId="21756C84"/>
  <w16cid:commentId w16cid:paraId="60D406D8" w16cid:durableId="21756E08"/>
  <w16cid:commentId w16cid:paraId="6838A1C6" w16cid:durableId="21756E26"/>
  <w16cid:commentId w16cid:paraId="2D87BAC2" w16cid:durableId="21756E42"/>
  <w16cid:commentId w16cid:paraId="1DCDC1E5" w16cid:durableId="21756E50"/>
  <w16cid:commentId w16cid:paraId="3E5C6613" w16cid:durableId="21756E6D"/>
  <w16cid:commentId w16cid:paraId="712849F4" w16cid:durableId="21756E91"/>
  <w16cid:commentId w16cid:paraId="7C1A95BB" w16cid:durableId="21756F8E"/>
  <w16cid:commentId w16cid:paraId="34C92AE0" w16cid:durableId="21756F20"/>
  <w16cid:commentId w16cid:paraId="4B2AF08A" w16cid:durableId="2175702C"/>
  <w16cid:commentId w16cid:paraId="03232684" w16cid:durableId="217570CA"/>
  <w16cid:commentId w16cid:paraId="2935123D" w16cid:durableId="2175712E"/>
  <w16cid:commentId w16cid:paraId="1B828310" w16cid:durableId="21757159"/>
  <w16cid:commentId w16cid:paraId="551CF76B" w16cid:durableId="2175716E"/>
  <w16cid:commentId w16cid:paraId="25992E1E" w16cid:durableId="21755173"/>
  <w16cid:commentId w16cid:paraId="44EA6602" w16cid:durableId="217572CF"/>
  <w16cid:commentId w16cid:paraId="5DFEAEAC" w16cid:durableId="2175724D"/>
  <w16cid:commentId w16cid:paraId="6A4A93D9" w16cid:durableId="217571FC"/>
  <w16cid:commentId w16cid:paraId="3C8F2280" w16cid:durableId="217572B0"/>
  <w16cid:commentId w16cid:paraId="7B434665" w16cid:durableId="217572B8"/>
  <w16cid:commentId w16cid:paraId="67217E03" w16cid:durableId="21757330"/>
  <w16cid:commentId w16cid:paraId="4943CF1C" w16cid:durableId="21757355"/>
  <w16cid:commentId w16cid:paraId="28EC53F6" w16cid:durableId="21757376"/>
  <w16cid:commentId w16cid:paraId="086604FB" w16cid:durableId="21757396"/>
  <w16cid:commentId w16cid:paraId="4B8CEF89" w16cid:durableId="21757431"/>
  <w16cid:commentId w16cid:paraId="211E5543" w16cid:durableId="217574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 WITTISCHE">
    <w15:presenceInfo w15:providerId="Windows Live" w15:userId="33223d2814f40967"/>
  </w15:person>
  <w15:person w15:author="Patrick James">
    <w15:presenceInfo w15:providerId="None" w15:userId="Patrick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3MjCzMDQ2MTYxMjNQ0lEKTi0uzszPAymwqAUAs8vkEiwAAAA="/>
  </w:docVars>
  <w:rsids>
    <w:rsidRoot w:val="004E13A5"/>
    <w:rsid w:val="0000168C"/>
    <w:rsid w:val="00002466"/>
    <w:rsid w:val="00002A64"/>
    <w:rsid w:val="000053C7"/>
    <w:rsid w:val="00005F69"/>
    <w:rsid w:val="00006829"/>
    <w:rsid w:val="000141B3"/>
    <w:rsid w:val="00023F2C"/>
    <w:rsid w:val="00024F61"/>
    <w:rsid w:val="0002624B"/>
    <w:rsid w:val="00026490"/>
    <w:rsid w:val="000270B4"/>
    <w:rsid w:val="00027F85"/>
    <w:rsid w:val="0003098F"/>
    <w:rsid w:val="00032375"/>
    <w:rsid w:val="00033B96"/>
    <w:rsid w:val="0004518E"/>
    <w:rsid w:val="00051F54"/>
    <w:rsid w:val="00053498"/>
    <w:rsid w:val="00055B96"/>
    <w:rsid w:val="00055C1A"/>
    <w:rsid w:val="00056C25"/>
    <w:rsid w:val="00056F49"/>
    <w:rsid w:val="00061580"/>
    <w:rsid w:val="000623C8"/>
    <w:rsid w:val="00063753"/>
    <w:rsid w:val="00064F7E"/>
    <w:rsid w:val="000673CD"/>
    <w:rsid w:val="000745F8"/>
    <w:rsid w:val="00074A90"/>
    <w:rsid w:val="0007763B"/>
    <w:rsid w:val="00077818"/>
    <w:rsid w:val="00084066"/>
    <w:rsid w:val="00093A55"/>
    <w:rsid w:val="00097A65"/>
    <w:rsid w:val="000A3EC4"/>
    <w:rsid w:val="000A7724"/>
    <w:rsid w:val="000C1EE3"/>
    <w:rsid w:val="000D08D6"/>
    <w:rsid w:val="000D1B30"/>
    <w:rsid w:val="000D683F"/>
    <w:rsid w:val="000E1A78"/>
    <w:rsid w:val="000E3A1A"/>
    <w:rsid w:val="000F06F3"/>
    <w:rsid w:val="000F49A2"/>
    <w:rsid w:val="001079BE"/>
    <w:rsid w:val="00127CC5"/>
    <w:rsid w:val="00127D3A"/>
    <w:rsid w:val="00127F13"/>
    <w:rsid w:val="0013089B"/>
    <w:rsid w:val="00130BC1"/>
    <w:rsid w:val="00131E2F"/>
    <w:rsid w:val="00136405"/>
    <w:rsid w:val="00140CCA"/>
    <w:rsid w:val="001411DE"/>
    <w:rsid w:val="001425D4"/>
    <w:rsid w:val="00146654"/>
    <w:rsid w:val="001467B2"/>
    <w:rsid w:val="00147BDF"/>
    <w:rsid w:val="00161403"/>
    <w:rsid w:val="00162C41"/>
    <w:rsid w:val="001633CB"/>
    <w:rsid w:val="00174C4C"/>
    <w:rsid w:val="001756ED"/>
    <w:rsid w:val="00176B13"/>
    <w:rsid w:val="0017749B"/>
    <w:rsid w:val="00184ABD"/>
    <w:rsid w:val="001854BA"/>
    <w:rsid w:val="00190258"/>
    <w:rsid w:val="0019294D"/>
    <w:rsid w:val="001965D2"/>
    <w:rsid w:val="001A5222"/>
    <w:rsid w:val="001D0ACA"/>
    <w:rsid w:val="001D1B0E"/>
    <w:rsid w:val="001D2ADC"/>
    <w:rsid w:val="001D3FDE"/>
    <w:rsid w:val="001D512F"/>
    <w:rsid w:val="001E16C9"/>
    <w:rsid w:val="001E3806"/>
    <w:rsid w:val="001E3C7E"/>
    <w:rsid w:val="001E4D7C"/>
    <w:rsid w:val="001E58E9"/>
    <w:rsid w:val="001F3196"/>
    <w:rsid w:val="001F6DBA"/>
    <w:rsid w:val="001F6EAC"/>
    <w:rsid w:val="0020343C"/>
    <w:rsid w:val="002050D0"/>
    <w:rsid w:val="0021147F"/>
    <w:rsid w:val="002234E0"/>
    <w:rsid w:val="0022740C"/>
    <w:rsid w:val="0023072B"/>
    <w:rsid w:val="0023083C"/>
    <w:rsid w:val="002363EE"/>
    <w:rsid w:val="0024289D"/>
    <w:rsid w:val="002446CC"/>
    <w:rsid w:val="0025060E"/>
    <w:rsid w:val="00252F55"/>
    <w:rsid w:val="002575B1"/>
    <w:rsid w:val="00262D52"/>
    <w:rsid w:val="00267018"/>
    <w:rsid w:val="002676EC"/>
    <w:rsid w:val="00276516"/>
    <w:rsid w:val="00282E4D"/>
    <w:rsid w:val="00284908"/>
    <w:rsid w:val="002862FB"/>
    <w:rsid w:val="00290668"/>
    <w:rsid w:val="00292102"/>
    <w:rsid w:val="00295FF4"/>
    <w:rsid w:val="002A1F8B"/>
    <w:rsid w:val="002B4583"/>
    <w:rsid w:val="002C3535"/>
    <w:rsid w:val="002C7903"/>
    <w:rsid w:val="002D00E2"/>
    <w:rsid w:val="002D2EEA"/>
    <w:rsid w:val="002D63E3"/>
    <w:rsid w:val="002E0D4E"/>
    <w:rsid w:val="002F53A6"/>
    <w:rsid w:val="00302E8C"/>
    <w:rsid w:val="0031038B"/>
    <w:rsid w:val="00314411"/>
    <w:rsid w:val="00314CA1"/>
    <w:rsid w:val="00315CBD"/>
    <w:rsid w:val="00332595"/>
    <w:rsid w:val="00335E2F"/>
    <w:rsid w:val="00337F86"/>
    <w:rsid w:val="003422BA"/>
    <w:rsid w:val="00347EEB"/>
    <w:rsid w:val="00350E98"/>
    <w:rsid w:val="003549D9"/>
    <w:rsid w:val="00355E82"/>
    <w:rsid w:val="003615F1"/>
    <w:rsid w:val="0037039A"/>
    <w:rsid w:val="003706EC"/>
    <w:rsid w:val="003741B4"/>
    <w:rsid w:val="00374ECD"/>
    <w:rsid w:val="00384DF0"/>
    <w:rsid w:val="00391295"/>
    <w:rsid w:val="00394C28"/>
    <w:rsid w:val="00396770"/>
    <w:rsid w:val="003B3778"/>
    <w:rsid w:val="003B771C"/>
    <w:rsid w:val="003C17E9"/>
    <w:rsid w:val="003C228D"/>
    <w:rsid w:val="003C3E3B"/>
    <w:rsid w:val="003C4854"/>
    <w:rsid w:val="003C4910"/>
    <w:rsid w:val="003C4FA0"/>
    <w:rsid w:val="003C7909"/>
    <w:rsid w:val="003D41F3"/>
    <w:rsid w:val="003D4FA3"/>
    <w:rsid w:val="003D56EC"/>
    <w:rsid w:val="003D72B7"/>
    <w:rsid w:val="003E73EA"/>
    <w:rsid w:val="003F114F"/>
    <w:rsid w:val="003F3E31"/>
    <w:rsid w:val="004024F6"/>
    <w:rsid w:val="004036B9"/>
    <w:rsid w:val="004058E4"/>
    <w:rsid w:val="00406446"/>
    <w:rsid w:val="00411503"/>
    <w:rsid w:val="004170BB"/>
    <w:rsid w:val="00422C59"/>
    <w:rsid w:val="00425BB7"/>
    <w:rsid w:val="004305E4"/>
    <w:rsid w:val="00433983"/>
    <w:rsid w:val="00435FC0"/>
    <w:rsid w:val="00436872"/>
    <w:rsid w:val="00451660"/>
    <w:rsid w:val="00461C2D"/>
    <w:rsid w:val="0047226E"/>
    <w:rsid w:val="00480063"/>
    <w:rsid w:val="00492036"/>
    <w:rsid w:val="00492594"/>
    <w:rsid w:val="004960F6"/>
    <w:rsid w:val="004A38A8"/>
    <w:rsid w:val="004A42FA"/>
    <w:rsid w:val="004A6ACA"/>
    <w:rsid w:val="004B1469"/>
    <w:rsid w:val="004B600A"/>
    <w:rsid w:val="004C0170"/>
    <w:rsid w:val="004D1456"/>
    <w:rsid w:val="004D7255"/>
    <w:rsid w:val="004E13A5"/>
    <w:rsid w:val="004E3EF4"/>
    <w:rsid w:val="004E6917"/>
    <w:rsid w:val="004F670E"/>
    <w:rsid w:val="00500E46"/>
    <w:rsid w:val="0050472E"/>
    <w:rsid w:val="005063D9"/>
    <w:rsid w:val="00506E45"/>
    <w:rsid w:val="005159F5"/>
    <w:rsid w:val="00522C3E"/>
    <w:rsid w:val="00523484"/>
    <w:rsid w:val="0053064B"/>
    <w:rsid w:val="00530C19"/>
    <w:rsid w:val="005336FB"/>
    <w:rsid w:val="00534D93"/>
    <w:rsid w:val="00537BAC"/>
    <w:rsid w:val="00540E32"/>
    <w:rsid w:val="00541832"/>
    <w:rsid w:val="0054565E"/>
    <w:rsid w:val="00547B44"/>
    <w:rsid w:val="005524EA"/>
    <w:rsid w:val="005542C9"/>
    <w:rsid w:val="00561DE1"/>
    <w:rsid w:val="005663CD"/>
    <w:rsid w:val="0056645A"/>
    <w:rsid w:val="005725C7"/>
    <w:rsid w:val="00577AF7"/>
    <w:rsid w:val="00586186"/>
    <w:rsid w:val="0059053F"/>
    <w:rsid w:val="00596B92"/>
    <w:rsid w:val="005A4792"/>
    <w:rsid w:val="005A56C0"/>
    <w:rsid w:val="005A7AE1"/>
    <w:rsid w:val="005B52B2"/>
    <w:rsid w:val="005B723C"/>
    <w:rsid w:val="005C17F4"/>
    <w:rsid w:val="005C6117"/>
    <w:rsid w:val="005C66EB"/>
    <w:rsid w:val="005D0E13"/>
    <w:rsid w:val="005D5434"/>
    <w:rsid w:val="005D663D"/>
    <w:rsid w:val="005D6EA5"/>
    <w:rsid w:val="005E037A"/>
    <w:rsid w:val="005E07EE"/>
    <w:rsid w:val="005E309B"/>
    <w:rsid w:val="005F394B"/>
    <w:rsid w:val="005F3C03"/>
    <w:rsid w:val="005F6CBE"/>
    <w:rsid w:val="005F6E17"/>
    <w:rsid w:val="005F736B"/>
    <w:rsid w:val="00601497"/>
    <w:rsid w:val="00604C02"/>
    <w:rsid w:val="00611055"/>
    <w:rsid w:val="00616333"/>
    <w:rsid w:val="00621C36"/>
    <w:rsid w:val="00626150"/>
    <w:rsid w:val="00634B5A"/>
    <w:rsid w:val="00635445"/>
    <w:rsid w:val="006368E7"/>
    <w:rsid w:val="00636A47"/>
    <w:rsid w:val="006451B0"/>
    <w:rsid w:val="0064599B"/>
    <w:rsid w:val="00646E49"/>
    <w:rsid w:val="006507CE"/>
    <w:rsid w:val="006520B8"/>
    <w:rsid w:val="00654C24"/>
    <w:rsid w:val="0065660C"/>
    <w:rsid w:val="006624C2"/>
    <w:rsid w:val="00667F46"/>
    <w:rsid w:val="006738FD"/>
    <w:rsid w:val="0067400C"/>
    <w:rsid w:val="00675D5B"/>
    <w:rsid w:val="00681C46"/>
    <w:rsid w:val="00685386"/>
    <w:rsid w:val="00690CD2"/>
    <w:rsid w:val="00692022"/>
    <w:rsid w:val="00694155"/>
    <w:rsid w:val="0069486C"/>
    <w:rsid w:val="006A175B"/>
    <w:rsid w:val="006A2E72"/>
    <w:rsid w:val="006B5D89"/>
    <w:rsid w:val="006B7759"/>
    <w:rsid w:val="006C6F92"/>
    <w:rsid w:val="006D0458"/>
    <w:rsid w:val="006D2272"/>
    <w:rsid w:val="006D298C"/>
    <w:rsid w:val="006D5CD5"/>
    <w:rsid w:val="006D70DA"/>
    <w:rsid w:val="006E3979"/>
    <w:rsid w:val="006E412E"/>
    <w:rsid w:val="006F04E2"/>
    <w:rsid w:val="006F1AD7"/>
    <w:rsid w:val="006F7782"/>
    <w:rsid w:val="0070692F"/>
    <w:rsid w:val="00713FE7"/>
    <w:rsid w:val="00716E49"/>
    <w:rsid w:val="00720E9A"/>
    <w:rsid w:val="00730648"/>
    <w:rsid w:val="00736400"/>
    <w:rsid w:val="00745D2C"/>
    <w:rsid w:val="007466CC"/>
    <w:rsid w:val="00746931"/>
    <w:rsid w:val="00747A55"/>
    <w:rsid w:val="00754884"/>
    <w:rsid w:val="00757698"/>
    <w:rsid w:val="007627B6"/>
    <w:rsid w:val="00764A61"/>
    <w:rsid w:val="00771580"/>
    <w:rsid w:val="007729F2"/>
    <w:rsid w:val="00775867"/>
    <w:rsid w:val="00777B9A"/>
    <w:rsid w:val="007839F5"/>
    <w:rsid w:val="007848A4"/>
    <w:rsid w:val="007850C5"/>
    <w:rsid w:val="00790718"/>
    <w:rsid w:val="00791C0F"/>
    <w:rsid w:val="007A49EF"/>
    <w:rsid w:val="007A686D"/>
    <w:rsid w:val="007B05E0"/>
    <w:rsid w:val="007B0795"/>
    <w:rsid w:val="007B643B"/>
    <w:rsid w:val="007C19E5"/>
    <w:rsid w:val="007D76B3"/>
    <w:rsid w:val="007D7E27"/>
    <w:rsid w:val="007D7FB8"/>
    <w:rsid w:val="007E1C8E"/>
    <w:rsid w:val="007E677E"/>
    <w:rsid w:val="007F2596"/>
    <w:rsid w:val="007F2634"/>
    <w:rsid w:val="007F43DF"/>
    <w:rsid w:val="007F6443"/>
    <w:rsid w:val="00805090"/>
    <w:rsid w:val="008152A9"/>
    <w:rsid w:val="00821191"/>
    <w:rsid w:val="008221AF"/>
    <w:rsid w:val="00830373"/>
    <w:rsid w:val="008309BF"/>
    <w:rsid w:val="008317CD"/>
    <w:rsid w:val="008348EE"/>
    <w:rsid w:val="00834A69"/>
    <w:rsid w:val="008375B6"/>
    <w:rsid w:val="00841510"/>
    <w:rsid w:val="0084240D"/>
    <w:rsid w:val="00843B2E"/>
    <w:rsid w:val="0084643E"/>
    <w:rsid w:val="00847992"/>
    <w:rsid w:val="008601CB"/>
    <w:rsid w:val="008615D7"/>
    <w:rsid w:val="008617EB"/>
    <w:rsid w:val="00861BB3"/>
    <w:rsid w:val="00873F32"/>
    <w:rsid w:val="00875EA5"/>
    <w:rsid w:val="00886D97"/>
    <w:rsid w:val="008903BF"/>
    <w:rsid w:val="00896E43"/>
    <w:rsid w:val="008A2F5F"/>
    <w:rsid w:val="008A3027"/>
    <w:rsid w:val="008A7AF8"/>
    <w:rsid w:val="008B6491"/>
    <w:rsid w:val="008C31BD"/>
    <w:rsid w:val="008C35FC"/>
    <w:rsid w:val="008C480D"/>
    <w:rsid w:val="008D2682"/>
    <w:rsid w:val="008D57CB"/>
    <w:rsid w:val="008D5B11"/>
    <w:rsid w:val="008D6209"/>
    <w:rsid w:val="008E6B15"/>
    <w:rsid w:val="008F66A1"/>
    <w:rsid w:val="008F6FB3"/>
    <w:rsid w:val="0090094F"/>
    <w:rsid w:val="00903156"/>
    <w:rsid w:val="009048D9"/>
    <w:rsid w:val="00904B54"/>
    <w:rsid w:val="00907699"/>
    <w:rsid w:val="00910194"/>
    <w:rsid w:val="009150FB"/>
    <w:rsid w:val="009219AB"/>
    <w:rsid w:val="009275A9"/>
    <w:rsid w:val="009279F4"/>
    <w:rsid w:val="00927E09"/>
    <w:rsid w:val="00931038"/>
    <w:rsid w:val="00940D8A"/>
    <w:rsid w:val="009507E1"/>
    <w:rsid w:val="00960F8C"/>
    <w:rsid w:val="00962B5C"/>
    <w:rsid w:val="00964666"/>
    <w:rsid w:val="00965170"/>
    <w:rsid w:val="00966A00"/>
    <w:rsid w:val="0099229B"/>
    <w:rsid w:val="00992E41"/>
    <w:rsid w:val="00993057"/>
    <w:rsid w:val="00994541"/>
    <w:rsid w:val="009A1C9A"/>
    <w:rsid w:val="009A2299"/>
    <w:rsid w:val="009A3B7C"/>
    <w:rsid w:val="009A43EF"/>
    <w:rsid w:val="009B0696"/>
    <w:rsid w:val="009B1C8F"/>
    <w:rsid w:val="009C6F0C"/>
    <w:rsid w:val="009D181A"/>
    <w:rsid w:val="009D2703"/>
    <w:rsid w:val="009D3B27"/>
    <w:rsid w:val="009D4A91"/>
    <w:rsid w:val="009E0DF8"/>
    <w:rsid w:val="009E4A05"/>
    <w:rsid w:val="009E7BAF"/>
    <w:rsid w:val="00A03B83"/>
    <w:rsid w:val="00A04F14"/>
    <w:rsid w:val="00A07C15"/>
    <w:rsid w:val="00A10ABA"/>
    <w:rsid w:val="00A11506"/>
    <w:rsid w:val="00A11547"/>
    <w:rsid w:val="00A1387D"/>
    <w:rsid w:val="00A211B7"/>
    <w:rsid w:val="00A24993"/>
    <w:rsid w:val="00A30430"/>
    <w:rsid w:val="00A43AB7"/>
    <w:rsid w:val="00A44CD5"/>
    <w:rsid w:val="00A51228"/>
    <w:rsid w:val="00A51906"/>
    <w:rsid w:val="00A51948"/>
    <w:rsid w:val="00A538F0"/>
    <w:rsid w:val="00A53D4B"/>
    <w:rsid w:val="00A6316D"/>
    <w:rsid w:val="00A64B43"/>
    <w:rsid w:val="00A74CDA"/>
    <w:rsid w:val="00A75ECD"/>
    <w:rsid w:val="00A84ED9"/>
    <w:rsid w:val="00A92DD0"/>
    <w:rsid w:val="00A95B48"/>
    <w:rsid w:val="00A96BD0"/>
    <w:rsid w:val="00A970F5"/>
    <w:rsid w:val="00AA3A0B"/>
    <w:rsid w:val="00AA4E39"/>
    <w:rsid w:val="00AA784F"/>
    <w:rsid w:val="00AB2B18"/>
    <w:rsid w:val="00AB5220"/>
    <w:rsid w:val="00AB68BE"/>
    <w:rsid w:val="00AC0D96"/>
    <w:rsid w:val="00AC1399"/>
    <w:rsid w:val="00AC1D0A"/>
    <w:rsid w:val="00AD4106"/>
    <w:rsid w:val="00AD490A"/>
    <w:rsid w:val="00AD5E24"/>
    <w:rsid w:val="00AE2814"/>
    <w:rsid w:val="00AE6C1A"/>
    <w:rsid w:val="00AF3090"/>
    <w:rsid w:val="00AF3E77"/>
    <w:rsid w:val="00AF661E"/>
    <w:rsid w:val="00AF6D3B"/>
    <w:rsid w:val="00B00A89"/>
    <w:rsid w:val="00B0214F"/>
    <w:rsid w:val="00B11673"/>
    <w:rsid w:val="00B13AE1"/>
    <w:rsid w:val="00B147F6"/>
    <w:rsid w:val="00B14D5E"/>
    <w:rsid w:val="00B16FB5"/>
    <w:rsid w:val="00B20342"/>
    <w:rsid w:val="00B2132B"/>
    <w:rsid w:val="00B238ED"/>
    <w:rsid w:val="00B34350"/>
    <w:rsid w:val="00B3465A"/>
    <w:rsid w:val="00B3786F"/>
    <w:rsid w:val="00B37A76"/>
    <w:rsid w:val="00B43648"/>
    <w:rsid w:val="00B441F7"/>
    <w:rsid w:val="00B51B58"/>
    <w:rsid w:val="00B53747"/>
    <w:rsid w:val="00B56B96"/>
    <w:rsid w:val="00B63983"/>
    <w:rsid w:val="00B63E88"/>
    <w:rsid w:val="00B6498A"/>
    <w:rsid w:val="00B70338"/>
    <w:rsid w:val="00B72DF0"/>
    <w:rsid w:val="00B752BC"/>
    <w:rsid w:val="00B76004"/>
    <w:rsid w:val="00B803AC"/>
    <w:rsid w:val="00B825BE"/>
    <w:rsid w:val="00B87FEB"/>
    <w:rsid w:val="00B910E4"/>
    <w:rsid w:val="00BA0803"/>
    <w:rsid w:val="00BA6B34"/>
    <w:rsid w:val="00BA72C1"/>
    <w:rsid w:val="00BB6B2C"/>
    <w:rsid w:val="00BC1041"/>
    <w:rsid w:val="00BC3881"/>
    <w:rsid w:val="00BD001D"/>
    <w:rsid w:val="00BD0403"/>
    <w:rsid w:val="00BD6DD3"/>
    <w:rsid w:val="00BD7264"/>
    <w:rsid w:val="00BE0825"/>
    <w:rsid w:val="00BE6331"/>
    <w:rsid w:val="00BF391B"/>
    <w:rsid w:val="00BF78ED"/>
    <w:rsid w:val="00C011E9"/>
    <w:rsid w:val="00C0184F"/>
    <w:rsid w:val="00C023E3"/>
    <w:rsid w:val="00C074BE"/>
    <w:rsid w:val="00C07FA2"/>
    <w:rsid w:val="00C126BB"/>
    <w:rsid w:val="00C1393E"/>
    <w:rsid w:val="00C16340"/>
    <w:rsid w:val="00C16C0E"/>
    <w:rsid w:val="00C21316"/>
    <w:rsid w:val="00C23647"/>
    <w:rsid w:val="00C3279E"/>
    <w:rsid w:val="00C3547E"/>
    <w:rsid w:val="00C402B5"/>
    <w:rsid w:val="00C422DB"/>
    <w:rsid w:val="00C44162"/>
    <w:rsid w:val="00C4728B"/>
    <w:rsid w:val="00C47A12"/>
    <w:rsid w:val="00C5132F"/>
    <w:rsid w:val="00C519A3"/>
    <w:rsid w:val="00C5479F"/>
    <w:rsid w:val="00C60673"/>
    <w:rsid w:val="00C61BAE"/>
    <w:rsid w:val="00C639AD"/>
    <w:rsid w:val="00C64D99"/>
    <w:rsid w:val="00C71E31"/>
    <w:rsid w:val="00C71E83"/>
    <w:rsid w:val="00C72944"/>
    <w:rsid w:val="00C7501F"/>
    <w:rsid w:val="00C91C4C"/>
    <w:rsid w:val="00C955CE"/>
    <w:rsid w:val="00CB0166"/>
    <w:rsid w:val="00CB6200"/>
    <w:rsid w:val="00CB6FB3"/>
    <w:rsid w:val="00CC1F19"/>
    <w:rsid w:val="00CC2517"/>
    <w:rsid w:val="00CC72B2"/>
    <w:rsid w:val="00CE517A"/>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594B"/>
    <w:rsid w:val="00D276A5"/>
    <w:rsid w:val="00D3019E"/>
    <w:rsid w:val="00D34C06"/>
    <w:rsid w:val="00D36BFD"/>
    <w:rsid w:val="00D41158"/>
    <w:rsid w:val="00D419BF"/>
    <w:rsid w:val="00D42082"/>
    <w:rsid w:val="00D433EE"/>
    <w:rsid w:val="00D4510C"/>
    <w:rsid w:val="00D521FC"/>
    <w:rsid w:val="00D62AED"/>
    <w:rsid w:val="00D65028"/>
    <w:rsid w:val="00D77D74"/>
    <w:rsid w:val="00D8178E"/>
    <w:rsid w:val="00D8326B"/>
    <w:rsid w:val="00D84E37"/>
    <w:rsid w:val="00D851FB"/>
    <w:rsid w:val="00D85461"/>
    <w:rsid w:val="00D854FE"/>
    <w:rsid w:val="00D85987"/>
    <w:rsid w:val="00D87DAF"/>
    <w:rsid w:val="00D944C3"/>
    <w:rsid w:val="00D9453C"/>
    <w:rsid w:val="00D95DF9"/>
    <w:rsid w:val="00DA17B9"/>
    <w:rsid w:val="00DA5888"/>
    <w:rsid w:val="00DC2BAC"/>
    <w:rsid w:val="00DC6E86"/>
    <w:rsid w:val="00DD02CB"/>
    <w:rsid w:val="00DE0B71"/>
    <w:rsid w:val="00DE3FED"/>
    <w:rsid w:val="00DE4C3E"/>
    <w:rsid w:val="00DE72D8"/>
    <w:rsid w:val="00DE7729"/>
    <w:rsid w:val="00DF567C"/>
    <w:rsid w:val="00DF5ADE"/>
    <w:rsid w:val="00E02731"/>
    <w:rsid w:val="00E06812"/>
    <w:rsid w:val="00E0779F"/>
    <w:rsid w:val="00E116E0"/>
    <w:rsid w:val="00E164C3"/>
    <w:rsid w:val="00E21228"/>
    <w:rsid w:val="00E260AA"/>
    <w:rsid w:val="00E308A2"/>
    <w:rsid w:val="00E3166A"/>
    <w:rsid w:val="00E33831"/>
    <w:rsid w:val="00E33E95"/>
    <w:rsid w:val="00E3621D"/>
    <w:rsid w:val="00E43BA5"/>
    <w:rsid w:val="00E455A2"/>
    <w:rsid w:val="00E45849"/>
    <w:rsid w:val="00E46177"/>
    <w:rsid w:val="00E46584"/>
    <w:rsid w:val="00E46AFF"/>
    <w:rsid w:val="00E46EF8"/>
    <w:rsid w:val="00E51646"/>
    <w:rsid w:val="00E535D3"/>
    <w:rsid w:val="00E5485D"/>
    <w:rsid w:val="00E61AEA"/>
    <w:rsid w:val="00E65F6C"/>
    <w:rsid w:val="00E715FE"/>
    <w:rsid w:val="00E75CDD"/>
    <w:rsid w:val="00E75D16"/>
    <w:rsid w:val="00E76778"/>
    <w:rsid w:val="00E855C9"/>
    <w:rsid w:val="00E85B45"/>
    <w:rsid w:val="00E876E6"/>
    <w:rsid w:val="00E9039C"/>
    <w:rsid w:val="00E92C64"/>
    <w:rsid w:val="00E9314B"/>
    <w:rsid w:val="00E97F87"/>
    <w:rsid w:val="00EA3D89"/>
    <w:rsid w:val="00EA48BC"/>
    <w:rsid w:val="00EA515D"/>
    <w:rsid w:val="00EA7841"/>
    <w:rsid w:val="00EB269F"/>
    <w:rsid w:val="00EB39CE"/>
    <w:rsid w:val="00EE6000"/>
    <w:rsid w:val="00EE7EE0"/>
    <w:rsid w:val="00F045D5"/>
    <w:rsid w:val="00F04F70"/>
    <w:rsid w:val="00F06536"/>
    <w:rsid w:val="00F065FC"/>
    <w:rsid w:val="00F136EF"/>
    <w:rsid w:val="00F17C3F"/>
    <w:rsid w:val="00F320FC"/>
    <w:rsid w:val="00F322CA"/>
    <w:rsid w:val="00F37ADB"/>
    <w:rsid w:val="00F50B1C"/>
    <w:rsid w:val="00F50BB1"/>
    <w:rsid w:val="00F52026"/>
    <w:rsid w:val="00F5629D"/>
    <w:rsid w:val="00F62EA3"/>
    <w:rsid w:val="00F6615F"/>
    <w:rsid w:val="00F85527"/>
    <w:rsid w:val="00F90329"/>
    <w:rsid w:val="00F92D6E"/>
    <w:rsid w:val="00F962E5"/>
    <w:rsid w:val="00F972F2"/>
    <w:rsid w:val="00FA3B98"/>
    <w:rsid w:val="00FC0721"/>
    <w:rsid w:val="00FC1F62"/>
    <w:rsid w:val="00FC5954"/>
    <w:rsid w:val="00FD1093"/>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E122B6E7-15C0-4165-917A-D2234AC8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3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13A5"/>
    <w:rPr>
      <w:color w:val="0563C1" w:themeColor="hyperlink"/>
      <w:u w:val="single"/>
    </w:rPr>
  </w:style>
  <w:style w:type="table" w:styleId="TableGrid">
    <w:name w:val="Table Grid"/>
    <w:basedOn w:val="Table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3A5"/>
    <w:pPr>
      <w:ind w:left="720"/>
      <w:contextualSpacing/>
    </w:pPr>
  </w:style>
  <w:style w:type="character" w:styleId="CommentReference">
    <w:name w:val="annotation reference"/>
    <w:basedOn w:val="DefaultParagraphFont"/>
    <w:uiPriority w:val="99"/>
    <w:semiHidden/>
    <w:unhideWhenUsed/>
    <w:rsid w:val="004E13A5"/>
    <w:rPr>
      <w:sz w:val="16"/>
      <w:szCs w:val="16"/>
    </w:rPr>
  </w:style>
  <w:style w:type="paragraph" w:styleId="CommentText">
    <w:name w:val="annotation text"/>
    <w:basedOn w:val="Normal"/>
    <w:link w:val="CommentTextChar"/>
    <w:uiPriority w:val="99"/>
    <w:unhideWhenUsed/>
    <w:rsid w:val="004E13A5"/>
    <w:pPr>
      <w:spacing w:line="240" w:lineRule="auto"/>
    </w:pPr>
    <w:rPr>
      <w:sz w:val="20"/>
      <w:szCs w:val="20"/>
    </w:rPr>
  </w:style>
  <w:style w:type="character" w:customStyle="1" w:styleId="CommentTextChar">
    <w:name w:val="Comment Text Char"/>
    <w:basedOn w:val="DefaultParagraphFont"/>
    <w:link w:val="CommentText"/>
    <w:uiPriority w:val="99"/>
    <w:rsid w:val="004E13A5"/>
    <w:rPr>
      <w:sz w:val="20"/>
      <w:szCs w:val="20"/>
    </w:rPr>
  </w:style>
  <w:style w:type="paragraph" w:styleId="BalloonText">
    <w:name w:val="Balloon Text"/>
    <w:basedOn w:val="Normal"/>
    <w:link w:val="BalloonTextChar"/>
    <w:uiPriority w:val="99"/>
    <w:semiHidden/>
    <w:unhideWhenUsed/>
    <w:rsid w:val="004E13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3A5"/>
    <w:rPr>
      <w:rFonts w:ascii="Segoe UI" w:hAnsi="Segoe UI" w:cs="Segoe UI"/>
      <w:sz w:val="18"/>
      <w:szCs w:val="18"/>
    </w:rPr>
  </w:style>
  <w:style w:type="character" w:styleId="FollowedHyperlink">
    <w:name w:val="FollowedHyperlink"/>
    <w:basedOn w:val="DefaultParagraphFont"/>
    <w:uiPriority w:val="99"/>
    <w:semiHidden/>
    <w:unhideWhenUsed/>
    <w:rsid w:val="00B0214F"/>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276516"/>
    <w:rPr>
      <w:b/>
      <w:bCs/>
    </w:rPr>
  </w:style>
  <w:style w:type="character" w:customStyle="1" w:styleId="CommentSubjectChar">
    <w:name w:val="Comment Subject Char"/>
    <w:basedOn w:val="CommentTextChar"/>
    <w:link w:val="CommentSubject"/>
    <w:uiPriority w:val="99"/>
    <w:semiHidden/>
    <w:rsid w:val="00276516"/>
    <w:rPr>
      <w:b/>
      <w:bCs/>
      <w:sz w:val="20"/>
      <w:szCs w:val="20"/>
    </w:rPr>
  </w:style>
  <w:style w:type="character" w:styleId="PlaceholderText">
    <w:name w:val="Placeholder Text"/>
    <w:basedOn w:val="DefaultParagraphFon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95C98-EEC4-4AE8-AD37-A571E41DB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36</Pages>
  <Words>34391</Words>
  <Characters>196030</Characters>
  <Application>Microsoft Office Word</Application>
  <DocSecurity>0</DocSecurity>
  <Lines>1633</Lines>
  <Paragraphs>459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Patrick James</cp:lastModifiedBy>
  <cp:revision>19</cp:revision>
  <dcterms:created xsi:type="dcterms:W3CDTF">2019-11-12T20:52:00Z</dcterms:created>
  <dcterms:modified xsi:type="dcterms:W3CDTF">2019-11-12T23:11:00Z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http://www.zotero.org/styles/ecological-applications</vt:lpwstr>
  </property>
  <property fmtid="{D5CDD505-2E9C-101B-9397-08002B2CF9AE}" pid="7" name="Mendeley Recent Style Name 2_1">
    <vt:lpwstr>Ecological Applications</vt:lpwstr>
  </property>
  <property fmtid="{D5CDD505-2E9C-101B-9397-08002B2CF9AE}" pid="8" name="Mendeley Recent Style Id 3_1">
    <vt:lpwstr>http://www.zotero.org/styles/global-change-biology</vt:lpwstr>
  </property>
  <property fmtid="{D5CDD505-2E9C-101B-9397-08002B2CF9AE}" pid="9" name="Mendeley Recent Style Name 3_1">
    <vt:lpwstr>Global Change Biology</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http://www.zotero.org/styles/molecular-ecology</vt:lpwstr>
  </property>
  <property fmtid="{D5CDD505-2E9C-101B-9397-08002B2CF9AE}" pid="19" name="Mendeley Recent Style Name 8_1">
    <vt:lpwstr>Molecular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