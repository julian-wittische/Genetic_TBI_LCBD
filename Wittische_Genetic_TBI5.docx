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D1389F">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D1389F">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succ.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1915848E" w:rsidR="00F322CA" w:rsidRPr="00F322CA" w:rsidRDefault="00F322CA" w:rsidP="00D1389F">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167216">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D1389F">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D1389F">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D1389F">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B74CC13" w:rsidR="004E13A5" w:rsidRPr="0007763B" w:rsidRDefault="00E61527" w:rsidP="00D1389F">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52A94">
        <w:rPr>
          <w:rFonts w:ascii="Times New Roman" w:eastAsia="Times New Roman" w:hAnsi="Times New Roman" w:cs="Times New Roman"/>
          <w:sz w:val="24"/>
          <w:szCs w:val="24"/>
        </w:rPr>
        <w:t>, 2) Ecography,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003A4E13" w14:textId="60E821B8" w:rsidR="00186794" w:rsidRPr="00186794" w:rsidRDefault="000E06D6" w:rsidP="00D1389F">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0" w:name="_Hlk46493480"/>
      <w:r w:rsidR="00186794">
        <w:rPr>
          <w:rFonts w:ascii="Times New Roman" w:eastAsia="Times New Roman" w:hAnsi="Times New Roman" w:cs="Times New Roman"/>
          <w:b/>
          <w:sz w:val="24"/>
          <w:szCs w:val="24"/>
        </w:rPr>
        <w:lastRenderedPageBreak/>
        <w:t>ABSTRACT</w:t>
      </w:r>
    </w:p>
    <w:p w14:paraId="76261800" w14:textId="62F7B4C5" w:rsidR="006E59F8" w:rsidRDefault="00186794" w:rsidP="00B47107">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DA3188">
        <w:rPr>
          <w:rFonts w:ascii="Times New Roman" w:eastAsia="Times New Roman" w:hAnsi="Times New Roman" w:cs="Times New Roman"/>
          <w:sz w:val="24"/>
          <w:szCs w:val="24"/>
        </w:rPr>
        <w:t xml:space="preserve"> they are not often investigated in population</w:t>
      </w:r>
      <w:r w:rsidR="00564AA6">
        <w:rPr>
          <w:rFonts w:ascii="Times New Roman" w:eastAsia="Times New Roman" w:hAnsi="Times New Roman" w:cs="Times New Roman"/>
          <w:sz w:val="24"/>
          <w:szCs w:val="24"/>
        </w:rPr>
        <w:t xml:space="preserv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xml:space="preserve">, as well as </w:t>
      </w:r>
      <w:r w:rsidR="00DA3188">
        <w:rPr>
          <w:rFonts w:ascii="Times New Roman" w:eastAsia="Times New Roman" w:hAnsi="Times New Roman" w:cs="Times New Roman"/>
          <w:sz w:val="24"/>
          <w:szCs w:val="24"/>
        </w:rPr>
        <w:t>utility</w:t>
      </w:r>
      <w:r w:rsidR="00092FF0">
        <w:rPr>
          <w:rFonts w:ascii="Times New Roman" w:eastAsia="Times New Roman" w:hAnsi="Times New Roman" w:cs="Times New Roman"/>
          <w:sz w:val="24"/>
          <w:szCs w:val="24"/>
        </w:rPr>
        <w:t xml:space="preserve"> functions for those wishing to further simulate and analyze their simulations.</w:t>
      </w:r>
    </w:p>
    <w:bookmarkEnd w:id="0"/>
    <w:p w14:paraId="07E22FFB" w14:textId="76BEBB31" w:rsidR="004E13A5" w:rsidRPr="0007763B" w:rsidRDefault="00B47107" w:rsidP="00B47107">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4E13A5" w:rsidRPr="0007763B">
        <w:rPr>
          <w:rFonts w:ascii="Times New Roman" w:eastAsia="Times New Roman" w:hAnsi="Times New Roman" w:cs="Times New Roman"/>
          <w:b/>
          <w:sz w:val="24"/>
          <w:szCs w:val="24"/>
        </w:rPr>
        <w:t>NTRODUCTION</w:t>
      </w:r>
    </w:p>
    <w:p w14:paraId="5DE0D710" w14:textId="45ECC199" w:rsidR="007839F5" w:rsidRDefault="00AC1D0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5A482FF5" w14:textId="4C1B5406" w:rsidR="007130C0" w:rsidRDefault="003A570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D65457">
        <w:rPr>
          <w:rFonts w:ascii="Times New Roman" w:hAnsi="Times New Roman" w:cs="Times New Roman"/>
          <w:sz w:val="24"/>
          <w:szCs w:val="24"/>
        </w:rPr>
        <w:t xml:space="preserve">and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[5,6]</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[7–9]</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E67229">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More specifically, 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003549D9"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[10–12]</w:t>
      </w:r>
      <w:r w:rsidR="00C912AB">
        <w:rPr>
          <w:rFonts w:ascii="Times New Roman" w:eastAsia="Times New Roman" w:hAnsi="Times New Roman" w:cs="Times New Roman"/>
          <w:sz w:val="24"/>
          <w:szCs w:val="24"/>
        </w:rPr>
        <w:fldChar w:fldCharType="end"/>
      </w:r>
      <w:r w:rsidR="00850FB4" w:rsidRPr="00076536">
        <w:rPr>
          <w:rFonts w:ascii="Times New Roman" w:eastAsia="Times New Roman" w:hAnsi="Times New Roman" w:cs="Times New Roman"/>
          <w:sz w:val="24"/>
          <w:szCs w:val="24"/>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[14,15]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[16,17]</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[18,19]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[20,21]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approaches </w:t>
      </w:r>
      <w:r w:rsidR="00EB7845">
        <w:rPr>
          <w:rFonts w:ascii="Times New Roman" w:eastAsia="Times New Roman" w:hAnsi="Times New Roman" w:cs="Times New Roman"/>
          <w:sz w:val="24"/>
          <w:szCs w:val="24"/>
        </w:rPr>
        <w:t>able</w:t>
      </w:r>
      <w:r w:rsidR="006C4353">
        <w:rPr>
          <w:rFonts w:ascii="Times New Roman" w:eastAsia="Times New Roman" w:hAnsi="Times New Roman" w:cs="Times New Roman"/>
          <w:sz w:val="24"/>
          <w:szCs w:val="24"/>
        </w:rPr>
        <w:t xml:space="preserve"> to </w:t>
      </w:r>
      <w:r w:rsidR="00410133">
        <w:rPr>
          <w:rFonts w:ascii="Times New Roman" w:eastAsia="Times New Roman" w:hAnsi="Times New Roman" w:cs="Times New Roman"/>
          <w:sz w:val="24"/>
          <w:szCs w:val="24"/>
        </w:rPr>
        <w:t xml:space="preserve">detect </w:t>
      </w:r>
      <w:r w:rsidR="009A5BE8">
        <w:rPr>
          <w:rFonts w:ascii="Times New Roman" w:eastAsia="Times New Roman" w:hAnsi="Times New Roman" w:cs="Times New Roman"/>
          <w:sz w:val="24"/>
          <w:szCs w:val="24"/>
        </w:rPr>
        <w:t>changes in</w:t>
      </w:r>
      <w:r w:rsidR="00DA3188">
        <w:rPr>
          <w:rFonts w:ascii="Times New Roman" w:eastAsia="Times New Roman" w:hAnsi="Times New Roman" w:cs="Times New Roman"/>
          <w:sz w:val="24"/>
          <w:szCs w:val="24"/>
        </w:rPr>
        <w:t xml:space="preserve"> genetic variation through time</w:t>
      </w:r>
      <w:r w:rsidR="009A5BE8">
        <w:rPr>
          <w:rFonts w:ascii="Times New Roman" w:eastAsia="Times New Roman" w:hAnsi="Times New Roman" w:cs="Times New Roman"/>
          <w:sz w:val="24"/>
          <w:szCs w:val="24"/>
        </w:rPr>
        <w:t xml:space="preserve"> </w:t>
      </w:r>
      <w:r w:rsidR="006C4353">
        <w:rPr>
          <w:rFonts w:ascii="Times New Roman" w:eastAsia="Times New Roman" w:hAnsi="Times New Roman" w:cs="Times New Roman"/>
          <w:sz w:val="24"/>
          <w:szCs w:val="24"/>
        </w:rPr>
        <w:t>is needed to</w:t>
      </w:r>
      <w:r w:rsidR="00E67229" w:rsidRPr="00BA5835">
        <w:rPr>
          <w:rFonts w:ascii="Times New Roman" w:eastAsia="Times New Roman" w:hAnsi="Times New Roman" w:cs="Times New Roman"/>
          <w:sz w:val="24"/>
          <w:szCs w:val="24"/>
        </w:rPr>
        <w:t xml:space="preserve"> further e</w:t>
      </w:r>
      <w:r w:rsidR="006C4353">
        <w:rPr>
          <w:rFonts w:ascii="Times New Roman" w:eastAsia="Times New Roman" w:hAnsi="Times New Roman" w:cs="Times New Roman"/>
          <w:sz w:val="24"/>
          <w:szCs w:val="24"/>
        </w:rPr>
        <w:t>lucidate</w:t>
      </w:r>
      <w:r w:rsidR="00E67229">
        <w:rPr>
          <w:rFonts w:ascii="Times New Roman" w:eastAsia="Times New Roman" w:hAnsi="Times New Roman" w:cs="Times New Roman"/>
          <w:sz w:val="24"/>
          <w:szCs w:val="24"/>
        </w:rPr>
        <w:t xml:space="preserve"> the processes that govern demographically </w:t>
      </w:r>
      <w:r w:rsidR="00E67229" w:rsidRPr="00BA5835">
        <w:rPr>
          <w:rFonts w:ascii="Times New Roman" w:eastAsia="Times New Roman" w:hAnsi="Times New Roman" w:cs="Times New Roman"/>
          <w:sz w:val="24"/>
          <w:szCs w:val="24"/>
        </w:rPr>
        <w:t>dynamic systems such a</w:t>
      </w:r>
      <w:r w:rsidR="00E67229">
        <w:rPr>
          <w:rFonts w:ascii="Times New Roman" w:eastAsia="Times New Roman" w:hAnsi="Times New Roman" w:cs="Times New Roman"/>
          <w:sz w:val="24"/>
          <w:szCs w:val="24"/>
        </w:rPr>
        <w:t xml:space="preserve">s insect </w:t>
      </w:r>
      <w:r w:rsidR="00E67229" w:rsidRPr="00295FF4">
        <w:rPr>
          <w:rFonts w:ascii="Times New Roman" w:eastAsia="Times New Roman" w:hAnsi="Times New Roman" w:cs="Times New Roman"/>
          <w:sz w:val="24"/>
          <w:szCs w:val="24"/>
        </w:rPr>
        <w:t>outbreaks, invasions</w:t>
      </w:r>
      <w:r w:rsidR="00E67229">
        <w:rPr>
          <w:rFonts w:ascii="Times New Roman" w:eastAsia="Times New Roman" w:hAnsi="Times New Roman" w:cs="Times New Roman"/>
          <w:sz w:val="24"/>
          <w:szCs w:val="24"/>
        </w:rPr>
        <w:t>,</w:t>
      </w:r>
      <w:r w:rsidR="00E67229" w:rsidRPr="00295FF4">
        <w:rPr>
          <w:rFonts w:ascii="Times New Roman" w:eastAsia="Times New Roman" w:hAnsi="Times New Roman" w:cs="Times New Roman"/>
          <w:sz w:val="24"/>
          <w:szCs w:val="24"/>
        </w:rPr>
        <w:t xml:space="preserve"> </w:t>
      </w:r>
      <w:r w:rsidR="00E67229">
        <w:rPr>
          <w:rFonts w:ascii="Times New Roman" w:eastAsia="Times New Roman" w:hAnsi="Times New Roman" w:cs="Times New Roman"/>
          <w:sz w:val="24"/>
          <w:szCs w:val="24"/>
        </w:rPr>
        <w:t xml:space="preserve">disease spread, </w:t>
      </w:r>
      <w:r w:rsidR="00E67229" w:rsidRPr="00295FF4">
        <w:rPr>
          <w:rFonts w:ascii="Times New Roman" w:eastAsia="Times New Roman" w:hAnsi="Times New Roman" w:cs="Times New Roman"/>
          <w:sz w:val="24"/>
          <w:szCs w:val="24"/>
        </w:rPr>
        <w:t xml:space="preserve">and species declines </w:t>
      </w:r>
      <w:r w:rsidR="00E67229">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E67229">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[4,5,8]</w:t>
      </w:r>
      <w:r w:rsidR="00E67229">
        <w:rPr>
          <w:rFonts w:ascii="Times New Roman" w:eastAsia="Times New Roman" w:hAnsi="Times New Roman" w:cs="Times New Roman"/>
          <w:sz w:val="24"/>
          <w:szCs w:val="24"/>
        </w:rPr>
        <w:fldChar w:fldCharType="end"/>
      </w:r>
      <w:r w:rsidR="00E67229">
        <w:rPr>
          <w:rFonts w:ascii="Times New Roman" w:eastAsia="Times New Roman" w:hAnsi="Times New Roman" w:cs="Times New Roman"/>
          <w:sz w:val="24"/>
          <w:szCs w:val="24"/>
        </w:rPr>
        <w:t>.</w:t>
      </w:r>
    </w:p>
    <w:p w14:paraId="23324154" w14:textId="389B0971" w:rsidR="00CF30F2" w:rsidRPr="00295FF4" w:rsidRDefault="00410133"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9A5BE8">
        <w:rPr>
          <w:rFonts w:ascii="Times New Roman" w:eastAsia="Times New Roman" w:hAnsi="Times New Roman" w:cs="Times New Roman"/>
          <w:sz w:val="24"/>
          <w:szCs w:val="24"/>
        </w:rPr>
        <w:t xml:space="preserve">uch tools are </w:t>
      </w:r>
      <w:r w:rsidR="00386BA1">
        <w:rPr>
          <w:rFonts w:ascii="Times New Roman" w:eastAsia="Times New Roman" w:hAnsi="Times New Roman" w:cs="Times New Roman"/>
          <w:sz w:val="24"/>
          <w:szCs w:val="24"/>
        </w:rPr>
        <w:t xml:space="preserve">especially </w:t>
      </w:r>
      <w:r w:rsidR="009A5BE8">
        <w:rPr>
          <w:rFonts w:ascii="Times New Roman" w:eastAsia="Times New Roman" w:hAnsi="Times New Roman" w:cs="Times New Roman"/>
          <w:sz w:val="24"/>
          <w:szCs w:val="24"/>
        </w:rPr>
        <w:t xml:space="preserve">needed to </w:t>
      </w:r>
      <w:r w:rsidR="001232DB">
        <w:rPr>
          <w:rFonts w:ascii="Times New Roman" w:eastAsia="Times New Roman" w:hAnsi="Times New Roman" w:cs="Times New Roman"/>
          <w:sz w:val="24"/>
          <w:szCs w:val="24"/>
        </w:rPr>
        <w:t xml:space="preserve">identify populations </w:t>
      </w:r>
      <w:r w:rsidR="009A5BE8">
        <w:rPr>
          <w:rFonts w:ascii="Times New Roman" w:eastAsia="Times New Roman" w:hAnsi="Times New Roman" w:cs="Times New Roman"/>
          <w:sz w:val="24"/>
          <w:szCs w:val="24"/>
        </w:rPr>
        <w:t xml:space="preserve">that </w:t>
      </w:r>
      <w:r w:rsidR="001232DB">
        <w:rPr>
          <w:rFonts w:ascii="Times New Roman" w:eastAsia="Times New Roman" w:hAnsi="Times New Roman" w:cs="Times New Roman"/>
          <w:sz w:val="24"/>
          <w:szCs w:val="24"/>
        </w:rPr>
        <w:t xml:space="preserve">have experienced </w:t>
      </w:r>
      <w:r w:rsidR="009A5BE8">
        <w:rPr>
          <w:rFonts w:ascii="Times New Roman" w:eastAsia="Times New Roman" w:hAnsi="Times New Roman" w:cs="Times New Roman"/>
          <w:sz w:val="24"/>
          <w:szCs w:val="24"/>
        </w:rPr>
        <w:t xml:space="preserve">important </w:t>
      </w:r>
      <w:r w:rsidR="003A5706">
        <w:rPr>
          <w:rFonts w:ascii="Times New Roman" w:eastAsia="Times New Roman" w:hAnsi="Times New Roman" w:cs="Times New Roman"/>
          <w:sz w:val="24"/>
          <w:szCs w:val="24"/>
        </w:rPr>
        <w:t xml:space="preserve">historical </w:t>
      </w:r>
      <w:r w:rsidR="001232DB">
        <w:rPr>
          <w:rFonts w:ascii="Times New Roman" w:eastAsia="Times New Roman" w:hAnsi="Times New Roman" w:cs="Times New Roman"/>
          <w:sz w:val="24"/>
          <w:szCs w:val="24"/>
        </w:rPr>
        <w:t>mortality</w:t>
      </w:r>
      <w:r w:rsidR="00386BA1">
        <w:rPr>
          <w:rFonts w:ascii="Times New Roman" w:eastAsia="Times New Roman" w:hAnsi="Times New Roman" w:cs="Times New Roman"/>
          <w:sz w:val="24"/>
          <w:szCs w:val="24"/>
        </w:rPr>
        <w:t xml:space="preserve"> or irruption</w:t>
      </w:r>
      <w:r w:rsidR="001232DB">
        <w:rPr>
          <w:rFonts w:ascii="Times New Roman" w:eastAsia="Times New Roman" w:hAnsi="Times New Roman" w:cs="Times New Roman"/>
          <w:sz w:val="24"/>
          <w:szCs w:val="24"/>
        </w:rPr>
        <w:t xml:space="preserve"> as a result of </w:t>
      </w:r>
      <w:r w:rsidR="003A5706">
        <w:rPr>
          <w:rFonts w:ascii="Times New Roman" w:eastAsia="Times New Roman" w:hAnsi="Times New Roman" w:cs="Times New Roman"/>
          <w:sz w:val="24"/>
          <w:szCs w:val="24"/>
        </w:rPr>
        <w:t xml:space="preserve">demographic events that affect population sizes and influence landscape scale population connectivity. </w:t>
      </w:r>
      <w:r w:rsidR="00386BA1">
        <w:rPr>
          <w:rFonts w:ascii="Times New Roman" w:eastAsia="Times New Roman" w:hAnsi="Times New Roman" w:cs="Times New Roman"/>
          <w:sz w:val="24"/>
          <w:szCs w:val="24"/>
        </w:rPr>
        <w:t>Those</w:t>
      </w:r>
      <w:r w:rsidR="003A5706">
        <w:rPr>
          <w:rFonts w:ascii="Times New Roman" w:eastAsia="Times New Roman" w:hAnsi="Times New Roman" w:cs="Times New Roman"/>
          <w:sz w:val="24"/>
          <w:szCs w:val="24"/>
        </w:rPr>
        <w:t xml:space="preserve"> events may include </w:t>
      </w:r>
      <w:r w:rsidR="001232DB">
        <w:rPr>
          <w:rFonts w:ascii="Times New Roman" w:eastAsia="Times New Roman" w:hAnsi="Times New Roman" w:cs="Times New Roman"/>
          <w:sz w:val="24"/>
          <w:szCs w:val="24"/>
        </w:rPr>
        <w:t>disturbance</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such as a </w:t>
      </w:r>
      <w:r w:rsidR="003A5706">
        <w:rPr>
          <w:rFonts w:ascii="Times New Roman" w:eastAsia="Times New Roman" w:hAnsi="Times New Roman" w:cs="Times New Roman"/>
          <w:sz w:val="24"/>
          <w:szCs w:val="24"/>
        </w:rPr>
        <w:t>wild</w:t>
      </w:r>
      <w:r w:rsidR="001232DB">
        <w:rPr>
          <w:rFonts w:ascii="Times New Roman" w:eastAsia="Times New Roman" w:hAnsi="Times New Roman" w:cs="Times New Roman"/>
          <w:sz w:val="24"/>
          <w:szCs w:val="24"/>
        </w:rPr>
        <w:t>fire, major weather event</w:t>
      </w:r>
      <w:r w:rsidR="003A5706">
        <w:rPr>
          <w:rFonts w:ascii="Times New Roman" w:eastAsia="Times New Roman" w:hAnsi="Times New Roman" w:cs="Times New Roman"/>
          <w:sz w:val="24"/>
          <w:szCs w:val="24"/>
        </w:rPr>
        <w:t>s</w:t>
      </w:r>
      <w:r w:rsidR="001232DB">
        <w:rPr>
          <w:rFonts w:ascii="Times New Roman" w:eastAsia="Times New Roman" w:hAnsi="Times New Roman" w:cs="Times New Roman"/>
          <w:sz w:val="24"/>
          <w:szCs w:val="24"/>
        </w:rPr>
        <w:t xml:space="preserve">, </w:t>
      </w:r>
      <w:r w:rsidR="003A5706">
        <w:rPr>
          <w:rFonts w:ascii="Times New Roman" w:eastAsia="Times New Roman" w:hAnsi="Times New Roman" w:cs="Times New Roman"/>
          <w:sz w:val="24"/>
          <w:szCs w:val="24"/>
        </w:rPr>
        <w:t xml:space="preserve">invasions of predators or competitors, </w:t>
      </w:r>
      <w:r w:rsidR="001232DB">
        <w:rPr>
          <w:rFonts w:ascii="Times New Roman" w:eastAsia="Times New Roman" w:hAnsi="Times New Roman" w:cs="Times New Roman"/>
          <w:sz w:val="24"/>
          <w:szCs w:val="24"/>
        </w:rPr>
        <w:t>or outbreaks</w:t>
      </w:r>
      <w:r w:rsidR="003A5706">
        <w:rPr>
          <w:rFonts w:ascii="Times New Roman" w:eastAsia="Times New Roman" w:hAnsi="Times New Roman" w:cs="Times New Roman"/>
          <w:sz w:val="24"/>
          <w:szCs w:val="24"/>
        </w:rPr>
        <w:t xml:space="preserve"> of </w:t>
      </w:r>
      <w:r w:rsidR="003A5706">
        <w:rPr>
          <w:rFonts w:ascii="Times New Roman" w:eastAsia="Times New Roman" w:hAnsi="Times New Roman" w:cs="Times New Roman"/>
          <w:sz w:val="24"/>
          <w:szCs w:val="24"/>
        </w:rPr>
        <w:lastRenderedPageBreak/>
        <w:t>disease</w:t>
      </w:r>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[22–26]</w:t>
      </w:r>
      <w:r w:rsidR="001232DB">
        <w:rPr>
          <w:rFonts w:ascii="Times New Roman" w:eastAsia="Times New Roman" w:hAnsi="Times New Roman" w:cs="Times New Roman"/>
          <w:sz w:val="24"/>
          <w:szCs w:val="24"/>
        </w:rPr>
        <w:fldChar w:fldCharType="end"/>
      </w:r>
      <w:r w:rsidR="001232DB" w:rsidRPr="00076536">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[27]</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Because t</w:t>
      </w:r>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[28–30]","plainTextFormattedCitation":"[28–30]","previouslyFormattedCitation":"[28–30]"},"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[28–30]</w:t>
      </w:r>
      <w:r w:rsidR="00AB2B18" w:rsidRPr="00295FF4">
        <w:rPr>
          <w:rFonts w:ascii="Times New Roman" w:eastAsia="Times New Roman" w:hAnsi="Times New Roman" w:cs="Times New Roman"/>
          <w:sz w:val="24"/>
          <w:szCs w:val="24"/>
        </w:rPr>
        <w:fldChar w:fldCharType="end"/>
      </w:r>
      <w:r w:rsidR="009A5BE8">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Mountains","type":"article-journal","volume":"8"},"uris":["http://www.mendeley.com/documents/?uuid=278a9795-021c-4ae0-9851-8bded50cff67"]}],"mendeley":{"formattedCitation":"[31]","manualFormatting":"(e.g. Landguth, Holden, Mahalovich, &amp; Cushman, 2017)","plainTextFormattedCitation":"[31]","previouslyFormattedCitation":"[31]"},"properties":{"noteIndex":0},"schema":"https://github.com/citation-style-language/schema/raw/master/csl-citation.json"}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p>
    <w:p w14:paraId="7573E9EB" w14:textId="4DF96D29" w:rsidR="000F79A4" w:rsidRDefault="00B80189" w:rsidP="008B2632">
      <w:pPr>
        <w:spacing w:before="240" w:after="240" w:line="480" w:lineRule="auto"/>
        <w:rPr>
          <w:rFonts w:ascii="Times New Roman" w:hAnsi="Times New Roman" w:cs="Times New Roman"/>
          <w:sz w:val="24"/>
          <w:szCs w:val="24"/>
        </w:rPr>
      </w:pPr>
      <w:r>
        <w:rPr>
          <w:rFonts w:ascii="Times New Roman" w:hAnsi="Times New Roman" w:cs="Times New Roman"/>
          <w:sz w:val="24"/>
          <w:szCs w:val="24"/>
        </w:rPr>
        <w:t>T</w:t>
      </w:r>
      <w:r w:rsidR="00A56A06">
        <w:rPr>
          <w:rFonts w:ascii="Times New Roman" w:hAnsi="Times New Roman" w:cs="Times New Roman"/>
          <w:sz w:val="24"/>
          <w:szCs w:val="24"/>
        </w:rPr>
        <w:t xml:space="preserve">here are two </w:t>
      </w:r>
      <w:r w:rsidR="00F56092">
        <w:rPr>
          <w:rFonts w:ascii="Times New Roman" w:hAnsi="Times New Roman" w:cs="Times New Roman"/>
          <w:sz w:val="24"/>
          <w:szCs w:val="24"/>
        </w:rPr>
        <w:t>types of</w:t>
      </w:r>
      <w:r w:rsidR="00A56A06">
        <w:rPr>
          <w:rFonts w:ascii="Times New Roman" w:hAnsi="Times New Roman" w:cs="Times New Roman"/>
          <w:sz w:val="24"/>
          <w:szCs w:val="24"/>
        </w:rPr>
        <w:t xml:space="preserve"> </w:t>
      </w:r>
      <w:r w:rsidR="002648C9">
        <w:rPr>
          <w:rFonts w:ascii="Times New Roman" w:hAnsi="Times New Roman" w:cs="Times New Roman"/>
          <w:sz w:val="24"/>
          <w:szCs w:val="24"/>
        </w:rPr>
        <w:t>approaches available to</w:t>
      </w:r>
      <w:r>
        <w:rPr>
          <w:rFonts w:ascii="Times New Roman" w:hAnsi="Times New Roman" w:cs="Times New Roman"/>
          <w:sz w:val="24"/>
          <w:szCs w:val="24"/>
        </w:rPr>
        <w:t xml:space="preserve"> investigate temporal genetic variation. The first </w:t>
      </w:r>
      <w:r w:rsidR="00A56A06">
        <w:rPr>
          <w:rFonts w:ascii="Times New Roman" w:hAnsi="Times New Roman" w:cs="Times New Roman"/>
          <w:sz w:val="24"/>
          <w:szCs w:val="24"/>
        </w:rPr>
        <w:t xml:space="preserve">kind of </w:t>
      </w:r>
      <w:r>
        <w:rPr>
          <w:rFonts w:ascii="Times New Roman" w:hAnsi="Times New Roman" w:cs="Times New Roman"/>
          <w:sz w:val="24"/>
          <w:szCs w:val="24"/>
        </w:rPr>
        <w:t>approach</w:t>
      </w:r>
      <w:r w:rsidR="009311E6">
        <w:rPr>
          <w:rFonts w:ascii="Times New Roman" w:hAnsi="Times New Roman" w:cs="Times New Roman"/>
          <w:sz w:val="24"/>
          <w:szCs w:val="24"/>
        </w:rPr>
        <w:t>es</w:t>
      </w:r>
      <w:r>
        <w:rPr>
          <w:rFonts w:ascii="Times New Roman" w:hAnsi="Times New Roman" w:cs="Times New Roman"/>
          <w:sz w:val="24"/>
          <w:szCs w:val="24"/>
        </w:rPr>
        <w:t xml:space="preserve"> </w:t>
      </w:r>
      <w:r w:rsidR="00F56092">
        <w:rPr>
          <w:rFonts w:ascii="Times New Roman" w:hAnsi="Times New Roman" w:cs="Times New Roman"/>
          <w:sz w:val="24"/>
          <w:szCs w:val="24"/>
        </w:rPr>
        <w:t xml:space="preserve">generally </w:t>
      </w:r>
      <w:r>
        <w:rPr>
          <w:rFonts w:ascii="Times New Roman" w:hAnsi="Times New Roman" w:cs="Times New Roman"/>
          <w:sz w:val="24"/>
          <w:szCs w:val="24"/>
        </w:rPr>
        <w:t>consists of a single time sampling scheme</w:t>
      </w:r>
      <w:r w:rsidR="00A56A06">
        <w:rPr>
          <w:rFonts w:ascii="Times New Roman" w:hAnsi="Times New Roman" w:cs="Times New Roman"/>
          <w:sz w:val="24"/>
          <w:szCs w:val="24"/>
        </w:rPr>
        <w:t>,</w:t>
      </w:r>
      <w:r>
        <w:rPr>
          <w:rFonts w:ascii="Times New Roman" w:hAnsi="Times New Roman" w:cs="Times New Roman"/>
          <w:sz w:val="24"/>
          <w:szCs w:val="24"/>
        </w:rPr>
        <w:t xml:space="preserve"> combined </w:t>
      </w:r>
      <w:r w:rsidR="00A56A06">
        <w:rPr>
          <w:rFonts w:ascii="Times New Roman" w:hAnsi="Times New Roman" w:cs="Times New Roman"/>
          <w:sz w:val="24"/>
          <w:szCs w:val="24"/>
        </w:rPr>
        <w:t>with</w:t>
      </w:r>
      <w:r>
        <w:rPr>
          <w:rFonts w:ascii="Times New Roman" w:hAnsi="Times New Roman" w:cs="Times New Roman"/>
          <w:sz w:val="24"/>
          <w:szCs w:val="24"/>
        </w:rPr>
        <w:t xml:space="preserve"> statistical approaches </w:t>
      </w:r>
      <w:r w:rsidR="00F56092">
        <w:rPr>
          <w:rFonts w:ascii="Times New Roman" w:hAnsi="Times New Roman" w:cs="Times New Roman"/>
          <w:sz w:val="24"/>
          <w:szCs w:val="24"/>
        </w:rPr>
        <w:t>purpose-</w:t>
      </w:r>
      <w:r>
        <w:rPr>
          <w:rFonts w:ascii="Times New Roman" w:hAnsi="Times New Roman" w:cs="Times New Roman"/>
          <w:sz w:val="24"/>
          <w:szCs w:val="24"/>
        </w:rPr>
        <w:t>designed</w:t>
      </w:r>
      <w:r w:rsidR="00A80A8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F56092">
        <w:rPr>
          <w:rFonts w:ascii="Times New Roman" w:hAnsi="Times New Roman" w:cs="Times New Roman"/>
          <w:sz w:val="24"/>
          <w:szCs w:val="24"/>
        </w:rPr>
        <w:t xml:space="preserve">directly </w:t>
      </w:r>
      <w:r>
        <w:rPr>
          <w:rFonts w:ascii="Times New Roman" w:hAnsi="Times New Roman" w:cs="Times New Roman"/>
          <w:sz w:val="24"/>
          <w:szCs w:val="24"/>
        </w:rPr>
        <w:t>infer demographic history</w:t>
      </w:r>
      <w:r w:rsidR="002648C9">
        <w:rPr>
          <w:rFonts w:ascii="Times New Roman" w:hAnsi="Times New Roman" w:cs="Times New Roman"/>
          <w:sz w:val="24"/>
          <w:szCs w:val="24"/>
        </w:rPr>
        <w:t xml:space="preserve"> from the single time sampling</w:t>
      </w:r>
      <w:r>
        <w:rPr>
          <w:rFonts w:ascii="Times New Roman" w:hAnsi="Times New Roman" w:cs="Times New Roman"/>
          <w:sz w:val="24"/>
          <w:szCs w:val="24"/>
        </w:rPr>
        <w:t xml:space="preserve"> </w:t>
      </w:r>
      <w:r w:rsidRPr="00295FF4">
        <w:rPr>
          <w:rFonts w:ascii="Times New Roman" w:hAnsi="Times New Roman" w:cs="Times New Roman"/>
          <w:sz w:val="24"/>
          <w:szCs w:val="24"/>
        </w:rPr>
        <w:fldChar w:fldCharType="begin" w:fldLock="1"/>
      </w:r>
      <w:r w:rsidR="008B6989">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[32–34]","plainTextFormattedCitation":"[32–34]","previouslyFormattedCitation":"[32–34]"},"properties":{"noteIndex":0},"schema":"https://github.com/citation-style-language/schema/raw/master/csl-citation.json"}</w:instrText>
      </w:r>
      <w:r w:rsidRPr="00295FF4">
        <w:rPr>
          <w:rFonts w:ascii="Times New Roman" w:hAnsi="Times New Roman" w:cs="Times New Roman"/>
          <w:sz w:val="24"/>
          <w:szCs w:val="24"/>
        </w:rPr>
        <w:fldChar w:fldCharType="separate"/>
      </w:r>
      <w:r w:rsidR="00BC3187" w:rsidRPr="00BC3187">
        <w:rPr>
          <w:rFonts w:ascii="Times New Roman" w:hAnsi="Times New Roman" w:cs="Times New Roman"/>
          <w:noProof/>
          <w:sz w:val="24"/>
          <w:szCs w:val="24"/>
        </w:rPr>
        <w:t>[32–34]</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This approach </w:t>
      </w:r>
      <w:r w:rsidR="00A56A06">
        <w:rPr>
          <w:rFonts w:ascii="Times New Roman" w:hAnsi="Times New Roman" w:cs="Times New Roman"/>
          <w:sz w:val="24"/>
          <w:szCs w:val="24"/>
        </w:rPr>
        <w:t>often involves extensive know</w:t>
      </w:r>
      <w:r w:rsidR="002648C9">
        <w:rPr>
          <w:rFonts w:ascii="Times New Roman" w:hAnsi="Times New Roman" w:cs="Times New Roman"/>
          <w:sz w:val="24"/>
          <w:szCs w:val="24"/>
        </w:rPr>
        <w:t>ledge about the biological system</w:t>
      </w:r>
      <w:r w:rsidR="00A56A06">
        <w:rPr>
          <w:rFonts w:ascii="Times New Roman" w:hAnsi="Times New Roman" w:cs="Times New Roman"/>
          <w:sz w:val="24"/>
          <w:szCs w:val="24"/>
        </w:rPr>
        <w:t xml:space="preserve">, </w:t>
      </w:r>
      <w:r w:rsidR="00E76498">
        <w:rPr>
          <w:rFonts w:ascii="Times New Roman" w:hAnsi="Times New Roman" w:cs="Times New Roman"/>
          <w:sz w:val="24"/>
          <w:szCs w:val="24"/>
        </w:rPr>
        <w:t xml:space="preserve">very intensive computation, </w:t>
      </w:r>
      <w:r w:rsidR="00A56A06">
        <w:rPr>
          <w:rFonts w:ascii="Times New Roman" w:hAnsi="Times New Roman" w:cs="Times New Roman"/>
          <w:sz w:val="24"/>
          <w:szCs w:val="24"/>
        </w:rPr>
        <w:t xml:space="preserve">and </w:t>
      </w:r>
      <w:r>
        <w:rPr>
          <w:rFonts w:ascii="Times New Roman" w:hAnsi="Times New Roman" w:cs="Times New Roman"/>
          <w:sz w:val="24"/>
          <w:szCs w:val="24"/>
        </w:rPr>
        <w:t>requires high-quality microsatellite datasets, or a minimum of</w:t>
      </w:r>
      <w:r w:rsidR="00A80A8B">
        <w:rPr>
          <w:rFonts w:ascii="Times New Roman" w:hAnsi="Times New Roman" w:cs="Times New Roman"/>
          <w:sz w:val="24"/>
          <w:szCs w:val="24"/>
        </w:rPr>
        <w:t xml:space="preserve"> </w:t>
      </w:r>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r>
        <w:rPr>
          <w:rFonts w:ascii="Times New Roman" w:hAnsi="Times New Roman" w:cs="Times New Roman"/>
          <w:sz w:val="24"/>
          <w:szCs w:val="24"/>
        </w:rPr>
        <w:t>,</w:t>
      </w:r>
      <w:r w:rsidR="00A80A8B">
        <w:rPr>
          <w:rFonts w:ascii="Times New Roman" w:hAnsi="Times New Roman" w:cs="Times New Roman"/>
          <w:sz w:val="24"/>
          <w:szCs w:val="24"/>
        </w:rPr>
        <w:t xml:space="preserve"> and further information</w:t>
      </w:r>
      <w:r w:rsidR="001950CB">
        <w:rPr>
          <w:rFonts w:ascii="Times New Roman" w:hAnsi="Times New Roman" w:cs="Times New Roman"/>
          <w:sz w:val="24"/>
          <w:szCs w:val="24"/>
        </w:rPr>
        <w:t xml:space="preserve"> </w:t>
      </w:r>
      <w:r>
        <w:rPr>
          <w:rFonts w:ascii="Times New Roman" w:hAnsi="Times New Roman" w:cs="Times New Roman"/>
          <w:sz w:val="24"/>
          <w:szCs w:val="24"/>
        </w:rPr>
        <w:t>such as</w:t>
      </w:r>
      <w:r w:rsidR="005B723C" w:rsidRPr="00295FF4">
        <w:rPr>
          <w:rFonts w:ascii="Times New Roman" w:hAnsi="Times New Roman" w:cs="Times New Roman"/>
          <w:sz w:val="24"/>
          <w:szCs w:val="24"/>
        </w:rPr>
        <w:t xml:space="preserve">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BC3187">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DC0711" w:rsidRPr="00DC0711">
        <w:rPr>
          <w:rFonts w:ascii="Times New Roman" w:hAnsi="Times New Roman" w:cs="Times New Roman"/>
          <w:noProof/>
          <w:sz w:val="24"/>
          <w:szCs w:val="24"/>
        </w:rPr>
        <w:t>[17]</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8B6989">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[35–37]","plainTextFormattedCitation":"[35–37]","previouslyFormattedCitation":"[35–37]"},"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3187" w:rsidRPr="00BC3187">
        <w:rPr>
          <w:rFonts w:ascii="Times New Roman" w:hAnsi="Times New Roman" w:cs="Times New Roman"/>
          <w:noProof/>
          <w:sz w:val="24"/>
          <w:szCs w:val="24"/>
        </w:rPr>
        <w:t>[35–37]</w:t>
      </w:r>
      <w:r w:rsidR="00BC1041" w:rsidRPr="00295FF4">
        <w:rPr>
          <w:rFonts w:ascii="Times New Roman" w:hAnsi="Times New Roman" w:cs="Times New Roman"/>
          <w:sz w:val="24"/>
          <w:szCs w:val="24"/>
        </w:rPr>
        <w:fldChar w:fldCharType="end"/>
      </w:r>
      <w:r w:rsidR="00876118">
        <w:rPr>
          <w:rFonts w:ascii="Times New Roman" w:hAnsi="Times New Roman" w:cs="Times New Roman"/>
          <w:sz w:val="24"/>
          <w:szCs w:val="24"/>
        </w:rPr>
        <w:t>.</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The second</w:t>
      </w:r>
      <w:r w:rsidR="009311E6">
        <w:rPr>
          <w:rFonts w:ascii="Times New Roman" w:hAnsi="Times New Roman" w:cs="Times New Roman"/>
          <w:sz w:val="24"/>
          <w:szCs w:val="24"/>
        </w:rPr>
        <w:t xml:space="preserve"> kind of approaches </w:t>
      </w:r>
      <w:r w:rsidR="00A56A06">
        <w:rPr>
          <w:rFonts w:ascii="Times New Roman" w:hAnsi="Times New Roman" w:cs="Times New Roman"/>
          <w:sz w:val="24"/>
          <w:szCs w:val="24"/>
        </w:rPr>
        <w:t xml:space="preserve">consists in comparing genetic diversity between repeated </w:t>
      </w:r>
      <w:r w:rsidR="002648C9">
        <w:rPr>
          <w:rFonts w:ascii="Times New Roman" w:hAnsi="Times New Roman" w:cs="Times New Roman"/>
          <w:sz w:val="24"/>
          <w:szCs w:val="24"/>
        </w:rPr>
        <w:t xml:space="preserve">(same sites) </w:t>
      </w:r>
      <w:r w:rsidR="00A56A06">
        <w:rPr>
          <w:rFonts w:ascii="Times New Roman" w:hAnsi="Times New Roman" w:cs="Times New Roman"/>
          <w:sz w:val="24"/>
          <w:szCs w:val="24"/>
        </w:rPr>
        <w:t xml:space="preserve">temporal </w:t>
      </w:r>
      <w:r w:rsidR="00E76498">
        <w:rPr>
          <w:rFonts w:ascii="Times New Roman" w:hAnsi="Times New Roman" w:cs="Times New Roman"/>
          <w:sz w:val="24"/>
          <w:szCs w:val="24"/>
        </w:rPr>
        <w:t xml:space="preserve">samples. </w:t>
      </w:r>
      <w:r w:rsidR="00F56092">
        <w:rPr>
          <w:rFonts w:ascii="Times New Roman" w:hAnsi="Times New Roman" w:cs="Times New Roman"/>
          <w:sz w:val="24"/>
          <w:szCs w:val="24"/>
        </w:rPr>
        <w:t>Such approaches are</w:t>
      </w:r>
      <w:r w:rsidR="00E76498">
        <w:rPr>
          <w:rFonts w:ascii="Times New Roman" w:hAnsi="Times New Roman" w:cs="Times New Roman"/>
          <w:sz w:val="24"/>
          <w:szCs w:val="24"/>
        </w:rPr>
        <w:t xml:space="preserve"> more readily</w:t>
      </w:r>
      <w:r w:rsidR="00A56A06">
        <w:rPr>
          <w:rFonts w:ascii="Times New Roman" w:hAnsi="Times New Roman" w:cs="Times New Roman"/>
          <w:sz w:val="24"/>
          <w:szCs w:val="24"/>
        </w:rPr>
        <w:t xml:space="preserve"> usable in s</w:t>
      </w:r>
      <w:r w:rsidR="000F79A4">
        <w:rPr>
          <w:rFonts w:ascii="Times New Roman" w:hAnsi="Times New Roman" w:cs="Times New Roman"/>
          <w:sz w:val="24"/>
          <w:szCs w:val="24"/>
        </w:rPr>
        <w:t>ystems</w:t>
      </w:r>
      <w:r w:rsidR="00966DB2">
        <w:rPr>
          <w:rFonts w:ascii="Times New Roman" w:hAnsi="Times New Roman" w:cs="Times New Roman"/>
          <w:sz w:val="24"/>
          <w:szCs w:val="24"/>
        </w:rPr>
        <w:t xml:space="preserve"> where less information is available</w:t>
      </w:r>
      <w:r w:rsidR="000F79A4">
        <w:rPr>
          <w:rFonts w:ascii="Times New Roman" w:hAnsi="Times New Roman" w:cs="Times New Roman"/>
          <w:sz w:val="24"/>
          <w:szCs w:val="24"/>
        </w:rPr>
        <w:t xml:space="preserve"> </w:t>
      </w:r>
      <w:r w:rsidR="00A56A06">
        <w:rPr>
          <w:rFonts w:ascii="Times New Roman" w:hAnsi="Times New Roman" w:cs="Times New Roman"/>
          <w:sz w:val="24"/>
          <w:szCs w:val="24"/>
        </w:rPr>
        <w:t>such as</w:t>
      </w:r>
      <w:r w:rsidR="000F79A4">
        <w:rPr>
          <w:rFonts w:ascii="Times New Roman" w:hAnsi="Times New Roman" w:cs="Times New Roman"/>
          <w:sz w:val="24"/>
          <w:szCs w:val="24"/>
        </w:rPr>
        <w:t xml:space="preserve"> </w:t>
      </w:r>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w:t>
      </w:r>
      <w:r w:rsidR="000F79A4">
        <w:rPr>
          <w:rFonts w:ascii="Times New Roman" w:hAnsi="Times New Roman" w:cs="Times New Roman"/>
          <w:sz w:val="24"/>
          <w:szCs w:val="24"/>
        </w:rPr>
        <w:t>or system</w:t>
      </w:r>
      <w:r w:rsidR="00725828">
        <w:rPr>
          <w:rFonts w:ascii="Times New Roman" w:hAnsi="Times New Roman" w:cs="Times New Roman"/>
          <w:sz w:val="24"/>
          <w:szCs w:val="24"/>
        </w:rPr>
        <w:t>s that were sampled historically, with</w:t>
      </w:r>
      <w:r w:rsidR="000F79A4">
        <w:rPr>
          <w:rFonts w:ascii="Times New Roman" w:hAnsi="Times New Roman" w:cs="Times New Roman"/>
          <w:sz w:val="24"/>
          <w:szCs w:val="24"/>
        </w:rPr>
        <w:t xml:space="preserve"> and </w:t>
      </w:r>
      <w:r w:rsidR="00966DB2">
        <w:rPr>
          <w:rFonts w:ascii="Times New Roman" w:hAnsi="Times New Roman" w:cs="Times New Roman"/>
          <w:sz w:val="24"/>
          <w:szCs w:val="24"/>
        </w:rPr>
        <w:t xml:space="preserve">an </w:t>
      </w:r>
      <w:r w:rsidR="000F79A4">
        <w:rPr>
          <w:rFonts w:ascii="Times New Roman" w:hAnsi="Times New Roman" w:cs="Times New Roman"/>
          <w:sz w:val="24"/>
          <w:szCs w:val="24"/>
        </w:rPr>
        <w:t>interest in comparing contemporary patterns with these older data</w:t>
      </w:r>
      <w:r w:rsidR="008B6989">
        <w:rPr>
          <w:rFonts w:ascii="Times New Roman" w:hAnsi="Times New Roman" w:cs="Times New Roman"/>
          <w:sz w:val="24"/>
          <w:szCs w:val="24"/>
        </w:rPr>
        <w:t xml:space="preserve"> </w:t>
      </w:r>
      <w:r w:rsidR="008B6989">
        <w:rPr>
          <w:rFonts w:ascii="Times New Roman" w:hAnsi="Times New Roman" w:cs="Times New Roman"/>
          <w:sz w:val="24"/>
          <w:szCs w:val="24"/>
        </w:rPr>
        <w:fldChar w:fldCharType="begin" w:fldLock="1"/>
      </w:r>
      <w:r w:rsidR="00E768D0">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008B6989">
        <w:rPr>
          <w:rFonts w:ascii="Times New Roman" w:hAnsi="Times New Roman" w:cs="Times New Roman"/>
          <w:sz w:val="24"/>
          <w:szCs w:val="24"/>
        </w:rPr>
        <w:fldChar w:fldCharType="separate"/>
      </w:r>
      <w:r w:rsidR="008B6989" w:rsidRPr="008B6989">
        <w:rPr>
          <w:rFonts w:ascii="Times New Roman" w:hAnsi="Times New Roman" w:cs="Times New Roman"/>
          <w:noProof/>
          <w:sz w:val="24"/>
          <w:szCs w:val="24"/>
        </w:rPr>
        <w:t>[10]</w:t>
      </w:r>
      <w:r w:rsidR="008B6989">
        <w:rPr>
          <w:rFonts w:ascii="Times New Roman" w:hAnsi="Times New Roman" w:cs="Times New Roman"/>
          <w:sz w:val="24"/>
          <w:szCs w:val="24"/>
        </w:rPr>
        <w:fldChar w:fldCharType="end"/>
      </w:r>
      <w:r w:rsidR="008B6989">
        <w:rPr>
          <w:rFonts w:ascii="Times New Roman" w:hAnsi="Times New Roman" w:cs="Times New Roman"/>
          <w:sz w:val="24"/>
          <w:szCs w:val="24"/>
        </w:rPr>
        <w:t>.</w:t>
      </w:r>
      <w:r w:rsidR="008B2632">
        <w:rPr>
          <w:rFonts w:ascii="Times New Roman" w:hAnsi="Times New Roman" w:cs="Times New Roman"/>
          <w:sz w:val="24"/>
          <w:szCs w:val="24"/>
        </w:rPr>
        <w:t xml:space="preserve"> </w:t>
      </w:r>
      <w:r w:rsidR="008B2632">
        <w:rPr>
          <w:rFonts w:ascii="Times New Roman" w:eastAsia="Times New Roman" w:hAnsi="Times New Roman" w:cs="Times New Roman"/>
          <w:sz w:val="24"/>
          <w:szCs w:val="24"/>
        </w:rPr>
        <w:t xml:space="preserve">However, there are several </w:t>
      </w:r>
      <w:r w:rsidR="00725828">
        <w:rPr>
          <w:rFonts w:ascii="Times New Roman" w:eastAsia="Times New Roman" w:hAnsi="Times New Roman" w:cs="Times New Roman"/>
          <w:sz w:val="24"/>
          <w:szCs w:val="24"/>
        </w:rPr>
        <w:t xml:space="preserve">technical and conceptual </w:t>
      </w:r>
      <w:r w:rsidR="008B2632">
        <w:rPr>
          <w:rFonts w:ascii="Times New Roman" w:eastAsia="Times New Roman" w:hAnsi="Times New Roman" w:cs="Times New Roman"/>
          <w:sz w:val="24"/>
          <w:szCs w:val="24"/>
        </w:rPr>
        <w:t>challenges associated with the latter kind of approaches.</w:t>
      </w:r>
    </w:p>
    <w:p w14:paraId="3A81AE91" w14:textId="6D213D30" w:rsidR="00FF669A" w:rsidRDefault="008B263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our abili</w:t>
      </w:r>
      <w:r w:rsidR="001B721A">
        <w:rPr>
          <w:rFonts w:ascii="Times New Roman" w:eastAsia="Times New Roman" w:hAnsi="Times New Roman" w:cs="Times New Roman"/>
          <w:sz w:val="24"/>
          <w:szCs w:val="24"/>
        </w:rPr>
        <w:t>ty to compare genetic diversities evaluated at two points in time</w:t>
      </w:r>
      <w:r>
        <w:rPr>
          <w:rFonts w:ascii="Times New Roman" w:eastAsia="Times New Roman" w:hAnsi="Times New Roman" w:cs="Times New Roman"/>
          <w:sz w:val="24"/>
          <w:szCs w:val="24"/>
        </w:rPr>
        <w:t>,</w:t>
      </w:r>
      <w:r w:rsidR="000F79A4">
        <w:rPr>
          <w:rFonts w:ascii="Times New Roman" w:eastAsia="Times New Roman" w:hAnsi="Times New Roman" w:cs="Times New Roman"/>
          <w:sz w:val="24"/>
          <w:szCs w:val="24"/>
        </w:rPr>
        <w:t xml:space="preserve"> ho</w:t>
      </w:r>
      <w:r>
        <w:rPr>
          <w:rFonts w:ascii="Times New Roman" w:eastAsia="Times New Roman" w:hAnsi="Times New Roman" w:cs="Times New Roman"/>
          <w:sz w:val="24"/>
          <w:szCs w:val="24"/>
        </w:rPr>
        <w:t>w to meaningfully quantify and detect temporal</w:t>
      </w:r>
      <w:r w:rsidR="000F79A4">
        <w:rPr>
          <w:rFonts w:ascii="Times New Roman" w:eastAsia="Times New Roman" w:hAnsi="Times New Roman" w:cs="Times New Roman"/>
          <w:sz w:val="24"/>
          <w:szCs w:val="24"/>
        </w:rPr>
        <w:t xml:space="preserve"> changes</w:t>
      </w:r>
      <w:r>
        <w:rPr>
          <w:rFonts w:ascii="Times New Roman" w:eastAsia="Times New Roman" w:hAnsi="Times New Roman" w:cs="Times New Roman"/>
          <w:sz w:val="24"/>
          <w:szCs w:val="24"/>
        </w:rPr>
        <w:t xml:space="preserve"> remains unclear</w:t>
      </w:r>
      <w:r w:rsidR="000F79A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Some studies have used genetic diff</w:t>
      </w:r>
      <w:r w:rsidR="00D54E9F">
        <w:rPr>
          <w:rFonts w:ascii="Times New Roman" w:eastAsia="Times New Roman" w:hAnsi="Times New Roman" w:cs="Times New Roman"/>
          <w:sz w:val="24"/>
          <w:szCs w:val="24"/>
        </w:rPr>
        <w:t xml:space="preserve">erentiation metrics such as </w:t>
      </w:r>
      <w:r w:rsidR="00B16ECC">
        <w:rPr>
          <w:rFonts w:ascii="Times New Roman" w:eastAsia="Times New Roman" w:hAnsi="Times New Roman" w:cs="Times New Roman"/>
          <w:sz w:val="24"/>
          <w:szCs w:val="24"/>
        </w:rPr>
        <w:t xml:space="preserve">Jost’s </w:t>
      </w:r>
      <w:r w:rsidR="00B16ECC" w:rsidRPr="00B16ECC">
        <w:rPr>
          <w:rFonts w:ascii="Times New Roman" w:eastAsia="Times New Roman" w:hAnsi="Times New Roman" w:cs="Times New Roman"/>
          <w:sz w:val="24"/>
          <w:szCs w:val="24"/>
        </w:rPr>
        <w:t>D</w:t>
      </w:r>
      <w:r w:rsidR="00B16ECC">
        <w:rPr>
          <w:rFonts w:ascii="Times New Roman" w:eastAsia="Times New Roman" w:hAnsi="Times New Roman" w:cs="Times New Roman"/>
          <w:sz w:val="24"/>
          <w:szCs w:val="24"/>
        </w:rPr>
        <w:t xml:space="preserve">, </w:t>
      </w:r>
      <w:r w:rsidR="00D54E9F" w:rsidRPr="00B16ECC">
        <w:rPr>
          <w:rFonts w:ascii="Times New Roman" w:eastAsia="Times New Roman" w:hAnsi="Times New Roman" w:cs="Times New Roman"/>
          <w:sz w:val="24"/>
          <w:szCs w:val="24"/>
        </w:rPr>
        <w:t>F</w:t>
      </w:r>
      <w:r w:rsidR="00D54E9F" w:rsidRPr="00B16ECC">
        <w:rPr>
          <w:rFonts w:ascii="Times New Roman" w:eastAsia="Times New Roman" w:hAnsi="Times New Roman" w:cs="Times New Roman"/>
          <w:sz w:val="24"/>
          <w:szCs w:val="24"/>
          <w:vertAlign w:val="subscript"/>
        </w:rPr>
        <w:t>ST</w:t>
      </w:r>
      <w:r w:rsidR="00B16ECC">
        <w:rPr>
          <w:rFonts w:ascii="Times New Roman" w:eastAsia="Times New Roman" w:hAnsi="Times New Roman" w:cs="Times New Roman"/>
          <w:sz w:val="24"/>
          <w:szCs w:val="24"/>
        </w:rPr>
        <w:t xml:space="preserve"> or its analogs</w:t>
      </w:r>
      <w:r w:rsidR="00B73177">
        <w:rPr>
          <w:rFonts w:ascii="Times New Roman" w:eastAsia="Times New Roman" w:hAnsi="Times New Roman" w:cs="Times New Roman"/>
          <w:sz w:val="24"/>
          <w:szCs w:val="24"/>
        </w:rPr>
        <w:t xml:space="preserve"> </w:t>
      </w:r>
      <w:r w:rsidR="00B73177">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[21,38,39]","plainTextFormattedCitation":"[21,38,39]","previouslyFormattedCitation":"[21,38,39]"},"properties":{"noteIndex":0},"schema":"https://github.com/citation-style-language/schema/raw/master/csl-citation.json"}</w:instrText>
      </w:r>
      <w:r w:rsidR="00B73177">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[21,38,39]</w:t>
      </w:r>
      <w:r w:rsidR="00B73177">
        <w:rPr>
          <w:rFonts w:ascii="Times New Roman" w:eastAsia="Times New Roman" w:hAnsi="Times New Roman" w:cs="Times New Roman"/>
          <w:sz w:val="24"/>
          <w:szCs w:val="24"/>
        </w:rPr>
        <w:fldChar w:fldCharType="end"/>
      </w:r>
      <w:r w:rsidR="00B16ECC" w:rsidRPr="00B73177">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B73177">
        <w:rPr>
          <w:rFonts w:ascii="Times New Roman" w:eastAsia="Times New Roman" w:hAnsi="Times New Roman" w:cs="Times New Roman"/>
          <w:sz w:val="24"/>
          <w:szCs w:val="24"/>
        </w:rPr>
        <w:t>such differentiation indices</w:t>
      </w:r>
      <w:r w:rsidR="00E455A2" w:rsidRPr="00295FF4">
        <w:rPr>
          <w:rFonts w:ascii="Times New Roman" w:eastAsia="Times New Roman" w:hAnsi="Times New Roman" w:cs="Times New Roman"/>
          <w:sz w:val="24"/>
          <w:szCs w:val="24"/>
        </w:rPr>
        <w:t xml:space="preserve">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[40]","plainTextFormattedCitation":"[40]","previouslyFormattedCitation":"[40]"},"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[40]</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lastRenderedPageBreak/>
        <w:t>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[41,42]","plainTextFormattedCitation":"[41,42]","previouslyFormattedCitation":"[41,42]"},"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[41,42]</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725828">
        <w:rPr>
          <w:rFonts w:ascii="Times New Roman" w:eastAsia="Times New Roman" w:hAnsi="Times New Roman" w:cs="Times New Roman"/>
          <w:sz w:val="24"/>
          <w:szCs w:val="24"/>
        </w:rPr>
        <w:t xml:space="preserve"> D</w:t>
      </w:r>
      <w:r w:rsidR="00725828" w:rsidRPr="00204474">
        <w:rPr>
          <w:rFonts w:ascii="Times New Roman" w:eastAsia="Times New Roman" w:hAnsi="Times New Roman" w:cs="Times New Roman"/>
          <w:sz w:val="24"/>
          <w:szCs w:val="24"/>
        </w:rPr>
        <w:t>istinguishing between natural variation in temp</w:t>
      </w:r>
      <w:r w:rsidR="00725828">
        <w:rPr>
          <w:rFonts w:ascii="Times New Roman" w:eastAsia="Times New Roman" w:hAnsi="Times New Roman" w:cs="Times New Roman"/>
          <w:sz w:val="24"/>
          <w:szCs w:val="24"/>
        </w:rPr>
        <w:t>o</w:t>
      </w:r>
      <w:r w:rsidR="00725828" w:rsidRPr="00204474">
        <w:rPr>
          <w:rFonts w:ascii="Times New Roman" w:eastAsia="Times New Roman" w:hAnsi="Times New Roman" w:cs="Times New Roman"/>
          <w:sz w:val="24"/>
          <w:szCs w:val="24"/>
        </w:rPr>
        <w:t>ral genetic structure due to the</w:t>
      </w:r>
      <w:r w:rsidR="00725828">
        <w:rPr>
          <w:rFonts w:ascii="Times New Roman" w:eastAsia="Times New Roman" w:hAnsi="Times New Roman" w:cs="Times New Roman"/>
          <w:sz w:val="24"/>
          <w:szCs w:val="24"/>
        </w:rPr>
        <w:t xml:space="preserve"> </w:t>
      </w:r>
      <w:r w:rsidR="00725828" w:rsidRPr="00204474">
        <w:rPr>
          <w:rFonts w:ascii="Times New Roman" w:eastAsia="Times New Roman" w:hAnsi="Times New Roman" w:cs="Times New Roman"/>
          <w:sz w:val="24"/>
          <w:szCs w:val="24"/>
        </w:rPr>
        <w:t xml:space="preserve">processes of </w:t>
      </w:r>
      <w:r w:rsidR="00725828" w:rsidRPr="00295FF4">
        <w:rPr>
          <w:rFonts w:ascii="Times New Roman" w:eastAsia="Times New Roman" w:hAnsi="Times New Roman" w:cs="Times New Roman"/>
          <w:sz w:val="24"/>
          <w:szCs w:val="24"/>
        </w:rPr>
        <w:t>recombination</w:t>
      </w:r>
      <w:r w:rsidR="00725828">
        <w:rPr>
          <w:rFonts w:ascii="Times New Roman" w:eastAsia="Times New Roman" w:hAnsi="Times New Roman" w:cs="Times New Roman"/>
          <w:sz w:val="24"/>
          <w:szCs w:val="24"/>
        </w:rPr>
        <w:t>,</w:t>
      </w:r>
      <w:r w:rsidR="00725828" w:rsidRPr="00295FF4">
        <w:rPr>
          <w:rFonts w:ascii="Times New Roman" w:eastAsia="Times New Roman" w:hAnsi="Times New Roman" w:cs="Times New Roman"/>
          <w:sz w:val="24"/>
          <w:szCs w:val="24"/>
        </w:rPr>
        <w:t xml:space="preserve"> mutation</w:t>
      </w:r>
      <w:r w:rsidR="00725828">
        <w:rPr>
          <w:rFonts w:ascii="Times New Roman" w:eastAsia="Times New Roman" w:hAnsi="Times New Roman" w:cs="Times New Roman"/>
          <w:sz w:val="24"/>
          <w:szCs w:val="24"/>
        </w:rPr>
        <w:t xml:space="preserve">, and </w:t>
      </w:r>
      <w:r w:rsidR="00725828" w:rsidRPr="00295FF4">
        <w:rPr>
          <w:rFonts w:ascii="Times New Roman" w:eastAsia="Times New Roman" w:hAnsi="Times New Roman" w:cs="Times New Roman"/>
          <w:sz w:val="24"/>
          <w:szCs w:val="24"/>
        </w:rPr>
        <w:t>demographic</w:t>
      </w:r>
      <w:r w:rsidR="00725828">
        <w:rPr>
          <w:rFonts w:ascii="Times New Roman" w:eastAsia="Times New Roman" w:hAnsi="Times New Roman" w:cs="Times New Roman"/>
          <w:sz w:val="24"/>
          <w:szCs w:val="24"/>
        </w:rPr>
        <w:t xml:space="preserve">ally-induced </w:t>
      </w:r>
      <w:r w:rsidR="00725828" w:rsidRPr="00295FF4">
        <w:rPr>
          <w:rFonts w:ascii="Times New Roman" w:eastAsia="Times New Roman" w:hAnsi="Times New Roman" w:cs="Times New Roman"/>
          <w:sz w:val="24"/>
          <w:szCs w:val="24"/>
        </w:rPr>
        <w:t>genetic drift</w:t>
      </w:r>
      <w:r w:rsidR="00725828" w:rsidRPr="00204474">
        <w:rPr>
          <w:rFonts w:ascii="Times New Roman" w:eastAsia="Times New Roman" w:hAnsi="Times New Roman" w:cs="Times New Roman"/>
          <w:sz w:val="24"/>
          <w:szCs w:val="24"/>
        </w:rPr>
        <w:t xml:space="preserve"> from </w:t>
      </w:r>
      <w:r w:rsidR="00725828">
        <w:rPr>
          <w:rFonts w:ascii="Times New Roman" w:eastAsia="Times New Roman" w:hAnsi="Times New Roman" w:cs="Times New Roman"/>
          <w:sz w:val="24"/>
          <w:szCs w:val="24"/>
        </w:rPr>
        <w:t>the changes b</w:t>
      </w:r>
      <w:r w:rsidR="00725828" w:rsidRPr="00204474">
        <w:rPr>
          <w:rFonts w:ascii="Times New Roman" w:eastAsia="Times New Roman" w:hAnsi="Times New Roman" w:cs="Times New Roman"/>
          <w:sz w:val="24"/>
          <w:szCs w:val="24"/>
        </w:rPr>
        <w:t xml:space="preserve">rought by </w:t>
      </w:r>
      <w:r w:rsidR="00725828">
        <w:rPr>
          <w:rFonts w:ascii="Times New Roman" w:eastAsia="Times New Roman" w:hAnsi="Times New Roman" w:cs="Times New Roman"/>
          <w:sz w:val="24"/>
          <w:szCs w:val="24"/>
        </w:rPr>
        <w:t>external landscape variation remains</w:t>
      </w:r>
      <w:r w:rsidR="00725828">
        <w:rPr>
          <w:rFonts w:ascii="Times New Roman" w:eastAsia="Times New Roman" w:hAnsi="Times New Roman" w:cs="Times New Roman"/>
          <w:sz w:val="24"/>
          <w:szCs w:val="24"/>
        </w:rPr>
        <w:t xml:space="preserve"> challenging.</w:t>
      </w:r>
    </w:p>
    <w:p w14:paraId="2BC3A1E0" w14:textId="2A6A3D02" w:rsidR="000E1A78" w:rsidRPr="00295FF4" w:rsidRDefault="004E13A5" w:rsidP="00B4710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80459E">
        <w:rPr>
          <w:rFonts w:ascii="Times New Roman" w:eastAsia="Times New Roman" w:hAnsi="Times New Roman" w:cs="Times New Roman"/>
          <w:sz w:val="24"/>
          <w:szCs w:val="24"/>
        </w:rPr>
        <w:t xml:space="preserve">are </w:t>
      </w:r>
      <w:r w:rsidR="00D8178E">
        <w:rPr>
          <w:rFonts w:ascii="Times New Roman" w:eastAsia="Times New Roman" w:hAnsi="Times New Roman" w:cs="Times New Roman"/>
          <w:sz w:val="24"/>
          <w:szCs w:val="24"/>
        </w:rPr>
        <w:t xml:space="preserve">used to </w:t>
      </w:r>
      <w:r w:rsidR="0080459E">
        <w:rPr>
          <w:rFonts w:ascii="Times New Roman" w:eastAsia="Times New Roman" w:hAnsi="Times New Roman" w:cs="Times New Roman"/>
          <w:sz w:val="24"/>
          <w:szCs w:val="24"/>
        </w:rPr>
        <w:t xml:space="preserve">quantify and </w:t>
      </w:r>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[43]","plainTextFormattedCitation":"[43]","previouslyFormattedCitation":"[43]"},"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[43]</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1B721A">
        <w:rPr>
          <w:rFonts w:ascii="Times New Roman" w:eastAsia="Times New Roman" w:hAnsi="Times New Roman" w:cs="Times New Roman"/>
          <w:sz w:val="24"/>
          <w:szCs w:val="24"/>
        </w:rPr>
        <w:t xml:space="preserve">but the potential of a TBI-inspired tool </w:t>
      </w:r>
      <w:r w:rsidR="00461C2D">
        <w:rPr>
          <w:rFonts w:ascii="Times New Roman" w:eastAsia="Times New Roman" w:hAnsi="Times New Roman" w:cs="Times New Roman"/>
          <w:sz w:val="24"/>
          <w:szCs w:val="24"/>
        </w:rPr>
        <w:t xml:space="preserve">to detect meaningful </w:t>
      </w:r>
      <w:r w:rsidR="00E53F33">
        <w:rPr>
          <w:rFonts w:ascii="Times New Roman" w:eastAsia="Times New Roman" w:hAnsi="Times New Roman" w:cs="Times New Roman"/>
          <w:sz w:val="24"/>
          <w:szCs w:val="24"/>
        </w:rPr>
        <w:t xml:space="preserve">temporal </w:t>
      </w:r>
      <w:r w:rsidR="00461C2D">
        <w:rPr>
          <w:rFonts w:ascii="Times New Roman" w:eastAsia="Times New Roman" w:hAnsi="Times New Roman" w:cs="Times New Roman"/>
          <w:sz w:val="24"/>
          <w:szCs w:val="24"/>
        </w:rPr>
        <w:t>changes in genetic diversity has not yet been examined</w:t>
      </w:r>
      <w:r w:rsidR="00D01E4D" w:rsidRPr="00295FF4">
        <w:rPr>
          <w:rFonts w:ascii="Times New Roman" w:eastAsia="Times New Roman" w:hAnsi="Times New Roman" w:cs="Times New Roman"/>
          <w:sz w:val="24"/>
          <w:szCs w:val="24"/>
        </w:rPr>
        <w:t>.</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r w:rsidR="00DC7EDB">
        <w:rPr>
          <w:rFonts w:ascii="Times New Roman" w:eastAsia="Times New Roman" w:hAnsi="Times New Roman" w:cs="Times New Roman"/>
          <w:sz w:val="24"/>
          <w:szCs w:val="24"/>
        </w:rPr>
        <w:t>diversity</w:t>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r w:rsidR="005B5C24">
        <w:rPr>
          <w:rFonts w:ascii="Times New Roman" w:eastAsia="Times New Roman" w:hAnsi="Times New Roman" w:cs="Times New Roman"/>
          <w:sz w:val="24"/>
          <w:szCs w:val="24"/>
        </w:rPr>
        <w:t xml:space="preserve"> We also set out to determine how different demographic contexts influence the ability of this method to identify </w:t>
      </w:r>
      <w:r w:rsidR="00401B87">
        <w:rPr>
          <w:rFonts w:ascii="Times New Roman" w:eastAsia="Times New Roman" w:hAnsi="Times New Roman" w:cs="Times New Roman"/>
          <w:sz w:val="24"/>
          <w:szCs w:val="24"/>
        </w:rPr>
        <w:t>atypical temporal genetic changes in diversity</w:t>
      </w:r>
      <w:r w:rsidR="005B5C24">
        <w:rPr>
          <w:rFonts w:ascii="Times New Roman" w:eastAsia="Times New Roman" w:hAnsi="Times New Roman" w:cs="Times New Roman"/>
          <w:sz w:val="24"/>
          <w:szCs w:val="24"/>
        </w:rPr>
        <w:t>.</w:t>
      </w:r>
    </w:p>
    <w:p w14:paraId="4A04DFC6" w14:textId="1D337E9D" w:rsidR="00AA4E39" w:rsidRPr="00295FF4" w:rsidRDefault="0080459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w:t>
      </w:r>
      <w:r w:rsidR="005B5C24">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question</w:t>
      </w:r>
      <w:r w:rsidR="005B5C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04E2"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5E31A2">
        <w:rPr>
          <w:rFonts w:ascii="Times New Roman" w:eastAsia="Times New Roman" w:hAnsi="Times New Roman" w:cs="Times New Roman"/>
          <w:sz w:val="24"/>
          <w:szCs w:val="24"/>
        </w:rPr>
        <w:t>framework</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4D64CA">
        <w:rPr>
          <w:rFonts w:ascii="Times New Roman" w:eastAsia="Times New Roman" w:hAnsi="Times New Roman" w:cs="Times New Roman"/>
          <w:sz w:val="24"/>
          <w:szCs w:val="24"/>
        </w:rPr>
        <w:t>identify significant</w:t>
      </w:r>
      <w:r w:rsidR="004218EE">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r w:rsidR="00711BC5">
        <w:rPr>
          <w:rFonts w:ascii="Times New Roman" w:eastAsia="Times New Roman" w:hAnsi="Times New Roman" w:cs="Times New Roman"/>
          <w:sz w:val="24"/>
          <w:szCs w:val="24"/>
        </w:rPr>
        <w:t xml:space="preserve"> </w:t>
      </w:r>
      <w:r w:rsidR="005B5C24">
        <w:rPr>
          <w:rFonts w:ascii="Times New Roman" w:eastAsia="Times New Roman" w:hAnsi="Times New Roman" w:cs="Times New Roman"/>
          <w:sz w:val="24"/>
          <w:szCs w:val="24"/>
        </w:rPr>
        <w:t xml:space="preserve">using relatively information-poor </w:t>
      </w:r>
      <w:r w:rsidR="004A6CE0">
        <w:rPr>
          <w:rFonts w:ascii="Times New Roman" w:eastAsia="Times New Roman" w:hAnsi="Times New Roman" w:cs="Times New Roman"/>
          <w:sz w:val="24"/>
          <w:szCs w:val="24"/>
        </w:rPr>
        <w:t>genetic data</w:t>
      </w:r>
      <w:r w:rsidR="00711BC5">
        <w:rPr>
          <w:rFonts w:ascii="Times New Roman" w:eastAsia="Times New Roman" w:hAnsi="Times New Roman" w:cs="Times New Roman"/>
          <w:sz w:val="24"/>
          <w:szCs w:val="24"/>
        </w:rPr>
        <w:t>, despite confounding forces such as drift</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demogenetics","type":"article-journal","volume":"8"},"uris":["http://www.mendeley.com/documents/?uuid=37d37f94-8f1b-4ec8-8cbb-784d8d20d9a7"]}],"mendeley":{"formattedCitation":"[44]","manualFormatting":"(CDMetaPOP; Landguth, Bearlin, Day, &amp; Dunham, 2017)","plainTextFormattedCitation":"[44]","previouslyFormattedCitation":"[44]"},"properties":{"noteIndex":0},"schema":"https://github.com/citation-style-language/schema/raw/master/csl-citation.json"}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lastRenderedPageBreak/>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[45]"},"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[45]</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o</w:t>
      </w:r>
      <w:r w:rsidR="00B900D6">
        <w:rPr>
          <w:rFonts w:ascii="Times New Roman" w:eastAsia="Times New Roman" w:hAnsi="Times New Roman" w:cs="Times New Roman"/>
          <w:sz w:val="24"/>
          <w:szCs w:val="24"/>
        </w:rPr>
        <w:t>ur ability to detect temporal genetic</w:t>
      </w:r>
      <w:r w:rsidR="003F3E31">
        <w:rPr>
          <w:rFonts w:ascii="Times New Roman" w:eastAsia="Times New Roman" w:hAnsi="Times New Roman" w:cs="Times New Roman"/>
          <w:sz w:val="24"/>
          <w:szCs w:val="24"/>
        </w:rPr>
        <w:t xml:space="preserve">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900D6">
        <w:rPr>
          <w:rFonts w:ascii="Times New Roman" w:eastAsia="Times New Roman" w:hAnsi="Times New Roman" w:cs="Times New Roman"/>
          <w:sz w:val="24"/>
          <w:szCs w:val="24"/>
        </w:rPr>
        <w:t xml:space="preserve">n atypical genetic change </w:t>
      </w:r>
      <w:r w:rsidR="00B22380">
        <w:rPr>
          <w:rFonts w:ascii="Times New Roman" w:eastAsia="Times New Roman" w:hAnsi="Times New Roman" w:cs="Times New Roman"/>
          <w:sz w:val="24"/>
          <w:szCs w:val="24"/>
        </w:rPr>
        <w:t>occurred.</w:t>
      </w:r>
      <w:r w:rsidR="002268C5">
        <w:rPr>
          <w:rFonts w:ascii="Times New Roman" w:eastAsia="Times New Roman" w:hAnsi="Times New Roman" w:cs="Times New Roman"/>
          <w:sz w:val="24"/>
          <w:szCs w:val="24"/>
        </w:rPr>
        <w:t xml:space="preserve"> Finally, we illustrate our approach by applying </w:t>
      </w:r>
      <w:r w:rsidR="005A7E68">
        <w:rPr>
          <w:rFonts w:ascii="Times New Roman" w:eastAsia="Times New Roman" w:hAnsi="Times New Roman" w:cs="Times New Roman"/>
          <w:sz w:val="24"/>
          <w:szCs w:val="24"/>
        </w:rPr>
        <w:t>TGI</w:t>
      </w:r>
      <w:r w:rsidR="002268C5">
        <w:rPr>
          <w:rFonts w:ascii="Times New Roman" w:eastAsia="Times New Roman" w:hAnsi="Times New Roman" w:cs="Times New Roman"/>
          <w:sz w:val="24"/>
          <w:szCs w:val="24"/>
        </w:rPr>
        <w:t xml:space="preserve"> to a real genetic dataset and </w:t>
      </w:r>
      <w:r w:rsidR="005A7E68">
        <w:rPr>
          <w:rFonts w:ascii="Times New Roman" w:eastAsia="Times New Roman" w:hAnsi="Times New Roman" w:cs="Times New Roman"/>
          <w:sz w:val="24"/>
          <w:szCs w:val="24"/>
        </w:rPr>
        <w:t>showing how it provides a functional testing framework</w:t>
      </w:r>
      <w:r w:rsidR="002268C5">
        <w:rPr>
          <w:rFonts w:ascii="Times New Roman" w:eastAsia="Times New Roman" w:hAnsi="Times New Roman" w:cs="Times New Roman"/>
          <w:sz w:val="24"/>
          <w:szCs w:val="24"/>
        </w:rPr>
        <w:t>.</w:t>
      </w:r>
    </w:p>
    <w:p w14:paraId="6382A033" w14:textId="77777777" w:rsidR="00AA4E39" w:rsidRPr="0007763B" w:rsidRDefault="00AA4E39" w:rsidP="00B47107">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B47107">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42458DF7" w:rsidR="007D68AE" w:rsidRDefault="00131E2F" w:rsidP="00B47107">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r w:rsidR="0001712C">
        <w:rPr>
          <w:rFonts w:ascii="Times New Roman" w:eastAsia="Times New Roman" w:hAnsi="Times New Roman" w:cs="Times New Roman"/>
          <w:sz w:val="24"/>
          <w:szCs w:val="24"/>
          <w:lang w:val="en-GB"/>
        </w:rPr>
        <w:t>all</w:t>
      </w:r>
      <w:r w:rsidR="00713536">
        <w:rPr>
          <w:rFonts w:ascii="Times New Roman" w:eastAsia="Times New Roman" w:hAnsi="Times New Roman" w:cs="Times New Roman"/>
          <w:sz w:val="24"/>
          <w:szCs w:val="24"/>
          <w:lang w:val="en-GB"/>
        </w:rPr>
        <w:t xml:space="preserve"> </w:t>
      </w:r>
      <w:r w:rsidR="0001712C">
        <w:rPr>
          <w:rFonts w:ascii="Times New Roman" w:eastAsia="Times New Roman" w:hAnsi="Times New Roman" w:cs="Times New Roman"/>
          <w:sz w:val="24"/>
          <w:szCs w:val="24"/>
          <w:lang w:val="en-GB"/>
        </w:rPr>
        <w:t>sampling sites</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D63CAD">
        <w:rPr>
          <w:rFonts w:ascii="Times New Roman" w:eastAsia="Times New Roman" w:hAnsi="Times New Roman" w:cs="Times New Roman"/>
          <w:sz w:val="24"/>
          <w:szCs w:val="24"/>
          <w:lang w:val="en-GB"/>
        </w:rPr>
        <w:t xml:space="preserve">In extending TBI to TGI, we used genetic distances </w:t>
      </w:r>
      <w:r w:rsidR="004D0391">
        <w:rPr>
          <w:rFonts w:ascii="Times New Roman" w:eastAsia="Times New Roman" w:hAnsi="Times New Roman" w:cs="Times New Roman"/>
          <w:sz w:val="24"/>
          <w:szCs w:val="24"/>
          <w:lang w:val="en-GB"/>
        </w:rPr>
        <w:t>(see Fig. 1 A for a simple example showing how we transformed t</w:t>
      </w:r>
      <w:r w:rsidR="00C930B1">
        <w:rPr>
          <w:rFonts w:ascii="Times New Roman" w:eastAsia="Times New Roman" w:hAnsi="Times New Roman" w:cs="Times New Roman"/>
          <w:sz w:val="24"/>
          <w:szCs w:val="24"/>
          <w:lang w:val="en-GB"/>
        </w:rPr>
        <w:t>w</w:t>
      </w:r>
      <w:r w:rsidR="004D0391">
        <w:rPr>
          <w:rFonts w:ascii="Times New Roman" w:eastAsia="Times New Roman" w:hAnsi="Times New Roman" w:cs="Times New Roman"/>
          <w:sz w:val="24"/>
          <w:szCs w:val="24"/>
          <w:lang w:val="en-GB"/>
        </w:rPr>
        <w:t>o temporal samples into a genetic distance</w:t>
      </w:r>
      <w:r w:rsidR="008139D8">
        <w:rPr>
          <w:rFonts w:ascii="Times New Roman" w:eastAsia="Times New Roman" w:hAnsi="Times New Roman" w:cs="Times New Roman"/>
          <w:sz w:val="24"/>
          <w:szCs w:val="24"/>
          <w:lang w:val="en-GB"/>
        </w:rPr>
        <w:t xml:space="preserve">,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C930B1">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4D0391">
        <w:rPr>
          <w:rFonts w:ascii="Times New Roman" w:eastAsia="Times New Roman" w:hAnsi="Times New Roman" w:cs="Times New Roman"/>
          <w:sz w:val="24"/>
          <w:szCs w:val="24"/>
          <w:lang w:val="en-GB"/>
        </w:rPr>
        <w:t xml:space="preserve">) </w:t>
      </w:r>
      <w:r w:rsidR="00D63CAD">
        <w:rPr>
          <w:rFonts w:ascii="Times New Roman" w:eastAsia="Times New Roman" w:hAnsi="Times New Roman" w:cs="Times New Roman"/>
          <w:sz w:val="24"/>
          <w:szCs w:val="24"/>
          <w:lang w:val="en-GB"/>
        </w:rPr>
        <w:t xml:space="preserve">calculated from site-level </w:t>
      </w:r>
      <w:r w:rsidR="0001712C">
        <w:rPr>
          <w:rFonts w:ascii="Times New Roman" w:eastAsia="Times New Roman" w:hAnsi="Times New Roman" w:cs="Times New Roman"/>
          <w:sz w:val="24"/>
          <w:szCs w:val="24"/>
          <w:lang w:val="en-GB"/>
        </w:rPr>
        <w:t>allele frequencies</w:t>
      </w:r>
      <w:r w:rsidR="00D63CAD">
        <w:rPr>
          <w:rFonts w:ascii="Times New Roman" w:eastAsia="Times New Roman" w:hAnsi="Times New Roman" w:cs="Times New Roman"/>
          <w:sz w:val="24"/>
          <w:szCs w:val="24"/>
          <w:lang w:val="en-GB"/>
        </w:rPr>
        <w:t xml:space="preserve"> instead of community dissimilarities to compare the two differen</w:t>
      </w:r>
      <w:r w:rsidR="00C930B1">
        <w:rPr>
          <w:rFonts w:ascii="Times New Roman" w:eastAsia="Times New Roman" w:hAnsi="Times New Roman" w:cs="Times New Roman"/>
          <w:sz w:val="24"/>
          <w:szCs w:val="24"/>
          <w:lang w:val="en-GB"/>
        </w:rPr>
        <w:t>t temporal samples</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C930B1">
        <w:rPr>
          <w:rFonts w:ascii="Times New Roman" w:eastAsia="Times New Roman" w:hAnsi="Times New Roman" w:cs="Times New Roman"/>
          <w:sz w:val="24"/>
          <w:szCs w:val="24"/>
          <w:lang w:val="en-GB"/>
        </w:rPr>
        <w:t>, more than is expected by typical processe</w:t>
      </w:r>
      <w:r w:rsidR="00311A8D">
        <w:rPr>
          <w:rFonts w:ascii="Times New Roman" w:eastAsia="Times New Roman" w:hAnsi="Times New Roman" w:cs="Times New Roman"/>
          <w:sz w:val="24"/>
          <w:szCs w:val="24"/>
          <w:lang w:val="en-GB"/>
        </w:rPr>
        <w:t>s</w:t>
      </w:r>
      <w:r w:rsidR="004D4681">
        <w:rPr>
          <w:rFonts w:ascii="Times New Roman" w:eastAsia="Times New Roman" w:hAnsi="Times New Roman" w:cs="Times New Roman"/>
          <w:sz w:val="24"/>
          <w:szCs w:val="24"/>
          <w:lang w:val="en-GB"/>
        </w:rPr>
        <w:t>.</w:t>
      </w:r>
    </w:p>
    <w:p w14:paraId="0E14A362" w14:textId="52BA27F3" w:rsidR="00D92DB8" w:rsidRDefault="008D49F5"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lastRenderedPageBreak/>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007D68AE"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w:t>
      </w:r>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 </w:t>
      </w:r>
      <w:r w:rsidR="00F07F7B">
        <w:rPr>
          <w:rFonts w:ascii="Times New Roman" w:eastAsia="Times New Roman" w:hAnsi="Times New Roman" w:cs="Times New Roman"/>
          <w:sz w:val="24"/>
          <w:szCs w:val="24"/>
          <w:lang w:val="en-GB"/>
        </w:rPr>
        <w:t>significant temporal genetic change</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Pr>
          <w:rFonts w:ascii="Times New Roman" w:eastAsia="Times New Roman" w:hAnsi="Times New Roman" w:cs="Times New Roman"/>
          <w:sz w:val="24"/>
          <w:szCs w:val="24"/>
          <w:lang w:val="en-GB"/>
        </w:rPr>
        <w:t xml:space="preserve">an </w:t>
      </w:r>
      <w:r w:rsidR="00F07F7B">
        <w:rPr>
          <w:rFonts w:ascii="Times New Roman" w:eastAsia="Times New Roman" w:hAnsi="Times New Roman" w:cs="Times New Roman"/>
          <w:sz w:val="24"/>
          <w:szCs w:val="24"/>
          <w:lang w:val="en-GB"/>
        </w:rPr>
        <w:t>observed value</w:t>
      </w:r>
      <w:r w:rsidR="009B6270">
        <w:rPr>
          <w:rFonts w:ascii="Times New Roman" w:eastAsia="Times New Roman" w:hAnsi="Times New Roman" w:cs="Times New Roman"/>
          <w:sz w:val="24"/>
          <w:szCs w:val="24"/>
          <w:lang w:val="en-GB"/>
        </w:rPr>
        <w:t xml:space="preserve"> can be compared.</w:t>
      </w:r>
    </w:p>
    <w:p w14:paraId="52F3986E" w14:textId="3C4BDC4F" w:rsidR="00AF3E77" w:rsidRPr="00D92DB8" w:rsidRDefault="00813DBB" w:rsidP="00B47107">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w:t>
      </w:r>
      <w:r w:rsidR="008139D8">
        <w:rPr>
          <w:rFonts w:ascii="Times New Roman" w:eastAsia="Times New Roman" w:hAnsi="Times New Roman" w:cs="Times New Roman"/>
          <w:sz w:val="24"/>
          <w:szCs w:val="24"/>
          <w:lang w:val="en-GB"/>
        </w:rPr>
        <w:t xml:space="preserve">see </w:t>
      </w:r>
      <w:r w:rsidR="000B3F8B">
        <w:rPr>
          <w:rFonts w:ascii="Times New Roman" w:eastAsia="Times New Roman" w:hAnsi="Times New Roman" w:cs="Times New Roman"/>
          <w:sz w:val="24"/>
          <w:szCs w:val="24"/>
          <w:lang w:val="en-GB"/>
        </w:rPr>
        <w:t>Fig. 1 B</w:t>
      </w:r>
      <w:r w:rsidR="008139D8">
        <w:rPr>
          <w:rFonts w:ascii="Times New Roman" w:eastAsia="Times New Roman" w:hAnsi="Times New Roman" w:cs="Times New Roman"/>
          <w:sz w:val="24"/>
          <w:szCs w:val="24"/>
          <w:lang w:val="en-GB"/>
        </w:rPr>
        <w:t xml:space="preserve"> for a simple example showing how we conducted the permutations, for </w:t>
      </w:r>
      <w:r w:rsidR="00EF1054">
        <w:rPr>
          <w:rFonts w:ascii="Times New Roman" w:eastAsia="Times New Roman" w:hAnsi="Times New Roman" w:cs="Times New Roman"/>
          <w:sz w:val="24"/>
          <w:szCs w:val="24"/>
          <w:lang w:val="en-GB"/>
        </w:rPr>
        <w:t xml:space="preserve">a </w:t>
      </w:r>
      <w:r w:rsidR="008139D8">
        <w:rPr>
          <w:rFonts w:ascii="Times New Roman" w:eastAsia="Times New Roman" w:hAnsi="Times New Roman" w:cs="Times New Roman"/>
          <w:sz w:val="24"/>
          <w:szCs w:val="24"/>
          <w:lang w:val="en-GB"/>
        </w:rPr>
        <w:t>two</w:t>
      </w:r>
      <w:r w:rsidR="00EF1054">
        <w:rPr>
          <w:rFonts w:ascii="Times New Roman" w:eastAsia="Times New Roman" w:hAnsi="Times New Roman" w:cs="Times New Roman"/>
          <w:sz w:val="24"/>
          <w:szCs w:val="24"/>
          <w:lang w:val="en-GB"/>
        </w:rPr>
        <w:t>-</w:t>
      </w:r>
      <w:r w:rsidR="008139D8">
        <w:rPr>
          <w:rFonts w:ascii="Times New Roman" w:eastAsia="Times New Roman" w:hAnsi="Times New Roman" w:cs="Times New Roman"/>
          <w:sz w:val="24"/>
          <w:szCs w:val="24"/>
          <w:lang w:val="en-GB"/>
        </w:rPr>
        <w:t>site</w:t>
      </w:r>
      <w:r w:rsidR="00EF1054">
        <w:rPr>
          <w:rFonts w:ascii="Times New Roman" w:eastAsia="Times New Roman" w:hAnsi="Times New Roman" w:cs="Times New Roman"/>
          <w:sz w:val="24"/>
          <w:szCs w:val="24"/>
          <w:lang w:val="en-GB"/>
        </w:rPr>
        <w:t xml:space="preserve"> landscape</w:t>
      </w:r>
      <w:r w:rsidR="000B3F8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using the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[48]"},"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[46]</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B4710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B47107">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5187A6A4" w:rsidR="00AD490A" w:rsidRPr="006F59FE" w:rsidRDefault="00596B92"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4B692A">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[47]","plainTextFormattedCitation":"[47]","previouslyFormattedCitation":"[49]"},"properties":{"noteIndex":0},"schema":"https://github.com/citation-style-language/schema/raw/master/csl-citation.json"}</w:instrText>
      </w:r>
      <w:r w:rsidR="004B692A">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[47]</w:t>
      </w:r>
      <w:r w:rsidR="004B692A">
        <w:rPr>
          <w:rFonts w:ascii="Times New Roman" w:eastAsia="Times New Roman" w:hAnsi="Times New Roman" w:cs="Times New Roman"/>
          <w:sz w:val="24"/>
          <w:szCs w:val="24"/>
          <w:lang w:val="en-GB"/>
        </w:rPr>
        <w:fldChar w:fldCharType="end"/>
      </w:r>
      <w:r w:rsidR="00290241">
        <w:rPr>
          <w:rFonts w:ascii="Times New Roman" w:eastAsia="Times New Roman" w:hAnsi="Times New Roman" w:cs="Times New Roman"/>
          <w:sz w:val="24"/>
          <w:szCs w:val="24"/>
          <w:lang w:val="en-GB"/>
        </w:rPr>
        <w:t xml:space="preserve">, which is </w:t>
      </w:r>
      <w:r w:rsidR="00987774">
        <w:rPr>
          <w:rFonts w:ascii="Times New Roman" w:eastAsia="Times New Roman" w:hAnsi="Times New Roman" w:cs="Times New Roman"/>
          <w:sz w:val="24"/>
          <w:szCs w:val="24"/>
          <w:lang w:val="en-GB"/>
        </w:rPr>
        <w:t>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[48]","plainTextFormattedCitation":"[48]","previouslyFormattedCitation":"[50]"},"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[49]","plainTextFormattedCitation":"[49]","previouslyFormattedCitation":"[51]"},"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[49]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r w:rsidR="006F59FE" w:rsidRPr="0007763B">
        <w:rPr>
          <w:rFonts w:ascii="Times New Roman" w:eastAsia="Times New Roman" w:hAnsi="Times New Roman" w:cs="Times New Roman"/>
          <w:i/>
          <w:sz w:val="24"/>
          <w:szCs w:val="24"/>
          <w:lang w:val="en-GB"/>
        </w:rPr>
        <w:t>dist.genpop</w:t>
      </w:r>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r w:rsidR="006F59FE">
        <w:rPr>
          <w:rFonts w:ascii="Times New Roman" w:eastAsia="Times New Roman" w:hAnsi="Times New Roman" w:cs="Times New Roman"/>
          <w:i/>
          <w:sz w:val="24"/>
          <w:szCs w:val="24"/>
          <w:lang w:val="en-GB"/>
        </w:rPr>
        <w:t>adegenet</w:t>
      </w:r>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B47107">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B47107">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1ECE0643" w14:textId="4C65A8F6" w:rsidR="007C19E5" w:rsidRPr="0053064B" w:rsidRDefault="004E13A5" w:rsidP="00B47107">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sidR="00621FB9">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8B6989">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BC3187" w:rsidRPr="00BC3187">
        <w:rPr>
          <w:rFonts w:ascii="Times New Roman" w:eastAsia="Times New Roman" w:hAnsi="Times New Roman" w:cs="Times New Roman"/>
          <w:noProof/>
          <w:sz w:val="24"/>
          <w:szCs w:val="24"/>
          <w:lang w:val="en-CA"/>
        </w:rPr>
        <w:t>[44]</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290241">
        <w:rPr>
          <w:rFonts w:ascii="Times New Roman" w:eastAsia="Times New Roman" w:hAnsi="Times New Roman" w:cs="Times New Roman"/>
          <w:sz w:val="24"/>
          <w:szCs w:val="24"/>
          <w:lang w:val="en-CA"/>
        </w:rPr>
        <w:t>was</w:t>
      </w:r>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A15DB1">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w:t>
      </w:r>
      <w:r w:rsidR="00A15DB1">
        <w:rPr>
          <w:rFonts w:ascii="Times New Roman" w:eastAsia="Times New Roman" w:hAnsi="Times New Roman" w:cs="Times New Roman"/>
          <w:sz w:val="24"/>
          <w:szCs w:val="24"/>
          <w:lang w:val="en-CA"/>
        </w:rPr>
        <w:t>simply set as the Euclidean</w:t>
      </w:r>
      <w:r w:rsidR="005357E7">
        <w:rPr>
          <w:rFonts w:ascii="Times New Roman" w:eastAsia="Times New Roman" w:hAnsi="Times New Roman" w:cs="Times New Roman"/>
          <w:sz w:val="24"/>
          <w:szCs w:val="24"/>
          <w:lang w:val="en-CA"/>
        </w:rPr>
        <w:t xml:space="preserve">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r w:rsidR="00AF3775">
        <w:rPr>
          <w:rFonts w:ascii="Times New Roman" w:eastAsia="Times New Roman" w:hAnsi="Times New Roman" w:cs="Times New Roman"/>
          <w:sz w:val="24"/>
          <w:szCs w:val="24"/>
          <w:lang w:val="en-GB"/>
        </w:rPr>
        <w:t xml:space="preserve"> 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[50]","plainTextFormattedCitation":"[50]","previouslyFormattedCitation":"[52]"},"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[50]</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p>
    <w:p w14:paraId="32CD2D77" w14:textId="48FC60C7" w:rsidR="00406446" w:rsidRDefault="004E13A5" w:rsidP="00B47107">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reaching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E768D0">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[53]"},"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E768D0" w:rsidRPr="00E768D0">
        <w:rPr>
          <w:rFonts w:ascii="Times New Roman" w:eastAsia="Times New Roman" w:hAnsi="Times New Roman" w:cs="Times New Roman"/>
          <w:noProof/>
          <w:sz w:val="24"/>
          <w:szCs w:val="24"/>
          <w:lang w:val="en-CA"/>
        </w:rPr>
        <w:t>[51]</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r w:rsidR="00C93279" w:rsidRPr="0007763B">
        <w:rPr>
          <w:rFonts w:ascii="Times New Roman" w:eastAsia="Times New Roman" w:hAnsi="Times New Roman" w:cs="Times New Roman"/>
          <w:sz w:val="24"/>
          <w:szCs w:val="24"/>
          <w:lang w:val="en-CA"/>
        </w:rPr>
        <w:t xml:space="preserve">Each simulation was run for 100 generations 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p>
    <w:p w14:paraId="6CFFAEFA" w14:textId="5C3C4E26" w:rsidR="00910194" w:rsidRDefault="00E9211E" w:rsidP="00B47107">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w:t>
      </w:r>
      <w:r w:rsidR="00FC789E">
        <w:rPr>
          <w:rFonts w:ascii="Times New Roman" w:eastAsia="Times New Roman" w:hAnsi="Times New Roman" w:cs="Times New Roman"/>
          <w:sz w:val="24"/>
          <w:szCs w:val="24"/>
          <w:lang w:val="en-CA"/>
        </w:rPr>
        <w:t xml:space="preserve">demographic </w:t>
      </w:r>
      <w:r w:rsidR="00331CF4">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sidR="00331C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affect the spatial apportionment of genetic variation. For this study, </w:t>
      </w:r>
      <w:r w:rsidR="00331CF4">
        <w:rPr>
          <w:rFonts w:ascii="Times New Roman" w:eastAsia="Times New Roman" w:hAnsi="Times New Roman" w:cs="Times New Roman"/>
          <w:sz w:val="24"/>
          <w:szCs w:val="24"/>
          <w:lang w:val="en-CA"/>
        </w:rPr>
        <w:t xml:space="preserve">we chose </w:t>
      </w:r>
      <w:r>
        <w:rPr>
          <w:rFonts w:ascii="Times New Roman" w:eastAsia="Times New Roman" w:hAnsi="Times New Roman" w:cs="Times New Roman"/>
          <w:sz w:val="24"/>
          <w:szCs w:val="24"/>
          <w:lang w:val="en-CA"/>
        </w:rPr>
        <w:t xml:space="preserve">to investigate the influence of </w:t>
      </w:r>
      <w:r w:rsidR="00960C19">
        <w:rPr>
          <w:rFonts w:ascii="Times New Roman" w:eastAsia="Times New Roman" w:hAnsi="Times New Roman" w:cs="Times New Roman"/>
          <w:sz w:val="24"/>
          <w:szCs w:val="24"/>
          <w:lang w:val="en-CA"/>
        </w:rPr>
        <w:t>immigration from a previously isolated population</w:t>
      </w:r>
      <w:r>
        <w:rPr>
          <w:rFonts w:ascii="Times New Roman" w:eastAsia="Times New Roman" w:hAnsi="Times New Roman" w:cs="Times New Roman"/>
          <w:sz w:val="24"/>
          <w:szCs w:val="24"/>
          <w:lang w:val="en-CA"/>
        </w:rPr>
        <w:t>.</w:t>
      </w:r>
      <w:r w:rsidR="00331CF4">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w:t>
      </w:r>
      <w:r w:rsidR="00910194">
        <w:rPr>
          <w:rFonts w:ascii="Times New Roman" w:eastAsia="Times New Roman" w:hAnsi="Times New Roman" w:cs="Times New Roman"/>
          <w:sz w:val="24"/>
          <w:szCs w:val="24"/>
          <w:lang w:val="en-GB"/>
        </w:rPr>
        <w:lastRenderedPageBreak/>
        <w:t xml:space="preserve">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559C3DC" w:rsidR="00DA3E21" w:rsidRDefault="00E9211E" w:rsidP="00B47107">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 xml:space="preserve">populations) </w:t>
      </w:r>
      <w:r w:rsidR="00DA3E21" w:rsidRPr="0007763B">
        <w:rPr>
          <w:rFonts w:ascii="Times New Roman" w:hAnsi="Times New Roman" w:cs="Times New Roman"/>
          <w:sz w:val="24"/>
          <w:szCs w:val="24"/>
          <w:lang w:val="en-CA"/>
        </w:rPr>
        <w:t xml:space="preserve">on the persistence of genetic spatial legacies.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w:t>
      </w:r>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(1, 2, 3) </w:t>
      </w:r>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replicated 180 times,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B47107">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B47107">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74BC4EE7" w:rsidR="004E13A5" w:rsidRPr="00284908" w:rsidRDefault="00746931"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8B6989">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[44]"},"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BC3187" w:rsidRPr="00BC3187">
        <w:rPr>
          <w:rFonts w:ascii="Times New Roman" w:eastAsia="Times New Roman" w:hAnsi="Times New Roman" w:cs="Times New Roman"/>
          <w:noProof/>
          <w:sz w:val="24"/>
          <w:szCs w:val="24"/>
          <w:lang w:val="en-CA"/>
        </w:rPr>
        <w:t>[44]</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B47107">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B47107">
      <w:pPr>
        <w:spacing w:before="240" w:line="480" w:lineRule="auto"/>
        <w:rPr>
          <w:rFonts w:ascii="Times New Roman" w:hAnsi="Times New Roman" w:cs="Times New Roman"/>
          <w:sz w:val="24"/>
          <w:szCs w:val="24"/>
          <w:lang w:val="en-CA"/>
        </w:rPr>
      </w:pPr>
    </w:p>
    <w:p w14:paraId="45DB3D7B" w14:textId="3A3B6E32" w:rsidR="004E13A5" w:rsidRPr="0007763B" w:rsidRDefault="00F8383D" w:rsidP="00B47107">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 of dem</w:t>
      </w:r>
      <w:r w:rsidR="00CB3FBD">
        <w:rPr>
          <w:rFonts w:ascii="Times New Roman" w:eastAsia="Times New Roman" w:hAnsi="Times New Roman" w:cs="Times New Roman"/>
          <w:i/>
          <w:sz w:val="24"/>
          <w:szCs w:val="24"/>
          <w:lang w:val="en-CA"/>
        </w:rPr>
        <w:t>o</w:t>
      </w:r>
      <w:r>
        <w:rPr>
          <w:rFonts w:ascii="Times New Roman" w:eastAsia="Times New Roman" w:hAnsi="Times New Roman" w:cs="Times New Roman"/>
          <w:i/>
          <w:sz w:val="24"/>
          <w:szCs w:val="24"/>
          <w:lang w:val="en-CA"/>
        </w:rPr>
        <w:t>gr</w:t>
      </w:r>
      <w:r w:rsidR="00CB3FBD">
        <w:rPr>
          <w:rFonts w:ascii="Times New Roman" w:eastAsia="Times New Roman" w:hAnsi="Times New Roman" w:cs="Times New Roman"/>
          <w:i/>
          <w:sz w:val="24"/>
          <w:szCs w:val="24"/>
          <w:lang w:val="en-CA"/>
        </w:rPr>
        <w:t>a</w:t>
      </w:r>
      <w:r>
        <w:rPr>
          <w:rFonts w:ascii="Times New Roman" w:eastAsia="Times New Roman" w:hAnsi="Times New Roman" w:cs="Times New Roman"/>
          <w:i/>
          <w:sz w:val="24"/>
          <w:szCs w:val="24"/>
          <w:lang w:val="en-CA"/>
        </w:rPr>
        <w:t>phic disturbance</w:t>
      </w:r>
    </w:p>
    <w:p w14:paraId="06D28190" w14:textId="6C7C2AE3" w:rsidR="004E13A5" w:rsidRPr="0007763B" w:rsidRDefault="00023F2C"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r w:rsidR="000D147C" w:rsidRPr="000D147C">
        <w:rPr>
          <w:rFonts w:ascii="Times New Roman" w:eastAsia="Times New Roman" w:hAnsi="Times New Roman" w:cs="Times New Roman"/>
          <w:sz w:val="24"/>
          <w:szCs w:val="24"/>
          <w:lang w:val="en-CA"/>
        </w:rPr>
        <w:t>wanted to know how the spatial extent of the demo</w:t>
      </w:r>
      <w:r w:rsidR="000D147C">
        <w:rPr>
          <w:rFonts w:ascii="Times New Roman" w:eastAsia="Times New Roman" w:hAnsi="Times New Roman" w:cs="Times New Roman"/>
          <w:sz w:val="24"/>
          <w:szCs w:val="24"/>
          <w:lang w:val="en-CA"/>
        </w:rPr>
        <w:t>graphic event affected the performance of our method</w:t>
      </w:r>
      <w:r w:rsidR="004E13A5"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r w:rsidR="00F8383D">
        <w:rPr>
          <w:rFonts w:ascii="Times New Roman" w:eastAsia="Times New Roman" w:hAnsi="Times New Roman" w:cs="Times New Roman"/>
          <w:sz w:val="24"/>
          <w:szCs w:val="24"/>
          <w:lang w:val="en-CA"/>
        </w:rPr>
        <w:t>six</w:t>
      </w:r>
      <w:r w:rsidR="00F8383D"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w:t>
      </w:r>
      <w:r w:rsidR="00DE735D">
        <w:rPr>
          <w:rFonts w:ascii="Times New Roman" w:eastAsia="Times New Roman" w:hAnsi="Times New Roman" w:cs="Times New Roman"/>
          <w:sz w:val="24"/>
          <w:szCs w:val="24"/>
          <w:lang w:val="en-CA"/>
        </w:rPr>
        <w:t xml:space="preserve">We decided to vary the position of where the demographic event would happen in the landscape because </w:t>
      </w:r>
      <w:r w:rsidR="00A92319">
        <w:rPr>
          <w:rFonts w:ascii="Times New Roman" w:eastAsia="Times New Roman" w:hAnsi="Times New Roman" w:cs="Times New Roman"/>
          <w:sz w:val="24"/>
          <w:szCs w:val="24"/>
          <w:lang w:val="en-CA"/>
        </w:rPr>
        <w:t>deme topology may influence the outcomes of population genetics analyses</w:t>
      </w:r>
      <w:r w:rsidR="00E768D0">
        <w:rPr>
          <w:rFonts w:ascii="Times New Roman" w:eastAsia="Times New Roman" w:hAnsi="Times New Roman" w:cs="Times New Roman"/>
          <w:sz w:val="24"/>
          <w:szCs w:val="24"/>
          <w:lang w:val="en-CA"/>
        </w:rPr>
        <w:t xml:space="preserve"> </w:t>
      </w:r>
      <w:r w:rsidR="00E768D0">
        <w:rPr>
          <w:rFonts w:ascii="Times New Roman" w:eastAsia="Times New Roman" w:hAnsi="Times New Roman" w:cs="Times New Roman"/>
          <w:sz w:val="24"/>
          <w:szCs w:val="24"/>
          <w:lang w:val="en-CA"/>
        </w:rPr>
        <w:fldChar w:fldCharType="begin" w:fldLock="1"/>
      </w:r>
      <w:r w:rsidR="00E768D0">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operties":{"noteIndex":0},"schema":"https://github.com/citation-style-language/schema/raw/master/csl-citation.json"}</w:instrText>
      </w:r>
      <w:r w:rsidR="00E768D0">
        <w:rPr>
          <w:rFonts w:ascii="Times New Roman" w:eastAsia="Times New Roman" w:hAnsi="Times New Roman" w:cs="Times New Roman"/>
          <w:sz w:val="24"/>
          <w:szCs w:val="24"/>
          <w:lang w:val="en-CA"/>
        </w:rPr>
        <w:fldChar w:fldCharType="separate"/>
      </w:r>
      <w:r w:rsidR="00E768D0" w:rsidRPr="00E768D0">
        <w:rPr>
          <w:rFonts w:ascii="Times New Roman" w:eastAsia="Times New Roman" w:hAnsi="Times New Roman" w:cs="Times New Roman"/>
          <w:noProof/>
          <w:sz w:val="24"/>
          <w:szCs w:val="24"/>
          <w:lang w:val="en-CA"/>
        </w:rPr>
        <w:t>[52]</w:t>
      </w:r>
      <w:r w:rsidR="00E768D0">
        <w:rPr>
          <w:rFonts w:ascii="Times New Roman" w:eastAsia="Times New Roman" w:hAnsi="Times New Roman" w:cs="Times New Roman"/>
          <w:sz w:val="24"/>
          <w:szCs w:val="24"/>
          <w:lang w:val="en-CA"/>
        </w:rPr>
        <w:fldChar w:fldCharType="end"/>
      </w:r>
      <w:r w:rsidR="00A92319">
        <w:rPr>
          <w:rFonts w:ascii="Times New Roman" w:eastAsia="Times New Roman" w:hAnsi="Times New Roman" w:cs="Times New Roman"/>
          <w:sz w:val="24"/>
          <w:szCs w:val="24"/>
          <w:lang w:val="en-CA"/>
        </w:rPr>
        <w:t>.</w:t>
      </w:r>
      <w:r w:rsidR="00DE735D">
        <w:rPr>
          <w:rFonts w:ascii="Times New Roman" w:eastAsia="Times New Roman" w:hAnsi="Times New Roman" w:cs="Times New Roman"/>
          <w:sz w:val="24"/>
          <w:szCs w:val="24"/>
          <w:lang w:val="en-CA"/>
        </w:rPr>
        <w:t xml:space="preserve"> </w:t>
      </w:r>
      <w:r w:rsidR="006B671B">
        <w:rPr>
          <w:rFonts w:ascii="Times New Roman" w:eastAsia="Times New Roman" w:hAnsi="Times New Roman" w:cs="Times New Roman"/>
          <w:sz w:val="24"/>
          <w:szCs w:val="24"/>
          <w:lang w:val="en-CA"/>
        </w:rPr>
        <w:t>The positions of these</w:t>
      </w:r>
      <w:r w:rsidR="00E24C5B">
        <w:rPr>
          <w:rFonts w:ascii="Times New Roman" w:eastAsia="Times New Roman" w:hAnsi="Times New Roman" w:cs="Times New Roman"/>
          <w:sz w:val="24"/>
          <w:szCs w:val="24"/>
          <w:lang w:val="en-CA"/>
        </w:rPr>
        <w:t xml:space="preserve"> six</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r w:rsidR="00E24C5B">
        <w:rPr>
          <w:rFonts w:ascii="Times New Roman" w:eastAsia="Times New Roman" w:hAnsi="Times New Roman" w:cs="Times New Roman"/>
          <w:sz w:val="24"/>
          <w:szCs w:val="24"/>
          <w:lang w:val="en-CA"/>
        </w:rPr>
        <w:t>six</w:t>
      </w:r>
      <w:r w:rsidR="004E13A5" w:rsidRPr="0007763B">
        <w:rPr>
          <w:rFonts w:ascii="Times New Roman" w:eastAsia="Times New Roman" w:hAnsi="Times New Roman" w:cs="Times New Roman"/>
          <w:sz w:val="24"/>
          <w:szCs w:val="24"/>
          <w:lang w:val="en-CA"/>
        </w:rPr>
        <w:t xml:space="preserve">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E24C5B">
        <w:rPr>
          <w:rFonts w:ascii="Times New Roman" w:eastAsia="Times New Roman" w:hAnsi="Times New Roman" w:cs="Times New Roman"/>
          <w:sz w:val="24"/>
          <w:szCs w:val="24"/>
          <w:lang w:val="en-CA"/>
        </w:rPr>
        <w:t>sampled 1 position among the six</w:t>
      </w:r>
      <w:r w:rsidR="004A38A8"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sidR="00E24C5B">
        <w:rPr>
          <w:rFonts w:ascii="Times New Roman" w:eastAsia="Times New Roman" w:hAnsi="Times New Roman" w:cs="Times New Roman"/>
          <w:sz w:val="24"/>
          <w:szCs w:val="24"/>
          <w:lang w:val="en-CA"/>
        </w:rPr>
        <w:t>n possible) to it. We did this six</w:t>
      </w:r>
      <w:r w:rsidR="004A38A8" w:rsidRPr="0007763B">
        <w:rPr>
          <w:rFonts w:ascii="Times New Roman" w:eastAsia="Times New Roman" w:hAnsi="Times New Roman" w:cs="Times New Roman"/>
          <w:sz w:val="24"/>
          <w:szCs w:val="24"/>
          <w:lang w:val="en-CA"/>
        </w:rPr>
        <w:t xml:space="preserve">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B47107">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B47107">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lastRenderedPageBreak/>
        <w:t>Tim</w:t>
      </w:r>
      <w:r w:rsidR="008615D7">
        <w:rPr>
          <w:rFonts w:ascii="Times New Roman" w:eastAsia="Times New Roman" w:hAnsi="Times New Roman" w:cs="Times New Roman"/>
          <w:i/>
          <w:iCs/>
          <w:sz w:val="24"/>
          <w:szCs w:val="24"/>
          <w:lang w:val="en-GB"/>
        </w:rPr>
        <w:t>e since demographic change</w:t>
      </w:r>
    </w:p>
    <w:p w14:paraId="583DD172" w14:textId="6F8572FE" w:rsidR="00152A73" w:rsidRPr="00F1098A" w:rsidRDefault="003F114F" w:rsidP="00152A73">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152A73">
        <w:rPr>
          <w:rFonts w:ascii="Times New Roman" w:eastAsia="Times New Roman" w:hAnsi="Times New Roman" w:cs="Times New Roman"/>
          <w:iCs/>
          <w:sz w:val="24"/>
          <w:szCs w:val="24"/>
          <w:lang w:val="en-GB"/>
        </w:rPr>
        <w:t>at</w:t>
      </w:r>
      <w:r w:rsidR="005B67F7">
        <w:rPr>
          <w:rFonts w:ascii="Times New Roman" w:eastAsia="Times New Roman" w:hAnsi="Times New Roman" w:cs="Times New Roman"/>
          <w:iCs/>
          <w:sz w:val="24"/>
          <w:szCs w:val="24"/>
          <w:lang w:val="en-GB"/>
        </w:rPr>
        <w:t xml:space="preserve">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w:t>
      </w:r>
      <w:r w:rsidR="00152A73">
        <w:rPr>
          <w:rFonts w:ascii="Times New Roman" w:eastAsia="Times New Roman" w:hAnsi="Times New Roman" w:cs="Times New Roman"/>
          <w:iCs/>
          <w:sz w:val="24"/>
          <w:szCs w:val="24"/>
          <w:lang w:val="en-GB"/>
        </w:rPr>
        <w:t xml:space="preserve"> F</w:t>
      </w:r>
      <w:r w:rsidR="00152A73">
        <w:rPr>
          <w:rFonts w:ascii="Times New Roman" w:eastAsia="Times New Roman" w:hAnsi="Times New Roman" w:cs="Times New Roman"/>
          <w:iCs/>
          <w:sz w:val="24"/>
          <w:szCs w:val="24"/>
          <w:lang w:val="en-GB"/>
        </w:rPr>
        <w:t xml:space="preserve">or our analyses concerning the timing of sampling, we chose </w:t>
      </w:r>
      <w:r w:rsidR="00152A73" w:rsidRPr="0007763B">
        <w:rPr>
          <w:rFonts w:ascii="Times New Roman" w:eastAsia="Times New Roman" w:hAnsi="Times New Roman" w:cs="Times New Roman"/>
          <w:iCs/>
          <w:sz w:val="24"/>
          <w:szCs w:val="24"/>
          <w:lang w:val="en-GB"/>
        </w:rPr>
        <w:t xml:space="preserve">the 0.05 </w:t>
      </w:r>
      <w:r w:rsidR="00152A73">
        <w:rPr>
          <w:rFonts w:ascii="Times New Roman" w:eastAsia="Times New Roman" w:hAnsi="Times New Roman" w:cs="Times New Roman"/>
          <w:i/>
          <w:iCs/>
          <w:sz w:val="24"/>
          <w:szCs w:val="24"/>
          <w:lang w:val="en-GB"/>
        </w:rPr>
        <w:t>p</w:t>
      </w:r>
      <w:r w:rsidR="00152A73" w:rsidRPr="0007763B">
        <w:rPr>
          <w:rFonts w:ascii="Times New Roman" w:eastAsia="Times New Roman" w:hAnsi="Times New Roman" w:cs="Times New Roman"/>
          <w:iCs/>
          <w:sz w:val="24"/>
          <w:szCs w:val="24"/>
          <w:lang w:val="en-GB"/>
        </w:rPr>
        <w:t xml:space="preserve">-value threshold as it was a good compromise between </w:t>
      </w:r>
      <w:r w:rsidR="00226237">
        <w:rPr>
          <w:rFonts w:ascii="Times New Roman" w:eastAsia="Times New Roman" w:hAnsi="Times New Roman" w:cs="Times New Roman"/>
          <w:iCs/>
          <w:sz w:val="24"/>
          <w:szCs w:val="24"/>
          <w:lang w:val="en-GB"/>
        </w:rPr>
        <w:t>different performance metrics</w:t>
      </w:r>
      <w:r w:rsidR="00152A73" w:rsidRPr="0007763B">
        <w:rPr>
          <w:rFonts w:ascii="Times New Roman" w:eastAsia="Times New Roman" w:hAnsi="Times New Roman" w:cs="Times New Roman"/>
          <w:iCs/>
          <w:sz w:val="24"/>
          <w:szCs w:val="24"/>
          <w:lang w:val="en-GB"/>
        </w:rPr>
        <w:t xml:space="preserve"> in our </w:t>
      </w:r>
      <w:r w:rsidR="00152A73">
        <w:rPr>
          <w:rFonts w:ascii="Times New Roman" w:eastAsia="Times New Roman" w:hAnsi="Times New Roman" w:cs="Times New Roman"/>
          <w:iCs/>
          <w:sz w:val="24"/>
          <w:szCs w:val="24"/>
          <w:lang w:val="en-GB"/>
        </w:rPr>
        <w:t>earlier</w:t>
      </w:r>
      <w:r w:rsidR="00152A73" w:rsidRPr="0007763B">
        <w:rPr>
          <w:rFonts w:ascii="Times New Roman" w:eastAsia="Times New Roman" w:hAnsi="Times New Roman" w:cs="Times New Roman"/>
          <w:iCs/>
          <w:sz w:val="24"/>
          <w:szCs w:val="24"/>
          <w:lang w:val="en-GB"/>
        </w:rPr>
        <w:t xml:space="preserve"> results</w:t>
      </w:r>
      <w:r w:rsidR="00152A73">
        <w:rPr>
          <w:rFonts w:ascii="Times New Roman" w:eastAsia="Times New Roman" w:hAnsi="Times New Roman" w:cs="Times New Roman"/>
          <w:iCs/>
          <w:sz w:val="24"/>
          <w:szCs w:val="24"/>
          <w:lang w:val="en-GB"/>
        </w:rPr>
        <w:t>.</w:t>
      </w:r>
    </w:p>
    <w:p w14:paraId="60D4FBF6" w14:textId="5D6BCE67" w:rsidR="003F114F" w:rsidRPr="009671FF" w:rsidRDefault="00E326F3" w:rsidP="00B47107">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4900EC79" w14:textId="2182157D" w:rsidR="004E13A5" w:rsidRDefault="004E13A5" w:rsidP="00B47107">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334CC7BE" w:rsidR="004E13A5" w:rsidRDefault="004E13A5"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A70334">
        <w:rPr>
          <w:rFonts w:ascii="Times New Roman" w:eastAsia="Times New Roman" w:hAnsi="Times New Roman" w:cs="Times New Roman"/>
          <w:iCs/>
          <w:sz w:val="24"/>
          <w:szCs w:val="24"/>
          <w:lang w:val="en-GB"/>
        </w:rPr>
        <w:t xml:space="preserve"> (i.e., true negatives and false positives).</w:t>
      </w:r>
      <w:r w:rsidR="002D1CC0">
        <w:rPr>
          <w:rStyle w:val="Marquedecommentaire"/>
        </w:rPr>
        <w:commentReference w:id="6"/>
      </w:r>
      <w:r w:rsidR="00A70334">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00A70334">
        <w:rPr>
          <w:rFonts w:ascii="Times New Roman" w:eastAsia="Times New Roman" w:hAnsi="Times New Roman" w:cs="Times New Roman"/>
          <w:iCs/>
          <w:sz w:val="24"/>
          <w:szCs w:val="24"/>
          <w:lang w:val="en-GB"/>
        </w:rPr>
        <w:t xml:space="preserve"> (i.e., true positives and false neg</w:t>
      </w:r>
      <w:r w:rsidR="00BB7EF9">
        <w:rPr>
          <w:rFonts w:ascii="Times New Roman" w:eastAsia="Times New Roman" w:hAnsi="Times New Roman" w:cs="Times New Roman"/>
          <w:iCs/>
          <w:sz w:val="24"/>
          <w:szCs w:val="24"/>
          <w:lang w:val="en-GB"/>
        </w:rPr>
        <w:t>a</w:t>
      </w:r>
      <w:r w:rsidR="00A70334">
        <w:rPr>
          <w:rFonts w:ascii="Times New Roman" w:eastAsia="Times New Roman" w:hAnsi="Times New Roman" w:cs="Times New Roman"/>
          <w:iCs/>
          <w:sz w:val="24"/>
          <w:szCs w:val="24"/>
          <w:lang w:val="en-GB"/>
        </w:rPr>
        <w:t>tives)</w:t>
      </w:r>
      <w:r w:rsidRPr="0007763B">
        <w:rPr>
          <w:rFonts w:ascii="Times New Roman" w:eastAsia="Times New Roman" w:hAnsi="Times New Roman" w:cs="Times New Roman"/>
          <w:iCs/>
          <w:sz w:val="24"/>
          <w:szCs w:val="24"/>
          <w:lang w:val="en-GB"/>
        </w:rPr>
        <w:t xml:space="preserve">. A high FPR means that we often </w:t>
      </w:r>
      <w:r w:rsidR="003E6E25">
        <w:rPr>
          <w:rFonts w:ascii="Times New Roman" w:eastAsia="Times New Roman" w:hAnsi="Times New Roman" w:cs="Times New Roman"/>
          <w:iCs/>
          <w:sz w:val="24"/>
          <w:szCs w:val="24"/>
          <w:lang w:val="en-GB"/>
        </w:rPr>
        <w:t>select</w:t>
      </w:r>
      <w:r w:rsidR="00373A31"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the wrong population(s)</w:t>
      </w:r>
      <w:r w:rsidR="003E6E25">
        <w:rPr>
          <w:rFonts w:ascii="Times New Roman" w:eastAsia="Times New Roman" w:hAnsi="Times New Roman" w:cs="Times New Roman"/>
          <w:iCs/>
          <w:sz w:val="24"/>
          <w:szCs w:val="24"/>
          <w:lang w:val="en-GB"/>
        </w:rPr>
        <w:t xml:space="preserve"> as having changed substantially</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limited </w:t>
      </w:r>
      <w:r w:rsidR="00373A31">
        <w:rPr>
          <w:rFonts w:ascii="Times New Roman" w:eastAsia="Times New Roman" w:hAnsi="Times New Roman" w:cs="Times New Roman"/>
          <w:iCs/>
          <w:sz w:val="24"/>
          <w:szCs w:val="24"/>
          <w:lang w:val="en-GB"/>
        </w:rPr>
        <w:t xml:space="preserve">resources </w:t>
      </w:r>
      <w:r w:rsidR="008F394F">
        <w:rPr>
          <w:rFonts w:ascii="Times New Roman" w:eastAsia="Times New Roman" w:hAnsi="Times New Roman" w:cs="Times New Roman"/>
          <w:iCs/>
          <w:sz w:val="24"/>
          <w:szCs w:val="24"/>
          <w:lang w:val="en-GB"/>
        </w:rPr>
        <w:t xml:space="preserve">available </w:t>
      </w:r>
      <w:r w:rsidR="008A372A">
        <w:rPr>
          <w:rFonts w:ascii="Times New Roman" w:eastAsia="Times New Roman" w:hAnsi="Times New Roman" w:cs="Times New Roman"/>
          <w:iCs/>
          <w:sz w:val="24"/>
          <w:szCs w:val="24"/>
          <w:lang w:val="en-GB"/>
        </w:rPr>
        <w:t xml:space="preserve">for </w:t>
      </w:r>
      <w:r w:rsidR="00A60F90">
        <w:rPr>
          <w:rFonts w:ascii="Times New Roman" w:eastAsia="Times New Roman" w:hAnsi="Times New Roman" w:cs="Times New Roman"/>
          <w:iCs/>
          <w:sz w:val="24"/>
          <w:szCs w:val="24"/>
          <w:lang w:val="en-GB"/>
        </w:rPr>
        <w:t xml:space="preserve">conservation </w:t>
      </w:r>
      <w:r w:rsidR="008A372A">
        <w:rPr>
          <w:rFonts w:ascii="Times New Roman" w:eastAsia="Times New Roman" w:hAnsi="Times New Roman" w:cs="Times New Roman"/>
          <w:iCs/>
          <w:sz w:val="24"/>
          <w:szCs w:val="24"/>
          <w:lang w:val="en-GB"/>
        </w:rPr>
        <w:t>efforts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8A372A">
        <w:rPr>
          <w:rFonts w:ascii="Times New Roman" w:eastAsia="Times New Roman" w:hAnsi="Times New Roman" w:cs="Times New Roman"/>
          <w:iCs/>
          <w:sz w:val="24"/>
          <w:szCs w:val="24"/>
          <w:lang w:val="en-GB"/>
        </w:rPr>
        <w:t>In contrast, a</w:t>
      </w:r>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r w:rsidR="008A372A">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w:t>
      </w:r>
      <w:r w:rsidR="00FF7CA1">
        <w:rPr>
          <w:rFonts w:ascii="Times New Roman" w:eastAsia="Times New Roman" w:hAnsi="Times New Roman" w:cs="Times New Roman"/>
          <w:iCs/>
          <w:sz w:val="24"/>
          <w:szCs w:val="24"/>
          <w:lang w:val="en-GB"/>
        </w:rPr>
        <w:lastRenderedPageBreak/>
        <w:t>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r w:rsidR="00464A53">
        <w:rPr>
          <w:rFonts w:ascii="Times New Roman" w:eastAsia="Times New Roman" w:hAnsi="Times New Roman" w:cs="Times New Roman"/>
          <w:sz w:val="24"/>
          <w:szCs w:val="24"/>
          <w:lang w:val="en-GB"/>
        </w:rPr>
        <w:t xml:space="preserve">threshold to compare </w:t>
      </w:r>
      <w:r w:rsidR="00744706">
        <w:rPr>
          <w:rFonts w:ascii="Times New Roman" w:eastAsia="Times New Roman" w:hAnsi="Times New Roman" w:cs="Times New Roman"/>
          <w:sz w:val="24"/>
          <w:szCs w:val="24"/>
          <w:lang w:val="en-GB"/>
        </w:rPr>
        <w:t xml:space="preserve">to </w:t>
      </w:r>
      <w:r w:rsidR="00464A53">
        <w:rPr>
          <w:rFonts w:ascii="Times New Roman" w:eastAsia="Times New Roman" w:hAnsi="Times New Roman" w:cs="Times New Roman"/>
          <w:sz w:val="24"/>
          <w:szCs w:val="24"/>
          <w:lang w:val="en-GB"/>
        </w:rPr>
        <w:t xml:space="preserve">the </w:t>
      </w:r>
      <w:r w:rsidR="00744706">
        <w:rPr>
          <w:rFonts w:ascii="Times New Roman" w:eastAsia="Times New Roman" w:hAnsi="Times New Roman" w:cs="Times New Roman"/>
          <w:sz w:val="24"/>
          <w:szCs w:val="24"/>
          <w:lang w:val="en-GB"/>
        </w:rPr>
        <w:t>p-value</w:t>
      </w:r>
      <w:r w:rsidR="00464A53">
        <w:rPr>
          <w:rFonts w:ascii="Times New Roman" w:eastAsia="Times New Roman" w:hAnsi="Times New Roman" w:cs="Times New Roman"/>
          <w:sz w:val="24"/>
          <w:szCs w:val="24"/>
          <w:lang w:val="en-GB"/>
        </w:rPr>
        <w:t xml:space="preserve"> calculated through the TGI test </w:t>
      </w:r>
      <w:r w:rsidR="00744706">
        <w:rPr>
          <w:rFonts w:ascii="Times New Roman" w:eastAsia="Times New Roman" w:hAnsi="Times New Roman" w:cs="Times New Roman"/>
          <w:sz w:val="24"/>
          <w:szCs w:val="24"/>
          <w:lang w:val="en-GB"/>
        </w:rPr>
        <w:t>permutations</w:t>
      </w:r>
      <w:r w:rsidR="00F92865">
        <w:rPr>
          <w:rFonts w:ascii="Times New Roman" w:eastAsia="Times New Roman" w:hAnsi="Times New Roman" w:cs="Times New Roman"/>
          <w:sz w:val="24"/>
          <w:szCs w:val="24"/>
          <w:lang w:val="en-GB"/>
        </w:rPr>
        <w:t>,</w:t>
      </w:r>
      <w:r w:rsidR="00744706">
        <w:rPr>
          <w:rFonts w:ascii="Times New Roman" w:eastAsia="Times New Roman" w:hAnsi="Times New Roman" w:cs="Times New Roman"/>
          <w:sz w:val="24"/>
          <w:szCs w:val="24"/>
          <w:lang w:val="en-GB"/>
        </w:rPr>
        <w:t xml:space="preserve"> </w:t>
      </w:r>
      <w:r w:rsidR="007F7138">
        <w:rPr>
          <w:rFonts w:ascii="Times New Roman" w:eastAsia="Times New Roman" w:hAnsi="Times New Roman" w:cs="Times New Roman"/>
          <w:sz w:val="24"/>
          <w:szCs w:val="24"/>
          <w:lang w:val="en-GB"/>
        </w:rPr>
        <w:t xml:space="preserve">and therefore defining positives and negatives, </w:t>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f thresholds</w:t>
      </w:r>
      <w:r w:rsidR="00A422FD">
        <w:rPr>
          <w:rFonts w:ascii="Times New Roman" w:eastAsia="Times New Roman" w:hAnsi="Times New Roman" w:cs="Times New Roman"/>
          <w:sz w:val="24"/>
          <w:szCs w:val="24"/>
          <w:lang w:val="en-GB"/>
        </w:rPr>
        <w:t xml:space="preserve"> for FPR and FNR</w:t>
      </w:r>
      <w:r w:rsidR="009279F4" w:rsidRPr="0007763B">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0.0001, 0.001, 0.005, 0.01, 0.015, 0.020, 0.025, 0.030, 0.035, 0.040, 0.045,</w:t>
      </w:r>
      <w:r w:rsidR="00B169C5">
        <w:rPr>
          <w:rFonts w:ascii="Times New Roman" w:eastAsia="Times New Roman" w:hAnsi="Times New Roman" w:cs="Times New Roman"/>
          <w:sz w:val="24"/>
          <w:szCs w:val="24"/>
          <w:lang w:val="en-GB"/>
        </w:rPr>
        <w:t xml:space="preserve"> </w:t>
      </w:r>
      <w:r w:rsidR="00B169C5" w:rsidRPr="00B169C5">
        <w:rPr>
          <w:rFonts w:ascii="Times New Roman" w:eastAsia="Times New Roman" w:hAnsi="Times New Roman" w:cs="Times New Roman"/>
          <w:sz w:val="24"/>
          <w:szCs w:val="24"/>
          <w:lang w:val="en-GB"/>
        </w:rPr>
        <w:t>0.050, 0.055, 0.060, 0.065, 0.070, 0.075, 0.080, 0.085, 0.090, 0.095,</w:t>
      </w:r>
      <w:r w:rsidR="00B169C5">
        <w:rPr>
          <w:rFonts w:ascii="Times New Roman" w:eastAsia="Times New Roman" w:hAnsi="Times New Roman" w:cs="Times New Roman"/>
          <w:sz w:val="24"/>
          <w:szCs w:val="24"/>
          <w:lang w:val="en-GB"/>
        </w:rPr>
        <w:t xml:space="preserve"> and</w:t>
      </w:r>
      <w:r w:rsidR="00B169C5" w:rsidRPr="00B169C5">
        <w:rPr>
          <w:rFonts w:ascii="Times New Roman" w:eastAsia="Times New Roman" w:hAnsi="Times New Roman" w:cs="Times New Roman"/>
          <w:sz w:val="24"/>
          <w:szCs w:val="24"/>
          <w:lang w:val="en-GB"/>
        </w:rPr>
        <w:t xml:space="preserve"> 0.1</w:t>
      </w:r>
    </w:p>
    <w:p w14:paraId="05A56E2A" w14:textId="77777777" w:rsidR="00805090" w:rsidRPr="0007763B" w:rsidRDefault="00805090" w:rsidP="00B47107">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B47107">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23D4DE12" w:rsidR="00805090" w:rsidRPr="0007763B" w:rsidRDefault="00805090" w:rsidP="00B47107">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B47107">
      <w:pPr>
        <w:spacing w:before="240" w:after="240" w:line="480" w:lineRule="auto"/>
        <w:rPr>
          <w:rFonts w:ascii="Times New Roman" w:eastAsia="Times New Roman" w:hAnsi="Times New Roman" w:cs="Times New Roman"/>
          <w:sz w:val="24"/>
          <w:szCs w:val="24"/>
          <w:lang w:val="en-CA"/>
        </w:rPr>
      </w:pPr>
    </w:p>
    <w:p w14:paraId="6460C526" w14:textId="601723BC" w:rsidR="00D2425A" w:rsidRPr="00F824A8" w:rsidRDefault="00D2425A" w:rsidP="00B47107">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8B6989">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[44]"},"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C3187" w:rsidRPr="00BC3187">
        <w:rPr>
          <w:rFonts w:ascii="Times New Roman" w:eastAsia="Times New Roman" w:hAnsi="Times New Roman" w:cs="Times New Roman"/>
          <w:noProof/>
          <w:sz w:val="24"/>
          <w:szCs w:val="24"/>
          <w:lang w:val="en-GB"/>
        </w:rPr>
        <w:t>[44]</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[53]","plainTextFormattedCitation":"[53]","previouslyFormattedCitation":"[54]"},"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[53]</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r w:rsidR="0084240D" w:rsidRPr="00B64B13">
        <w:rPr>
          <w:rFonts w:ascii="Times New Roman" w:eastAsia="Times New Roman" w:hAnsi="Times New Roman" w:cs="Times New Roman"/>
          <w:i/>
          <w:sz w:val="24"/>
          <w:szCs w:val="24"/>
          <w:lang w:val="en-GB"/>
        </w:rPr>
        <w:t>RStudio</w:t>
      </w:r>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[54]","plainTextFormattedCitation":"[54]","previouslyFormattedCitation":"[55]"},"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[54]</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w:t>
      </w:r>
      <w:r w:rsidR="0084240D" w:rsidRPr="0007763B">
        <w:rPr>
          <w:rFonts w:ascii="Times New Roman" w:eastAsia="Times New Roman" w:hAnsi="Times New Roman" w:cs="Times New Roman"/>
          <w:sz w:val="24"/>
          <w:szCs w:val="24"/>
          <w:lang w:val="en-GB"/>
        </w:rPr>
        <w:lastRenderedPageBreak/>
        <w:t xml:space="preserve">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E768D0">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[55,56]","plainTextFormattedCitation":"[55,56]","previouslyFormattedCitation":"[56,57]"},"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E768D0" w:rsidRPr="00E768D0">
        <w:rPr>
          <w:rFonts w:ascii="Times New Roman" w:eastAsia="Times New Roman" w:hAnsi="Times New Roman" w:cs="Times New Roman"/>
          <w:noProof/>
          <w:sz w:val="24"/>
          <w:szCs w:val="24"/>
          <w:lang w:val="en-GB"/>
        </w:rPr>
        <w:t>[55,56]</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E768D0">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[57]","plainTextFormattedCitation":"[57]","previouslyFormattedCitation":"[58]"},"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E768D0" w:rsidRPr="00E768D0">
        <w:rPr>
          <w:rFonts w:ascii="Times New Roman" w:eastAsia="Times New Roman" w:hAnsi="Times New Roman" w:cs="Times New Roman"/>
          <w:noProof/>
          <w:sz w:val="24"/>
          <w:szCs w:val="24"/>
          <w:lang w:val="en-GB"/>
        </w:rPr>
        <w:t>[57]</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[58,59]","plainTextFormattedCitation":"[58,59]","previouslyFormattedCitation":"[59,60]"},"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[58,59]</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[60]","plainTextFormattedCitation":"[60]","previouslyFormattedCitation":"[61]"},"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[60]</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r w:rsidR="00956895">
        <w:rPr>
          <w:rFonts w:ascii="Times New Roman" w:eastAsia="Times New Roman" w:hAnsi="Times New Roman" w:cs="Times New Roman"/>
          <w:sz w:val="24"/>
          <w:szCs w:val="24"/>
          <w:lang w:val="en-GB"/>
        </w:rPr>
        <w:t xml:space="preserve">coded in </w:t>
      </w:r>
      <w:r w:rsidR="00956895" w:rsidRPr="007E084D">
        <w:rPr>
          <w:rFonts w:ascii="Times New Roman" w:eastAsia="Times New Roman" w:hAnsi="Times New Roman" w:cs="Times New Roman"/>
          <w:i/>
          <w:sz w:val="24"/>
          <w:szCs w:val="24"/>
          <w:lang w:val="en-GB"/>
        </w:rPr>
        <w:t>R</w:t>
      </w:r>
      <w:r w:rsidR="00956895">
        <w:rPr>
          <w:rFonts w:ascii="Times New Roman" w:eastAsia="Times New Roman" w:hAnsi="Times New Roman" w:cs="Times New Roman"/>
          <w:sz w:val="24"/>
          <w:szCs w:val="24"/>
          <w:lang w:val="en-GB"/>
        </w:rPr>
        <w:t xml:space="preserve"> </w:t>
      </w:r>
      <w:r w:rsidR="00F824A8">
        <w:rPr>
          <w:rFonts w:ascii="Times New Roman" w:eastAsia="Times New Roman" w:hAnsi="Times New Roman" w:cs="Times New Roman"/>
          <w:sz w:val="24"/>
          <w:szCs w:val="24"/>
          <w:lang w:val="en-GB"/>
        </w:rPr>
        <w:t xml:space="preserve">is available in the </w:t>
      </w:r>
      <w:r w:rsidR="00956895">
        <w:rPr>
          <w:rFonts w:ascii="Times New Roman" w:eastAsia="Times New Roman" w:hAnsi="Times New Roman" w:cs="Times New Roman"/>
          <w:sz w:val="24"/>
          <w:szCs w:val="24"/>
          <w:lang w:val="en-GB"/>
        </w:rPr>
        <w:t>appendix</w:t>
      </w:r>
      <w:r w:rsidR="00F824A8">
        <w:rPr>
          <w:rFonts w:ascii="Times New Roman" w:eastAsia="Times New Roman" w:hAnsi="Times New Roman" w:cs="Times New Roman"/>
          <w:sz w:val="24"/>
          <w:szCs w:val="24"/>
          <w:lang w:val="en-GB"/>
        </w:rPr>
        <w:t>.</w:t>
      </w:r>
    </w:p>
    <w:p w14:paraId="00F1075D" w14:textId="265331D4" w:rsidR="00CC5037" w:rsidRDefault="00CC5037" w:rsidP="00B47107">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B4710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3995D603" w:rsidR="00CA4362" w:rsidRDefault="008E0DB3" w:rsidP="00B47107">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rPr>
        <w:t>[61]</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B47107">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B47107">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6C14679" w14:textId="77777777" w:rsidR="00BE7626" w:rsidRDefault="00BE7626" w:rsidP="00B47107">
      <w:pPr>
        <w:spacing w:before="240" w:after="240" w:line="480" w:lineRule="auto"/>
        <w:rPr>
          <w:rFonts w:ascii="Times New Roman" w:eastAsia="Times New Roman" w:hAnsi="Times New Roman" w:cs="Times New Roman"/>
          <w:i/>
          <w:sz w:val="24"/>
          <w:szCs w:val="24"/>
        </w:rPr>
      </w:pPr>
    </w:p>
    <w:p w14:paraId="7EA1740D" w14:textId="5F80082B" w:rsidR="00BE7626" w:rsidRDefault="00BE76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w:t>
      </w:r>
      <w:r w:rsidR="009113ED">
        <w:rPr>
          <w:rFonts w:ascii="Times New Roman" w:eastAsia="Times New Roman" w:hAnsi="Times New Roman" w:cs="Times New Roman"/>
          <w:sz w:val="24"/>
          <w:szCs w:val="24"/>
        </w:rPr>
        <w:t xml:space="preserve">and stable </w:t>
      </w:r>
      <w:bookmarkStart w:id="7" w:name="_GoBack"/>
      <w:bookmarkEnd w:id="7"/>
      <w:r>
        <w:rPr>
          <w:rFonts w:ascii="Times New Roman" w:eastAsia="Times New Roman" w:hAnsi="Times New Roman" w:cs="Times New Roman"/>
          <w:sz w:val="24"/>
          <w:szCs w:val="24"/>
        </w:rPr>
        <w:t xml:space="preserve">performance according to the analyses of a wide array of simulations. Although results support its efficacy and warrant the use of TGI on empirical datasets there are a few specific results to consider, especially related to dispersal, </w:t>
      </w:r>
      <w:r>
        <w:rPr>
          <w:rFonts w:ascii="Times New Roman" w:eastAsia="Times New Roman" w:hAnsi="Times New Roman" w:cs="Times New Roman"/>
          <w:sz w:val="24"/>
          <w:szCs w:val="24"/>
        </w:rPr>
        <w:lastRenderedPageBreak/>
        <w:t>spatial extent of the demographic event producing the genetic change, and time lag between sampling and event.</w:t>
      </w:r>
    </w:p>
    <w:p w14:paraId="43C3AA0D" w14:textId="77777777" w:rsidR="00BE7626" w:rsidRPr="00BE7626" w:rsidRDefault="00BE7626" w:rsidP="00B47107">
      <w:pPr>
        <w:spacing w:before="240" w:after="240" w:line="480" w:lineRule="auto"/>
        <w:rPr>
          <w:rFonts w:ascii="Times New Roman" w:eastAsia="Times New Roman" w:hAnsi="Times New Roman" w:cs="Times New Roman"/>
          <w:sz w:val="24"/>
          <w:szCs w:val="24"/>
        </w:rPr>
      </w:pPr>
    </w:p>
    <w:p w14:paraId="2AC8DBE1" w14:textId="26C56ADD" w:rsidR="008601CB" w:rsidRPr="008E0DB3" w:rsidRDefault="008601CB" w:rsidP="00B47107">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6B536796" w:rsidR="006141B4" w:rsidRPr="008E0DB3" w:rsidRDefault="007F2596"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Only o</w:t>
      </w:r>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exhibited </w:t>
      </w:r>
      <w:r w:rsidR="008B19C5">
        <w:rPr>
          <w:rFonts w:ascii="Times New Roman" w:eastAsia="Times New Roman" w:hAnsi="Times New Roman" w:cs="Times New Roman"/>
          <w:sz w:val="24"/>
          <w:szCs w:val="24"/>
        </w:rPr>
        <w:t>FNR values above 1</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r w:rsidR="00485ADA">
        <w:rPr>
          <w:rFonts w:ascii="Times New Roman" w:eastAsia="Times New Roman" w:hAnsi="Times New Roman" w:cs="Times New Roman"/>
          <w:sz w:val="24"/>
          <w:szCs w:val="24"/>
        </w:rPr>
        <w:t xml:space="preserve">the </w:t>
      </w:r>
      <w:r w:rsidR="000637AB" w:rsidRPr="008E0DB3">
        <w:rPr>
          <w:rFonts w:ascii="Times New Roman" w:eastAsia="Times New Roman" w:hAnsi="Times New Roman" w:cs="Times New Roman"/>
          <w:sz w:val="24"/>
          <w:szCs w:val="24"/>
        </w:rPr>
        <w:t xml:space="preserve">threshold </w:t>
      </w:r>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Among the four scenarios never reaching an average FNR of 0</w:t>
      </w:r>
      <w:r w:rsidR="00485ADA">
        <w:rPr>
          <w:rFonts w:ascii="Times New Roman" w:eastAsia="Times New Roman" w:hAnsi="Times New Roman" w:cs="Times New Roman"/>
          <w:sz w:val="24"/>
          <w:szCs w:val="24"/>
        </w:rPr>
        <w:t xml:space="preserve"> (L3, M3, H2, H3)</w:t>
      </w:r>
      <w:r w:rsidR="00537346">
        <w:rPr>
          <w:rFonts w:ascii="Times New Roman" w:eastAsia="Times New Roman" w:hAnsi="Times New Roman" w:cs="Times New Roman"/>
          <w:sz w:val="24"/>
          <w:szCs w:val="24"/>
        </w:rPr>
        <w:t xml:space="preserve">, two </w:t>
      </w:r>
      <w:r w:rsidR="00485ADA">
        <w:rPr>
          <w:rFonts w:ascii="Times New Roman" w:eastAsia="Times New Roman" w:hAnsi="Times New Roman" w:cs="Times New Roman"/>
          <w:sz w:val="24"/>
          <w:szCs w:val="24"/>
        </w:rPr>
        <w:t>involve</w:t>
      </w:r>
      <w:r w:rsidR="009113ED">
        <w:rPr>
          <w:rFonts w:ascii="Times New Roman" w:eastAsia="Times New Roman" w:hAnsi="Times New Roman" w:cs="Times New Roman"/>
          <w:sz w:val="24"/>
          <w:szCs w:val="24"/>
        </w:rPr>
        <w:t>d</w:t>
      </w:r>
      <w:r w:rsidR="00485ADA">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w:t>
      </w:r>
      <w:r w:rsidR="00DA49DC">
        <w:rPr>
          <w:rFonts w:ascii="Times New Roman" w:eastAsia="Times New Roman" w:hAnsi="Times New Roman" w:cs="Times New Roman"/>
          <w:sz w:val="24"/>
          <w:szCs w:val="24"/>
        </w:rPr>
        <w:t>hreshold, with a sharp decrease</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628A08BE" w:rsidR="0051590A" w:rsidRDefault="006D4C4D" w:rsidP="00B47107">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C</w:t>
      </w:r>
      <w:r w:rsidR="0012642F">
        <w:rPr>
          <w:rFonts w:ascii="Times New Roman" w:eastAsia="Times New Roman" w:hAnsi="Times New Roman" w:cs="Times New Roman"/>
          <w:sz w:val="24"/>
          <w:szCs w:val="24"/>
        </w:rPr>
        <w:t>o</w:t>
      </w:r>
      <w:r w:rsidR="00A324A1">
        <w:rPr>
          <w:rFonts w:ascii="Times New Roman" w:eastAsia="Times New Roman" w:hAnsi="Times New Roman" w:cs="Times New Roman"/>
          <w:sz w:val="24"/>
          <w:szCs w:val="24"/>
        </w:rPr>
        <w:t>nservatively defining</w:t>
      </w:r>
      <w:r w:rsidR="0012642F">
        <w:rPr>
          <w:rFonts w:ascii="Times New Roman" w:eastAsia="Times New Roman" w:hAnsi="Times New Roman" w:cs="Times New Roman"/>
          <w:sz w:val="24"/>
          <w:szCs w:val="24"/>
        </w:rPr>
        <w:t xml:space="preserve"> </w:t>
      </w:r>
      <w:r w:rsidR="00E341C6">
        <w:rPr>
          <w:rFonts w:ascii="Times New Roman" w:eastAsia="Times New Roman" w:hAnsi="Times New Roman" w:cs="Times New Roman"/>
          <w:sz w:val="24"/>
          <w:szCs w:val="24"/>
        </w:rPr>
        <w:t>FPR</w:t>
      </w:r>
      <w:r w:rsidR="00A324A1">
        <w:rPr>
          <w:rFonts w:ascii="Times New Roman" w:eastAsia="Times New Roman" w:hAnsi="Times New Roman" w:cs="Times New Roman"/>
          <w:sz w:val="24"/>
          <w:szCs w:val="24"/>
        </w:rPr>
        <w:t xml:space="preserve"> as acceptable</w:t>
      </w:r>
      <w:r w:rsidR="00E341C6">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 xml:space="preserve">by </w:t>
      </w:r>
      <w:r w:rsidR="00A324A1" w:rsidRPr="00D3227E">
        <w:rPr>
          <w:rFonts w:ascii="Times New Roman" w:eastAsia="Times New Roman" w:hAnsi="Times New Roman" w:cs="Times New Roman"/>
          <w:sz w:val="24"/>
          <w:szCs w:val="24"/>
        </w:rPr>
        <w:t>whether it is</w:t>
      </w:r>
      <w:r w:rsidR="0012642F" w:rsidRPr="00D3227E">
        <w:rPr>
          <w:rFonts w:ascii="Times New Roman" w:eastAsia="Times New Roman" w:hAnsi="Times New Roman" w:cs="Times New Roman"/>
          <w:sz w:val="24"/>
          <w:szCs w:val="24"/>
        </w:rPr>
        <w:t xml:space="preserve"> below the t</w:t>
      </w:r>
      <w:r w:rsidR="00CB24CD" w:rsidRPr="00D3227E">
        <w:rPr>
          <w:rFonts w:ascii="Times New Roman" w:eastAsia="Times New Roman" w:hAnsi="Times New Roman" w:cs="Times New Roman"/>
          <w:sz w:val="24"/>
          <w:szCs w:val="24"/>
        </w:rPr>
        <w:t>hreshold used in</w:t>
      </w:r>
      <w:r w:rsidR="00CB24CD">
        <w:rPr>
          <w:rFonts w:ascii="Times New Roman" w:eastAsia="Times New Roman" w:hAnsi="Times New Roman" w:cs="Times New Roman"/>
          <w:sz w:val="24"/>
          <w:szCs w:val="24"/>
        </w:rPr>
        <w:t xml:space="preserve"> </w:t>
      </w:r>
      <w:r w:rsidR="00CB24CD" w:rsidRPr="00D3227E">
        <w:rPr>
          <w:rFonts w:ascii="Times New Roman" w:eastAsia="Times New Roman" w:hAnsi="Times New Roman" w:cs="Times New Roman"/>
          <w:sz w:val="24"/>
          <w:szCs w:val="24"/>
        </w:rPr>
        <w:t xml:space="preserve">the test, </w:t>
      </w:r>
      <w:r w:rsidR="00A324A1" w:rsidRPr="00D3227E">
        <w:rPr>
          <w:rFonts w:ascii="Times New Roman" w:eastAsia="Times New Roman" w:hAnsi="Times New Roman" w:cs="Times New Roman"/>
          <w:sz w:val="24"/>
          <w:szCs w:val="24"/>
        </w:rPr>
        <w:t xml:space="preserve">we notice that </w:t>
      </w:r>
      <w:r w:rsidR="00D3227E">
        <w:rPr>
          <w:rFonts w:ascii="Times New Roman" w:eastAsia="Times New Roman" w:hAnsi="Times New Roman" w:cs="Times New Roman"/>
          <w:sz w:val="24"/>
          <w:szCs w:val="24"/>
        </w:rPr>
        <w:t>low</w:t>
      </w:r>
      <w:r w:rsidR="005E4D5F" w:rsidRPr="00D3227E">
        <w:rPr>
          <w:rFonts w:ascii="Times New Roman" w:eastAsia="Times New Roman" w:hAnsi="Times New Roman" w:cs="Times New Roman"/>
          <w:sz w:val="24"/>
          <w:szCs w:val="24"/>
        </w:rPr>
        <w:t xml:space="preserve"> dispersal</w:t>
      </w:r>
      <w:r w:rsidR="00A324A1" w:rsidRPr="00D3227E">
        <w:rPr>
          <w:rFonts w:ascii="Times New Roman" w:eastAsia="Times New Roman" w:hAnsi="Times New Roman" w:cs="Times New Roman"/>
          <w:sz w:val="24"/>
          <w:szCs w:val="24"/>
        </w:rPr>
        <w:t xml:space="preserve"> scenarios </w:t>
      </w:r>
      <w:r w:rsidR="004A0F6F">
        <w:rPr>
          <w:rFonts w:ascii="Times New Roman" w:eastAsia="Times New Roman" w:hAnsi="Times New Roman" w:cs="Times New Roman"/>
          <w:sz w:val="24"/>
          <w:szCs w:val="24"/>
        </w:rPr>
        <w:t xml:space="preserve">had, on average, acceptable </w:t>
      </w:r>
      <w:r w:rsidR="005E4D5F">
        <w:rPr>
          <w:rFonts w:ascii="Times New Roman" w:eastAsia="Times New Roman" w:hAnsi="Times New Roman" w:cs="Times New Roman"/>
          <w:sz w:val="24"/>
          <w:szCs w:val="24"/>
        </w:rPr>
        <w:t>FPR values</w:t>
      </w:r>
      <w:r w:rsidR="004A0F6F">
        <w:rPr>
          <w:rFonts w:ascii="Times New Roman" w:eastAsia="Times New Roman" w:hAnsi="Times New Roman" w:cs="Times New Roman"/>
          <w:sz w:val="24"/>
          <w:szCs w:val="24"/>
        </w:rPr>
        <w:t xml:space="preserve"> at more thresholds than higher dispersal scenarios, which overall presented the same performance</w:t>
      </w:r>
      <w:r w:rsidR="005E4D5F">
        <w:rPr>
          <w:rFonts w:ascii="Times New Roman" w:eastAsia="Times New Roman" w:hAnsi="Times New Roman" w:cs="Times New Roman"/>
          <w:sz w:val="24"/>
          <w:szCs w:val="24"/>
        </w:rPr>
        <w:t xml:space="preserve"> </w:t>
      </w:r>
      <w:r w:rsidR="004A0F6F">
        <w:rPr>
          <w:rFonts w:ascii="Times New Roman" w:eastAsia="Times New Roman" w:hAnsi="Times New Roman" w:cs="Times New Roman"/>
          <w:sz w:val="24"/>
          <w:szCs w:val="24"/>
        </w:rPr>
        <w:t xml:space="preserve">by this metric </w:t>
      </w:r>
      <w:r w:rsidR="005E4D5F">
        <w:rPr>
          <w:rFonts w:ascii="Times New Roman" w:eastAsia="Times New Roman" w:hAnsi="Times New Roman" w:cs="Times New Roman"/>
          <w:sz w:val="24"/>
          <w:szCs w:val="24"/>
        </w:rPr>
        <w:t xml:space="preserve">(Table 2). </w:t>
      </w:r>
      <w:r w:rsidR="009B001E">
        <w:rPr>
          <w:rFonts w:ascii="Times New Roman" w:eastAsia="Times New Roman" w:hAnsi="Times New Roman" w:cs="Times New Roman"/>
          <w:sz w:val="24"/>
          <w:szCs w:val="24"/>
        </w:rPr>
        <w:t>FPR averages from scenario</w:t>
      </w:r>
      <w:r w:rsidR="009113ED">
        <w:rPr>
          <w:rFonts w:ascii="Times New Roman" w:eastAsia="Times New Roman" w:hAnsi="Times New Roman" w:cs="Times New Roman"/>
          <w:sz w:val="24"/>
          <w:szCs w:val="24"/>
        </w:rPr>
        <w:t>s</w:t>
      </w:r>
      <w:r w:rsidR="009B001E">
        <w:rPr>
          <w:rFonts w:ascii="Times New Roman" w:eastAsia="Times New Roman" w:hAnsi="Times New Roman" w:cs="Times New Roman"/>
          <w:sz w:val="24"/>
          <w:szCs w:val="24"/>
        </w:rPr>
        <w:t xml:space="preserve"> sharing the same dispersal </w:t>
      </w:r>
      <w:r w:rsidR="009B001E">
        <w:rPr>
          <w:rFonts w:ascii="Times New Roman" w:eastAsia="Times New Roman" w:hAnsi="Times New Roman" w:cs="Times New Roman"/>
          <w:sz w:val="24"/>
          <w:szCs w:val="24"/>
        </w:rPr>
        <w:lastRenderedPageBreak/>
        <w:t xml:space="preserve">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sidRPr="006141FC">
        <w:rPr>
          <w:rFonts w:ascii="Times New Roman" w:eastAsia="Times New Roman" w:hAnsi="Times New Roman" w:cs="Times New Roman"/>
          <w:sz w:val="24"/>
          <w:szCs w:val="24"/>
        </w:rPr>
        <w:t>)</w:t>
      </w:r>
      <w:r w:rsidR="009B001E">
        <w:rPr>
          <w:rFonts w:ascii="Times New Roman" w:eastAsia="Times New Roman" w:hAnsi="Times New Roman" w:cs="Times New Roman"/>
          <w:sz w:val="24"/>
          <w:szCs w:val="24"/>
        </w:rPr>
        <w:t xml:space="preserve">. </w:t>
      </w:r>
    </w:p>
    <w:p w14:paraId="38ADA232" w14:textId="72A68C84" w:rsidR="006814B3" w:rsidRDefault="0051590A" w:rsidP="00B47107">
      <w:pPr>
        <w:spacing w:before="240" w:after="240" w:line="480" w:lineRule="auto"/>
        <w:rPr>
          <w:rFonts w:ascii="Times New Roman" w:eastAsia="Times New Roman" w:hAnsi="Times New Roman" w:cs="Times New Roman"/>
          <w:sz w:val="24"/>
          <w:szCs w:val="24"/>
        </w:rPr>
      </w:pPr>
      <w:commentRangeStart w:id="8"/>
      <w:r>
        <w:rPr>
          <w:rFonts w:ascii="Times New Roman" w:eastAsia="Times New Roman" w:hAnsi="Times New Roman" w:cs="Times New Roman"/>
          <w:sz w:val="24"/>
          <w:szCs w:val="24"/>
        </w:rPr>
        <w:t>While the order of the performances of scenarios differing in dispersal capacity stayed the same, independently of the number of populations affected</w:t>
      </w:r>
      <w:r w:rsidR="00C26D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FNR (H&gt;M&gt;L for a given number of populations affected; Fig. 3), it was not the case for FPR where this order changes depending on the number of populations affected</w:t>
      </w:r>
      <w:r w:rsidR="0084712E">
        <w:rPr>
          <w:rFonts w:ascii="Times New Roman" w:eastAsia="Times New Roman" w:hAnsi="Times New Roman" w:cs="Times New Roman"/>
          <w:sz w:val="24"/>
          <w:szCs w:val="24"/>
        </w:rPr>
        <w:t xml:space="preserve"> (Fig. 4)</w:t>
      </w:r>
      <w:r>
        <w:rPr>
          <w:rFonts w:ascii="Times New Roman" w:eastAsia="Times New Roman" w:hAnsi="Times New Roman" w:cs="Times New Roman"/>
          <w:sz w:val="24"/>
          <w:szCs w:val="24"/>
        </w:rPr>
        <w:t>.</w:t>
      </w:r>
      <w:commentRangeEnd w:id="8"/>
      <w:r w:rsidR="00485ADA">
        <w:rPr>
          <w:rStyle w:val="Marquedecommentaire"/>
        </w:rPr>
        <w:commentReference w:id="8"/>
      </w:r>
    </w:p>
    <w:p w14:paraId="6CC5A56A" w14:textId="340172BC" w:rsidR="00817492" w:rsidRDefault="0081749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e</w:t>
      </w:r>
      <w:r w:rsidRPr="0007763B">
        <w:rPr>
          <w:rFonts w:ascii="Times New Roman" w:eastAsia="Times New Roman" w:hAnsi="Times New Roman" w:cs="Times New Roman"/>
          <w:sz w:val="24"/>
          <w:szCs w:val="24"/>
        </w:rPr>
        <w:t>xperimental FPR values consistently stayed below control FPR values</w:t>
      </w:r>
      <w:r>
        <w:rPr>
          <w:rFonts w:ascii="Times New Roman" w:eastAsia="Times New Roman" w:hAnsi="Times New Roman" w:cs="Times New Roman"/>
          <w:sz w:val="24"/>
          <w:szCs w:val="24"/>
        </w:rPr>
        <w:t xml:space="preserve"> corresponding to their dispersal scenario for low and moderate dispersal (Fig. 4). </w:t>
      </w:r>
      <w:r w:rsidRPr="0007763B">
        <w:rPr>
          <w:rFonts w:ascii="Times New Roman" w:eastAsia="Times New Roman" w:hAnsi="Times New Roman" w:cs="Times New Roman"/>
          <w:sz w:val="24"/>
          <w:szCs w:val="24"/>
        </w:rPr>
        <w:t xml:space="preserve">This means that in the presence of an actual </w:t>
      </w:r>
      <w:r>
        <w:rPr>
          <w:rFonts w:ascii="Times New Roman" w:eastAsia="Times New Roman" w:hAnsi="Times New Roman" w:cs="Times New Roman"/>
          <w:sz w:val="24"/>
          <w:szCs w:val="24"/>
        </w:rPr>
        <w:t xml:space="preserve">migration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w:t>
      </w:r>
      <w:r w:rsidRPr="0007763B">
        <w:rPr>
          <w:rFonts w:ascii="Times New Roman" w:eastAsia="Times New Roman" w:hAnsi="Times New Roman" w:cs="Times New Roman"/>
          <w:sz w:val="24"/>
          <w:szCs w:val="24"/>
        </w:rPr>
        <w:t xml:space="preserve">less likely to </w:t>
      </w:r>
      <w:r>
        <w:rPr>
          <w:rFonts w:ascii="Times New Roman" w:eastAsia="Times New Roman" w:hAnsi="Times New Roman" w:cs="Times New Roman"/>
          <w:sz w:val="24"/>
          <w:szCs w:val="24"/>
        </w:rPr>
        <w:t>incorrectly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a population as having been affected</w:t>
      </w:r>
      <w:r>
        <w:rPr>
          <w:rFonts w:ascii="Times New Roman" w:eastAsia="Times New Roman" w:hAnsi="Times New Roman" w:cs="Times New Roman"/>
          <w:sz w:val="24"/>
          <w:szCs w:val="24"/>
        </w:rPr>
        <w:t>, than without such an event</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event, than in its absence (as shown in the control simulations).</w:t>
      </w:r>
    </w:p>
    <w:p w14:paraId="7A699611" w14:textId="77777777" w:rsidR="00817492" w:rsidRDefault="00817492" w:rsidP="00B47107">
      <w:pPr>
        <w:spacing w:before="240" w:after="240" w:line="480" w:lineRule="auto"/>
        <w:rPr>
          <w:rFonts w:ascii="Times New Roman" w:eastAsia="Times New Roman" w:hAnsi="Times New Roman" w:cs="Times New Roman"/>
          <w:sz w:val="24"/>
          <w:szCs w:val="24"/>
        </w:rPr>
      </w:pPr>
    </w:p>
    <w:p w14:paraId="3BC2CCF4" w14:textId="77777777" w:rsidR="000F4009" w:rsidRDefault="000F4009" w:rsidP="00B47107">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B47107">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470F4112" w:rsidR="00104E43" w:rsidRDefault="001079BE"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 xml:space="preserve">The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w:t>
      </w:r>
      <w:r w:rsidR="00074A4E">
        <w:rPr>
          <w:rFonts w:ascii="Times New Roman" w:eastAsia="Times New Roman" w:hAnsi="Times New Roman" w:cs="Times New Roman"/>
          <w:sz w:val="24"/>
          <w:szCs w:val="24"/>
        </w:rPr>
        <w:t xml:space="preserve">demographic </w:t>
      </w:r>
      <w:r w:rsidR="007F2596" w:rsidRPr="0007763B">
        <w:rPr>
          <w:rFonts w:ascii="Times New Roman" w:eastAsia="Times New Roman" w:hAnsi="Times New Roman" w:cs="Times New Roman"/>
          <w:sz w:val="24"/>
          <w:szCs w:val="24"/>
        </w:rPr>
        <w:t>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r w:rsidR="00485ADA">
        <w:rPr>
          <w:rFonts w:ascii="Times New Roman" w:eastAsia="Times New Roman" w:hAnsi="Times New Roman" w:cs="Times New Roman"/>
          <w:sz w:val="24"/>
          <w:szCs w:val="24"/>
        </w:rPr>
        <w:t xml:space="preserve">fewer </w:t>
      </w:r>
      <w:r w:rsidR="001563B0">
        <w:rPr>
          <w:rFonts w:ascii="Times New Roman" w:eastAsia="Times New Roman" w:hAnsi="Times New Roman" w:cs="Times New Roman"/>
          <w:sz w:val="24"/>
          <w:szCs w:val="24"/>
        </w:rPr>
        <w:t xml:space="preserve">populations </w:t>
      </w:r>
      <w:r w:rsidR="00485ADA">
        <w:rPr>
          <w:rFonts w:ascii="Times New Roman" w:eastAsia="Times New Roman" w:hAnsi="Times New Roman" w:cs="Times New Roman"/>
          <w:sz w:val="24"/>
          <w:szCs w:val="24"/>
        </w:rPr>
        <w:t>affected exhibited reduced</w:t>
      </w:r>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r w:rsidR="00485ADA">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 xml:space="preserve">, </w:t>
      </w:r>
      <w:r w:rsidR="00485ADA">
        <w:rPr>
          <w:rFonts w:ascii="Times New Roman" w:eastAsia="Times New Roman" w:hAnsi="Times New Roman" w:cs="Times New Roman"/>
          <w:sz w:val="24"/>
          <w:szCs w:val="24"/>
        </w:rPr>
        <w:t xml:space="preserve">and an increased </w:t>
      </w:r>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300B2B19" w:rsidR="00A13178" w:rsidRDefault="00A0722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13178">
        <w:rPr>
          <w:rFonts w:ascii="Times New Roman" w:eastAsia="Times New Roman" w:hAnsi="Times New Roman" w:cs="Times New Roman"/>
          <w:sz w:val="24"/>
          <w:szCs w:val="24"/>
        </w:rPr>
        <w:t xml:space="preserve">cenarios </w:t>
      </w:r>
      <w:r>
        <w:rPr>
          <w:rFonts w:ascii="Times New Roman" w:eastAsia="Times New Roman" w:hAnsi="Times New Roman" w:cs="Times New Roman"/>
          <w:sz w:val="24"/>
          <w:szCs w:val="24"/>
        </w:rPr>
        <w:t xml:space="preserve">in which a single </w:t>
      </w:r>
      <w:r w:rsidR="00A13178">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was affected </w:t>
      </w:r>
      <w:r w:rsidR="00A131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i.e., </w:t>
      </w:r>
      <w:r w:rsidR="00A13178">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sidR="00A13178">
        <w:rPr>
          <w:rFonts w:ascii="Times New Roman" w:eastAsia="Times New Roman" w:hAnsi="Times New Roman" w:cs="Times New Roman"/>
          <w:sz w:val="24"/>
          <w:szCs w:val="24"/>
        </w:rPr>
        <w:t>liberal thresholds</w:t>
      </w:r>
      <w:r>
        <w:rPr>
          <w:rFonts w:ascii="Times New Roman" w:eastAsia="Times New Roman" w:hAnsi="Times New Roman" w:cs="Times New Roman"/>
          <w:sz w:val="24"/>
          <w:szCs w:val="24"/>
        </w:rPr>
        <w:t xml:space="preserve"> (i.e., &gt;</w:t>
      </w:r>
      <w:r w:rsidR="00A13178">
        <w:rPr>
          <w:rFonts w:ascii="Times New Roman" w:eastAsia="Times New Roman" w:hAnsi="Times New Roman" w:cs="Times New Roman"/>
          <w:sz w:val="24"/>
          <w:szCs w:val="24"/>
        </w:rPr>
        <w:t>0.03</w:t>
      </w:r>
      <w:ins w:id="9" w:author="Patrick" w:date="2020-07-29T12:13:00Z">
        <w:r>
          <w:rPr>
            <w:rFonts w:ascii="Times New Roman" w:eastAsia="Times New Roman" w:hAnsi="Times New Roman" w:cs="Times New Roman"/>
            <w:sz w:val="24"/>
            <w:szCs w:val="24"/>
          </w:rPr>
          <w:t>; Fig ??)</w:t>
        </w:r>
      </w:ins>
      <w:r w:rsidR="00A13178">
        <w:rPr>
          <w:rFonts w:ascii="Times New Roman" w:eastAsia="Times New Roman" w:hAnsi="Times New Roman" w:cs="Times New Roman"/>
          <w:sz w:val="24"/>
          <w:szCs w:val="24"/>
        </w:rPr>
        <w:t xml:space="preserve">. </w:t>
      </w:r>
      <w:r w:rsidR="00A13178" w:rsidRPr="008E0DB3">
        <w:rPr>
          <w:rFonts w:ascii="Times New Roman" w:eastAsia="Times New Roman" w:hAnsi="Times New Roman" w:cs="Times New Roman"/>
          <w:sz w:val="24"/>
          <w:szCs w:val="24"/>
        </w:rPr>
        <w:t xml:space="preserve">Taking the average from scenarios sharing the same </w:t>
      </w:r>
      <w:r w:rsidR="00A13178">
        <w:rPr>
          <w:rFonts w:ascii="Times New Roman" w:eastAsia="Times New Roman" w:hAnsi="Times New Roman" w:cs="Times New Roman"/>
          <w:sz w:val="24"/>
          <w:szCs w:val="24"/>
        </w:rPr>
        <w:t>number of populations affected,</w:t>
      </w:r>
      <w:r w:rsidR="00A13178" w:rsidRPr="008E0DB3">
        <w:rPr>
          <w:rFonts w:ascii="Times New Roman" w:eastAsia="Times New Roman" w:hAnsi="Times New Roman" w:cs="Times New Roman"/>
          <w:sz w:val="24"/>
          <w:szCs w:val="24"/>
        </w:rPr>
        <w:t xml:space="preserve"> for the ubiquitous 0.05 threshold (e.g.</w:t>
      </w:r>
      <w:r w:rsidR="00A13178" w:rsidRPr="008E0DB3">
        <w:rPr>
          <w:rFonts w:ascii="Times New Roman" w:eastAsia="Times New Roman" w:hAnsi="Times New Roman" w:cs="Times New Roman"/>
          <w:i/>
          <w:sz w:val="24"/>
          <w:szCs w:val="24"/>
        </w:rPr>
        <w:t xml:space="preserve"> </w:t>
      </w:r>
      <w:r w:rsidR="00A13178">
        <w:rPr>
          <w:rFonts w:ascii="Times New Roman" w:eastAsia="Times New Roman" w:hAnsi="Times New Roman" w:cs="Times New Roman"/>
          <w:sz w:val="24"/>
          <w:szCs w:val="24"/>
        </w:rPr>
        <w:t>one value for L1, M1, and H1</w:t>
      </w:r>
      <w:r w:rsidR="00A13178" w:rsidRPr="008E0DB3">
        <w:rPr>
          <w:rFonts w:ascii="Times New Roman" w:eastAsia="Times New Roman" w:hAnsi="Times New Roman" w:cs="Times New Roman"/>
          <w:sz w:val="24"/>
          <w:szCs w:val="24"/>
        </w:rPr>
        <w:t xml:space="preserve"> grouped together), we had mean FNRs of</w:t>
      </w:r>
      <w:r w:rsidR="00A13178">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00A13178"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00A13178"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sidR="00A13178">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A13178">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00A13178"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00A13178"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three affected populations</w:t>
      </w:r>
      <w:r w:rsidR="00A13178" w:rsidRPr="008E0DB3">
        <w:rPr>
          <w:rFonts w:ascii="Times New Roman" w:eastAsia="Times New Roman" w:hAnsi="Times New Roman" w:cs="Times New Roman"/>
          <w:sz w:val="24"/>
          <w:szCs w:val="24"/>
        </w:rPr>
        <w:t xml:space="preserve">. FNR values overall decreased with </w:t>
      </w:r>
      <w:r w:rsidR="003A4F52">
        <w:rPr>
          <w:rFonts w:ascii="Times New Roman" w:eastAsia="Times New Roman" w:hAnsi="Times New Roman" w:cs="Times New Roman"/>
          <w:sz w:val="24"/>
          <w:szCs w:val="24"/>
        </w:rPr>
        <w:t xml:space="preserve">increasing </w:t>
      </w:r>
      <w:r w:rsidR="00A13178"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w:t>
      </w:r>
      <w:r w:rsidR="00A13178">
        <w:rPr>
          <w:rFonts w:ascii="Times New Roman" w:eastAsia="Times New Roman" w:hAnsi="Times New Roman" w:cs="Times New Roman"/>
          <w:sz w:val="24"/>
          <w:szCs w:val="24"/>
        </w:rPr>
        <w:t xml:space="preserve"> (most notable for H3) </w:t>
      </w:r>
      <w:r w:rsidR="00A13178" w:rsidRPr="008E0DB3">
        <w:rPr>
          <w:rFonts w:ascii="Times New Roman" w:eastAsia="Times New Roman" w:hAnsi="Times New Roman" w:cs="Times New Roman"/>
          <w:sz w:val="24"/>
          <w:szCs w:val="24"/>
        </w:rPr>
        <w:t>before 0.025 followed by a slower decrease until 0.1.</w:t>
      </w:r>
    </w:p>
    <w:p w14:paraId="53A8B5DC" w14:textId="686DCFB9" w:rsidR="00C5386F" w:rsidRDefault="005C7AE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commentRangeStart w:id="10"/>
      <w:r>
        <w:rPr>
          <w:rFonts w:ascii="Times New Roman" w:eastAsia="Times New Roman" w:hAnsi="Times New Roman" w:cs="Times New Roman"/>
          <w:sz w:val="24"/>
          <w:szCs w:val="24"/>
        </w:rPr>
        <w:t>by</w:t>
      </w:r>
      <w:commentRangeEnd w:id="10"/>
      <w:r w:rsidR="00A07226">
        <w:rPr>
          <w:rStyle w:val="Marquedecommentaire"/>
        </w:rPr>
        <w:commentReference w:id="10"/>
      </w:r>
      <w:r>
        <w:rPr>
          <w:rFonts w:ascii="Times New Roman" w:eastAsia="Times New Roman" w:hAnsi="Times New Roman" w:cs="Times New Roman"/>
          <w:sz w:val="24"/>
          <w:szCs w:val="24"/>
        </w:rPr>
        <w:t xml:space="preserve">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(Table 2; Figs. 3, 4).</w:t>
      </w:r>
      <w:r w:rsidR="004225F4">
        <w:rPr>
          <w:rFonts w:ascii="Times New Roman" w:eastAsia="Times New Roman" w:hAnsi="Times New Roman" w:cs="Times New Roman"/>
          <w:sz w:val="24"/>
          <w:szCs w:val="24"/>
        </w:rPr>
        <w:t xml:space="preserve"> Using the same conservative definition of an acceptable FPR as previously described</w:t>
      </w:r>
      <w:r w:rsidR="00254C32">
        <w:rPr>
          <w:rFonts w:ascii="Times New Roman" w:eastAsia="Times New Roman" w:hAnsi="Times New Roman" w:cs="Times New Roman"/>
          <w:sz w:val="24"/>
          <w:szCs w:val="24"/>
        </w:rPr>
        <w:t xml:space="preserve"> (&lt; alpha)</w:t>
      </w:r>
      <w:r w:rsidR="004225F4" w:rsidRPr="00D3227E">
        <w:rPr>
          <w:rFonts w:ascii="Times New Roman" w:eastAsia="Times New Roman" w:hAnsi="Times New Roman" w:cs="Times New Roman"/>
          <w:sz w:val="24"/>
          <w:szCs w:val="24"/>
        </w:rPr>
        <w:t xml:space="preserve">, we </w:t>
      </w:r>
      <w:r w:rsidR="004225F4">
        <w:rPr>
          <w:rFonts w:ascii="Times New Roman" w:eastAsia="Times New Roman" w:hAnsi="Times New Roman" w:cs="Times New Roman"/>
          <w:sz w:val="24"/>
          <w:szCs w:val="24"/>
        </w:rPr>
        <w:t>can see that scenarios with only one affected population never offered acceptable FPR values while those with two and three populations offered acceptable FPR values at thresholds higher than 0.0750 and 0.0450, respectively (Table 2).</w:t>
      </w:r>
      <w:r w:rsidR="00497A69">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B47107">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B47107">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64BBD021" w14:textId="25A41D26" w:rsidR="00DC7EDB" w:rsidRDefault="004B4990"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r w:rsidR="007A7C90">
        <w:rPr>
          <w:rFonts w:ascii="Times New Roman" w:eastAsia="Times New Roman" w:hAnsi="Times New Roman" w:cs="Times New Roman"/>
          <w:sz w:val="24"/>
          <w:szCs w:val="24"/>
        </w:rPr>
        <w:t>, and that TGI may be</w:t>
      </w:r>
      <w:r>
        <w:rPr>
          <w:rFonts w:ascii="Times New Roman" w:eastAsia="Times New Roman" w:hAnsi="Times New Roman" w:cs="Times New Roman"/>
          <w:sz w:val="24"/>
          <w:szCs w:val="24"/>
        </w:rPr>
        <w:t xml:space="preserve"> useful for identifying significant changes in genetic diversity at a time scale of </w:t>
      </w:r>
      <w:r w:rsidR="007A7C90">
        <w:rPr>
          <w:rFonts w:ascii="Times New Roman" w:eastAsia="Times New Roman" w:hAnsi="Times New Roman" w:cs="Times New Roman"/>
          <w:sz w:val="24"/>
          <w:szCs w:val="24"/>
        </w:rPr>
        <w:t>1-10</w:t>
      </w:r>
      <w:r>
        <w:rPr>
          <w:rFonts w:ascii="Times New Roman" w:eastAsia="Times New Roman" w:hAnsi="Times New Roman" w:cs="Times New Roman"/>
          <w:sz w:val="24"/>
          <w:szCs w:val="24"/>
        </w:rPr>
        <w:t xml:space="preserve"> years</w:t>
      </w:r>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effect </w:t>
      </w:r>
      <w:r w:rsidR="006D198B">
        <w:rPr>
          <w:rFonts w:ascii="Times New Roman" w:eastAsia="Times New Roman" w:hAnsi="Times New Roman" w:cs="Times New Roman"/>
          <w:sz w:val="24"/>
          <w:szCs w:val="24"/>
        </w:rPr>
        <w:t xml:space="preserve">is strongly affected by the dispersal </w:t>
      </w:r>
      <w:r>
        <w:rPr>
          <w:rFonts w:ascii="Times New Roman" w:eastAsia="Times New Roman" w:hAnsi="Times New Roman" w:cs="Times New Roman"/>
          <w:sz w:val="24"/>
          <w:szCs w:val="24"/>
        </w:rPr>
        <w:t xml:space="preserve">capacity </w:t>
      </w:r>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extent of the event</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p>
    <w:p w14:paraId="21AC521A" w14:textId="18FF21E3" w:rsidR="007F6517" w:rsidRDefault="007817CA"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timing of sampling prior to a simulated event was</w:t>
      </w:r>
      <w:r w:rsidR="00403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expected, generally less important than that of the posterior sampling</w:t>
      </w:r>
      <w:r w:rsidR="001C20B2">
        <w:rPr>
          <w:rFonts w:ascii="Times New Roman" w:eastAsia="Times New Roman" w:hAnsi="Times New Roman" w:cs="Times New Roman"/>
          <w:sz w:val="24"/>
          <w:szCs w:val="24"/>
        </w:rPr>
        <w:t>.</w:t>
      </w:r>
      <w:r w:rsidR="00DC7EDB">
        <w:rPr>
          <w:rFonts w:ascii="Times New Roman" w:eastAsia="Times New Roman" w:hAnsi="Times New Roman" w:cs="Times New Roman"/>
          <w:sz w:val="24"/>
          <w:szCs w:val="24"/>
        </w:rPr>
        <w:t xml:space="preserve"> </w:t>
      </w:r>
      <w:r w:rsidR="00492978">
        <w:rPr>
          <w:rFonts w:ascii="Times New Roman" w:eastAsia="Times New Roman" w:hAnsi="Times New Roman" w:cs="Times New Roman"/>
          <w:sz w:val="24"/>
          <w:szCs w:val="24"/>
        </w:rPr>
        <w:t>For example, for the worst</w:t>
      </w:r>
      <w:r w:rsidR="006925AE">
        <w:rPr>
          <w:rFonts w:ascii="Times New Roman" w:eastAsia="Times New Roman" w:hAnsi="Times New Roman" w:cs="Times New Roman"/>
          <w:sz w:val="24"/>
          <w:szCs w:val="24"/>
        </w:rPr>
        <w:t>-</w:t>
      </w:r>
      <w:r w:rsidR="00492978">
        <w:rPr>
          <w:rFonts w:ascii="Times New Roman" w:eastAsia="Times New Roman" w:hAnsi="Times New Roman" w:cs="Times New Roman"/>
          <w:sz w:val="24"/>
          <w:szCs w:val="24"/>
        </w:rPr>
        <w:t>performing scenario for</w:t>
      </w:r>
      <w:r w:rsidR="006D198B">
        <w:rPr>
          <w:rFonts w:ascii="Times New Roman" w:eastAsia="Times New Roman" w:hAnsi="Times New Roman" w:cs="Times New Roman"/>
          <w:sz w:val="24"/>
          <w:szCs w:val="24"/>
        </w:rPr>
        <w:t xml:space="preserve"> s</w:t>
      </w:r>
      <w:r w:rsidR="00E715FE" w:rsidRPr="0007763B">
        <w:rPr>
          <w:rFonts w:ascii="Times New Roman" w:eastAsia="Times New Roman" w:hAnsi="Times New Roman" w:cs="Times New Roman"/>
          <w:sz w:val="24"/>
          <w:szCs w:val="24"/>
        </w:rPr>
        <w:t xml:space="preserve">ampling </w:t>
      </w:r>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r w:rsidR="008661B5">
        <w:rPr>
          <w:rFonts w:ascii="Times New Roman" w:eastAsia="Times New Roman" w:hAnsi="Times New Roman" w:cs="Times New Roman"/>
          <w:sz w:val="24"/>
          <w:szCs w:val="24"/>
        </w:rPr>
        <w:t>9</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sidR="00DC7EDB">
        <w:rPr>
          <w:rFonts w:ascii="Times New Roman" w:eastAsia="Times New Roman" w:hAnsi="Times New Roman" w:cs="Times New Roman"/>
          <w:sz w:val="24"/>
          <w:szCs w:val="24"/>
        </w:rPr>
        <w:t>demographic</w:t>
      </w:r>
      <w:r w:rsidR="00BE3F8E">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event</w:t>
      </w:r>
      <w:r w:rsidR="00492978">
        <w:rPr>
          <w:rFonts w:ascii="Times New Roman" w:eastAsia="Times New Roman" w:hAnsi="Times New Roman" w:cs="Times New Roman"/>
          <w:sz w:val="24"/>
          <w:szCs w:val="24"/>
        </w:rPr>
        <w:t xml:space="preserve"> (M3), the FNR was more than </w:t>
      </w:r>
      <w:r w:rsidR="00095FC2">
        <w:rPr>
          <w:rFonts w:ascii="Times New Roman" w:eastAsia="Times New Roman" w:hAnsi="Times New Roman" w:cs="Times New Roman"/>
          <w:sz w:val="24"/>
          <w:szCs w:val="24"/>
        </w:rPr>
        <w:t>30</w:t>
      </w:r>
      <w:r w:rsidR="00492978">
        <w:rPr>
          <w:rFonts w:ascii="Times New Roman" w:eastAsia="Times New Roman" w:hAnsi="Times New Roman" w:cs="Times New Roman"/>
          <w:sz w:val="24"/>
          <w:szCs w:val="24"/>
        </w:rPr>
        <w:t xml:space="preserve"> times that of the FNR for</w:t>
      </w:r>
      <w:r w:rsidR="00BE3F8E" w:rsidRPr="0007763B">
        <w:rPr>
          <w:rFonts w:ascii="Times New Roman" w:eastAsia="Times New Roman" w:hAnsi="Times New Roman" w:cs="Times New Roman"/>
          <w:sz w:val="24"/>
          <w:szCs w:val="24"/>
        </w:rPr>
        <w:t xml:space="preserve"> </w:t>
      </w:r>
      <w:r w:rsidR="006D5CD5" w:rsidRPr="0007763B">
        <w:rPr>
          <w:rFonts w:ascii="Times New Roman" w:eastAsia="Times New Roman" w:hAnsi="Times New Roman" w:cs="Times New Roman"/>
          <w:sz w:val="24"/>
          <w:szCs w:val="24"/>
        </w:rPr>
        <w:t xml:space="preserve">sampling </w:t>
      </w:r>
      <w:r w:rsidR="007F43DF">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sidR="007F43DF">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807B8A">
        <w:rPr>
          <w:rFonts w:ascii="Times New Roman" w:eastAsia="Times New Roman" w:hAnsi="Times New Roman" w:cs="Times New Roman"/>
          <w:sz w:val="24"/>
          <w:szCs w:val="24"/>
        </w:rPr>
        <w:t>, almost halving the power</w:t>
      </w:r>
      <w:r w:rsidR="002810B8">
        <w:rPr>
          <w:rFonts w:ascii="Times New Roman" w:eastAsia="Times New Roman" w:hAnsi="Times New Roman" w:cs="Times New Roman"/>
          <w:sz w:val="24"/>
          <w:szCs w:val="24"/>
        </w:rPr>
        <w:t xml:space="preserve"> of the test</w:t>
      </w:r>
      <w:r w:rsidR="00D56318">
        <w:rPr>
          <w:rFonts w:ascii="Times New Roman" w:eastAsia="Times New Roman" w:hAnsi="Times New Roman" w:cs="Times New Roman"/>
          <w:sz w:val="24"/>
          <w:szCs w:val="24"/>
        </w:rPr>
        <w:t xml:space="preserve"> (</w:t>
      </w:r>
      <w:r w:rsidR="00492978">
        <w:rPr>
          <w:rFonts w:ascii="Times New Roman" w:eastAsia="Times New Roman" w:hAnsi="Times New Roman" w:cs="Times New Roman"/>
          <w:sz w:val="24"/>
          <w:szCs w:val="24"/>
        </w:rPr>
        <w:t>Fig. 5</w:t>
      </w:r>
      <w:r w:rsidR="006D198B">
        <w:rPr>
          <w:rFonts w:ascii="Times New Roman" w:eastAsia="Times New Roman" w:hAnsi="Times New Roman" w:cs="Times New Roman"/>
          <w:sz w:val="24"/>
          <w:szCs w:val="24"/>
        </w:rPr>
        <w: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w:t>
      </w:r>
      <w:r w:rsidR="00095FC2">
        <w:rPr>
          <w:rFonts w:ascii="Times New Roman" w:eastAsia="Times New Roman" w:hAnsi="Times New Roman" w:cs="Times New Roman"/>
          <w:sz w:val="24"/>
          <w:szCs w:val="24"/>
        </w:rPr>
        <w:t>For second samplings done 9 years after a first sampling done before the event, we observe high FNR</w:t>
      </w:r>
      <w:r w:rsidR="006925AE">
        <w:rPr>
          <w:rFonts w:ascii="Times New Roman" w:eastAsia="Times New Roman" w:hAnsi="Times New Roman" w:cs="Times New Roman"/>
          <w:sz w:val="24"/>
          <w:szCs w:val="24"/>
        </w:rPr>
        <w:t xml:space="preserve"> values especially with high </w:t>
      </w:r>
      <w:r w:rsidR="00095FC2">
        <w:rPr>
          <w:rFonts w:ascii="Times New Roman" w:eastAsia="Times New Roman" w:hAnsi="Times New Roman" w:cs="Times New Roman"/>
          <w:sz w:val="24"/>
          <w:szCs w:val="24"/>
        </w:rPr>
        <w:t xml:space="preserve">and moderate dispersal scenarios (Fig. 5). 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0B2A40">
        <w:rPr>
          <w:rFonts w:ascii="Times New Roman" w:eastAsia="Times New Roman" w:hAnsi="Times New Roman" w:cs="Times New Roman"/>
          <w:sz w:val="24"/>
          <w:szCs w:val="24"/>
        </w:rPr>
        <w:t xml:space="preserve"> </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1AC2A17C" w:rsidR="00B031BE" w:rsidRDefault="00095FC2"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7A4E13" w:rsidRPr="00641871">
        <w:rPr>
          <w:rFonts w:ascii="Times New Roman" w:eastAsia="Times New Roman" w:hAnsi="Times New Roman" w:cs="Times New Roman"/>
          <w:sz w:val="24"/>
          <w:szCs w:val="24"/>
        </w:rPr>
        <w:t>denoting large</w:t>
      </w:r>
      <w:r w:rsidR="007A4E13">
        <w:rPr>
          <w:rFonts w:ascii="Times New Roman" w:eastAsia="Times New Roman" w:hAnsi="Times New Roman" w:cs="Times New Roman"/>
          <w:sz w:val="24"/>
          <w:szCs w:val="24"/>
        </w:rPr>
        <w:t xml:space="preserve"> differences in the influence of time between our two most extreme scenarios.</w:t>
      </w:r>
    </w:p>
    <w:p w14:paraId="1D8D78E9" w14:textId="410727D3" w:rsidR="004E072F" w:rsidRDefault="00415B08"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FNR became</w:t>
      </w:r>
      <w:r w:rsidR="001C20B2">
        <w:rPr>
          <w:rFonts w:ascii="Times New Roman" w:eastAsia="Times New Roman" w:hAnsi="Times New Roman" w:cs="Times New Roman"/>
          <w:sz w:val="24"/>
          <w:szCs w:val="24"/>
        </w:rPr>
        <w:t xml:space="preserve"> </w:t>
      </w:r>
      <w:r w:rsidR="00B63285">
        <w:rPr>
          <w:rFonts w:ascii="Times New Roman" w:eastAsia="Times New Roman" w:hAnsi="Times New Roman" w:cs="Times New Roman"/>
          <w:sz w:val="24"/>
          <w:szCs w:val="24"/>
        </w:rPr>
        <w:t xml:space="preserve">too high </w:t>
      </w:r>
      <w:r>
        <w:rPr>
          <w:rFonts w:ascii="Times New Roman" w:eastAsia="Times New Roman" w:hAnsi="Times New Roman" w:cs="Times New Roman"/>
          <w:sz w:val="24"/>
          <w:szCs w:val="24"/>
        </w:rPr>
        <w:t xml:space="preserve">for </w:t>
      </w:r>
      <w:r w:rsidR="00862B1F">
        <w:rPr>
          <w:rFonts w:ascii="Times New Roman" w:eastAsia="Times New Roman" w:hAnsi="Times New Roman" w:cs="Times New Roman"/>
          <w:sz w:val="24"/>
          <w:szCs w:val="24"/>
        </w:rPr>
        <w:t>posterior</w:t>
      </w:r>
      <w:r>
        <w:rPr>
          <w:rFonts w:ascii="Times New Roman" w:eastAsia="Times New Roman" w:hAnsi="Times New Roman" w:cs="Times New Roman"/>
          <w:sz w:val="24"/>
          <w:szCs w:val="24"/>
        </w:rPr>
        <w:t xml:space="preserve"> samplings done </w:t>
      </w:r>
      <w:r w:rsidR="00862B1F">
        <w:rPr>
          <w:rFonts w:ascii="Times New Roman" w:eastAsia="Times New Roman" w:hAnsi="Times New Roman" w:cs="Times New Roman"/>
          <w:sz w:val="24"/>
          <w:szCs w:val="24"/>
        </w:rPr>
        <w:t xml:space="preserve">a few years </w:t>
      </w:r>
      <w:r>
        <w:rPr>
          <w:rFonts w:ascii="Times New Roman" w:eastAsia="Times New Roman" w:hAnsi="Times New Roman" w:cs="Times New Roman"/>
          <w:sz w:val="24"/>
          <w:szCs w:val="24"/>
        </w:rPr>
        <w:t>after</w:t>
      </w:r>
      <w:r w:rsidR="00862B1F">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E71C81">
        <w:rPr>
          <w:rFonts w:ascii="Times New Roman" w:eastAsia="Times New Roman" w:hAnsi="Times New Roman" w:cs="Times New Roman"/>
          <w:sz w:val="24"/>
          <w:szCs w:val="24"/>
        </w:rPr>
        <w:t>event</w:t>
      </w:r>
      <w:r w:rsidR="00862B1F">
        <w:rPr>
          <w:rFonts w:ascii="Times New Roman" w:eastAsia="Times New Roman" w:hAnsi="Times New Roman" w:cs="Times New Roman"/>
          <w:sz w:val="24"/>
          <w:szCs w:val="24"/>
        </w:rPr>
        <w:t xml:space="preserve"> for high dispersal scenarios.</w:t>
      </w:r>
      <w:r w:rsidR="00261B7F">
        <w:rPr>
          <w:rFonts w:ascii="Times New Roman" w:eastAsia="Times New Roman" w:hAnsi="Times New Roman" w:cs="Times New Roman"/>
          <w:sz w:val="24"/>
          <w:szCs w:val="24"/>
        </w:rPr>
        <w:t xml:space="preserve"> </w:t>
      </w:r>
      <w:r w:rsidR="00AF5BB5">
        <w:rPr>
          <w:rFonts w:ascii="Times New Roman" w:eastAsia="Times New Roman" w:hAnsi="Times New Roman" w:cs="Times New Roman"/>
          <w:sz w:val="24"/>
          <w:szCs w:val="24"/>
        </w:rPr>
        <w:t>FNR also increased with time la</w:t>
      </w:r>
      <w:r w:rsidR="00641871">
        <w:rPr>
          <w:rFonts w:ascii="Times New Roman" w:eastAsia="Times New Roman" w:hAnsi="Times New Roman" w:cs="Times New Roman"/>
          <w:sz w:val="24"/>
          <w:szCs w:val="24"/>
        </w:rPr>
        <w:t>g for the posterior sampling</w:t>
      </w:r>
      <w:r w:rsidR="00AF5BB5">
        <w:rPr>
          <w:rFonts w:ascii="Times New Roman" w:eastAsia="Times New Roman" w:hAnsi="Times New Roman" w:cs="Times New Roman"/>
          <w:sz w:val="24"/>
          <w:szCs w:val="24"/>
        </w:rPr>
        <w:t xml:space="preserve"> for low and moderate dispersal scenarios</w:t>
      </w:r>
      <w:r w:rsidR="00862B1F">
        <w:rPr>
          <w:rFonts w:ascii="Times New Roman" w:eastAsia="Times New Roman" w:hAnsi="Times New Roman" w:cs="Times New Roman"/>
          <w:sz w:val="24"/>
          <w:szCs w:val="24"/>
        </w:rPr>
        <w:t>. For low dispersal scenarios</w:t>
      </w:r>
      <w:r w:rsidR="00AF5BB5">
        <w:rPr>
          <w:rFonts w:ascii="Times New Roman" w:eastAsia="Times New Roman" w:hAnsi="Times New Roman" w:cs="Times New Roman"/>
          <w:sz w:val="24"/>
          <w:szCs w:val="24"/>
        </w:rPr>
        <w:t xml:space="preserve">, </w:t>
      </w:r>
      <w:r w:rsidR="00862B1F">
        <w:rPr>
          <w:rFonts w:ascii="Times New Roman" w:eastAsia="Times New Roman" w:hAnsi="Times New Roman" w:cs="Times New Roman"/>
          <w:sz w:val="24"/>
          <w:szCs w:val="24"/>
        </w:rPr>
        <w:t>the increase was more linear</w:t>
      </w:r>
      <w:r w:rsidR="00AF5BB5">
        <w:rPr>
          <w:rFonts w:ascii="Times New Roman" w:eastAsia="Times New Roman" w:hAnsi="Times New Roman" w:cs="Times New Roman"/>
          <w:sz w:val="24"/>
          <w:szCs w:val="24"/>
        </w:rPr>
        <w:t xml:space="preserve">, and </w:t>
      </w:r>
      <w:r w:rsidR="00862B1F">
        <w:rPr>
          <w:rFonts w:ascii="Times New Roman" w:eastAsia="Times New Roman" w:hAnsi="Times New Roman" w:cs="Times New Roman"/>
          <w:sz w:val="24"/>
          <w:szCs w:val="24"/>
        </w:rPr>
        <w:t xml:space="preserve">values </w:t>
      </w:r>
      <w:r w:rsidR="00AF5BB5">
        <w:rPr>
          <w:rFonts w:ascii="Times New Roman" w:eastAsia="Times New Roman" w:hAnsi="Times New Roman" w:cs="Times New Roman"/>
          <w:sz w:val="24"/>
          <w:szCs w:val="24"/>
        </w:rPr>
        <w:t>never reach</w:t>
      </w:r>
      <w:r w:rsidR="00862B1F">
        <w:rPr>
          <w:rFonts w:ascii="Times New Roman" w:eastAsia="Times New Roman" w:hAnsi="Times New Roman" w:cs="Times New Roman"/>
          <w:sz w:val="24"/>
          <w:szCs w:val="24"/>
        </w:rPr>
        <w:t>ed</w:t>
      </w:r>
      <w:r w:rsidR="00AF5BB5">
        <w:rPr>
          <w:rFonts w:ascii="Times New Roman" w:eastAsia="Times New Roman" w:hAnsi="Times New Roman" w:cs="Times New Roman"/>
          <w:sz w:val="24"/>
          <w:szCs w:val="24"/>
        </w:rPr>
        <w:t xml:space="preserve"> </w:t>
      </w:r>
      <w:r w:rsidR="001C20B2">
        <w:rPr>
          <w:rFonts w:ascii="Times New Roman" w:eastAsia="Times New Roman" w:hAnsi="Times New Roman" w:cs="Times New Roman"/>
          <w:sz w:val="24"/>
          <w:szCs w:val="24"/>
        </w:rPr>
        <w:t>30</w:t>
      </w:r>
      <w:r w:rsidR="00AF5BB5">
        <w:rPr>
          <w:rFonts w:ascii="Times New Roman" w:eastAsia="Times New Roman" w:hAnsi="Times New Roman" w:cs="Times New Roman"/>
          <w:sz w:val="24"/>
          <w:szCs w:val="24"/>
        </w:rPr>
        <w:t>% in the scope of our analyses, even after 9 years</w:t>
      </w:r>
      <w:r w:rsidR="001C20B2">
        <w:rPr>
          <w:rFonts w:ascii="Times New Roman" w:eastAsia="Times New Roman" w:hAnsi="Times New Roman" w:cs="Times New Roman"/>
          <w:sz w:val="24"/>
          <w:szCs w:val="24"/>
        </w:rPr>
        <w:t xml:space="preserve">, </w:t>
      </w:r>
      <w:r w:rsidR="00AF5BB5">
        <w:rPr>
          <w:rFonts w:ascii="Times New Roman" w:eastAsia="Times New Roman" w:hAnsi="Times New Roman" w:cs="Times New Roman"/>
          <w:sz w:val="24"/>
          <w:szCs w:val="24"/>
        </w:rPr>
        <w:t>(</w:t>
      </w:r>
      <w:r w:rsidR="001C20B2">
        <w:rPr>
          <w:rFonts w:ascii="Times New Roman" w:eastAsia="Times New Roman" w:hAnsi="Times New Roman" w:cs="Times New Roman"/>
          <w:sz w:val="24"/>
          <w:szCs w:val="24"/>
        </w:rPr>
        <w:t>Fig. 5). The increase in FPR with posterior time lag was also the strongest for high dispersal scenarios.</w:t>
      </w:r>
    </w:p>
    <w:p w14:paraId="329E398D" w14:textId="6F287414" w:rsidR="00074D7C" w:rsidRDefault="00261B7F" w:rsidP="00B47107">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19D82384" w14:textId="77777777" w:rsidR="00817492" w:rsidRDefault="00817492" w:rsidP="00B47107">
      <w:pPr>
        <w:spacing w:before="240" w:after="240" w:line="480" w:lineRule="auto"/>
        <w:rPr>
          <w:rFonts w:ascii="Times New Roman" w:eastAsia="Times New Roman" w:hAnsi="Times New Roman" w:cs="Times New Roman"/>
          <w:i/>
          <w:sz w:val="24"/>
          <w:szCs w:val="24"/>
          <w:lang w:val="en-GB"/>
        </w:rPr>
      </w:pPr>
    </w:p>
    <w:p w14:paraId="5A20F6AB" w14:textId="4301098C" w:rsidR="00CC5037" w:rsidRDefault="00CC5037" w:rsidP="00B47107">
      <w:pPr>
        <w:spacing w:before="240" w:after="240" w:line="480" w:lineRule="auto"/>
        <w:rPr>
          <w:rFonts w:ascii="Times New Roman" w:eastAsia="Times New Roman" w:hAnsi="Times New Roman" w:cs="Times New Roman"/>
          <w:i/>
          <w:sz w:val="24"/>
          <w:szCs w:val="24"/>
          <w:lang w:val="en-GB"/>
        </w:rPr>
      </w:pPr>
      <w:commentRangeStart w:id="11"/>
      <w:r>
        <w:rPr>
          <w:rFonts w:ascii="Times New Roman" w:eastAsia="Times New Roman" w:hAnsi="Times New Roman" w:cs="Times New Roman"/>
          <w:i/>
          <w:sz w:val="24"/>
          <w:szCs w:val="24"/>
          <w:lang w:val="en-GB"/>
        </w:rPr>
        <w:t>Application</w:t>
      </w:r>
      <w:commentRangeEnd w:id="11"/>
      <w:r w:rsidR="00CE5170">
        <w:rPr>
          <w:rStyle w:val="Marquedecommentaire"/>
        </w:rPr>
        <w:commentReference w:id="11"/>
      </w:r>
      <w:r>
        <w:rPr>
          <w:rFonts w:ascii="Times New Roman" w:eastAsia="Times New Roman" w:hAnsi="Times New Roman" w:cs="Times New Roman"/>
          <w:i/>
          <w:sz w:val="24"/>
          <w:szCs w:val="24"/>
          <w:lang w:val="en-GB"/>
        </w:rPr>
        <w:t xml:space="preserve"> example</w:t>
      </w:r>
    </w:p>
    <w:p w14:paraId="5E3D4F88" w14:textId="0F114605" w:rsidR="00CE5170"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The tidewater goby is… Previous work investigated… The Elk River population was the population where unexpected temporal genetic change was suggested to have taken place </w:t>
      </w:r>
      <w:r>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Using TGI, we undertook a </w:t>
      </w:r>
      <w:commentRangeStart w:id="12"/>
      <w:r>
        <w:rPr>
          <w:rFonts w:ascii="Times New Roman" w:eastAsia="Times New Roman" w:hAnsi="Times New Roman" w:cs="Times New Roman"/>
          <w:sz w:val="24"/>
          <w:szCs w:val="24"/>
          <w:lang w:val="en-GB"/>
        </w:rPr>
        <w:t xml:space="preserve">direct hypothesis test of… </w:t>
      </w:r>
      <w:commentRangeEnd w:id="12"/>
      <w:r>
        <w:rPr>
          <w:rStyle w:val="Marquedecommentaire"/>
        </w:rPr>
        <w:commentReference w:id="12"/>
      </w:r>
      <w:r>
        <w:rPr>
          <w:rFonts w:ascii="Times New Roman" w:eastAsia="Times New Roman" w:hAnsi="Times New Roman" w:cs="Times New Roman"/>
          <w:sz w:val="24"/>
          <w:szCs w:val="24"/>
          <w:lang w:val="en-GB"/>
        </w:rPr>
        <w:t>.</w:t>
      </w:r>
    </w:p>
    <w:p w14:paraId="22D8B751" w14:textId="48DB20FD" w:rsidR="00115765" w:rsidRPr="007C09B8" w:rsidRDefault="00CE5170" w:rsidP="00B4710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w:t>
      </w:r>
      <w:r w:rsidR="007C09B8">
        <w:rPr>
          <w:rFonts w:ascii="Times New Roman" w:eastAsia="Times New Roman" w:hAnsi="Times New Roman" w:cs="Times New Roman"/>
          <w:sz w:val="24"/>
          <w:szCs w:val="24"/>
          <w:lang w:val="en-GB"/>
        </w:rPr>
        <w:t>TGI</w:t>
      </w:r>
      <w:r>
        <w:rPr>
          <w:rFonts w:ascii="Times New Roman" w:eastAsia="Times New Roman" w:hAnsi="Times New Roman" w:cs="Times New Roman"/>
          <w:sz w:val="24"/>
          <w:szCs w:val="24"/>
          <w:lang w:val="en-GB"/>
        </w:rPr>
        <w:t>, we found that</w:t>
      </w:r>
      <w:r w:rsidR="007C09B8">
        <w:rPr>
          <w:rFonts w:ascii="Times New Roman" w:eastAsia="Times New Roman" w:hAnsi="Times New Roman" w:cs="Times New Roman"/>
          <w:sz w:val="24"/>
          <w:szCs w:val="24"/>
          <w:lang w:val="en-GB"/>
        </w:rPr>
        <w:t xml:space="preserve"> 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E768D0">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E768D0" w:rsidRPr="00E768D0">
        <w:rPr>
          <w:rFonts w:ascii="Times New Roman" w:eastAsia="Times New Roman" w:hAnsi="Times New Roman" w:cs="Times New Roman"/>
          <w:noProof/>
          <w:sz w:val="24"/>
          <w:szCs w:val="24"/>
          <w:lang w:val="en-GB"/>
        </w:rPr>
        <w:t>[61]</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r>
        <w:rPr>
          <w:rFonts w:ascii="Times New Roman" w:eastAsia="Times New Roman" w:hAnsi="Times New Roman" w:cs="Times New Roman"/>
          <w:sz w:val="24"/>
          <w:szCs w:val="24"/>
          <w:lang w:val="en-GB"/>
        </w:rPr>
        <w:t xml:space="preserve">indeed </w:t>
      </w:r>
      <w:r w:rsidR="007C09B8">
        <w:rPr>
          <w:rFonts w:ascii="Times New Roman" w:eastAsia="Times New Roman" w:hAnsi="Times New Roman" w:cs="Times New Roman"/>
          <w:sz w:val="24"/>
          <w:szCs w:val="24"/>
          <w:lang w:val="en-GB"/>
        </w:rPr>
        <w:t xml:space="preserve">changed </w:t>
      </w:r>
      <w:r>
        <w:rPr>
          <w:rFonts w:ascii="Times New Roman" w:eastAsia="Times New Roman" w:hAnsi="Times New Roman" w:cs="Times New Roman"/>
          <w:sz w:val="24"/>
          <w:szCs w:val="24"/>
          <w:lang w:val="en-GB"/>
        </w:rPr>
        <w:t xml:space="preserve">significantly </w:t>
      </w:r>
      <w:r w:rsidR="007C09B8">
        <w:rPr>
          <w:rFonts w:ascii="Times New Roman" w:eastAsia="Times New Roman" w:hAnsi="Times New Roman" w:cs="Times New Roman"/>
          <w:sz w:val="24"/>
          <w:szCs w:val="24"/>
          <w:lang w:val="en-GB"/>
        </w:rPr>
        <w:t>relative to the other populations sampled in the study area (</w:t>
      </w:r>
      <w:commentRangeStart w:id="13"/>
      <w:r w:rsidR="007C09B8">
        <w:rPr>
          <w:rFonts w:ascii="Times New Roman" w:eastAsia="Times New Roman" w:hAnsi="Times New Roman" w:cs="Times New Roman"/>
          <w:sz w:val="24"/>
          <w:szCs w:val="24"/>
          <w:lang w:val="en-GB"/>
        </w:rPr>
        <w:t>p</w:t>
      </w:r>
      <w:commentRangeEnd w:id="13"/>
      <w:r>
        <w:rPr>
          <w:rStyle w:val="Marquedecommentaire"/>
        </w:rPr>
        <w:commentReference w:id="13"/>
      </w:r>
      <w:r>
        <w:rPr>
          <w:rFonts w:ascii="Times New Roman" w:eastAsia="Times New Roman" w:hAnsi="Times New Roman" w:cs="Times New Roman"/>
          <w:sz w:val="24"/>
          <w:szCs w:val="24"/>
          <w:lang w:val="en-GB"/>
        </w:rPr>
        <w:t>-</w:t>
      </w:r>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adjustments (Holm-Bonferroni; p.value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The results describe a loss of genetic diversity in that population between 2006 and 2011</w:t>
      </w:r>
      <w:ins w:id="14" w:author="Patrick" w:date="2020-07-29T12:41:00Z">
        <w:r>
          <w:rPr>
            <w:rFonts w:ascii="Times New Roman" w:eastAsia="Times New Roman" w:hAnsi="Times New Roman" w:cs="Times New Roman"/>
            <w:sz w:val="24"/>
            <w:szCs w:val="24"/>
            <w:lang w:val="en-GB"/>
          </w:rPr>
          <w:t xml:space="preserve">, confirming previous </w:t>
        </w:r>
        <w:commentRangeStart w:id="15"/>
        <w:r>
          <w:rPr>
            <w:rFonts w:ascii="Times New Roman" w:eastAsia="Times New Roman" w:hAnsi="Times New Roman" w:cs="Times New Roman"/>
            <w:sz w:val="24"/>
            <w:szCs w:val="24"/>
            <w:lang w:val="en-GB"/>
          </w:rPr>
          <w:t>findings</w:t>
        </w:r>
        <w:commentRangeEnd w:id="15"/>
        <w:r>
          <w:rPr>
            <w:rStyle w:val="Marquedecommentaire"/>
          </w:rPr>
          <w:commentReference w:id="15"/>
        </w:r>
      </w:ins>
      <w:r w:rsidR="003E16F2">
        <w:rPr>
          <w:rFonts w:ascii="Times New Roman" w:eastAsia="Times New Roman" w:hAnsi="Times New Roman" w:cs="Times New Roman"/>
          <w:sz w:val="24"/>
          <w:szCs w:val="24"/>
          <w:lang w:val="en-GB"/>
        </w:rPr>
        <w:t xml:space="preserve">. </w:t>
      </w:r>
      <w:del w:id="16" w:author="Patrick" w:date="2020-07-29T12:40:00Z">
        <w:r w:rsidR="0013029C" w:rsidDel="00CE5170">
          <w:rPr>
            <w:rFonts w:ascii="Times New Roman" w:eastAsia="Times New Roman" w:hAnsi="Times New Roman" w:cs="Times New Roman"/>
            <w:sz w:val="24"/>
            <w:szCs w:val="24"/>
            <w:lang w:val="en-GB"/>
          </w:rPr>
          <w:delText xml:space="preserve">The Elk River population was the population where unexpected temporal genetic change was suggested to have taken place </w:delText>
        </w:r>
        <w:r w:rsidR="0013029C" w:rsidDel="00CE5170">
          <w:rPr>
            <w:rFonts w:ascii="Times New Roman" w:eastAsia="Times New Roman" w:hAnsi="Times New Roman" w:cs="Times New Roman"/>
            <w:sz w:val="24"/>
            <w:szCs w:val="24"/>
            <w:lang w:val="en-GB"/>
          </w:rPr>
          <w:fldChar w:fldCharType="begin" w:fldLock="1"/>
        </w:r>
        <w:r w:rsidR="00C25B7D" w:rsidDel="00CE5170">
          <w:rPr>
            <w:rFonts w:ascii="Times New Roman" w:eastAsia="Times New Roman" w:hAnsi="Times New Roman" w:cs="Times New Roman"/>
            <w:sz w:val="24"/>
            <w:szCs w:val="24"/>
            <w:lang w:val="en-GB"/>
          </w:rPr>
          <w:del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delInstrText>
        </w:r>
        <w:r w:rsidR="0013029C" w:rsidDel="00CE5170">
          <w:rPr>
            <w:rFonts w:ascii="Times New Roman" w:eastAsia="Times New Roman" w:hAnsi="Times New Roman" w:cs="Times New Roman"/>
            <w:sz w:val="24"/>
            <w:szCs w:val="24"/>
            <w:lang w:val="en-GB"/>
          </w:rPr>
          <w:fldChar w:fldCharType="separate"/>
        </w:r>
        <w:r w:rsidR="0013029C" w:rsidRPr="0013029C" w:rsidDel="00CE5170">
          <w:rPr>
            <w:rFonts w:ascii="Times New Roman" w:eastAsia="Times New Roman" w:hAnsi="Times New Roman" w:cs="Times New Roman"/>
            <w:noProof/>
            <w:sz w:val="24"/>
            <w:szCs w:val="24"/>
            <w:lang w:val="en-GB"/>
          </w:rPr>
          <w:delText>(Kinziger et al., 2015)</w:delText>
        </w:r>
        <w:r w:rsidR="0013029C" w:rsidDel="00CE5170">
          <w:rPr>
            <w:rFonts w:ascii="Times New Roman" w:eastAsia="Times New Roman" w:hAnsi="Times New Roman" w:cs="Times New Roman"/>
            <w:sz w:val="24"/>
            <w:szCs w:val="24"/>
            <w:lang w:val="en-GB"/>
          </w:rPr>
          <w:fldChar w:fldCharType="end"/>
        </w:r>
        <w:r w:rsidR="00B972ED" w:rsidDel="00CE5170">
          <w:rPr>
            <w:rFonts w:ascii="Times New Roman" w:eastAsia="Times New Roman" w:hAnsi="Times New Roman" w:cs="Times New Roman"/>
            <w:sz w:val="24"/>
            <w:szCs w:val="24"/>
            <w:lang w:val="en-GB"/>
          </w:rPr>
          <w:delText xml:space="preserve">, </w:delText>
        </w:r>
        <w:r w:rsidR="008257A1" w:rsidDel="00CE5170">
          <w:rPr>
            <w:rFonts w:ascii="Times New Roman" w:eastAsia="Times New Roman" w:hAnsi="Times New Roman" w:cs="Times New Roman"/>
            <w:sz w:val="24"/>
            <w:szCs w:val="24"/>
            <w:lang w:val="en-GB"/>
          </w:rPr>
          <w:delText>so our results support the original study</w:delText>
        </w:r>
        <w:r w:rsidR="000E54F4" w:rsidDel="00CE5170">
          <w:rPr>
            <w:rFonts w:ascii="Times New Roman" w:eastAsia="Times New Roman" w:hAnsi="Times New Roman" w:cs="Times New Roman"/>
            <w:sz w:val="24"/>
            <w:szCs w:val="24"/>
            <w:lang w:val="en-GB"/>
          </w:rPr>
          <w:delText xml:space="preserve"> and provided a</w:delText>
        </w:r>
        <w:r w:rsidR="0031329F" w:rsidDel="00CE5170">
          <w:rPr>
            <w:rFonts w:ascii="Times New Roman" w:eastAsia="Times New Roman" w:hAnsi="Times New Roman" w:cs="Times New Roman"/>
            <w:sz w:val="24"/>
            <w:szCs w:val="24"/>
            <w:lang w:val="en-GB"/>
          </w:rPr>
          <w:delText xml:space="preserve"> more</w:delText>
        </w:r>
        <w:r w:rsidR="000E54F4" w:rsidDel="00CE5170">
          <w:rPr>
            <w:rFonts w:ascii="Times New Roman" w:eastAsia="Times New Roman" w:hAnsi="Times New Roman" w:cs="Times New Roman"/>
            <w:sz w:val="24"/>
            <w:szCs w:val="24"/>
            <w:lang w:val="en-GB"/>
          </w:rPr>
          <w:delText xml:space="preserve"> direct hypothesis test</w:delText>
        </w:r>
        <w:r w:rsidR="008257A1" w:rsidDel="00CE5170">
          <w:rPr>
            <w:rFonts w:ascii="Times New Roman" w:eastAsia="Times New Roman" w:hAnsi="Times New Roman" w:cs="Times New Roman"/>
            <w:sz w:val="24"/>
            <w:szCs w:val="24"/>
            <w:lang w:val="en-GB"/>
          </w:rPr>
          <w:delText>.</w:delText>
        </w:r>
      </w:del>
    </w:p>
    <w:p w14:paraId="47F6E302" w14:textId="656F95FF" w:rsidR="00716E49" w:rsidRPr="0007763B" w:rsidRDefault="00716E49" w:rsidP="00B47107">
      <w:pPr>
        <w:spacing w:before="240" w:after="240" w:line="480" w:lineRule="auto"/>
        <w:rPr>
          <w:rFonts w:ascii="Times New Roman" w:eastAsia="Times New Roman" w:hAnsi="Times New Roman" w:cs="Times New Roman"/>
          <w:sz w:val="24"/>
          <w:szCs w:val="24"/>
        </w:rPr>
      </w:pPr>
    </w:p>
    <w:p w14:paraId="0EE93A26" w14:textId="77777777" w:rsidR="00635AF6" w:rsidRDefault="00635AF6" w:rsidP="00B47107">
      <w:pPr>
        <w:spacing w:before="240" w:after="240" w:line="480" w:lineRule="auto"/>
        <w:rPr>
          <w:rFonts w:ascii="Times New Roman" w:eastAsia="Times New Roman" w:hAnsi="Times New Roman" w:cs="Times New Roman"/>
          <w:b/>
          <w:sz w:val="24"/>
          <w:szCs w:val="24"/>
        </w:rPr>
      </w:pPr>
      <w:commentRangeStart w:id="17"/>
      <w:r>
        <w:rPr>
          <w:rFonts w:ascii="Times New Roman" w:eastAsia="Times New Roman" w:hAnsi="Times New Roman" w:cs="Times New Roman"/>
          <w:b/>
          <w:sz w:val="24"/>
          <w:szCs w:val="24"/>
        </w:rPr>
        <w:t>DISCUSSION</w:t>
      </w:r>
      <w:commentRangeEnd w:id="17"/>
      <w:r w:rsidR="00CE5170">
        <w:rPr>
          <w:rStyle w:val="Marquedecommentaire"/>
        </w:rPr>
        <w:commentReference w:id="17"/>
      </w:r>
    </w:p>
    <w:p w14:paraId="2B3F6ED8" w14:textId="474AB938" w:rsidR="00CE5170" w:rsidRDefault="00CE5170" w:rsidP="00B47107">
      <w:pPr>
        <w:spacing w:before="240" w:after="240" w:line="480" w:lineRule="auto"/>
        <w:rPr>
          <w:ins w:id="18" w:author="Patrick" w:date="2020-07-29T12:43:00Z"/>
          <w:rFonts w:ascii="Times New Roman" w:eastAsia="Times New Roman" w:hAnsi="Times New Roman" w:cs="Times New Roman"/>
          <w:sz w:val="24"/>
          <w:szCs w:val="24"/>
        </w:rPr>
      </w:pPr>
      <w:commentRangeStart w:id="19"/>
      <w:ins w:id="20" w:author="Patrick" w:date="2020-07-29T12:43:00Z">
        <w:r>
          <w:rPr>
            <w:rFonts w:ascii="Times New Roman" w:eastAsia="Times New Roman" w:hAnsi="Times New Roman" w:cs="Times New Roman"/>
            <w:sz w:val="24"/>
            <w:szCs w:val="24"/>
          </w:rPr>
          <w:t>Xxx</w:t>
        </w:r>
        <w:commentRangeEnd w:id="19"/>
        <w:r>
          <w:rPr>
            <w:rStyle w:val="Marquedecommentaire"/>
          </w:rPr>
          <w:commentReference w:id="19"/>
        </w:r>
      </w:ins>
    </w:p>
    <w:p w14:paraId="7856901C" w14:textId="31A1430D" w:rsidR="004B7793" w:rsidRPr="00E91D97" w:rsidRDefault="00E91D97"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genetic diversity. Performance of </w:t>
      </w:r>
      <w:r w:rsidR="00CE5170">
        <w:rPr>
          <w:rFonts w:ascii="Times New Roman" w:eastAsia="Times New Roman" w:hAnsi="Times New Roman" w:cs="Times New Roman"/>
          <w:sz w:val="24"/>
          <w:szCs w:val="24"/>
        </w:rPr>
        <w:t xml:space="preserve">our permutation-based TGI </w:t>
      </w:r>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a </w:t>
      </w:r>
      <w:r w:rsidRPr="00E91D97">
        <w:rPr>
          <w:rFonts w:ascii="Times New Roman" w:eastAsia="Times New Roman" w:hAnsi="Times New Roman" w:cs="Times New Roman"/>
          <w:sz w:val="24"/>
          <w:szCs w:val="24"/>
        </w:rPr>
        <w:t xml:space="preserve">spatially-explicit gene flow </w:t>
      </w:r>
      <w:r w:rsidR="00CE5170">
        <w:rPr>
          <w:rFonts w:ascii="Times New Roman" w:eastAsia="Times New Roman" w:hAnsi="Times New Roman" w:cs="Times New Roman"/>
          <w:sz w:val="24"/>
          <w:szCs w:val="24"/>
        </w:rPr>
        <w:t xml:space="preserve">simulator </w:t>
      </w:r>
      <w:r w:rsidR="003F6100">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[44]</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del w:id="21" w:author="Patrick" w:date="2020-07-29T12:44:00Z">
        <w:r w:rsidR="009E00FB" w:rsidDel="00CE5170">
          <w:rPr>
            <w:rFonts w:ascii="Times New Roman" w:eastAsia="Times New Roman" w:hAnsi="Times New Roman" w:cs="Times New Roman"/>
            <w:sz w:val="24"/>
            <w:szCs w:val="24"/>
          </w:rPr>
          <w:delText xml:space="preserve">Using this model, we explored </w:delText>
        </w:r>
        <w:r w:rsidR="00B258FF" w:rsidDel="00CE5170">
          <w:rPr>
            <w:rFonts w:ascii="Times New Roman" w:eastAsia="Times New Roman" w:hAnsi="Times New Roman" w:cs="Times New Roman"/>
            <w:sz w:val="24"/>
            <w:szCs w:val="24"/>
          </w:rPr>
          <w:delText>our ability to detect</w:delText>
        </w:r>
        <w:r w:rsidR="009E00FB" w:rsidDel="00CE5170">
          <w:rPr>
            <w:rFonts w:ascii="Times New Roman" w:eastAsia="Times New Roman" w:hAnsi="Times New Roman" w:cs="Times New Roman"/>
            <w:sz w:val="24"/>
            <w:szCs w:val="24"/>
          </w:rPr>
          <w:delText xml:space="preserve"> </w:delText>
        </w:r>
        <w:r w:rsidDel="00CE5170">
          <w:rPr>
            <w:rFonts w:ascii="Times New Roman" w:eastAsia="Times New Roman" w:hAnsi="Times New Roman" w:cs="Times New Roman"/>
            <w:sz w:val="24"/>
            <w:szCs w:val="24"/>
          </w:rPr>
          <w:delText xml:space="preserve">punctual and </w:delText>
        </w:r>
        <w:r w:rsidR="007E7573" w:rsidDel="00CE5170">
          <w:rPr>
            <w:rFonts w:ascii="Times New Roman" w:eastAsia="Times New Roman" w:hAnsi="Times New Roman" w:cs="Times New Roman"/>
            <w:sz w:val="24"/>
            <w:szCs w:val="24"/>
          </w:rPr>
          <w:delText>significant</w:delText>
        </w:r>
        <w:r w:rsidDel="00CE5170">
          <w:rPr>
            <w:rFonts w:ascii="Times New Roman" w:eastAsia="Times New Roman" w:hAnsi="Times New Roman" w:cs="Times New Roman"/>
            <w:sz w:val="24"/>
            <w:szCs w:val="24"/>
          </w:rPr>
          <w:delText xml:space="preserve"> demographic event</w:delText>
        </w:r>
        <w:r w:rsidR="00B258FF" w:rsidDel="00CE5170">
          <w:rPr>
            <w:rFonts w:ascii="Times New Roman" w:eastAsia="Times New Roman" w:hAnsi="Times New Roman" w:cs="Times New Roman"/>
            <w:sz w:val="24"/>
            <w:szCs w:val="24"/>
          </w:rPr>
          <w:delText>s</w:delText>
        </w:r>
        <w:r w:rsidDel="00CE5170">
          <w:rPr>
            <w:rFonts w:ascii="Times New Roman" w:eastAsia="Times New Roman" w:hAnsi="Times New Roman" w:cs="Times New Roman"/>
            <w:sz w:val="24"/>
            <w:szCs w:val="24"/>
          </w:rPr>
          <w:delText xml:space="preserve"> </w:delText>
        </w:r>
        <w:r w:rsidR="006F243F" w:rsidDel="00CE5170">
          <w:rPr>
            <w:rFonts w:ascii="Times New Roman" w:eastAsia="Times New Roman" w:hAnsi="Times New Roman" w:cs="Times New Roman"/>
            <w:sz w:val="24"/>
            <w:szCs w:val="24"/>
          </w:rPr>
          <w:delText>i</w:delText>
        </w:r>
        <w:r w:rsidDel="00CE5170">
          <w:rPr>
            <w:rFonts w:ascii="Times New Roman" w:eastAsia="Times New Roman" w:hAnsi="Times New Roman" w:cs="Times New Roman"/>
            <w:sz w:val="24"/>
            <w:szCs w:val="24"/>
          </w:rPr>
          <w:delText xml:space="preserve">n one to three </w:delText>
        </w:r>
        <w:r w:rsidR="007A6666" w:rsidDel="00CE5170">
          <w:rPr>
            <w:rFonts w:ascii="Times New Roman" w:eastAsia="Times New Roman" w:hAnsi="Times New Roman" w:cs="Times New Roman"/>
            <w:sz w:val="24"/>
            <w:szCs w:val="24"/>
          </w:rPr>
          <w:delText xml:space="preserve">local </w:delText>
        </w:r>
        <w:r w:rsidDel="00CE5170">
          <w:rPr>
            <w:rFonts w:ascii="Times New Roman" w:eastAsia="Times New Roman" w:hAnsi="Times New Roman" w:cs="Times New Roman"/>
            <w:sz w:val="24"/>
            <w:szCs w:val="24"/>
          </w:rPr>
          <w:delText>populations</w:delText>
        </w:r>
        <w:r w:rsidR="00B258FF" w:rsidDel="00CE5170">
          <w:rPr>
            <w:rFonts w:ascii="Times New Roman" w:eastAsia="Times New Roman" w:hAnsi="Times New Roman" w:cs="Times New Roman"/>
            <w:sz w:val="24"/>
            <w:szCs w:val="24"/>
          </w:rPr>
          <w:delText>,</w:delText>
        </w:r>
        <w:r w:rsidDel="00CE5170">
          <w:rPr>
            <w:rFonts w:ascii="Times New Roman" w:eastAsia="Times New Roman" w:hAnsi="Times New Roman" w:cs="Times New Roman"/>
            <w:sz w:val="24"/>
            <w:szCs w:val="24"/>
          </w:rPr>
          <w:delText xml:space="preserve"> within a larger landscape of connected populations bearing more than a thousand individuals</w:delText>
        </w:r>
        <w:r w:rsidR="00B258FF" w:rsidDel="00CE5170">
          <w:rPr>
            <w:rFonts w:ascii="Times New Roman" w:eastAsia="Times New Roman" w:hAnsi="Times New Roman" w:cs="Times New Roman"/>
            <w:sz w:val="24"/>
            <w:szCs w:val="24"/>
          </w:rPr>
          <w:delText xml:space="preserve"> in total</w:delText>
        </w:r>
        <w:r w:rsidDel="00CE5170">
          <w:rPr>
            <w:rFonts w:ascii="Times New Roman" w:eastAsia="Times New Roman" w:hAnsi="Times New Roman" w:cs="Times New Roman"/>
            <w:sz w:val="24"/>
            <w:szCs w:val="24"/>
          </w:rPr>
          <w:delText xml:space="preserve">. </w:delText>
        </w:r>
      </w:del>
      <w:del w:id="22" w:author="Patrick" w:date="2020-07-29T12:47:00Z">
        <w:r w:rsidR="00316ED7" w:rsidDel="00626796">
          <w:rPr>
            <w:rFonts w:ascii="Times New Roman" w:eastAsia="Times New Roman" w:hAnsi="Times New Roman" w:cs="Times New Roman"/>
            <w:sz w:val="24"/>
            <w:szCs w:val="24"/>
          </w:rPr>
          <w:delText>W</w:delText>
        </w:r>
        <w:r w:rsidDel="00626796">
          <w:rPr>
            <w:rFonts w:ascii="Times New Roman" w:eastAsia="Times New Roman" w:hAnsi="Times New Roman" w:cs="Times New Roman"/>
            <w:sz w:val="24"/>
            <w:szCs w:val="24"/>
          </w:rPr>
          <w:delText xml:space="preserve">e </w:delText>
        </w:r>
      </w:del>
      <w:del w:id="23" w:author="Patrick" w:date="2020-07-29T12:45:00Z">
        <w:r w:rsidR="00213093" w:rsidDel="00CE5170">
          <w:rPr>
            <w:rFonts w:ascii="Times New Roman" w:eastAsia="Times New Roman" w:hAnsi="Times New Roman" w:cs="Times New Roman"/>
            <w:sz w:val="24"/>
            <w:szCs w:val="24"/>
          </w:rPr>
          <w:delText xml:space="preserve">aimed </w:delText>
        </w:r>
        <w:r w:rsidR="006F243F" w:rsidDel="00CE5170">
          <w:rPr>
            <w:rFonts w:ascii="Times New Roman" w:eastAsia="Times New Roman" w:hAnsi="Times New Roman" w:cs="Times New Roman"/>
            <w:sz w:val="24"/>
            <w:szCs w:val="24"/>
          </w:rPr>
          <w:delText xml:space="preserve">at </w:delText>
        </w:r>
        <w:r w:rsidR="00213093" w:rsidDel="00CE5170">
          <w:rPr>
            <w:rFonts w:ascii="Times New Roman" w:eastAsia="Times New Roman" w:hAnsi="Times New Roman" w:cs="Times New Roman"/>
            <w:sz w:val="24"/>
            <w:szCs w:val="24"/>
          </w:rPr>
          <w:delText>evaluat</w:delText>
        </w:r>
        <w:r w:rsidR="006F243F" w:rsidDel="00CE5170">
          <w:rPr>
            <w:rFonts w:ascii="Times New Roman" w:eastAsia="Times New Roman" w:hAnsi="Times New Roman" w:cs="Times New Roman"/>
            <w:sz w:val="24"/>
            <w:szCs w:val="24"/>
          </w:rPr>
          <w:delText>ing</w:delText>
        </w:r>
        <w:r w:rsidR="00213093" w:rsidDel="00CE5170">
          <w:rPr>
            <w:rFonts w:ascii="Times New Roman" w:eastAsia="Times New Roman" w:hAnsi="Times New Roman" w:cs="Times New Roman"/>
            <w:sz w:val="24"/>
            <w:szCs w:val="24"/>
          </w:rPr>
          <w:delText xml:space="preserve"> </w:delText>
        </w:r>
      </w:del>
      <w:del w:id="24" w:author="Patrick" w:date="2020-07-29T12:47:00Z">
        <w:r w:rsidR="00213093" w:rsidDel="00626796">
          <w:rPr>
            <w:rFonts w:ascii="Times New Roman" w:eastAsia="Times New Roman" w:hAnsi="Times New Roman" w:cs="Times New Roman"/>
            <w:sz w:val="24"/>
            <w:szCs w:val="24"/>
          </w:rPr>
          <w:delText xml:space="preserve">how </w:delText>
        </w:r>
        <w:commentRangeStart w:id="25"/>
        <w:r w:rsidR="00213093" w:rsidDel="00626796">
          <w:rPr>
            <w:rFonts w:ascii="Times New Roman" w:eastAsia="Times New Roman" w:hAnsi="Times New Roman" w:cs="Times New Roman"/>
            <w:sz w:val="24"/>
            <w:szCs w:val="24"/>
          </w:rPr>
          <w:delText xml:space="preserve">often TGI </w:delText>
        </w:r>
      </w:del>
      <w:del w:id="26" w:author="Patrick" w:date="2020-07-29T12:45:00Z">
        <w:r w:rsidR="00213093" w:rsidDel="00CE5170">
          <w:rPr>
            <w:rFonts w:ascii="Times New Roman" w:eastAsia="Times New Roman" w:hAnsi="Times New Roman" w:cs="Times New Roman"/>
            <w:sz w:val="24"/>
            <w:szCs w:val="24"/>
          </w:rPr>
          <w:delText xml:space="preserve">would </w:delText>
        </w:r>
      </w:del>
      <w:del w:id="27" w:author="Patrick" w:date="2020-07-29T12:47:00Z">
        <w:r w:rsidR="00213093" w:rsidDel="00626796">
          <w:rPr>
            <w:rFonts w:ascii="Times New Roman" w:eastAsia="Times New Roman" w:hAnsi="Times New Roman" w:cs="Times New Roman"/>
            <w:sz w:val="24"/>
            <w:szCs w:val="24"/>
          </w:rPr>
          <w:delText xml:space="preserve">fail to identify populations </w:delText>
        </w:r>
        <w:commentRangeEnd w:id="25"/>
        <w:r w:rsidR="00626796" w:rsidDel="00626796">
          <w:rPr>
            <w:rStyle w:val="Marquedecommentaire"/>
          </w:rPr>
          <w:commentReference w:id="25"/>
        </w:r>
        <w:r w:rsidR="00213093" w:rsidDel="00626796">
          <w:rPr>
            <w:rFonts w:ascii="Times New Roman" w:eastAsia="Times New Roman" w:hAnsi="Times New Roman" w:cs="Times New Roman"/>
            <w:sz w:val="24"/>
            <w:szCs w:val="24"/>
          </w:rPr>
          <w:delText xml:space="preserve">that truly experienced </w:delText>
        </w:r>
        <w:r w:rsidR="007E7573" w:rsidDel="00626796">
          <w:rPr>
            <w:rFonts w:ascii="Times New Roman" w:eastAsia="Times New Roman" w:hAnsi="Times New Roman" w:cs="Times New Roman"/>
            <w:sz w:val="24"/>
            <w:szCs w:val="24"/>
          </w:rPr>
          <w:delText>significant</w:delText>
        </w:r>
        <w:r w:rsidR="00213093" w:rsidDel="00626796">
          <w:rPr>
            <w:rFonts w:ascii="Times New Roman" w:eastAsia="Times New Roman" w:hAnsi="Times New Roman" w:cs="Times New Roman"/>
            <w:sz w:val="24"/>
            <w:szCs w:val="24"/>
          </w:rPr>
          <w:delText xml:space="preserve"> genetic change</w:delText>
        </w:r>
        <w:r w:rsidR="007A6666"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under different dispersal</w:delText>
        </w:r>
        <w:r w:rsidR="005718BB" w:rsidDel="00626796">
          <w:rPr>
            <w:rFonts w:ascii="Times New Roman" w:eastAsia="Times New Roman" w:hAnsi="Times New Roman" w:cs="Times New Roman"/>
            <w:sz w:val="24"/>
            <w:szCs w:val="24"/>
          </w:rPr>
          <w:delText xml:space="preserve"> intensities</w:delText>
        </w:r>
        <w:r w:rsidR="0039025A" w:rsidDel="00626796">
          <w:rPr>
            <w:rFonts w:ascii="Times New Roman" w:eastAsia="Times New Roman" w:hAnsi="Times New Roman" w:cs="Times New Roman"/>
            <w:sz w:val="24"/>
            <w:szCs w:val="24"/>
          </w:rPr>
          <w:delText>, event spatial extent</w:delText>
        </w:r>
        <w:r w:rsidR="005718BB"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and sampling timing </w:delText>
        </w:r>
        <w:r w:rsidR="0039025A" w:rsidDel="00626796">
          <w:rPr>
            <w:rFonts w:ascii="Times New Roman" w:eastAsia="Times New Roman" w:hAnsi="Times New Roman" w:cs="Times New Roman"/>
            <w:sz w:val="24"/>
            <w:szCs w:val="24"/>
          </w:rPr>
          <w:lastRenderedPageBreak/>
          <w:delText xml:space="preserve">scenarios. </w:delText>
        </w:r>
      </w:del>
      <w:r w:rsidR="0039025A">
        <w:rPr>
          <w:rFonts w:ascii="Times New Roman" w:eastAsia="Times New Roman" w:hAnsi="Times New Roman" w:cs="Times New Roman"/>
          <w:sz w:val="24"/>
          <w:szCs w:val="24"/>
        </w:rPr>
        <w:t xml:space="preserve">We found that </w:t>
      </w:r>
      <w:r w:rsidR="00626796">
        <w:rPr>
          <w:rFonts w:ascii="Times New Roman" w:eastAsia="Times New Roman" w:hAnsi="Times New Roman" w:cs="Times New Roman"/>
          <w:sz w:val="24"/>
          <w:szCs w:val="24"/>
        </w:rPr>
        <w:t xml:space="preserve">dispersal intensity, event spatial extent, and sampling timing </w:t>
      </w:r>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r w:rsidR="00626796">
        <w:rPr>
          <w:rFonts w:ascii="Times New Roman" w:eastAsia="Times New Roman" w:hAnsi="Times New Roman" w:cs="Times New Roman"/>
          <w:sz w:val="24"/>
          <w:szCs w:val="24"/>
        </w:rPr>
        <w:t xml:space="preserve">TGI’s capacity </w:t>
      </w:r>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r w:rsidR="00626796">
        <w:rPr>
          <w:rFonts w:ascii="Times New Roman" w:eastAsia="Times New Roman" w:hAnsi="Times New Roman" w:cs="Times New Roman"/>
          <w:sz w:val="24"/>
          <w:szCs w:val="24"/>
        </w:rPr>
        <w:t xml:space="preserve">significant </w:t>
      </w:r>
      <w:r w:rsidR="00795844" w:rsidRPr="00795844">
        <w:rPr>
          <w:rFonts w:ascii="Times New Roman" w:eastAsia="Times New Roman" w:hAnsi="Times New Roman" w:cs="Times New Roman"/>
          <w:sz w:val="24"/>
          <w:szCs w:val="24"/>
        </w:rPr>
        <w:t>temporal changes in genetic diversity</w:t>
      </w:r>
      <w:r w:rsidR="00795844">
        <w:rPr>
          <w:rFonts w:ascii="Times New Roman" w:eastAsia="Times New Roman" w:hAnsi="Times New Roman" w:cs="Times New Roman"/>
          <w:sz w:val="24"/>
          <w:szCs w:val="24"/>
        </w:rPr>
        <w:t xml:space="preserve">. </w:t>
      </w:r>
      <w:commentRangeStart w:id="28"/>
      <w:r w:rsidR="00795844">
        <w:rPr>
          <w:rFonts w:ascii="Times New Roman" w:eastAsia="Times New Roman" w:hAnsi="Times New Roman" w:cs="Times New Roman"/>
          <w:sz w:val="24"/>
          <w:szCs w:val="24"/>
        </w:rPr>
        <w:t xml:space="preserve">Beyond the </w:t>
      </w:r>
      <w:r w:rsidR="005718BB">
        <w:rPr>
          <w:rFonts w:ascii="Times New Roman" w:eastAsia="Times New Roman" w:hAnsi="Times New Roman" w:cs="Times New Roman"/>
          <w:sz w:val="24"/>
          <w:szCs w:val="24"/>
        </w:rPr>
        <w:t xml:space="preserve">interest of </w:t>
      </w:r>
      <w:r w:rsidR="00795844">
        <w:rPr>
          <w:rFonts w:ascii="Times New Roman" w:eastAsia="Times New Roman" w:hAnsi="Times New Roman" w:cs="Times New Roman"/>
          <w:sz w:val="24"/>
          <w:szCs w:val="24"/>
        </w:rPr>
        <w:t xml:space="preserve">our new approach </w:t>
      </w:r>
      <w:r w:rsidR="007A6666">
        <w:rPr>
          <w:rFonts w:ascii="Times New Roman" w:eastAsia="Times New Roman" w:hAnsi="Times New Roman" w:cs="Times New Roman"/>
          <w:sz w:val="24"/>
          <w:szCs w:val="24"/>
        </w:rPr>
        <w:t xml:space="preserve">for population genetics </w:t>
      </w:r>
      <w:r w:rsidR="00795844">
        <w:rPr>
          <w:rFonts w:ascii="Times New Roman" w:eastAsia="Times New Roman" w:hAnsi="Times New Roman" w:cs="Times New Roman"/>
          <w:sz w:val="24"/>
          <w:szCs w:val="24"/>
        </w:rPr>
        <w:t xml:space="preserve">and </w:t>
      </w:r>
      <w:r w:rsidR="000E5A37">
        <w:rPr>
          <w:rFonts w:ascii="Times New Roman" w:eastAsia="Times New Roman" w:hAnsi="Times New Roman" w:cs="Times New Roman"/>
          <w:sz w:val="24"/>
          <w:szCs w:val="24"/>
        </w:rPr>
        <w:t>the fact that we</w:t>
      </w:r>
      <w:r w:rsidR="00795844">
        <w:rPr>
          <w:rFonts w:ascii="Times New Roman" w:eastAsia="Times New Roman" w:hAnsi="Times New Roman" w:cs="Times New Roman"/>
          <w:sz w:val="24"/>
          <w:szCs w:val="24"/>
        </w:rPr>
        <w:t xml:space="preserve"> </w:t>
      </w:r>
      <w:r w:rsidR="000E5A37">
        <w:rPr>
          <w:rFonts w:ascii="Times New Roman" w:eastAsia="Times New Roman" w:hAnsi="Times New Roman" w:cs="Times New Roman"/>
          <w:sz w:val="24"/>
          <w:szCs w:val="24"/>
        </w:rPr>
        <w:t>tested</w:t>
      </w:r>
      <w:r w:rsidR="00795844">
        <w:rPr>
          <w:rFonts w:ascii="Times New Roman" w:eastAsia="Times New Roman" w:hAnsi="Times New Roman" w:cs="Times New Roman"/>
          <w:sz w:val="24"/>
          <w:szCs w:val="24"/>
        </w:rPr>
        <w:t xml:space="preserve"> its performance</w:t>
      </w:r>
      <w:r w:rsidR="000E5A37">
        <w:rPr>
          <w:rFonts w:ascii="Times New Roman" w:eastAsia="Times New Roman" w:hAnsi="Times New Roman" w:cs="Times New Roman"/>
          <w:sz w:val="24"/>
          <w:szCs w:val="24"/>
        </w:rPr>
        <w:t xml:space="preserve"> in an extensive simulation study</w:t>
      </w:r>
      <w:r w:rsidR="008A0CE4">
        <w:rPr>
          <w:rFonts w:ascii="Times New Roman" w:eastAsia="Times New Roman" w:hAnsi="Times New Roman" w:cs="Times New Roman"/>
          <w:sz w:val="24"/>
          <w:szCs w:val="24"/>
        </w:rPr>
        <w:t>, our results c</w:t>
      </w:r>
      <w:r w:rsidR="00795844">
        <w:rPr>
          <w:rFonts w:ascii="Times New Roman" w:eastAsia="Times New Roman" w:hAnsi="Times New Roman" w:cs="Times New Roman"/>
          <w:sz w:val="24"/>
          <w:szCs w:val="24"/>
        </w:rPr>
        <w:t xml:space="preserve">ould serve as a guide on how to use </w:t>
      </w:r>
      <w:r w:rsidR="000E5A37">
        <w:rPr>
          <w:rFonts w:ascii="Times New Roman" w:eastAsia="Times New Roman" w:hAnsi="Times New Roman" w:cs="Times New Roman"/>
          <w:sz w:val="24"/>
          <w:szCs w:val="24"/>
        </w:rPr>
        <w:t>the new method</w:t>
      </w:r>
      <w:r w:rsidR="005718BB">
        <w:rPr>
          <w:rFonts w:ascii="Times New Roman" w:eastAsia="Times New Roman" w:hAnsi="Times New Roman" w:cs="Times New Roman"/>
          <w:sz w:val="24"/>
          <w:szCs w:val="24"/>
        </w:rPr>
        <w:t>,</w:t>
      </w:r>
      <w:r w:rsidR="00795844">
        <w:rPr>
          <w:rFonts w:ascii="Times New Roman" w:eastAsia="Times New Roman" w:hAnsi="Times New Roman" w:cs="Times New Roman"/>
          <w:sz w:val="24"/>
          <w:szCs w:val="24"/>
        </w:rPr>
        <w:t xml:space="preserve"> alongside simulations</w:t>
      </w:r>
      <w:r w:rsidR="008A0CE4">
        <w:rPr>
          <w:rFonts w:ascii="Times New Roman" w:eastAsia="Times New Roman" w:hAnsi="Times New Roman" w:cs="Times New Roman"/>
          <w:sz w:val="24"/>
          <w:szCs w:val="24"/>
        </w:rPr>
        <w:t xml:space="preserve">, </w:t>
      </w:r>
      <w:r w:rsidR="005718BB">
        <w:rPr>
          <w:rFonts w:ascii="Times New Roman" w:eastAsia="Times New Roman" w:hAnsi="Times New Roman" w:cs="Times New Roman"/>
          <w:sz w:val="24"/>
          <w:szCs w:val="24"/>
        </w:rPr>
        <w:t xml:space="preserve">to </w:t>
      </w:r>
      <w:r w:rsidR="008A0CE4">
        <w:rPr>
          <w:rFonts w:ascii="Times New Roman" w:eastAsia="Times New Roman" w:hAnsi="Times New Roman" w:cs="Times New Roman"/>
          <w:sz w:val="24"/>
          <w:szCs w:val="24"/>
        </w:rPr>
        <w:t>evaluat</w:t>
      </w:r>
      <w:r w:rsidR="005718BB">
        <w:rPr>
          <w:rFonts w:ascii="Times New Roman" w:eastAsia="Times New Roman" w:hAnsi="Times New Roman" w:cs="Times New Roman"/>
          <w:sz w:val="24"/>
          <w:szCs w:val="24"/>
        </w:rPr>
        <w:t>e</w:t>
      </w:r>
      <w:r w:rsidR="008A0CE4">
        <w:rPr>
          <w:rFonts w:ascii="Times New Roman" w:eastAsia="Times New Roman" w:hAnsi="Times New Roman" w:cs="Times New Roman"/>
          <w:sz w:val="24"/>
          <w:szCs w:val="24"/>
        </w:rPr>
        <w:t xml:space="preserve"> the information loss </w:t>
      </w:r>
      <w:r w:rsidR="00AA76BD">
        <w:rPr>
          <w:rFonts w:ascii="Times New Roman" w:eastAsia="Times New Roman" w:hAnsi="Times New Roman" w:cs="Times New Roman"/>
          <w:sz w:val="24"/>
          <w:szCs w:val="24"/>
        </w:rPr>
        <w:t>o</w:t>
      </w:r>
      <w:r w:rsidR="008A0CE4">
        <w:rPr>
          <w:rFonts w:ascii="Times New Roman" w:eastAsia="Times New Roman" w:hAnsi="Times New Roman" w:cs="Times New Roman"/>
          <w:sz w:val="24"/>
          <w:szCs w:val="24"/>
        </w:rPr>
        <w:t>f different sampling schemes.</w:t>
      </w:r>
      <w:r w:rsidR="0041772B">
        <w:rPr>
          <w:rFonts w:ascii="Times New Roman" w:eastAsia="Times New Roman" w:hAnsi="Times New Roman" w:cs="Times New Roman"/>
          <w:sz w:val="24"/>
          <w:szCs w:val="24"/>
        </w:rPr>
        <w:t xml:space="preserve"> </w:t>
      </w:r>
      <w:r w:rsidR="00BA391C">
        <w:rPr>
          <w:rFonts w:ascii="Times New Roman" w:eastAsia="Times New Roman" w:hAnsi="Times New Roman" w:cs="Times New Roman"/>
          <w:sz w:val="24"/>
          <w:szCs w:val="24"/>
        </w:rPr>
        <w:t xml:space="preserve">Therefore, TGI has clear </w:t>
      </w:r>
      <w:r w:rsidR="00BA391C" w:rsidRPr="00BA391C">
        <w:rPr>
          <w:rFonts w:ascii="Times New Roman" w:eastAsia="Times New Roman" w:hAnsi="Times New Roman" w:cs="Times New Roman"/>
          <w:sz w:val="24"/>
          <w:szCs w:val="24"/>
        </w:rPr>
        <w:t>implications on the design of empirical field studies</w:t>
      </w:r>
      <w:commentRangeEnd w:id="28"/>
      <w:r w:rsidR="00626796">
        <w:rPr>
          <w:rStyle w:val="Marquedecommentaire"/>
        </w:rPr>
        <w:commentReference w:id="28"/>
      </w:r>
    </w:p>
    <w:p w14:paraId="0921A734" w14:textId="63B0AF8B" w:rsidR="004960F6" w:rsidRPr="00FE3CAC" w:rsidRDefault="00626796"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our method to detect temporal genetic changes is sensitive to the dispersal capacity of the organism of interest.</w:t>
      </w:r>
      <w:r w:rsidR="00425BB7">
        <w:rPr>
          <w:rFonts w:ascii="Times New Roman" w:eastAsia="Times New Roman" w:hAnsi="Times New Roman" w:cs="Times New Roman"/>
          <w:sz w:val="24"/>
          <w:szCs w:val="24"/>
        </w:rPr>
        <w:t xml:space="preserve"> Indeed, </w:t>
      </w:r>
      <w:r w:rsidR="00522BA6">
        <w:rPr>
          <w:rFonts w:ascii="Times New Roman" w:eastAsia="Times New Roman" w:hAnsi="Times New Roman" w:cs="Times New Roman"/>
          <w:sz w:val="24"/>
          <w:szCs w:val="24"/>
        </w:rPr>
        <w:t xml:space="preserve">false negatives increased with dispersal,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ins w:id="29" w:author="Patrick" w:date="2020-07-29T12:51:00Z">
        <w:r>
          <w:rPr>
            <w:rFonts w:ascii="Times New Roman" w:eastAsia="Times New Roman" w:hAnsi="Times New Roman" w:cs="Times New Roman"/>
            <w:sz w:val="24"/>
            <w:szCs w:val="24"/>
          </w:rPr>
          <w:t xml:space="preserve"> (Figure</w:t>
        </w:r>
      </w:ins>
      <w:ins w:id="30" w:author="Patrick" w:date="2020-07-29T12:59:00Z">
        <w:r w:rsidR="0000309C">
          <w:rPr>
            <w:rFonts w:ascii="Times New Roman" w:eastAsia="Times New Roman" w:hAnsi="Times New Roman" w:cs="Times New Roman"/>
            <w:sz w:val="24"/>
            <w:szCs w:val="24"/>
          </w:rPr>
          <w:t>?</w:t>
        </w:r>
      </w:ins>
      <w:ins w:id="31" w:author="Patrick" w:date="2020-07-29T12:51:00Z">
        <w:r>
          <w:rPr>
            <w:rFonts w:ascii="Times New Roman" w:eastAsia="Times New Roman" w:hAnsi="Times New Roman" w:cs="Times New Roman"/>
            <w:sz w:val="24"/>
            <w:szCs w:val="24"/>
          </w:rPr>
          <w:t>)</w:t>
        </w:r>
      </w:ins>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r>
        <w:rPr>
          <w:rStyle w:val="Marquedecommentaire"/>
        </w:rPr>
        <w:commentReference w:id="32"/>
      </w:r>
      <w:r w:rsidR="00784289">
        <w:rPr>
          <w:rFonts w:ascii="Times New Roman" w:eastAsia="Times New Roman" w:hAnsi="Times New Roman" w:cs="Times New Roman"/>
          <w:sz w:val="24"/>
          <w:szCs w:val="24"/>
        </w:rPr>
        <w:t xml:space="preserve">The influence of dispersal on </w:t>
      </w:r>
      <w:r w:rsidR="0000309C">
        <w:rPr>
          <w:rFonts w:ascii="Times New Roman" w:eastAsia="Times New Roman" w:hAnsi="Times New Roman" w:cs="Times New Roman"/>
          <w:sz w:val="24"/>
          <w:szCs w:val="24"/>
        </w:rPr>
        <w:t>the false negative rate</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increases </w:t>
      </w:r>
      <w:r w:rsidR="00784289">
        <w:rPr>
          <w:rFonts w:ascii="Times New Roman" w:eastAsia="Times New Roman" w:hAnsi="Times New Roman" w:cs="Times New Roman"/>
          <w:sz w:val="24"/>
          <w:szCs w:val="24"/>
        </w:rPr>
        <w:t xml:space="preserve">with increasing time lags between an event and the subsequent sampling. </w:t>
      </w:r>
      <w:r w:rsidR="0000309C">
        <w:rPr>
          <w:rFonts w:ascii="Times New Roman" w:eastAsia="Times New Roman" w:hAnsi="Times New Roman" w:cs="Times New Roman"/>
          <w:sz w:val="24"/>
          <w:szCs w:val="24"/>
        </w:rPr>
        <w:t xml:space="preserve">The effect of dispersal on the FNR is present when </w:t>
      </w:r>
      <w:r w:rsidR="00425BB7">
        <w:rPr>
          <w:rFonts w:ascii="Times New Roman" w:eastAsia="Times New Roman" w:hAnsi="Times New Roman" w:cs="Times New Roman"/>
          <w:sz w:val="24"/>
          <w:szCs w:val="24"/>
        </w:rPr>
        <w:t>only one generation separat</w:t>
      </w:r>
      <w:r w:rsidR="0000309C">
        <w:rPr>
          <w:rFonts w:ascii="Times New Roman" w:eastAsia="Times New Roman" w:hAnsi="Times New Roman" w:cs="Times New Roman"/>
          <w:sz w:val="24"/>
          <w:szCs w:val="24"/>
        </w:rPr>
        <w:t>es</w:t>
      </w:r>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and increases as the </w:t>
      </w:r>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 xml:space="preserve">Considering that </w:t>
      </w:r>
      <w:r w:rsidR="0000309C">
        <w:rPr>
          <w:rFonts w:ascii="Times New Roman" w:eastAsia="Times New Roman" w:hAnsi="Times New Roman" w:cs="Times New Roman"/>
          <w:sz w:val="24"/>
          <w:szCs w:val="24"/>
        </w:rPr>
        <w:t xml:space="preserve">we used </w:t>
      </w:r>
      <w:r w:rsidR="00D4209F">
        <w:rPr>
          <w:rFonts w:ascii="Times New Roman" w:eastAsia="Times New Roman" w:hAnsi="Times New Roman" w:cs="Times New Roman"/>
          <w:sz w:val="24"/>
          <w:szCs w:val="24"/>
        </w:rPr>
        <w:t>dispersal ability</w:t>
      </w:r>
      <w:r w:rsidR="0000309C">
        <w:rPr>
          <w:rFonts w:ascii="Times New Roman" w:eastAsia="Times New Roman" w:hAnsi="Times New Roman" w:cs="Times New Roman"/>
          <w:sz w:val="24"/>
          <w:szCs w:val="24"/>
        </w:rPr>
        <w:t xml:space="preserve"> as a </w:t>
      </w:r>
      <w:commentRangeStart w:id="33"/>
      <w:r w:rsidR="0000309C">
        <w:rPr>
          <w:rFonts w:ascii="Times New Roman" w:eastAsia="Times New Roman" w:hAnsi="Times New Roman" w:cs="Times New Roman"/>
          <w:sz w:val="24"/>
          <w:szCs w:val="24"/>
        </w:rPr>
        <w:t>proxy for landscape functional connectivity</w:t>
      </w:r>
      <w:commentRangeEnd w:id="33"/>
      <w:r w:rsidR="0000309C">
        <w:rPr>
          <w:rStyle w:val="Marquedecommentaire"/>
        </w:rPr>
        <w:commentReference w:id="33"/>
      </w:r>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r w:rsidR="0000309C">
        <w:rPr>
          <w:rFonts w:ascii="Times New Roman" w:eastAsia="Times New Roman" w:hAnsi="Times New Roman" w:cs="Times New Roman"/>
          <w:sz w:val="24"/>
          <w:szCs w:val="24"/>
        </w:rPr>
        <w:t xml:space="preserve"> result</w:t>
      </w:r>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r w:rsidR="0000309C">
        <w:rPr>
          <w:rFonts w:ascii="Times New Roman" w:eastAsia="Times New Roman" w:hAnsi="Times New Roman" w:cs="Times New Roman"/>
          <w:sz w:val="24"/>
          <w:szCs w:val="24"/>
        </w:rPr>
        <w:t>well-</w:t>
      </w:r>
      <w:r w:rsidR="00425BB7">
        <w:rPr>
          <w:rFonts w:ascii="Times New Roman" w:eastAsia="Times New Roman" w:hAnsi="Times New Roman" w:cs="Times New Roman"/>
          <w:sz w:val="24"/>
          <w:szCs w:val="24"/>
        </w:rPr>
        <w:t xml:space="preserve">connected </w:t>
      </w:r>
      <w:r w:rsidR="0000309C">
        <w:rPr>
          <w:rFonts w:ascii="Times New Roman" w:eastAsia="Times New Roman" w:hAnsi="Times New Roman" w:cs="Times New Roman"/>
          <w:sz w:val="24"/>
          <w:szCs w:val="24"/>
        </w:rPr>
        <w:t xml:space="preserve">landscapes </w:t>
      </w:r>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to overcome the negative effect of connectivity on our ability to correctly identify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425BB7">
        <w:rPr>
          <w:rFonts w:ascii="Times New Roman" w:eastAsia="Times New Roman" w:hAnsi="Times New Roman" w:cs="Times New Roman"/>
          <w:sz w:val="24"/>
          <w:szCs w:val="24"/>
        </w:rPr>
        <w:t>.</w:t>
      </w:r>
      <w:r w:rsidR="009D33DF">
        <w:rPr>
          <w:rFonts w:ascii="Times New Roman" w:eastAsia="Times New Roman" w:hAnsi="Times New Roman" w:cs="Times New Roman"/>
          <w:sz w:val="24"/>
          <w:szCs w:val="24"/>
        </w:rPr>
        <w:t xml:space="preserve"> </w:t>
      </w:r>
      <w:commentRangeStart w:id="34"/>
      <w:r w:rsidR="00006829" w:rsidRPr="00FE3CAC">
        <w:rPr>
          <w:rFonts w:ascii="Times New Roman" w:eastAsia="Times New Roman" w:hAnsi="Times New Roman" w:cs="Times New Roman"/>
          <w:sz w:val="24"/>
          <w:szCs w:val="24"/>
        </w:rPr>
        <w:t>High d</w:t>
      </w:r>
      <w:r w:rsidR="005E309B" w:rsidRPr="00FE3CAC">
        <w:rPr>
          <w:rFonts w:ascii="Times New Roman" w:eastAsia="Times New Roman" w:hAnsi="Times New Roman" w:cs="Times New Roman"/>
          <w:sz w:val="24"/>
          <w:szCs w:val="24"/>
        </w:rPr>
        <w:t>ispersal, and</w:t>
      </w:r>
      <w:r w:rsidR="004058E4" w:rsidRPr="00FE3CAC">
        <w:rPr>
          <w:rFonts w:ascii="Times New Roman" w:eastAsia="Times New Roman" w:hAnsi="Times New Roman" w:cs="Times New Roman"/>
          <w:sz w:val="24"/>
          <w:szCs w:val="24"/>
        </w:rPr>
        <w:t xml:space="preserve"> higher</w:t>
      </w:r>
      <w:r w:rsidR="005E309B" w:rsidRPr="00FE3CAC">
        <w:rPr>
          <w:rFonts w:ascii="Times New Roman" w:eastAsia="Times New Roman" w:hAnsi="Times New Roman" w:cs="Times New Roman"/>
          <w:sz w:val="24"/>
          <w:szCs w:val="24"/>
        </w:rPr>
        <w:t xml:space="preserve"> </w:t>
      </w:r>
      <w:r w:rsidR="0000309C">
        <w:rPr>
          <w:rFonts w:ascii="Times New Roman" w:eastAsia="Times New Roman" w:hAnsi="Times New Roman" w:cs="Times New Roman"/>
          <w:sz w:val="24"/>
          <w:szCs w:val="24"/>
        </w:rPr>
        <w:t xml:space="preserve">rates of </w:t>
      </w:r>
      <w:r w:rsidR="005E309B" w:rsidRPr="00FE3CAC">
        <w:rPr>
          <w:rFonts w:ascii="Times New Roman" w:eastAsia="Times New Roman" w:hAnsi="Times New Roman" w:cs="Times New Roman"/>
          <w:sz w:val="24"/>
          <w:szCs w:val="24"/>
        </w:rPr>
        <w:t xml:space="preserve">gene </w:t>
      </w:r>
      <w:r w:rsidR="0000309C">
        <w:rPr>
          <w:rFonts w:ascii="Times New Roman" w:eastAsia="Times New Roman" w:hAnsi="Times New Roman" w:cs="Times New Roman"/>
          <w:sz w:val="24"/>
          <w:szCs w:val="24"/>
        </w:rPr>
        <w:t xml:space="preserve">flow both reduce </w:t>
      </w:r>
      <w:r w:rsidR="00006829" w:rsidRPr="00FE3CAC">
        <w:rPr>
          <w:rFonts w:ascii="Times New Roman" w:eastAsia="Times New Roman" w:hAnsi="Times New Roman" w:cs="Times New Roman"/>
          <w:sz w:val="24"/>
          <w:szCs w:val="24"/>
        </w:rPr>
        <w:t xml:space="preserve">our ability to </w:t>
      </w:r>
      <w:commentRangeStart w:id="35"/>
      <w:r w:rsidR="00006829" w:rsidRPr="00FE3CAC">
        <w:rPr>
          <w:rFonts w:ascii="Times New Roman" w:eastAsia="Times New Roman" w:hAnsi="Times New Roman" w:cs="Times New Roman"/>
          <w:sz w:val="24"/>
          <w:szCs w:val="24"/>
        </w:rPr>
        <w:t xml:space="preserve">understand </w:t>
      </w:r>
      <w:commentRangeEnd w:id="35"/>
      <w:r w:rsidR="0000309C">
        <w:rPr>
          <w:rStyle w:val="Marquedecommentaire"/>
        </w:rPr>
        <w:commentReference w:id="35"/>
      </w:r>
      <w:r w:rsidR="00006829" w:rsidRPr="00FE3CAC">
        <w:rPr>
          <w:rFonts w:ascii="Times New Roman" w:eastAsia="Times New Roman" w:hAnsi="Times New Roman" w:cs="Times New Roman"/>
          <w:sz w:val="24"/>
          <w:szCs w:val="24"/>
        </w:rPr>
        <w:t xml:space="preserve">the </w:t>
      </w:r>
      <w:r w:rsidR="0000309C">
        <w:rPr>
          <w:rFonts w:ascii="Times New Roman" w:eastAsia="Times New Roman" w:hAnsi="Times New Roman" w:cs="Times New Roman"/>
          <w:sz w:val="24"/>
          <w:szCs w:val="24"/>
        </w:rPr>
        <w:t xml:space="preserve">effects of local </w:t>
      </w:r>
      <w:r w:rsidR="00006829" w:rsidRPr="00FE3CAC">
        <w:rPr>
          <w:rFonts w:ascii="Times New Roman" w:eastAsia="Times New Roman" w:hAnsi="Times New Roman" w:cs="Times New Roman"/>
          <w:sz w:val="24"/>
          <w:szCs w:val="24"/>
        </w:rPr>
        <w:t xml:space="preserve">eco-evolutionary dynamics </w:t>
      </w:r>
      <w:r w:rsidR="0000309C">
        <w:rPr>
          <w:rFonts w:ascii="Times New Roman" w:eastAsia="Times New Roman" w:hAnsi="Times New Roman" w:cs="Times New Roman"/>
          <w:sz w:val="24"/>
          <w:szCs w:val="24"/>
        </w:rPr>
        <w:t>on spatial-temporal genetic variation</w:t>
      </w:r>
      <w:r w:rsidR="00006829" w:rsidRPr="00FE3CAC">
        <w:rPr>
          <w:rFonts w:ascii="Times New Roman" w:eastAsia="Times New Roman" w:hAnsi="Times New Roman" w:cs="Times New Roman"/>
          <w:sz w:val="24"/>
          <w:szCs w:val="24"/>
        </w:rPr>
        <w:t xml:space="preserve">. For example, high dispersal during range expansion lowers our ability to correctly detect loci under natural selection </w:t>
      </w:r>
      <w:r w:rsidR="00006829"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[62]","plainTextFormattedCitation":"[62]","previouslyFormattedCitation":"[63]"},"properties":{"noteIndex":0},"schema":"https://github.com/citation-style-language/schema/raw/master/csl-citation.json"}</w:instrText>
      </w:r>
      <w:r w:rsidR="00006829"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[62]</w:t>
      </w:r>
      <w:r w:rsidR="00006829" w:rsidRPr="00FE3CAC">
        <w:rPr>
          <w:rFonts w:ascii="Times New Roman" w:eastAsia="Times New Roman" w:hAnsi="Times New Roman" w:cs="Times New Roman"/>
          <w:sz w:val="24"/>
          <w:szCs w:val="24"/>
        </w:rPr>
        <w:fldChar w:fldCharType="end"/>
      </w:r>
      <w:r w:rsidR="00B32337" w:rsidRPr="00FE3CAC">
        <w:rPr>
          <w:rFonts w:ascii="Times New Roman" w:eastAsia="Times New Roman" w:hAnsi="Times New Roman" w:cs="Times New Roman"/>
          <w:sz w:val="24"/>
          <w:szCs w:val="24"/>
        </w:rPr>
        <w:t xml:space="preserve">. However, </w:t>
      </w:r>
      <w:r w:rsidR="003B771C" w:rsidRPr="00FE3CAC">
        <w:rPr>
          <w:rFonts w:ascii="Times New Roman" w:eastAsia="Times New Roman" w:hAnsi="Times New Roman" w:cs="Times New Roman"/>
          <w:sz w:val="24"/>
          <w:szCs w:val="24"/>
        </w:rPr>
        <w:t xml:space="preserve">high gene flow may not always be associated with a strong decrease in </w:t>
      </w:r>
      <w:r w:rsidR="007E677E" w:rsidRPr="00FE3CAC">
        <w:rPr>
          <w:rFonts w:ascii="Times New Roman" w:eastAsia="Times New Roman" w:hAnsi="Times New Roman" w:cs="Times New Roman"/>
          <w:sz w:val="24"/>
          <w:szCs w:val="24"/>
        </w:rPr>
        <w:t xml:space="preserve">measured </w:t>
      </w:r>
      <w:r w:rsidR="003B771C" w:rsidRPr="00FE3CAC">
        <w:rPr>
          <w:rFonts w:ascii="Times New Roman" w:eastAsia="Times New Roman" w:hAnsi="Times New Roman" w:cs="Times New Roman"/>
          <w:sz w:val="24"/>
          <w:szCs w:val="24"/>
        </w:rPr>
        <w:t xml:space="preserve">structure </w:t>
      </w:r>
      <w:r w:rsidR="003B771C"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E768D0">
        <w:rPr>
          <w:rFonts w:ascii="Cambria Math" w:eastAsia="Times New Roman" w:hAnsi="Cambria Math" w:cs="Cambria Math"/>
          <w:sz w:val="24"/>
          <w:szCs w:val="24"/>
        </w:rPr>
        <w:instrText>∼</w:instrText>
      </w:r>
      <w:r w:rsidR="00E768D0">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[63]","plainTextFormattedCitation":"[63]","previouslyFormattedCitation":"[64]"},"properties":{"noteIndex":0},"schema":"https://github.com/citation-style-language/schema/raw/master/csl-citation.json"}</w:instrText>
      </w:r>
      <w:r w:rsidR="003B771C"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[63]</w:t>
      </w:r>
      <w:r w:rsidR="003B771C" w:rsidRPr="00FE3CAC">
        <w:rPr>
          <w:rFonts w:ascii="Times New Roman" w:eastAsia="Times New Roman" w:hAnsi="Times New Roman" w:cs="Times New Roman"/>
          <w:sz w:val="24"/>
          <w:szCs w:val="24"/>
        </w:rPr>
        <w:fldChar w:fldCharType="end"/>
      </w:r>
      <w:r w:rsidR="00C519A3" w:rsidRPr="00FE3CAC">
        <w:rPr>
          <w:rFonts w:ascii="Times New Roman" w:eastAsia="Times New Roman" w:hAnsi="Times New Roman" w:cs="Times New Roman"/>
          <w:sz w:val="24"/>
          <w:szCs w:val="24"/>
        </w:rPr>
        <w:t xml:space="preserve"> or early detection of barriers to gene flow </w:t>
      </w:r>
      <w:r w:rsidR="00C519A3" w:rsidRPr="00FE3CAC">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[64]","plainTextFormattedCitation":"[64]","previouslyFormattedCitation":"[65]"},"properties":{"noteIndex":0},"schema":"https://github.com/citation-style-language/schema/raw/master/csl-citation.json"}</w:instrText>
      </w:r>
      <w:r w:rsidR="00C519A3" w:rsidRPr="00FE3CAC">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[64]</w:t>
      </w:r>
      <w:r w:rsidR="00C519A3" w:rsidRPr="00FE3CAC">
        <w:rPr>
          <w:rFonts w:ascii="Times New Roman" w:eastAsia="Times New Roman" w:hAnsi="Times New Roman" w:cs="Times New Roman"/>
          <w:sz w:val="24"/>
          <w:szCs w:val="24"/>
        </w:rPr>
        <w:fldChar w:fldCharType="end"/>
      </w:r>
      <w:commentRangeEnd w:id="34"/>
      <w:r w:rsidR="00455008">
        <w:rPr>
          <w:rStyle w:val="Marquedecommentaire"/>
        </w:rPr>
        <w:commentReference w:id="34"/>
      </w:r>
      <w:r w:rsidR="003B771C" w:rsidRPr="00FE3CAC">
        <w:rPr>
          <w:rFonts w:ascii="Times New Roman" w:eastAsia="Times New Roman" w:hAnsi="Times New Roman" w:cs="Times New Roman"/>
          <w:sz w:val="24"/>
          <w:szCs w:val="24"/>
        </w:rPr>
        <w:t>.</w:t>
      </w:r>
    </w:p>
    <w:p w14:paraId="07B9E1F5" w14:textId="0EAE8D64" w:rsidR="00F20393" w:rsidRDefault="00DE3FED" w:rsidP="00B47107">
      <w:pPr>
        <w:spacing w:before="240" w:after="240" w:line="480" w:lineRule="auto"/>
        <w:rPr>
          <w:ins w:id="36"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w:t>
      </w:r>
      <w:del w:id="37" w:author="Patrick" w:date="2020-07-29T13:18:00Z">
        <w:r w:rsidRPr="00AF5C97" w:rsidDel="00F20393">
          <w:rPr>
            <w:rFonts w:ascii="Times New Roman" w:eastAsia="Times New Roman" w:hAnsi="Times New Roman" w:cs="Times New Roman"/>
            <w:sz w:val="24"/>
            <w:szCs w:val="24"/>
          </w:rPr>
          <w:delText xml:space="preserve">, </w:delText>
        </w:r>
        <w:r w:rsidR="003654C9" w:rsidRPr="00AF5C97" w:rsidDel="00F20393">
          <w:rPr>
            <w:rFonts w:ascii="Times New Roman" w:eastAsia="Times New Roman" w:hAnsi="Times New Roman" w:cs="Times New Roman"/>
            <w:sz w:val="24"/>
            <w:szCs w:val="24"/>
          </w:rPr>
          <w:delText>represented by</w:delText>
        </w:r>
        <w:r w:rsidR="00384DF0" w:rsidRPr="00AF5C97" w:rsidDel="00F20393">
          <w:rPr>
            <w:rFonts w:ascii="Times New Roman" w:eastAsia="Times New Roman" w:hAnsi="Times New Roman" w:cs="Times New Roman"/>
            <w:sz w:val="24"/>
            <w:szCs w:val="24"/>
          </w:rPr>
          <w:delText xml:space="preserve"> </w:delText>
        </w:r>
        <w:r w:rsidRPr="00AF5C97" w:rsidDel="00F20393">
          <w:rPr>
            <w:rFonts w:ascii="Times New Roman" w:eastAsia="Times New Roman" w:hAnsi="Times New Roman" w:cs="Times New Roman"/>
            <w:sz w:val="24"/>
            <w:szCs w:val="24"/>
          </w:rPr>
          <w:delText xml:space="preserve">the number of </w:delText>
        </w:r>
        <w:r w:rsidR="00684F6A" w:rsidRPr="00AF5C97" w:rsidDel="00F20393">
          <w:rPr>
            <w:rFonts w:ascii="Times New Roman" w:eastAsia="Times New Roman" w:hAnsi="Times New Roman" w:cs="Times New Roman"/>
            <w:sz w:val="24"/>
            <w:szCs w:val="24"/>
          </w:rPr>
          <w:delText xml:space="preserve">local </w:delText>
        </w:r>
        <w:r w:rsidRPr="00AF5C97" w:rsidDel="00F20393">
          <w:rPr>
            <w:rFonts w:ascii="Times New Roman" w:eastAsia="Times New Roman" w:hAnsi="Times New Roman" w:cs="Times New Roman"/>
            <w:sz w:val="24"/>
            <w:szCs w:val="24"/>
          </w:rPr>
          <w:delText xml:space="preserve">populations affected </w:delText>
        </w:r>
        <w:r w:rsidR="00384DF0" w:rsidRPr="00AF5C97" w:rsidDel="00F20393">
          <w:rPr>
            <w:rFonts w:ascii="Times New Roman" w:eastAsia="Times New Roman" w:hAnsi="Times New Roman" w:cs="Times New Roman"/>
            <w:sz w:val="24"/>
            <w:szCs w:val="24"/>
          </w:rPr>
          <w:delText>by the punctual demographic event</w:delText>
        </w:r>
        <w:r w:rsidR="003654C9" w:rsidRPr="00AF5C97" w:rsidDel="00F20393">
          <w:rPr>
            <w:rFonts w:ascii="Times New Roman" w:eastAsia="Times New Roman" w:hAnsi="Times New Roman" w:cs="Times New Roman"/>
            <w:sz w:val="24"/>
            <w:szCs w:val="24"/>
          </w:rPr>
          <w:delText xml:space="preserve"> in our study</w:delText>
        </w:r>
        <w:r w:rsidR="00AF5C97" w:rsidRPr="00AF5C97" w:rsidDel="00F20393">
          <w:rPr>
            <w:rFonts w:ascii="Times New Roman" w:eastAsia="Times New Roman" w:hAnsi="Times New Roman" w:cs="Times New Roman"/>
            <w:sz w:val="24"/>
            <w:szCs w:val="24"/>
          </w:rPr>
          <w:delText>,</w:delText>
        </w:r>
        <w:r w:rsidR="00011C71" w:rsidRPr="00AF5C97" w:rsidDel="00F20393">
          <w:rPr>
            <w:rFonts w:ascii="Times New Roman" w:eastAsia="Times New Roman" w:hAnsi="Times New Roman" w:cs="Times New Roman"/>
            <w:sz w:val="24"/>
            <w:szCs w:val="24"/>
          </w:rPr>
          <w:delText xml:space="preserve"> </w:delText>
        </w:r>
        <w:commentRangeStart w:id="38"/>
        <w:r w:rsidR="000B6A15" w:rsidRPr="00AF5C97" w:rsidDel="00F20393">
          <w:rPr>
            <w:rFonts w:ascii="Times New Roman" w:eastAsia="Times New Roman" w:hAnsi="Times New Roman" w:cs="Times New Roman"/>
            <w:sz w:val="24"/>
            <w:szCs w:val="24"/>
          </w:rPr>
          <w:delText>displayed</w:delText>
        </w:r>
        <w:r w:rsidR="0043100B" w:rsidRPr="00AF5C97" w:rsidDel="00F20393">
          <w:rPr>
            <w:rFonts w:ascii="Times New Roman" w:eastAsia="Times New Roman" w:hAnsi="Times New Roman" w:cs="Times New Roman"/>
            <w:sz w:val="24"/>
            <w:szCs w:val="24"/>
          </w:rPr>
          <w:delText xml:space="preserve"> a performance trade-off</w:delText>
        </w:r>
        <w:r w:rsidR="001751BD" w:rsidDel="00F20393">
          <w:rPr>
            <w:rFonts w:ascii="Times New Roman" w:eastAsia="Times New Roman" w:hAnsi="Times New Roman" w:cs="Times New Roman"/>
            <w:sz w:val="24"/>
            <w:szCs w:val="24"/>
          </w:rPr>
          <w:delText xml:space="preserve"> event without time lag</w:delText>
        </w:r>
        <w:r w:rsidR="00AF5C97" w:rsidDel="00F20393">
          <w:rPr>
            <w:rFonts w:ascii="Times New Roman" w:eastAsia="Times New Roman" w:hAnsi="Times New Roman" w:cs="Times New Roman"/>
            <w:sz w:val="24"/>
            <w:szCs w:val="24"/>
          </w:rPr>
          <w:delText>, increasing FNR, and decreasing FP</w:delText>
        </w:r>
        <w:commentRangeEnd w:id="38"/>
        <w:r w:rsidR="00F20393" w:rsidDel="00F20393">
          <w:rPr>
            <w:rStyle w:val="Marquedecommentaire"/>
          </w:rPr>
          <w:commentReference w:id="38"/>
        </w:r>
        <w:r w:rsidR="00AF5C97" w:rsidDel="00F20393">
          <w:rPr>
            <w:rFonts w:ascii="Times New Roman" w:eastAsia="Times New Roman" w:hAnsi="Times New Roman" w:cs="Times New Roman"/>
            <w:sz w:val="24"/>
            <w:szCs w:val="24"/>
          </w:rPr>
          <w:delText>R</w:delText>
        </w:r>
        <w:r w:rsidR="0043100B" w:rsidRPr="00AF5C97" w:rsidDel="00F20393">
          <w:rPr>
            <w:rFonts w:ascii="Times New Roman" w:eastAsia="Times New Roman" w:hAnsi="Times New Roman" w:cs="Times New Roman"/>
            <w:sz w:val="24"/>
            <w:szCs w:val="24"/>
          </w:rPr>
          <w:delText>. Indeed, the spatial extent</w:delText>
        </w:r>
      </w:del>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w:t>
      </w:r>
      <w:r w:rsidR="00AE1AED" w:rsidRPr="00AF5C97">
        <w:rPr>
          <w:rFonts w:ascii="Times New Roman" w:eastAsia="Times New Roman" w:hAnsi="Times New Roman" w:cs="Times New Roman"/>
          <w:sz w:val="24"/>
          <w:szCs w:val="24"/>
        </w:rPr>
        <w:lastRenderedPageBreak/>
        <w:t xml:space="preserve">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lower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P</w:t>
      </w:r>
      <w:r w:rsidR="00F20393">
        <w:rPr>
          <w:rFonts w:ascii="Times New Roman" w:eastAsia="Times New Roman" w:hAnsi="Times New Roman" w:cs="Times New Roman"/>
          <w:sz w:val="24"/>
          <w:szCs w:val="24"/>
        </w:rPr>
        <w:t>R)</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00F20393">
        <w:rPr>
          <w:rFonts w:ascii="Times New Roman" w:eastAsia="Times New Roman" w:hAnsi="Times New Roman" w:cs="Times New Roman"/>
          <w:sz w:val="24"/>
          <w:szCs w:val="24"/>
        </w:rPr>
        <w:t xml:space="preserve"> (</w:t>
      </w:r>
      <w:r w:rsidR="00BC7EFA">
        <w:rPr>
          <w:rFonts w:ascii="Times New Roman" w:eastAsia="Times New Roman" w:hAnsi="Times New Roman" w:cs="Times New Roman"/>
          <w:sz w:val="24"/>
          <w:szCs w:val="24"/>
        </w:rPr>
        <w:t xml:space="preserve">higher </w:t>
      </w:r>
      <w:r w:rsidR="00F20393">
        <w:rPr>
          <w:rFonts w:ascii="Times New Roman" w:eastAsia="Times New Roman" w:hAnsi="Times New Roman" w:cs="Times New Roman"/>
          <w:sz w:val="24"/>
          <w:szCs w:val="24"/>
        </w:rPr>
        <w:t>F</w:t>
      </w:r>
      <w:r w:rsidR="006062D5">
        <w:rPr>
          <w:rFonts w:ascii="Times New Roman" w:eastAsia="Times New Roman" w:hAnsi="Times New Roman" w:cs="Times New Roman"/>
          <w:sz w:val="24"/>
          <w:szCs w:val="24"/>
        </w:rPr>
        <w:t>N</w:t>
      </w:r>
      <w:r w:rsidR="00F20393">
        <w:rPr>
          <w:rFonts w:ascii="Times New Roman" w:eastAsia="Times New Roman" w:hAnsi="Times New Roman" w:cs="Times New Roman"/>
          <w:sz w:val="24"/>
          <w:szCs w:val="24"/>
        </w:rPr>
        <w:t>R)</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r w:rsidR="00F20393">
        <w:rPr>
          <w:rFonts w:ascii="Times New Roman" w:eastAsia="Times New Roman" w:hAnsi="Times New Roman" w:cs="Times New Roman"/>
          <w:sz w:val="24"/>
          <w:szCs w:val="24"/>
        </w:rPr>
        <w:t xml:space="preserve">its strength appears to </w:t>
      </w:r>
      <w:r w:rsidR="00B11125"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Although the spatial extent of a legacy may help researchers d</w:t>
      </w:r>
      <w:r w:rsidR="008E5867" w:rsidRPr="001751BD">
        <w:rPr>
          <w:rFonts w:ascii="Times New Roman" w:eastAsia="Times New Roman" w:hAnsi="Times New Roman" w:cs="Times New Roman"/>
          <w:sz w:val="24"/>
          <w:szCs w:val="24"/>
        </w:rPr>
        <w:t>etect the legacy</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the chance of the legacy being sampled</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commentRangeStart w:id="39"/>
      <w:r w:rsidR="00F14791" w:rsidRPr="001751BD">
        <w:rPr>
          <w:rFonts w:ascii="Times New Roman" w:eastAsia="Times New Roman" w:hAnsi="Times New Roman" w:cs="Times New Roman"/>
          <w:sz w:val="24"/>
          <w:szCs w:val="24"/>
        </w:rPr>
        <w:t xml:space="preserve">legacy </w:t>
      </w:r>
      <w:commentRangeEnd w:id="39"/>
      <w:r w:rsidR="00F20393">
        <w:rPr>
          <w:rStyle w:val="Marquedecommentaire"/>
        </w:rPr>
        <w:commentReference w:id="39"/>
      </w:r>
      <w:r w:rsidR="00F14791" w:rsidRPr="001751BD">
        <w:rPr>
          <w:rFonts w:ascii="Times New Roman" w:eastAsia="Times New Roman" w:hAnsi="Times New Roman" w:cs="Times New Roman"/>
          <w:sz w:val="24"/>
          <w:szCs w:val="24"/>
        </w:rPr>
        <w:t>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40"/>
      <w:ins w:id="41" w:author="Patrick" w:date="2020-07-29T13:22:00Z">
        <w:r w:rsidR="00F20393">
          <w:rPr>
            <w:rFonts w:ascii="Times New Roman" w:eastAsia="Times New Roman" w:hAnsi="Times New Roman" w:cs="Times New Roman"/>
            <w:sz w:val="24"/>
            <w:szCs w:val="24"/>
          </w:rPr>
          <w:t>xxx</w:t>
        </w:r>
        <w:commentRangeEnd w:id="40"/>
        <w:r w:rsidR="00F20393">
          <w:rPr>
            <w:rStyle w:val="Marquedecommentaire"/>
          </w:rPr>
          <w:commentReference w:id="40"/>
        </w:r>
      </w:ins>
    </w:p>
    <w:p w14:paraId="2E832725" w14:textId="7FC82DD8" w:rsidR="00C519A3" w:rsidRDefault="00B11125" w:rsidP="00B47107">
      <w:pPr>
        <w:spacing w:before="240" w:after="240" w:line="480"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r w:rsidR="00F20393">
        <w:rPr>
          <w:rFonts w:ascii="Times New Roman" w:eastAsia="Times New Roman" w:hAnsi="Times New Roman" w:cs="Times New Roman"/>
          <w:sz w:val="24"/>
          <w:szCs w:val="24"/>
        </w:rPr>
        <w:t>affected</w:t>
      </w:r>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42"/>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42"/>
      <w:r w:rsidR="00F20393">
        <w:rPr>
          <w:rStyle w:val="Marquedecommentaire"/>
        </w:rPr>
        <w:commentReference w:id="42"/>
      </w:r>
      <w:r w:rsidR="00E46EF8" w:rsidRPr="001751BD">
        <w:rPr>
          <w:rFonts w:ascii="Times New Roman" w:eastAsia="Times New Roman" w:hAnsi="Times New Roman" w:cs="Times New Roman"/>
          <w:sz w:val="24"/>
          <w:szCs w:val="24"/>
        </w:rPr>
        <w:t>.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[65]","plainTextFormattedCitation":"[65]","previouslyFormattedCitation":"[66]"},"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[65]</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BC3187">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DC0711" w:rsidRPr="00DC0711">
        <w:rPr>
          <w:rFonts w:ascii="Times New Roman" w:eastAsia="Times New Roman" w:hAnsi="Times New Roman" w:cs="Times New Roman"/>
          <w:noProof/>
          <w:sz w:val="24"/>
          <w:szCs w:val="24"/>
        </w:rPr>
        <w:t>[5]</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DC7EDB" w:rsidRDefault="00F20393" w:rsidP="00B47107">
      <w:pPr>
        <w:spacing w:before="240" w:after="240" w:line="480" w:lineRule="auto"/>
        <w:rPr>
          <w:ins w:id="43" w:author="Patrick" w:date="2020-07-29T13:26:00Z"/>
          <w:rFonts w:ascii="Times New Roman" w:eastAsia="Times New Roman" w:hAnsi="Times New Roman" w:cs="Times New Roman"/>
          <w:i/>
          <w:iCs/>
          <w:sz w:val="24"/>
          <w:szCs w:val="24"/>
        </w:rPr>
      </w:pPr>
      <w:commentRangeStart w:id="44"/>
      <w:ins w:id="45" w:author="Patrick" w:date="2020-07-29T13:26:00Z">
        <w:r w:rsidRPr="00DC7EDB">
          <w:rPr>
            <w:rFonts w:ascii="Times New Roman" w:eastAsia="Times New Roman" w:hAnsi="Times New Roman" w:cs="Times New Roman"/>
            <w:i/>
            <w:iCs/>
            <w:sz w:val="24"/>
            <w:szCs w:val="24"/>
          </w:rPr>
          <w:t>Subheading?</w:t>
        </w:r>
        <w:commentRangeEnd w:id="44"/>
        <w:r>
          <w:rPr>
            <w:rStyle w:val="Marquedecommentaire"/>
          </w:rPr>
          <w:commentReference w:id="44"/>
        </w:r>
      </w:ins>
    </w:p>
    <w:p w14:paraId="31B5CD52" w14:textId="7D584E72" w:rsidR="004A1195" w:rsidRDefault="00253769" w:rsidP="00B47107">
      <w:pPr>
        <w:spacing w:before="240" w:after="240" w:line="480" w:lineRule="auto"/>
        <w:rPr>
          <w:ins w:id="46" w:author="Patrick" w:date="2020-07-29T13:32:00Z"/>
          <w:rFonts w:ascii="Times New Roman" w:eastAsia="Times New Roman" w:hAnsi="Times New Roman" w:cs="Times New Roman"/>
          <w:sz w:val="24"/>
          <w:szCs w:val="24"/>
        </w:rPr>
      </w:pPr>
      <w:commentRangeStart w:id="47"/>
      <w:r w:rsidRPr="00C46C5B">
        <w:rPr>
          <w:rFonts w:ascii="Times New Roman" w:eastAsia="Times New Roman" w:hAnsi="Times New Roman" w:cs="Times New Roman"/>
          <w:sz w:val="24"/>
          <w:szCs w:val="24"/>
        </w:rPr>
        <w:t>As</w:t>
      </w:r>
      <w:commentRangeEnd w:id="47"/>
      <w:r w:rsidR="004A1195">
        <w:rPr>
          <w:rStyle w:val="Marquedecommentaire"/>
        </w:rPr>
        <w:commentReference w:id="47"/>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004A1195">
        <w:rPr>
          <w:rFonts w:ascii="Times New Roman" w:eastAsia="Times New Roman" w:hAnsi="Times New Roman" w:cs="Times New Roman"/>
          <w:sz w:val="24"/>
          <w:szCs w:val="24"/>
        </w:rPr>
        <w:t xml:space="preserve"> and TGI appears best suited to identify changes at a temporal scale of </w:t>
      </w:r>
      <w:r w:rsidR="007F0A07">
        <w:rPr>
          <w:rFonts w:ascii="Times New Roman" w:eastAsia="Times New Roman" w:hAnsi="Times New Roman" w:cs="Times New Roman"/>
          <w:sz w:val="24"/>
          <w:szCs w:val="24"/>
        </w:rPr>
        <w:t>1-10</w:t>
      </w:r>
      <w:r w:rsidR="004A1195">
        <w:rPr>
          <w:rFonts w:ascii="Times New Roman" w:eastAsia="Times New Roman" w:hAnsi="Times New Roman" w:cs="Times New Roman"/>
          <w:sz w:val="24"/>
          <w:szCs w:val="24"/>
        </w:rPr>
        <w:t xml:space="preserve"> years</w:t>
      </w:r>
      <w:r w:rsidR="007F0A07">
        <w:rPr>
          <w:rFonts w:ascii="Times New Roman" w:eastAsia="Times New Roman" w:hAnsi="Times New Roman" w:cs="Times New Roman"/>
          <w:sz w:val="24"/>
          <w:szCs w:val="24"/>
        </w:rPr>
        <w:t xml:space="preserve"> depending on </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830D43">
        <w:rPr>
          <w:rFonts w:ascii="Times New Roman" w:eastAsia="Times New Roman" w:hAnsi="Times New Roman" w:cs="Times New Roman"/>
          <w:sz w:val="24"/>
          <w:szCs w:val="24"/>
        </w:rPr>
        <w:t>genetic change. S</w:t>
      </w:r>
      <w:commentRangeStart w:id="48"/>
      <w:r w:rsidR="00C46C5B">
        <w:rPr>
          <w:rFonts w:ascii="Times New Roman" w:eastAsia="Times New Roman" w:hAnsi="Times New Roman" w:cs="Times New Roman"/>
          <w:sz w:val="24"/>
          <w:szCs w:val="24"/>
        </w:rPr>
        <w:t xml:space="preserve">patial extent is important to take into account when we have access to sampling </w:t>
      </w:r>
      <w:r w:rsidR="004A1195">
        <w:rPr>
          <w:rFonts w:ascii="Times New Roman" w:eastAsia="Times New Roman" w:hAnsi="Times New Roman" w:cs="Times New Roman"/>
          <w:sz w:val="24"/>
          <w:szCs w:val="24"/>
        </w:rPr>
        <w:t xml:space="preserve">immediately following </w:t>
      </w:r>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48"/>
      <w:r w:rsidR="004A1195">
        <w:rPr>
          <w:rStyle w:val="Marquedecommentaire"/>
        </w:rPr>
        <w:commentReference w:id="48"/>
      </w:r>
      <w:r w:rsidR="00C46C5B">
        <w:rPr>
          <w:rFonts w:ascii="Times New Roman" w:eastAsia="Times New Roman" w:hAnsi="Times New Roman" w:cs="Times New Roman"/>
          <w:sz w:val="24"/>
          <w:szCs w:val="24"/>
        </w:rPr>
        <w:t xml:space="preserve"> However, the </w:t>
      </w:r>
      <w:r w:rsidR="00C46C5B">
        <w:rPr>
          <w:rFonts w:ascii="Times New Roman" w:eastAsia="Times New Roman" w:hAnsi="Times New Roman" w:cs="Times New Roman"/>
          <w:sz w:val="24"/>
          <w:szCs w:val="24"/>
        </w:rPr>
        <w:lastRenderedPageBreak/>
        <w:t>timing of the pre-event sampling is generally less important than that of the post-event sampling. Indeed, dispersal becomes the most important factor in driving the performance of TGI, especially its power</w:t>
      </w:r>
      <w:r w:rsidR="00830D43">
        <w:rPr>
          <w:rFonts w:ascii="Times New Roman" w:eastAsia="Times New Roman" w:hAnsi="Times New Roman" w:cs="Times New Roman"/>
          <w:sz w:val="24"/>
          <w:szCs w:val="24"/>
        </w:rPr>
        <w:t xml:space="preserve"> (1 - FNR)</w:t>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936449">
        <w:rPr>
          <w:rFonts w:ascii="Times New Roman" w:eastAsia="Times New Roman" w:hAnsi="Times New Roman" w:cs="Times New Roman"/>
          <w:sz w:val="24"/>
          <w:szCs w:val="24"/>
        </w:rPr>
        <w:t>, let us imagine</w:t>
      </w:r>
      <w:r w:rsidR="00DF443E" w:rsidRPr="00C46C5B">
        <w:rPr>
          <w:rFonts w:ascii="Times New Roman" w:eastAsia="Times New Roman" w:hAnsi="Times New Roman" w:cs="Times New Roman"/>
          <w:sz w:val="24"/>
          <w:szCs w:val="24"/>
        </w:rPr>
        <w:t xml:space="preserve"> </w:t>
      </w:r>
      <w:r w:rsidR="00936449">
        <w:rPr>
          <w:rFonts w:ascii="Times New Roman" w:eastAsia="Times New Roman" w:hAnsi="Times New Roman" w:cs="Times New Roman"/>
          <w:sz w:val="24"/>
          <w:szCs w:val="24"/>
        </w:rPr>
        <w:t>we could buy 10 conservation patches of land</w:t>
      </w:r>
      <w:r w:rsidR="00DF443E" w:rsidRPr="00C46C5B">
        <w:rPr>
          <w:rFonts w:ascii="Times New Roman" w:eastAsia="Times New Roman" w:hAnsi="Times New Roman" w:cs="Times New Roman"/>
          <w:sz w:val="24"/>
          <w:szCs w:val="24"/>
        </w:rPr>
        <w:t xml:space="preserve">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EE4163">
        <w:rPr>
          <w:rFonts w:ascii="Times New Roman" w:eastAsia="Times New Roman" w:hAnsi="Times New Roman" w:cs="Times New Roman"/>
          <w:sz w:val="24"/>
          <w:szCs w:val="24"/>
        </w:rPr>
        <w:t xml:space="preserve">. With </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p>
    <w:p w14:paraId="46819E0C" w14:textId="3535BBFA" w:rsidR="004A1195" w:rsidRDefault="003B771C" w:rsidP="00B47107">
      <w:pPr>
        <w:spacing w:before="240" w:after="240" w:line="480" w:lineRule="auto"/>
        <w:rPr>
          <w:ins w:id="49" w:author="Patrick" w:date="2020-07-29T13:32:00Z"/>
          <w:rFonts w:ascii="Times New Roman" w:eastAsia="Times New Roman" w:hAnsi="Times New Roman" w:cs="Times New Roman"/>
          <w:sz w:val="24"/>
          <w:szCs w:val="24"/>
        </w:rPr>
      </w:pPr>
      <w:commentRangeStart w:id="50"/>
      <w:r w:rsidRPr="00FF5323">
        <w:rPr>
          <w:rFonts w:ascii="Times New Roman" w:eastAsia="Times New Roman" w:hAnsi="Times New Roman" w:cs="Times New Roman"/>
          <w:sz w:val="24"/>
          <w:szCs w:val="24"/>
        </w:rPr>
        <w:t xml:space="preserve">Although </w:t>
      </w:r>
      <w:r w:rsidR="00AB68BE" w:rsidRPr="00FF5323">
        <w:rPr>
          <w:rFonts w:ascii="Times New Roman" w:eastAsia="Times New Roman" w:hAnsi="Times New Roman" w:cs="Times New Roman"/>
          <w:sz w:val="24"/>
          <w:szCs w:val="24"/>
        </w:rPr>
        <w:t>the spatial legacy of a past demographic event could</w:t>
      </w:r>
      <w:r w:rsidRPr="00FF5323">
        <w:rPr>
          <w:rFonts w:ascii="Times New Roman" w:eastAsia="Times New Roman" w:hAnsi="Times New Roman" w:cs="Times New Roman"/>
          <w:sz w:val="24"/>
          <w:szCs w:val="24"/>
        </w:rPr>
        <w:t xml:space="preserve"> be </w:t>
      </w:r>
      <w:r w:rsidR="008B21CA" w:rsidRPr="00FF5323">
        <w:rPr>
          <w:rFonts w:ascii="Times New Roman" w:eastAsia="Times New Roman" w:hAnsi="Times New Roman" w:cs="Times New Roman"/>
          <w:sz w:val="24"/>
          <w:szCs w:val="24"/>
        </w:rPr>
        <w:t xml:space="preserve">perceptible </w:t>
      </w:r>
      <w:r w:rsidR="00FA65E6">
        <w:rPr>
          <w:rFonts w:ascii="Times New Roman" w:eastAsia="Times New Roman" w:hAnsi="Times New Roman" w:cs="Times New Roman"/>
          <w:sz w:val="24"/>
          <w:szCs w:val="24"/>
        </w:rPr>
        <w:t>in richer genomic data</w:t>
      </w:r>
      <w:r w:rsidRPr="00FF5323">
        <w:rPr>
          <w:rFonts w:ascii="Times New Roman" w:eastAsia="Times New Roman" w:hAnsi="Times New Roman" w:cs="Times New Roman"/>
          <w:sz w:val="24"/>
          <w:szCs w:val="24"/>
        </w:rPr>
        <w:t xml:space="preserve">, </w:t>
      </w:r>
      <w:r w:rsidR="00FC0721" w:rsidRPr="00FF5323">
        <w:rPr>
          <w:rFonts w:ascii="Times New Roman" w:eastAsia="Times New Roman" w:hAnsi="Times New Roman" w:cs="Times New Roman"/>
          <w:sz w:val="24"/>
          <w:szCs w:val="24"/>
        </w:rPr>
        <w:t xml:space="preserve">limited </w:t>
      </w:r>
      <w:r w:rsidR="00AB68BE" w:rsidRPr="00FF5323">
        <w:rPr>
          <w:rFonts w:ascii="Times New Roman" w:eastAsia="Times New Roman" w:hAnsi="Times New Roman" w:cs="Times New Roman"/>
          <w:sz w:val="24"/>
          <w:szCs w:val="24"/>
        </w:rPr>
        <w:t xml:space="preserve">biallelic </w:t>
      </w:r>
      <w:r w:rsidRPr="00FF5323">
        <w:rPr>
          <w:rFonts w:ascii="Times New Roman" w:eastAsia="Times New Roman" w:hAnsi="Times New Roman" w:cs="Times New Roman"/>
          <w:sz w:val="24"/>
          <w:szCs w:val="24"/>
        </w:rPr>
        <w:t xml:space="preserve">gene frequency data </w:t>
      </w:r>
      <w:r w:rsidR="00E648B6" w:rsidRPr="00FF5323">
        <w:rPr>
          <w:rFonts w:ascii="Times New Roman" w:eastAsia="Times New Roman" w:hAnsi="Times New Roman" w:cs="Times New Roman"/>
          <w:sz w:val="24"/>
          <w:szCs w:val="24"/>
        </w:rPr>
        <w:t>may</w:t>
      </w:r>
      <w:r w:rsidR="00AB68BE" w:rsidRPr="00FF5323">
        <w:rPr>
          <w:rFonts w:ascii="Times New Roman" w:eastAsia="Times New Roman" w:hAnsi="Times New Roman" w:cs="Times New Roman"/>
          <w:sz w:val="24"/>
          <w:szCs w:val="24"/>
        </w:rPr>
        <w:t xml:space="preserve"> not </w:t>
      </w:r>
      <w:r w:rsidR="00384DF0" w:rsidRPr="00FF5323">
        <w:rPr>
          <w:rFonts w:ascii="Times New Roman" w:eastAsia="Times New Roman" w:hAnsi="Times New Roman" w:cs="Times New Roman"/>
          <w:sz w:val="24"/>
          <w:szCs w:val="24"/>
        </w:rPr>
        <w:t xml:space="preserve">retain </w:t>
      </w:r>
      <w:r w:rsidR="00AB68BE" w:rsidRPr="00FF5323">
        <w:rPr>
          <w:rFonts w:ascii="Times New Roman" w:eastAsia="Times New Roman" w:hAnsi="Times New Roman" w:cs="Times New Roman"/>
          <w:sz w:val="24"/>
          <w:szCs w:val="24"/>
        </w:rPr>
        <w:t xml:space="preserve">most of the signal </w:t>
      </w:r>
      <w:r w:rsidRPr="00FF5323">
        <w:rPr>
          <w:rFonts w:ascii="Times New Roman" w:eastAsia="Times New Roman" w:hAnsi="Times New Roman" w:cs="Times New Roman"/>
          <w:sz w:val="24"/>
          <w:szCs w:val="24"/>
        </w:rPr>
        <w:t xml:space="preserve">beyond a </w:t>
      </w:r>
      <w:r w:rsidR="00AB68BE" w:rsidRPr="00FF5323">
        <w:rPr>
          <w:rFonts w:ascii="Times New Roman" w:eastAsia="Times New Roman" w:hAnsi="Times New Roman" w:cs="Times New Roman"/>
          <w:sz w:val="24"/>
          <w:szCs w:val="24"/>
        </w:rPr>
        <w:t>few years, even</w:t>
      </w:r>
      <w:r w:rsidR="00E648B6" w:rsidRPr="00FF5323">
        <w:rPr>
          <w:rFonts w:ascii="Times New Roman" w:eastAsia="Times New Roman" w:hAnsi="Times New Roman" w:cs="Times New Roman"/>
          <w:sz w:val="24"/>
          <w:szCs w:val="24"/>
        </w:rPr>
        <w:t xml:space="preserve"> in the best situations</w:t>
      </w:r>
      <w:r w:rsidRPr="00FF5323">
        <w:rPr>
          <w:rFonts w:ascii="Times New Roman" w:eastAsia="Times New Roman" w:hAnsi="Times New Roman" w:cs="Times New Roman"/>
          <w:sz w:val="24"/>
          <w:szCs w:val="24"/>
        </w:rPr>
        <w:t xml:space="preserve">. </w:t>
      </w:r>
      <w:commentRangeEnd w:id="50"/>
      <w:r w:rsidR="004A1195">
        <w:rPr>
          <w:rStyle w:val="Marquedecommentaire"/>
        </w:rPr>
        <w:commentReference w:id="50"/>
      </w:r>
    </w:p>
    <w:p w14:paraId="6124944C" w14:textId="59C71BC8" w:rsidR="003B771C" w:rsidRDefault="00E648B6" w:rsidP="00B47107">
      <w:pPr>
        <w:spacing w:before="240" w:after="240" w:line="480" w:lineRule="auto"/>
        <w:rPr>
          <w:rFonts w:ascii="Times New Roman" w:eastAsia="Times New Roman" w:hAnsi="Times New Roman" w:cs="Times New Roman"/>
          <w:sz w:val="24"/>
          <w:szCs w:val="24"/>
        </w:rPr>
      </w:pPr>
      <w:commentRangeStart w:id="51"/>
      <w:r w:rsidRPr="00EE5A45">
        <w:rPr>
          <w:rFonts w:ascii="Times New Roman" w:eastAsia="Times New Roman" w:hAnsi="Times New Roman" w:cs="Times New Roman"/>
          <w:sz w:val="24"/>
          <w:szCs w:val="24"/>
        </w:rPr>
        <w:t>In</w:t>
      </w:r>
      <w:commentRangeEnd w:id="51"/>
      <w:r w:rsidR="004A1195">
        <w:rPr>
          <w:rStyle w:val="Marquedecommentaire"/>
        </w:rPr>
        <w:commentReference w:id="51"/>
      </w:r>
      <w:r w:rsidRPr="00EE5A45">
        <w:rPr>
          <w:rFonts w:ascii="Times New Roman" w:eastAsia="Times New Roman" w:hAnsi="Times New Roman" w:cs="Times New Roman"/>
          <w:sz w:val="24"/>
          <w:szCs w:val="24"/>
        </w:rPr>
        <w:t xml:space="preserve"> contrast</w:t>
      </w:r>
      <w:r w:rsidR="002C7C02" w:rsidRPr="00EE5A45">
        <w:rPr>
          <w:rFonts w:ascii="Times New Roman" w:eastAsia="Times New Roman" w:hAnsi="Times New Roman" w:cs="Times New Roman"/>
          <w:sz w:val="24"/>
          <w:szCs w:val="24"/>
        </w:rPr>
        <w: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sidR="002C7C02">
        <w:rPr>
          <w:rFonts w:ascii="Times New Roman" w:eastAsia="Times New Roman" w:hAnsi="Times New Roman" w:cs="Times New Roman"/>
          <w:sz w:val="24"/>
          <w:szCs w:val="24"/>
        </w:rPr>
        <w:t xml:space="preserve"> </w:t>
      </w:r>
    </w:p>
    <w:p w14:paraId="4ABE6E63" w14:textId="4C566279" w:rsidR="004A1195" w:rsidRDefault="001467B2" w:rsidP="00B47107">
      <w:pPr>
        <w:spacing w:before="240" w:after="240" w:line="480" w:lineRule="auto"/>
        <w:rPr>
          <w:ins w:id="52" w:author="Patrick" w:date="2020-07-29T13:36: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O</w:t>
      </w:r>
      <w:r w:rsidR="007627B6" w:rsidRPr="0007763B">
        <w:rPr>
          <w:rFonts w:ascii="Times New Roman" w:eastAsia="Times New Roman" w:hAnsi="Times New Roman" w:cs="Times New Roman"/>
          <w:sz w:val="24"/>
          <w:szCs w:val="24"/>
        </w:rPr>
        <w:t xml:space="preserve">ur </w:t>
      </w:r>
      <w:r w:rsidR="003E094B">
        <w:rPr>
          <w:rFonts w:ascii="Times New Roman" w:eastAsia="Times New Roman" w:hAnsi="Times New Roman" w:cs="Times New Roman"/>
          <w:sz w:val="24"/>
          <w:szCs w:val="24"/>
        </w:rPr>
        <w:t xml:space="preserve">TGI procedure </w:t>
      </w:r>
      <w:r w:rsidR="00C029BB">
        <w:rPr>
          <w:rFonts w:ascii="Times New Roman" w:eastAsia="Times New Roman" w:hAnsi="Times New Roman" w:cs="Times New Roman"/>
          <w:sz w:val="24"/>
          <w:szCs w:val="24"/>
        </w:rPr>
        <w:t xml:space="preserve">is </w:t>
      </w:r>
      <w:commentRangeStart w:id="53"/>
      <w:r w:rsidR="00C029BB">
        <w:rPr>
          <w:rFonts w:ascii="Times New Roman" w:eastAsia="Times New Roman" w:hAnsi="Times New Roman" w:cs="Times New Roman"/>
          <w:sz w:val="24"/>
          <w:szCs w:val="24"/>
        </w:rPr>
        <w:t xml:space="preserve">adequate </w:t>
      </w:r>
      <w:commentRangeEnd w:id="53"/>
      <w:r w:rsidR="004A1195">
        <w:rPr>
          <w:rStyle w:val="Marquedecommentaire"/>
        </w:rPr>
        <w:commentReference w:id="53"/>
      </w:r>
      <w:r w:rsidR="00C029BB">
        <w:rPr>
          <w:rFonts w:ascii="Times New Roman" w:eastAsia="Times New Roman" w:hAnsi="Times New Roman" w:cs="Times New Roman"/>
          <w:sz w:val="24"/>
          <w:szCs w:val="24"/>
        </w:rPr>
        <w:t>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4A1195">
        <w:rPr>
          <w:rFonts w:ascii="Times New Roman" w:hAnsi="Times New Roman" w:cs="Times New Roman"/>
          <w:sz w:val="24"/>
          <w:szCs w:val="24"/>
        </w:rPr>
        <w:t xml:space="preserve">Identifying </w:t>
      </w:r>
      <w:r w:rsidR="008A3AE5">
        <w:rPr>
          <w:rFonts w:ascii="Times New Roman" w:hAnsi="Times New Roman" w:cs="Times New Roman"/>
          <w:sz w:val="24"/>
          <w:szCs w:val="24"/>
        </w:rPr>
        <w:t>this threshold 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32D4335F" w:rsidR="00F51C1B" w:rsidRDefault="00A91D2E"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represents a </w:t>
      </w:r>
      <w:commentRangeStart w:id="54"/>
      <w:r>
        <w:rPr>
          <w:rFonts w:ascii="Times New Roman" w:eastAsia="Times New Roman" w:hAnsi="Times New Roman" w:cs="Times New Roman"/>
          <w:sz w:val="24"/>
          <w:szCs w:val="24"/>
        </w:rPr>
        <w:t xml:space="preserve">more transparent alternative </w:t>
      </w:r>
      <w:commentRangeEnd w:id="54"/>
      <w:r w:rsidR="00F51C1B">
        <w:rPr>
          <w:rStyle w:val="Marquedecommentaire"/>
        </w:rPr>
        <w:commentReference w:id="54"/>
      </w:r>
      <w:r>
        <w:rPr>
          <w:rFonts w:ascii="Times New Roman" w:eastAsia="Times New Roman" w:hAnsi="Times New Roman" w:cs="Times New Roman"/>
          <w:sz w:val="24"/>
          <w:szCs w:val="24"/>
        </w:rPr>
        <w:t>to arbitrarily comparing pairwise genetic differentiation</w:t>
      </w:r>
      <w:r w:rsidR="001F43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F51C1B">
        <w:rPr>
          <w:rFonts w:ascii="Times New Roman" w:eastAsia="Times New Roman" w:hAnsi="Times New Roman" w:cs="Times New Roman"/>
          <w:sz w:val="24"/>
          <w:szCs w:val="24"/>
        </w:rPr>
        <w:t>. Nonetheless</w:t>
      </w:r>
      <w:r>
        <w:rPr>
          <w:rFonts w:ascii="Times New Roman" w:eastAsia="Times New Roman" w:hAnsi="Times New Roman" w:cs="Times New Roman"/>
          <w:sz w:val="24"/>
          <w:szCs w:val="24"/>
        </w:rPr>
        <w:t xml:space="preserve">, </w:t>
      </w:r>
      <w:r w:rsidR="00F51C1B">
        <w:rPr>
          <w:rFonts w:ascii="Times New Roman" w:eastAsia="Times New Roman" w:hAnsi="Times New Roman" w:cs="Times New Roman"/>
          <w:sz w:val="24"/>
          <w:szCs w:val="24"/>
        </w:rPr>
        <w:t xml:space="preserve">more </w:t>
      </w:r>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varies with other factors </w:t>
      </w:r>
      <w:r w:rsidR="00F51C1B">
        <w:rPr>
          <w:rFonts w:ascii="Times New Roman" w:eastAsia="Times New Roman" w:hAnsi="Times New Roman" w:cs="Times New Roman"/>
          <w:sz w:val="24"/>
          <w:szCs w:val="24"/>
        </w:rPr>
        <w:t>such as: 1)</w:t>
      </w:r>
      <w:r w:rsidR="00390597">
        <w:rPr>
          <w:rFonts w:ascii="Times New Roman" w:eastAsia="Times New Roman" w:hAnsi="Times New Roman" w:cs="Times New Roman"/>
          <w:sz w:val="24"/>
          <w:szCs w:val="24"/>
        </w:rPr>
        <w:t xml:space="preserve"> genetic distance</w:t>
      </w:r>
      <w:r w:rsidR="00F51C1B">
        <w:rPr>
          <w:rFonts w:ascii="Times New Roman" w:eastAsia="Times New Roman" w:hAnsi="Times New Roman" w:cs="Times New Roman"/>
          <w:sz w:val="24"/>
          <w:szCs w:val="24"/>
        </w:rPr>
        <w:t>; 2)</w:t>
      </w:r>
      <w:r w:rsidR="00390597">
        <w:rPr>
          <w:rFonts w:ascii="Times New Roman" w:eastAsia="Times New Roman" w:hAnsi="Times New Roman" w:cs="Times New Roman"/>
          <w:sz w:val="24"/>
          <w:szCs w:val="24"/>
        </w:rPr>
        <w:t xml:space="preserve"> spatial autocorrelation in genetic legacies</w:t>
      </w:r>
      <w:r w:rsidR="00F51C1B">
        <w:rPr>
          <w:rFonts w:ascii="Times New Roman" w:eastAsia="Times New Roman" w:hAnsi="Times New Roman" w:cs="Times New Roman"/>
          <w:sz w:val="24"/>
          <w:szCs w:val="24"/>
        </w:rPr>
        <w:t xml:space="preserve">; 3) </w:t>
      </w:r>
      <w:r w:rsidR="00390597">
        <w:rPr>
          <w:rFonts w:ascii="Times New Roman" w:eastAsia="Times New Roman" w:hAnsi="Times New Roman" w:cs="Times New Roman"/>
          <w:sz w:val="24"/>
          <w:szCs w:val="24"/>
        </w:rPr>
        <w:t>effective population size</w:t>
      </w:r>
      <w:r w:rsidR="00F51C1B">
        <w:rPr>
          <w:rFonts w:ascii="Times New Roman" w:eastAsia="Times New Roman" w:hAnsi="Times New Roman" w:cs="Times New Roman"/>
          <w:sz w:val="24"/>
          <w:szCs w:val="24"/>
        </w:rPr>
        <w:t xml:space="preserve">; and 4) </w:t>
      </w:r>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2019C197" w:rsidR="00390597" w:rsidRDefault="00F51C1B" w:rsidP="00B47107">
      <w:pPr>
        <w:spacing w:before="240" w:after="240" w:line="480" w:lineRule="auto"/>
        <w:rPr>
          <w:ins w:id="55" w:author="Patrick" w:date="2020-07-29T13:42:00Z"/>
          <w:rFonts w:ascii="Times New Roman" w:eastAsia="Times New Roman" w:hAnsi="Times New Roman" w:cs="Times New Roman"/>
          <w:sz w:val="24"/>
          <w:szCs w:val="24"/>
        </w:rPr>
      </w:pPr>
      <w:r>
        <w:rPr>
          <w:rFonts w:ascii="Times New Roman" w:eastAsia="Times New Roman" w:hAnsi="Times New Roman" w:cs="Times New Roman"/>
          <w:sz w:val="24"/>
          <w:szCs w:val="24"/>
        </w:rPr>
        <w:t>Finally, s</w:t>
      </w:r>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r>
        <w:rPr>
          <w:rFonts w:ascii="Times New Roman" w:eastAsia="Times New Roman" w:hAnsi="Times New Roman" w:cs="Times New Roman"/>
          <w:sz w:val="24"/>
          <w:szCs w:val="24"/>
        </w:rPr>
        <w:t xml:space="preserve">in new systems </w:t>
      </w:r>
      <w:r w:rsidR="00504319" w:rsidRPr="00504319">
        <w:rPr>
          <w:rFonts w:ascii="Times New Roman" w:eastAsia="Times New Roman" w:hAnsi="Times New Roman" w:cs="Times New Roman"/>
          <w:sz w:val="24"/>
          <w:szCs w:val="24"/>
        </w:rPr>
        <w:t xml:space="preserve">will require some </w:t>
      </w:r>
      <w:r w:rsidR="00504319" w:rsidRPr="003A4F52">
        <w:rPr>
          <w:rFonts w:ascii="Times New Roman" w:eastAsia="Times New Roman" w:hAnsi="Times New Roman" w:cs="Times New Roman"/>
          <w:i/>
          <w:iCs/>
          <w:sz w:val="24"/>
          <w:szCs w:val="24"/>
        </w:rPr>
        <w:t>a priori</w:t>
      </w:r>
      <w:r w:rsidR="00504319" w:rsidRPr="00504319">
        <w:rPr>
          <w:rFonts w:ascii="Times New Roman" w:eastAsia="Times New Roman" w:hAnsi="Times New Roman" w:cs="Times New Roman"/>
          <w:sz w:val="24"/>
          <w:szCs w:val="24"/>
        </w:rPr>
        <w:t xml:space="preserve"> understand</w:t>
      </w:r>
      <w:r w:rsidR="00CB0ABF">
        <w:rPr>
          <w:rFonts w:ascii="Times New Roman" w:eastAsia="Times New Roman" w:hAnsi="Times New Roman" w:cs="Times New Roman"/>
          <w:sz w:val="24"/>
          <w:szCs w:val="24"/>
        </w:rPr>
        <w:t xml:space="preserve">ing of the </w:t>
      </w:r>
      <w:commentRangeStart w:id="56"/>
      <w:r w:rsidR="00CB0ABF">
        <w:rPr>
          <w:rFonts w:ascii="Times New Roman" w:eastAsia="Times New Roman" w:hAnsi="Times New Roman" w:cs="Times New Roman"/>
          <w:sz w:val="24"/>
          <w:szCs w:val="24"/>
        </w:rPr>
        <w:t>range of useful</w:t>
      </w:r>
      <w:r w:rsidR="00504319" w:rsidRPr="00504319">
        <w:rPr>
          <w:rFonts w:ascii="Times New Roman" w:eastAsia="Times New Roman" w:hAnsi="Times New Roman" w:cs="Times New Roman"/>
          <w:sz w:val="24"/>
          <w:szCs w:val="24"/>
        </w:rPr>
        <w:t xml:space="preserve"> threshold values </w:t>
      </w:r>
      <w:commentRangeEnd w:id="56"/>
      <w:r>
        <w:rPr>
          <w:rStyle w:val="Marquedecommentaire"/>
        </w:rPr>
        <w:commentReference w:id="56"/>
      </w:r>
      <w:r w:rsidR="00504319" w:rsidRPr="00504319">
        <w:rPr>
          <w:rFonts w:ascii="Times New Roman" w:eastAsia="Times New Roman" w:hAnsi="Times New Roman" w:cs="Times New Roman"/>
          <w:sz w:val="24"/>
          <w:szCs w:val="24"/>
        </w:rPr>
        <w:t>to u</w:t>
      </w:r>
      <w:r w:rsidR="00CB0ABF">
        <w:rPr>
          <w:rFonts w:ascii="Times New Roman" w:eastAsia="Times New Roman" w:hAnsi="Times New Roman" w:cs="Times New Roman"/>
          <w:sz w:val="24"/>
          <w:szCs w:val="24"/>
        </w:rPr>
        <w:t>se.</w:t>
      </w:r>
      <w:ins w:id="57" w:author="Patrick" w:date="2020-07-29T13:39:00Z">
        <w:r>
          <w:rPr>
            <w:rFonts w:ascii="Times New Roman" w:eastAsia="Times New Roman" w:hAnsi="Times New Roman" w:cs="Times New Roman"/>
            <w:sz w:val="24"/>
            <w:szCs w:val="24"/>
          </w:rPr>
          <w:t xml:space="preserve"> </w:t>
        </w:r>
        <w:commentRangeStart w:id="58"/>
        <w:r>
          <w:rPr>
            <w:rFonts w:ascii="Times New Roman" w:eastAsia="Times New Roman" w:hAnsi="Times New Roman" w:cs="Times New Roman"/>
            <w:sz w:val="24"/>
            <w:szCs w:val="24"/>
          </w:rPr>
          <w:t>These v</w:t>
        </w:r>
      </w:ins>
      <w:ins w:id="59" w:author="Patrick" w:date="2020-07-29T13:40:00Z">
        <w:r>
          <w:rPr>
            <w:rFonts w:ascii="Times New Roman" w:eastAsia="Times New Roman" w:hAnsi="Times New Roman" w:cs="Times New Roman"/>
            <w:sz w:val="24"/>
            <w:szCs w:val="24"/>
          </w:rPr>
          <w:t xml:space="preserve">alues represent… </w:t>
        </w:r>
        <w:commentRangeEnd w:id="58"/>
        <w:r>
          <w:rPr>
            <w:rStyle w:val="Marquedecommentaire"/>
          </w:rPr>
          <w:commentReference w:id="58"/>
        </w:r>
      </w:ins>
      <w:r w:rsidR="00CB0ABF">
        <w:rPr>
          <w:rFonts w:ascii="Times New Roman" w:eastAsia="Times New Roman" w:hAnsi="Times New Roman" w:cs="Times New Roman"/>
          <w:sz w:val="24"/>
          <w:szCs w:val="24"/>
        </w:rPr>
        <w:t xml:space="preserve"> </w:t>
      </w:r>
      <w:commentRangeStart w:id="60"/>
      <w:r w:rsidR="00CB0ABF">
        <w:rPr>
          <w:rFonts w:ascii="Times New Roman" w:eastAsia="Times New Roman" w:hAnsi="Times New Roman" w:cs="Times New Roman"/>
          <w:sz w:val="24"/>
          <w:szCs w:val="24"/>
        </w:rPr>
        <w:t>Simulation</w:t>
      </w:r>
      <w:commentRangeEnd w:id="60"/>
      <w:r>
        <w:rPr>
          <w:rStyle w:val="Marquedecommentaire"/>
        </w:rPr>
        <w:commentReference w:id="60"/>
      </w:r>
      <w:r w:rsidR="00CB0ABF">
        <w:rPr>
          <w:rFonts w:ascii="Times New Roman" w:eastAsia="Times New Roman" w:hAnsi="Times New Roman" w:cs="Times New Roman"/>
          <w:sz w:val="24"/>
          <w:szCs w:val="24"/>
        </w:rPr>
        <w:t xml:space="preserve">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[66]","plainTextFormattedCitation":"[66]","previouslyFormattedCitation":"[67]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r w:rsidR="005F2768" w:rsidRPr="00DF7D4D">
        <w:rPr>
          <w:rFonts w:ascii="Times New Roman" w:eastAsia="Times New Roman" w:hAnsi="Times New Roman" w:cs="Times New Roman"/>
          <w:i/>
          <w:sz w:val="24"/>
          <w:szCs w:val="24"/>
        </w:rPr>
        <w:t>CDMetaPOP</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8B6989">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BC3187" w:rsidRPr="00BC3187">
        <w:rPr>
          <w:rFonts w:ascii="Times New Roman" w:eastAsia="Times New Roman" w:hAnsi="Times New Roman" w:cs="Times New Roman"/>
          <w:noProof/>
          <w:sz w:val="24"/>
          <w:szCs w:val="24"/>
        </w:rPr>
        <w:t>[44]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[67]","plainTextFormattedCitation":"[67]","previouslyFormattedCitation":"[68]"},"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[68]","plainTextFormattedCitation":"[68]","previouslyFormattedCitation":"[69]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[68]</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E768D0">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[69]","plainTextFormattedCitation":"[69]","previouslyFormattedCitation":"[70]"},"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E768D0" w:rsidRPr="00E768D0">
        <w:rPr>
          <w:rFonts w:ascii="Times New Roman" w:eastAsia="Times New Roman" w:hAnsi="Times New Roman" w:cs="Times New Roman"/>
          <w:noProof/>
          <w:sz w:val="24"/>
          <w:szCs w:val="24"/>
        </w:rPr>
        <w:t>[69]</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outbreaking or invasive </w:t>
      </w:r>
      <w:commentRangeStart w:id="61"/>
      <w:r w:rsidR="00504319" w:rsidRPr="00504319">
        <w:rPr>
          <w:rFonts w:ascii="Times New Roman" w:eastAsia="Times New Roman" w:hAnsi="Times New Roman" w:cs="Times New Roman"/>
          <w:sz w:val="24"/>
          <w:szCs w:val="24"/>
        </w:rPr>
        <w:t>species</w:t>
      </w:r>
      <w:commentRangeEnd w:id="61"/>
      <w:r>
        <w:rPr>
          <w:rStyle w:val="Marquedecommentaire"/>
        </w:rPr>
        <w:commentReference w:id="61"/>
      </w:r>
      <w:r w:rsidR="00504319" w:rsidRPr="00504319">
        <w:rPr>
          <w:rFonts w:ascii="Times New Roman" w:eastAsia="Times New Roman" w:hAnsi="Times New Roman" w:cs="Times New Roman"/>
          <w:sz w:val="24"/>
          <w:szCs w:val="24"/>
        </w:rPr>
        <w:t>.</w:t>
      </w:r>
    </w:p>
    <w:p w14:paraId="39BEF1E4" w14:textId="60BFFFFE" w:rsidR="00F51C1B" w:rsidRDefault="00F51C1B" w:rsidP="00B47107">
      <w:pPr>
        <w:spacing w:before="240" w:after="240" w:line="480" w:lineRule="auto"/>
        <w:rPr>
          <w:rFonts w:ascii="Times New Roman" w:eastAsia="Times New Roman" w:hAnsi="Times New Roman" w:cs="Times New Roman"/>
          <w:sz w:val="24"/>
          <w:szCs w:val="24"/>
        </w:rPr>
      </w:pPr>
      <w:commentRangeStart w:id="62"/>
      <w:ins w:id="63" w:author="Patrick" w:date="2020-07-29T13:42:00Z">
        <w:r>
          <w:rPr>
            <w:rFonts w:ascii="Times New Roman" w:eastAsia="Times New Roman" w:hAnsi="Times New Roman" w:cs="Times New Roman"/>
            <w:sz w:val="24"/>
            <w:szCs w:val="24"/>
          </w:rPr>
          <w:t>XX</w:t>
        </w:r>
        <w:commentRangeEnd w:id="62"/>
        <w:r>
          <w:rPr>
            <w:rStyle w:val="Marquedecommentaire"/>
          </w:rPr>
          <w:commentReference w:id="62"/>
        </w:r>
      </w:ins>
    </w:p>
    <w:p w14:paraId="11E39B79" w14:textId="77777777" w:rsidR="00F51C1B" w:rsidRPr="003A4F52" w:rsidRDefault="00F51C1B" w:rsidP="00B47107">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764C2B7F" w14:textId="6CABB249" w:rsidR="00804242" w:rsidRDefault="009E00FB" w:rsidP="00B4710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REFERENCES</w:t>
      </w:r>
    </w:p>
    <w:p w14:paraId="338E92DF" w14:textId="6C23C470" w:rsidR="00E768D0" w:rsidRPr="00E768D0" w:rsidRDefault="004E13A5"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E768D0" w:rsidRPr="00E768D0">
        <w:rPr>
          <w:rFonts w:ascii="Times New Roman" w:hAnsi="Times New Roman" w:cs="Times New Roman"/>
          <w:noProof/>
          <w:sz w:val="24"/>
          <w:szCs w:val="24"/>
        </w:rPr>
        <w:t xml:space="preserve">1. </w:t>
      </w:r>
      <w:r w:rsidR="00E768D0" w:rsidRPr="00E768D0">
        <w:rPr>
          <w:rFonts w:ascii="Times New Roman" w:hAnsi="Times New Roman" w:cs="Times New Roman"/>
          <w:noProof/>
          <w:sz w:val="24"/>
          <w:szCs w:val="24"/>
        </w:rPr>
        <w:tab/>
        <w:t xml:space="preserve">Leigh DM, Hendry AP, Vázquez‐Domínguez E, Friesen VL. Estimated six percent loss of </w:t>
      </w:r>
      <w:r w:rsidR="00E768D0" w:rsidRPr="00E768D0">
        <w:rPr>
          <w:rFonts w:ascii="Times New Roman" w:hAnsi="Times New Roman" w:cs="Times New Roman"/>
          <w:noProof/>
          <w:sz w:val="24"/>
          <w:szCs w:val="24"/>
        </w:rPr>
        <w:lastRenderedPageBreak/>
        <w:t>genetic variation in wild populations since the industrial revolution. Evol Appl. 2019; 1–8. doi:10.1111/eva.12810</w:t>
      </w:r>
    </w:p>
    <w:p w14:paraId="7FA534F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 </w:t>
      </w:r>
      <w:r w:rsidRPr="00E768D0">
        <w:rPr>
          <w:rFonts w:ascii="Times New Roman" w:hAnsi="Times New Roman" w:cs="Times New Roman"/>
          <w:noProof/>
          <w:sz w:val="24"/>
          <w:szCs w:val="24"/>
        </w:rPr>
        <w:tab/>
        <w:t>Dirzo R, Young HS, Galetti M, Ceballos G, Isaac NJB, Collen B. Defaunation in the Anthropocene. Science (80- ). 2014;401: 401–406. doi:10.1126/science.1251817</w:t>
      </w:r>
    </w:p>
    <w:p w14:paraId="7FEF1F7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 </w:t>
      </w:r>
      <w:r w:rsidRPr="00E768D0">
        <w:rPr>
          <w:rFonts w:ascii="Times New Roman" w:hAnsi="Times New Roman" w:cs="Times New Roman"/>
          <w:noProof/>
          <w:sz w:val="24"/>
          <w:szCs w:val="24"/>
        </w:rPr>
        <w:tab/>
        <w:t>Bellard C, Bertelsmeier C, Leadley P, Thuiller W, Courchamp F. Impacts of climate change on the future of biodiversity. Ecol Lett. 2012;15: 365–377. doi:10.1111/j.1461-0248.2011.01736.x</w:t>
      </w:r>
    </w:p>
    <w:p w14:paraId="1397B3D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 </w:t>
      </w:r>
      <w:r w:rsidRPr="00E768D0">
        <w:rPr>
          <w:rFonts w:ascii="Times New Roman" w:hAnsi="Times New Roman" w:cs="Times New Roman"/>
          <w:noProof/>
          <w:sz w:val="24"/>
          <w:szCs w:val="24"/>
        </w:rPr>
        <w:tab/>
        <w:t>Fenderson LE, Kovach AI, Llamas B. Spatiotemporal Landscape Genetics: Investigating Ecology and Evolution through Space and Time. Mol Ecol. 2019; mec.15315. doi:10.1111/mec.15315</w:t>
      </w:r>
    </w:p>
    <w:p w14:paraId="3DDADFD9"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 </w:t>
      </w:r>
      <w:r w:rsidRPr="00E768D0">
        <w:rPr>
          <w:rFonts w:ascii="Times New Roman" w:hAnsi="Times New Roman" w:cs="Times New Roman"/>
          <w:noProof/>
          <w:sz w:val="24"/>
          <w:szCs w:val="24"/>
        </w:rPr>
        <w:tab/>
        <w:t>Bradburd GS, Ralph PL. Spatial Population Genetics: It’s About Time. Annu Rev Ecol Evol Syst. 2019;50: 427–449. doi:10.1146/annurev-ecolsys-110316-022659</w:t>
      </w:r>
    </w:p>
    <w:p w14:paraId="10CA702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 </w:t>
      </w:r>
      <w:r w:rsidRPr="00E768D0">
        <w:rPr>
          <w:rFonts w:ascii="Times New Roman" w:hAnsi="Times New Roman" w:cs="Times New Roman"/>
          <w:noProof/>
          <w:sz w:val="24"/>
          <w:szCs w:val="24"/>
        </w:rPr>
        <w:tab/>
        <w:t>Lowe WH, Allendorf FW. What can genetics tell us about population connectivity? Mol Ecol. 2010;19: 3038–3051. doi:10.1111/j.1365-294X.2010.04688.x</w:t>
      </w:r>
    </w:p>
    <w:p w14:paraId="413C9C32"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7. </w:t>
      </w:r>
      <w:r w:rsidRPr="00E768D0">
        <w:rPr>
          <w:rFonts w:ascii="Times New Roman" w:hAnsi="Times New Roman" w:cs="Times New Roman"/>
          <w:noProof/>
          <w:sz w:val="24"/>
          <w:szCs w:val="24"/>
        </w:rPr>
        <w:tab/>
        <w:t>Segelbacher G, Cushman SA, Epperson BK, Fortin MJ, Francois O, Hardy OJ, et al. Applications of landscape genetics in conservation biology: Concepts and challenges. Conserv Genet. 2010;11: 375–385. doi:10.1007/s10592-009-0044-5</w:t>
      </w:r>
    </w:p>
    <w:p w14:paraId="4D410DD1"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8. </w:t>
      </w:r>
      <w:r w:rsidRPr="00E768D0">
        <w:rPr>
          <w:rFonts w:ascii="Times New Roman" w:hAnsi="Times New Roman" w:cs="Times New Roman"/>
          <w:noProof/>
          <w:sz w:val="24"/>
          <w:szCs w:val="24"/>
        </w:rPr>
        <w:tab/>
        <w:t>Allendorf FW, Hohenlohe PA, Luikart G. Genomics and the future of conservation genetics. Nat Rev Genet. 2010;11: 697–709. doi:10.1038/nrg2844</w:t>
      </w:r>
    </w:p>
    <w:p w14:paraId="53BBFB1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9. </w:t>
      </w:r>
      <w:r w:rsidRPr="00E768D0">
        <w:rPr>
          <w:rFonts w:ascii="Times New Roman" w:hAnsi="Times New Roman" w:cs="Times New Roman"/>
          <w:noProof/>
          <w:sz w:val="24"/>
          <w:szCs w:val="24"/>
        </w:rPr>
        <w:tab/>
        <w:t>Harrisson KA, Pavlova A, Telonis-Scott M, Sunnucks P. Using genomics to characterize evolutionary potential for conservation of wild populations. Evol Appl. 2014;7: 1008–1025. doi:10.1111/eva.12149</w:t>
      </w:r>
    </w:p>
    <w:p w14:paraId="6D9C9E5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10. </w:t>
      </w:r>
      <w:r w:rsidRPr="00E768D0">
        <w:rPr>
          <w:rFonts w:ascii="Times New Roman" w:hAnsi="Times New Roman" w:cs="Times New Roman"/>
          <w:noProof/>
          <w:sz w:val="24"/>
          <w:szCs w:val="24"/>
        </w:rPr>
        <w:tab/>
        <w:t>Moraes AM, Ruiz-Miranda CR, Ribeiro MC, Grativol AD, da S. Carvalho C, Dietz JM, et al. Temporal genetic dynamics of reintroduced and translocated populations of the endangered golden lion tamarin (Leontopithecus rosalia). Conserv Genet. 2017;18: 995–1009. doi:10.1007/s10592-017-0948-4</w:t>
      </w:r>
    </w:p>
    <w:p w14:paraId="2C73222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11. </w:t>
      </w:r>
      <w:r w:rsidRPr="00E768D0">
        <w:rPr>
          <w:rFonts w:ascii="Times New Roman" w:hAnsi="Times New Roman" w:cs="Times New Roman"/>
          <w:noProof/>
          <w:sz w:val="24"/>
          <w:szCs w:val="24"/>
        </w:rPr>
        <w:tab/>
        <w:t>Díez-del-Molino D, Sánchez-Barreiro F, Barnes I, Gilbert MTP, Dalén L. Quantifying Temporal Genomic Erosion in Endangered Species. Trends Ecol Evol. 2018;33: 176–185. doi:10.1016/j.tree.2017.12.002</w:t>
      </w:r>
    </w:p>
    <w:p w14:paraId="57F32FE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12. </w:t>
      </w:r>
      <w:r w:rsidRPr="00E768D0">
        <w:rPr>
          <w:rFonts w:ascii="Times New Roman" w:hAnsi="Times New Roman" w:cs="Times New Roman"/>
          <w:noProof/>
          <w:sz w:val="24"/>
          <w:szCs w:val="24"/>
        </w:rPr>
        <w:tab/>
        <w:t>Lauterjung MB, Montagna T, Bernardi AP, da Silva JZ, da Costa NCF, Steiner F, et al. Temporal changes in population genetics of six threatened Brazilian plant species in a fragmented landscape. For Ecol Manage. 2019;435: 144–150. doi:10.1016/j.foreco.2018.12.058</w:t>
      </w:r>
    </w:p>
    <w:p w14:paraId="2782828C"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13. </w:t>
      </w:r>
      <w:r w:rsidRPr="00E768D0">
        <w:rPr>
          <w:rFonts w:ascii="Times New Roman" w:hAnsi="Times New Roman" w:cs="Times New Roman"/>
          <w:noProof/>
          <w:sz w:val="24"/>
          <w:szCs w:val="24"/>
        </w:rPr>
        <w:tab/>
        <w:t>Banks SC, Cary GJ, Smith AL, Davies ID, Driscoll DA, Gill AM, et al. How does ecological disturbance influence genetic diversity ? Trends Ecol Evol. 2013;28: 670–679. doi:10.1016/j.tree.2013.08.005</w:t>
      </w:r>
    </w:p>
    <w:p w14:paraId="54D6FA7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14. </w:t>
      </w:r>
      <w:r w:rsidRPr="00E768D0">
        <w:rPr>
          <w:rFonts w:ascii="Times New Roman" w:hAnsi="Times New Roman" w:cs="Times New Roman"/>
          <w:noProof/>
          <w:sz w:val="24"/>
          <w:szCs w:val="24"/>
        </w:rPr>
        <w:tab/>
        <w:t xml:space="preserve">Wright S. Isolation by Distance. Genetics. 1943;28: 114–138. </w:t>
      </w:r>
    </w:p>
    <w:p w14:paraId="56539D9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15. </w:t>
      </w:r>
      <w:r w:rsidRPr="00E768D0">
        <w:rPr>
          <w:rFonts w:ascii="Times New Roman" w:hAnsi="Times New Roman" w:cs="Times New Roman"/>
          <w:noProof/>
          <w:sz w:val="24"/>
          <w:szCs w:val="24"/>
        </w:rPr>
        <w:tab/>
        <w:t xml:space="preserve">Rousset F. Genetic Differentiation and Estimation of Gene Flow from FStatistics Under Isolation by Distance. Genetics. 1997;145: 1219–1228. </w:t>
      </w:r>
    </w:p>
    <w:p w14:paraId="60D28FF0"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16. </w:t>
      </w:r>
      <w:r w:rsidRPr="00E768D0">
        <w:rPr>
          <w:rFonts w:ascii="Times New Roman" w:hAnsi="Times New Roman" w:cs="Times New Roman"/>
          <w:noProof/>
          <w:sz w:val="24"/>
          <w:szCs w:val="24"/>
        </w:rPr>
        <w:tab/>
        <w:t>Maruyama T, Fuerstt PA. Population bottlenecks and nonequilibrium models in opulation genetics. II. Number of alleles in a small population that was formed by a recent bottleneck. Genetics. 1985;111: 675–689. Available: https://www.ncbi.nlm.nih.gov/pmc/articles/PMC1202664/pdf/675.pdf</w:t>
      </w:r>
    </w:p>
    <w:p w14:paraId="08E8C65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17. </w:t>
      </w:r>
      <w:r w:rsidRPr="00E768D0">
        <w:rPr>
          <w:rFonts w:ascii="Times New Roman" w:hAnsi="Times New Roman" w:cs="Times New Roman"/>
          <w:noProof/>
          <w:sz w:val="24"/>
          <w:szCs w:val="24"/>
        </w:rPr>
        <w:tab/>
        <w:t>Gattepaille LM, Jakobsson M, Blum MGB. Inferring population size changes with sequence and SNP data: Lessons from human bottlenecks. Heredity (Edinb). 2013;110: 409–419. doi:10.1038/hdy.2012.120</w:t>
      </w:r>
    </w:p>
    <w:p w14:paraId="650E2E3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18. </w:t>
      </w:r>
      <w:r w:rsidRPr="00E768D0">
        <w:rPr>
          <w:rFonts w:ascii="Times New Roman" w:hAnsi="Times New Roman" w:cs="Times New Roman"/>
          <w:noProof/>
          <w:sz w:val="24"/>
          <w:szCs w:val="24"/>
        </w:rPr>
        <w:tab/>
        <w:t>Buschbom J, Yanbaev Y, Degen B. Efficient long-distance gene flow into an isolated relict oak stand. J Hered. 2011;102: 464–472. doi:10.1093/jhered/esr023</w:t>
      </w:r>
    </w:p>
    <w:p w14:paraId="6C0F73F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19. </w:t>
      </w:r>
      <w:r w:rsidRPr="00E768D0">
        <w:rPr>
          <w:rFonts w:ascii="Times New Roman" w:hAnsi="Times New Roman" w:cs="Times New Roman"/>
          <w:noProof/>
          <w:sz w:val="24"/>
          <w:szCs w:val="24"/>
        </w:rPr>
        <w:tab/>
        <w:t>Bezemer N, Krauss SL, Roberts DG, Hopper SD. Conservation of old individual trees and small populations is integral to maintain species’ genetic diversity of a historically fragmented woody perennial. Mol Ecol. 2019; 3339–3357. doi:10.1111/mec.15164</w:t>
      </w:r>
    </w:p>
    <w:p w14:paraId="27E13E0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20. </w:t>
      </w:r>
      <w:r w:rsidRPr="00E768D0">
        <w:rPr>
          <w:rFonts w:ascii="Times New Roman" w:hAnsi="Times New Roman" w:cs="Times New Roman"/>
          <w:noProof/>
          <w:sz w:val="24"/>
          <w:szCs w:val="24"/>
        </w:rPr>
        <w:tab/>
        <w:t>Wittische J, Janes JK, James PMA. Modelling landscape genetic connectivity of the mountain pine beetle in western Canada. Can J For Res. 2019;1348: 1339–1348. doi:10.1139/cjfr-2018-0417</w:t>
      </w:r>
    </w:p>
    <w:p w14:paraId="07153DE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21. </w:t>
      </w:r>
      <w:r w:rsidRPr="00E768D0">
        <w:rPr>
          <w:rFonts w:ascii="Times New Roman" w:hAnsi="Times New Roman" w:cs="Times New Roman"/>
          <w:noProof/>
          <w:sz w:val="24"/>
          <w:szCs w:val="24"/>
        </w:rPr>
        <w:tab/>
        <w:t>Larroque J, Legault S, Johns R, Lumley L, Cusson M, Renaut S, et al. Temporal variation in spatial genetic structure during population outbreaks: Distinguishing among different potential drivers of spatial synchrony. Evol Appl. 2019; 1–15. doi:10.1111/eva.12852</w:t>
      </w:r>
    </w:p>
    <w:p w14:paraId="54F58D7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22. </w:t>
      </w:r>
      <w:r w:rsidRPr="00E768D0">
        <w:rPr>
          <w:rFonts w:ascii="Times New Roman" w:hAnsi="Times New Roman" w:cs="Times New Roman"/>
          <w:noProof/>
          <w:sz w:val="24"/>
          <w:szCs w:val="24"/>
        </w:rPr>
        <w:tab/>
        <w:t>Suárez NM, Betancor E, Fregel R, Rodríguez F, Pestano J, Sua NM, et al. Genetic signature of a severe forest fire on the endangered Gran Canaria blue chaffinch (Fringilla teydea polatzeki). Conserv Genet. 2012;13: 499–507. doi:10.1007/s10592-011-0302-1</w:t>
      </w:r>
    </w:p>
    <w:p w14:paraId="6B408B9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23. </w:t>
      </w:r>
      <w:r w:rsidRPr="00E768D0">
        <w:rPr>
          <w:rFonts w:ascii="Times New Roman" w:hAnsi="Times New Roman" w:cs="Times New Roman"/>
          <w:noProof/>
          <w:sz w:val="24"/>
          <w:szCs w:val="24"/>
        </w:rPr>
        <w:tab/>
        <w:t>Poff NLR, Larson EI, Salerno PE, Morton SG, Kondratieff BC, Flecker AS, et al. Extreme streams: species persistence and genomic change in montane insect populations across a flooding gradient. Ecol Lett. 2018;21: 525–535. doi:10.1111/ele.12918</w:t>
      </w:r>
    </w:p>
    <w:p w14:paraId="2638ABC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24. </w:t>
      </w:r>
      <w:r w:rsidRPr="00E768D0">
        <w:rPr>
          <w:rFonts w:ascii="Times New Roman" w:hAnsi="Times New Roman" w:cs="Times New Roman"/>
          <w:noProof/>
          <w:sz w:val="24"/>
          <w:szCs w:val="24"/>
        </w:rPr>
        <w:tab/>
        <w:t xml:space="preserve">Mack RN, Simberloff D, Lonsdale WM, Evans H, Clout M, Bazzaz FA. Biotic invasions: causes, epidemiology, global consequences, and control. Ecol Appl. 2000;10: 689–710. </w:t>
      </w:r>
    </w:p>
    <w:p w14:paraId="67239FE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25. </w:t>
      </w:r>
      <w:r w:rsidRPr="00E768D0">
        <w:rPr>
          <w:rFonts w:ascii="Times New Roman" w:hAnsi="Times New Roman" w:cs="Times New Roman"/>
          <w:noProof/>
          <w:sz w:val="24"/>
          <w:szCs w:val="24"/>
        </w:rPr>
        <w:tab/>
        <w:t>Fisher MC, Garner TWJ. Chytrid fungi and global amphibian declines. Nat Rev Microbiol. 2020;18: 332–343. doi:10.1038/s41579-020-0335-x</w:t>
      </w:r>
    </w:p>
    <w:p w14:paraId="5CBB39B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26. </w:t>
      </w:r>
      <w:r w:rsidRPr="00E768D0">
        <w:rPr>
          <w:rFonts w:ascii="Times New Roman" w:hAnsi="Times New Roman" w:cs="Times New Roman"/>
          <w:noProof/>
          <w:sz w:val="24"/>
          <w:szCs w:val="24"/>
        </w:rPr>
        <w:tab/>
        <w:t>Maynard AJ, Ambrose L, Cooper RD, Chow WK, Davis JB, Muzari MO, et al. Tiger on the prowl: Invasion history and spatio-temporal genetic structure of the Asian tiger mosquito Aedes albopictus (Skuse 1894) in the Indo-Pacific. PLoS Negl Trop Dis. 2017;11: 1–27. doi:10.1371/journal.pntd.0005546</w:t>
      </w:r>
    </w:p>
    <w:p w14:paraId="15A2DE0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27. </w:t>
      </w:r>
      <w:r w:rsidRPr="00E768D0">
        <w:rPr>
          <w:rFonts w:ascii="Times New Roman" w:hAnsi="Times New Roman" w:cs="Times New Roman"/>
          <w:noProof/>
          <w:sz w:val="24"/>
          <w:szCs w:val="24"/>
        </w:rPr>
        <w:tab/>
        <w:t>Apodaca JJ, Trexler JC, Jue NK, Schrader M, Travis J. Large-scale natural disturbance alters genetic population structure of the sailfin molly, poecilia latipinna. Am Nat. 2013;181: 254–263. doi:10.1086/668831</w:t>
      </w:r>
    </w:p>
    <w:p w14:paraId="242D831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28. </w:t>
      </w:r>
      <w:r w:rsidRPr="00E768D0">
        <w:rPr>
          <w:rFonts w:ascii="Times New Roman" w:hAnsi="Times New Roman" w:cs="Times New Roman"/>
          <w:noProof/>
          <w:sz w:val="24"/>
          <w:szCs w:val="24"/>
        </w:rPr>
        <w:tab/>
        <w:t>Bolnick DI, Nosil P. Natural selection in populations subject to a migration load. Evolution (N Y). 2007;61: 2229–2243. doi:10.1111/j.1558-5646.2007.00179.x</w:t>
      </w:r>
    </w:p>
    <w:p w14:paraId="010C136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29. </w:t>
      </w:r>
      <w:r w:rsidRPr="00E768D0">
        <w:rPr>
          <w:rFonts w:ascii="Times New Roman" w:hAnsi="Times New Roman" w:cs="Times New Roman"/>
          <w:noProof/>
          <w:sz w:val="24"/>
          <w:szCs w:val="24"/>
        </w:rPr>
        <w:tab/>
        <w:t>Kremer A, Ronce O, Robledo-Arnuncio JJ, Guillaume F, Bohrer G, Nathan R, et al. Long-distance gene flow and adaptation of forest trees to rapid climate change. Ecol Lett. 2012;15: 378–392. doi:10.1111/j.1461-0248.2012.01746.x</w:t>
      </w:r>
    </w:p>
    <w:p w14:paraId="475139C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30. </w:t>
      </w:r>
      <w:r w:rsidRPr="00E768D0">
        <w:rPr>
          <w:rFonts w:ascii="Times New Roman" w:hAnsi="Times New Roman" w:cs="Times New Roman"/>
          <w:noProof/>
          <w:sz w:val="24"/>
          <w:szCs w:val="24"/>
        </w:rPr>
        <w:tab/>
        <w:t>Aeschbacher S, Selby JP, Willis JH, Coop GM. Population-genomic inference of the strength and timing of selection against gene flow. 2016; 1–6. doi:10.1101/072736</w:t>
      </w:r>
    </w:p>
    <w:p w14:paraId="1222353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31. </w:t>
      </w:r>
      <w:r w:rsidRPr="00E768D0">
        <w:rPr>
          <w:rFonts w:ascii="Times New Roman" w:hAnsi="Times New Roman" w:cs="Times New Roman"/>
          <w:noProof/>
          <w:sz w:val="24"/>
          <w:szCs w:val="24"/>
        </w:rPr>
        <w:tab/>
        <w:t>Landguth EL, Holden ZA, Mahalovich MF, Cushman SA. Using landscape genetics simulations for planting blister rust resistant whitebark pine in the US Northern Rocky Mountains. Front Genet. 2017;8: 1–12. doi:10.3389/fgene.2017.00009</w:t>
      </w:r>
    </w:p>
    <w:p w14:paraId="4560BE4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32. </w:t>
      </w:r>
      <w:r w:rsidRPr="00E768D0">
        <w:rPr>
          <w:rFonts w:ascii="Times New Roman" w:hAnsi="Times New Roman" w:cs="Times New Roman"/>
          <w:noProof/>
          <w:sz w:val="24"/>
          <w:szCs w:val="24"/>
        </w:rPr>
        <w:tab/>
        <w:t>Excoffier L, Dupanloup I, Huerta-Sánchez E, Sousa VC, Foll M. Robust Demographic Inference from Genomic and SNP Data. PLoS Genet. 2013;9. doi:10.1371/journal.pgen.1003905</w:t>
      </w:r>
    </w:p>
    <w:p w14:paraId="2B7052D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33. </w:t>
      </w:r>
      <w:r w:rsidRPr="00E768D0">
        <w:rPr>
          <w:rFonts w:ascii="Times New Roman" w:hAnsi="Times New Roman" w:cs="Times New Roman"/>
          <w:noProof/>
          <w:sz w:val="24"/>
          <w:szCs w:val="24"/>
        </w:rPr>
        <w:tab/>
        <w:t>Gutenkunst RN, Hernandez RD, Williamson SH, Bustamante CD. Inferring the joint demographic history of multiple populations from multidimensional SNP frequency data. PLoS Genet. 2009;5. doi:10.1371/journal.pgen.1000695</w:t>
      </w:r>
    </w:p>
    <w:p w14:paraId="0F2763B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34. </w:t>
      </w:r>
      <w:r w:rsidRPr="00E768D0">
        <w:rPr>
          <w:rFonts w:ascii="Times New Roman" w:hAnsi="Times New Roman" w:cs="Times New Roman"/>
          <w:noProof/>
          <w:sz w:val="24"/>
          <w:szCs w:val="24"/>
        </w:rPr>
        <w:tab/>
        <w:t>Kamm J, Terhorst J, Durbin R, Song YS. Efficiently Inferring the Demographic History of Many Populations With Allele Count Data. J Am Stat Assoc. 2019;0: 1–16. doi:10.1080/01621459.2019.1635482</w:t>
      </w:r>
    </w:p>
    <w:p w14:paraId="75293A3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35. </w:t>
      </w:r>
      <w:r w:rsidRPr="00E768D0">
        <w:rPr>
          <w:rFonts w:ascii="Times New Roman" w:hAnsi="Times New Roman" w:cs="Times New Roman"/>
          <w:noProof/>
          <w:sz w:val="24"/>
          <w:szCs w:val="24"/>
        </w:rPr>
        <w:tab/>
        <w:t>Marth GT, Czabarka E, Murvai J, Sherry ST. The Allele Frequency Spectrum in Genome-Wide Human Variation Data Reveals Signals of Differential Demographic History in Three Large World Populations. Genetics. 2004;166: 351–372. doi:10.1534/genetics.166.1.351</w:t>
      </w:r>
    </w:p>
    <w:p w14:paraId="49AC69C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36. </w:t>
      </w:r>
      <w:r w:rsidRPr="00E768D0">
        <w:rPr>
          <w:rFonts w:ascii="Times New Roman" w:hAnsi="Times New Roman" w:cs="Times New Roman"/>
          <w:noProof/>
          <w:sz w:val="24"/>
          <w:szCs w:val="24"/>
        </w:rPr>
        <w:tab/>
        <w:t>Albrechtsen A, Nielsen FC, Nielsen R. Ascertainment biases in SNP chips affect measures of population divergence. Mol Biol Evol. 2010;27: 2534–2547. doi:10.1093/molbev/msq148</w:t>
      </w:r>
    </w:p>
    <w:p w14:paraId="766246D0"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37. </w:t>
      </w:r>
      <w:r w:rsidRPr="00E768D0">
        <w:rPr>
          <w:rFonts w:ascii="Times New Roman" w:hAnsi="Times New Roman" w:cs="Times New Roman"/>
          <w:noProof/>
          <w:sz w:val="24"/>
          <w:szCs w:val="24"/>
        </w:rPr>
        <w:tab/>
        <w:t>Clark AG, Hubisz MJ, Bustamante CD, Williamson SH, Nielsen R. Ascertainment bias in studies of human genome-wide polymorphism. Genome Res. 2005;15: 1496–1502. doi:10.1101/gr.4107905</w:t>
      </w:r>
    </w:p>
    <w:p w14:paraId="334385C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38. </w:t>
      </w:r>
      <w:r w:rsidRPr="00E768D0">
        <w:rPr>
          <w:rFonts w:ascii="Times New Roman" w:hAnsi="Times New Roman" w:cs="Times New Roman"/>
          <w:noProof/>
          <w:sz w:val="24"/>
          <w:szCs w:val="24"/>
        </w:rPr>
        <w:tab/>
        <w:t>Segura-García I, Garavelli L, Tringali M, Matthews T, Chérubin LM, Hunt J, et al. Reconstruction of larval origins based on genetic relatedness and biophysical modeling. Sci Rep. 2019;9: 1–9. doi:10.1038/s41598-019-43435-9</w:t>
      </w:r>
    </w:p>
    <w:p w14:paraId="406F486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39. </w:t>
      </w:r>
      <w:r w:rsidRPr="00E768D0">
        <w:rPr>
          <w:rFonts w:ascii="Times New Roman" w:hAnsi="Times New Roman" w:cs="Times New Roman"/>
          <w:noProof/>
          <w:sz w:val="24"/>
          <w:szCs w:val="24"/>
        </w:rPr>
        <w:tab/>
        <w:t xml:space="preserve">Knight NL, Vaghefi N, Hansen ZR, Kikkert JR, Pethybridge SJ. Temporal Genetic </w:t>
      </w:r>
      <w:r w:rsidRPr="00E768D0">
        <w:rPr>
          <w:rFonts w:ascii="Times New Roman" w:hAnsi="Times New Roman" w:cs="Times New Roman"/>
          <w:noProof/>
          <w:sz w:val="24"/>
          <w:szCs w:val="24"/>
        </w:rPr>
        <w:lastRenderedPageBreak/>
        <w:t>Differentiation of Cercospora beticola Populations in New York Table Beet Fields. Plant Dis. 2018;102: 2074–2082. doi:10.1094/PDIS-01-18-0175-RE</w:t>
      </w:r>
    </w:p>
    <w:p w14:paraId="08398AF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40. </w:t>
      </w:r>
      <w:r w:rsidRPr="00E768D0">
        <w:rPr>
          <w:rFonts w:ascii="Times New Roman" w:hAnsi="Times New Roman" w:cs="Times New Roman"/>
          <w:noProof/>
          <w:sz w:val="24"/>
          <w:szCs w:val="24"/>
        </w:rPr>
        <w:tab/>
        <w:t>Bhatia G, Patterson N, Sankararaman S, Price AL. Estimating and interpreting F. Genome Res. 2013; 1–9. doi:10.1101/gr.154831.113.23</w:t>
      </w:r>
    </w:p>
    <w:p w14:paraId="2294B64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41. </w:t>
      </w:r>
      <w:r w:rsidRPr="00E768D0">
        <w:rPr>
          <w:rFonts w:ascii="Times New Roman" w:hAnsi="Times New Roman" w:cs="Times New Roman"/>
          <w:noProof/>
          <w:sz w:val="24"/>
          <w:szCs w:val="24"/>
        </w:rPr>
        <w:tab/>
        <w:t>Skoglund P, Sjödin P, Skoglund T, Lascoux M, Jakobsson M. Investigating population history using temporal genetic differentiation. Mol Biol Evol. 2014;31: 2516–2527. doi:10.1093/molbev/msu192</w:t>
      </w:r>
    </w:p>
    <w:p w14:paraId="3E221431"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42. </w:t>
      </w:r>
      <w:r w:rsidRPr="00E768D0">
        <w:rPr>
          <w:rFonts w:ascii="Times New Roman" w:hAnsi="Times New Roman" w:cs="Times New Roman"/>
          <w:noProof/>
          <w:sz w:val="24"/>
          <w:szCs w:val="24"/>
        </w:rPr>
        <w:tab/>
        <w:t>Murray GGR, Wang F, Harrison EM, Paterson GK, Mather AE, Harris SR, et al. The effect of genetic structure on molecular dating and tests for temporal signal. Methods Ecol Evol. 2016;7: 80–89. doi:10.1111/2041-210X.12466</w:t>
      </w:r>
    </w:p>
    <w:p w14:paraId="3C6D7770"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43. </w:t>
      </w:r>
      <w:r w:rsidRPr="00E768D0">
        <w:rPr>
          <w:rFonts w:ascii="Times New Roman" w:hAnsi="Times New Roman" w:cs="Times New Roman"/>
          <w:noProof/>
          <w:sz w:val="24"/>
          <w:szCs w:val="24"/>
        </w:rPr>
        <w:tab/>
        <w:t>Legendre P. A temporal beta-diversity index to identify sites that have changed in exceptional ways in space–time surveys. Ecol Evol. 2019;9: 3500–3514. doi:10.1002/ece3.4984</w:t>
      </w:r>
    </w:p>
    <w:p w14:paraId="4E8BE32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44. </w:t>
      </w:r>
      <w:r w:rsidRPr="00E768D0">
        <w:rPr>
          <w:rFonts w:ascii="Times New Roman" w:hAnsi="Times New Roman" w:cs="Times New Roman"/>
          <w:noProof/>
          <w:sz w:val="24"/>
          <w:szCs w:val="24"/>
        </w:rPr>
        <w:tab/>
        <w:t>Landguth EL, Bearlin A, Day CC, Dunham J. CDMetaPOP: an individual-based, eco-evolutionary model for spatially explicit simulation of landscape demogenetics. Methods Ecol Evol. 2017;8: 4–11. doi:10.1111/2041-210X.12608</w:t>
      </w:r>
    </w:p>
    <w:p w14:paraId="6795EC0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45. </w:t>
      </w:r>
      <w:r w:rsidRPr="00E768D0">
        <w:rPr>
          <w:rFonts w:ascii="Times New Roman" w:hAnsi="Times New Roman" w:cs="Times New Roman"/>
          <w:noProof/>
          <w:sz w:val="24"/>
          <w:szCs w:val="24"/>
        </w:rPr>
        <w:tab/>
        <w:t xml:space="preserve">Legendre P, Legendre L. Numerical Ecology. Third Engl. Amsterdam: Elsevier; 2012. </w:t>
      </w:r>
    </w:p>
    <w:p w14:paraId="7D8C2CAB"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46. </w:t>
      </w:r>
      <w:r w:rsidRPr="00E768D0">
        <w:rPr>
          <w:rFonts w:ascii="Times New Roman" w:hAnsi="Times New Roman" w:cs="Times New Roman"/>
          <w:noProof/>
          <w:sz w:val="24"/>
          <w:szCs w:val="24"/>
        </w:rPr>
        <w:tab/>
        <w:t>Agapow PM, Burt A. Indices of multilocus linkage disequilibrium. Mol Ecol Notes. 2001;1: 101–102. doi:10.1046/j.1471-8278.2000.00014.x</w:t>
      </w:r>
    </w:p>
    <w:p w14:paraId="059A867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47. </w:t>
      </w:r>
      <w:r w:rsidRPr="00E768D0">
        <w:rPr>
          <w:rFonts w:ascii="Times New Roman" w:hAnsi="Times New Roman" w:cs="Times New Roman"/>
          <w:noProof/>
          <w:sz w:val="24"/>
          <w:szCs w:val="24"/>
        </w:rPr>
        <w:tab/>
        <w:t xml:space="preserve">Rogers JS. Measures of genetic similarity and genetic distances. In: Wheeler MR, editor. Studies in Genetics VII. Austin: The University of Texas; 1972. pp. 145–153. </w:t>
      </w:r>
    </w:p>
    <w:p w14:paraId="142493A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48. </w:t>
      </w:r>
      <w:r w:rsidRPr="00E768D0">
        <w:rPr>
          <w:rFonts w:ascii="Times New Roman" w:hAnsi="Times New Roman" w:cs="Times New Roman"/>
          <w:noProof/>
          <w:sz w:val="24"/>
          <w:szCs w:val="24"/>
        </w:rPr>
        <w:tab/>
        <w:t>Pereira P, Teixeira J, Velo-Antón G. Allele surfing shaped the genetic structure of the European pond turtle via colonization and population expansion across the Iberian Peninsula from Africa. J Biogeogr. 2018;45: 2202–2215. doi:10.1111/jbi.13412</w:t>
      </w:r>
    </w:p>
    <w:p w14:paraId="5A41A8D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49. </w:t>
      </w:r>
      <w:r w:rsidRPr="00E768D0">
        <w:rPr>
          <w:rFonts w:ascii="Times New Roman" w:hAnsi="Times New Roman" w:cs="Times New Roman"/>
          <w:noProof/>
          <w:sz w:val="24"/>
          <w:szCs w:val="24"/>
        </w:rPr>
        <w:tab/>
        <w:t>Bennett PI, Stone JK. Environmental variables associated with Nothophaeocryptopus gaeumannii population structure and Swiss needle cast severity in Western Oregon and Washington. Ecol Evol. 2019;9: 11379–11394. doi:10.1002/ece3.5639</w:t>
      </w:r>
    </w:p>
    <w:p w14:paraId="23F70FE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50. </w:t>
      </w:r>
      <w:r w:rsidRPr="00E768D0">
        <w:rPr>
          <w:rFonts w:ascii="Times New Roman" w:hAnsi="Times New Roman" w:cs="Times New Roman"/>
          <w:noProof/>
          <w:sz w:val="24"/>
          <w:szCs w:val="24"/>
        </w:rPr>
        <w:tab/>
        <w:t>Allio R, Donega S, Galtier N, Nabholz B. Large variation in the ratio of mitochondrial to nuclear mutation rate across animals: Implications for genetic diversity and the use of mitochondrial DNA as a molecular marker. Mol Biol Evol. 2017;34: 2762–2772. doi:10.1093/molbev/msx197</w:t>
      </w:r>
    </w:p>
    <w:p w14:paraId="5829FBEA"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51. </w:t>
      </w:r>
      <w:r w:rsidRPr="00E768D0">
        <w:rPr>
          <w:rFonts w:ascii="Times New Roman" w:hAnsi="Times New Roman" w:cs="Times New Roman"/>
          <w:noProof/>
          <w:sz w:val="24"/>
          <w:szCs w:val="24"/>
        </w:rPr>
        <w:tab/>
        <w:t>Landguth EL, Bearlin A, Day CC, Dunham J. CDMetaPOP: an individual-based, eco-evolutionary model for spatially-explicit simulation of landscape demogenetics. Methods Ecol Evol. 2016. doi:10.1111/2041-210X.12608</w:t>
      </w:r>
    </w:p>
    <w:p w14:paraId="5DB2288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52. </w:t>
      </w:r>
      <w:r w:rsidRPr="00E768D0">
        <w:rPr>
          <w:rFonts w:ascii="Times New Roman" w:hAnsi="Times New Roman" w:cs="Times New Roman"/>
          <w:noProof/>
          <w:sz w:val="24"/>
          <w:szCs w:val="24"/>
        </w:rPr>
        <w:tab/>
        <w:t xml:space="preserve">Robledo-Arnuncio JJ, Rousset F. Isolation by distance in a continuous population under </w:t>
      </w:r>
      <w:r w:rsidRPr="00E768D0">
        <w:rPr>
          <w:rFonts w:ascii="Times New Roman" w:hAnsi="Times New Roman" w:cs="Times New Roman"/>
          <w:noProof/>
          <w:sz w:val="24"/>
          <w:szCs w:val="24"/>
        </w:rPr>
        <w:lastRenderedPageBreak/>
        <w:t>stochastic demographic fluctuations. J Evol Biol. 2010;23: 53–71. doi:10.1111/j.1420-9101.2009.01860.x</w:t>
      </w:r>
    </w:p>
    <w:p w14:paraId="16C9D229"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53. </w:t>
      </w:r>
      <w:r w:rsidRPr="00E768D0">
        <w:rPr>
          <w:rFonts w:ascii="Times New Roman" w:hAnsi="Times New Roman" w:cs="Times New Roman"/>
          <w:noProof/>
          <w:sz w:val="24"/>
          <w:szCs w:val="24"/>
        </w:rPr>
        <w:tab/>
        <w:t>R Core Team. R: A language and environment for statistical computing. Vienna, Austria: R Foundation for Statistical Computing; 2019. Available: https://www.r-project.org/</w:t>
      </w:r>
    </w:p>
    <w:p w14:paraId="57901FD2"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54. </w:t>
      </w:r>
      <w:r w:rsidRPr="00E768D0">
        <w:rPr>
          <w:rFonts w:ascii="Times New Roman" w:hAnsi="Times New Roman" w:cs="Times New Roman"/>
          <w:noProof/>
          <w:sz w:val="24"/>
          <w:szCs w:val="24"/>
        </w:rPr>
        <w:tab/>
        <w:t>RStudio Team. RStudio: Integrated Development for R. Boston, MA: RStudio, Inc.; 2018. Available: http://www.rstudio.com/</w:t>
      </w:r>
    </w:p>
    <w:p w14:paraId="4F21AC9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55. </w:t>
      </w:r>
      <w:r w:rsidRPr="00E768D0">
        <w:rPr>
          <w:rFonts w:ascii="Times New Roman" w:hAnsi="Times New Roman" w:cs="Times New Roman"/>
          <w:noProof/>
          <w:sz w:val="24"/>
          <w:szCs w:val="24"/>
        </w:rPr>
        <w:tab/>
        <w:t>Jombart T. Adegenet: A R package for the multivariate analysis of genetic markers. Bioinformatics. 2008;24: 1403–1405. doi:10.1093/bioinformatics/btn129</w:t>
      </w:r>
    </w:p>
    <w:p w14:paraId="59E69C2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56. </w:t>
      </w:r>
      <w:r w:rsidRPr="00E768D0">
        <w:rPr>
          <w:rFonts w:ascii="Times New Roman" w:hAnsi="Times New Roman" w:cs="Times New Roman"/>
          <w:noProof/>
          <w:sz w:val="24"/>
          <w:szCs w:val="24"/>
        </w:rPr>
        <w:tab/>
        <w:t>Jombart T, Ahmed I. adegenet 1.3-1: New tools for the analysis of genome-wide SNP data. Bioinformatics. 2011;27: 3070–3071. doi:10.1093/bioinformatics/btr521</w:t>
      </w:r>
    </w:p>
    <w:p w14:paraId="7F02788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57. </w:t>
      </w:r>
      <w:r w:rsidRPr="00E768D0">
        <w:rPr>
          <w:rFonts w:ascii="Times New Roman" w:hAnsi="Times New Roman" w:cs="Times New Roman"/>
          <w:noProof/>
          <w:sz w:val="24"/>
          <w:szCs w:val="24"/>
        </w:rPr>
        <w:tab/>
        <w:t>Paradis E. Pegas: An R package for population genetics with an integrated-modular approach. Bioinformatics. 2010;26: 419–420. doi:10.1093/bioinformatics/btp696</w:t>
      </w:r>
    </w:p>
    <w:p w14:paraId="1CD7FCB7"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58. </w:t>
      </w:r>
      <w:r w:rsidRPr="00E768D0">
        <w:rPr>
          <w:rFonts w:ascii="Times New Roman" w:hAnsi="Times New Roman" w:cs="Times New Roman"/>
          <w:noProof/>
          <w:sz w:val="24"/>
          <w:szCs w:val="24"/>
        </w:rPr>
        <w:tab/>
        <w:t>Kamvar ZN, Tabima JF, Gr̈unwald NJ. Poppr: An R package for genetic analysis of populations with clonal, partially clonal, and/or sexual reproduction. PeerJ. 2014;2014: 1–14. doi:10.7717/peerj.281</w:t>
      </w:r>
    </w:p>
    <w:p w14:paraId="2506A836"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59. </w:t>
      </w:r>
      <w:r w:rsidRPr="00E768D0">
        <w:rPr>
          <w:rFonts w:ascii="Times New Roman" w:hAnsi="Times New Roman" w:cs="Times New Roman"/>
          <w:noProof/>
          <w:sz w:val="24"/>
          <w:szCs w:val="24"/>
        </w:rPr>
        <w:tab/>
        <w:t>Kamvar ZN, Brooks JC, Grünwald NJ. Novel R tools for analysis of genome-wide population genetic data with emphasis on clonality. Front Genet. 2015;6: 1–10. doi:10.3389/fgene.2015.00208</w:t>
      </w:r>
    </w:p>
    <w:p w14:paraId="0B6FEE2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60. </w:t>
      </w:r>
      <w:r w:rsidRPr="00E768D0">
        <w:rPr>
          <w:rFonts w:ascii="Times New Roman" w:hAnsi="Times New Roman" w:cs="Times New Roman"/>
          <w:noProof/>
          <w:sz w:val="24"/>
          <w:szCs w:val="24"/>
        </w:rPr>
        <w:tab/>
        <w:t>Dray S, Bauman D, Blanchet FG, Borcard D, Clappe S, Guenard G, et al. adespatial: multivariate multiscale spatial analysis. 2019. Available: https://cran.r-project.org/package=adespatial</w:t>
      </w:r>
    </w:p>
    <w:p w14:paraId="600FC2B4"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61. </w:t>
      </w:r>
      <w:r w:rsidRPr="00E768D0">
        <w:rPr>
          <w:rFonts w:ascii="Times New Roman" w:hAnsi="Times New Roman" w:cs="Times New Roman"/>
          <w:noProof/>
          <w:sz w:val="24"/>
          <w:szCs w:val="24"/>
        </w:rPr>
        <w:tab/>
        <w:t>Kinziger AP, Hellmair M, McCraney WT, Jacobs DK, Goldsmith G. Temporal genetic analysis of the endangered tidewater goby: Extinction-colonization dynamics or drift in isolation? Mol Ecol. 2015;24: 5544–5560. doi:10.1111/mec.13424</w:t>
      </w:r>
    </w:p>
    <w:p w14:paraId="57AD553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62. </w:t>
      </w:r>
      <w:r w:rsidRPr="00E768D0">
        <w:rPr>
          <w:rFonts w:ascii="Times New Roman" w:hAnsi="Times New Roman" w:cs="Times New Roman"/>
          <w:noProof/>
          <w:sz w:val="24"/>
          <w:szCs w:val="24"/>
        </w:rPr>
        <w:tab/>
        <w:t>Mayrand P, Filotas E, Wittische J, James PMA. The role of dispersal, selection, and timing of sampling on the false discovery rate of loci under selection during geographic range expansion. Genome. 2019;13: 1–13. doi:10.1139/gen-2019-0004</w:t>
      </w:r>
    </w:p>
    <w:p w14:paraId="2FAC3445"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63. </w:t>
      </w:r>
      <w:r w:rsidRPr="00E768D0">
        <w:rPr>
          <w:rFonts w:ascii="Times New Roman" w:hAnsi="Times New Roman" w:cs="Times New Roman"/>
          <w:noProof/>
          <w:sz w:val="24"/>
          <w:szCs w:val="24"/>
        </w:rPr>
        <w:tab/>
        <w:t>Landguth EL, Cushman S a, Murphy M a, Luikart G. Relationships between migration rates and landscape resistance assessed using individual-based simulations. Mol Ecol Resour. 2010;10: 854–62. doi:10.1111/j.1755-0998.2010.02867.x</w:t>
      </w:r>
    </w:p>
    <w:p w14:paraId="7C5E017F"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64. </w:t>
      </w:r>
      <w:r w:rsidRPr="00E768D0">
        <w:rPr>
          <w:rFonts w:ascii="Times New Roman" w:hAnsi="Times New Roman" w:cs="Times New Roman"/>
          <w:noProof/>
          <w:sz w:val="24"/>
          <w:szCs w:val="24"/>
        </w:rPr>
        <w:tab/>
        <w:t>Landguth EL, Cushman S a., Schwartz MK, McKelvey KS, Murphy M, Luikart G. Quantifying the lag time to detect barriers in landscape genetics. Mol Ecol. 2010;19: 4179–4191. doi:10.1111/j.1365-294X.2010.04808.x</w:t>
      </w:r>
    </w:p>
    <w:p w14:paraId="3D6C5B73"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65. </w:t>
      </w:r>
      <w:r w:rsidRPr="00E768D0">
        <w:rPr>
          <w:rFonts w:ascii="Times New Roman" w:hAnsi="Times New Roman" w:cs="Times New Roman"/>
          <w:noProof/>
          <w:sz w:val="24"/>
          <w:szCs w:val="24"/>
        </w:rPr>
        <w:tab/>
        <w:t>Rousset F, Ferdy J-B. Testing environmental and genetic effects in the presence of spatial autocorrelation. Ecography (Cop). 2014;37: 781–790. doi:10.1111/ecog.00566</w:t>
      </w:r>
    </w:p>
    <w:p w14:paraId="00FD1D6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lastRenderedPageBreak/>
        <w:t xml:space="preserve">66. </w:t>
      </w:r>
      <w:r w:rsidRPr="00E768D0">
        <w:rPr>
          <w:rFonts w:ascii="Times New Roman" w:hAnsi="Times New Roman" w:cs="Times New Roman"/>
          <w:noProof/>
          <w:sz w:val="24"/>
          <w:szCs w:val="24"/>
        </w:rPr>
        <w:tab/>
        <w:t>Epperson BK, McRae BH, Scribner K, Cushman S a, Rosenberg MS, Fortin M-J, et al. Utility of computer simulations in landscape genetics. Mol Ecol. 2010;19: 3549–64. doi:10.1111/j.1365-294X.2010.04678.x</w:t>
      </w:r>
    </w:p>
    <w:p w14:paraId="095E9F7D"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67. </w:t>
      </w:r>
      <w:r w:rsidRPr="00E768D0">
        <w:rPr>
          <w:rFonts w:ascii="Times New Roman" w:hAnsi="Times New Roman" w:cs="Times New Roman"/>
          <w:noProof/>
          <w:sz w:val="24"/>
          <w:szCs w:val="24"/>
        </w:rPr>
        <w:tab/>
        <w:t>Guillaume F, Rougemont J. Nemo: An evolutionary and population genetics programming framework. Bioinformatics. 2006;22: 2556–2557. doi:10.1093/bioinformatics/btl415</w:t>
      </w:r>
    </w:p>
    <w:p w14:paraId="0E193D6E"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szCs w:val="24"/>
        </w:rPr>
      </w:pPr>
      <w:r w:rsidRPr="00E768D0">
        <w:rPr>
          <w:rFonts w:ascii="Times New Roman" w:hAnsi="Times New Roman" w:cs="Times New Roman"/>
          <w:noProof/>
          <w:sz w:val="24"/>
          <w:szCs w:val="24"/>
        </w:rPr>
        <w:t xml:space="preserve">68. </w:t>
      </w:r>
      <w:r w:rsidRPr="00E768D0">
        <w:rPr>
          <w:rFonts w:ascii="Times New Roman" w:hAnsi="Times New Roman" w:cs="Times New Roman"/>
          <w:noProof/>
          <w:sz w:val="24"/>
          <w:szCs w:val="24"/>
        </w:rPr>
        <w:tab/>
        <w:t>Currat M, Ray N, Excoffier L. SPLATCHE: A program to simulate genetic diversity taking into account environmental heterogeneity. Mol Ecol Notes. 2004;4: 139–142. doi:10.1046/j.1471-8286.2003.00582.x</w:t>
      </w:r>
    </w:p>
    <w:p w14:paraId="79565AB8" w14:textId="77777777" w:rsidR="00E768D0" w:rsidRPr="00E768D0" w:rsidRDefault="00E768D0" w:rsidP="00E768D0">
      <w:pPr>
        <w:widowControl w:val="0"/>
        <w:autoSpaceDE w:val="0"/>
        <w:autoSpaceDN w:val="0"/>
        <w:adjustRightInd w:val="0"/>
        <w:spacing w:before="240" w:after="240" w:line="240" w:lineRule="auto"/>
        <w:ind w:left="640" w:hanging="640"/>
        <w:rPr>
          <w:rFonts w:ascii="Times New Roman" w:hAnsi="Times New Roman" w:cs="Times New Roman"/>
          <w:noProof/>
          <w:sz w:val="24"/>
        </w:rPr>
      </w:pPr>
      <w:r w:rsidRPr="00E768D0">
        <w:rPr>
          <w:rFonts w:ascii="Times New Roman" w:hAnsi="Times New Roman" w:cs="Times New Roman"/>
          <w:noProof/>
          <w:sz w:val="24"/>
          <w:szCs w:val="24"/>
        </w:rPr>
        <w:t xml:space="preserve">69. </w:t>
      </w:r>
      <w:r w:rsidRPr="00E768D0">
        <w:rPr>
          <w:rFonts w:ascii="Times New Roman" w:hAnsi="Times New Roman" w:cs="Times New Roman"/>
          <w:noProof/>
          <w:sz w:val="24"/>
          <w:szCs w:val="24"/>
        </w:rPr>
        <w:tab/>
        <w:t>Haller BC, Messer PW. SLiM 3: Forward Genetic Simulations Beyond the Wright-Fisher Model. Mol Biol Evol. 2019;36: 632–637. doi:10.1093/molbev/msy228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1F2A70D" w14:textId="6E77DA99" w:rsidR="0011218E" w:rsidRPr="005C268D" w:rsidRDefault="0011218E" w:rsidP="00D63CAD">
      <w:pPr>
        <w:spacing w:before="240" w:after="240" w:line="276" w:lineRule="auto"/>
        <w:rPr>
          <w:rFonts w:ascii="Times New Roman" w:eastAsia="Times New Roman" w:hAnsi="Times New Roman" w:cs="Times New Roman"/>
          <w:sz w:val="24"/>
          <w:szCs w:val="24"/>
          <w:lang w:val="fr-CA"/>
        </w:rPr>
      </w:pPr>
      <w:r w:rsidRPr="00D66B9D">
        <w:rPr>
          <w:rFonts w:ascii="Times New Roman" w:eastAsia="Times New Roman" w:hAnsi="Times New Roman" w:cs="Times New Roman"/>
          <w:b/>
          <w:sz w:val="24"/>
          <w:szCs w:val="24"/>
        </w:rPr>
        <w:lastRenderedPageBreak/>
        <w:t>Table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w:t>
      </w:r>
      <w:r w:rsidR="00BC35A2">
        <w:rPr>
          <w:rFonts w:ascii="Times New Roman" w:eastAsia="Times New Roman" w:hAnsi="Times New Roman" w:cs="Times New Roman"/>
          <w:sz w:val="24"/>
          <w:szCs w:val="24"/>
        </w:rPr>
        <w:t xml:space="preserve">average </w:t>
      </w:r>
      <w:r>
        <w:rPr>
          <w:rFonts w:ascii="Times New Roman" w:eastAsia="Times New Roman" w:hAnsi="Times New Roman" w:cs="Times New Roman"/>
          <w:sz w:val="24"/>
          <w:szCs w:val="24"/>
        </w:rPr>
        <w:t>FPR values staying below the thresholds used in the TGI tests? True (T) or False (F).</w:t>
      </w:r>
    </w:p>
    <w:tbl>
      <w:tblPr>
        <w:tblStyle w:val="Grilledutableau"/>
        <w:tblpPr w:vertAnchor="text" w:tblpY="1"/>
        <w:tblOverlap w:val="never"/>
        <w:tblW w:w="5000" w:type="pct"/>
        <w:tblCellMar>
          <w:left w:w="0" w:type="dxa"/>
          <w:right w:w="0" w:type="dxa"/>
        </w:tblCellMar>
        <w:tblLook w:val="04A0" w:firstRow="1" w:lastRow="0" w:firstColumn="1" w:lastColumn="0" w:noHBand="0" w:noVBand="1"/>
      </w:tblPr>
      <w:tblGrid>
        <w:gridCol w:w="1377"/>
        <w:gridCol w:w="637"/>
        <w:gridCol w:w="917"/>
        <w:gridCol w:w="917"/>
        <w:gridCol w:w="917"/>
        <w:gridCol w:w="917"/>
        <w:gridCol w:w="917"/>
        <w:gridCol w:w="917"/>
        <w:gridCol w:w="917"/>
        <w:gridCol w:w="917"/>
      </w:tblGrid>
      <w:tr w:rsidR="0011218E" w14:paraId="755BB5F7" w14:textId="77777777" w:rsidTr="005C268D">
        <w:trPr>
          <w:cantSplit/>
          <w:trHeight w:val="1097"/>
        </w:trPr>
        <w:tc>
          <w:tcPr>
            <w:tcW w:w="650" w:type="pct"/>
            <w:tcBorders>
              <w:bottom w:val="single" w:sz="4" w:space="0" w:color="auto"/>
            </w:tcBorders>
            <w:noWrap/>
          </w:tcPr>
          <w:p w14:paraId="14FF6BE0" w14:textId="77777777" w:rsidR="0011218E" w:rsidRDefault="0011218E" w:rsidP="00D63CAD">
            <w:pPr>
              <w:spacing w:before="240" w:after="240" w:line="276" w:lineRule="auto"/>
              <w:jc w:val="center"/>
              <w:rPr>
                <w:rFonts w:ascii="Times New Roman" w:eastAsia="Times New Roman" w:hAnsi="Times New Roman" w:cs="Times New Roman"/>
                <w:i/>
                <w:sz w:val="24"/>
                <w:szCs w:val="24"/>
              </w:rPr>
            </w:pPr>
            <w:r w:rsidRPr="00CB24CD">
              <w:rPr>
                <w:rFonts w:ascii="Times New Roman" w:eastAsia="Times New Roman" w:hAnsi="Times New Roman" w:cs="Times New Roman"/>
                <w:i/>
                <w:sz w:val="24"/>
                <w:szCs w:val="24"/>
              </w:rPr>
              <w:t>Scenario</w:t>
            </w:r>
            <w:r>
              <w:rPr>
                <w:rFonts w:ascii="Times New Roman" w:eastAsia="Times New Roman" w:hAnsi="Times New Roman" w:cs="Times New Roman"/>
                <w:i/>
                <w:sz w:val="24"/>
                <w:szCs w:val="24"/>
              </w:rPr>
              <w:t>s</w:t>
            </w:r>
          </w:p>
          <w:p w14:paraId="25DA3529" w14:textId="77777777" w:rsidR="0011218E" w:rsidRPr="00CB24CD" w:rsidRDefault="0011218E" w:rsidP="00D63CAD">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Pr="00CB24C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Thresholds</w:t>
            </w:r>
          </w:p>
        </w:tc>
        <w:tc>
          <w:tcPr>
            <w:tcW w:w="350" w:type="pct"/>
            <w:tcBorders>
              <w:bottom w:val="single" w:sz="4" w:space="0" w:color="auto"/>
            </w:tcBorders>
          </w:tcPr>
          <w:p w14:paraId="3F3635FE"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L1</w:t>
            </w:r>
          </w:p>
        </w:tc>
        <w:tc>
          <w:tcPr>
            <w:tcW w:w="500" w:type="pct"/>
            <w:tcBorders>
              <w:bottom w:val="single" w:sz="4" w:space="0" w:color="auto"/>
            </w:tcBorders>
          </w:tcPr>
          <w:p w14:paraId="1DC231C9"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L2</w:t>
            </w:r>
          </w:p>
        </w:tc>
        <w:tc>
          <w:tcPr>
            <w:tcW w:w="500" w:type="pct"/>
            <w:tcBorders>
              <w:bottom w:val="single" w:sz="4" w:space="0" w:color="auto"/>
            </w:tcBorders>
          </w:tcPr>
          <w:p w14:paraId="3DFC9DB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L3</w:t>
            </w:r>
          </w:p>
        </w:tc>
        <w:tc>
          <w:tcPr>
            <w:tcW w:w="500" w:type="pct"/>
            <w:tcBorders>
              <w:bottom w:val="single" w:sz="4" w:space="0" w:color="auto"/>
            </w:tcBorders>
          </w:tcPr>
          <w:p w14:paraId="1F3A9FEA"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M1</w:t>
            </w:r>
          </w:p>
        </w:tc>
        <w:tc>
          <w:tcPr>
            <w:tcW w:w="500" w:type="pct"/>
            <w:tcBorders>
              <w:bottom w:val="single" w:sz="4" w:space="0" w:color="auto"/>
            </w:tcBorders>
          </w:tcPr>
          <w:p w14:paraId="27159D37"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M2</w:t>
            </w:r>
          </w:p>
        </w:tc>
        <w:tc>
          <w:tcPr>
            <w:tcW w:w="500" w:type="pct"/>
            <w:tcBorders>
              <w:bottom w:val="single" w:sz="4" w:space="0" w:color="auto"/>
            </w:tcBorders>
          </w:tcPr>
          <w:p w14:paraId="033D0C38"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M3</w:t>
            </w:r>
          </w:p>
        </w:tc>
        <w:tc>
          <w:tcPr>
            <w:tcW w:w="500" w:type="pct"/>
            <w:tcBorders>
              <w:bottom w:val="single" w:sz="4" w:space="0" w:color="auto"/>
            </w:tcBorders>
          </w:tcPr>
          <w:p w14:paraId="580A6D86"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H1</w:t>
            </w:r>
          </w:p>
        </w:tc>
        <w:tc>
          <w:tcPr>
            <w:tcW w:w="500" w:type="pct"/>
            <w:tcBorders>
              <w:bottom w:val="single" w:sz="4" w:space="0" w:color="auto"/>
            </w:tcBorders>
          </w:tcPr>
          <w:p w14:paraId="23189BD4"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H2</w:t>
            </w:r>
          </w:p>
        </w:tc>
        <w:tc>
          <w:tcPr>
            <w:tcW w:w="500" w:type="pct"/>
            <w:tcBorders>
              <w:bottom w:val="single" w:sz="4" w:space="0" w:color="auto"/>
            </w:tcBorders>
          </w:tcPr>
          <w:p w14:paraId="021EDEF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H3</w:t>
            </w:r>
          </w:p>
        </w:tc>
      </w:tr>
      <w:tr w:rsidR="0011218E" w14:paraId="706CF14B" w14:textId="77777777" w:rsidTr="005C268D">
        <w:trPr>
          <w:cantSplit/>
          <w:trHeight w:hRule="exact" w:val="432"/>
        </w:trPr>
        <w:tc>
          <w:tcPr>
            <w:tcW w:w="650" w:type="pct"/>
          </w:tcPr>
          <w:p w14:paraId="5A60AC95"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0.0010</w:t>
            </w:r>
          </w:p>
        </w:tc>
        <w:tc>
          <w:tcPr>
            <w:tcW w:w="350" w:type="pct"/>
            <w:shd w:val="clear" w:color="auto" w:fill="92D050"/>
          </w:tcPr>
          <w:p w14:paraId="49C9B79B"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5A95893A"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BE60B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390525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2B3F753"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D24009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936BD94"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41396C1"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E8B489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11218E" w14:paraId="3C9EAF71" w14:textId="77777777" w:rsidTr="005C268D">
        <w:trPr>
          <w:cantSplit/>
          <w:trHeight w:hRule="exact" w:val="432"/>
        </w:trPr>
        <w:tc>
          <w:tcPr>
            <w:tcW w:w="650" w:type="pct"/>
          </w:tcPr>
          <w:p w14:paraId="1E71B0AD" w14:textId="21372383" w:rsidR="0011218E" w:rsidRPr="005248EF" w:rsidRDefault="00CD0163"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0.0050</w:t>
            </w:r>
          </w:p>
        </w:tc>
        <w:tc>
          <w:tcPr>
            <w:tcW w:w="350" w:type="pct"/>
            <w:shd w:val="clear" w:color="auto" w:fill="auto"/>
          </w:tcPr>
          <w:p w14:paraId="0A939C04"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BD4FDA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513ABFD"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EB9C4DB"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C1C50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B04B40"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943A872" w14:textId="2473CB78"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3A20137" w14:textId="58F8513A"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9159916" w14:textId="100038AF"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41280AE9" w14:textId="77777777" w:rsidTr="005C268D">
        <w:trPr>
          <w:cantSplit/>
          <w:trHeight w:hRule="exact" w:val="432"/>
        </w:trPr>
        <w:tc>
          <w:tcPr>
            <w:tcW w:w="650" w:type="pct"/>
          </w:tcPr>
          <w:p w14:paraId="2EBD62B6" w14:textId="0B46C0B5"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0.0100</w:t>
            </w:r>
          </w:p>
        </w:tc>
        <w:tc>
          <w:tcPr>
            <w:tcW w:w="350" w:type="pct"/>
            <w:shd w:val="clear" w:color="auto" w:fill="auto"/>
          </w:tcPr>
          <w:p w14:paraId="32809FBC" w14:textId="68F9DF68"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B7CAAF1" w14:textId="788E985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8B6A981" w14:textId="22B2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2919E6B" w14:textId="1EC2963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7773F92" w14:textId="6F3B3E0F"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4CE8F91" w14:textId="035CB725"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3668B1D" w14:textId="477ACC1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F39E6B" w14:textId="352301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0114244" w14:textId="4D72FB8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3B6A5E8" w14:textId="77777777" w:rsidTr="005C268D">
        <w:trPr>
          <w:cantSplit/>
          <w:trHeight w:hRule="exact" w:val="432"/>
        </w:trPr>
        <w:tc>
          <w:tcPr>
            <w:tcW w:w="650" w:type="pct"/>
          </w:tcPr>
          <w:p w14:paraId="38376F2D" w14:textId="1A8CBBD8"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0.0150</w:t>
            </w:r>
          </w:p>
        </w:tc>
        <w:tc>
          <w:tcPr>
            <w:tcW w:w="350" w:type="pct"/>
            <w:shd w:val="clear" w:color="auto" w:fill="auto"/>
          </w:tcPr>
          <w:p w14:paraId="41B0E5B8" w14:textId="21F0D48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698B8D" w14:textId="1F2A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1B738A" w14:textId="6FDE030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2C74BB" w14:textId="0EB03A1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A873707" w14:textId="19CF412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6BC39" w14:textId="71F6F04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A7F7E6C" w14:textId="3A2DFFB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821B30E" w14:textId="66EF2EA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DEDC50" w14:textId="3A85A10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6381A15B" w14:textId="77777777" w:rsidTr="005C268D">
        <w:trPr>
          <w:cantSplit/>
          <w:trHeight w:hRule="exact" w:val="432"/>
        </w:trPr>
        <w:tc>
          <w:tcPr>
            <w:tcW w:w="650" w:type="pct"/>
          </w:tcPr>
          <w:p w14:paraId="61077BA3" w14:textId="08881C4A"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0.0200</w:t>
            </w:r>
          </w:p>
        </w:tc>
        <w:tc>
          <w:tcPr>
            <w:tcW w:w="350" w:type="pct"/>
            <w:shd w:val="clear" w:color="auto" w:fill="auto"/>
          </w:tcPr>
          <w:p w14:paraId="771F0B8E" w14:textId="6A7BCCD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0B43A3" w14:textId="6E7E467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42ECA90" w14:textId="3436790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21DC404" w14:textId="512B422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F58ECA" w14:textId="45AEE7D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73C436" w14:textId="7DBDD0E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93B1A83" w14:textId="42C7D09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B751E0E" w14:textId="4452CEF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70EF2B4" w14:textId="52B3669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21DE99A7" w14:textId="77777777" w:rsidTr="005C268D">
        <w:trPr>
          <w:cantSplit/>
          <w:trHeight w:hRule="exact" w:val="432"/>
        </w:trPr>
        <w:tc>
          <w:tcPr>
            <w:tcW w:w="650" w:type="pct"/>
          </w:tcPr>
          <w:p w14:paraId="7F180236"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0.0250</w:t>
            </w:r>
          </w:p>
        </w:tc>
        <w:tc>
          <w:tcPr>
            <w:tcW w:w="350" w:type="pct"/>
            <w:shd w:val="clear" w:color="auto" w:fill="auto"/>
          </w:tcPr>
          <w:p w14:paraId="5719CFDF" w14:textId="496F73C2"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487A67" w14:textId="6DF810C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B8C7378" w14:textId="4CF0E3D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636A953" w14:textId="23740BDB"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0A89C0" w14:textId="75C1A5B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1537839" w14:textId="05B5EF5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37E4A5" w14:textId="457AC41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D4B61C9" w14:textId="4B6D812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F33FAD" w14:textId="02EEE5C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77825E5" w14:textId="77777777" w:rsidTr="005C268D">
        <w:trPr>
          <w:cantSplit/>
          <w:trHeight w:hRule="exact" w:val="432"/>
        </w:trPr>
        <w:tc>
          <w:tcPr>
            <w:tcW w:w="650" w:type="pct"/>
          </w:tcPr>
          <w:p w14:paraId="73B97248" w14:textId="3003BFED"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w:t>
            </w:r>
            <w:r w:rsidRPr="005248EF">
              <w:rPr>
                <w:rFonts w:ascii="Times New Roman" w:eastAsia="Times New Roman" w:hAnsi="Times New Roman" w:cs="Times New Roman"/>
                <w:b/>
                <w:sz w:val="24"/>
                <w:szCs w:val="24"/>
              </w:rPr>
              <w:t>00</w:t>
            </w:r>
          </w:p>
        </w:tc>
        <w:tc>
          <w:tcPr>
            <w:tcW w:w="350" w:type="pct"/>
            <w:shd w:val="clear" w:color="auto" w:fill="auto"/>
          </w:tcPr>
          <w:p w14:paraId="2C623376" w14:textId="026E28B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E5D00B8" w14:textId="70083B9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0F17E4A" w14:textId="70790A5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B86C8DB" w14:textId="034253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CD44994" w14:textId="7E67E30D"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17B2AC" w14:textId="77B24F4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32E265B" w14:textId="6548373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8261E7" w14:textId="7B640E2E"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0F2A387" w14:textId="13F9394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5EF0E55F" w14:textId="77777777" w:rsidTr="005C268D">
        <w:trPr>
          <w:cantSplit/>
          <w:trHeight w:hRule="exact" w:val="432"/>
        </w:trPr>
        <w:tc>
          <w:tcPr>
            <w:tcW w:w="650" w:type="pct"/>
          </w:tcPr>
          <w:p w14:paraId="5558431E" w14:textId="793CE1F5" w:rsidR="00E739F5"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0.0350</w:t>
            </w:r>
          </w:p>
        </w:tc>
        <w:tc>
          <w:tcPr>
            <w:tcW w:w="350" w:type="pct"/>
            <w:shd w:val="clear" w:color="auto" w:fill="auto"/>
          </w:tcPr>
          <w:p w14:paraId="3613B85B" w14:textId="71A82C3C"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D944876" w14:textId="5BB5DEC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ACA2B2" w14:textId="6B31329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5EA599B" w14:textId="596FB09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7C926F" w14:textId="2CD56426"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80A815E" w14:textId="116FC57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611D335" w14:textId="07F85BC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E06CDA" w14:textId="5DE49A9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BC9D73" w14:textId="260B2B0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rsidRPr="00E739F5" w14:paraId="53632AD9" w14:textId="77777777" w:rsidTr="005C268D">
        <w:trPr>
          <w:cantSplit/>
          <w:trHeight w:hRule="exact" w:val="432"/>
        </w:trPr>
        <w:tc>
          <w:tcPr>
            <w:tcW w:w="650" w:type="pct"/>
          </w:tcPr>
          <w:p w14:paraId="77529057" w14:textId="22169D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400</w:t>
            </w:r>
          </w:p>
        </w:tc>
        <w:tc>
          <w:tcPr>
            <w:tcW w:w="350" w:type="pct"/>
          </w:tcPr>
          <w:p w14:paraId="357844C1"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tcPr>
          <w:p w14:paraId="61F2705C"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CCD67DE"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F167F72" w14:textId="6109A59A"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242369" w14:textId="03C0B869"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E6F5BAB"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11C97F2" w14:textId="7301447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FDFD41" w14:textId="277078B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AE94E07" w14:textId="6E8B7E1E"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7E631DC2" w14:textId="77777777" w:rsidTr="005C268D">
        <w:trPr>
          <w:cantSplit/>
          <w:trHeight w:hRule="exact" w:val="432"/>
        </w:trPr>
        <w:tc>
          <w:tcPr>
            <w:tcW w:w="650" w:type="pct"/>
          </w:tcPr>
          <w:p w14:paraId="1E6FB70A" w14:textId="56575A57"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0.0450</w:t>
            </w:r>
          </w:p>
        </w:tc>
        <w:tc>
          <w:tcPr>
            <w:tcW w:w="350" w:type="pct"/>
            <w:shd w:val="clear" w:color="auto" w:fill="auto"/>
          </w:tcPr>
          <w:p w14:paraId="3ECDC184" w14:textId="013AB1B5"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auto"/>
          </w:tcPr>
          <w:p w14:paraId="7685B858" w14:textId="3CE925E0"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w:t>
            </w:r>
          </w:p>
        </w:tc>
        <w:tc>
          <w:tcPr>
            <w:tcW w:w="500" w:type="pct"/>
            <w:shd w:val="clear" w:color="auto" w:fill="92D050"/>
          </w:tcPr>
          <w:p w14:paraId="02FE0E8B" w14:textId="6AE8960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780A6A9" w14:textId="1B97976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D869C21" w14:textId="4B1430C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0207CB3" w14:textId="6E9C922C"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95CA948" w14:textId="392195A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2D70939" w14:textId="16267C3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7E898FEB" w14:textId="080F7648" w:rsidR="00E739F5" w:rsidRPr="00E739F5" w:rsidRDefault="00E739F5" w:rsidP="00D63CAD">
            <w:pPr>
              <w:spacing w:after="240" w:line="276" w:lineRule="auto"/>
              <w:ind w:left="720" w:hanging="720"/>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E739F5" w14:paraId="52D39E4E" w14:textId="77777777" w:rsidTr="005C268D">
        <w:trPr>
          <w:cantSplit/>
          <w:trHeight w:hRule="exact" w:val="432"/>
        </w:trPr>
        <w:tc>
          <w:tcPr>
            <w:tcW w:w="650" w:type="pct"/>
          </w:tcPr>
          <w:p w14:paraId="7620C555" w14:textId="36223722"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0.0500</w:t>
            </w:r>
          </w:p>
        </w:tc>
        <w:tc>
          <w:tcPr>
            <w:tcW w:w="350" w:type="pct"/>
          </w:tcPr>
          <w:p w14:paraId="623F43AA" w14:textId="38612118"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013BF47" w14:textId="7A15F47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09DDD90" w14:textId="3015178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3499DD3" w14:textId="4C6FFC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A38908D" w14:textId="7F3C5CB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70E61EA" w14:textId="49BD043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DCF2F0B" w14:textId="7356721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4C7518" w14:textId="5663AF3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034C0C2" w14:textId="49461A0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64CEED5B" w14:textId="77777777" w:rsidTr="005C268D">
        <w:trPr>
          <w:cantSplit/>
          <w:trHeight w:hRule="exact" w:val="432"/>
        </w:trPr>
        <w:tc>
          <w:tcPr>
            <w:tcW w:w="650" w:type="pct"/>
          </w:tcPr>
          <w:p w14:paraId="0E8C7239" w14:textId="4A7DD25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0.0550</w:t>
            </w:r>
          </w:p>
          <w:p w14:paraId="57FAD806"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4E457482"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24D629C0" w14:textId="06282CA5" w:rsidR="006E538A" w:rsidRPr="005248EF" w:rsidRDefault="006E538A" w:rsidP="00D63CAD">
            <w:pPr>
              <w:spacing w:after="240" w:line="276" w:lineRule="auto"/>
              <w:jc w:val="center"/>
              <w:rPr>
                <w:rFonts w:ascii="Times New Roman" w:eastAsia="Times New Roman" w:hAnsi="Times New Roman" w:cs="Times New Roman"/>
                <w:b/>
                <w:sz w:val="24"/>
                <w:szCs w:val="24"/>
              </w:rPr>
            </w:pPr>
          </w:p>
        </w:tc>
        <w:tc>
          <w:tcPr>
            <w:tcW w:w="350" w:type="pct"/>
          </w:tcPr>
          <w:p w14:paraId="470C8124" w14:textId="4C11234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5C32C7A" w14:textId="4884793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B8E1B76" w14:textId="1D2B4C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5C06139" w14:textId="211A586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E9C28" w14:textId="0ABF012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9952D8" w14:textId="5C9BE77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D0BF7AC" w14:textId="640AD5AE"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F294320" w14:textId="0EB4692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D00DA99" w14:textId="3A33AB9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2605D384" w14:textId="77777777" w:rsidTr="005C268D">
        <w:trPr>
          <w:cantSplit/>
          <w:trHeight w:hRule="exact" w:val="432"/>
        </w:trPr>
        <w:tc>
          <w:tcPr>
            <w:tcW w:w="650" w:type="pct"/>
          </w:tcPr>
          <w:p w14:paraId="0365E763" w14:textId="6FA4CC0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0.0600</w:t>
            </w:r>
          </w:p>
        </w:tc>
        <w:tc>
          <w:tcPr>
            <w:tcW w:w="350" w:type="pct"/>
          </w:tcPr>
          <w:p w14:paraId="776A647A" w14:textId="7171DBA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79DA045" w14:textId="3805B6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51A4BF7" w14:textId="4E3F8B4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CE0EE7D" w14:textId="76CF2C35"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C2A0E3F" w14:textId="04DFF26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47162C0" w14:textId="1E632A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CE62DBF" w14:textId="5D6A8B6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575FBF6" w14:textId="5B725E2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A4FE4B5" w14:textId="4D9314C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0F2E8D9B" w14:textId="77777777" w:rsidTr="005C268D">
        <w:trPr>
          <w:cantSplit/>
          <w:trHeight w:hRule="exact" w:val="432"/>
        </w:trPr>
        <w:tc>
          <w:tcPr>
            <w:tcW w:w="650" w:type="pct"/>
          </w:tcPr>
          <w:p w14:paraId="3332E1B2" w14:textId="0F8E304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0.0650</w:t>
            </w:r>
          </w:p>
        </w:tc>
        <w:tc>
          <w:tcPr>
            <w:tcW w:w="350" w:type="pct"/>
          </w:tcPr>
          <w:p w14:paraId="42093A10" w14:textId="0DF419CA"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7054DD4" w14:textId="688E23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187ABF0" w14:textId="2FEC9D9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CDBDBA5" w14:textId="2367275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863164" w14:textId="475CFAE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C21AB43" w14:textId="5511BED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2B3EC53" w14:textId="24D318E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B7E14D3" w14:textId="516FCEE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EF1D96A" w14:textId="4961647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111858AC" w14:textId="77777777" w:rsidTr="005C268D">
        <w:trPr>
          <w:cantSplit/>
          <w:trHeight w:hRule="exact" w:val="432"/>
        </w:trPr>
        <w:tc>
          <w:tcPr>
            <w:tcW w:w="650" w:type="pct"/>
          </w:tcPr>
          <w:p w14:paraId="1C8EE292" w14:textId="62A32E99"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0.0700</w:t>
            </w:r>
          </w:p>
        </w:tc>
        <w:tc>
          <w:tcPr>
            <w:tcW w:w="350" w:type="pct"/>
          </w:tcPr>
          <w:p w14:paraId="3096ACDE" w14:textId="6C24F980"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F729279" w14:textId="61848BF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969ECEC" w14:textId="34F9CB3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FB2DFB8" w14:textId="6DF599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C3D6258" w14:textId="021291A0"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9F2B544" w14:textId="1D69512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F20CFBE" w14:textId="6C5B67E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CE5DED" w14:textId="47E6C502"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F625E4" w14:textId="00D54F8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45EB5B3D" w14:textId="77777777" w:rsidTr="005C268D">
        <w:trPr>
          <w:cantSplit/>
          <w:trHeight w:hRule="exact" w:val="432"/>
        </w:trPr>
        <w:tc>
          <w:tcPr>
            <w:tcW w:w="650" w:type="pct"/>
          </w:tcPr>
          <w:p w14:paraId="684E3BE3" w14:textId="6A12645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0.0750</w:t>
            </w:r>
          </w:p>
        </w:tc>
        <w:tc>
          <w:tcPr>
            <w:tcW w:w="350" w:type="pct"/>
          </w:tcPr>
          <w:p w14:paraId="1C5C5B18" w14:textId="3E72A79B"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E1F6337" w14:textId="4F94C2D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2DF100" w14:textId="1902C02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E83536F" w14:textId="1991F45B"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F249946" w14:textId="5BB23CAD"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A18E500" w14:textId="3E35DFC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8161149" w14:textId="33D7A1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1A1E0A8" w14:textId="03361301"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A345D47" w14:textId="4F20AEC1"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7FBBD11C" w14:textId="77777777" w:rsidTr="005C268D">
        <w:trPr>
          <w:cantSplit/>
          <w:trHeight w:hRule="exact" w:val="432"/>
        </w:trPr>
        <w:tc>
          <w:tcPr>
            <w:tcW w:w="650" w:type="pct"/>
          </w:tcPr>
          <w:p w14:paraId="3A981195" w14:textId="281898B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0.0800</w:t>
            </w:r>
          </w:p>
        </w:tc>
        <w:tc>
          <w:tcPr>
            <w:tcW w:w="350" w:type="pct"/>
          </w:tcPr>
          <w:p w14:paraId="76E759EA" w14:textId="5E07B4CF"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4716F94" w14:textId="68B056B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ED24720" w14:textId="4FFCA64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3FF5F9B" w14:textId="2A845AF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7039401" w14:textId="32A2C0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51A3E9" w14:textId="28B151E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A09E84D" w14:textId="35A019A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21B6D4" w14:textId="5A051CD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D6FA939" w14:textId="11306A01"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59A2C07" w14:textId="77777777" w:rsidTr="005C268D">
        <w:trPr>
          <w:cantSplit/>
          <w:trHeight w:hRule="exact" w:val="432"/>
        </w:trPr>
        <w:tc>
          <w:tcPr>
            <w:tcW w:w="650" w:type="pct"/>
          </w:tcPr>
          <w:p w14:paraId="7B794282" w14:textId="0D79F44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0.0850</w:t>
            </w:r>
          </w:p>
        </w:tc>
        <w:tc>
          <w:tcPr>
            <w:tcW w:w="350" w:type="pct"/>
          </w:tcPr>
          <w:p w14:paraId="75F95FEC" w14:textId="351705E9"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AE1D3BF" w14:textId="4F4A81A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4853FB2" w14:textId="785BC9FD"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6E96C80" w14:textId="7460DA3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3F4465E" w14:textId="42A0014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D3C2BC9" w14:textId="0F5E4C3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8689B3C" w14:textId="2F9F067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017FEC7" w14:textId="02C7E25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395D1B0" w14:textId="4942042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72924FD" w14:textId="77777777" w:rsidTr="005C268D">
        <w:trPr>
          <w:cantSplit/>
          <w:trHeight w:hRule="exact" w:val="432"/>
        </w:trPr>
        <w:tc>
          <w:tcPr>
            <w:tcW w:w="650" w:type="pct"/>
          </w:tcPr>
          <w:p w14:paraId="440C5187" w14:textId="70F8073A"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0.0900</w:t>
            </w:r>
          </w:p>
        </w:tc>
        <w:tc>
          <w:tcPr>
            <w:tcW w:w="350" w:type="pct"/>
          </w:tcPr>
          <w:p w14:paraId="27A07645" w14:textId="5BDB93B1"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51E600D1" w14:textId="11BDC37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7FBA4443" w14:textId="3800A816"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7D9C596" w14:textId="0C3D378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87DE016" w14:textId="2386E55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00A889B" w14:textId="091A2603"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F276943" w14:textId="4B30F2E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55FE3011" w14:textId="2FE3F33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386D86A" w14:textId="56F586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A2BB94C" w14:textId="77777777" w:rsidTr="005C268D">
        <w:trPr>
          <w:cantSplit/>
          <w:trHeight w:hRule="exact" w:val="432"/>
        </w:trPr>
        <w:tc>
          <w:tcPr>
            <w:tcW w:w="650" w:type="pct"/>
          </w:tcPr>
          <w:p w14:paraId="4E2DB91F" w14:textId="7F6FE4D4"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0.0950</w:t>
            </w:r>
          </w:p>
        </w:tc>
        <w:tc>
          <w:tcPr>
            <w:tcW w:w="350" w:type="pct"/>
          </w:tcPr>
          <w:p w14:paraId="4B23C5B5" w14:textId="256DB4AD"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6649CBA" w14:textId="7CB927B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CDD5B98" w14:textId="663478C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30FAFC2" w14:textId="060A759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BD681A3" w14:textId="5A4DC8A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F383417" w14:textId="7518256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A332328" w14:textId="3A5FE61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6D89657" w14:textId="0C0ADB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5E0C5528" w14:textId="17A67EBC"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C5E0ED7" w14:textId="77777777" w:rsidTr="005C268D">
        <w:trPr>
          <w:cantSplit/>
          <w:trHeight w:hRule="exact" w:val="432"/>
        </w:trPr>
        <w:tc>
          <w:tcPr>
            <w:tcW w:w="650" w:type="pct"/>
          </w:tcPr>
          <w:p w14:paraId="30959590" w14:textId="6A58952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0.1000</w:t>
            </w:r>
          </w:p>
        </w:tc>
        <w:tc>
          <w:tcPr>
            <w:tcW w:w="350" w:type="pct"/>
          </w:tcPr>
          <w:p w14:paraId="759777B2" w14:textId="6BFC04F4"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ED7E551" w14:textId="3E570465"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B8545CB" w14:textId="2B5064F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2D34FC4" w14:textId="463F36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FA7F5F0" w14:textId="022D9C7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992A299" w14:textId="2AD96F0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9749A14" w14:textId="728556E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47CA95" w14:textId="0063DA5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2337D62" w14:textId="11BB661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bl>
    <w:p w14:paraId="7378F875" w14:textId="77777777" w:rsidR="00E916A4" w:rsidRDefault="00E916A4"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DA3188" w:rsidRPr="00A6525C" w:rsidRDefault="00DA3188">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DA3188" w:rsidRPr="00A6525C" w:rsidRDefault="00DA3188">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DA3188" w:rsidRPr="00A6525C" w:rsidRDefault="00DA3188"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DA3188" w:rsidRPr="00A6525C" w:rsidRDefault="00DA3188"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0AD7D20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w:t>
      </w:r>
      <w:r w:rsidR="00BC1113">
        <w:rPr>
          <w:rFonts w:ascii="Times New Roman" w:eastAsia="Times New Roman" w:hAnsi="Times New Roman" w:cs="Times New Roman"/>
          <w:sz w:val="24"/>
          <w:szCs w:val="24"/>
        </w:rPr>
        <w:t xml:space="preserve">after the migration event. 95% </w:t>
      </w:r>
      <w:r w:rsidR="00A8397E">
        <w:rPr>
          <w:rFonts w:ascii="Times New Roman" w:eastAsia="Times New Roman" w:hAnsi="Times New Roman" w:cs="Times New Roman"/>
          <w:sz w:val="24"/>
          <w:szCs w:val="24"/>
        </w:rPr>
        <w:t>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DA3188" w:rsidRPr="007308D8" w:rsidRDefault="00DA318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1AB6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FF28"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DA3188" w:rsidRPr="007308D8" w:rsidRDefault="00DA318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13A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1F84"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DA3188"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0892E3FC" w:rsidR="00FA43B1" w:rsidRPr="0059426E" w:rsidRDefault="007E084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00174DDB" w:rsidRPr="0059426E">
        <w:rPr>
          <w:rFonts w:ascii="Courier New" w:eastAsia="Times New Roman" w:hAnsi="Courier New" w:cs="Courier New"/>
          <w:b/>
          <w:bCs/>
          <w:sz w:val="16"/>
          <w:szCs w:val="16"/>
        </w:rPr>
        <w:t xml:space="preserve"> &lt;- function (mat1, mat2, nperm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r w:rsidR="006736C8" w:rsidRPr="0059426E">
        <w:rPr>
          <w:rFonts w:ascii="Courier New" w:eastAsia="Times New Roman" w:hAnsi="Courier New" w:cs="Courier New"/>
          <w:b/>
          <w:bCs/>
          <w:sz w:val="16"/>
          <w:szCs w:val="16"/>
        </w:rPr>
        <w:t>poppr)</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r w:rsidRPr="0059426E">
        <w:rPr>
          <w:rFonts w:ascii="Courier New" w:eastAsia="Times New Roman" w:hAnsi="Courier New" w:cs="Courier New"/>
          <w:b/>
          <w:bCs/>
          <w:sz w:val="16"/>
          <w:szCs w:val="16"/>
        </w:rPr>
        <w:t xml:space="preserve">genind to genpop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152A7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152A73">
        <w:rPr>
          <w:rFonts w:ascii="Courier New" w:eastAsia="Times New Roman" w:hAnsi="Courier New" w:cs="Courier New"/>
          <w:b/>
          <w:bCs/>
          <w:sz w:val="16"/>
          <w:szCs w:val="16"/>
        </w:rPr>
        <w:t>mat1p &lt;- mat1p[,order(colnames(mat1p@tab))]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152A73">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881C17D" w14:textId="2F36A365" w:rsidR="00174DDB" w:rsidRPr="00152A7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152A73">
        <w:rPr>
          <w:rFonts w:ascii="Courier New" w:eastAsia="Times New Roman" w:hAnsi="Courier New" w:cs="Courier New"/>
          <w:b/>
          <w:bCs/>
          <w:sz w:val="16"/>
          <w:szCs w:val="16"/>
        </w:rPr>
        <w:t xml:space="preserve">mat2p &lt;- mat2p[,order(colnames(mat2p@tab))]  </w:t>
      </w:r>
    </w:p>
    <w:p w14:paraId="7411FFD5" w14:textId="77777777" w:rsidR="00FA43B1" w:rsidRPr="00152A73"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152A73">
        <w:rPr>
          <w:rFonts w:ascii="Courier New" w:eastAsia="Times New Roman" w:hAnsi="Courier New" w:cs="Courier New"/>
          <w:b/>
          <w:bCs/>
          <w:sz w:val="16"/>
          <w:szCs w:val="16"/>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((nrow(mat2p@tab) != n) | (ncol(mat2p@tab)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set.seed(my.vec[iperm])</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w:t>
      </w:r>
      <w:r w:rsidR="00B83A4B" w:rsidRPr="0059426E">
        <w:rPr>
          <w:rFonts w:ascii="Courier New" w:eastAsia="Times New Roman" w:hAnsi="Courier New" w:cs="Courier New"/>
          <w:b/>
          <w:bCs/>
          <w:sz w:val="16"/>
          <w:szCs w:val="16"/>
        </w:rPr>
        <w:t>iff &lt;- mean.hexp2 -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DA3188" w:rsidRPr="00AD29E1" w:rsidRDefault="00DA3188">
      <w:pPr>
        <w:pStyle w:val="Commentaire"/>
        <w:rPr>
          <w:lang w:val="fr-CA"/>
        </w:rPr>
      </w:pPr>
      <w:r>
        <w:rPr>
          <w:rStyle w:val="Marquedecommentaire"/>
        </w:rPr>
        <w:annotationRef/>
      </w:r>
      <w:r w:rsidRPr="00AD29E1">
        <w:rPr>
          <w:lang w:val="fr-CA"/>
        </w:rPr>
        <w:t>L’attribution aléatoire assure-t-elle vraiment la diversité maximum à tout coup? Par hazard, tous tes individus pourraient obtenir exactement la meme structure génétique, donc une diversité nulle.</w:t>
      </w:r>
    </w:p>
  </w:comment>
  <w:comment w:id="4" w:author="Julian WITTISCHE" w:date="2020-02-11T22:15:00Z" w:initials="JW">
    <w:p w14:paraId="0389988E" w14:textId="37EE7BCE" w:rsidR="00DA3188" w:rsidRPr="000A5888" w:rsidRDefault="00DA3188">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DA3188" w:rsidRPr="00AD29E1" w:rsidRDefault="00DA3188">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6" w:author="Julian WITTISCHE" w:date="2020-02-11T23:25:00Z" w:initials="JW">
    <w:p w14:paraId="7426DE3D" w14:textId="6C1DF5E2" w:rsidR="00DA3188" w:rsidRPr="002D1CC0" w:rsidRDefault="00DA3188">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8" w:author="Patrick" w:date="2020-07-29T12:03:00Z" w:initials="P">
    <w:p w14:paraId="28070807" w14:textId="22C5DC2D" w:rsidR="00DA3188" w:rsidRDefault="00DA3188">
      <w:pPr>
        <w:pStyle w:val="Commentaire"/>
      </w:pPr>
      <w:r>
        <w:rPr>
          <w:rStyle w:val="Marquedecommentaire"/>
        </w:rPr>
        <w:annotationRef/>
      </w:r>
      <w:r>
        <w:t>?? rewrite and clarify please – too much stuffed into a single sentence</w:t>
      </w:r>
    </w:p>
  </w:comment>
  <w:comment w:id="10" w:author="Patrick" w:date="2020-07-29T12:18:00Z" w:initials="P">
    <w:p w14:paraId="2FA52B03" w14:textId="57BCB1CD" w:rsidR="00DA3188" w:rsidRDefault="00DA3188">
      <w:pPr>
        <w:pStyle w:val="Commentaire"/>
      </w:pPr>
      <w:r>
        <w:rPr>
          <w:rStyle w:val="Marquedecommentaire"/>
        </w:rPr>
        <w:annotationRef/>
      </w:r>
      <w:r>
        <w:t>My impression from the way these results are presented is that TGI is simply not a good approach. Can you rephrase (delicately) to highlight the positive more than the negative?</w:t>
      </w:r>
    </w:p>
  </w:comment>
  <w:comment w:id="11" w:author="Patrick" w:date="2020-07-29T12:39:00Z" w:initials="P">
    <w:p w14:paraId="311DC887" w14:textId="13115C5C" w:rsidR="00DA3188" w:rsidRDefault="00DA3188">
      <w:pPr>
        <w:pStyle w:val="Commentaire"/>
      </w:pPr>
      <w:r>
        <w:rPr>
          <w:rStyle w:val="Marquedecommentaire"/>
        </w:rPr>
        <w:annotationRef/>
      </w:r>
      <w:r>
        <w:t>More details about this example would be good – here and in the intro perhaps.</w:t>
      </w:r>
    </w:p>
  </w:comment>
  <w:comment w:id="12" w:author="Patrick" w:date="2020-07-29T12:40:00Z" w:initials="P">
    <w:p w14:paraId="01FE8694" w14:textId="7F107CF0" w:rsidR="00DA3188" w:rsidRDefault="00DA3188">
      <w:pPr>
        <w:pStyle w:val="Commentaire"/>
      </w:pPr>
      <w:r>
        <w:rPr>
          <w:rStyle w:val="Marquedecommentaire"/>
        </w:rPr>
        <w:annotationRef/>
      </w:r>
      <w:r>
        <w:t>Explain – what is more direct abou tit relative to previous work?</w:t>
      </w:r>
    </w:p>
  </w:comment>
  <w:comment w:id="13" w:author="Patrick" w:date="2020-07-29T12:38:00Z" w:initials="P">
    <w:p w14:paraId="420B3A7C" w14:textId="693A0B14" w:rsidR="00DA3188" w:rsidRDefault="00DA3188">
      <w:pPr>
        <w:pStyle w:val="Commentaire"/>
      </w:pPr>
      <w:r>
        <w:rPr>
          <w:rStyle w:val="Marquedecommentaire"/>
        </w:rPr>
        <w:annotationRef/>
      </w:r>
      <w:r>
        <w:t>“naked” p-value</w:t>
      </w:r>
    </w:p>
  </w:comment>
  <w:comment w:id="15" w:author="Patrick" w:date="2020-07-29T12:41:00Z" w:initials="P">
    <w:p w14:paraId="2DBC8005" w14:textId="21D2EE99" w:rsidR="00DA3188" w:rsidRDefault="00DA3188">
      <w:pPr>
        <w:pStyle w:val="Commentaire"/>
      </w:pPr>
      <w:r>
        <w:rPr>
          <w:rStyle w:val="Marquedecommentaire"/>
        </w:rPr>
        <w:annotationRef/>
      </w:r>
      <w:r>
        <w:t>And with what added value?</w:t>
      </w:r>
    </w:p>
  </w:comment>
  <w:comment w:id="17" w:author="Patrick" w:date="2020-07-29T12:42:00Z" w:initials="P">
    <w:p w14:paraId="12CD403C" w14:textId="19E3EB68" w:rsidR="00DA3188" w:rsidRDefault="00DA3188">
      <w:pPr>
        <w:pStyle w:val="Commentaire"/>
      </w:pPr>
      <w:r>
        <w:rPr>
          <w:rStyle w:val="Marquedecommentaire"/>
        </w:rPr>
        <w:annotationRef/>
      </w:r>
      <w:r>
        <w:t>Needs to be shortened by 300-400 words</w:t>
      </w:r>
    </w:p>
  </w:comment>
  <w:comment w:id="19" w:author="Patrick" w:date="2020-07-29T12:43:00Z" w:initials="P">
    <w:p w14:paraId="683171F1" w14:textId="21F5C94B" w:rsidR="00DA3188" w:rsidRDefault="00DA3188">
      <w:pPr>
        <w:pStyle w:val="Commentaire"/>
      </w:pPr>
      <w:r>
        <w:rPr>
          <w:rStyle w:val="Marquedecommentaire"/>
        </w:rPr>
        <w:annotationRef/>
      </w:r>
      <w:r>
        <w:t xml:space="preserve">General goal of adapting tbi to tgi and why is needed first. THEN talk about the experiments to test its sensitivity… </w:t>
      </w:r>
    </w:p>
  </w:comment>
  <w:comment w:id="25" w:author="Patrick" w:date="2020-07-29T12:45:00Z" w:initials="P">
    <w:p w14:paraId="535E436F" w14:textId="77777777" w:rsidR="00DA3188" w:rsidRDefault="00DA3188">
      <w:pPr>
        <w:pStyle w:val="Commentaire"/>
      </w:pPr>
      <w:r>
        <w:rPr>
          <w:rStyle w:val="Marquedecommentaire"/>
        </w:rPr>
        <w:annotationRef/>
      </w:r>
      <w:r>
        <w:t>This is a negative depiction of the investigation IMO. Could you rephrase it as something like: identify the scope of application, limitis of its capacity to correctly identify …</w:t>
      </w:r>
    </w:p>
    <w:p w14:paraId="486FE2BD" w14:textId="77777777" w:rsidR="00DA3188" w:rsidRDefault="00DA3188">
      <w:pPr>
        <w:pStyle w:val="Commentaire"/>
      </w:pPr>
    </w:p>
    <w:p w14:paraId="2F2298E2" w14:textId="05E4140F" w:rsidR="00DA3188" w:rsidRDefault="00DA3188">
      <w:pPr>
        <w:pStyle w:val="Commentaire"/>
      </w:pPr>
      <w:r>
        <w:t xml:space="preserve">That is, focus on the successful identification, not the failure. </w:t>
      </w:r>
    </w:p>
  </w:comment>
  <w:comment w:id="28" w:author="Patrick" w:date="2020-07-29T12:48:00Z" w:initials="P">
    <w:p w14:paraId="1D11C7D1" w14:textId="37170F38" w:rsidR="00DA3188" w:rsidRDefault="00DA3188">
      <w:pPr>
        <w:pStyle w:val="Commentaire"/>
      </w:pPr>
      <w:r>
        <w:rPr>
          <w:rStyle w:val="Marquedecommentaire"/>
        </w:rPr>
        <w:annotationRef/>
      </w:r>
      <w:r>
        <w:t>Not convinced by this. What are you really saying? And is it pertinent?.. AND, should it be said here?</w:t>
      </w:r>
    </w:p>
  </w:comment>
  <w:comment w:id="32" w:author="Patrick" w:date="2020-07-29T12:51:00Z" w:initials="P">
    <w:p w14:paraId="79DE3AAB" w14:textId="1AB44283" w:rsidR="00DA3188" w:rsidRDefault="00DA3188">
      <w:pPr>
        <w:pStyle w:val="Commentaire"/>
      </w:pPr>
      <w:r>
        <w:rPr>
          <w:rStyle w:val="Marquedecommentaire"/>
        </w:rPr>
        <w:annotationRef/>
      </w:r>
      <w:r>
        <w:t>“implications” “benefits” ideas evoked but not explained. Show, don’t tell.</w:t>
      </w:r>
    </w:p>
  </w:comment>
  <w:comment w:id="33" w:author="Patrick" w:date="2020-07-29T13:03:00Z" w:initials="P">
    <w:p w14:paraId="4E8495F1" w14:textId="4AF78547" w:rsidR="00DA3188" w:rsidRDefault="00DA3188">
      <w:pPr>
        <w:pStyle w:val="Commentaire"/>
      </w:pPr>
      <w:r>
        <w:rPr>
          <w:rStyle w:val="Marquedecommentaire"/>
        </w:rPr>
        <w:annotationRef/>
      </w:r>
      <w:r>
        <w:t>Present this idea somewhere above</w:t>
      </w:r>
    </w:p>
  </w:comment>
  <w:comment w:id="35" w:author="Patrick" w:date="2020-07-29T13:05:00Z" w:initials="P">
    <w:p w14:paraId="0417B079" w14:textId="0F15DF1D" w:rsidR="00DA3188" w:rsidRDefault="00DA3188">
      <w:pPr>
        <w:pStyle w:val="Commentaire"/>
      </w:pPr>
      <w:r>
        <w:rPr>
          <w:rStyle w:val="Marquedecommentaire"/>
        </w:rPr>
        <w:annotationRef/>
      </w:r>
      <w:r>
        <w:t>Or “detect”?</w:t>
      </w:r>
    </w:p>
  </w:comment>
  <w:comment w:id="34" w:author="Patrick" w:date="2020-07-29T13:06:00Z" w:initials="P">
    <w:p w14:paraId="495F8FCB" w14:textId="77777777" w:rsidR="00DA3188" w:rsidRDefault="00DA3188">
      <w:pPr>
        <w:pStyle w:val="Commentaire"/>
      </w:pPr>
      <w:r>
        <w:rPr>
          <w:rStyle w:val="Marquedecommentaire"/>
        </w:rPr>
        <w:annotationRef/>
      </w:r>
      <w:r>
        <w:t>Necessary? This section needs to be clarified to remain.</w:t>
      </w:r>
    </w:p>
    <w:p w14:paraId="0662FBF8" w14:textId="77777777" w:rsidR="00DA3188" w:rsidRDefault="00DA3188">
      <w:pPr>
        <w:pStyle w:val="Commentaire"/>
      </w:pPr>
    </w:p>
    <w:p w14:paraId="4DD0395A" w14:textId="0F8E5DFF" w:rsidR="00DA3188" w:rsidRDefault="00DA3188">
      <w:pPr>
        <w:pStyle w:val="Commentaire"/>
      </w:pPr>
      <w:r>
        <w:t xml:space="preserve">Also, I’d expect that there are some higher level, older refs that talk about how connectivity is the enemy of adaptation… local variations are swamped by migrants… </w:t>
      </w:r>
    </w:p>
  </w:comment>
  <w:comment w:id="38" w:author="Patrick" w:date="2020-07-29T13:18:00Z" w:initials="P">
    <w:p w14:paraId="61F508D5" w14:textId="6252D5F4" w:rsidR="00DA3188" w:rsidRDefault="00DA3188">
      <w:pPr>
        <w:pStyle w:val="Commentaire"/>
      </w:pPr>
      <w:r>
        <w:rPr>
          <w:rStyle w:val="Marquedecommentaire"/>
        </w:rPr>
        <w:annotationRef/>
      </w:r>
      <w:r>
        <w:t>?? rewrite</w:t>
      </w:r>
    </w:p>
  </w:comment>
  <w:comment w:id="39" w:author="Patrick" w:date="2020-07-29T13:21:00Z" w:initials="P">
    <w:p w14:paraId="3B0B5C24" w14:textId="73A0FB77" w:rsidR="00DA3188" w:rsidRDefault="00DA3188">
      <w:pPr>
        <w:pStyle w:val="Commentaire"/>
      </w:pPr>
      <w:r>
        <w:rPr>
          <w:rStyle w:val="Marquedecommentaire"/>
        </w:rPr>
        <w:annotationRef/>
      </w:r>
      <w:r>
        <w:t xml:space="preserve">4 x legacy in this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40" w:author="Patrick" w:date="2020-07-29T13:22:00Z" w:initials="P">
    <w:p w14:paraId="2DA6CB90" w14:textId="5387DDC7" w:rsidR="00DA3188" w:rsidRDefault="00DA3188">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42" w:author="Patrick" w:date="2020-07-29T13:24:00Z" w:initials="P">
    <w:p w14:paraId="67D88DB4" w14:textId="3750E38A" w:rsidR="00DA3188" w:rsidRDefault="00DA3188">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44" w:author="Patrick" w:date="2020-07-29T13:26:00Z" w:initials="P">
    <w:p w14:paraId="7AAB4D8B" w14:textId="49875BD2" w:rsidR="00DA3188" w:rsidRDefault="00DA3188">
      <w:pPr>
        <w:pStyle w:val="Commentaire"/>
      </w:pPr>
      <w:r>
        <w:rPr>
          <w:rStyle w:val="Marquedecommentaire"/>
        </w:rPr>
        <w:annotationRef/>
      </w:r>
      <w:r>
        <w:t>And above</w:t>
      </w:r>
    </w:p>
  </w:comment>
  <w:comment w:id="47" w:author="Patrick" w:date="2020-07-29T13:31:00Z" w:initials="P">
    <w:p w14:paraId="7B36BAF8" w14:textId="00EA096A" w:rsidR="00DA3188" w:rsidRDefault="00DA3188">
      <w:pPr>
        <w:pStyle w:val="Commentaire"/>
      </w:pPr>
      <w:r>
        <w:rPr>
          <w:rStyle w:val="Marquedecommentaire"/>
        </w:rPr>
        <w:annotationRef/>
      </w:r>
      <w:r>
        <w:t xml:space="preserve">I suggest you totally dissect this paragraph and reconstruct it. </w:t>
      </w:r>
    </w:p>
  </w:comment>
  <w:comment w:id="48" w:author="Patrick" w:date="2020-07-29T13:30:00Z" w:initials="P">
    <w:p w14:paraId="704FFF9D" w14:textId="66BBE010" w:rsidR="00DA3188" w:rsidRDefault="00DA3188">
      <w:pPr>
        <w:pStyle w:val="Commentaire"/>
      </w:pPr>
      <w:r>
        <w:rPr>
          <w:rStyle w:val="Marquedecommentaire"/>
        </w:rPr>
        <w:annotationRef/>
      </w:r>
      <w:r>
        <w:t xml:space="preserve">I do not understand this. </w:t>
      </w:r>
    </w:p>
  </w:comment>
  <w:comment w:id="50" w:author="Patrick" w:date="2020-07-29T13:33:00Z" w:initials="P">
    <w:p w14:paraId="54ADE6A5" w14:textId="1350A87B" w:rsidR="00DA3188" w:rsidRDefault="00DA3188">
      <w:pPr>
        <w:pStyle w:val="Commentaire"/>
      </w:pPr>
      <w:r>
        <w:rPr>
          <w:rStyle w:val="Marquedecommentaire"/>
        </w:rPr>
        <w:annotationRef/>
      </w:r>
      <w:r>
        <w:t>Separate idea – expand or omit</w:t>
      </w:r>
    </w:p>
  </w:comment>
  <w:comment w:id="51" w:author="Patrick" w:date="2020-07-29T13:33:00Z" w:initials="P">
    <w:p w14:paraId="7FDAAD92" w14:textId="7647D8DE" w:rsidR="00DA3188" w:rsidRDefault="00DA3188">
      <w:pPr>
        <w:pStyle w:val="Commentaire"/>
      </w:pPr>
      <w:r>
        <w:rPr>
          <w:rStyle w:val="Marquedecommentaire"/>
        </w:rPr>
        <w:annotationRef/>
      </w:r>
      <w:r>
        <w:t>IMO you really need a full paragraph constrating your approach and the data to the TBI – perhaps this should be the first paragraph of the discussion as it best connect sit to what has been done before.</w:t>
      </w:r>
    </w:p>
  </w:comment>
  <w:comment w:id="53" w:author="Patrick" w:date="2020-07-29T13:34:00Z" w:initials="P">
    <w:p w14:paraId="2E11CC74" w14:textId="4450EC1A" w:rsidR="00DA3188" w:rsidRDefault="00DA3188">
      <w:pPr>
        <w:pStyle w:val="Commentaire"/>
      </w:pPr>
      <w:r>
        <w:rPr>
          <w:rStyle w:val="Marquedecommentaire"/>
        </w:rPr>
        <w:annotationRef/>
      </w:r>
      <w:r>
        <w:t>Weak – and almost apologetic – recast as a strength!</w:t>
      </w:r>
    </w:p>
  </w:comment>
  <w:comment w:id="54" w:author="Patrick" w:date="2020-07-29T13:36:00Z" w:initials="P">
    <w:p w14:paraId="35C1F9B2" w14:textId="77777777" w:rsidR="00DA3188" w:rsidRDefault="00DA3188">
      <w:pPr>
        <w:pStyle w:val="Commentaire"/>
      </w:pPr>
      <w:r>
        <w:rPr>
          <w:rStyle w:val="Marquedecommentaire"/>
        </w:rPr>
        <w:annotationRef/>
      </w:r>
      <w:r>
        <w:t xml:space="preserve">How so? You assertion of transparency is not in itself transparent!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0FC93AC" w14:textId="2CC34F10" w:rsidR="00DA3188" w:rsidRDefault="00DA3188">
      <w:pPr>
        <w:pStyle w:val="Commentaire"/>
      </w:pPr>
      <w:r>
        <w:t>Perhaps expand on the other methds that are available and how, although they CAN be used, TGI is preferable because x,y,z</w:t>
      </w:r>
    </w:p>
  </w:comment>
  <w:comment w:id="56" w:author="Patrick" w:date="2020-07-29T13:40:00Z" w:initials="P">
    <w:p w14:paraId="7C386094" w14:textId="6B8F57DD" w:rsidR="00DA3188" w:rsidRDefault="00DA3188">
      <w:pPr>
        <w:pStyle w:val="Commentaire"/>
      </w:pPr>
      <w:r>
        <w:rPr>
          <w:rStyle w:val="Marquedecommentaire"/>
        </w:rPr>
        <w:annotationRef/>
      </w:r>
      <w:r>
        <w:t>This seems like an important point to make, bu the elaboration wrt simulation seem unecessary</w:t>
      </w:r>
    </w:p>
  </w:comment>
  <w:comment w:id="58" w:author="Patrick" w:date="2020-07-29T13:40:00Z" w:initials="P">
    <w:p w14:paraId="4ECEF536" w14:textId="45B60901" w:rsidR="00DA3188" w:rsidRDefault="00DA3188">
      <w:pPr>
        <w:pStyle w:val="Commentaire"/>
      </w:pPr>
      <w:r>
        <w:rPr>
          <w:rStyle w:val="Marquedecommentaire"/>
        </w:rPr>
        <w:annotationRef/>
      </w:r>
      <w:r>
        <w:t>Bir of context here – connect back to bio?</w:t>
      </w:r>
    </w:p>
  </w:comment>
  <w:comment w:id="60" w:author="Patrick" w:date="2020-07-29T13:39:00Z" w:initials="P">
    <w:p w14:paraId="0C0F08E0" w14:textId="23BA71D9" w:rsidR="00DA3188" w:rsidRDefault="00DA3188">
      <w:pPr>
        <w:pStyle w:val="Commentaire"/>
      </w:pPr>
      <w:r>
        <w:rPr>
          <w:rStyle w:val="Marquedecommentaire"/>
        </w:rPr>
        <w:annotationRef/>
      </w:r>
      <w:r>
        <w:t>Julian – 1 idea per paragraph – this is all mixed up</w:t>
      </w:r>
    </w:p>
  </w:comment>
  <w:comment w:id="61" w:author="Patrick" w:date="2020-07-29T13:41:00Z" w:initials="P">
    <w:p w14:paraId="589B01A5" w14:textId="3B7F5DFC" w:rsidR="00DA3188" w:rsidRDefault="00DA3188">
      <w:pPr>
        <w:pStyle w:val="Commentaire"/>
      </w:pPr>
      <w:r>
        <w:rPr>
          <w:rStyle w:val="Marquedecommentaire"/>
        </w:rPr>
        <w:annotationRef/>
      </w:r>
      <w:r>
        <w:t>But we’re back to use arbitrary threholds, aren’t we/ why not just assess pariwise Fsts using standard approaches and an alpha of 0.05?</w:t>
      </w:r>
    </w:p>
  </w:comment>
  <w:comment w:id="62" w:author="Patrick" w:date="2020-07-29T13:42:00Z" w:initials="P">
    <w:p w14:paraId="22AC58BC" w14:textId="2B75D98C" w:rsidR="00DA3188" w:rsidRDefault="00DA3188">
      <w:pPr>
        <w:pStyle w:val="Commentaire"/>
      </w:pPr>
      <w:r>
        <w:rPr>
          <w:rStyle w:val="Marquedecommentaire"/>
        </w:rPr>
        <w:annotationRef/>
      </w:r>
      <w:r>
        <w:t>Where’s the discussion of your empirical test of the method?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Ex w15:paraId="28070807" w15:done="0"/>
  <w15:commentEx w15:paraId="2FA52B03" w15:done="0"/>
  <w15:commentEx w15:paraId="311DC887" w15:done="0"/>
  <w15:commentEx w15:paraId="01FE8694" w15:done="0"/>
  <w15:commentEx w15:paraId="420B3A7C" w15:done="0"/>
  <w15:commentEx w15:paraId="2DBC8005" w15:done="0"/>
  <w15:commentEx w15:paraId="12CD403C" w15:done="0"/>
  <w15:commentEx w15:paraId="683171F1" w15:done="0"/>
  <w15:commentEx w15:paraId="2F2298E2" w15:done="0"/>
  <w15:commentEx w15:paraId="1D11C7D1" w15:done="0"/>
  <w15:commentEx w15:paraId="79DE3AAB" w15:done="0"/>
  <w15:commentEx w15:paraId="4E8495F1" w15:done="0"/>
  <w15:commentEx w15:paraId="0417B079" w15:done="0"/>
  <w15:commentEx w15:paraId="4DD0395A" w15:done="0"/>
  <w15:commentEx w15:paraId="61F508D5" w15:done="0"/>
  <w15:commentEx w15:paraId="3B0B5C24" w15:done="0"/>
  <w15:commentEx w15:paraId="2DA6CB90" w15:done="0"/>
  <w15:commentEx w15:paraId="67D88DB4" w15:done="0"/>
  <w15:commentEx w15:paraId="7AAB4D8B" w15:done="0"/>
  <w15:commentEx w15:paraId="7B36BAF8" w15:done="0"/>
  <w15:commentEx w15:paraId="704FFF9D" w15:done="0"/>
  <w15:commentEx w15:paraId="54ADE6A5" w15:done="0"/>
  <w15:commentEx w15:paraId="7FDAAD92" w15:done="0"/>
  <w15:commentEx w15:paraId="2E11CC74" w15:done="0"/>
  <w15:commentEx w15:paraId="00FC93AC" w15:done="0"/>
  <w15:commentEx w15:paraId="7C386094" w15:done="0"/>
  <w15:commentEx w15:paraId="4ECEF536" w15:done="0"/>
  <w15:commentEx w15:paraId="0C0F08E0" w15:done="0"/>
  <w15:commentEx w15:paraId="589B01A5" w15:done="0"/>
  <w15:commentEx w15:paraId="22AC58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D4A40" w14:textId="77777777" w:rsidR="00C14C0D" w:rsidRDefault="00C14C0D" w:rsidP="00596125">
      <w:pPr>
        <w:spacing w:after="0" w:line="240" w:lineRule="auto"/>
      </w:pPr>
      <w:r>
        <w:separator/>
      </w:r>
    </w:p>
  </w:endnote>
  <w:endnote w:type="continuationSeparator" w:id="0">
    <w:p w14:paraId="7B1C64B4" w14:textId="77777777" w:rsidR="00C14C0D" w:rsidRDefault="00C14C0D"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5F5FE086" w:rsidR="00DA3188" w:rsidRDefault="00DA3188">
        <w:pPr>
          <w:pStyle w:val="Pieddepage"/>
          <w:jc w:val="right"/>
        </w:pPr>
        <w:r>
          <w:fldChar w:fldCharType="begin"/>
        </w:r>
        <w:r>
          <w:instrText>PAGE   \* MERGEFORMAT</w:instrText>
        </w:r>
        <w:r>
          <w:fldChar w:fldCharType="separate"/>
        </w:r>
        <w:r w:rsidR="009113ED" w:rsidRPr="009113ED">
          <w:rPr>
            <w:noProof/>
            <w:lang w:val="fr-FR"/>
          </w:rPr>
          <w:t>14</w:t>
        </w:r>
        <w:r>
          <w:fldChar w:fldCharType="end"/>
        </w:r>
      </w:p>
    </w:sdtContent>
  </w:sdt>
  <w:p w14:paraId="3FAB228B" w14:textId="77777777" w:rsidR="00DA3188" w:rsidRDefault="00DA318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6B772C" w14:textId="77777777" w:rsidR="00C14C0D" w:rsidRDefault="00C14C0D" w:rsidP="00596125">
      <w:pPr>
        <w:spacing w:after="0" w:line="240" w:lineRule="auto"/>
      </w:pPr>
      <w:r>
        <w:separator/>
      </w:r>
    </w:p>
  </w:footnote>
  <w:footnote w:type="continuationSeparator" w:id="0">
    <w:p w14:paraId="520C34F9" w14:textId="77777777" w:rsidR="00C14C0D" w:rsidRDefault="00C14C0D"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w15:presenceInfo w15:providerId="None" w15:userId="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MqsFAOn31rAtAAAA"/>
  </w:docVars>
  <w:rsids>
    <w:rsidRoot w:val="004E13A5"/>
    <w:rsid w:val="00000454"/>
    <w:rsid w:val="0000168C"/>
    <w:rsid w:val="00002466"/>
    <w:rsid w:val="00002A64"/>
    <w:rsid w:val="0000309C"/>
    <w:rsid w:val="0000391E"/>
    <w:rsid w:val="000053C7"/>
    <w:rsid w:val="00005F69"/>
    <w:rsid w:val="00006829"/>
    <w:rsid w:val="00011C71"/>
    <w:rsid w:val="0001269B"/>
    <w:rsid w:val="00013579"/>
    <w:rsid w:val="000141B3"/>
    <w:rsid w:val="0001712C"/>
    <w:rsid w:val="00017CBA"/>
    <w:rsid w:val="00017E75"/>
    <w:rsid w:val="00017F16"/>
    <w:rsid w:val="00021D02"/>
    <w:rsid w:val="000222ED"/>
    <w:rsid w:val="000227A4"/>
    <w:rsid w:val="00023F2C"/>
    <w:rsid w:val="00024F61"/>
    <w:rsid w:val="00025988"/>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5B96"/>
    <w:rsid w:val="00055C1A"/>
    <w:rsid w:val="00056C25"/>
    <w:rsid w:val="00056F49"/>
    <w:rsid w:val="000575AB"/>
    <w:rsid w:val="00060B67"/>
    <w:rsid w:val="00061580"/>
    <w:rsid w:val="000623C8"/>
    <w:rsid w:val="00063753"/>
    <w:rsid w:val="000637AB"/>
    <w:rsid w:val="00064F7E"/>
    <w:rsid w:val="000673CD"/>
    <w:rsid w:val="00067650"/>
    <w:rsid w:val="00067B6C"/>
    <w:rsid w:val="00067CAB"/>
    <w:rsid w:val="00072895"/>
    <w:rsid w:val="00072AB5"/>
    <w:rsid w:val="00073EE3"/>
    <w:rsid w:val="000745F8"/>
    <w:rsid w:val="00074A4E"/>
    <w:rsid w:val="00074A90"/>
    <w:rsid w:val="00074D7C"/>
    <w:rsid w:val="000752B5"/>
    <w:rsid w:val="000753A8"/>
    <w:rsid w:val="00076536"/>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2A40"/>
    <w:rsid w:val="000B306E"/>
    <w:rsid w:val="000B3530"/>
    <w:rsid w:val="000B3F8B"/>
    <w:rsid w:val="000B568D"/>
    <w:rsid w:val="000B6A15"/>
    <w:rsid w:val="000B7CDD"/>
    <w:rsid w:val="000C1EE3"/>
    <w:rsid w:val="000C2859"/>
    <w:rsid w:val="000C43B2"/>
    <w:rsid w:val="000C4C79"/>
    <w:rsid w:val="000D03BF"/>
    <w:rsid w:val="000D08D6"/>
    <w:rsid w:val="000D147C"/>
    <w:rsid w:val="000D1B30"/>
    <w:rsid w:val="000D1CB4"/>
    <w:rsid w:val="000D5B7A"/>
    <w:rsid w:val="000D5C81"/>
    <w:rsid w:val="000D683F"/>
    <w:rsid w:val="000D6D10"/>
    <w:rsid w:val="000D74D9"/>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2A73"/>
    <w:rsid w:val="001535E2"/>
    <w:rsid w:val="00154844"/>
    <w:rsid w:val="00155C4D"/>
    <w:rsid w:val="001563B0"/>
    <w:rsid w:val="001571E0"/>
    <w:rsid w:val="00161403"/>
    <w:rsid w:val="00162C41"/>
    <w:rsid w:val="001633CB"/>
    <w:rsid w:val="00164AEE"/>
    <w:rsid w:val="00167216"/>
    <w:rsid w:val="00167AEB"/>
    <w:rsid w:val="00170501"/>
    <w:rsid w:val="00170C36"/>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B721A"/>
    <w:rsid w:val="001C20B2"/>
    <w:rsid w:val="001C38DB"/>
    <w:rsid w:val="001C73C8"/>
    <w:rsid w:val="001D0ACA"/>
    <w:rsid w:val="001D1B0E"/>
    <w:rsid w:val="001D2ADC"/>
    <w:rsid w:val="001D3FDE"/>
    <w:rsid w:val="001D512B"/>
    <w:rsid w:val="001D512F"/>
    <w:rsid w:val="001D5510"/>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237"/>
    <w:rsid w:val="002268C5"/>
    <w:rsid w:val="0022740C"/>
    <w:rsid w:val="0023072B"/>
    <w:rsid w:val="0023083C"/>
    <w:rsid w:val="002340FD"/>
    <w:rsid w:val="002344C1"/>
    <w:rsid w:val="00234531"/>
    <w:rsid w:val="002363EE"/>
    <w:rsid w:val="002377D0"/>
    <w:rsid w:val="0024289D"/>
    <w:rsid w:val="002446CC"/>
    <w:rsid w:val="002456C9"/>
    <w:rsid w:val="00245CCF"/>
    <w:rsid w:val="00250512"/>
    <w:rsid w:val="0025060E"/>
    <w:rsid w:val="00250C27"/>
    <w:rsid w:val="00251650"/>
    <w:rsid w:val="0025226F"/>
    <w:rsid w:val="00252A94"/>
    <w:rsid w:val="00252F55"/>
    <w:rsid w:val="00253769"/>
    <w:rsid w:val="002538EE"/>
    <w:rsid w:val="002549F5"/>
    <w:rsid w:val="00254C32"/>
    <w:rsid w:val="002575B1"/>
    <w:rsid w:val="00257C14"/>
    <w:rsid w:val="0026174E"/>
    <w:rsid w:val="00261B7F"/>
    <w:rsid w:val="00262D52"/>
    <w:rsid w:val="00263F2E"/>
    <w:rsid w:val="002648C9"/>
    <w:rsid w:val="00266374"/>
    <w:rsid w:val="00266A86"/>
    <w:rsid w:val="00266D04"/>
    <w:rsid w:val="00267018"/>
    <w:rsid w:val="002676EC"/>
    <w:rsid w:val="002718C5"/>
    <w:rsid w:val="002760DF"/>
    <w:rsid w:val="00276516"/>
    <w:rsid w:val="00276CE2"/>
    <w:rsid w:val="002810B8"/>
    <w:rsid w:val="002829C4"/>
    <w:rsid w:val="00282E4D"/>
    <w:rsid w:val="00284908"/>
    <w:rsid w:val="00285BCD"/>
    <w:rsid w:val="002862FB"/>
    <w:rsid w:val="00287B30"/>
    <w:rsid w:val="00290241"/>
    <w:rsid w:val="00290668"/>
    <w:rsid w:val="00290DA8"/>
    <w:rsid w:val="00290FDF"/>
    <w:rsid w:val="00291776"/>
    <w:rsid w:val="00292102"/>
    <w:rsid w:val="00295FF4"/>
    <w:rsid w:val="002972B7"/>
    <w:rsid w:val="00297FFA"/>
    <w:rsid w:val="002A0488"/>
    <w:rsid w:val="002A1E12"/>
    <w:rsid w:val="002A1F8B"/>
    <w:rsid w:val="002A3DE7"/>
    <w:rsid w:val="002A488E"/>
    <w:rsid w:val="002B1325"/>
    <w:rsid w:val="002B4583"/>
    <w:rsid w:val="002C3535"/>
    <w:rsid w:val="002C36D6"/>
    <w:rsid w:val="002C3A65"/>
    <w:rsid w:val="002C3D4F"/>
    <w:rsid w:val="002C44A3"/>
    <w:rsid w:val="002C668E"/>
    <w:rsid w:val="002C7903"/>
    <w:rsid w:val="002C7C02"/>
    <w:rsid w:val="002D00E2"/>
    <w:rsid w:val="002D1CC0"/>
    <w:rsid w:val="002D262F"/>
    <w:rsid w:val="002D2EEA"/>
    <w:rsid w:val="002D4601"/>
    <w:rsid w:val="002D63E3"/>
    <w:rsid w:val="002E0D4E"/>
    <w:rsid w:val="002E1313"/>
    <w:rsid w:val="002E615A"/>
    <w:rsid w:val="002E7623"/>
    <w:rsid w:val="002F00E9"/>
    <w:rsid w:val="002F032B"/>
    <w:rsid w:val="002F222A"/>
    <w:rsid w:val="002F4A70"/>
    <w:rsid w:val="002F50D0"/>
    <w:rsid w:val="002F510B"/>
    <w:rsid w:val="002F53A6"/>
    <w:rsid w:val="002F5737"/>
    <w:rsid w:val="00302E8C"/>
    <w:rsid w:val="0030512B"/>
    <w:rsid w:val="0031038B"/>
    <w:rsid w:val="00310B2C"/>
    <w:rsid w:val="00311A8D"/>
    <w:rsid w:val="00311C05"/>
    <w:rsid w:val="0031329F"/>
    <w:rsid w:val="003136A1"/>
    <w:rsid w:val="003143B1"/>
    <w:rsid w:val="00314411"/>
    <w:rsid w:val="00314CA1"/>
    <w:rsid w:val="00315CBD"/>
    <w:rsid w:val="00316ED7"/>
    <w:rsid w:val="0032094E"/>
    <w:rsid w:val="00322EF1"/>
    <w:rsid w:val="00323843"/>
    <w:rsid w:val="00326306"/>
    <w:rsid w:val="00327D5D"/>
    <w:rsid w:val="00331CF4"/>
    <w:rsid w:val="00332595"/>
    <w:rsid w:val="003333C4"/>
    <w:rsid w:val="00335E2F"/>
    <w:rsid w:val="003378A5"/>
    <w:rsid w:val="00337F86"/>
    <w:rsid w:val="003422BA"/>
    <w:rsid w:val="00342BF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BA1"/>
    <w:rsid w:val="00386C07"/>
    <w:rsid w:val="0039025A"/>
    <w:rsid w:val="0039028C"/>
    <w:rsid w:val="00390597"/>
    <w:rsid w:val="00391295"/>
    <w:rsid w:val="00392DE7"/>
    <w:rsid w:val="00394C28"/>
    <w:rsid w:val="00396770"/>
    <w:rsid w:val="00397084"/>
    <w:rsid w:val="003A1360"/>
    <w:rsid w:val="003A27A1"/>
    <w:rsid w:val="003A30C6"/>
    <w:rsid w:val="003A4F52"/>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6E25"/>
    <w:rsid w:val="003E71A5"/>
    <w:rsid w:val="003E73EA"/>
    <w:rsid w:val="003F1140"/>
    <w:rsid w:val="003F114F"/>
    <w:rsid w:val="003F2FF1"/>
    <w:rsid w:val="003F354B"/>
    <w:rsid w:val="003F382F"/>
    <w:rsid w:val="003F3E31"/>
    <w:rsid w:val="003F6100"/>
    <w:rsid w:val="003F69D8"/>
    <w:rsid w:val="003F7F85"/>
    <w:rsid w:val="00401B87"/>
    <w:rsid w:val="00401C87"/>
    <w:rsid w:val="004021B6"/>
    <w:rsid w:val="004024F6"/>
    <w:rsid w:val="004032CF"/>
    <w:rsid w:val="004036B9"/>
    <w:rsid w:val="00405886"/>
    <w:rsid w:val="004058E4"/>
    <w:rsid w:val="00406446"/>
    <w:rsid w:val="00407351"/>
    <w:rsid w:val="00410133"/>
    <w:rsid w:val="0041016F"/>
    <w:rsid w:val="00411503"/>
    <w:rsid w:val="004119E6"/>
    <w:rsid w:val="00415543"/>
    <w:rsid w:val="00415B08"/>
    <w:rsid w:val="0041618B"/>
    <w:rsid w:val="004170BB"/>
    <w:rsid w:val="004176BF"/>
    <w:rsid w:val="0041772B"/>
    <w:rsid w:val="0042030E"/>
    <w:rsid w:val="004218EE"/>
    <w:rsid w:val="004225F4"/>
    <w:rsid w:val="00422C59"/>
    <w:rsid w:val="00425183"/>
    <w:rsid w:val="00425BB7"/>
    <w:rsid w:val="00430107"/>
    <w:rsid w:val="004305E4"/>
    <w:rsid w:val="004306AD"/>
    <w:rsid w:val="0043100B"/>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C2D"/>
    <w:rsid w:val="00464830"/>
    <w:rsid w:val="00464A53"/>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692A"/>
    <w:rsid w:val="004B7793"/>
    <w:rsid w:val="004C0170"/>
    <w:rsid w:val="004C2190"/>
    <w:rsid w:val="004C27A8"/>
    <w:rsid w:val="004C27F4"/>
    <w:rsid w:val="004C5976"/>
    <w:rsid w:val="004C7C6F"/>
    <w:rsid w:val="004D0391"/>
    <w:rsid w:val="004D104E"/>
    <w:rsid w:val="004D1456"/>
    <w:rsid w:val="004D4681"/>
    <w:rsid w:val="004D5094"/>
    <w:rsid w:val="004D63F8"/>
    <w:rsid w:val="004D64CA"/>
    <w:rsid w:val="004D7255"/>
    <w:rsid w:val="004E072F"/>
    <w:rsid w:val="004E0FF0"/>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E46"/>
    <w:rsid w:val="005015CA"/>
    <w:rsid w:val="00501FD5"/>
    <w:rsid w:val="00503A2E"/>
    <w:rsid w:val="00504319"/>
    <w:rsid w:val="0050472E"/>
    <w:rsid w:val="00504E37"/>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29AE"/>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7AF7"/>
    <w:rsid w:val="00577BA0"/>
    <w:rsid w:val="0058294B"/>
    <w:rsid w:val="00584133"/>
    <w:rsid w:val="00586186"/>
    <w:rsid w:val="0058664C"/>
    <w:rsid w:val="0059053F"/>
    <w:rsid w:val="00593107"/>
    <w:rsid w:val="00593DF4"/>
    <w:rsid w:val="0059426E"/>
    <w:rsid w:val="00596125"/>
    <w:rsid w:val="00596B92"/>
    <w:rsid w:val="005A17AF"/>
    <w:rsid w:val="005A19D3"/>
    <w:rsid w:val="005A4792"/>
    <w:rsid w:val="005A56C0"/>
    <w:rsid w:val="005A588F"/>
    <w:rsid w:val="005A6C4E"/>
    <w:rsid w:val="005A7AE1"/>
    <w:rsid w:val="005A7E68"/>
    <w:rsid w:val="005B5111"/>
    <w:rsid w:val="005B52B2"/>
    <w:rsid w:val="005B5C24"/>
    <w:rsid w:val="005B67F7"/>
    <w:rsid w:val="005B723C"/>
    <w:rsid w:val="005B75A9"/>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31A2"/>
    <w:rsid w:val="005E4D5F"/>
    <w:rsid w:val="005E527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062D5"/>
    <w:rsid w:val="0060684C"/>
    <w:rsid w:val="00611055"/>
    <w:rsid w:val="00611155"/>
    <w:rsid w:val="00611A4E"/>
    <w:rsid w:val="00613210"/>
    <w:rsid w:val="006141B4"/>
    <w:rsid w:val="006141FC"/>
    <w:rsid w:val="0061427D"/>
    <w:rsid w:val="00614ACA"/>
    <w:rsid w:val="00615759"/>
    <w:rsid w:val="00616333"/>
    <w:rsid w:val="006171E0"/>
    <w:rsid w:val="00617696"/>
    <w:rsid w:val="00620800"/>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58"/>
    <w:rsid w:val="006520B8"/>
    <w:rsid w:val="0065400A"/>
    <w:rsid w:val="00654C24"/>
    <w:rsid w:val="006550F7"/>
    <w:rsid w:val="00655DDB"/>
    <w:rsid w:val="0065660C"/>
    <w:rsid w:val="00661D88"/>
    <w:rsid w:val="006624C2"/>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87D27"/>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4353"/>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3B4C"/>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1BC5"/>
    <w:rsid w:val="007130C0"/>
    <w:rsid w:val="00713536"/>
    <w:rsid w:val="00713FE7"/>
    <w:rsid w:val="00715DD3"/>
    <w:rsid w:val="00716073"/>
    <w:rsid w:val="00716E49"/>
    <w:rsid w:val="00717877"/>
    <w:rsid w:val="00720E9A"/>
    <w:rsid w:val="007219E7"/>
    <w:rsid w:val="00721C89"/>
    <w:rsid w:val="007238DC"/>
    <w:rsid w:val="00725828"/>
    <w:rsid w:val="0072718C"/>
    <w:rsid w:val="00730005"/>
    <w:rsid w:val="00730648"/>
    <w:rsid w:val="007308D8"/>
    <w:rsid w:val="00731B76"/>
    <w:rsid w:val="0073485F"/>
    <w:rsid w:val="00735DDF"/>
    <w:rsid w:val="00736400"/>
    <w:rsid w:val="00736E7E"/>
    <w:rsid w:val="00740944"/>
    <w:rsid w:val="00744706"/>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CDB"/>
    <w:rsid w:val="00771580"/>
    <w:rsid w:val="007729F2"/>
    <w:rsid w:val="0077390A"/>
    <w:rsid w:val="00773BE4"/>
    <w:rsid w:val="007749FA"/>
    <w:rsid w:val="00775867"/>
    <w:rsid w:val="00776CEC"/>
    <w:rsid w:val="00777B9A"/>
    <w:rsid w:val="00780C20"/>
    <w:rsid w:val="007817CA"/>
    <w:rsid w:val="007839F5"/>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A7C90"/>
    <w:rsid w:val="007B05E0"/>
    <w:rsid w:val="007B0795"/>
    <w:rsid w:val="007B643B"/>
    <w:rsid w:val="007C05E2"/>
    <w:rsid w:val="007C09B8"/>
    <w:rsid w:val="007C16E3"/>
    <w:rsid w:val="007C19E5"/>
    <w:rsid w:val="007C51E0"/>
    <w:rsid w:val="007C62DE"/>
    <w:rsid w:val="007C7016"/>
    <w:rsid w:val="007C72EE"/>
    <w:rsid w:val="007C7871"/>
    <w:rsid w:val="007C7FE1"/>
    <w:rsid w:val="007D0454"/>
    <w:rsid w:val="007D5A56"/>
    <w:rsid w:val="007D60E9"/>
    <w:rsid w:val="007D68AE"/>
    <w:rsid w:val="007D76B3"/>
    <w:rsid w:val="007D7E27"/>
    <w:rsid w:val="007D7FB8"/>
    <w:rsid w:val="007E082E"/>
    <w:rsid w:val="007E084D"/>
    <w:rsid w:val="007E0A1E"/>
    <w:rsid w:val="007E138A"/>
    <w:rsid w:val="007E1C8E"/>
    <w:rsid w:val="007E677E"/>
    <w:rsid w:val="007E7573"/>
    <w:rsid w:val="007F01A9"/>
    <w:rsid w:val="007F0A07"/>
    <w:rsid w:val="007F1539"/>
    <w:rsid w:val="007F2596"/>
    <w:rsid w:val="007F2634"/>
    <w:rsid w:val="007F274B"/>
    <w:rsid w:val="007F43DF"/>
    <w:rsid w:val="007F6443"/>
    <w:rsid w:val="007F6517"/>
    <w:rsid w:val="007F6D6E"/>
    <w:rsid w:val="007F7138"/>
    <w:rsid w:val="00802883"/>
    <w:rsid w:val="00804242"/>
    <w:rsid w:val="0080459E"/>
    <w:rsid w:val="00805090"/>
    <w:rsid w:val="00807B8A"/>
    <w:rsid w:val="0081052F"/>
    <w:rsid w:val="008139D8"/>
    <w:rsid w:val="00813DBB"/>
    <w:rsid w:val="008152A9"/>
    <w:rsid w:val="00816D23"/>
    <w:rsid w:val="00817492"/>
    <w:rsid w:val="00820DBE"/>
    <w:rsid w:val="00821191"/>
    <w:rsid w:val="008221AF"/>
    <w:rsid w:val="00823BCE"/>
    <w:rsid w:val="008257A1"/>
    <w:rsid w:val="008268BA"/>
    <w:rsid w:val="00830373"/>
    <w:rsid w:val="008309BF"/>
    <w:rsid w:val="00830D43"/>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2B1F"/>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632"/>
    <w:rsid w:val="008B2B6D"/>
    <w:rsid w:val="008B2DA1"/>
    <w:rsid w:val="008B6491"/>
    <w:rsid w:val="008B6989"/>
    <w:rsid w:val="008B7986"/>
    <w:rsid w:val="008C2A8C"/>
    <w:rsid w:val="008C31BD"/>
    <w:rsid w:val="008C35FC"/>
    <w:rsid w:val="008C480D"/>
    <w:rsid w:val="008C6CDE"/>
    <w:rsid w:val="008D2682"/>
    <w:rsid w:val="008D3CBE"/>
    <w:rsid w:val="008D4364"/>
    <w:rsid w:val="008D49F5"/>
    <w:rsid w:val="008D57CB"/>
    <w:rsid w:val="008D5B11"/>
    <w:rsid w:val="008D5DC5"/>
    <w:rsid w:val="008D6209"/>
    <w:rsid w:val="008E00E0"/>
    <w:rsid w:val="008E0DB3"/>
    <w:rsid w:val="008E5867"/>
    <w:rsid w:val="008E63EA"/>
    <w:rsid w:val="008E6450"/>
    <w:rsid w:val="008E65CC"/>
    <w:rsid w:val="008E6B15"/>
    <w:rsid w:val="008F2088"/>
    <w:rsid w:val="008F394F"/>
    <w:rsid w:val="008F5296"/>
    <w:rsid w:val="008F66A1"/>
    <w:rsid w:val="008F6FB3"/>
    <w:rsid w:val="0090094F"/>
    <w:rsid w:val="00903156"/>
    <w:rsid w:val="00903FDD"/>
    <w:rsid w:val="00904887"/>
    <w:rsid w:val="009048D9"/>
    <w:rsid w:val="00904B54"/>
    <w:rsid w:val="0090522E"/>
    <w:rsid w:val="00906C92"/>
    <w:rsid w:val="00907699"/>
    <w:rsid w:val="00910194"/>
    <w:rsid w:val="009113ED"/>
    <w:rsid w:val="00911F2D"/>
    <w:rsid w:val="00912D11"/>
    <w:rsid w:val="009135E9"/>
    <w:rsid w:val="00914FD7"/>
    <w:rsid w:val="009150FB"/>
    <w:rsid w:val="00916AA7"/>
    <w:rsid w:val="0091764F"/>
    <w:rsid w:val="00920934"/>
    <w:rsid w:val="00921376"/>
    <w:rsid w:val="009219AB"/>
    <w:rsid w:val="00925D59"/>
    <w:rsid w:val="009267FF"/>
    <w:rsid w:val="00926F7A"/>
    <w:rsid w:val="009275A9"/>
    <w:rsid w:val="009279F4"/>
    <w:rsid w:val="00927E09"/>
    <w:rsid w:val="00931038"/>
    <w:rsid w:val="009311E6"/>
    <w:rsid w:val="0093343E"/>
    <w:rsid w:val="00933BE9"/>
    <w:rsid w:val="009351D9"/>
    <w:rsid w:val="00936449"/>
    <w:rsid w:val="00940D8A"/>
    <w:rsid w:val="009465A6"/>
    <w:rsid w:val="00946B0E"/>
    <w:rsid w:val="00946E5D"/>
    <w:rsid w:val="009507E1"/>
    <w:rsid w:val="00952DCB"/>
    <w:rsid w:val="00953E39"/>
    <w:rsid w:val="00954745"/>
    <w:rsid w:val="00955C73"/>
    <w:rsid w:val="00955D0E"/>
    <w:rsid w:val="00956895"/>
    <w:rsid w:val="00960C19"/>
    <w:rsid w:val="00960F8C"/>
    <w:rsid w:val="00961CAD"/>
    <w:rsid w:val="0096227D"/>
    <w:rsid w:val="00962A6B"/>
    <w:rsid w:val="00962B5C"/>
    <w:rsid w:val="00964666"/>
    <w:rsid w:val="00965170"/>
    <w:rsid w:val="00966378"/>
    <w:rsid w:val="00966A00"/>
    <w:rsid w:val="00966DB2"/>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3B7C"/>
    <w:rsid w:val="009A43EF"/>
    <w:rsid w:val="009A5BE8"/>
    <w:rsid w:val="009B001E"/>
    <w:rsid w:val="009B0696"/>
    <w:rsid w:val="009B1C8F"/>
    <w:rsid w:val="009B2975"/>
    <w:rsid w:val="009B6270"/>
    <w:rsid w:val="009C1654"/>
    <w:rsid w:val="009C383E"/>
    <w:rsid w:val="009C3D05"/>
    <w:rsid w:val="009C5C6C"/>
    <w:rsid w:val="009C6F0C"/>
    <w:rsid w:val="009C7677"/>
    <w:rsid w:val="009D06C0"/>
    <w:rsid w:val="009D181A"/>
    <w:rsid w:val="009D1D4E"/>
    <w:rsid w:val="009D1F80"/>
    <w:rsid w:val="009D2703"/>
    <w:rsid w:val="009D33DF"/>
    <w:rsid w:val="009D3685"/>
    <w:rsid w:val="009D3B27"/>
    <w:rsid w:val="009D4A91"/>
    <w:rsid w:val="009D56FB"/>
    <w:rsid w:val="009D581E"/>
    <w:rsid w:val="009D7BE8"/>
    <w:rsid w:val="009E00FB"/>
    <w:rsid w:val="009E0B9D"/>
    <w:rsid w:val="009E0DF8"/>
    <w:rsid w:val="009E4A05"/>
    <w:rsid w:val="009E4A19"/>
    <w:rsid w:val="009E6663"/>
    <w:rsid w:val="009E7625"/>
    <w:rsid w:val="009E7BAF"/>
    <w:rsid w:val="009F267D"/>
    <w:rsid w:val="009F38AB"/>
    <w:rsid w:val="009F3A4A"/>
    <w:rsid w:val="009F3FB9"/>
    <w:rsid w:val="009F61E0"/>
    <w:rsid w:val="009F76DA"/>
    <w:rsid w:val="00A020EA"/>
    <w:rsid w:val="00A03B83"/>
    <w:rsid w:val="00A04F14"/>
    <w:rsid w:val="00A07226"/>
    <w:rsid w:val="00A07C15"/>
    <w:rsid w:val="00A07FFC"/>
    <w:rsid w:val="00A10ABA"/>
    <w:rsid w:val="00A11506"/>
    <w:rsid w:val="00A11547"/>
    <w:rsid w:val="00A13178"/>
    <w:rsid w:val="00A1387D"/>
    <w:rsid w:val="00A13D2D"/>
    <w:rsid w:val="00A15DB1"/>
    <w:rsid w:val="00A17632"/>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33B2"/>
    <w:rsid w:val="00A35D40"/>
    <w:rsid w:val="00A37072"/>
    <w:rsid w:val="00A40866"/>
    <w:rsid w:val="00A422FD"/>
    <w:rsid w:val="00A42BF1"/>
    <w:rsid w:val="00A43AB7"/>
    <w:rsid w:val="00A44CD5"/>
    <w:rsid w:val="00A45BF4"/>
    <w:rsid w:val="00A45D09"/>
    <w:rsid w:val="00A45E5A"/>
    <w:rsid w:val="00A462A4"/>
    <w:rsid w:val="00A51228"/>
    <w:rsid w:val="00A51906"/>
    <w:rsid w:val="00A51948"/>
    <w:rsid w:val="00A51D3F"/>
    <w:rsid w:val="00A538F0"/>
    <w:rsid w:val="00A53D4B"/>
    <w:rsid w:val="00A54C18"/>
    <w:rsid w:val="00A56229"/>
    <w:rsid w:val="00A56A06"/>
    <w:rsid w:val="00A60F90"/>
    <w:rsid w:val="00A61965"/>
    <w:rsid w:val="00A6316D"/>
    <w:rsid w:val="00A63C66"/>
    <w:rsid w:val="00A64B43"/>
    <w:rsid w:val="00A6525C"/>
    <w:rsid w:val="00A656C6"/>
    <w:rsid w:val="00A66D8B"/>
    <w:rsid w:val="00A70334"/>
    <w:rsid w:val="00A736F8"/>
    <w:rsid w:val="00A74CDA"/>
    <w:rsid w:val="00A75ECD"/>
    <w:rsid w:val="00A76BF1"/>
    <w:rsid w:val="00A80A8B"/>
    <w:rsid w:val="00A80FA5"/>
    <w:rsid w:val="00A8176B"/>
    <w:rsid w:val="00A8397E"/>
    <w:rsid w:val="00A84ED9"/>
    <w:rsid w:val="00A914D0"/>
    <w:rsid w:val="00A91D2E"/>
    <w:rsid w:val="00A92319"/>
    <w:rsid w:val="00A92DD0"/>
    <w:rsid w:val="00A93089"/>
    <w:rsid w:val="00A93497"/>
    <w:rsid w:val="00A95594"/>
    <w:rsid w:val="00A95B48"/>
    <w:rsid w:val="00A96BD0"/>
    <w:rsid w:val="00A970F5"/>
    <w:rsid w:val="00A97629"/>
    <w:rsid w:val="00AA1CF9"/>
    <w:rsid w:val="00AA3A0B"/>
    <w:rsid w:val="00AA4E39"/>
    <w:rsid w:val="00AA76BD"/>
    <w:rsid w:val="00AA784F"/>
    <w:rsid w:val="00AB2B18"/>
    <w:rsid w:val="00AB3E90"/>
    <w:rsid w:val="00AB4F71"/>
    <w:rsid w:val="00AB5220"/>
    <w:rsid w:val="00AB57D8"/>
    <w:rsid w:val="00AB5B62"/>
    <w:rsid w:val="00AB68BE"/>
    <w:rsid w:val="00AB7D8A"/>
    <w:rsid w:val="00AC0D96"/>
    <w:rsid w:val="00AC11B4"/>
    <w:rsid w:val="00AC1399"/>
    <w:rsid w:val="00AC1D0A"/>
    <w:rsid w:val="00AC1E60"/>
    <w:rsid w:val="00AC2F7C"/>
    <w:rsid w:val="00AC4388"/>
    <w:rsid w:val="00AC7B7B"/>
    <w:rsid w:val="00AD083D"/>
    <w:rsid w:val="00AD1069"/>
    <w:rsid w:val="00AD29E1"/>
    <w:rsid w:val="00AD2B2F"/>
    <w:rsid w:val="00AD4106"/>
    <w:rsid w:val="00AD490A"/>
    <w:rsid w:val="00AD5499"/>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6606"/>
    <w:rsid w:val="00B105CD"/>
    <w:rsid w:val="00B11125"/>
    <w:rsid w:val="00B11673"/>
    <w:rsid w:val="00B13AE1"/>
    <w:rsid w:val="00B147F6"/>
    <w:rsid w:val="00B14D5E"/>
    <w:rsid w:val="00B15B49"/>
    <w:rsid w:val="00B1651D"/>
    <w:rsid w:val="00B169C5"/>
    <w:rsid w:val="00B16ECC"/>
    <w:rsid w:val="00B16FB5"/>
    <w:rsid w:val="00B201B9"/>
    <w:rsid w:val="00B20342"/>
    <w:rsid w:val="00B2075A"/>
    <w:rsid w:val="00B2132B"/>
    <w:rsid w:val="00B22380"/>
    <w:rsid w:val="00B236EF"/>
    <w:rsid w:val="00B238ED"/>
    <w:rsid w:val="00B258FF"/>
    <w:rsid w:val="00B25EF6"/>
    <w:rsid w:val="00B25F98"/>
    <w:rsid w:val="00B32337"/>
    <w:rsid w:val="00B34350"/>
    <w:rsid w:val="00B3465A"/>
    <w:rsid w:val="00B3786F"/>
    <w:rsid w:val="00B37A76"/>
    <w:rsid w:val="00B40A44"/>
    <w:rsid w:val="00B43648"/>
    <w:rsid w:val="00B441F7"/>
    <w:rsid w:val="00B458A7"/>
    <w:rsid w:val="00B47107"/>
    <w:rsid w:val="00B51B58"/>
    <w:rsid w:val="00B51D74"/>
    <w:rsid w:val="00B53747"/>
    <w:rsid w:val="00B53EE1"/>
    <w:rsid w:val="00B56B96"/>
    <w:rsid w:val="00B63285"/>
    <w:rsid w:val="00B63983"/>
    <w:rsid w:val="00B63A97"/>
    <w:rsid w:val="00B63C0C"/>
    <w:rsid w:val="00B63E88"/>
    <w:rsid w:val="00B6498A"/>
    <w:rsid w:val="00B64B13"/>
    <w:rsid w:val="00B64B9E"/>
    <w:rsid w:val="00B70338"/>
    <w:rsid w:val="00B71811"/>
    <w:rsid w:val="00B72DF0"/>
    <w:rsid w:val="00B73177"/>
    <w:rsid w:val="00B752BC"/>
    <w:rsid w:val="00B76004"/>
    <w:rsid w:val="00B76891"/>
    <w:rsid w:val="00B800CE"/>
    <w:rsid w:val="00B80189"/>
    <w:rsid w:val="00B803AC"/>
    <w:rsid w:val="00B80C11"/>
    <w:rsid w:val="00B82026"/>
    <w:rsid w:val="00B825BE"/>
    <w:rsid w:val="00B82AB3"/>
    <w:rsid w:val="00B83A4B"/>
    <w:rsid w:val="00B858AA"/>
    <w:rsid w:val="00B87FEB"/>
    <w:rsid w:val="00B900D6"/>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4F01"/>
    <w:rsid w:val="00BB6B2C"/>
    <w:rsid w:val="00BB6EC7"/>
    <w:rsid w:val="00BB7EF9"/>
    <w:rsid w:val="00BC1041"/>
    <w:rsid w:val="00BC1113"/>
    <w:rsid w:val="00BC2783"/>
    <w:rsid w:val="00BC2FDB"/>
    <w:rsid w:val="00BC3187"/>
    <w:rsid w:val="00BC3588"/>
    <w:rsid w:val="00BC35A2"/>
    <w:rsid w:val="00BC3881"/>
    <w:rsid w:val="00BC54C1"/>
    <w:rsid w:val="00BC66F2"/>
    <w:rsid w:val="00BC6E54"/>
    <w:rsid w:val="00BC72FE"/>
    <w:rsid w:val="00BC7EFA"/>
    <w:rsid w:val="00BD001D"/>
    <w:rsid w:val="00BD0403"/>
    <w:rsid w:val="00BD4E64"/>
    <w:rsid w:val="00BD57C8"/>
    <w:rsid w:val="00BD5E9A"/>
    <w:rsid w:val="00BD6DD3"/>
    <w:rsid w:val="00BD7264"/>
    <w:rsid w:val="00BE0353"/>
    <w:rsid w:val="00BE0825"/>
    <w:rsid w:val="00BE2644"/>
    <w:rsid w:val="00BE3F8E"/>
    <w:rsid w:val="00BE5759"/>
    <w:rsid w:val="00BE6331"/>
    <w:rsid w:val="00BE7626"/>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4C0D"/>
    <w:rsid w:val="00C15D2E"/>
    <w:rsid w:val="00C16340"/>
    <w:rsid w:val="00C16802"/>
    <w:rsid w:val="00C16C0E"/>
    <w:rsid w:val="00C16E00"/>
    <w:rsid w:val="00C20F65"/>
    <w:rsid w:val="00C21316"/>
    <w:rsid w:val="00C2150B"/>
    <w:rsid w:val="00C23647"/>
    <w:rsid w:val="00C255A4"/>
    <w:rsid w:val="00C25B7D"/>
    <w:rsid w:val="00C26D28"/>
    <w:rsid w:val="00C27137"/>
    <w:rsid w:val="00C3107A"/>
    <w:rsid w:val="00C31F7B"/>
    <w:rsid w:val="00C3279E"/>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9A0"/>
    <w:rsid w:val="00C60673"/>
    <w:rsid w:val="00C6094D"/>
    <w:rsid w:val="00C60C9C"/>
    <w:rsid w:val="00C60DE9"/>
    <w:rsid w:val="00C61BAE"/>
    <w:rsid w:val="00C639AD"/>
    <w:rsid w:val="00C64363"/>
    <w:rsid w:val="00C64A82"/>
    <w:rsid w:val="00C64D99"/>
    <w:rsid w:val="00C67375"/>
    <w:rsid w:val="00C67C58"/>
    <w:rsid w:val="00C71E31"/>
    <w:rsid w:val="00C71E83"/>
    <w:rsid w:val="00C7231E"/>
    <w:rsid w:val="00C72944"/>
    <w:rsid w:val="00C73507"/>
    <w:rsid w:val="00C74EA1"/>
    <w:rsid w:val="00C7501F"/>
    <w:rsid w:val="00C754F6"/>
    <w:rsid w:val="00C77098"/>
    <w:rsid w:val="00C86B88"/>
    <w:rsid w:val="00C908FF"/>
    <w:rsid w:val="00C910F7"/>
    <w:rsid w:val="00C912AB"/>
    <w:rsid w:val="00C91C4C"/>
    <w:rsid w:val="00C930B1"/>
    <w:rsid w:val="00C93279"/>
    <w:rsid w:val="00C955CE"/>
    <w:rsid w:val="00C97FA0"/>
    <w:rsid w:val="00CA3406"/>
    <w:rsid w:val="00CA4362"/>
    <w:rsid w:val="00CA4A18"/>
    <w:rsid w:val="00CB0166"/>
    <w:rsid w:val="00CB0ABF"/>
    <w:rsid w:val="00CB17CB"/>
    <w:rsid w:val="00CB24CD"/>
    <w:rsid w:val="00CB3FBD"/>
    <w:rsid w:val="00CB5159"/>
    <w:rsid w:val="00CB560E"/>
    <w:rsid w:val="00CB6200"/>
    <w:rsid w:val="00CB6792"/>
    <w:rsid w:val="00CB6FB3"/>
    <w:rsid w:val="00CC017F"/>
    <w:rsid w:val="00CC1F19"/>
    <w:rsid w:val="00CC244E"/>
    <w:rsid w:val="00CC2517"/>
    <w:rsid w:val="00CC3218"/>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2F4B"/>
    <w:rsid w:val="00CF30F2"/>
    <w:rsid w:val="00CF353A"/>
    <w:rsid w:val="00CF5169"/>
    <w:rsid w:val="00CF7403"/>
    <w:rsid w:val="00CF755A"/>
    <w:rsid w:val="00CF7E96"/>
    <w:rsid w:val="00D00F0A"/>
    <w:rsid w:val="00D01E4D"/>
    <w:rsid w:val="00D02662"/>
    <w:rsid w:val="00D02F42"/>
    <w:rsid w:val="00D03563"/>
    <w:rsid w:val="00D07A3A"/>
    <w:rsid w:val="00D100F7"/>
    <w:rsid w:val="00D1389F"/>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1CD8"/>
    <w:rsid w:val="00D42082"/>
    <w:rsid w:val="00D4209F"/>
    <w:rsid w:val="00D433EE"/>
    <w:rsid w:val="00D43790"/>
    <w:rsid w:val="00D438AC"/>
    <w:rsid w:val="00D4510C"/>
    <w:rsid w:val="00D45310"/>
    <w:rsid w:val="00D476F7"/>
    <w:rsid w:val="00D521FC"/>
    <w:rsid w:val="00D534BD"/>
    <w:rsid w:val="00D5357A"/>
    <w:rsid w:val="00D54E9F"/>
    <w:rsid w:val="00D56318"/>
    <w:rsid w:val="00D60D2C"/>
    <w:rsid w:val="00D61CE3"/>
    <w:rsid w:val="00D62AED"/>
    <w:rsid w:val="00D62FA6"/>
    <w:rsid w:val="00D63CAD"/>
    <w:rsid w:val="00D65028"/>
    <w:rsid w:val="00D65457"/>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188"/>
    <w:rsid w:val="00DA3E21"/>
    <w:rsid w:val="00DA49DC"/>
    <w:rsid w:val="00DA5278"/>
    <w:rsid w:val="00DA5888"/>
    <w:rsid w:val="00DA5FB4"/>
    <w:rsid w:val="00DB2FB7"/>
    <w:rsid w:val="00DB377C"/>
    <w:rsid w:val="00DB693D"/>
    <w:rsid w:val="00DB72AE"/>
    <w:rsid w:val="00DC0711"/>
    <w:rsid w:val="00DC074F"/>
    <w:rsid w:val="00DC1FCE"/>
    <w:rsid w:val="00DC2BAC"/>
    <w:rsid w:val="00DC6119"/>
    <w:rsid w:val="00DC62C0"/>
    <w:rsid w:val="00DC660E"/>
    <w:rsid w:val="00DC6A9F"/>
    <w:rsid w:val="00DC6E86"/>
    <w:rsid w:val="00DC7EDB"/>
    <w:rsid w:val="00DD02CB"/>
    <w:rsid w:val="00DD02FD"/>
    <w:rsid w:val="00DD4047"/>
    <w:rsid w:val="00DD4060"/>
    <w:rsid w:val="00DD6118"/>
    <w:rsid w:val="00DD748B"/>
    <w:rsid w:val="00DD759F"/>
    <w:rsid w:val="00DE0B71"/>
    <w:rsid w:val="00DE1D7D"/>
    <w:rsid w:val="00DE3FED"/>
    <w:rsid w:val="00DE429B"/>
    <w:rsid w:val="00DE45D1"/>
    <w:rsid w:val="00DE4C3E"/>
    <w:rsid w:val="00DE559E"/>
    <w:rsid w:val="00DE72D8"/>
    <w:rsid w:val="00DE735D"/>
    <w:rsid w:val="00DE7729"/>
    <w:rsid w:val="00DE7782"/>
    <w:rsid w:val="00DF0F06"/>
    <w:rsid w:val="00DF14EE"/>
    <w:rsid w:val="00DF23B7"/>
    <w:rsid w:val="00DF26F3"/>
    <w:rsid w:val="00DF3A37"/>
    <w:rsid w:val="00DF443E"/>
    <w:rsid w:val="00DF567C"/>
    <w:rsid w:val="00DF5ADE"/>
    <w:rsid w:val="00DF7D4D"/>
    <w:rsid w:val="00E00767"/>
    <w:rsid w:val="00E02731"/>
    <w:rsid w:val="00E03CD3"/>
    <w:rsid w:val="00E042E0"/>
    <w:rsid w:val="00E05108"/>
    <w:rsid w:val="00E05A84"/>
    <w:rsid w:val="00E06812"/>
    <w:rsid w:val="00E0779F"/>
    <w:rsid w:val="00E10364"/>
    <w:rsid w:val="00E10473"/>
    <w:rsid w:val="00E10E04"/>
    <w:rsid w:val="00E116E0"/>
    <w:rsid w:val="00E12952"/>
    <w:rsid w:val="00E1477A"/>
    <w:rsid w:val="00E155D8"/>
    <w:rsid w:val="00E164C3"/>
    <w:rsid w:val="00E17E24"/>
    <w:rsid w:val="00E21228"/>
    <w:rsid w:val="00E23AB4"/>
    <w:rsid w:val="00E24C5B"/>
    <w:rsid w:val="00E25199"/>
    <w:rsid w:val="00E2582E"/>
    <w:rsid w:val="00E260AA"/>
    <w:rsid w:val="00E273FB"/>
    <w:rsid w:val="00E27D0A"/>
    <w:rsid w:val="00E308A2"/>
    <w:rsid w:val="00E309AD"/>
    <w:rsid w:val="00E3166A"/>
    <w:rsid w:val="00E326F3"/>
    <w:rsid w:val="00E33831"/>
    <w:rsid w:val="00E33E95"/>
    <w:rsid w:val="00E341C6"/>
    <w:rsid w:val="00E3621D"/>
    <w:rsid w:val="00E3718C"/>
    <w:rsid w:val="00E4125D"/>
    <w:rsid w:val="00E43BA5"/>
    <w:rsid w:val="00E455A2"/>
    <w:rsid w:val="00E45849"/>
    <w:rsid w:val="00E46177"/>
    <w:rsid w:val="00E46584"/>
    <w:rsid w:val="00E46AFF"/>
    <w:rsid w:val="00E46EF8"/>
    <w:rsid w:val="00E51646"/>
    <w:rsid w:val="00E535D3"/>
    <w:rsid w:val="00E5378C"/>
    <w:rsid w:val="00E53F33"/>
    <w:rsid w:val="00E5485D"/>
    <w:rsid w:val="00E61527"/>
    <w:rsid w:val="00E61AEA"/>
    <w:rsid w:val="00E64624"/>
    <w:rsid w:val="00E648B6"/>
    <w:rsid w:val="00E65F6C"/>
    <w:rsid w:val="00E67229"/>
    <w:rsid w:val="00E67306"/>
    <w:rsid w:val="00E67A61"/>
    <w:rsid w:val="00E707D2"/>
    <w:rsid w:val="00E715FE"/>
    <w:rsid w:val="00E71C81"/>
    <w:rsid w:val="00E739F5"/>
    <w:rsid w:val="00E75CDD"/>
    <w:rsid w:val="00E75D16"/>
    <w:rsid w:val="00E76498"/>
    <w:rsid w:val="00E76778"/>
    <w:rsid w:val="00E768D0"/>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B7845"/>
    <w:rsid w:val="00ED2205"/>
    <w:rsid w:val="00ED2759"/>
    <w:rsid w:val="00ED3853"/>
    <w:rsid w:val="00ED5A15"/>
    <w:rsid w:val="00EE0379"/>
    <w:rsid w:val="00EE3211"/>
    <w:rsid w:val="00EE4163"/>
    <w:rsid w:val="00EE4532"/>
    <w:rsid w:val="00EE5A45"/>
    <w:rsid w:val="00EE6000"/>
    <w:rsid w:val="00EE7EE0"/>
    <w:rsid w:val="00EF1054"/>
    <w:rsid w:val="00EF28F1"/>
    <w:rsid w:val="00EF5DFD"/>
    <w:rsid w:val="00F02E66"/>
    <w:rsid w:val="00F02EAB"/>
    <w:rsid w:val="00F03276"/>
    <w:rsid w:val="00F045D5"/>
    <w:rsid w:val="00F04F70"/>
    <w:rsid w:val="00F05BC1"/>
    <w:rsid w:val="00F05FD6"/>
    <w:rsid w:val="00F06536"/>
    <w:rsid w:val="00F065FC"/>
    <w:rsid w:val="00F07F7B"/>
    <w:rsid w:val="00F1098A"/>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092"/>
    <w:rsid w:val="00F5629D"/>
    <w:rsid w:val="00F60294"/>
    <w:rsid w:val="00F607A2"/>
    <w:rsid w:val="00F60F39"/>
    <w:rsid w:val="00F6114F"/>
    <w:rsid w:val="00F618DE"/>
    <w:rsid w:val="00F62EA3"/>
    <w:rsid w:val="00F63000"/>
    <w:rsid w:val="00F63903"/>
    <w:rsid w:val="00F64C3B"/>
    <w:rsid w:val="00F64E4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865"/>
    <w:rsid w:val="00F92D6E"/>
    <w:rsid w:val="00F93139"/>
    <w:rsid w:val="00F93E4E"/>
    <w:rsid w:val="00F952C8"/>
    <w:rsid w:val="00F95452"/>
    <w:rsid w:val="00F962E5"/>
    <w:rsid w:val="00F972F2"/>
    <w:rsid w:val="00FA090A"/>
    <w:rsid w:val="00FA3B98"/>
    <w:rsid w:val="00FA43B1"/>
    <w:rsid w:val="00FA65E6"/>
    <w:rsid w:val="00FA7433"/>
    <w:rsid w:val="00FA7F15"/>
    <w:rsid w:val="00FB0EF7"/>
    <w:rsid w:val="00FB1B10"/>
    <w:rsid w:val="00FB44C4"/>
    <w:rsid w:val="00FB4507"/>
    <w:rsid w:val="00FB5740"/>
    <w:rsid w:val="00FB6E99"/>
    <w:rsid w:val="00FC050F"/>
    <w:rsid w:val="00FC0721"/>
    <w:rsid w:val="00FC1F62"/>
    <w:rsid w:val="00FC2DFB"/>
    <w:rsid w:val="00FC33C1"/>
    <w:rsid w:val="00FC4D0C"/>
    <w:rsid w:val="00FC5954"/>
    <w:rsid w:val="00FC789E"/>
    <w:rsid w:val="00FD0BAE"/>
    <w:rsid w:val="00FD1093"/>
    <w:rsid w:val="00FD22B7"/>
    <w:rsid w:val="00FD2FB9"/>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3FA5F270-EFDB-4584-8EA4-28D400A5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3E13E-91B7-47EA-A243-3244EC885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6432</TotalTime>
  <Pages>41</Pages>
  <Words>38659</Words>
  <Characters>220361</Characters>
  <Application>Microsoft Office Word</Application>
  <DocSecurity>0</DocSecurity>
  <Lines>1836</Lines>
  <Paragraphs>517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51</cp:revision>
  <cp:lastPrinted>2020-02-03T19:43:00Z</cp:lastPrinted>
  <dcterms:created xsi:type="dcterms:W3CDTF">2020-08-02T20:49:00Z</dcterms:created>
  <dcterms:modified xsi:type="dcterms:W3CDTF">2020-09-28T20:41:00Z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http://www.zotero.org/styles/journal-of-ecology</vt:lpwstr>
  </property>
  <property fmtid="{D5CDD505-2E9C-101B-9397-08002B2CF9AE}" pid="11" name="Mendeley Recent Style Name 4_1">
    <vt:lpwstr>Journal of Ecology</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http://www.zotero.org/styles/molecular-ecology</vt:lpwstr>
  </property>
  <property fmtid="{D5CDD505-2E9C-101B-9397-08002B2CF9AE}" pid="15" name="Mendeley Recent Style Name 6_1">
    <vt:lpwstr>Molecular Ecology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http://www.zotero.org/styles/plos-biology</vt:lpwstr>
  </property>
  <property fmtid="{D5CDD505-2E9C-101B-9397-08002B2CF9AE}" pid="19" name="Mendeley Recent Style Name 8_1">
    <vt:lpwstr>PLOS Biology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http://www.zotero.org/styles/plos-biology</vt:lpwstr>
  </property>
</Properties>
</file>