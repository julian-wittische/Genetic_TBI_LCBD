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5535C" w14:textId="22467068" w:rsidR="004E13A5" w:rsidRPr="0007763B" w:rsidRDefault="004E13A5" w:rsidP="00D1389F">
      <w:pPr>
        <w:spacing w:before="240" w:after="240" w:line="480" w:lineRule="auto"/>
        <w:rPr>
          <w:rFonts w:ascii="Times New Roman" w:hAnsi="Times New Roman" w:cs="Times New Roman"/>
          <w:sz w:val="24"/>
          <w:szCs w:val="24"/>
        </w:rPr>
      </w:pPr>
      <w:r w:rsidRPr="0007763B">
        <w:rPr>
          <w:rFonts w:ascii="Times New Roman" w:eastAsia="Times New Roman" w:hAnsi="Times New Roman" w:cs="Times New Roman"/>
          <w:b/>
          <w:bCs/>
          <w:sz w:val="24"/>
          <w:szCs w:val="24"/>
        </w:rPr>
        <w:t>Detecting temporal change</w:t>
      </w:r>
      <w:r w:rsidR="000E06D6">
        <w:rPr>
          <w:rFonts w:ascii="Times New Roman" w:eastAsia="Times New Roman" w:hAnsi="Times New Roman" w:cs="Times New Roman"/>
          <w:b/>
          <w:bCs/>
          <w:sz w:val="24"/>
          <w:szCs w:val="24"/>
        </w:rPr>
        <w:t>s</w:t>
      </w:r>
      <w:r w:rsidRPr="0007763B">
        <w:rPr>
          <w:rFonts w:ascii="Times New Roman" w:eastAsia="Times New Roman" w:hAnsi="Times New Roman" w:cs="Times New Roman"/>
          <w:b/>
          <w:bCs/>
          <w:sz w:val="24"/>
          <w:szCs w:val="24"/>
        </w:rPr>
        <w:t xml:space="preserve"> in genetic diversity</w:t>
      </w:r>
      <w:r w:rsidR="004C2190" w:rsidRPr="004C2190">
        <w:rPr>
          <w:rFonts w:ascii="Times New Roman" w:eastAsia="Times New Roman" w:hAnsi="Times New Roman" w:cs="Times New Roman"/>
          <w:b/>
          <w:bCs/>
          <w:sz w:val="24"/>
          <w:szCs w:val="24"/>
        </w:rPr>
        <w:t xml:space="preserve"> </w:t>
      </w:r>
      <w:r w:rsidR="004C2190" w:rsidRPr="0007763B">
        <w:rPr>
          <w:rFonts w:ascii="Times New Roman" w:eastAsia="Times New Roman" w:hAnsi="Times New Roman" w:cs="Times New Roman"/>
          <w:b/>
          <w:bCs/>
          <w:sz w:val="24"/>
          <w:szCs w:val="24"/>
        </w:rPr>
        <w:t>using limited information</w:t>
      </w:r>
      <w:r w:rsidR="000E06D6">
        <w:rPr>
          <w:rFonts w:ascii="Times New Roman" w:eastAsia="Times New Roman" w:hAnsi="Times New Roman" w:cs="Times New Roman"/>
          <w:b/>
          <w:bCs/>
          <w:sz w:val="24"/>
          <w:szCs w:val="24"/>
        </w:rPr>
        <w:t xml:space="preserve">: </w:t>
      </w:r>
      <w:r w:rsidR="008A2B43">
        <w:rPr>
          <w:rFonts w:ascii="Times New Roman" w:eastAsia="Times New Roman" w:hAnsi="Times New Roman" w:cs="Times New Roman"/>
          <w:b/>
          <w:bCs/>
          <w:sz w:val="24"/>
          <w:szCs w:val="24"/>
        </w:rPr>
        <w:t>a new tool</w:t>
      </w:r>
      <w:r w:rsidR="000E06D6">
        <w:rPr>
          <w:rFonts w:ascii="Times New Roman" w:eastAsia="Times New Roman" w:hAnsi="Times New Roman" w:cs="Times New Roman"/>
          <w:b/>
          <w:bCs/>
          <w:sz w:val="24"/>
          <w:szCs w:val="24"/>
        </w:rPr>
        <w:t xml:space="preserve"> for </w:t>
      </w:r>
      <w:r w:rsidR="00252A94">
        <w:rPr>
          <w:rFonts w:ascii="Times New Roman" w:eastAsia="Times New Roman" w:hAnsi="Times New Roman" w:cs="Times New Roman"/>
          <w:b/>
          <w:bCs/>
          <w:sz w:val="24"/>
          <w:szCs w:val="24"/>
        </w:rPr>
        <w:t>molecular ecology studies</w:t>
      </w:r>
      <w:r w:rsidR="008A2B43">
        <w:rPr>
          <w:rFonts w:ascii="Times New Roman" w:eastAsia="Times New Roman" w:hAnsi="Times New Roman" w:cs="Times New Roman"/>
          <w:b/>
          <w:bCs/>
          <w:sz w:val="24"/>
          <w:szCs w:val="24"/>
        </w:rPr>
        <w:t xml:space="preserve"> with repeated samples. </w:t>
      </w:r>
    </w:p>
    <w:p w14:paraId="211B9477"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p>
    <w:p w14:paraId="3A1B5ADE" w14:textId="5C6FE0B3" w:rsidR="004E13A5" w:rsidRPr="00F322CA" w:rsidRDefault="004E13A5" w:rsidP="00D1389F">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sidR="00F322CA">
        <w:rPr>
          <w:rFonts w:ascii="Times New Roman" w:eastAsia="Times New Roman" w:hAnsi="Times New Roman" w:cs="Times New Roman"/>
          <w:sz w:val="24"/>
          <w:szCs w:val="24"/>
          <w:vertAlign w:val="superscript"/>
        </w:rPr>
        <w:t>1,2</w:t>
      </w:r>
    </w:p>
    <w:p w14:paraId="4679D4FC"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p>
    <w:p w14:paraId="4AEC9552" w14:textId="6E4BD447" w:rsidR="004E13A5" w:rsidRPr="00AD29E1" w:rsidRDefault="00F322CA" w:rsidP="00D1389F">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lang w:val="fr-CA"/>
        </w:rPr>
        <w:t xml:space="preserve">1 </w:t>
      </w:r>
      <w:r w:rsidR="004E13A5"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004E13A5" w:rsidRPr="0007763B">
        <w:rPr>
          <w:rFonts w:ascii="Times New Roman" w:eastAsia="Times New Roman" w:hAnsi="Times New Roman" w:cs="Times New Roman"/>
          <w:sz w:val="24"/>
          <w:szCs w:val="24"/>
          <w:lang w:val="fr-CA"/>
        </w:rPr>
        <w:t xml:space="preserve">, </w:t>
      </w:r>
      <w:r w:rsidR="005E5CC4">
        <w:rPr>
          <w:rFonts w:ascii="Times New Roman" w:eastAsia="Times New Roman" w:hAnsi="Times New Roman" w:cs="Times New Roman"/>
          <w:sz w:val="24"/>
          <w:szCs w:val="24"/>
          <w:lang w:val="fr-CA"/>
        </w:rPr>
        <w:t xml:space="preserve">Campus MIL, </w:t>
      </w:r>
      <w:r w:rsidR="004E13A5" w:rsidRPr="0007763B">
        <w:rPr>
          <w:rFonts w:ascii="Times New Roman" w:eastAsia="Times New Roman" w:hAnsi="Times New Roman" w:cs="Times New Roman"/>
          <w:sz w:val="24"/>
          <w:szCs w:val="24"/>
          <w:lang w:val="fr-CA"/>
        </w:rPr>
        <w:t xml:space="preserve">Université de Montréal, </w:t>
      </w:r>
      <w:r w:rsidR="005E5CC4">
        <w:rPr>
          <w:rFonts w:ascii="Times New Roman" w:eastAsia="Times New Roman" w:hAnsi="Times New Roman" w:cs="Times New Roman"/>
          <w:sz w:val="24"/>
          <w:szCs w:val="24"/>
          <w:lang w:val="fr-CA"/>
        </w:rPr>
        <w:t xml:space="preserve">C.P. 6128, succ. </w:t>
      </w:r>
      <w:r w:rsidR="005E5CC4" w:rsidRPr="00AD29E1">
        <w:rPr>
          <w:rFonts w:ascii="Times New Roman" w:eastAsia="Times New Roman" w:hAnsi="Times New Roman" w:cs="Times New Roman"/>
          <w:sz w:val="24"/>
          <w:szCs w:val="24"/>
        </w:rPr>
        <w:t xml:space="preserve">Centre-ville, </w:t>
      </w:r>
      <w:r w:rsidR="004E13A5" w:rsidRPr="00AD29E1">
        <w:rPr>
          <w:rFonts w:ascii="Times New Roman" w:eastAsia="Times New Roman" w:hAnsi="Times New Roman" w:cs="Times New Roman"/>
          <w:sz w:val="24"/>
          <w:szCs w:val="24"/>
        </w:rPr>
        <w:t>Montréal, QC, Canada, H3C 3J7</w:t>
      </w:r>
    </w:p>
    <w:p w14:paraId="43FF6B38" w14:textId="1915848E" w:rsidR="00F322CA" w:rsidRPr="00F322CA" w:rsidRDefault="00F322CA" w:rsidP="00D1389F">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00E86DE8" w:rsidRPr="00E86DE8">
        <w:rPr>
          <w:rFonts w:ascii="Times New Roman" w:eastAsia="Times New Roman" w:hAnsi="Times New Roman" w:cs="Times New Roman"/>
          <w:sz w:val="24"/>
          <w:szCs w:val="24"/>
        </w:rPr>
        <w:t>Graduate Department of</w:t>
      </w:r>
      <w:r w:rsidR="00E86DE8">
        <w:rPr>
          <w:rFonts w:ascii="Times New Roman" w:eastAsia="Times New Roman" w:hAnsi="Times New Roman" w:cs="Times New Roman"/>
          <w:sz w:val="24"/>
          <w:szCs w:val="24"/>
          <w:vertAlign w:val="superscript"/>
        </w:rPr>
        <w:t xml:space="preserve"> </w:t>
      </w:r>
      <w:r w:rsidR="00167216">
        <w:rPr>
          <w:rFonts w:ascii="Times New Roman" w:eastAsia="Times New Roman" w:hAnsi="Times New Roman" w:cs="Times New Roman"/>
          <w:sz w:val="24"/>
          <w:szCs w:val="24"/>
          <w:vertAlign w:val="superscript"/>
        </w:rPr>
        <w:t xml:space="preserve"> </w:t>
      </w:r>
      <w:r w:rsidR="00AC1D0A">
        <w:rPr>
          <w:rFonts w:ascii="Times New Roman" w:eastAsia="Times New Roman" w:hAnsi="Times New Roman" w:cs="Times New Roman"/>
          <w:sz w:val="24"/>
          <w:szCs w:val="24"/>
        </w:rPr>
        <w:t xml:space="preserve">Forestry,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71295975" w14:textId="77777777" w:rsidR="004E13A5" w:rsidRPr="00F322CA" w:rsidRDefault="004E13A5" w:rsidP="00D1389F">
      <w:pPr>
        <w:spacing w:before="240" w:after="240" w:line="480" w:lineRule="auto"/>
        <w:rPr>
          <w:rFonts w:ascii="Times New Roman" w:eastAsia="Times New Roman" w:hAnsi="Times New Roman" w:cs="Times New Roman"/>
          <w:sz w:val="24"/>
          <w:szCs w:val="24"/>
        </w:rPr>
      </w:pPr>
    </w:p>
    <w:p w14:paraId="5A59C235"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Wittische; E-mail: </w:t>
      </w:r>
      <w:hyperlink r:id="rId8">
        <w:r w:rsidRPr="0007763B">
          <w:rPr>
            <w:rStyle w:val="Lienhypertexte"/>
            <w:rFonts w:ascii="Times New Roman" w:eastAsia="Times New Roman" w:hAnsi="Times New Roman" w:cs="Times New Roman"/>
            <w:sz w:val="24"/>
            <w:szCs w:val="24"/>
          </w:rPr>
          <w:t>jwittische@gmail.com</w:t>
        </w:r>
      </w:hyperlink>
    </w:p>
    <w:p w14:paraId="407C49E3"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p>
    <w:p w14:paraId="7B2B731C" w14:textId="7FDA0E83" w:rsidR="004E13A5" w:rsidRDefault="004E13A5" w:rsidP="00D1389F">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sidR="008A3027">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spatio-temporal genetic change</w:t>
      </w:r>
    </w:p>
    <w:p w14:paraId="4CEBFDB8" w14:textId="7B74CC13" w:rsidR="004E13A5" w:rsidRPr="0007763B" w:rsidRDefault="00E61527" w:rsidP="00D1389F">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preparation for: 1) Molecular Ecology Resources</w:t>
      </w:r>
      <w:r w:rsidR="00252A94">
        <w:rPr>
          <w:rFonts w:ascii="Times New Roman" w:eastAsia="Times New Roman" w:hAnsi="Times New Roman" w:cs="Times New Roman"/>
          <w:sz w:val="24"/>
          <w:szCs w:val="24"/>
        </w:rPr>
        <w:t>, 2) Ecography, 3) Ecological Modelling, 3</w:t>
      </w:r>
      <w:r>
        <w:rPr>
          <w:rFonts w:ascii="Times New Roman" w:eastAsia="Times New Roman" w:hAnsi="Times New Roman" w:cs="Times New Roman"/>
          <w:sz w:val="24"/>
          <w:szCs w:val="24"/>
        </w:rPr>
        <w:t xml:space="preserve">) </w:t>
      </w:r>
      <w:r w:rsidRPr="00E61527">
        <w:rPr>
          <w:rFonts w:ascii="Times New Roman" w:eastAsia="Times New Roman" w:hAnsi="Times New Roman" w:cs="Times New Roman"/>
          <w:sz w:val="24"/>
          <w:szCs w:val="24"/>
        </w:rPr>
        <w:t>Environmental Modelling &amp; Software</w:t>
      </w:r>
      <w:r w:rsidR="00D43790">
        <w:rPr>
          <w:rFonts w:ascii="Times New Roman" w:eastAsia="Times New Roman" w:hAnsi="Times New Roman" w:cs="Times New Roman"/>
          <w:sz w:val="24"/>
          <w:szCs w:val="24"/>
        </w:rPr>
        <w:t xml:space="preserve">, </w:t>
      </w:r>
      <w:r w:rsidR="00252A94">
        <w:rPr>
          <w:rFonts w:ascii="Times New Roman" w:eastAsia="Times New Roman" w:hAnsi="Times New Roman" w:cs="Times New Roman"/>
          <w:sz w:val="24"/>
          <w:szCs w:val="24"/>
        </w:rPr>
        <w:t>4</w:t>
      </w:r>
      <w:r w:rsidR="00D43790">
        <w:rPr>
          <w:rFonts w:ascii="Times New Roman" w:eastAsia="Times New Roman" w:hAnsi="Times New Roman" w:cs="Times New Roman"/>
          <w:sz w:val="24"/>
          <w:szCs w:val="24"/>
        </w:rPr>
        <w:t>) Ecology and Evolution</w:t>
      </w:r>
      <w:r w:rsidR="00252A94">
        <w:rPr>
          <w:rFonts w:ascii="Times New Roman" w:eastAsia="Times New Roman" w:hAnsi="Times New Roman" w:cs="Times New Roman"/>
          <w:sz w:val="24"/>
          <w:szCs w:val="24"/>
        </w:rPr>
        <w:t>, 5) Ecological Informatics</w:t>
      </w:r>
      <w:r w:rsidR="00D43790">
        <w:rPr>
          <w:rFonts w:ascii="Times New Roman" w:eastAsia="Times New Roman" w:hAnsi="Times New Roman" w:cs="Times New Roman"/>
          <w:sz w:val="24"/>
          <w:szCs w:val="24"/>
        </w:rPr>
        <w:t>.</w:t>
      </w:r>
    </w:p>
    <w:p w14:paraId="14716220" w14:textId="77777777" w:rsidR="004E13A5" w:rsidRPr="0007763B" w:rsidRDefault="004E13A5" w:rsidP="00F34539">
      <w:pPr>
        <w:spacing w:before="240" w:after="240" w:line="276" w:lineRule="auto"/>
        <w:rPr>
          <w:rFonts w:ascii="Times New Roman" w:eastAsia="Times New Roman" w:hAnsi="Times New Roman" w:cs="Times New Roman"/>
          <w:sz w:val="24"/>
          <w:szCs w:val="24"/>
        </w:rPr>
      </w:pPr>
    </w:p>
    <w:p w14:paraId="5CCE16C7" w14:textId="1989100A" w:rsidR="004E13A5" w:rsidRDefault="004E13A5" w:rsidP="00F34539">
      <w:pPr>
        <w:spacing w:before="240" w:after="240" w:line="276" w:lineRule="auto"/>
        <w:rPr>
          <w:rFonts w:ascii="Times New Roman" w:eastAsia="Times New Roman" w:hAnsi="Times New Roman" w:cs="Times New Roman"/>
          <w:sz w:val="24"/>
          <w:szCs w:val="24"/>
        </w:rPr>
      </w:pPr>
    </w:p>
    <w:p w14:paraId="3A38FFD0" w14:textId="77777777" w:rsidR="007617DB" w:rsidRDefault="007617DB" w:rsidP="00F34539">
      <w:pPr>
        <w:spacing w:before="240" w:after="240" w:line="276" w:lineRule="auto"/>
        <w:rPr>
          <w:rFonts w:ascii="Times New Roman" w:eastAsia="Times New Roman" w:hAnsi="Times New Roman" w:cs="Times New Roman"/>
          <w:sz w:val="24"/>
          <w:szCs w:val="24"/>
        </w:rPr>
      </w:pPr>
    </w:p>
    <w:p w14:paraId="003A4E13" w14:textId="60E821B8" w:rsidR="00186794" w:rsidRPr="00186794" w:rsidRDefault="000E06D6" w:rsidP="00D1389F">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bookmarkStart w:id="0" w:name="_Hlk46493480"/>
      <w:r w:rsidR="00186794">
        <w:rPr>
          <w:rFonts w:ascii="Times New Roman" w:eastAsia="Times New Roman" w:hAnsi="Times New Roman" w:cs="Times New Roman"/>
          <w:b/>
          <w:sz w:val="24"/>
          <w:szCs w:val="24"/>
        </w:rPr>
        <w:lastRenderedPageBreak/>
        <w:t>ABSTRACT</w:t>
      </w:r>
    </w:p>
    <w:p w14:paraId="76261800" w14:textId="62F7B4C5" w:rsidR="006E59F8" w:rsidRDefault="00186794" w:rsidP="00B47107">
      <w:pPr>
        <w:spacing w:before="240" w:after="240" w:line="480" w:lineRule="auto"/>
        <w:rPr>
          <w:rFonts w:ascii="Times New Roman" w:eastAsia="Times New Roman" w:hAnsi="Times New Roman" w:cs="Times New Roman"/>
          <w:sz w:val="24"/>
          <w:szCs w:val="24"/>
        </w:rPr>
      </w:pPr>
      <w:r w:rsidRPr="00D534BD">
        <w:rPr>
          <w:rFonts w:ascii="Times New Roman" w:hAnsi="Times New Roman" w:cs="Times New Roman"/>
          <w:sz w:val="24"/>
          <w:szCs w:val="24"/>
        </w:rPr>
        <w:t xml:space="preserve">Understanding </w:t>
      </w:r>
      <w:r w:rsidRPr="00D534BD">
        <w:rPr>
          <w:rFonts w:ascii="Times New Roman" w:eastAsia="Times New Roman" w:hAnsi="Times New Roman" w:cs="Times New Roman"/>
          <w:sz w:val="24"/>
          <w:szCs w:val="24"/>
        </w:rPr>
        <w:t xml:space="preserve">spatio-temporal changes in biodiversity, including genetic diversity, is essential to </w:t>
      </w:r>
      <w:r w:rsidR="000E06D6">
        <w:rPr>
          <w:rFonts w:ascii="Times New Roman" w:eastAsia="Times New Roman" w:hAnsi="Times New Roman" w:cs="Times New Roman"/>
          <w:sz w:val="24"/>
          <w:szCs w:val="24"/>
        </w:rPr>
        <w:t>track the effects of global change and to inform effective</w:t>
      </w:r>
      <w:r w:rsidR="000E06D6" w:rsidRPr="00D534BD">
        <w:rPr>
          <w:rFonts w:ascii="Times New Roman" w:eastAsia="Times New Roman" w:hAnsi="Times New Roman" w:cs="Times New Roman"/>
          <w:sz w:val="24"/>
          <w:szCs w:val="24"/>
        </w:rPr>
        <w:t xml:space="preserve"> </w:t>
      </w:r>
      <w:r w:rsidRPr="00D534BD">
        <w:rPr>
          <w:rFonts w:ascii="Times New Roman" w:eastAsia="Times New Roman" w:hAnsi="Times New Roman" w:cs="Times New Roman"/>
          <w:sz w:val="24"/>
          <w:szCs w:val="24"/>
        </w:rPr>
        <w:t xml:space="preserve">conservation plans. </w:t>
      </w:r>
      <w:r w:rsidR="00342BF4">
        <w:rPr>
          <w:rFonts w:ascii="Times New Roman" w:eastAsia="Times New Roman" w:hAnsi="Times New Roman" w:cs="Times New Roman"/>
          <w:sz w:val="24"/>
          <w:szCs w:val="24"/>
        </w:rPr>
        <w:t xml:space="preserve">Although, </w:t>
      </w:r>
      <w:r w:rsidR="00564AA6">
        <w:rPr>
          <w:rFonts w:ascii="Times New Roman" w:eastAsia="Times New Roman" w:hAnsi="Times New Roman" w:cs="Times New Roman"/>
          <w:sz w:val="24"/>
          <w:szCs w:val="24"/>
        </w:rPr>
        <w:t xml:space="preserve">temporal questions are common </w:t>
      </w:r>
      <w:r w:rsidR="00342BF4">
        <w:rPr>
          <w:rFonts w:ascii="Times New Roman" w:eastAsia="Times New Roman" w:hAnsi="Times New Roman" w:cs="Times New Roman"/>
          <w:sz w:val="24"/>
          <w:szCs w:val="24"/>
        </w:rPr>
        <w:t>in community ecology,</w:t>
      </w:r>
      <w:r w:rsidR="00DA3188">
        <w:rPr>
          <w:rFonts w:ascii="Times New Roman" w:eastAsia="Times New Roman" w:hAnsi="Times New Roman" w:cs="Times New Roman"/>
          <w:sz w:val="24"/>
          <w:szCs w:val="24"/>
        </w:rPr>
        <w:t xml:space="preserve"> they are not often investigated in population</w:t>
      </w:r>
      <w:r w:rsidR="00564AA6">
        <w:rPr>
          <w:rFonts w:ascii="Times New Roman" w:eastAsia="Times New Roman" w:hAnsi="Times New Roman" w:cs="Times New Roman"/>
          <w:sz w:val="24"/>
          <w:szCs w:val="24"/>
        </w:rPr>
        <w:t xml:space="preserve"> genetics</w:t>
      </w:r>
      <w:r w:rsidR="00342BF4">
        <w:rPr>
          <w:rFonts w:ascii="Times New Roman" w:eastAsia="Times New Roman" w:hAnsi="Times New Roman" w:cs="Times New Roman"/>
          <w:sz w:val="24"/>
          <w:szCs w:val="24"/>
        </w:rPr>
        <w:t>. Indeed</w:t>
      </w:r>
      <w:r w:rsidR="00CD74D0" w:rsidRPr="00D534BD">
        <w:rPr>
          <w:rFonts w:ascii="Times New Roman" w:eastAsia="Times New Roman" w:hAnsi="Times New Roman" w:cs="Times New Roman"/>
          <w:sz w:val="24"/>
          <w:szCs w:val="24"/>
        </w:rPr>
        <w:t xml:space="preserve">, detecting </w:t>
      </w:r>
      <w:r w:rsidR="000E06D6">
        <w:rPr>
          <w:rFonts w:ascii="Times New Roman" w:eastAsia="Times New Roman" w:hAnsi="Times New Roman" w:cs="Times New Roman"/>
          <w:sz w:val="24"/>
          <w:szCs w:val="24"/>
        </w:rPr>
        <w:t>changes in</w:t>
      </w:r>
      <w:r w:rsidR="000E06D6" w:rsidRPr="00D534BD">
        <w:rPr>
          <w:rFonts w:ascii="Times New Roman" w:eastAsia="Times New Roman" w:hAnsi="Times New Roman" w:cs="Times New Roman"/>
          <w:sz w:val="24"/>
          <w:szCs w:val="24"/>
        </w:rPr>
        <w:t xml:space="preserve"> </w:t>
      </w:r>
      <w:r w:rsidR="00CD74D0" w:rsidRPr="00D534BD">
        <w:rPr>
          <w:rFonts w:ascii="Times New Roman" w:eastAsia="Times New Roman" w:hAnsi="Times New Roman" w:cs="Times New Roman"/>
          <w:sz w:val="24"/>
          <w:szCs w:val="24"/>
        </w:rPr>
        <w:t xml:space="preserve">local genetic </w:t>
      </w:r>
      <w:r w:rsidR="000E06D6">
        <w:rPr>
          <w:rFonts w:ascii="Times New Roman" w:eastAsia="Times New Roman" w:hAnsi="Times New Roman" w:cs="Times New Roman"/>
          <w:sz w:val="24"/>
          <w:szCs w:val="24"/>
        </w:rPr>
        <w:t xml:space="preserve">diversity beyond what one would </w:t>
      </w:r>
      <w:r w:rsidR="00CD74D0" w:rsidRPr="00D534BD">
        <w:rPr>
          <w:rFonts w:ascii="Times New Roman" w:eastAsia="Times New Roman" w:hAnsi="Times New Roman" w:cs="Times New Roman"/>
          <w:sz w:val="24"/>
          <w:szCs w:val="24"/>
        </w:rPr>
        <w:t xml:space="preserve">expect from common processes </w:t>
      </w:r>
      <w:r w:rsidR="00564AA6">
        <w:rPr>
          <w:rFonts w:ascii="Times New Roman" w:eastAsia="Times New Roman" w:hAnsi="Times New Roman" w:cs="Times New Roman"/>
          <w:sz w:val="24"/>
          <w:szCs w:val="24"/>
        </w:rPr>
        <w:t xml:space="preserve">involved at multiple scales </w:t>
      </w:r>
      <w:r w:rsidR="00CD74D0" w:rsidRPr="00D534BD">
        <w:rPr>
          <w:rFonts w:ascii="Times New Roman" w:eastAsia="Times New Roman" w:hAnsi="Times New Roman" w:cs="Times New Roman"/>
          <w:sz w:val="24"/>
          <w:szCs w:val="24"/>
        </w:rPr>
        <w:t>such as drift, is challenging.</w:t>
      </w:r>
      <w:r w:rsidR="00912D11"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Our capacity to detect such changes is also very information dependent. Existing </w:t>
      </w:r>
      <w:r w:rsidR="00912D11" w:rsidRPr="00D534BD">
        <w:rPr>
          <w:rFonts w:ascii="Times New Roman" w:eastAsia="Times New Roman" w:hAnsi="Times New Roman" w:cs="Times New Roman"/>
          <w:sz w:val="24"/>
          <w:szCs w:val="24"/>
        </w:rPr>
        <w:t xml:space="preserve">methods to detect </w:t>
      </w:r>
      <w:r w:rsidR="000E06D6">
        <w:rPr>
          <w:rFonts w:ascii="Times New Roman" w:eastAsia="Times New Roman" w:hAnsi="Times New Roman" w:cs="Times New Roman"/>
          <w:sz w:val="24"/>
          <w:szCs w:val="24"/>
        </w:rPr>
        <w:t xml:space="preserve">meaningful </w:t>
      </w:r>
      <w:r w:rsidR="00912D11" w:rsidRPr="00D534BD">
        <w:rPr>
          <w:rFonts w:ascii="Times New Roman" w:eastAsia="Times New Roman" w:hAnsi="Times New Roman" w:cs="Times New Roman"/>
          <w:sz w:val="24"/>
          <w:szCs w:val="24"/>
        </w:rPr>
        <w:t>genetic change</w:t>
      </w:r>
      <w:r w:rsidR="000E06D6">
        <w:rPr>
          <w:rFonts w:ascii="Times New Roman" w:eastAsia="Times New Roman" w:hAnsi="Times New Roman" w:cs="Times New Roman"/>
          <w:sz w:val="24"/>
          <w:szCs w:val="24"/>
        </w:rPr>
        <w:t>s</w:t>
      </w:r>
      <w:r w:rsidR="00912D11"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through </w:t>
      </w:r>
      <w:r w:rsidR="00912D11" w:rsidRPr="00D534BD">
        <w:rPr>
          <w:rFonts w:ascii="Times New Roman" w:eastAsia="Times New Roman" w:hAnsi="Times New Roman" w:cs="Times New Roman"/>
          <w:sz w:val="24"/>
          <w:szCs w:val="24"/>
        </w:rPr>
        <w:t xml:space="preserve">time </w:t>
      </w:r>
      <w:r w:rsidR="000E06D6">
        <w:rPr>
          <w:rFonts w:ascii="Times New Roman" w:eastAsia="Times New Roman" w:hAnsi="Times New Roman" w:cs="Times New Roman"/>
          <w:sz w:val="24"/>
          <w:szCs w:val="24"/>
        </w:rPr>
        <w:t xml:space="preserve">typically </w:t>
      </w:r>
      <w:r w:rsidR="00912D11" w:rsidRPr="00D534BD">
        <w:rPr>
          <w:rFonts w:ascii="Times New Roman" w:eastAsia="Times New Roman" w:hAnsi="Times New Roman" w:cs="Times New Roman"/>
          <w:sz w:val="24"/>
          <w:szCs w:val="24"/>
        </w:rPr>
        <w:t>require large genetic datasets</w:t>
      </w:r>
      <w:r w:rsidR="00FD3C10"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containing </w:t>
      </w:r>
      <w:r w:rsidR="00FD3C10" w:rsidRPr="00D534BD">
        <w:rPr>
          <w:rFonts w:ascii="Times New Roman" w:eastAsia="Times New Roman" w:hAnsi="Times New Roman" w:cs="Times New Roman"/>
          <w:sz w:val="24"/>
          <w:szCs w:val="24"/>
        </w:rPr>
        <w:t>information beyond simple allele counts</w:t>
      </w:r>
      <w:r w:rsidR="000E06D6">
        <w:rPr>
          <w:rFonts w:ascii="Times New Roman" w:eastAsia="Times New Roman" w:hAnsi="Times New Roman" w:cs="Times New Roman"/>
          <w:sz w:val="24"/>
          <w:szCs w:val="24"/>
        </w:rPr>
        <w:t>.</w:t>
      </w:r>
      <w:r w:rsidR="00F857B5">
        <w:rPr>
          <w:rFonts w:ascii="Times New Roman" w:eastAsia="Times New Roman" w:hAnsi="Times New Roman" w:cs="Times New Roman"/>
          <w:sz w:val="24"/>
          <w:szCs w:val="24"/>
        </w:rPr>
        <w:t xml:space="preserve"> </w:t>
      </w:r>
      <w:r w:rsidR="00E10473" w:rsidRPr="00E10473">
        <w:rPr>
          <w:rFonts w:ascii="Times New Roman" w:eastAsia="Times New Roman" w:hAnsi="Times New Roman" w:cs="Times New Roman"/>
          <w:sz w:val="24"/>
          <w:szCs w:val="24"/>
        </w:rPr>
        <w:t>However, there are many situati</w:t>
      </w:r>
      <w:r w:rsidR="00E10473">
        <w:rPr>
          <w:rFonts w:ascii="Times New Roman" w:eastAsia="Times New Roman" w:hAnsi="Times New Roman" w:cs="Times New Roman"/>
          <w:sz w:val="24"/>
          <w:szCs w:val="24"/>
        </w:rPr>
        <w:t>ons where we want to understand</w:t>
      </w:r>
      <w:r w:rsidR="00E10473" w:rsidRPr="00E10473">
        <w:rPr>
          <w:rFonts w:ascii="Times New Roman" w:eastAsia="Times New Roman" w:hAnsi="Times New Roman" w:cs="Times New Roman"/>
          <w:sz w:val="24"/>
          <w:szCs w:val="24"/>
        </w:rPr>
        <w:t xml:space="preserve"> temporal change </w:t>
      </w:r>
      <w:r w:rsidR="00E10473">
        <w:rPr>
          <w:rFonts w:ascii="Times New Roman" w:eastAsia="Times New Roman" w:hAnsi="Times New Roman" w:cs="Times New Roman"/>
          <w:sz w:val="24"/>
          <w:szCs w:val="24"/>
        </w:rPr>
        <w:t>in genetic diversity</w:t>
      </w:r>
      <w:r w:rsidR="00081DB8">
        <w:rPr>
          <w:rFonts w:ascii="Times New Roman" w:eastAsia="Times New Roman" w:hAnsi="Times New Roman" w:cs="Times New Roman"/>
          <w:sz w:val="24"/>
          <w:szCs w:val="24"/>
        </w:rPr>
        <w:t>, for example</w:t>
      </w:r>
      <w:r w:rsidR="00081DB8" w:rsidRPr="00081DB8">
        <w:t xml:space="preserve"> </w:t>
      </w:r>
      <w:r w:rsidR="00081DB8" w:rsidRPr="00081DB8">
        <w:rPr>
          <w:rFonts w:ascii="Times New Roman" w:eastAsia="Times New Roman" w:hAnsi="Times New Roman" w:cs="Times New Roman"/>
          <w:sz w:val="24"/>
          <w:szCs w:val="24"/>
        </w:rPr>
        <w:t>are induced by demographic events like immigration, or popu</w:t>
      </w:r>
      <w:r w:rsidR="00535DAC">
        <w:rPr>
          <w:rFonts w:ascii="Times New Roman" w:eastAsia="Times New Roman" w:hAnsi="Times New Roman" w:cs="Times New Roman"/>
          <w:sz w:val="24"/>
          <w:szCs w:val="24"/>
        </w:rPr>
        <w:t>lation cycles</w:t>
      </w:r>
      <w:r w:rsidR="00E10473" w:rsidRPr="00E10473">
        <w:rPr>
          <w:rFonts w:ascii="Times New Roman" w:eastAsia="Times New Roman" w:hAnsi="Times New Roman" w:cs="Times New Roman"/>
          <w:sz w:val="24"/>
          <w:szCs w:val="24"/>
        </w:rPr>
        <w:t>, but in which such extensive information is not available.</w:t>
      </w:r>
      <w:r w:rsidR="00E10473">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In this paper, we describe </w:t>
      </w:r>
      <w:r w:rsidR="009844B3">
        <w:rPr>
          <w:rFonts w:ascii="Times New Roman" w:eastAsia="Times New Roman" w:hAnsi="Times New Roman" w:cs="Times New Roman"/>
          <w:sz w:val="24"/>
          <w:szCs w:val="24"/>
        </w:rPr>
        <w:t xml:space="preserve">Temporal Genetic Indices </w:t>
      </w:r>
      <w:r w:rsidR="00091C4E">
        <w:rPr>
          <w:rFonts w:ascii="Times New Roman" w:eastAsia="Times New Roman" w:hAnsi="Times New Roman" w:cs="Times New Roman"/>
          <w:sz w:val="24"/>
          <w:szCs w:val="24"/>
        </w:rPr>
        <w:t xml:space="preserve">(TGI), </w:t>
      </w:r>
      <w:r w:rsidR="009844B3">
        <w:rPr>
          <w:rFonts w:ascii="Times New Roman" w:eastAsia="Times New Roman" w:hAnsi="Times New Roman" w:cs="Times New Roman"/>
          <w:sz w:val="24"/>
          <w:szCs w:val="24"/>
        </w:rPr>
        <w:t xml:space="preserve">a </w:t>
      </w:r>
      <w:r w:rsidR="00F857B5">
        <w:rPr>
          <w:rFonts w:ascii="Times New Roman" w:eastAsia="Times New Roman" w:hAnsi="Times New Roman" w:cs="Times New Roman"/>
          <w:sz w:val="24"/>
          <w:szCs w:val="24"/>
        </w:rPr>
        <w:t xml:space="preserve">new </w:t>
      </w:r>
      <w:r w:rsidR="009844B3">
        <w:rPr>
          <w:rFonts w:ascii="Times New Roman" w:eastAsia="Times New Roman" w:hAnsi="Times New Roman" w:cs="Times New Roman"/>
          <w:sz w:val="24"/>
          <w:szCs w:val="24"/>
        </w:rPr>
        <w:t xml:space="preserve">method </w:t>
      </w:r>
      <w:r w:rsidR="00F857B5">
        <w:rPr>
          <w:rFonts w:ascii="Times New Roman" w:eastAsia="Times New Roman" w:hAnsi="Times New Roman" w:cs="Times New Roman"/>
          <w:sz w:val="24"/>
          <w:szCs w:val="24"/>
        </w:rPr>
        <w:t xml:space="preserve">to </w:t>
      </w:r>
      <w:r w:rsidR="00E10473">
        <w:rPr>
          <w:rFonts w:ascii="Times New Roman" w:eastAsia="Times New Roman" w:hAnsi="Times New Roman" w:cs="Times New Roman"/>
          <w:sz w:val="24"/>
          <w:szCs w:val="24"/>
        </w:rPr>
        <w:t>i</w:t>
      </w:r>
      <w:r w:rsidR="00E10473" w:rsidRPr="00E10473">
        <w:rPr>
          <w:rFonts w:ascii="Times New Roman" w:eastAsia="Times New Roman" w:hAnsi="Times New Roman" w:cs="Times New Roman"/>
          <w:sz w:val="24"/>
          <w:szCs w:val="24"/>
        </w:rPr>
        <w:t>dentify significant changes in genetic diversity through time</w:t>
      </w:r>
      <w:r w:rsidR="00F857B5">
        <w:rPr>
          <w:rFonts w:ascii="Times New Roman" w:eastAsia="Times New Roman" w:hAnsi="Times New Roman" w:cs="Times New Roman"/>
          <w:sz w:val="24"/>
          <w:szCs w:val="24"/>
        </w:rPr>
        <w:t xml:space="preserve">. This method uses </w:t>
      </w:r>
      <w:r w:rsidR="009844B3">
        <w:rPr>
          <w:rFonts w:ascii="Times New Roman" w:eastAsia="Times New Roman" w:hAnsi="Times New Roman" w:cs="Times New Roman"/>
          <w:sz w:val="24"/>
          <w:szCs w:val="24"/>
        </w:rPr>
        <w:t>permutations</w:t>
      </w:r>
      <w:r w:rsidR="00912D11">
        <w:rPr>
          <w:rFonts w:ascii="Times New Roman" w:eastAsia="Times New Roman" w:hAnsi="Times New Roman" w:cs="Times New Roman"/>
          <w:sz w:val="24"/>
          <w:szCs w:val="24"/>
        </w:rPr>
        <w:t xml:space="preserve"> of genotypic matrices</w:t>
      </w:r>
      <w:r w:rsidR="009844B3">
        <w:rPr>
          <w:rFonts w:ascii="Times New Roman" w:eastAsia="Times New Roman" w:hAnsi="Times New Roman" w:cs="Times New Roman"/>
          <w:sz w:val="24"/>
          <w:szCs w:val="24"/>
        </w:rPr>
        <w:t xml:space="preserve"> to test the significance </w:t>
      </w:r>
      <w:r w:rsidR="00397084">
        <w:rPr>
          <w:rFonts w:ascii="Times New Roman" w:eastAsia="Times New Roman" w:hAnsi="Times New Roman" w:cs="Times New Roman"/>
          <w:sz w:val="24"/>
          <w:szCs w:val="24"/>
        </w:rPr>
        <w:t xml:space="preserve">of </w:t>
      </w:r>
      <w:r w:rsidR="009844B3">
        <w:rPr>
          <w:rFonts w:ascii="Times New Roman" w:eastAsia="Times New Roman" w:hAnsi="Times New Roman" w:cs="Times New Roman"/>
          <w:sz w:val="24"/>
          <w:szCs w:val="24"/>
        </w:rPr>
        <w:t xml:space="preserve">genetic temporal change at sites, given genetic change in </w:t>
      </w:r>
      <w:r w:rsidR="0091764F">
        <w:rPr>
          <w:rFonts w:ascii="Times New Roman" w:eastAsia="Times New Roman" w:hAnsi="Times New Roman" w:cs="Times New Roman"/>
          <w:sz w:val="24"/>
          <w:szCs w:val="24"/>
        </w:rPr>
        <w:t xml:space="preserve">other sampling sites in </w:t>
      </w:r>
      <w:r w:rsidR="009844B3">
        <w:rPr>
          <w:rFonts w:ascii="Times New Roman" w:eastAsia="Times New Roman" w:hAnsi="Times New Roman" w:cs="Times New Roman"/>
          <w:sz w:val="24"/>
          <w:szCs w:val="24"/>
        </w:rPr>
        <w:t>the study land</w:t>
      </w:r>
      <w:r w:rsidR="00CA3406">
        <w:rPr>
          <w:rFonts w:ascii="Times New Roman" w:eastAsia="Times New Roman" w:hAnsi="Times New Roman" w:cs="Times New Roman"/>
          <w:sz w:val="24"/>
          <w:szCs w:val="24"/>
        </w:rPr>
        <w:t>s</w:t>
      </w:r>
      <w:r w:rsidR="009844B3">
        <w:rPr>
          <w:rFonts w:ascii="Times New Roman" w:eastAsia="Times New Roman" w:hAnsi="Times New Roman" w:cs="Times New Roman"/>
          <w:sz w:val="24"/>
          <w:szCs w:val="24"/>
        </w:rPr>
        <w:t>cape.</w:t>
      </w:r>
      <w:r w:rsidR="00D534BD">
        <w:rPr>
          <w:rFonts w:ascii="Times New Roman" w:eastAsia="Times New Roman" w:hAnsi="Times New Roman" w:cs="Times New Roman"/>
          <w:sz w:val="24"/>
          <w:szCs w:val="24"/>
        </w:rPr>
        <w:t xml:space="preserve"> </w:t>
      </w:r>
      <w:r w:rsidR="00017F16">
        <w:rPr>
          <w:rFonts w:ascii="Times New Roman" w:eastAsia="Times New Roman" w:hAnsi="Times New Roman" w:cs="Times New Roman"/>
          <w:sz w:val="24"/>
          <w:szCs w:val="24"/>
        </w:rPr>
        <w:t xml:space="preserve">TGI </w:t>
      </w:r>
      <w:r w:rsidR="006C38E4">
        <w:rPr>
          <w:rFonts w:ascii="Times New Roman" w:eastAsia="Times New Roman" w:hAnsi="Times New Roman" w:cs="Times New Roman"/>
          <w:sz w:val="24"/>
          <w:szCs w:val="24"/>
        </w:rPr>
        <w:t xml:space="preserve">overcomes existing challenges to detecting temporal genetic change in </w:t>
      </w:r>
      <w:r w:rsidR="00017F16">
        <w:rPr>
          <w:rFonts w:ascii="Times New Roman" w:eastAsia="Times New Roman" w:hAnsi="Times New Roman" w:cs="Times New Roman"/>
          <w:sz w:val="24"/>
          <w:szCs w:val="24"/>
        </w:rPr>
        <w:t>genetic datasets</w:t>
      </w:r>
      <w:r w:rsidR="006C38E4">
        <w:rPr>
          <w:rFonts w:ascii="Times New Roman" w:eastAsia="Times New Roman" w:hAnsi="Times New Roman" w:cs="Times New Roman"/>
          <w:sz w:val="24"/>
          <w:szCs w:val="24"/>
        </w:rPr>
        <w:t xml:space="preserve"> with minimal </w:t>
      </w:r>
      <w:r w:rsidR="003D4DE5">
        <w:rPr>
          <w:rFonts w:ascii="Times New Roman" w:eastAsia="Times New Roman" w:hAnsi="Times New Roman" w:cs="Times New Roman"/>
          <w:sz w:val="24"/>
          <w:szCs w:val="24"/>
        </w:rPr>
        <w:t>genetic information</w:t>
      </w:r>
      <w:r w:rsidR="00017F16">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We </w:t>
      </w:r>
      <w:r w:rsidR="006C38E4">
        <w:rPr>
          <w:rFonts w:ascii="Times New Roman" w:eastAsia="Times New Roman" w:hAnsi="Times New Roman" w:cs="Times New Roman"/>
          <w:sz w:val="24"/>
          <w:szCs w:val="24"/>
        </w:rPr>
        <w:t xml:space="preserve">demonstrate the utility of </w:t>
      </w:r>
      <w:r w:rsidR="00091C4E">
        <w:rPr>
          <w:rFonts w:ascii="Times New Roman" w:eastAsia="Times New Roman" w:hAnsi="Times New Roman" w:cs="Times New Roman"/>
          <w:sz w:val="24"/>
          <w:szCs w:val="24"/>
        </w:rPr>
        <w:t xml:space="preserve">TGI </w:t>
      </w:r>
      <w:r w:rsidR="006C38E4">
        <w:rPr>
          <w:rFonts w:ascii="Times New Roman" w:eastAsia="Times New Roman" w:hAnsi="Times New Roman" w:cs="Times New Roman"/>
          <w:sz w:val="24"/>
          <w:szCs w:val="24"/>
        </w:rPr>
        <w:t xml:space="preserve">for identifying the genetic legacies of important historical demographic events </w:t>
      </w:r>
      <w:r w:rsidR="00091C4E">
        <w:rPr>
          <w:rFonts w:ascii="Times New Roman" w:eastAsia="Times New Roman" w:hAnsi="Times New Roman" w:cs="Times New Roman"/>
          <w:sz w:val="24"/>
          <w:szCs w:val="24"/>
        </w:rPr>
        <w:t>using demo-genetic simulations</w:t>
      </w:r>
      <w:r w:rsidR="006C38E4">
        <w:rPr>
          <w:rFonts w:ascii="Times New Roman" w:eastAsia="Times New Roman" w:hAnsi="Times New Roman" w:cs="Times New Roman"/>
          <w:sz w:val="24"/>
          <w:szCs w:val="24"/>
        </w:rPr>
        <w:t>. We further demonstrate the ability of our TGI approach to identify such legacies</w:t>
      </w:r>
      <w:r w:rsidR="00091C4E">
        <w:rPr>
          <w:rFonts w:ascii="Times New Roman" w:eastAsia="Times New Roman" w:hAnsi="Times New Roman" w:cs="Times New Roman"/>
          <w:sz w:val="24"/>
          <w:szCs w:val="24"/>
        </w:rPr>
        <w:t xml:space="preserve"> </w:t>
      </w:r>
      <w:r w:rsidR="006C38E4">
        <w:rPr>
          <w:rFonts w:ascii="Times New Roman" w:eastAsia="Times New Roman" w:hAnsi="Times New Roman" w:cs="Times New Roman"/>
          <w:sz w:val="24"/>
          <w:szCs w:val="24"/>
        </w:rPr>
        <w:t xml:space="preserve">under different levels of </w:t>
      </w:r>
      <w:r w:rsidR="00091C4E">
        <w:rPr>
          <w:rFonts w:ascii="Times New Roman" w:eastAsia="Times New Roman" w:hAnsi="Times New Roman" w:cs="Times New Roman"/>
          <w:sz w:val="24"/>
          <w:szCs w:val="24"/>
        </w:rPr>
        <w:t xml:space="preserve">dispersal, </w:t>
      </w:r>
      <w:r w:rsidR="006C38E4">
        <w:rPr>
          <w:rFonts w:ascii="Times New Roman" w:eastAsia="Times New Roman" w:hAnsi="Times New Roman" w:cs="Times New Roman"/>
          <w:sz w:val="24"/>
          <w:szCs w:val="24"/>
        </w:rPr>
        <w:t>spatial extent of the demographic event</w:t>
      </w:r>
      <w:r w:rsidR="00091C4E">
        <w:rPr>
          <w:rFonts w:ascii="Times New Roman" w:eastAsia="Times New Roman" w:hAnsi="Times New Roman" w:cs="Times New Roman"/>
          <w:sz w:val="24"/>
          <w:szCs w:val="24"/>
        </w:rPr>
        <w:t>, and the timing of sampling relative to the event</w:t>
      </w:r>
      <w:r w:rsidR="004C7C6F">
        <w:rPr>
          <w:rFonts w:ascii="Times New Roman" w:eastAsia="Times New Roman" w:hAnsi="Times New Roman" w:cs="Times New Roman"/>
          <w:sz w:val="24"/>
          <w:szCs w:val="24"/>
        </w:rPr>
        <w:t xml:space="preserve">. </w:t>
      </w:r>
      <w:r w:rsidR="006C38E4">
        <w:rPr>
          <w:rFonts w:ascii="Times New Roman" w:eastAsia="Times New Roman" w:hAnsi="Times New Roman" w:cs="Times New Roman"/>
          <w:sz w:val="24"/>
          <w:szCs w:val="24"/>
        </w:rPr>
        <w:t xml:space="preserve">Finally, we </w:t>
      </w:r>
      <w:r w:rsidR="00EA43F0">
        <w:rPr>
          <w:rFonts w:ascii="Times New Roman" w:eastAsia="Times New Roman" w:hAnsi="Times New Roman" w:cs="Times New Roman"/>
          <w:sz w:val="24"/>
          <w:szCs w:val="24"/>
        </w:rPr>
        <w:t xml:space="preserve">successfully </w:t>
      </w:r>
      <w:r w:rsidR="00091C4E">
        <w:rPr>
          <w:rFonts w:ascii="Times New Roman" w:eastAsia="Times New Roman" w:hAnsi="Times New Roman" w:cs="Times New Roman"/>
          <w:sz w:val="24"/>
          <w:szCs w:val="24"/>
        </w:rPr>
        <w:t xml:space="preserve">applied TGI </w:t>
      </w:r>
      <w:r w:rsidR="006C38E4">
        <w:rPr>
          <w:rFonts w:ascii="Times New Roman" w:eastAsia="Times New Roman" w:hAnsi="Times New Roman" w:cs="Times New Roman"/>
          <w:sz w:val="24"/>
          <w:szCs w:val="24"/>
        </w:rPr>
        <w:t xml:space="preserve">to an </w:t>
      </w:r>
      <w:r w:rsidR="00EA43F0">
        <w:rPr>
          <w:rFonts w:ascii="Times New Roman" w:eastAsia="Times New Roman" w:hAnsi="Times New Roman" w:cs="Times New Roman"/>
          <w:sz w:val="24"/>
          <w:szCs w:val="24"/>
        </w:rPr>
        <w:t>empirical dataset, with our application providing a straightforward test for genetic change, and supporting previous conclusions about the dataset</w:t>
      </w:r>
      <w:r w:rsidR="00091C4E">
        <w:rPr>
          <w:rFonts w:ascii="Times New Roman" w:eastAsia="Times New Roman" w:hAnsi="Times New Roman" w:cs="Times New Roman"/>
          <w:sz w:val="24"/>
          <w:szCs w:val="24"/>
        </w:rPr>
        <w:t xml:space="preserve">. </w:t>
      </w:r>
      <w:r w:rsidR="00EA43F0">
        <w:rPr>
          <w:rFonts w:ascii="Times New Roman" w:eastAsia="Times New Roman" w:hAnsi="Times New Roman" w:cs="Times New Roman"/>
          <w:sz w:val="24"/>
          <w:szCs w:val="24"/>
        </w:rPr>
        <w:t>A</w:t>
      </w:r>
      <w:r w:rsidR="00CA3406">
        <w:rPr>
          <w:rFonts w:ascii="Times New Roman" w:eastAsia="Times New Roman" w:hAnsi="Times New Roman" w:cs="Times New Roman"/>
          <w:sz w:val="24"/>
          <w:szCs w:val="24"/>
        </w:rPr>
        <w:t>n</w:t>
      </w:r>
      <w:r w:rsidR="00EA43F0">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R</w:t>
      </w:r>
      <w:r w:rsidR="00091C4E" w:rsidRPr="00091C4E">
        <w:rPr>
          <w:rFonts w:ascii="Times New Roman" w:eastAsia="Times New Roman" w:hAnsi="Times New Roman" w:cs="Times New Roman"/>
          <w:sz w:val="24"/>
          <w:szCs w:val="24"/>
        </w:rPr>
        <w:t xml:space="preserve"> </w:t>
      </w:r>
      <w:r w:rsidR="00EA43F0">
        <w:rPr>
          <w:rFonts w:ascii="Times New Roman" w:eastAsia="Times New Roman" w:hAnsi="Times New Roman" w:cs="Times New Roman"/>
          <w:sz w:val="24"/>
          <w:szCs w:val="24"/>
        </w:rPr>
        <w:t>function</w:t>
      </w:r>
      <w:r w:rsidR="00912D11">
        <w:rPr>
          <w:rFonts w:ascii="Times New Roman" w:eastAsia="Times New Roman" w:hAnsi="Times New Roman" w:cs="Times New Roman"/>
          <w:sz w:val="24"/>
          <w:szCs w:val="24"/>
        </w:rPr>
        <w:t xml:space="preserve"> to </w:t>
      </w:r>
      <w:r w:rsidR="00091C4E" w:rsidRPr="00091C4E">
        <w:rPr>
          <w:rFonts w:ascii="Times New Roman" w:eastAsia="Times New Roman" w:hAnsi="Times New Roman" w:cs="Times New Roman"/>
          <w:sz w:val="24"/>
          <w:szCs w:val="24"/>
        </w:rPr>
        <w:t>implement the method</w:t>
      </w:r>
      <w:r w:rsidR="00EA43F0">
        <w:rPr>
          <w:rFonts w:ascii="Times New Roman" w:eastAsia="Times New Roman" w:hAnsi="Times New Roman" w:cs="Times New Roman"/>
          <w:sz w:val="24"/>
          <w:szCs w:val="24"/>
        </w:rPr>
        <w:t xml:space="preserve"> is now available</w:t>
      </w:r>
      <w:r w:rsidR="00092FF0">
        <w:rPr>
          <w:rFonts w:ascii="Times New Roman" w:eastAsia="Times New Roman" w:hAnsi="Times New Roman" w:cs="Times New Roman"/>
          <w:sz w:val="24"/>
          <w:szCs w:val="24"/>
        </w:rPr>
        <w:t xml:space="preserve">, as well as </w:t>
      </w:r>
      <w:r w:rsidR="00DA3188">
        <w:rPr>
          <w:rFonts w:ascii="Times New Roman" w:eastAsia="Times New Roman" w:hAnsi="Times New Roman" w:cs="Times New Roman"/>
          <w:sz w:val="24"/>
          <w:szCs w:val="24"/>
        </w:rPr>
        <w:t>utility</w:t>
      </w:r>
      <w:r w:rsidR="00092FF0">
        <w:rPr>
          <w:rFonts w:ascii="Times New Roman" w:eastAsia="Times New Roman" w:hAnsi="Times New Roman" w:cs="Times New Roman"/>
          <w:sz w:val="24"/>
          <w:szCs w:val="24"/>
        </w:rPr>
        <w:t xml:space="preserve"> functions for those wishing to further simulate and analyze their simulations.</w:t>
      </w:r>
    </w:p>
    <w:bookmarkEnd w:id="0"/>
    <w:p w14:paraId="07E22FFB" w14:textId="76BEBB31" w:rsidR="004E13A5" w:rsidRPr="0007763B" w:rsidRDefault="00B47107" w:rsidP="00B47107">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w:t>
      </w:r>
      <w:r w:rsidR="004E13A5" w:rsidRPr="0007763B">
        <w:rPr>
          <w:rFonts w:ascii="Times New Roman" w:eastAsia="Times New Roman" w:hAnsi="Times New Roman" w:cs="Times New Roman"/>
          <w:b/>
          <w:sz w:val="24"/>
          <w:szCs w:val="24"/>
        </w:rPr>
        <w:t>NTRODUCTION</w:t>
      </w:r>
    </w:p>
    <w:p w14:paraId="5DE0D710" w14:textId="45ECC199" w:rsidR="007839F5" w:rsidRDefault="00AC1D0A"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biodiversity </w:t>
      </w:r>
      <w:r w:rsidR="00E86DE8">
        <w:rPr>
          <w:rFonts w:ascii="Times New Roman" w:eastAsia="Times New Roman" w:hAnsi="Times New Roman" w:cs="Times New Roman"/>
          <w:sz w:val="24"/>
          <w:szCs w:val="24"/>
        </w:rPr>
        <w:t>in terms of genes, species, popu</w:t>
      </w:r>
      <w:r w:rsidR="008F2088">
        <w:rPr>
          <w:rFonts w:ascii="Times New Roman" w:eastAsia="Times New Roman" w:hAnsi="Times New Roman" w:cs="Times New Roman"/>
          <w:sz w:val="24"/>
          <w:szCs w:val="24"/>
        </w:rPr>
        <w:t>la</w:t>
      </w:r>
      <w:r w:rsidR="00C86B88">
        <w:rPr>
          <w:rFonts w:ascii="Times New Roman" w:eastAsia="Times New Roman" w:hAnsi="Times New Roman" w:cs="Times New Roman"/>
          <w:sz w:val="24"/>
          <w:szCs w:val="24"/>
        </w:rPr>
        <w:t>tions, and ecosystems is</w:t>
      </w:r>
      <w:r w:rsidR="00E86DE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being lost at an increasing rate with significant consequences for ecosystem functioning and long term viabilit</w:t>
      </w:r>
      <w:r w:rsidR="002A488E">
        <w:rPr>
          <w:rFonts w:ascii="Times New Roman" w:eastAsia="Times New Roman" w:hAnsi="Times New Roman" w:cs="Times New Roman"/>
          <w:sz w:val="24"/>
          <w:szCs w:val="24"/>
        </w:rPr>
        <w:t>y of the biosphere</w:t>
      </w:r>
      <w:r>
        <w:rPr>
          <w:rFonts w:ascii="Times New Roman" w:eastAsia="Times New Roman" w:hAnsi="Times New Roman" w:cs="Times New Roman"/>
          <w:sz w:val="24"/>
          <w:szCs w:val="24"/>
        </w:rPr>
        <w:t xml:space="preserve"> </w:t>
      </w:r>
      <w:r w:rsidR="00451660"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[1–3]","plainTextFormattedCitation":"[1–3]","previouslyFormattedCitation":"[1–3]"},"properties":{"noteIndex":0},"schema":"https://github.com/citation-style-language/schema/raw/master/csl-citation.json"}</w:instrText>
      </w:r>
      <w:r w:rsidR="00451660"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[1–3]</w:t>
      </w:r>
      <w:r w:rsidR="00451660" w:rsidRPr="00295FF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Novel monitoring techniques are needed to track these losses and to inform conservation efforts. Further, it is recognized that it is no longer sufficient to study spatial patterns in biodiversity loss at a single point in time. Instead, one must examine trends and patterns in biodiversity through both space and time</w:t>
      </w:r>
      <w:r w:rsidR="008F2088">
        <w:rPr>
          <w:rFonts w:ascii="Times New Roman" w:eastAsia="Times New Roman" w:hAnsi="Times New Roman" w:cs="Times New Roman"/>
          <w:sz w:val="24"/>
          <w:szCs w:val="24"/>
        </w:rPr>
        <w:t xml:space="preserve"> </w:t>
      </w:r>
      <w:r w:rsidR="008F2088">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[4,5]","plainTextFormattedCitation":"[4,5]","previouslyFormattedCitation":"[4,5]"},"properties":{"noteIndex":0},"schema":"https://github.com/citation-style-language/schema/raw/master/csl-citation.json"}</w:instrText>
      </w:r>
      <w:r w:rsidR="008F2088">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[4,5]</w:t>
      </w:r>
      <w:r w:rsidR="008F2088">
        <w:rPr>
          <w:rFonts w:ascii="Times New Roman" w:eastAsia="Times New Roman" w:hAnsi="Times New Roman" w:cs="Times New Roman"/>
          <w:sz w:val="24"/>
          <w:szCs w:val="24"/>
        </w:rPr>
        <w:fldChar w:fldCharType="end"/>
      </w:r>
      <w:r w:rsidR="008F2088">
        <w:rPr>
          <w:rFonts w:ascii="Times New Roman" w:eastAsia="Times New Roman" w:hAnsi="Times New Roman" w:cs="Times New Roman"/>
          <w:sz w:val="24"/>
          <w:szCs w:val="24"/>
        </w:rPr>
        <w:t>.</w:t>
      </w:r>
      <w:r w:rsidR="00451660" w:rsidRPr="00295FF4">
        <w:rPr>
          <w:rFonts w:ascii="Times New Roman" w:eastAsia="Times New Roman" w:hAnsi="Times New Roman" w:cs="Times New Roman"/>
          <w:sz w:val="24"/>
          <w:szCs w:val="24"/>
        </w:rPr>
        <w:t xml:space="preserve"> </w:t>
      </w:r>
    </w:p>
    <w:p w14:paraId="5A482FF5" w14:textId="4C1B5406" w:rsidR="007130C0" w:rsidRDefault="003A570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4E13A5" w:rsidRPr="00295FF4">
        <w:rPr>
          <w:rFonts w:ascii="Times New Roman" w:eastAsia="Times New Roman" w:hAnsi="Times New Roman" w:cs="Times New Roman"/>
          <w:sz w:val="24"/>
          <w:szCs w:val="24"/>
        </w:rPr>
        <w:t xml:space="preserve">patial and temporal variation </w:t>
      </w:r>
      <w:r w:rsidR="00B87FEB">
        <w:rPr>
          <w:rFonts w:ascii="Times New Roman" w:eastAsia="Times New Roman" w:hAnsi="Times New Roman" w:cs="Times New Roman"/>
          <w:sz w:val="24"/>
          <w:szCs w:val="24"/>
        </w:rPr>
        <w:t xml:space="preserve">in genetic diversity </w:t>
      </w:r>
      <w:r w:rsidR="004E13A5" w:rsidRPr="00295FF4">
        <w:rPr>
          <w:rFonts w:ascii="Times New Roman" w:eastAsia="Times New Roman" w:hAnsi="Times New Roman" w:cs="Times New Roman"/>
          <w:sz w:val="24"/>
          <w:szCs w:val="24"/>
        </w:rPr>
        <w:t>can tell us a great deal about</w:t>
      </w:r>
      <w:r w:rsidR="004E13A5" w:rsidRPr="00295FF4">
        <w:rPr>
          <w:rFonts w:ascii="Times New Roman" w:hAnsi="Times New Roman" w:cs="Times New Roman"/>
          <w:sz w:val="24"/>
          <w:szCs w:val="24"/>
        </w:rPr>
        <w:t xml:space="preserve"> </w:t>
      </w:r>
      <w:r w:rsidRPr="00295FF4">
        <w:rPr>
          <w:rFonts w:ascii="Times New Roman" w:hAnsi="Times New Roman" w:cs="Times New Roman"/>
          <w:sz w:val="24"/>
          <w:szCs w:val="24"/>
        </w:rPr>
        <w:t xml:space="preserve">population </w:t>
      </w:r>
      <w:r w:rsidR="004E13A5" w:rsidRPr="00295FF4">
        <w:rPr>
          <w:rFonts w:ascii="Times New Roman" w:hAnsi="Times New Roman" w:cs="Times New Roman"/>
          <w:sz w:val="24"/>
          <w:szCs w:val="24"/>
        </w:rPr>
        <w:t xml:space="preserve">demography </w:t>
      </w:r>
      <w:r w:rsidR="00D65457">
        <w:rPr>
          <w:rFonts w:ascii="Times New Roman" w:hAnsi="Times New Roman" w:cs="Times New Roman"/>
          <w:sz w:val="24"/>
          <w:szCs w:val="24"/>
        </w:rPr>
        <w:t xml:space="preserve">and </w:t>
      </w:r>
      <w:r w:rsidR="0047226E" w:rsidRPr="00295FF4">
        <w:rPr>
          <w:rFonts w:ascii="Times New Roman" w:hAnsi="Times New Roman" w:cs="Times New Roman"/>
          <w:sz w:val="24"/>
          <w:szCs w:val="24"/>
        </w:rPr>
        <w:t>connectivity</w:t>
      </w:r>
      <w:r w:rsidR="00292102" w:rsidRPr="00295FF4">
        <w:rPr>
          <w:rFonts w:ascii="Times New Roman" w:hAnsi="Times New Roman" w:cs="Times New Roman"/>
          <w:sz w:val="24"/>
          <w:szCs w:val="24"/>
        </w:rPr>
        <w:t xml:space="preserve"> </w:t>
      </w:r>
      <w:r w:rsidR="00292102" w:rsidRPr="00295FF4">
        <w:rPr>
          <w:rFonts w:ascii="Times New Roman" w:hAnsi="Times New Roman" w:cs="Times New Roman"/>
          <w:sz w:val="24"/>
          <w:szCs w:val="24"/>
        </w:rPr>
        <w:fldChar w:fldCharType="begin" w:fldLock="1"/>
      </w:r>
      <w:r w:rsidR="00BC3187">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[5,6]","plainTextFormattedCitation":"[5,6]","previouslyFormattedCitation":"[5,6]"},"properties":{"noteIndex":0},"schema":"https://github.com/citation-style-language/schema/raw/master/csl-citation.json"}</w:instrText>
      </w:r>
      <w:r w:rsidR="00292102" w:rsidRPr="00295FF4">
        <w:rPr>
          <w:rFonts w:ascii="Times New Roman" w:hAnsi="Times New Roman" w:cs="Times New Roman"/>
          <w:sz w:val="24"/>
          <w:szCs w:val="24"/>
        </w:rPr>
        <w:fldChar w:fldCharType="separate"/>
      </w:r>
      <w:r w:rsidR="00DC0711" w:rsidRPr="00DC0711">
        <w:rPr>
          <w:rFonts w:ascii="Times New Roman" w:hAnsi="Times New Roman" w:cs="Times New Roman"/>
          <w:noProof/>
          <w:sz w:val="24"/>
          <w:szCs w:val="24"/>
        </w:rPr>
        <w:t>[5,6]</w:t>
      </w:r>
      <w:r w:rsidR="00292102" w:rsidRPr="00295FF4">
        <w:rPr>
          <w:rFonts w:ascii="Times New Roman" w:hAnsi="Times New Roman" w:cs="Times New Roman"/>
          <w:sz w:val="24"/>
          <w:szCs w:val="24"/>
        </w:rPr>
        <w:fldChar w:fldCharType="end"/>
      </w:r>
      <w:r w:rsidR="00A11547" w:rsidRPr="00295FF4">
        <w:rPr>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t>
      </w:r>
      <w:r w:rsidR="009150FB" w:rsidRPr="00295FF4">
        <w:rPr>
          <w:rFonts w:ascii="Times New Roman" w:eastAsia="Times New Roman" w:hAnsi="Times New Roman" w:cs="Times New Roman"/>
          <w:sz w:val="24"/>
          <w:szCs w:val="24"/>
        </w:rPr>
        <w:t>Indeed, p</w:t>
      </w:r>
      <w:r w:rsidR="00616333" w:rsidRPr="00295FF4">
        <w:rPr>
          <w:rFonts w:ascii="Times New Roman" w:eastAsia="Times New Roman" w:hAnsi="Times New Roman" w:cs="Times New Roman"/>
          <w:sz w:val="24"/>
          <w:szCs w:val="24"/>
        </w:rPr>
        <w:t>opulation</w:t>
      </w:r>
      <w:r w:rsidR="004E13A5" w:rsidRPr="00295FF4">
        <w:rPr>
          <w:rFonts w:ascii="Times New Roman" w:eastAsia="Times New Roman" w:hAnsi="Times New Roman" w:cs="Times New Roman"/>
          <w:sz w:val="24"/>
          <w:szCs w:val="24"/>
        </w:rPr>
        <w:t xml:space="preserve"> genetics </w:t>
      </w:r>
      <w:r w:rsidR="002050D0" w:rsidRPr="00295FF4">
        <w:rPr>
          <w:rFonts w:ascii="Times New Roman" w:eastAsia="Times New Roman" w:hAnsi="Times New Roman" w:cs="Times New Roman"/>
          <w:sz w:val="24"/>
          <w:szCs w:val="24"/>
        </w:rPr>
        <w:t>ha</w:t>
      </w:r>
      <w:r w:rsidR="000753A8">
        <w:rPr>
          <w:rFonts w:ascii="Times New Roman" w:eastAsia="Times New Roman" w:hAnsi="Times New Roman" w:cs="Times New Roman"/>
          <w:sz w:val="24"/>
          <w:szCs w:val="24"/>
        </w:rPr>
        <w:t>s</w:t>
      </w:r>
      <w:r w:rsidR="002050D0" w:rsidRPr="00295FF4">
        <w:rPr>
          <w:rFonts w:ascii="Times New Roman" w:eastAsia="Times New Roman" w:hAnsi="Times New Roman" w:cs="Times New Roman"/>
          <w:sz w:val="24"/>
          <w:szCs w:val="24"/>
        </w:rPr>
        <w:t xml:space="preserve"> proven essential to translat</w:t>
      </w:r>
      <w:r w:rsidR="000753A8">
        <w:rPr>
          <w:rFonts w:ascii="Times New Roman" w:eastAsia="Times New Roman" w:hAnsi="Times New Roman" w:cs="Times New Roman"/>
          <w:sz w:val="24"/>
          <w:szCs w:val="24"/>
        </w:rPr>
        <w:t xml:space="preserve">e </w:t>
      </w:r>
      <w:r w:rsidR="002050D0" w:rsidRPr="00295FF4">
        <w:rPr>
          <w:rFonts w:ascii="Times New Roman" w:eastAsia="Times New Roman" w:hAnsi="Times New Roman" w:cs="Times New Roman"/>
          <w:sz w:val="24"/>
          <w:szCs w:val="24"/>
        </w:rPr>
        <w:t xml:space="preserve">observed genetic variation into meaningful inferences that are </w:t>
      </w:r>
      <w:r w:rsidR="000753A8">
        <w:rPr>
          <w:rFonts w:ascii="Times New Roman" w:eastAsia="Times New Roman" w:hAnsi="Times New Roman" w:cs="Times New Roman"/>
          <w:sz w:val="24"/>
          <w:szCs w:val="24"/>
        </w:rPr>
        <w:t xml:space="preserve">essential </w:t>
      </w:r>
      <w:r w:rsidR="00E801CA">
        <w:rPr>
          <w:rFonts w:ascii="Times New Roman" w:eastAsia="Times New Roman" w:hAnsi="Times New Roman" w:cs="Times New Roman"/>
          <w:sz w:val="24"/>
          <w:szCs w:val="24"/>
        </w:rPr>
        <w:t xml:space="preserve">for conservation efforts </w:t>
      </w:r>
      <w:r w:rsidR="004E13A5"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[7–9]","plainTextFormattedCitation":"[7–9]","previouslyFormattedCitation":"[7–9]"},"properties":{"noteIndex":0},"schema":"https://github.com/citation-style-language/schema/raw/master/csl-citation.json"}</w:instrText>
      </w:r>
      <w:r w:rsidR="004E13A5"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[7–9]</w:t>
      </w:r>
      <w:r w:rsidR="004E13A5" w:rsidRPr="00295FF4">
        <w:rPr>
          <w:rFonts w:ascii="Times New Roman" w:eastAsia="Times New Roman" w:hAnsi="Times New Roman" w:cs="Times New Roman"/>
          <w:sz w:val="24"/>
          <w:szCs w:val="24"/>
        </w:rPr>
        <w:fldChar w:fldCharType="end"/>
      </w:r>
      <w:r w:rsidR="004E13A5" w:rsidRPr="00295FF4">
        <w:rPr>
          <w:rFonts w:ascii="Times New Roman" w:eastAsia="Times New Roman" w:hAnsi="Times New Roman" w:cs="Times New Roman"/>
          <w:sz w:val="24"/>
          <w:szCs w:val="24"/>
        </w:rPr>
        <w:t>.</w:t>
      </w:r>
      <w:r w:rsidR="00E67229">
        <w:rPr>
          <w:rFonts w:ascii="Times New Roman" w:eastAsia="Times New Roman" w:hAnsi="Times New Roman" w:cs="Times New Roman"/>
          <w:sz w:val="24"/>
          <w:szCs w:val="24"/>
        </w:rPr>
        <w:t xml:space="preserve"> </w:t>
      </w:r>
      <w:r w:rsidR="006C4353">
        <w:rPr>
          <w:rFonts w:ascii="Times New Roman" w:eastAsia="Times New Roman" w:hAnsi="Times New Roman" w:cs="Times New Roman"/>
          <w:sz w:val="24"/>
          <w:szCs w:val="24"/>
        </w:rPr>
        <w:t>More specifically, t</w:t>
      </w:r>
      <w:r w:rsidR="00CC1F19" w:rsidRPr="00295FF4">
        <w:rPr>
          <w:rFonts w:ascii="Times New Roman" w:eastAsia="Times New Roman" w:hAnsi="Times New Roman" w:cs="Times New Roman"/>
          <w:sz w:val="24"/>
          <w:szCs w:val="24"/>
        </w:rPr>
        <w:t xml:space="preserve">emporal </w:t>
      </w:r>
      <w:r w:rsidR="006F7782" w:rsidRPr="00295FF4">
        <w:rPr>
          <w:rFonts w:ascii="Times New Roman" w:eastAsia="Times New Roman" w:hAnsi="Times New Roman" w:cs="Times New Roman"/>
          <w:sz w:val="24"/>
          <w:szCs w:val="24"/>
        </w:rPr>
        <w:t>variation in</w:t>
      </w:r>
      <w:r w:rsidR="001F6EAC" w:rsidRPr="00295FF4">
        <w:rPr>
          <w:rFonts w:ascii="Times New Roman" w:eastAsia="Times New Roman" w:hAnsi="Times New Roman" w:cs="Times New Roman"/>
          <w:sz w:val="24"/>
          <w:szCs w:val="24"/>
        </w:rPr>
        <w:t xml:space="preserve"> genetic diversity</w:t>
      </w:r>
      <w:r w:rsidR="003549D9" w:rsidRPr="00295FF4">
        <w:rPr>
          <w:rFonts w:ascii="Times New Roman" w:eastAsia="Times New Roman" w:hAnsi="Times New Roman" w:cs="Times New Roman"/>
          <w:sz w:val="24"/>
          <w:szCs w:val="24"/>
        </w:rPr>
        <w:t>, and its drivers,</w:t>
      </w:r>
      <w:r w:rsidR="00CC1F19" w:rsidRPr="00295FF4">
        <w:rPr>
          <w:rFonts w:ascii="Times New Roman" w:eastAsia="Times New Roman" w:hAnsi="Times New Roman" w:cs="Times New Roman"/>
          <w:sz w:val="24"/>
          <w:szCs w:val="24"/>
        </w:rPr>
        <w:t xml:space="preserve"> are</w:t>
      </w:r>
      <w:r w:rsidR="00C3107A">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at the crux of many conservation </w:t>
      </w:r>
      <w:r w:rsidR="008E65CC">
        <w:rPr>
          <w:rFonts w:ascii="Times New Roman" w:eastAsia="Times New Roman" w:hAnsi="Times New Roman" w:cs="Times New Roman"/>
          <w:sz w:val="24"/>
          <w:szCs w:val="24"/>
        </w:rPr>
        <w:t xml:space="preserve">and public health </w:t>
      </w:r>
      <w:r w:rsidR="00CC1F19" w:rsidRPr="00295FF4">
        <w:rPr>
          <w:rFonts w:ascii="Times New Roman" w:eastAsia="Times New Roman" w:hAnsi="Times New Roman" w:cs="Times New Roman"/>
          <w:sz w:val="24"/>
          <w:szCs w:val="24"/>
        </w:rPr>
        <w:t>issues</w:t>
      </w:r>
      <w:r w:rsidR="00584133">
        <w:rPr>
          <w:rFonts w:ascii="Times New Roman" w:eastAsia="Times New Roman" w:hAnsi="Times New Roman" w:cs="Times New Roman"/>
          <w:sz w:val="24"/>
          <w:szCs w:val="24"/>
        </w:rPr>
        <w:t xml:space="preserve"> </w:t>
      </w:r>
      <w:r w:rsidR="00C912AB">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[10–12]","plainTextFormattedCitation":"[10–12]","previouslyFormattedCitation":"[10–12]"},"properties":{"noteIndex":0},"schema":"https://github.com/citation-style-language/schema/raw/master/csl-citation.json"}</w:instrText>
      </w:r>
      <w:r w:rsidR="00C912AB">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[10–12]</w:t>
      </w:r>
      <w:r w:rsidR="00C912AB">
        <w:rPr>
          <w:rFonts w:ascii="Times New Roman" w:eastAsia="Times New Roman" w:hAnsi="Times New Roman" w:cs="Times New Roman"/>
          <w:sz w:val="24"/>
          <w:szCs w:val="24"/>
        </w:rPr>
        <w:fldChar w:fldCharType="end"/>
      </w:r>
      <w:r w:rsidR="00850FB4" w:rsidRPr="00076536">
        <w:rPr>
          <w:rFonts w:ascii="Times New Roman" w:eastAsia="Times New Roman" w:hAnsi="Times New Roman" w:cs="Times New Roman"/>
          <w:sz w:val="24"/>
          <w:szCs w:val="24"/>
        </w:rPr>
        <w:t xml:space="preserve">. </w:t>
      </w:r>
      <w:r w:rsidR="00F607A2">
        <w:rPr>
          <w:rFonts w:ascii="Times New Roman" w:eastAsia="Times New Roman" w:hAnsi="Times New Roman" w:cs="Times New Roman"/>
          <w:sz w:val="24"/>
          <w:szCs w:val="24"/>
        </w:rPr>
        <w:t>R</w:t>
      </w:r>
      <w:r w:rsidR="00F607A2" w:rsidRPr="00295FF4">
        <w:rPr>
          <w:rFonts w:ascii="Times New Roman" w:eastAsia="Times New Roman" w:hAnsi="Times New Roman" w:cs="Times New Roman"/>
          <w:sz w:val="24"/>
          <w:szCs w:val="24"/>
        </w:rPr>
        <w:t xml:space="preserve">esearchers commonly use </w:t>
      </w:r>
      <w:r w:rsidR="009A5BE8">
        <w:rPr>
          <w:rFonts w:ascii="Times New Roman" w:eastAsia="Times New Roman" w:hAnsi="Times New Roman" w:cs="Times New Roman"/>
          <w:sz w:val="24"/>
          <w:szCs w:val="24"/>
        </w:rPr>
        <w:t xml:space="preserve">patterns in </w:t>
      </w:r>
      <w:r w:rsidR="00F607A2" w:rsidRPr="00295FF4">
        <w:rPr>
          <w:rFonts w:ascii="Times New Roman" w:eastAsia="Times New Roman" w:hAnsi="Times New Roman" w:cs="Times New Roman"/>
          <w:sz w:val="24"/>
          <w:szCs w:val="24"/>
        </w:rPr>
        <w:t xml:space="preserve">spatio-temporal population genetic </w:t>
      </w:r>
      <w:r w:rsidR="009A5BE8">
        <w:rPr>
          <w:rFonts w:ascii="Times New Roman" w:eastAsia="Times New Roman" w:hAnsi="Times New Roman" w:cs="Times New Roman"/>
          <w:sz w:val="24"/>
          <w:szCs w:val="24"/>
        </w:rPr>
        <w:t>data</w:t>
      </w:r>
      <w:r w:rsidR="00A76BF1">
        <w:rPr>
          <w:rFonts w:ascii="Times New Roman" w:eastAsia="Times New Roman" w:hAnsi="Times New Roman" w:cs="Times New Roman"/>
          <w:sz w:val="24"/>
          <w:szCs w:val="24"/>
        </w:rPr>
        <w:t xml:space="preserve"> </w:t>
      </w:r>
      <w:r w:rsidR="00A76BF1">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[13]","plainTextFormattedCitation":"[13]","previouslyFormattedCitation":"[13]"},"properties":{"noteIndex":0},"schema":"https://github.com/citation-style-language/schema/raw/master/csl-citation.json"}</w:instrText>
      </w:r>
      <w:r w:rsidR="00A76BF1">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[13]</w:t>
      </w:r>
      <w:r w:rsidR="00A76BF1">
        <w:rPr>
          <w:rFonts w:ascii="Times New Roman" w:eastAsia="Times New Roman" w:hAnsi="Times New Roman" w:cs="Times New Roman"/>
          <w:sz w:val="24"/>
          <w:szCs w:val="24"/>
        </w:rPr>
        <w:fldChar w:fldCharType="end"/>
      </w:r>
      <w:r w:rsidR="00736E7E">
        <w:rPr>
          <w:rFonts w:ascii="Times New Roman" w:eastAsia="Times New Roman" w:hAnsi="Times New Roman" w:cs="Times New Roman"/>
          <w:sz w:val="24"/>
          <w:szCs w:val="24"/>
        </w:rPr>
        <w:t>,</w:t>
      </w:r>
      <w:r w:rsidR="00F607A2" w:rsidRPr="00295FF4">
        <w:rPr>
          <w:rFonts w:ascii="Times New Roman" w:eastAsia="Times New Roman" w:hAnsi="Times New Roman" w:cs="Times New Roman"/>
          <w:sz w:val="24"/>
          <w:szCs w:val="24"/>
        </w:rPr>
        <w:t xml:space="preserve"> to </w:t>
      </w:r>
      <w:r w:rsidR="009A5BE8">
        <w:rPr>
          <w:rFonts w:ascii="Times New Roman" w:eastAsia="Times New Roman" w:hAnsi="Times New Roman" w:cs="Times New Roman"/>
          <w:sz w:val="24"/>
          <w:szCs w:val="24"/>
        </w:rPr>
        <w:t xml:space="preserve">quantify </w:t>
      </w:r>
      <w:r w:rsidR="00F607A2" w:rsidRPr="00295FF4">
        <w:rPr>
          <w:rFonts w:ascii="Times New Roman" w:eastAsia="Times New Roman" w:hAnsi="Times New Roman" w:cs="Times New Roman"/>
          <w:sz w:val="24"/>
          <w:szCs w:val="24"/>
        </w:rPr>
        <w:t xml:space="preserve">isolation-by-distance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[14,15]","plainTextFormattedCitation":"[14,15]","previouslyFormattedCitation":"[14,15]"},"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[14,15]</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time since </w:t>
      </w:r>
      <w:r w:rsidR="00F607A2" w:rsidRPr="00295FF4">
        <w:rPr>
          <w:rFonts w:ascii="Times New Roman" w:eastAsia="Times New Roman" w:hAnsi="Times New Roman" w:cs="Times New Roman"/>
          <w:sz w:val="24"/>
          <w:szCs w:val="24"/>
        </w:rPr>
        <w:t xml:space="preserve">population bottlenecks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[16,17]","plainTextFormattedCitation":"[16,17]","previouslyFormattedCitation":"[16,17]"},"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[16,17]</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rates of </w:t>
      </w:r>
      <w:r w:rsidR="00F607A2" w:rsidRPr="00295FF4">
        <w:rPr>
          <w:rFonts w:ascii="Times New Roman" w:eastAsia="Times New Roman" w:hAnsi="Times New Roman" w:cs="Times New Roman"/>
          <w:sz w:val="24"/>
          <w:szCs w:val="24"/>
        </w:rPr>
        <w:t xml:space="preserve">migration between isolated populations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[18,19]","plainTextFormattedCitation":"[18,19]","previouslyFormattedCitation":"[18,19]"},"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[18,19]</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and </w:t>
      </w:r>
      <w:r w:rsidR="009A5BE8">
        <w:rPr>
          <w:rFonts w:ascii="Times New Roman" w:eastAsia="Times New Roman" w:hAnsi="Times New Roman" w:cs="Times New Roman"/>
          <w:sz w:val="24"/>
          <w:szCs w:val="24"/>
        </w:rPr>
        <w:t xml:space="preserve">timing and extent of </w:t>
      </w:r>
      <w:r w:rsidR="00F607A2" w:rsidRPr="00295FF4">
        <w:rPr>
          <w:rFonts w:ascii="Times New Roman" w:eastAsia="Times New Roman" w:hAnsi="Times New Roman" w:cs="Times New Roman"/>
          <w:sz w:val="24"/>
          <w:szCs w:val="24"/>
        </w:rPr>
        <w:t xml:space="preserve">outbreak expansions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 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[20,21]","plainTextFormattedCitation":"[20,21]","previouslyFormattedCitation":"[20,21]"},"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[20,21]</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w:t>
      </w:r>
      <w:r w:rsidR="00F607A2">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Further development of approaches </w:t>
      </w:r>
      <w:r w:rsidR="00EB7845">
        <w:rPr>
          <w:rFonts w:ascii="Times New Roman" w:eastAsia="Times New Roman" w:hAnsi="Times New Roman" w:cs="Times New Roman"/>
          <w:sz w:val="24"/>
          <w:szCs w:val="24"/>
        </w:rPr>
        <w:t>able</w:t>
      </w:r>
      <w:r w:rsidR="006C4353">
        <w:rPr>
          <w:rFonts w:ascii="Times New Roman" w:eastAsia="Times New Roman" w:hAnsi="Times New Roman" w:cs="Times New Roman"/>
          <w:sz w:val="24"/>
          <w:szCs w:val="24"/>
        </w:rPr>
        <w:t xml:space="preserve"> to </w:t>
      </w:r>
      <w:r w:rsidR="00410133">
        <w:rPr>
          <w:rFonts w:ascii="Times New Roman" w:eastAsia="Times New Roman" w:hAnsi="Times New Roman" w:cs="Times New Roman"/>
          <w:sz w:val="24"/>
          <w:szCs w:val="24"/>
        </w:rPr>
        <w:t xml:space="preserve">detect </w:t>
      </w:r>
      <w:r w:rsidR="009A5BE8">
        <w:rPr>
          <w:rFonts w:ascii="Times New Roman" w:eastAsia="Times New Roman" w:hAnsi="Times New Roman" w:cs="Times New Roman"/>
          <w:sz w:val="24"/>
          <w:szCs w:val="24"/>
        </w:rPr>
        <w:t>changes in</w:t>
      </w:r>
      <w:r w:rsidR="00DA3188">
        <w:rPr>
          <w:rFonts w:ascii="Times New Roman" w:eastAsia="Times New Roman" w:hAnsi="Times New Roman" w:cs="Times New Roman"/>
          <w:sz w:val="24"/>
          <w:szCs w:val="24"/>
        </w:rPr>
        <w:t xml:space="preserve"> genetic variation through time</w:t>
      </w:r>
      <w:r w:rsidR="009A5BE8">
        <w:rPr>
          <w:rFonts w:ascii="Times New Roman" w:eastAsia="Times New Roman" w:hAnsi="Times New Roman" w:cs="Times New Roman"/>
          <w:sz w:val="24"/>
          <w:szCs w:val="24"/>
        </w:rPr>
        <w:t xml:space="preserve"> </w:t>
      </w:r>
      <w:r w:rsidR="006C4353">
        <w:rPr>
          <w:rFonts w:ascii="Times New Roman" w:eastAsia="Times New Roman" w:hAnsi="Times New Roman" w:cs="Times New Roman"/>
          <w:sz w:val="24"/>
          <w:szCs w:val="24"/>
        </w:rPr>
        <w:t>is needed to</w:t>
      </w:r>
      <w:r w:rsidR="00E67229" w:rsidRPr="00BA5835">
        <w:rPr>
          <w:rFonts w:ascii="Times New Roman" w:eastAsia="Times New Roman" w:hAnsi="Times New Roman" w:cs="Times New Roman"/>
          <w:sz w:val="24"/>
          <w:szCs w:val="24"/>
        </w:rPr>
        <w:t xml:space="preserve"> further e</w:t>
      </w:r>
      <w:r w:rsidR="006C4353">
        <w:rPr>
          <w:rFonts w:ascii="Times New Roman" w:eastAsia="Times New Roman" w:hAnsi="Times New Roman" w:cs="Times New Roman"/>
          <w:sz w:val="24"/>
          <w:szCs w:val="24"/>
        </w:rPr>
        <w:t>lucidate</w:t>
      </w:r>
      <w:r w:rsidR="00E67229">
        <w:rPr>
          <w:rFonts w:ascii="Times New Roman" w:eastAsia="Times New Roman" w:hAnsi="Times New Roman" w:cs="Times New Roman"/>
          <w:sz w:val="24"/>
          <w:szCs w:val="24"/>
        </w:rPr>
        <w:t xml:space="preserve"> the processes that govern demographically </w:t>
      </w:r>
      <w:r w:rsidR="00E67229" w:rsidRPr="00BA5835">
        <w:rPr>
          <w:rFonts w:ascii="Times New Roman" w:eastAsia="Times New Roman" w:hAnsi="Times New Roman" w:cs="Times New Roman"/>
          <w:sz w:val="24"/>
          <w:szCs w:val="24"/>
        </w:rPr>
        <w:t>dynamic systems such a</w:t>
      </w:r>
      <w:r w:rsidR="00E67229">
        <w:rPr>
          <w:rFonts w:ascii="Times New Roman" w:eastAsia="Times New Roman" w:hAnsi="Times New Roman" w:cs="Times New Roman"/>
          <w:sz w:val="24"/>
          <w:szCs w:val="24"/>
        </w:rPr>
        <w:t xml:space="preserve">s insect </w:t>
      </w:r>
      <w:r w:rsidR="00E67229" w:rsidRPr="00295FF4">
        <w:rPr>
          <w:rFonts w:ascii="Times New Roman" w:eastAsia="Times New Roman" w:hAnsi="Times New Roman" w:cs="Times New Roman"/>
          <w:sz w:val="24"/>
          <w:szCs w:val="24"/>
        </w:rPr>
        <w:t>outbreaks, invasions</w:t>
      </w:r>
      <w:r w:rsidR="00E67229">
        <w:rPr>
          <w:rFonts w:ascii="Times New Roman" w:eastAsia="Times New Roman" w:hAnsi="Times New Roman" w:cs="Times New Roman"/>
          <w:sz w:val="24"/>
          <w:szCs w:val="24"/>
        </w:rPr>
        <w:t>,</w:t>
      </w:r>
      <w:r w:rsidR="00E67229" w:rsidRPr="00295FF4">
        <w:rPr>
          <w:rFonts w:ascii="Times New Roman" w:eastAsia="Times New Roman" w:hAnsi="Times New Roman" w:cs="Times New Roman"/>
          <w:sz w:val="24"/>
          <w:szCs w:val="24"/>
        </w:rPr>
        <w:t xml:space="preserve"> </w:t>
      </w:r>
      <w:r w:rsidR="00E67229">
        <w:rPr>
          <w:rFonts w:ascii="Times New Roman" w:eastAsia="Times New Roman" w:hAnsi="Times New Roman" w:cs="Times New Roman"/>
          <w:sz w:val="24"/>
          <w:szCs w:val="24"/>
        </w:rPr>
        <w:t xml:space="preserve">disease spread, </w:t>
      </w:r>
      <w:r w:rsidR="00E67229" w:rsidRPr="00295FF4">
        <w:rPr>
          <w:rFonts w:ascii="Times New Roman" w:eastAsia="Times New Roman" w:hAnsi="Times New Roman" w:cs="Times New Roman"/>
          <w:sz w:val="24"/>
          <w:szCs w:val="24"/>
        </w:rPr>
        <w:t xml:space="preserve">and species declines </w:t>
      </w:r>
      <w:r w:rsidR="00E67229">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genetics.","type":"article-journal","volume":"11"},"uris":["http://www.mendeley.com/documents/?uuid=49bad344-a793-48eb-aa17-035c8a7d7f8c"]},{"id":"ITEM-3","itemData":{"DOI":"10.1146/annurev-ecolsys-110316-022659","ISSN":"1543-592X","abstract":"Many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Systematics","id":"ITEM-3","issue":"1","issued":{"date-parts":[["2019"]]},"page":"427-449","title":"Spatial Population Genetics: It's About Time","type":"article-journal","volume":"50"},"uris":["http://www.mendeley.com/documents/?uuid=5b8329f5-6c06-479c-a979-f166811dcc49"]}],"mendeley":{"formattedCitation":"[4,5,8]","plainTextFormattedCitation":"[4,5,8]","previouslyFormattedCitation":"[4,5,8]"},"properties":{"noteIndex":0},"schema":"https://github.com/citation-style-language/schema/raw/master/csl-citation.json"}</w:instrText>
      </w:r>
      <w:r w:rsidR="00E67229">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[4,5,8]</w:t>
      </w:r>
      <w:r w:rsidR="00E67229">
        <w:rPr>
          <w:rFonts w:ascii="Times New Roman" w:eastAsia="Times New Roman" w:hAnsi="Times New Roman" w:cs="Times New Roman"/>
          <w:sz w:val="24"/>
          <w:szCs w:val="24"/>
        </w:rPr>
        <w:fldChar w:fldCharType="end"/>
      </w:r>
      <w:r w:rsidR="00E67229">
        <w:rPr>
          <w:rFonts w:ascii="Times New Roman" w:eastAsia="Times New Roman" w:hAnsi="Times New Roman" w:cs="Times New Roman"/>
          <w:sz w:val="24"/>
          <w:szCs w:val="24"/>
        </w:rPr>
        <w:t>.</w:t>
      </w:r>
    </w:p>
    <w:p w14:paraId="23324154" w14:textId="08994ABC" w:rsidR="00CF30F2" w:rsidRPr="00295FF4" w:rsidRDefault="00410133"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9A5BE8">
        <w:rPr>
          <w:rFonts w:ascii="Times New Roman" w:eastAsia="Times New Roman" w:hAnsi="Times New Roman" w:cs="Times New Roman"/>
          <w:sz w:val="24"/>
          <w:szCs w:val="24"/>
        </w:rPr>
        <w:t xml:space="preserve">uch tools are </w:t>
      </w:r>
      <w:r w:rsidR="00386BA1">
        <w:rPr>
          <w:rFonts w:ascii="Times New Roman" w:eastAsia="Times New Roman" w:hAnsi="Times New Roman" w:cs="Times New Roman"/>
          <w:sz w:val="24"/>
          <w:szCs w:val="24"/>
        </w:rPr>
        <w:t xml:space="preserve">especially </w:t>
      </w:r>
      <w:r w:rsidR="009A5BE8">
        <w:rPr>
          <w:rFonts w:ascii="Times New Roman" w:eastAsia="Times New Roman" w:hAnsi="Times New Roman" w:cs="Times New Roman"/>
          <w:sz w:val="24"/>
          <w:szCs w:val="24"/>
        </w:rPr>
        <w:t xml:space="preserve">needed to </w:t>
      </w:r>
      <w:r w:rsidR="001232DB">
        <w:rPr>
          <w:rFonts w:ascii="Times New Roman" w:eastAsia="Times New Roman" w:hAnsi="Times New Roman" w:cs="Times New Roman"/>
          <w:sz w:val="24"/>
          <w:szCs w:val="24"/>
        </w:rPr>
        <w:t xml:space="preserve">identify populations </w:t>
      </w:r>
      <w:r w:rsidR="009A5BE8">
        <w:rPr>
          <w:rFonts w:ascii="Times New Roman" w:eastAsia="Times New Roman" w:hAnsi="Times New Roman" w:cs="Times New Roman"/>
          <w:sz w:val="24"/>
          <w:szCs w:val="24"/>
        </w:rPr>
        <w:t xml:space="preserve">that </w:t>
      </w:r>
      <w:r w:rsidR="001232DB">
        <w:rPr>
          <w:rFonts w:ascii="Times New Roman" w:eastAsia="Times New Roman" w:hAnsi="Times New Roman" w:cs="Times New Roman"/>
          <w:sz w:val="24"/>
          <w:szCs w:val="24"/>
        </w:rPr>
        <w:t xml:space="preserve">have experienced </w:t>
      </w:r>
      <w:r w:rsidR="009A5BE8">
        <w:rPr>
          <w:rFonts w:ascii="Times New Roman" w:eastAsia="Times New Roman" w:hAnsi="Times New Roman" w:cs="Times New Roman"/>
          <w:sz w:val="24"/>
          <w:szCs w:val="24"/>
        </w:rPr>
        <w:t xml:space="preserve">important </w:t>
      </w:r>
      <w:r w:rsidR="003A5706">
        <w:rPr>
          <w:rFonts w:ascii="Times New Roman" w:eastAsia="Times New Roman" w:hAnsi="Times New Roman" w:cs="Times New Roman"/>
          <w:sz w:val="24"/>
          <w:szCs w:val="24"/>
        </w:rPr>
        <w:t xml:space="preserve">historical </w:t>
      </w:r>
      <w:r w:rsidR="001232DB">
        <w:rPr>
          <w:rFonts w:ascii="Times New Roman" w:eastAsia="Times New Roman" w:hAnsi="Times New Roman" w:cs="Times New Roman"/>
          <w:sz w:val="24"/>
          <w:szCs w:val="24"/>
        </w:rPr>
        <w:t>mortality</w:t>
      </w:r>
      <w:r w:rsidR="00386BA1">
        <w:rPr>
          <w:rFonts w:ascii="Times New Roman" w:eastAsia="Times New Roman" w:hAnsi="Times New Roman" w:cs="Times New Roman"/>
          <w:sz w:val="24"/>
          <w:szCs w:val="24"/>
        </w:rPr>
        <w:t xml:space="preserve"> or irruption</w:t>
      </w:r>
      <w:r w:rsidR="001232DB">
        <w:rPr>
          <w:rFonts w:ascii="Times New Roman" w:eastAsia="Times New Roman" w:hAnsi="Times New Roman" w:cs="Times New Roman"/>
          <w:sz w:val="24"/>
          <w:szCs w:val="24"/>
        </w:rPr>
        <w:t xml:space="preserve"> as a result of </w:t>
      </w:r>
      <w:r w:rsidR="003A5706">
        <w:rPr>
          <w:rFonts w:ascii="Times New Roman" w:eastAsia="Times New Roman" w:hAnsi="Times New Roman" w:cs="Times New Roman"/>
          <w:sz w:val="24"/>
          <w:szCs w:val="24"/>
        </w:rPr>
        <w:t xml:space="preserve">demographic events that affect population sizes and influence landscape scale population connectivity. </w:t>
      </w:r>
      <w:r w:rsidR="00386BA1">
        <w:rPr>
          <w:rFonts w:ascii="Times New Roman" w:eastAsia="Times New Roman" w:hAnsi="Times New Roman" w:cs="Times New Roman"/>
          <w:sz w:val="24"/>
          <w:szCs w:val="24"/>
        </w:rPr>
        <w:t>Those</w:t>
      </w:r>
      <w:r w:rsidR="003A5706">
        <w:rPr>
          <w:rFonts w:ascii="Times New Roman" w:eastAsia="Times New Roman" w:hAnsi="Times New Roman" w:cs="Times New Roman"/>
          <w:sz w:val="24"/>
          <w:szCs w:val="24"/>
        </w:rPr>
        <w:t xml:space="preserve"> events may include </w:t>
      </w:r>
      <w:r w:rsidR="001232DB">
        <w:rPr>
          <w:rFonts w:ascii="Times New Roman" w:eastAsia="Times New Roman" w:hAnsi="Times New Roman" w:cs="Times New Roman"/>
          <w:sz w:val="24"/>
          <w:szCs w:val="24"/>
        </w:rPr>
        <w:t>disturbance</w:t>
      </w:r>
      <w:r w:rsidR="003A5706">
        <w:rPr>
          <w:rFonts w:ascii="Times New Roman" w:eastAsia="Times New Roman" w:hAnsi="Times New Roman" w:cs="Times New Roman"/>
          <w:sz w:val="24"/>
          <w:szCs w:val="24"/>
        </w:rPr>
        <w:t>s</w:t>
      </w:r>
      <w:r w:rsidR="001232DB">
        <w:rPr>
          <w:rFonts w:ascii="Times New Roman" w:eastAsia="Times New Roman" w:hAnsi="Times New Roman" w:cs="Times New Roman"/>
          <w:sz w:val="24"/>
          <w:szCs w:val="24"/>
        </w:rPr>
        <w:t xml:space="preserve"> such as a </w:t>
      </w:r>
      <w:r w:rsidR="003A5706">
        <w:rPr>
          <w:rFonts w:ascii="Times New Roman" w:eastAsia="Times New Roman" w:hAnsi="Times New Roman" w:cs="Times New Roman"/>
          <w:sz w:val="24"/>
          <w:szCs w:val="24"/>
        </w:rPr>
        <w:t>wild</w:t>
      </w:r>
      <w:r w:rsidR="001232DB">
        <w:rPr>
          <w:rFonts w:ascii="Times New Roman" w:eastAsia="Times New Roman" w:hAnsi="Times New Roman" w:cs="Times New Roman"/>
          <w:sz w:val="24"/>
          <w:szCs w:val="24"/>
        </w:rPr>
        <w:t>fire, major weather event</w:t>
      </w:r>
      <w:r w:rsidR="003A5706">
        <w:rPr>
          <w:rFonts w:ascii="Times New Roman" w:eastAsia="Times New Roman" w:hAnsi="Times New Roman" w:cs="Times New Roman"/>
          <w:sz w:val="24"/>
          <w:szCs w:val="24"/>
        </w:rPr>
        <w:t>s</w:t>
      </w:r>
      <w:r w:rsidR="001232DB">
        <w:rPr>
          <w:rFonts w:ascii="Times New Roman" w:eastAsia="Times New Roman" w:hAnsi="Times New Roman" w:cs="Times New Roman"/>
          <w:sz w:val="24"/>
          <w:szCs w:val="24"/>
        </w:rPr>
        <w:t xml:space="preserve">, </w:t>
      </w:r>
      <w:r w:rsidR="003A5706">
        <w:rPr>
          <w:rFonts w:ascii="Times New Roman" w:eastAsia="Times New Roman" w:hAnsi="Times New Roman" w:cs="Times New Roman"/>
          <w:sz w:val="24"/>
          <w:szCs w:val="24"/>
        </w:rPr>
        <w:t xml:space="preserve">invasions of predators or competitors, </w:t>
      </w:r>
      <w:r w:rsidR="001232DB">
        <w:rPr>
          <w:rFonts w:ascii="Times New Roman" w:eastAsia="Times New Roman" w:hAnsi="Times New Roman" w:cs="Times New Roman"/>
          <w:sz w:val="24"/>
          <w:szCs w:val="24"/>
        </w:rPr>
        <w:t>or outbreaks</w:t>
      </w:r>
      <w:r w:rsidR="003A5706">
        <w:rPr>
          <w:rFonts w:ascii="Times New Roman" w:eastAsia="Times New Roman" w:hAnsi="Times New Roman" w:cs="Times New Roman"/>
          <w:sz w:val="24"/>
          <w:szCs w:val="24"/>
        </w:rPr>
        <w:t xml:space="preserve"> of </w:t>
      </w:r>
      <w:r w:rsidR="003A5706">
        <w:rPr>
          <w:rFonts w:ascii="Times New Roman" w:eastAsia="Times New Roman" w:hAnsi="Times New Roman" w:cs="Times New Roman"/>
          <w:sz w:val="24"/>
          <w:szCs w:val="24"/>
        </w:rPr>
        <w:lastRenderedPageBreak/>
        <w:t>disease</w:t>
      </w:r>
      <w:r w:rsidR="001232DB">
        <w:rPr>
          <w:rFonts w:ascii="Times New Roman" w:eastAsia="Times New Roman" w:hAnsi="Times New Roman" w:cs="Times New Roman"/>
          <w:sz w:val="24"/>
          <w:szCs w:val="24"/>
        </w:rPr>
        <w:t xml:space="preserve"> </w:t>
      </w:r>
      <w:r w:rsidR="001232DB">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polatzeki)","type":"article-journal","volume":"13"},"uris":["http://www.mendeley.com/documents/?uuid=ef6e48b8-f511-4ced-a661-d23ecc4c8f8b"]},{"id":"ITEM-2","itemData":{"DOI":"10.1111/ele.12918","ISSN":"14610248","abstract":"The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Letters","id":"ITEM-2","issue":"4","issued":{"date-parts":[["2018"]]},"page":"525-535","title":"Extreme streams: species persistence and genomic change in montane insect populations across a flooding gradient","type":"article-journal","volume":"21"},"uris":["http://www.mendeley.com/documents/?uuid=f11777e8-48d5-4be7-91e3-33e1a4149214"]},{"id":"ITEM-3","itemData":{"abstract":"Biotic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potential invaders. (3) Eradication of an established invader is rare, and control efforts vary enormously in their efficacy. Successful control, howev…","author":[{"dropping-particle":"","family":"Mack","given":"Richard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Applications","id":"ITEM-3","issue":"3","issued":{"date-parts":[["2000"]]},"page":"689-710","title":"Biotic invasions: causes, epidemiology, global consequences, and control","type":"article-journal","volume":"10"},"uris":["http://www.mendeley.com/documents/?uuid=b47451d7-f015-42e9-9336-c47c3aa387cc"]},{"id":"ITEM-4","itemData":{"DOI":"10.1038/s41579-020-0335-x","ISSN":"17401534","PMID":"32099078","abstract":"Discovering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Microbiology","id":"ITEM-4","issue":"6","issued":{"date-parts":[["2020"]]},"page":"332-343","publisher":"Springer US","title":"Chytrid fungi and global amphibian declines","type":"article-journal","volume":"18"},"uris":["http://www.mendeley.com/documents/?uuid=14c65ebc-3ee1-48bb-91a6-5332a0632fb2"]},{"id":"ITEM-5","itemData":{"DOI":"10.1371/journal.pntd.0005546","ISBN":"1111111111","ISSN":"19352735","abstract":"Background: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Diseases","id":"ITEM-5","issue":"4","issued":{"date-parts":[["2017"]]},"page":"1-27","title":"Tiger on the prowl: Invasion history and spatio-temporal genetic structure of the Asian tiger mosquito Aedes albopictus (Skuse 1894) in the Indo-Pacific","type":"article-journal","volume":"11"},"uris":["http://www.mendeley.com/documents/?uuid=504e76fd-cda2-43b5-bc93-59c51d059adf"]}],"mendeley":{"formattedCitation":"[22–26]","plainTextFormattedCitation":"[22–26]","previouslyFormattedCitation":"[22–26]"},"properties":{"noteIndex":0},"schema":"https://github.com/citation-style-language/schema/raw/master/csl-citation.json"}</w:instrText>
      </w:r>
      <w:r w:rsidR="001232DB">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[22–26]</w:t>
      </w:r>
      <w:r w:rsidR="001232DB">
        <w:rPr>
          <w:rFonts w:ascii="Times New Roman" w:eastAsia="Times New Roman" w:hAnsi="Times New Roman" w:cs="Times New Roman"/>
          <w:sz w:val="24"/>
          <w:szCs w:val="24"/>
        </w:rPr>
        <w:fldChar w:fldCharType="end"/>
      </w:r>
      <w:r w:rsidR="001232DB" w:rsidRPr="00076536">
        <w:rPr>
          <w:rFonts w:ascii="Times New Roman" w:eastAsia="Times New Roman" w:hAnsi="Times New Roman" w:cs="Times New Roman"/>
          <w:sz w:val="24"/>
          <w:szCs w:val="24"/>
        </w:rPr>
        <w:t xml:space="preserve">. </w:t>
      </w:r>
      <w:r w:rsidR="00C3107A">
        <w:rPr>
          <w:rFonts w:ascii="Times New Roman" w:eastAsia="Times New Roman" w:hAnsi="Times New Roman" w:cs="Times New Roman"/>
          <w:sz w:val="24"/>
          <w:szCs w:val="24"/>
        </w:rPr>
        <w:t>Similarly, such analyse</w:t>
      </w:r>
      <w:r w:rsidR="001232DB">
        <w:rPr>
          <w:rFonts w:ascii="Times New Roman" w:eastAsia="Times New Roman" w:hAnsi="Times New Roman" w:cs="Times New Roman"/>
          <w:sz w:val="24"/>
          <w:szCs w:val="24"/>
        </w:rPr>
        <w:t xml:space="preserve">s could identify which, among a set of previously sampled populations, received migrants from a long-distance dispersal event </w:t>
      </w:r>
      <w:r w:rsidR="001232DB">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[27]","plainTextFormattedCitation":"[27]","previouslyFormattedCitation":"[27]"},"properties":{"noteIndex":0},"schema":"https://github.com/citation-style-language/schema/raw/master/csl-citation.json"}</w:instrText>
      </w:r>
      <w:r w:rsidR="001232DB">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[27]</w:t>
      </w:r>
      <w:r w:rsidR="001232DB">
        <w:rPr>
          <w:rFonts w:ascii="Times New Roman" w:eastAsia="Times New Roman" w:hAnsi="Times New Roman" w:cs="Times New Roman"/>
          <w:sz w:val="24"/>
          <w:szCs w:val="24"/>
        </w:rPr>
        <w:fldChar w:fldCharType="end"/>
      </w:r>
      <w:r w:rsidR="00F607A2">
        <w:rPr>
          <w:rFonts w:ascii="Times New Roman" w:eastAsia="Times New Roman" w:hAnsi="Times New Roman" w:cs="Times New Roman"/>
          <w:sz w:val="24"/>
          <w:szCs w:val="24"/>
        </w:rPr>
        <w:t xml:space="preserve">. </w:t>
      </w:r>
      <w:r w:rsidR="00013275">
        <w:rPr>
          <w:rFonts w:ascii="Times New Roman" w:eastAsia="Times New Roman" w:hAnsi="Times New Roman" w:cs="Times New Roman"/>
          <w:sz w:val="24"/>
          <w:szCs w:val="24"/>
        </w:rPr>
        <w:t xml:space="preserve">Landscape connectivity and dispersal are functionally linked as connectivity represents the degree to which a landscape constrains dispersal </w:t>
      </w:r>
      <w:r w:rsidR="00013275">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{"citationItems":[{"id":"ITEM-1","itemData":{"DOI":"10.2307/3544927","ISBN":"0030-1299","ISSN":"00301299","PMID":"21211708","abstract":"JSTOR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.","author":[{"dropping-particle":"","family":"Taylor","given":"Philip D","non-dropping-particle":"","parse-names":false,"suffix":""},{"dropping-particle":"","family":"Fahrig","given":"Lenore","non-dropping-particle":"","parse-names":false,"suffix":""},{"dropping-particle":"","family":"Henein","given":"Kringen","non-dropping-particle":"","parse-names":false,"suffix":""},{"dropping-particle":"","family":"Merriam","given":"Gray","non-dropping-particle":"","parse-names":false,"suffix":""}],"container-title":"Oikos","id":"ITEM-1","issue":"3","issued":{"date-parts":[["1993"]]},"page":"571-573","title":"Connectivity is a vital element of landscape structure","type":"article-journal","volume":"68"},"uris":["http://www.mendeley.com/documents/?uuid=be27aa83-c328-4871-9726-55125b435d54"]}],"mendeley":{"formattedCitation":"[28]","plainTextFormattedCitation":"[28]"},"properties":{"noteIndex":0},"schema":"https://github.com/citation-style-language/schema/raw/master/csl-citation.json"}</w:instrText>
      </w:r>
      <w:r w:rsidR="00013275">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[28]</w:t>
      </w:r>
      <w:r w:rsidR="00013275">
        <w:rPr>
          <w:rFonts w:ascii="Times New Roman" w:eastAsia="Times New Roman" w:hAnsi="Times New Roman" w:cs="Times New Roman"/>
          <w:sz w:val="24"/>
          <w:szCs w:val="24"/>
        </w:rPr>
        <w:fldChar w:fldCharType="end"/>
      </w:r>
      <w:r w:rsidR="00013275">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Because t</w:t>
      </w:r>
      <w:r w:rsidR="006738FD">
        <w:rPr>
          <w:rFonts w:ascii="Times New Roman" w:eastAsia="Times New Roman" w:hAnsi="Times New Roman" w:cs="Times New Roman"/>
          <w:sz w:val="24"/>
          <w:szCs w:val="24"/>
        </w:rPr>
        <w:t xml:space="preserve">emporal genetic variation reflects </w:t>
      </w:r>
      <w:r w:rsidR="00CC1F19" w:rsidRPr="00295FF4">
        <w:rPr>
          <w:rFonts w:ascii="Times New Roman" w:eastAsia="Times New Roman" w:hAnsi="Times New Roman" w:cs="Times New Roman"/>
          <w:sz w:val="24"/>
          <w:szCs w:val="24"/>
        </w:rPr>
        <w:t>the evolution</w:t>
      </w:r>
      <w:r w:rsidR="00E4125D">
        <w:rPr>
          <w:rFonts w:ascii="Times New Roman" w:eastAsia="Times New Roman" w:hAnsi="Times New Roman" w:cs="Times New Roman"/>
          <w:sz w:val="24"/>
          <w:szCs w:val="24"/>
        </w:rPr>
        <w:t>ary</w:t>
      </w:r>
      <w:r w:rsidR="00CC1F19" w:rsidRPr="00295FF4">
        <w:rPr>
          <w:rFonts w:ascii="Times New Roman" w:eastAsia="Times New Roman" w:hAnsi="Times New Roman" w:cs="Times New Roman"/>
          <w:sz w:val="24"/>
          <w:szCs w:val="24"/>
        </w:rPr>
        <w:t xml:space="preserve"> </w:t>
      </w:r>
      <w:r w:rsidR="006738FD">
        <w:rPr>
          <w:rFonts w:ascii="Times New Roman" w:eastAsia="Times New Roman" w:hAnsi="Times New Roman" w:cs="Times New Roman"/>
          <w:sz w:val="24"/>
          <w:szCs w:val="24"/>
        </w:rPr>
        <w:t xml:space="preserve">potential of a population and the probability of </w:t>
      </w:r>
      <w:r w:rsidR="00E4125D">
        <w:rPr>
          <w:rFonts w:ascii="Times New Roman" w:eastAsia="Times New Roman" w:hAnsi="Times New Roman" w:cs="Times New Roman"/>
          <w:sz w:val="24"/>
          <w:szCs w:val="24"/>
        </w:rPr>
        <w:t>its</w:t>
      </w:r>
      <w:r w:rsidR="006738FD">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persistence </w:t>
      </w:r>
      <w:r w:rsidR="00AB2B18" w:rsidRPr="00295FF4">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[29–31]","plainTextFormattedCitation":"[29–31]","previouslyFormattedCitation":"[28–30]"},"properties":{"noteIndex":0},"schema":"https://github.com/citation-style-language/schema/raw/master/csl-citation.json"}</w:instrText>
      </w:r>
      <w:r w:rsidR="00AB2B18" w:rsidRPr="00295FF4">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[29–31]</w:t>
      </w:r>
      <w:r w:rsidR="00AB2B18" w:rsidRPr="00295FF4">
        <w:rPr>
          <w:rFonts w:ascii="Times New Roman" w:eastAsia="Times New Roman" w:hAnsi="Times New Roman" w:cs="Times New Roman"/>
          <w:sz w:val="24"/>
          <w:szCs w:val="24"/>
        </w:rPr>
        <w:fldChar w:fldCharType="end"/>
      </w:r>
      <w:r w:rsidR="009A5BE8">
        <w:rPr>
          <w:rFonts w:ascii="Times New Roman" w:eastAsia="Times New Roman" w:hAnsi="Times New Roman" w:cs="Times New Roman"/>
          <w:sz w:val="24"/>
          <w:szCs w:val="24"/>
        </w:rPr>
        <w:t>,</w:t>
      </w:r>
      <w:r w:rsidR="0018247F">
        <w:rPr>
          <w:rFonts w:ascii="Times New Roman" w:eastAsia="Times New Roman" w:hAnsi="Times New Roman" w:cs="Times New Roman"/>
          <w:sz w:val="24"/>
          <w:szCs w:val="24"/>
        </w:rPr>
        <w:t xml:space="preserve"> relating it to</w:t>
      </w:r>
      <w:r w:rsidR="0048505E">
        <w:rPr>
          <w:rFonts w:ascii="Times New Roman" w:eastAsia="Times New Roman" w:hAnsi="Times New Roman" w:cs="Times New Roman"/>
          <w:sz w:val="24"/>
          <w:szCs w:val="24"/>
        </w:rPr>
        <w:t xml:space="preserve"> landscape </w:t>
      </w:r>
      <w:r w:rsidR="00CF30F2" w:rsidRPr="00295FF4">
        <w:rPr>
          <w:rFonts w:ascii="Times New Roman" w:eastAsia="Times New Roman" w:hAnsi="Times New Roman" w:cs="Times New Roman"/>
          <w:sz w:val="24"/>
          <w:szCs w:val="24"/>
        </w:rPr>
        <w:t xml:space="preserve">change </w:t>
      </w:r>
      <w:r w:rsidR="00634B5A" w:rsidRPr="00295FF4">
        <w:rPr>
          <w:rFonts w:ascii="Times New Roman" w:eastAsia="Times New Roman" w:hAnsi="Times New Roman" w:cs="Times New Roman"/>
          <w:sz w:val="24"/>
          <w:szCs w:val="24"/>
        </w:rPr>
        <w:t>can give us important insights about the eco-evolutionary dynamics of a species, and be used to inform conservation strategies</w:t>
      </w:r>
      <w:r w:rsidR="00282E4D" w:rsidRPr="00295FF4">
        <w:rPr>
          <w:rFonts w:ascii="Times New Roman" w:eastAsia="Times New Roman" w:hAnsi="Times New Roman" w:cs="Times New Roman"/>
          <w:sz w:val="24"/>
          <w:szCs w:val="24"/>
        </w:rPr>
        <w:t xml:space="preserve"> </w:t>
      </w:r>
      <w:r w:rsidR="00282E4D" w:rsidRPr="00295FF4">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Mountains","type":"article-journal","volume":"8"},"uris":["http://www.mendeley.com/documents/?uuid=278a9795-021c-4ae0-9851-8bded50cff67"]}],"mendeley":{"formattedCitation":"[32]","manualFormatting":"(e.g. Landguth, Holden, Mahalovich, &amp; Cushman, 2017)","plainTextFormattedCitation":"[32]","previouslyFormattedCitation":"[31]"},"properties":{"noteIndex":0},"schema":"https://github.com/citation-style-language/schema/raw/master/csl-citation.json"}</w:instrText>
      </w:r>
      <w:r w:rsidR="00282E4D" w:rsidRPr="00295FF4">
        <w:rPr>
          <w:rFonts w:ascii="Times New Roman" w:eastAsia="Times New Roman" w:hAnsi="Times New Roman" w:cs="Times New Roman"/>
          <w:sz w:val="24"/>
          <w:szCs w:val="24"/>
        </w:rPr>
        <w:fldChar w:fldCharType="separate"/>
      </w:r>
      <w:r w:rsidR="00282E4D" w:rsidRPr="00295FF4">
        <w:rPr>
          <w:rFonts w:ascii="Times New Roman" w:eastAsia="Times New Roman" w:hAnsi="Times New Roman" w:cs="Times New Roman"/>
          <w:noProof/>
          <w:sz w:val="24"/>
          <w:szCs w:val="24"/>
        </w:rPr>
        <w:t>(</w:t>
      </w:r>
      <w:r w:rsidR="00027F85" w:rsidRPr="00295FF4">
        <w:rPr>
          <w:rFonts w:ascii="Times New Roman" w:eastAsia="Times New Roman" w:hAnsi="Times New Roman" w:cs="Times New Roman"/>
          <w:noProof/>
          <w:sz w:val="24"/>
          <w:szCs w:val="24"/>
        </w:rPr>
        <w:t xml:space="preserve">e.g. </w:t>
      </w:r>
      <w:r w:rsidR="00282E4D" w:rsidRPr="00295FF4">
        <w:rPr>
          <w:rFonts w:ascii="Times New Roman" w:eastAsia="Times New Roman" w:hAnsi="Times New Roman" w:cs="Times New Roman"/>
          <w:noProof/>
          <w:sz w:val="24"/>
          <w:szCs w:val="24"/>
        </w:rPr>
        <w:t>Landguth, Holden, Mahalovich, &amp; Cushman, 2017)</w:t>
      </w:r>
      <w:r w:rsidR="00282E4D" w:rsidRPr="00295FF4">
        <w:rPr>
          <w:rFonts w:ascii="Times New Roman" w:eastAsia="Times New Roman" w:hAnsi="Times New Roman" w:cs="Times New Roman"/>
          <w:sz w:val="24"/>
          <w:szCs w:val="24"/>
        </w:rPr>
        <w:fldChar w:fldCharType="end"/>
      </w:r>
      <w:r w:rsidR="00634B5A" w:rsidRPr="00295FF4">
        <w:rPr>
          <w:rFonts w:ascii="Times New Roman" w:eastAsia="Times New Roman" w:hAnsi="Times New Roman" w:cs="Times New Roman"/>
          <w:sz w:val="24"/>
          <w:szCs w:val="24"/>
        </w:rPr>
        <w:t>.</w:t>
      </w:r>
      <w:r w:rsidR="009C7677">
        <w:rPr>
          <w:rFonts w:ascii="Times New Roman" w:eastAsia="Times New Roman" w:hAnsi="Times New Roman" w:cs="Times New Roman"/>
          <w:sz w:val="24"/>
          <w:szCs w:val="24"/>
        </w:rPr>
        <w:t xml:space="preserve"> </w:t>
      </w:r>
    </w:p>
    <w:p w14:paraId="7573E9EB" w14:textId="5424E93F" w:rsidR="000F79A4" w:rsidRDefault="00B80189" w:rsidP="008B2632">
      <w:pPr>
        <w:spacing w:before="240" w:after="240" w:line="480" w:lineRule="auto"/>
        <w:rPr>
          <w:rFonts w:ascii="Times New Roman" w:hAnsi="Times New Roman" w:cs="Times New Roman"/>
          <w:sz w:val="24"/>
          <w:szCs w:val="24"/>
        </w:rPr>
      </w:pPr>
      <w:r>
        <w:rPr>
          <w:rFonts w:ascii="Times New Roman" w:hAnsi="Times New Roman" w:cs="Times New Roman"/>
          <w:sz w:val="24"/>
          <w:szCs w:val="24"/>
        </w:rPr>
        <w:t>T</w:t>
      </w:r>
      <w:r w:rsidR="00A56A06">
        <w:rPr>
          <w:rFonts w:ascii="Times New Roman" w:hAnsi="Times New Roman" w:cs="Times New Roman"/>
          <w:sz w:val="24"/>
          <w:szCs w:val="24"/>
        </w:rPr>
        <w:t xml:space="preserve">here are two </w:t>
      </w:r>
      <w:r w:rsidR="00F56092">
        <w:rPr>
          <w:rFonts w:ascii="Times New Roman" w:hAnsi="Times New Roman" w:cs="Times New Roman"/>
          <w:sz w:val="24"/>
          <w:szCs w:val="24"/>
        </w:rPr>
        <w:t>types of</w:t>
      </w:r>
      <w:r w:rsidR="00A56A06">
        <w:rPr>
          <w:rFonts w:ascii="Times New Roman" w:hAnsi="Times New Roman" w:cs="Times New Roman"/>
          <w:sz w:val="24"/>
          <w:szCs w:val="24"/>
        </w:rPr>
        <w:t xml:space="preserve"> </w:t>
      </w:r>
      <w:r w:rsidR="002648C9">
        <w:rPr>
          <w:rFonts w:ascii="Times New Roman" w:hAnsi="Times New Roman" w:cs="Times New Roman"/>
          <w:sz w:val="24"/>
          <w:szCs w:val="24"/>
        </w:rPr>
        <w:t>approaches available to</w:t>
      </w:r>
      <w:r>
        <w:rPr>
          <w:rFonts w:ascii="Times New Roman" w:hAnsi="Times New Roman" w:cs="Times New Roman"/>
          <w:sz w:val="24"/>
          <w:szCs w:val="24"/>
        </w:rPr>
        <w:t xml:space="preserve"> investigate temporal genetic variation. The first </w:t>
      </w:r>
      <w:r w:rsidR="00A56A06">
        <w:rPr>
          <w:rFonts w:ascii="Times New Roman" w:hAnsi="Times New Roman" w:cs="Times New Roman"/>
          <w:sz w:val="24"/>
          <w:szCs w:val="24"/>
        </w:rPr>
        <w:t xml:space="preserve">kind of </w:t>
      </w:r>
      <w:r>
        <w:rPr>
          <w:rFonts w:ascii="Times New Roman" w:hAnsi="Times New Roman" w:cs="Times New Roman"/>
          <w:sz w:val="24"/>
          <w:szCs w:val="24"/>
        </w:rPr>
        <w:t>approach</w:t>
      </w:r>
      <w:r w:rsidR="009311E6">
        <w:rPr>
          <w:rFonts w:ascii="Times New Roman" w:hAnsi="Times New Roman" w:cs="Times New Roman"/>
          <w:sz w:val="24"/>
          <w:szCs w:val="24"/>
        </w:rPr>
        <w:t>es</w:t>
      </w:r>
      <w:r>
        <w:rPr>
          <w:rFonts w:ascii="Times New Roman" w:hAnsi="Times New Roman" w:cs="Times New Roman"/>
          <w:sz w:val="24"/>
          <w:szCs w:val="24"/>
        </w:rPr>
        <w:t xml:space="preserve"> </w:t>
      </w:r>
      <w:r w:rsidR="00F56092">
        <w:rPr>
          <w:rFonts w:ascii="Times New Roman" w:hAnsi="Times New Roman" w:cs="Times New Roman"/>
          <w:sz w:val="24"/>
          <w:szCs w:val="24"/>
        </w:rPr>
        <w:t xml:space="preserve">generally </w:t>
      </w:r>
      <w:r>
        <w:rPr>
          <w:rFonts w:ascii="Times New Roman" w:hAnsi="Times New Roman" w:cs="Times New Roman"/>
          <w:sz w:val="24"/>
          <w:szCs w:val="24"/>
        </w:rPr>
        <w:t>consists of a single time sampling scheme</w:t>
      </w:r>
      <w:r w:rsidR="00A56A06">
        <w:rPr>
          <w:rFonts w:ascii="Times New Roman" w:hAnsi="Times New Roman" w:cs="Times New Roman"/>
          <w:sz w:val="24"/>
          <w:szCs w:val="24"/>
        </w:rPr>
        <w:t>,</w:t>
      </w:r>
      <w:r>
        <w:rPr>
          <w:rFonts w:ascii="Times New Roman" w:hAnsi="Times New Roman" w:cs="Times New Roman"/>
          <w:sz w:val="24"/>
          <w:szCs w:val="24"/>
        </w:rPr>
        <w:t xml:space="preserve"> combined </w:t>
      </w:r>
      <w:r w:rsidR="00A56A06">
        <w:rPr>
          <w:rFonts w:ascii="Times New Roman" w:hAnsi="Times New Roman" w:cs="Times New Roman"/>
          <w:sz w:val="24"/>
          <w:szCs w:val="24"/>
        </w:rPr>
        <w:t>with</w:t>
      </w:r>
      <w:r>
        <w:rPr>
          <w:rFonts w:ascii="Times New Roman" w:hAnsi="Times New Roman" w:cs="Times New Roman"/>
          <w:sz w:val="24"/>
          <w:szCs w:val="24"/>
        </w:rPr>
        <w:t xml:space="preserve"> statistical approaches </w:t>
      </w:r>
      <w:r w:rsidR="00F56092">
        <w:rPr>
          <w:rFonts w:ascii="Times New Roman" w:hAnsi="Times New Roman" w:cs="Times New Roman"/>
          <w:sz w:val="24"/>
          <w:szCs w:val="24"/>
        </w:rPr>
        <w:t>purpose-</w:t>
      </w:r>
      <w:r>
        <w:rPr>
          <w:rFonts w:ascii="Times New Roman" w:hAnsi="Times New Roman" w:cs="Times New Roman"/>
          <w:sz w:val="24"/>
          <w:szCs w:val="24"/>
        </w:rPr>
        <w:t>designed</w:t>
      </w:r>
      <w:r w:rsidR="00A80A8B">
        <w:rPr>
          <w:rFonts w:ascii="Times New Roman" w:hAnsi="Times New Roman" w:cs="Times New Roman"/>
          <w:sz w:val="24"/>
          <w:szCs w:val="24"/>
        </w:rPr>
        <w:t xml:space="preserve"> </w:t>
      </w:r>
      <w:r>
        <w:rPr>
          <w:rFonts w:ascii="Times New Roman" w:hAnsi="Times New Roman" w:cs="Times New Roman"/>
          <w:sz w:val="24"/>
          <w:szCs w:val="24"/>
        </w:rPr>
        <w:t xml:space="preserve">to </w:t>
      </w:r>
      <w:r w:rsidR="00F56092">
        <w:rPr>
          <w:rFonts w:ascii="Times New Roman" w:hAnsi="Times New Roman" w:cs="Times New Roman"/>
          <w:sz w:val="24"/>
          <w:szCs w:val="24"/>
        </w:rPr>
        <w:t xml:space="preserve">directly </w:t>
      </w:r>
      <w:r>
        <w:rPr>
          <w:rFonts w:ascii="Times New Roman" w:hAnsi="Times New Roman" w:cs="Times New Roman"/>
          <w:sz w:val="24"/>
          <w:szCs w:val="24"/>
        </w:rPr>
        <w:t>infer demographic history</w:t>
      </w:r>
      <w:r w:rsidR="002648C9">
        <w:rPr>
          <w:rFonts w:ascii="Times New Roman" w:hAnsi="Times New Roman" w:cs="Times New Roman"/>
          <w:sz w:val="24"/>
          <w:szCs w:val="24"/>
        </w:rPr>
        <w:t xml:space="preserve"> from the single time sampling</w:t>
      </w:r>
      <w:r>
        <w:rPr>
          <w:rFonts w:ascii="Times New Roman" w:hAnsi="Times New Roman" w:cs="Times New Roman"/>
          <w:sz w:val="24"/>
          <w:szCs w:val="24"/>
        </w:rPr>
        <w:t xml:space="preserve"> </w:t>
      </w:r>
      <w:r w:rsidRPr="00295FF4">
        <w:rPr>
          <w:rFonts w:ascii="Times New Roman" w:hAnsi="Times New Roman" w:cs="Times New Roman"/>
          <w:sz w:val="24"/>
          <w:szCs w:val="24"/>
        </w:rPr>
        <w:fldChar w:fldCharType="begin" w:fldLock="1"/>
      </w:r>
      <w:r w:rsidR="00013275">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[33–35]","plainTextFormattedCitation":"[33–35]","previouslyFormattedCitation":"[32–34]"},"properties":{"noteIndex":0},"schema":"https://github.com/citation-style-language/schema/raw/master/csl-citation.json"}</w:instrText>
      </w:r>
      <w:r w:rsidRPr="00295FF4">
        <w:rPr>
          <w:rFonts w:ascii="Times New Roman" w:hAnsi="Times New Roman" w:cs="Times New Roman"/>
          <w:sz w:val="24"/>
          <w:szCs w:val="24"/>
        </w:rPr>
        <w:fldChar w:fldCharType="separate"/>
      </w:r>
      <w:r w:rsidR="00013275" w:rsidRPr="00013275">
        <w:rPr>
          <w:rFonts w:ascii="Times New Roman" w:hAnsi="Times New Roman" w:cs="Times New Roman"/>
          <w:noProof/>
          <w:sz w:val="24"/>
          <w:szCs w:val="24"/>
        </w:rPr>
        <w:t>[33–35]</w:t>
      </w:r>
      <w:r w:rsidRPr="00295FF4">
        <w:rPr>
          <w:rFonts w:ascii="Times New Roman" w:hAnsi="Times New Roman" w:cs="Times New Roman"/>
          <w:sz w:val="24"/>
          <w:szCs w:val="24"/>
        </w:rPr>
        <w:fldChar w:fldCharType="end"/>
      </w:r>
      <w:r>
        <w:rPr>
          <w:rFonts w:ascii="Times New Roman" w:hAnsi="Times New Roman" w:cs="Times New Roman"/>
          <w:sz w:val="24"/>
          <w:szCs w:val="24"/>
        </w:rPr>
        <w:t xml:space="preserve">. This approach </w:t>
      </w:r>
      <w:r w:rsidR="00A56A06">
        <w:rPr>
          <w:rFonts w:ascii="Times New Roman" w:hAnsi="Times New Roman" w:cs="Times New Roman"/>
          <w:sz w:val="24"/>
          <w:szCs w:val="24"/>
        </w:rPr>
        <w:t>often involves extensive know</w:t>
      </w:r>
      <w:r w:rsidR="002648C9">
        <w:rPr>
          <w:rFonts w:ascii="Times New Roman" w:hAnsi="Times New Roman" w:cs="Times New Roman"/>
          <w:sz w:val="24"/>
          <w:szCs w:val="24"/>
        </w:rPr>
        <w:t>ledge about the biological system</w:t>
      </w:r>
      <w:r w:rsidR="00A56A06">
        <w:rPr>
          <w:rFonts w:ascii="Times New Roman" w:hAnsi="Times New Roman" w:cs="Times New Roman"/>
          <w:sz w:val="24"/>
          <w:szCs w:val="24"/>
        </w:rPr>
        <w:t xml:space="preserve">, </w:t>
      </w:r>
      <w:r w:rsidR="00E76498">
        <w:rPr>
          <w:rFonts w:ascii="Times New Roman" w:hAnsi="Times New Roman" w:cs="Times New Roman"/>
          <w:sz w:val="24"/>
          <w:szCs w:val="24"/>
        </w:rPr>
        <w:t xml:space="preserve">very intensive computation, </w:t>
      </w:r>
      <w:r w:rsidR="00A56A06">
        <w:rPr>
          <w:rFonts w:ascii="Times New Roman" w:hAnsi="Times New Roman" w:cs="Times New Roman"/>
          <w:sz w:val="24"/>
          <w:szCs w:val="24"/>
        </w:rPr>
        <w:t xml:space="preserve">and </w:t>
      </w:r>
      <w:r>
        <w:rPr>
          <w:rFonts w:ascii="Times New Roman" w:hAnsi="Times New Roman" w:cs="Times New Roman"/>
          <w:sz w:val="24"/>
          <w:szCs w:val="24"/>
        </w:rPr>
        <w:t>requires high-quality microsatellite datasets, or a minimum of</w:t>
      </w:r>
      <w:r w:rsidR="00A80A8B">
        <w:rPr>
          <w:rFonts w:ascii="Times New Roman" w:hAnsi="Times New Roman" w:cs="Times New Roman"/>
          <w:sz w:val="24"/>
          <w:szCs w:val="24"/>
        </w:rPr>
        <w:t xml:space="preserve"> </w:t>
      </w:r>
      <w:r w:rsidR="001950CB">
        <w:rPr>
          <w:rFonts w:ascii="Times New Roman" w:hAnsi="Times New Roman" w:cs="Times New Roman"/>
          <w:sz w:val="24"/>
          <w:szCs w:val="24"/>
        </w:rPr>
        <w:t xml:space="preserve">tens of thousands of </w:t>
      </w:r>
      <w:r w:rsidR="00876118">
        <w:rPr>
          <w:rFonts w:ascii="Times New Roman" w:hAnsi="Times New Roman" w:cs="Times New Roman"/>
          <w:sz w:val="24"/>
          <w:szCs w:val="24"/>
        </w:rPr>
        <w:t>loci</w:t>
      </w:r>
      <w:r>
        <w:rPr>
          <w:rFonts w:ascii="Times New Roman" w:hAnsi="Times New Roman" w:cs="Times New Roman"/>
          <w:sz w:val="24"/>
          <w:szCs w:val="24"/>
        </w:rPr>
        <w:t>,</w:t>
      </w:r>
      <w:r w:rsidR="00A80A8B">
        <w:rPr>
          <w:rFonts w:ascii="Times New Roman" w:hAnsi="Times New Roman" w:cs="Times New Roman"/>
          <w:sz w:val="24"/>
          <w:szCs w:val="24"/>
        </w:rPr>
        <w:t xml:space="preserve"> and further information</w:t>
      </w:r>
      <w:r w:rsidR="001950CB">
        <w:rPr>
          <w:rFonts w:ascii="Times New Roman" w:hAnsi="Times New Roman" w:cs="Times New Roman"/>
          <w:sz w:val="24"/>
          <w:szCs w:val="24"/>
        </w:rPr>
        <w:t xml:space="preserve"> </w:t>
      </w:r>
      <w:r>
        <w:rPr>
          <w:rFonts w:ascii="Times New Roman" w:hAnsi="Times New Roman" w:cs="Times New Roman"/>
          <w:sz w:val="24"/>
          <w:szCs w:val="24"/>
        </w:rPr>
        <w:t>such as</w:t>
      </w:r>
      <w:r w:rsidR="005B723C" w:rsidRPr="00295FF4">
        <w:rPr>
          <w:rFonts w:ascii="Times New Roman" w:hAnsi="Times New Roman" w:cs="Times New Roman"/>
          <w:sz w:val="24"/>
          <w:szCs w:val="24"/>
        </w:rPr>
        <w:t xml:space="preserve"> </w:t>
      </w:r>
      <w:r w:rsidR="00777B9A" w:rsidRPr="00295FF4">
        <w:rPr>
          <w:rFonts w:ascii="Times New Roman" w:hAnsi="Times New Roman" w:cs="Times New Roman"/>
          <w:sz w:val="24"/>
          <w:szCs w:val="24"/>
        </w:rPr>
        <w:t>recombination</w:t>
      </w:r>
      <w:r w:rsidR="005B723C" w:rsidRPr="00295FF4">
        <w:rPr>
          <w:rFonts w:ascii="Times New Roman" w:hAnsi="Times New Roman" w:cs="Times New Roman"/>
          <w:sz w:val="24"/>
          <w:szCs w:val="24"/>
        </w:rPr>
        <w:t xml:space="preserve"> processes </w:t>
      </w:r>
      <w:r w:rsidR="00BC1041" w:rsidRPr="00295FF4">
        <w:rPr>
          <w:rFonts w:ascii="Times New Roman" w:hAnsi="Times New Roman" w:cs="Times New Roman"/>
          <w:sz w:val="24"/>
          <w:szCs w:val="24"/>
        </w:rPr>
        <w:fldChar w:fldCharType="begin" w:fldLock="1"/>
      </w:r>
      <w:r w:rsidR="00BC3187">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[17]","plainTextFormattedCitation":"[17]","previouslyFormattedCitation":"[17]"},"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DC0711" w:rsidRPr="00DC0711">
        <w:rPr>
          <w:rFonts w:ascii="Times New Roman" w:hAnsi="Times New Roman" w:cs="Times New Roman"/>
          <w:noProof/>
          <w:sz w:val="24"/>
          <w:szCs w:val="24"/>
        </w:rPr>
        <w:t>[17]</w:t>
      </w:r>
      <w:r w:rsidR="00BC1041" w:rsidRPr="00295FF4">
        <w:rPr>
          <w:rFonts w:ascii="Times New Roman" w:hAnsi="Times New Roman" w:cs="Times New Roman"/>
          <w:sz w:val="24"/>
          <w:szCs w:val="24"/>
        </w:rPr>
        <w:fldChar w:fldCharType="end"/>
      </w:r>
      <w:r w:rsidR="005B723C" w:rsidRPr="00295FF4">
        <w:rPr>
          <w:rFonts w:ascii="Times New Roman" w:hAnsi="Times New Roman" w:cs="Times New Roman"/>
          <w:sz w:val="24"/>
          <w:szCs w:val="24"/>
        </w:rPr>
        <w:t xml:space="preserve"> </w:t>
      </w:r>
      <w:r w:rsidR="00BC1041" w:rsidRPr="00295FF4">
        <w:rPr>
          <w:rFonts w:ascii="Times New Roman" w:hAnsi="Times New Roman" w:cs="Times New Roman"/>
          <w:sz w:val="24"/>
          <w:szCs w:val="24"/>
        </w:rPr>
        <w:t xml:space="preserve">and </w:t>
      </w:r>
      <w:r w:rsidR="006451B0" w:rsidRPr="00295FF4">
        <w:rPr>
          <w:rFonts w:ascii="Times New Roman" w:hAnsi="Times New Roman" w:cs="Times New Roman"/>
          <w:sz w:val="24"/>
          <w:szCs w:val="24"/>
        </w:rPr>
        <w:t>ascertainment</w:t>
      </w:r>
      <w:r w:rsidR="00BC1041" w:rsidRPr="00295FF4">
        <w:rPr>
          <w:rFonts w:ascii="Times New Roman" w:hAnsi="Times New Roman" w:cs="Times New Roman"/>
          <w:sz w:val="24"/>
          <w:szCs w:val="24"/>
        </w:rPr>
        <w:t xml:space="preserve"> bias </w:t>
      </w:r>
      <w:r w:rsidR="00BC1041" w:rsidRPr="00295FF4">
        <w:rPr>
          <w:rFonts w:ascii="Times New Roman" w:hAnsi="Times New Roman" w:cs="Times New Roman"/>
          <w:sz w:val="24"/>
          <w:szCs w:val="24"/>
        </w:rPr>
        <w:fldChar w:fldCharType="begin" w:fldLock="1"/>
      </w:r>
      <w:r w:rsidR="00013275">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[36–38]","plainTextFormattedCitation":"[36–38]","previouslyFormattedCitation":"[35–37]"},"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013275" w:rsidRPr="00013275">
        <w:rPr>
          <w:rFonts w:ascii="Times New Roman" w:hAnsi="Times New Roman" w:cs="Times New Roman"/>
          <w:noProof/>
          <w:sz w:val="24"/>
          <w:szCs w:val="24"/>
        </w:rPr>
        <w:t>[36–38]</w:t>
      </w:r>
      <w:r w:rsidR="00BC1041" w:rsidRPr="00295FF4">
        <w:rPr>
          <w:rFonts w:ascii="Times New Roman" w:hAnsi="Times New Roman" w:cs="Times New Roman"/>
          <w:sz w:val="24"/>
          <w:szCs w:val="24"/>
        </w:rPr>
        <w:fldChar w:fldCharType="end"/>
      </w:r>
      <w:r w:rsidR="00876118">
        <w:rPr>
          <w:rFonts w:ascii="Times New Roman" w:hAnsi="Times New Roman" w:cs="Times New Roman"/>
          <w:sz w:val="24"/>
          <w:szCs w:val="24"/>
        </w:rPr>
        <w:t>.</w:t>
      </w:r>
      <w:r w:rsidR="000F79A4">
        <w:rPr>
          <w:rFonts w:ascii="Times New Roman" w:hAnsi="Times New Roman" w:cs="Times New Roman"/>
          <w:sz w:val="24"/>
          <w:szCs w:val="24"/>
        </w:rPr>
        <w:t xml:space="preserve"> </w:t>
      </w:r>
      <w:r w:rsidR="00A56A06">
        <w:rPr>
          <w:rFonts w:ascii="Times New Roman" w:hAnsi="Times New Roman" w:cs="Times New Roman"/>
          <w:sz w:val="24"/>
          <w:szCs w:val="24"/>
        </w:rPr>
        <w:t>The second</w:t>
      </w:r>
      <w:r w:rsidR="009311E6">
        <w:rPr>
          <w:rFonts w:ascii="Times New Roman" w:hAnsi="Times New Roman" w:cs="Times New Roman"/>
          <w:sz w:val="24"/>
          <w:szCs w:val="24"/>
        </w:rPr>
        <w:t xml:space="preserve"> kind of approaches </w:t>
      </w:r>
      <w:r w:rsidR="00A56A06">
        <w:rPr>
          <w:rFonts w:ascii="Times New Roman" w:hAnsi="Times New Roman" w:cs="Times New Roman"/>
          <w:sz w:val="24"/>
          <w:szCs w:val="24"/>
        </w:rPr>
        <w:t xml:space="preserve">consists in comparing genetic diversity between repeated </w:t>
      </w:r>
      <w:r w:rsidR="002648C9">
        <w:rPr>
          <w:rFonts w:ascii="Times New Roman" w:hAnsi="Times New Roman" w:cs="Times New Roman"/>
          <w:sz w:val="24"/>
          <w:szCs w:val="24"/>
        </w:rPr>
        <w:t xml:space="preserve">(same sites) </w:t>
      </w:r>
      <w:r w:rsidR="00A56A06">
        <w:rPr>
          <w:rFonts w:ascii="Times New Roman" w:hAnsi="Times New Roman" w:cs="Times New Roman"/>
          <w:sz w:val="24"/>
          <w:szCs w:val="24"/>
        </w:rPr>
        <w:t xml:space="preserve">temporal </w:t>
      </w:r>
      <w:r w:rsidR="00E76498">
        <w:rPr>
          <w:rFonts w:ascii="Times New Roman" w:hAnsi="Times New Roman" w:cs="Times New Roman"/>
          <w:sz w:val="24"/>
          <w:szCs w:val="24"/>
        </w:rPr>
        <w:t xml:space="preserve">samples. </w:t>
      </w:r>
      <w:r w:rsidR="00F56092">
        <w:rPr>
          <w:rFonts w:ascii="Times New Roman" w:hAnsi="Times New Roman" w:cs="Times New Roman"/>
          <w:sz w:val="24"/>
          <w:szCs w:val="24"/>
        </w:rPr>
        <w:t>Such approaches are</w:t>
      </w:r>
      <w:r w:rsidR="00E76498">
        <w:rPr>
          <w:rFonts w:ascii="Times New Roman" w:hAnsi="Times New Roman" w:cs="Times New Roman"/>
          <w:sz w:val="24"/>
          <w:szCs w:val="24"/>
        </w:rPr>
        <w:t xml:space="preserve"> more readily</w:t>
      </w:r>
      <w:r w:rsidR="00A56A06">
        <w:rPr>
          <w:rFonts w:ascii="Times New Roman" w:hAnsi="Times New Roman" w:cs="Times New Roman"/>
          <w:sz w:val="24"/>
          <w:szCs w:val="24"/>
        </w:rPr>
        <w:t xml:space="preserve"> usable in s</w:t>
      </w:r>
      <w:r w:rsidR="000F79A4">
        <w:rPr>
          <w:rFonts w:ascii="Times New Roman" w:hAnsi="Times New Roman" w:cs="Times New Roman"/>
          <w:sz w:val="24"/>
          <w:szCs w:val="24"/>
        </w:rPr>
        <w:t>ystems</w:t>
      </w:r>
      <w:r w:rsidR="00966DB2">
        <w:rPr>
          <w:rFonts w:ascii="Times New Roman" w:hAnsi="Times New Roman" w:cs="Times New Roman"/>
          <w:sz w:val="24"/>
          <w:szCs w:val="24"/>
        </w:rPr>
        <w:t xml:space="preserve"> where less information is available</w:t>
      </w:r>
      <w:r w:rsidR="000F79A4">
        <w:rPr>
          <w:rFonts w:ascii="Times New Roman" w:hAnsi="Times New Roman" w:cs="Times New Roman"/>
          <w:sz w:val="24"/>
          <w:szCs w:val="24"/>
        </w:rPr>
        <w:t xml:space="preserve"> </w:t>
      </w:r>
      <w:r w:rsidR="00A56A06">
        <w:rPr>
          <w:rFonts w:ascii="Times New Roman" w:hAnsi="Times New Roman" w:cs="Times New Roman"/>
          <w:sz w:val="24"/>
          <w:szCs w:val="24"/>
        </w:rPr>
        <w:t>such as</w:t>
      </w:r>
      <w:r w:rsidR="000F79A4">
        <w:rPr>
          <w:rFonts w:ascii="Times New Roman" w:hAnsi="Times New Roman" w:cs="Times New Roman"/>
          <w:sz w:val="24"/>
          <w:szCs w:val="24"/>
        </w:rPr>
        <w:t xml:space="preserve"> </w:t>
      </w:r>
      <w:r w:rsidR="00F42FFF">
        <w:rPr>
          <w:rFonts w:ascii="Times New Roman" w:hAnsi="Times New Roman" w:cs="Times New Roman"/>
          <w:sz w:val="24"/>
          <w:szCs w:val="24"/>
        </w:rPr>
        <w:t>non-model species</w:t>
      </w:r>
      <w:r w:rsidR="00383673">
        <w:rPr>
          <w:rFonts w:ascii="Times New Roman" w:hAnsi="Times New Roman" w:cs="Times New Roman"/>
          <w:sz w:val="24"/>
          <w:szCs w:val="24"/>
        </w:rPr>
        <w:t xml:space="preserve"> </w:t>
      </w:r>
      <w:r w:rsidR="000F79A4">
        <w:rPr>
          <w:rFonts w:ascii="Times New Roman" w:hAnsi="Times New Roman" w:cs="Times New Roman"/>
          <w:sz w:val="24"/>
          <w:szCs w:val="24"/>
        </w:rPr>
        <w:t>or system</w:t>
      </w:r>
      <w:r w:rsidR="00725828">
        <w:rPr>
          <w:rFonts w:ascii="Times New Roman" w:hAnsi="Times New Roman" w:cs="Times New Roman"/>
          <w:sz w:val="24"/>
          <w:szCs w:val="24"/>
        </w:rPr>
        <w:t>s that were sampled historically, with</w:t>
      </w:r>
      <w:r w:rsidR="000F79A4">
        <w:rPr>
          <w:rFonts w:ascii="Times New Roman" w:hAnsi="Times New Roman" w:cs="Times New Roman"/>
          <w:sz w:val="24"/>
          <w:szCs w:val="24"/>
        </w:rPr>
        <w:t xml:space="preserve"> and </w:t>
      </w:r>
      <w:r w:rsidR="00966DB2">
        <w:rPr>
          <w:rFonts w:ascii="Times New Roman" w:hAnsi="Times New Roman" w:cs="Times New Roman"/>
          <w:sz w:val="24"/>
          <w:szCs w:val="24"/>
        </w:rPr>
        <w:t xml:space="preserve">an </w:t>
      </w:r>
      <w:r w:rsidR="000F79A4">
        <w:rPr>
          <w:rFonts w:ascii="Times New Roman" w:hAnsi="Times New Roman" w:cs="Times New Roman"/>
          <w:sz w:val="24"/>
          <w:szCs w:val="24"/>
        </w:rPr>
        <w:t>interest in comparing contemporary patterns with these older data</w:t>
      </w:r>
      <w:r w:rsidR="008B6989">
        <w:rPr>
          <w:rFonts w:ascii="Times New Roman" w:hAnsi="Times New Roman" w:cs="Times New Roman"/>
          <w:sz w:val="24"/>
          <w:szCs w:val="24"/>
        </w:rPr>
        <w:t xml:space="preserve"> </w:t>
      </w:r>
      <w:r w:rsidR="008B6989">
        <w:rPr>
          <w:rFonts w:ascii="Times New Roman" w:hAnsi="Times New Roman" w:cs="Times New Roman"/>
          <w:sz w:val="24"/>
          <w:szCs w:val="24"/>
        </w:rPr>
        <w:fldChar w:fldCharType="begin" w:fldLock="1"/>
      </w:r>
      <w:r w:rsidR="00E768D0">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[10]","plainTextFormattedCitation":"[10]","previouslyFormattedCitation":"[10]"},"properties":{"noteIndex":0},"schema":"https://github.com/citation-style-language/schema/raw/master/csl-citation.json"}</w:instrText>
      </w:r>
      <w:r w:rsidR="008B6989">
        <w:rPr>
          <w:rFonts w:ascii="Times New Roman" w:hAnsi="Times New Roman" w:cs="Times New Roman"/>
          <w:sz w:val="24"/>
          <w:szCs w:val="24"/>
        </w:rPr>
        <w:fldChar w:fldCharType="separate"/>
      </w:r>
      <w:r w:rsidR="008B6989" w:rsidRPr="008B6989">
        <w:rPr>
          <w:rFonts w:ascii="Times New Roman" w:hAnsi="Times New Roman" w:cs="Times New Roman"/>
          <w:noProof/>
          <w:sz w:val="24"/>
          <w:szCs w:val="24"/>
        </w:rPr>
        <w:t>[10]</w:t>
      </w:r>
      <w:r w:rsidR="008B6989">
        <w:rPr>
          <w:rFonts w:ascii="Times New Roman" w:hAnsi="Times New Roman" w:cs="Times New Roman"/>
          <w:sz w:val="24"/>
          <w:szCs w:val="24"/>
        </w:rPr>
        <w:fldChar w:fldCharType="end"/>
      </w:r>
      <w:r w:rsidR="008B6989">
        <w:rPr>
          <w:rFonts w:ascii="Times New Roman" w:hAnsi="Times New Roman" w:cs="Times New Roman"/>
          <w:sz w:val="24"/>
          <w:szCs w:val="24"/>
        </w:rPr>
        <w:t>.</w:t>
      </w:r>
      <w:r w:rsidR="008B2632">
        <w:rPr>
          <w:rFonts w:ascii="Times New Roman" w:hAnsi="Times New Roman" w:cs="Times New Roman"/>
          <w:sz w:val="24"/>
          <w:szCs w:val="24"/>
        </w:rPr>
        <w:t xml:space="preserve"> </w:t>
      </w:r>
      <w:r w:rsidR="008B2632">
        <w:rPr>
          <w:rFonts w:ascii="Times New Roman" w:eastAsia="Times New Roman" w:hAnsi="Times New Roman" w:cs="Times New Roman"/>
          <w:sz w:val="24"/>
          <w:szCs w:val="24"/>
        </w:rPr>
        <w:t xml:space="preserve">However, there are several </w:t>
      </w:r>
      <w:r w:rsidR="00725828">
        <w:rPr>
          <w:rFonts w:ascii="Times New Roman" w:eastAsia="Times New Roman" w:hAnsi="Times New Roman" w:cs="Times New Roman"/>
          <w:sz w:val="24"/>
          <w:szCs w:val="24"/>
        </w:rPr>
        <w:t xml:space="preserve">technical and conceptual </w:t>
      </w:r>
      <w:r w:rsidR="008B2632">
        <w:rPr>
          <w:rFonts w:ascii="Times New Roman" w:eastAsia="Times New Roman" w:hAnsi="Times New Roman" w:cs="Times New Roman"/>
          <w:sz w:val="24"/>
          <w:szCs w:val="24"/>
        </w:rPr>
        <w:t>challenges associated with the latter kind of approaches.</w:t>
      </w:r>
    </w:p>
    <w:p w14:paraId="3A81AE91" w14:textId="5C809EC5" w:rsidR="00FF669A" w:rsidRDefault="008B263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our abili</w:t>
      </w:r>
      <w:r w:rsidR="001B721A">
        <w:rPr>
          <w:rFonts w:ascii="Times New Roman" w:eastAsia="Times New Roman" w:hAnsi="Times New Roman" w:cs="Times New Roman"/>
          <w:sz w:val="24"/>
          <w:szCs w:val="24"/>
        </w:rPr>
        <w:t>ty to compare genetic diversities evaluated at two points in time</w:t>
      </w:r>
      <w:r>
        <w:rPr>
          <w:rFonts w:ascii="Times New Roman" w:eastAsia="Times New Roman" w:hAnsi="Times New Roman" w:cs="Times New Roman"/>
          <w:sz w:val="24"/>
          <w:szCs w:val="24"/>
        </w:rPr>
        <w:t>,</w:t>
      </w:r>
      <w:r w:rsidR="000F79A4">
        <w:rPr>
          <w:rFonts w:ascii="Times New Roman" w:eastAsia="Times New Roman" w:hAnsi="Times New Roman" w:cs="Times New Roman"/>
          <w:sz w:val="24"/>
          <w:szCs w:val="24"/>
        </w:rPr>
        <w:t xml:space="preserve"> ho</w:t>
      </w:r>
      <w:r>
        <w:rPr>
          <w:rFonts w:ascii="Times New Roman" w:eastAsia="Times New Roman" w:hAnsi="Times New Roman" w:cs="Times New Roman"/>
          <w:sz w:val="24"/>
          <w:szCs w:val="24"/>
        </w:rPr>
        <w:t>w to meaningfully quantify and detect temporal</w:t>
      </w:r>
      <w:r w:rsidR="000F79A4">
        <w:rPr>
          <w:rFonts w:ascii="Times New Roman" w:eastAsia="Times New Roman" w:hAnsi="Times New Roman" w:cs="Times New Roman"/>
          <w:sz w:val="24"/>
          <w:szCs w:val="24"/>
        </w:rPr>
        <w:t xml:space="preserve"> changes</w:t>
      </w:r>
      <w:r>
        <w:rPr>
          <w:rFonts w:ascii="Times New Roman" w:eastAsia="Times New Roman" w:hAnsi="Times New Roman" w:cs="Times New Roman"/>
          <w:sz w:val="24"/>
          <w:szCs w:val="24"/>
        </w:rPr>
        <w:t xml:space="preserve"> remains unclear</w:t>
      </w:r>
      <w:r w:rsidR="000F79A4">
        <w:rPr>
          <w:rFonts w:ascii="Times New Roman" w:eastAsia="Times New Roman" w:hAnsi="Times New Roman" w:cs="Times New Roman"/>
          <w:sz w:val="24"/>
          <w:szCs w:val="24"/>
        </w:rPr>
        <w:t xml:space="preserve">. </w:t>
      </w:r>
      <w:r w:rsidR="00EA515D" w:rsidRPr="00295FF4">
        <w:rPr>
          <w:rFonts w:ascii="Times New Roman" w:eastAsia="Times New Roman" w:hAnsi="Times New Roman" w:cs="Times New Roman"/>
          <w:sz w:val="24"/>
          <w:szCs w:val="24"/>
        </w:rPr>
        <w:t>Some studies have used genetic diff</w:t>
      </w:r>
      <w:r w:rsidR="00D54E9F">
        <w:rPr>
          <w:rFonts w:ascii="Times New Roman" w:eastAsia="Times New Roman" w:hAnsi="Times New Roman" w:cs="Times New Roman"/>
          <w:sz w:val="24"/>
          <w:szCs w:val="24"/>
        </w:rPr>
        <w:t xml:space="preserve">erentiation metrics such as </w:t>
      </w:r>
      <w:r w:rsidR="00B16ECC">
        <w:rPr>
          <w:rFonts w:ascii="Times New Roman" w:eastAsia="Times New Roman" w:hAnsi="Times New Roman" w:cs="Times New Roman"/>
          <w:sz w:val="24"/>
          <w:szCs w:val="24"/>
        </w:rPr>
        <w:t xml:space="preserve">Jost’s </w:t>
      </w:r>
      <w:r w:rsidR="00B16ECC" w:rsidRPr="00B16ECC">
        <w:rPr>
          <w:rFonts w:ascii="Times New Roman" w:eastAsia="Times New Roman" w:hAnsi="Times New Roman" w:cs="Times New Roman"/>
          <w:sz w:val="24"/>
          <w:szCs w:val="24"/>
        </w:rPr>
        <w:t>D</w:t>
      </w:r>
      <w:r w:rsidR="00B16ECC">
        <w:rPr>
          <w:rFonts w:ascii="Times New Roman" w:eastAsia="Times New Roman" w:hAnsi="Times New Roman" w:cs="Times New Roman"/>
          <w:sz w:val="24"/>
          <w:szCs w:val="24"/>
        </w:rPr>
        <w:t xml:space="preserve">, </w:t>
      </w:r>
      <w:r w:rsidR="00D54E9F" w:rsidRPr="00B16ECC">
        <w:rPr>
          <w:rFonts w:ascii="Times New Roman" w:eastAsia="Times New Roman" w:hAnsi="Times New Roman" w:cs="Times New Roman"/>
          <w:sz w:val="24"/>
          <w:szCs w:val="24"/>
        </w:rPr>
        <w:t>F</w:t>
      </w:r>
      <w:r w:rsidR="00D54E9F" w:rsidRPr="00B16ECC">
        <w:rPr>
          <w:rFonts w:ascii="Times New Roman" w:eastAsia="Times New Roman" w:hAnsi="Times New Roman" w:cs="Times New Roman"/>
          <w:sz w:val="24"/>
          <w:szCs w:val="24"/>
          <w:vertAlign w:val="subscript"/>
        </w:rPr>
        <w:t>ST</w:t>
      </w:r>
      <w:r w:rsidR="00B16ECC">
        <w:rPr>
          <w:rFonts w:ascii="Times New Roman" w:eastAsia="Times New Roman" w:hAnsi="Times New Roman" w:cs="Times New Roman"/>
          <w:sz w:val="24"/>
          <w:szCs w:val="24"/>
        </w:rPr>
        <w:t xml:space="preserve"> or its analogs</w:t>
      </w:r>
      <w:r w:rsidR="00B73177">
        <w:rPr>
          <w:rFonts w:ascii="Times New Roman" w:eastAsia="Times New Roman" w:hAnsi="Times New Roman" w:cs="Times New Roman"/>
          <w:sz w:val="24"/>
          <w:szCs w:val="24"/>
        </w:rPr>
        <w:t xml:space="preserve"> </w:t>
      </w:r>
      <w:r w:rsidR="00B73177">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[21,39,40]","plainTextFormattedCitation":"[21,39,40]","previouslyFormattedCitation":"[21,38,39]"},"properties":{"noteIndex":0},"schema":"https://github.com/citation-style-language/schema/raw/master/csl-citation.json"}</w:instrText>
      </w:r>
      <w:r w:rsidR="00B73177">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[21,39,40]</w:t>
      </w:r>
      <w:r w:rsidR="00B73177">
        <w:rPr>
          <w:rFonts w:ascii="Times New Roman" w:eastAsia="Times New Roman" w:hAnsi="Times New Roman" w:cs="Times New Roman"/>
          <w:sz w:val="24"/>
          <w:szCs w:val="24"/>
        </w:rPr>
        <w:fldChar w:fldCharType="end"/>
      </w:r>
      <w:r w:rsidR="00B16ECC" w:rsidRPr="00B73177">
        <w:rPr>
          <w:rFonts w:ascii="Times New Roman" w:eastAsia="Times New Roman" w:hAnsi="Times New Roman" w:cs="Times New Roman"/>
          <w:sz w:val="24"/>
          <w:szCs w:val="24"/>
        </w:rPr>
        <w:t xml:space="preserve"> </w:t>
      </w:r>
      <w:r w:rsidR="00EA515D" w:rsidRPr="00295FF4">
        <w:rPr>
          <w:rFonts w:ascii="Times New Roman" w:eastAsia="Times New Roman" w:hAnsi="Times New Roman" w:cs="Times New Roman"/>
          <w:sz w:val="24"/>
          <w:szCs w:val="24"/>
        </w:rPr>
        <w:t xml:space="preserve">to evaluate temporal </w:t>
      </w:r>
      <w:r w:rsidR="00EA515D" w:rsidRPr="00295FF4">
        <w:rPr>
          <w:rFonts w:ascii="Times New Roman" w:eastAsia="Times New Roman" w:hAnsi="Times New Roman" w:cs="Times New Roman"/>
          <w:sz w:val="24"/>
          <w:szCs w:val="24"/>
        </w:rPr>
        <w:lastRenderedPageBreak/>
        <w:t>change</w:t>
      </w:r>
      <w:r w:rsidR="00CF097B">
        <w:rPr>
          <w:rFonts w:ascii="Times New Roman" w:eastAsia="Times New Roman" w:hAnsi="Times New Roman" w:cs="Times New Roman"/>
          <w:sz w:val="24"/>
          <w:szCs w:val="24"/>
        </w:rPr>
        <w:t>s</w:t>
      </w:r>
      <w:r w:rsidR="00FF66D6" w:rsidRPr="00295FF4">
        <w:rPr>
          <w:rFonts w:ascii="Times New Roman" w:eastAsia="Times New Roman" w:hAnsi="Times New Roman" w:cs="Times New Roman"/>
          <w:sz w:val="24"/>
          <w:szCs w:val="24"/>
        </w:rPr>
        <w:t xml:space="preserve"> between genetic datasets</w:t>
      </w:r>
      <w:r w:rsidR="00E455A2" w:rsidRPr="001A5615">
        <w:rPr>
          <w:rFonts w:ascii="Times New Roman" w:eastAsia="Times New Roman" w:hAnsi="Times New Roman" w:cs="Times New Roman"/>
          <w:sz w:val="24"/>
          <w:szCs w:val="24"/>
        </w:rPr>
        <w:t xml:space="preserve">. </w:t>
      </w:r>
      <w:r w:rsidR="00E455A2" w:rsidRPr="00295FF4">
        <w:rPr>
          <w:rFonts w:ascii="Times New Roman" w:eastAsia="Times New Roman" w:hAnsi="Times New Roman" w:cs="Times New Roman"/>
          <w:sz w:val="24"/>
          <w:szCs w:val="24"/>
        </w:rPr>
        <w:t xml:space="preserve">However, translating </w:t>
      </w:r>
      <w:r w:rsidR="00AF6D3B" w:rsidRPr="00295FF4">
        <w:rPr>
          <w:rFonts w:ascii="Times New Roman" w:eastAsia="Times New Roman" w:hAnsi="Times New Roman" w:cs="Times New Roman"/>
          <w:sz w:val="24"/>
          <w:szCs w:val="24"/>
        </w:rPr>
        <w:t xml:space="preserve">our </w:t>
      </w:r>
      <w:r w:rsidR="00E455A2" w:rsidRPr="00295FF4">
        <w:rPr>
          <w:rFonts w:ascii="Times New Roman" w:eastAsia="Times New Roman" w:hAnsi="Times New Roman" w:cs="Times New Roman"/>
          <w:sz w:val="24"/>
          <w:szCs w:val="24"/>
        </w:rPr>
        <w:t xml:space="preserve">spatial understanding </w:t>
      </w:r>
      <w:r w:rsidR="000673CD" w:rsidRPr="00295FF4">
        <w:rPr>
          <w:rFonts w:ascii="Times New Roman" w:eastAsia="Times New Roman" w:hAnsi="Times New Roman" w:cs="Times New Roman"/>
          <w:sz w:val="24"/>
          <w:szCs w:val="24"/>
        </w:rPr>
        <w:t xml:space="preserve">of </w:t>
      </w:r>
      <w:r w:rsidR="00B73177">
        <w:rPr>
          <w:rFonts w:ascii="Times New Roman" w:eastAsia="Times New Roman" w:hAnsi="Times New Roman" w:cs="Times New Roman"/>
          <w:sz w:val="24"/>
          <w:szCs w:val="24"/>
        </w:rPr>
        <w:t>such differentiation indices</w:t>
      </w:r>
      <w:r w:rsidR="00E455A2" w:rsidRPr="00295FF4">
        <w:rPr>
          <w:rFonts w:ascii="Times New Roman" w:eastAsia="Times New Roman" w:hAnsi="Times New Roman" w:cs="Times New Roman"/>
          <w:sz w:val="24"/>
          <w:szCs w:val="24"/>
        </w:rPr>
        <w:t xml:space="preserve"> the temporal dimension</w:t>
      </w:r>
      <w:r w:rsidR="00771580" w:rsidRPr="00295FF4">
        <w:rPr>
          <w:rFonts w:ascii="Times New Roman" w:eastAsia="Times New Roman" w:hAnsi="Times New Roman" w:cs="Times New Roman"/>
          <w:sz w:val="24"/>
          <w:szCs w:val="24"/>
        </w:rPr>
        <w:t xml:space="preserve"> is not straightforward</w:t>
      </w:r>
      <w:r w:rsidR="00AF487F">
        <w:rPr>
          <w:rFonts w:ascii="Times New Roman" w:eastAsia="Times New Roman" w:hAnsi="Times New Roman" w:cs="Times New Roman"/>
          <w:sz w:val="24"/>
          <w:szCs w:val="24"/>
        </w:rPr>
        <w:t xml:space="preserve"> </w:t>
      </w:r>
      <w:r w:rsidR="00AF487F" w:rsidRPr="00295FF4">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[41]","plainTextFormattedCitation":"[41]","previouslyFormattedCitation":"[40]"},"properties":{"noteIndex":0},"schema":"https://github.com/citation-style-language/schema/raw/master/csl-citation.json"}</w:instrText>
      </w:r>
      <w:r w:rsidR="00AF487F" w:rsidRPr="00295FF4">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[41]</w:t>
      </w:r>
      <w:r w:rsidR="00AF487F" w:rsidRPr="00295FF4">
        <w:rPr>
          <w:rFonts w:ascii="Times New Roman" w:eastAsia="Times New Roman" w:hAnsi="Times New Roman" w:cs="Times New Roman"/>
          <w:sz w:val="24"/>
          <w:szCs w:val="24"/>
        </w:rPr>
        <w:fldChar w:fldCharType="end"/>
      </w:r>
      <w:r w:rsidR="004A6ACA"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Additionally</w:t>
      </w:r>
      <w:r w:rsidR="005D663D" w:rsidRPr="00295FF4">
        <w:rPr>
          <w:rFonts w:ascii="Times New Roman" w:eastAsia="Times New Roman" w:hAnsi="Times New Roman" w:cs="Times New Roman"/>
          <w:sz w:val="24"/>
          <w:szCs w:val="24"/>
        </w:rPr>
        <w:t>,</w:t>
      </w:r>
      <w:r w:rsidR="00E455A2" w:rsidRPr="00295FF4">
        <w:rPr>
          <w:rFonts w:ascii="Times New Roman" w:eastAsia="Times New Roman" w:hAnsi="Times New Roman" w:cs="Times New Roman"/>
          <w:sz w:val="24"/>
          <w:szCs w:val="24"/>
        </w:rPr>
        <w:t xml:space="preserve"> disentang</w:t>
      </w:r>
      <w:r w:rsidR="00771580" w:rsidRPr="00295FF4">
        <w:rPr>
          <w:rFonts w:ascii="Times New Roman" w:eastAsia="Times New Roman" w:hAnsi="Times New Roman" w:cs="Times New Roman"/>
          <w:sz w:val="24"/>
          <w:szCs w:val="24"/>
        </w:rPr>
        <w:t>ling</w:t>
      </w:r>
      <w:r w:rsidR="00E455A2" w:rsidRPr="00295FF4">
        <w:rPr>
          <w:rFonts w:ascii="Times New Roman" w:eastAsia="Times New Roman" w:hAnsi="Times New Roman" w:cs="Times New Roman"/>
          <w:sz w:val="24"/>
          <w:szCs w:val="24"/>
        </w:rPr>
        <w:t xml:space="preserve"> spatial from temporal effects is a challenge</w:t>
      </w:r>
      <w:r w:rsidR="00AF6D3B" w:rsidRPr="00295FF4">
        <w:rPr>
          <w:rFonts w:ascii="Times New Roman" w:eastAsia="Times New Roman" w:hAnsi="Times New Roman" w:cs="Times New Roman"/>
          <w:sz w:val="24"/>
          <w:szCs w:val="24"/>
        </w:rPr>
        <w:t xml:space="preserve"> because</w:t>
      </w:r>
      <w:r w:rsidR="00E455A2" w:rsidRPr="00295FF4">
        <w:rPr>
          <w:rFonts w:ascii="Times New Roman" w:eastAsia="Times New Roman" w:hAnsi="Times New Roman" w:cs="Times New Roman"/>
          <w:sz w:val="24"/>
          <w:szCs w:val="24"/>
        </w:rPr>
        <w:t xml:space="preserve"> </w:t>
      </w:r>
      <w:r w:rsidR="00D2058D">
        <w:rPr>
          <w:rFonts w:ascii="Times New Roman" w:eastAsia="Times New Roman" w:hAnsi="Times New Roman" w:cs="Times New Roman"/>
          <w:sz w:val="24"/>
          <w:szCs w:val="24"/>
        </w:rPr>
        <w:t>the additivity of genetic drift</w:t>
      </w:r>
      <w:r w:rsidR="00FF66D6" w:rsidRPr="00295FF4">
        <w:rPr>
          <w:rFonts w:ascii="Times New Roman" w:eastAsia="Times New Roman" w:hAnsi="Times New Roman" w:cs="Times New Roman"/>
          <w:sz w:val="24"/>
          <w:szCs w:val="24"/>
        </w:rPr>
        <w:t xml:space="preserve"> means than genetic differentiation can be associated with both</w:t>
      </w:r>
      <w:r w:rsidR="00F42FFF">
        <w:rPr>
          <w:rFonts w:ascii="Times New Roman" w:eastAsia="Times New Roman" w:hAnsi="Times New Roman" w:cs="Times New Roman"/>
          <w:sz w:val="24"/>
          <w:szCs w:val="24"/>
        </w:rPr>
        <w:t xml:space="preserve"> space and time</w:t>
      </w:r>
      <w:r w:rsidR="00FF66D6" w:rsidRPr="00295FF4">
        <w:rPr>
          <w:rFonts w:ascii="Times New Roman" w:eastAsia="Times New Roman" w:hAnsi="Times New Roman" w:cs="Times New Roman"/>
          <w:sz w:val="24"/>
          <w:szCs w:val="24"/>
        </w:rPr>
        <w:t xml:space="preserve"> </w:t>
      </w:r>
      <w:r w:rsidR="00D433EE" w:rsidRPr="00295FF4">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[42,43]","plainTextFormattedCitation":"[42,43]","previouslyFormattedCitation":"[41,42]"},"properties":{"noteIndex":0},"schema":"https://github.com/citation-style-language/schema/raw/master/csl-citation.json"}</w:instrText>
      </w:r>
      <w:r w:rsidR="00D433EE" w:rsidRPr="00295FF4">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[42,43]</w:t>
      </w:r>
      <w:r w:rsidR="00D433EE" w:rsidRPr="00295FF4">
        <w:rPr>
          <w:rFonts w:ascii="Times New Roman" w:eastAsia="Times New Roman" w:hAnsi="Times New Roman" w:cs="Times New Roman"/>
          <w:sz w:val="24"/>
          <w:szCs w:val="24"/>
        </w:rPr>
        <w:fldChar w:fldCharType="end"/>
      </w:r>
      <w:r w:rsidR="00EA515D" w:rsidRPr="00295FF4">
        <w:rPr>
          <w:rFonts w:ascii="Times New Roman" w:eastAsia="Times New Roman" w:hAnsi="Times New Roman" w:cs="Times New Roman"/>
          <w:sz w:val="24"/>
          <w:szCs w:val="24"/>
        </w:rPr>
        <w:t>.</w:t>
      </w:r>
      <w:r w:rsidR="00725828">
        <w:rPr>
          <w:rFonts w:ascii="Times New Roman" w:eastAsia="Times New Roman" w:hAnsi="Times New Roman" w:cs="Times New Roman"/>
          <w:sz w:val="24"/>
          <w:szCs w:val="24"/>
        </w:rPr>
        <w:t xml:space="preserve"> D</w:t>
      </w:r>
      <w:r w:rsidR="00725828" w:rsidRPr="00204474">
        <w:rPr>
          <w:rFonts w:ascii="Times New Roman" w:eastAsia="Times New Roman" w:hAnsi="Times New Roman" w:cs="Times New Roman"/>
          <w:sz w:val="24"/>
          <w:szCs w:val="24"/>
        </w:rPr>
        <w:t>istinguishing between natural variation in temp</w:t>
      </w:r>
      <w:r w:rsidR="00725828">
        <w:rPr>
          <w:rFonts w:ascii="Times New Roman" w:eastAsia="Times New Roman" w:hAnsi="Times New Roman" w:cs="Times New Roman"/>
          <w:sz w:val="24"/>
          <w:szCs w:val="24"/>
        </w:rPr>
        <w:t>o</w:t>
      </w:r>
      <w:r w:rsidR="00725828" w:rsidRPr="00204474">
        <w:rPr>
          <w:rFonts w:ascii="Times New Roman" w:eastAsia="Times New Roman" w:hAnsi="Times New Roman" w:cs="Times New Roman"/>
          <w:sz w:val="24"/>
          <w:szCs w:val="24"/>
        </w:rPr>
        <w:t>ral genetic structure due to the</w:t>
      </w:r>
      <w:r w:rsidR="00725828">
        <w:rPr>
          <w:rFonts w:ascii="Times New Roman" w:eastAsia="Times New Roman" w:hAnsi="Times New Roman" w:cs="Times New Roman"/>
          <w:sz w:val="24"/>
          <w:szCs w:val="24"/>
        </w:rPr>
        <w:t xml:space="preserve"> </w:t>
      </w:r>
      <w:r w:rsidR="00725828" w:rsidRPr="00204474">
        <w:rPr>
          <w:rFonts w:ascii="Times New Roman" w:eastAsia="Times New Roman" w:hAnsi="Times New Roman" w:cs="Times New Roman"/>
          <w:sz w:val="24"/>
          <w:szCs w:val="24"/>
        </w:rPr>
        <w:t xml:space="preserve">processes of </w:t>
      </w:r>
      <w:r w:rsidR="00725828" w:rsidRPr="00295FF4">
        <w:rPr>
          <w:rFonts w:ascii="Times New Roman" w:eastAsia="Times New Roman" w:hAnsi="Times New Roman" w:cs="Times New Roman"/>
          <w:sz w:val="24"/>
          <w:szCs w:val="24"/>
        </w:rPr>
        <w:t>recombination</w:t>
      </w:r>
      <w:r w:rsidR="00725828">
        <w:rPr>
          <w:rFonts w:ascii="Times New Roman" w:eastAsia="Times New Roman" w:hAnsi="Times New Roman" w:cs="Times New Roman"/>
          <w:sz w:val="24"/>
          <w:szCs w:val="24"/>
        </w:rPr>
        <w:t>,</w:t>
      </w:r>
      <w:r w:rsidR="00725828" w:rsidRPr="00295FF4">
        <w:rPr>
          <w:rFonts w:ascii="Times New Roman" w:eastAsia="Times New Roman" w:hAnsi="Times New Roman" w:cs="Times New Roman"/>
          <w:sz w:val="24"/>
          <w:szCs w:val="24"/>
        </w:rPr>
        <w:t xml:space="preserve"> mutation</w:t>
      </w:r>
      <w:r w:rsidR="00725828">
        <w:rPr>
          <w:rFonts w:ascii="Times New Roman" w:eastAsia="Times New Roman" w:hAnsi="Times New Roman" w:cs="Times New Roman"/>
          <w:sz w:val="24"/>
          <w:szCs w:val="24"/>
        </w:rPr>
        <w:t xml:space="preserve">, and </w:t>
      </w:r>
      <w:r w:rsidR="00725828" w:rsidRPr="00295FF4">
        <w:rPr>
          <w:rFonts w:ascii="Times New Roman" w:eastAsia="Times New Roman" w:hAnsi="Times New Roman" w:cs="Times New Roman"/>
          <w:sz w:val="24"/>
          <w:szCs w:val="24"/>
        </w:rPr>
        <w:t>demographic</w:t>
      </w:r>
      <w:r w:rsidR="00725828">
        <w:rPr>
          <w:rFonts w:ascii="Times New Roman" w:eastAsia="Times New Roman" w:hAnsi="Times New Roman" w:cs="Times New Roman"/>
          <w:sz w:val="24"/>
          <w:szCs w:val="24"/>
        </w:rPr>
        <w:t xml:space="preserve">ally-induced </w:t>
      </w:r>
      <w:r w:rsidR="00725828" w:rsidRPr="00295FF4">
        <w:rPr>
          <w:rFonts w:ascii="Times New Roman" w:eastAsia="Times New Roman" w:hAnsi="Times New Roman" w:cs="Times New Roman"/>
          <w:sz w:val="24"/>
          <w:szCs w:val="24"/>
        </w:rPr>
        <w:t>genetic drift</w:t>
      </w:r>
      <w:r w:rsidR="00725828" w:rsidRPr="00204474">
        <w:rPr>
          <w:rFonts w:ascii="Times New Roman" w:eastAsia="Times New Roman" w:hAnsi="Times New Roman" w:cs="Times New Roman"/>
          <w:sz w:val="24"/>
          <w:szCs w:val="24"/>
        </w:rPr>
        <w:t xml:space="preserve"> from </w:t>
      </w:r>
      <w:r w:rsidR="00725828">
        <w:rPr>
          <w:rFonts w:ascii="Times New Roman" w:eastAsia="Times New Roman" w:hAnsi="Times New Roman" w:cs="Times New Roman"/>
          <w:sz w:val="24"/>
          <w:szCs w:val="24"/>
        </w:rPr>
        <w:t>the changes b</w:t>
      </w:r>
      <w:r w:rsidR="00725828" w:rsidRPr="00204474">
        <w:rPr>
          <w:rFonts w:ascii="Times New Roman" w:eastAsia="Times New Roman" w:hAnsi="Times New Roman" w:cs="Times New Roman"/>
          <w:sz w:val="24"/>
          <w:szCs w:val="24"/>
        </w:rPr>
        <w:t xml:space="preserve">rought by </w:t>
      </w:r>
      <w:r w:rsidR="00725828">
        <w:rPr>
          <w:rFonts w:ascii="Times New Roman" w:eastAsia="Times New Roman" w:hAnsi="Times New Roman" w:cs="Times New Roman"/>
          <w:sz w:val="24"/>
          <w:szCs w:val="24"/>
        </w:rPr>
        <w:t>external landscape variation remains challenging.</w:t>
      </w:r>
    </w:p>
    <w:p w14:paraId="2BC3A1E0" w14:textId="7609AC60" w:rsidR="000E1A78" w:rsidRPr="00295FF4" w:rsidRDefault="004E13A5" w:rsidP="00B47107">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Temporal Beta-diversity Indices (TB</w:t>
      </w:r>
      <w:r w:rsidR="00A538F0" w:rsidRPr="00295FF4">
        <w:rPr>
          <w:rFonts w:ascii="Times New Roman" w:eastAsia="Times New Roman" w:hAnsi="Times New Roman" w:cs="Times New Roman"/>
          <w:sz w:val="24"/>
          <w:szCs w:val="24"/>
        </w:rPr>
        <w:t>I; Legendre 2019</w:t>
      </w:r>
      <w:r w:rsidRPr="00295FF4">
        <w:rPr>
          <w:rFonts w:ascii="Times New Roman" w:eastAsia="Times New Roman" w:hAnsi="Times New Roman" w:cs="Times New Roman"/>
          <w:sz w:val="24"/>
          <w:szCs w:val="24"/>
        </w:rPr>
        <w:t xml:space="preserve">) </w:t>
      </w:r>
      <w:r w:rsidR="0080459E">
        <w:rPr>
          <w:rFonts w:ascii="Times New Roman" w:eastAsia="Times New Roman" w:hAnsi="Times New Roman" w:cs="Times New Roman"/>
          <w:sz w:val="24"/>
          <w:szCs w:val="24"/>
        </w:rPr>
        <w:t xml:space="preserve">are </w:t>
      </w:r>
      <w:r w:rsidR="00D8178E">
        <w:rPr>
          <w:rFonts w:ascii="Times New Roman" w:eastAsia="Times New Roman" w:hAnsi="Times New Roman" w:cs="Times New Roman"/>
          <w:sz w:val="24"/>
          <w:szCs w:val="24"/>
        </w:rPr>
        <w:t xml:space="preserve">used to </w:t>
      </w:r>
      <w:r w:rsidR="0080459E">
        <w:rPr>
          <w:rFonts w:ascii="Times New Roman" w:eastAsia="Times New Roman" w:hAnsi="Times New Roman" w:cs="Times New Roman"/>
          <w:sz w:val="24"/>
          <w:szCs w:val="24"/>
        </w:rPr>
        <w:t xml:space="preserve">quantify and </w:t>
      </w:r>
      <w:r w:rsidR="00D8178E">
        <w:rPr>
          <w:rFonts w:ascii="Times New Roman" w:eastAsia="Times New Roman" w:hAnsi="Times New Roman" w:cs="Times New Roman"/>
          <w:sz w:val="24"/>
          <w:szCs w:val="24"/>
        </w:rPr>
        <w:t>assess</w:t>
      </w:r>
      <w:r w:rsidR="00D8178E" w:rsidRPr="00295FF4">
        <w:rPr>
          <w:rFonts w:ascii="Times New Roman" w:eastAsia="Times New Roman" w:hAnsi="Times New Roman" w:cs="Times New Roman"/>
          <w:sz w:val="24"/>
          <w:szCs w:val="24"/>
        </w:rPr>
        <w:t xml:space="preserve"> </w:t>
      </w:r>
      <w:r w:rsidR="00C5132F" w:rsidRPr="00295FF4">
        <w:rPr>
          <w:rFonts w:ascii="Times New Roman" w:eastAsia="Times New Roman" w:hAnsi="Times New Roman" w:cs="Times New Roman"/>
          <w:sz w:val="24"/>
          <w:szCs w:val="24"/>
        </w:rPr>
        <w:t xml:space="preserve">the significance of changes </w:t>
      </w:r>
      <w:r w:rsidRPr="00295FF4">
        <w:rPr>
          <w:rFonts w:ascii="Times New Roman" w:eastAsia="Times New Roman" w:hAnsi="Times New Roman" w:cs="Times New Roman"/>
          <w:sz w:val="24"/>
          <w:szCs w:val="24"/>
        </w:rPr>
        <w:t xml:space="preserve">in </w:t>
      </w:r>
      <w:r w:rsidR="006F4BDE">
        <w:rPr>
          <w:rFonts w:ascii="Times New Roman" w:eastAsia="Times New Roman" w:hAnsi="Times New Roman" w:cs="Times New Roman"/>
          <w:sz w:val="24"/>
          <w:szCs w:val="24"/>
        </w:rPr>
        <w:t xml:space="preserve">ecological </w:t>
      </w:r>
      <w:r w:rsidRPr="00295FF4">
        <w:rPr>
          <w:rFonts w:ascii="Times New Roman" w:eastAsia="Times New Roman" w:hAnsi="Times New Roman" w:cs="Times New Roman"/>
          <w:sz w:val="24"/>
          <w:szCs w:val="24"/>
        </w:rPr>
        <w:t xml:space="preserve">community composition </w:t>
      </w:r>
      <w:r w:rsidR="00C5132F" w:rsidRPr="00295FF4">
        <w:rPr>
          <w:rFonts w:ascii="Times New Roman" w:eastAsia="Times New Roman" w:hAnsi="Times New Roman" w:cs="Times New Roman"/>
          <w:sz w:val="24"/>
          <w:szCs w:val="24"/>
        </w:rPr>
        <w:t>through time</w:t>
      </w:r>
      <w:r w:rsidR="00D8178E">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t>using a dissimilarity index</w:t>
      </w:r>
      <w:r w:rsidR="00461C2D">
        <w:rPr>
          <w:rFonts w:ascii="Times New Roman" w:eastAsia="Times New Roman" w:hAnsi="Times New Roman" w:cs="Times New Roman"/>
          <w:sz w:val="24"/>
          <w:szCs w:val="24"/>
        </w:rPr>
        <w:t>. T</w:t>
      </w:r>
      <w:r w:rsidR="00461C2D" w:rsidRPr="00295FF4">
        <w:rPr>
          <w:rFonts w:ascii="Times New Roman" w:eastAsia="Times New Roman" w:hAnsi="Times New Roman" w:cs="Times New Roman"/>
          <w:sz w:val="24"/>
          <w:szCs w:val="24"/>
        </w:rPr>
        <w:t xml:space="preserve">he significance </w:t>
      </w:r>
      <w:r w:rsidR="00461C2D">
        <w:rPr>
          <w:rFonts w:ascii="Times New Roman" w:eastAsia="Times New Roman" w:hAnsi="Times New Roman" w:cs="Times New Roman"/>
          <w:sz w:val="24"/>
          <w:szCs w:val="24"/>
        </w:rPr>
        <w:t xml:space="preserve">of these dissimilarities is then tested using </w:t>
      </w:r>
      <w:r w:rsidRPr="00295FF4">
        <w:rPr>
          <w:rFonts w:ascii="Times New Roman" w:eastAsia="Times New Roman" w:hAnsi="Times New Roman" w:cs="Times New Roman"/>
          <w:sz w:val="24"/>
          <w:szCs w:val="24"/>
        </w:rPr>
        <w:t>permutation</w:t>
      </w:r>
      <w:r w:rsidR="00A538F0" w:rsidRPr="00295FF4">
        <w:rPr>
          <w:rFonts w:ascii="Times New Roman" w:eastAsia="Times New Roman" w:hAnsi="Times New Roman" w:cs="Times New Roman"/>
          <w:sz w:val="24"/>
          <w:szCs w:val="24"/>
        </w:rPr>
        <w:t>.</w:t>
      </w:r>
      <w:r w:rsidR="009A1C9A"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The </w:t>
      </w:r>
      <w:r w:rsidR="00D01E4D" w:rsidRPr="00295FF4">
        <w:rPr>
          <w:rFonts w:ascii="Times New Roman" w:eastAsia="Times New Roman" w:hAnsi="Times New Roman" w:cs="Times New Roman"/>
          <w:sz w:val="24"/>
          <w:szCs w:val="24"/>
        </w:rPr>
        <w:t xml:space="preserve">TBI </w:t>
      </w:r>
      <w:r w:rsidR="00461C2D">
        <w:rPr>
          <w:rFonts w:ascii="Times New Roman" w:eastAsia="Times New Roman" w:hAnsi="Times New Roman" w:cs="Times New Roman"/>
          <w:sz w:val="24"/>
          <w:szCs w:val="24"/>
        </w:rPr>
        <w:t xml:space="preserve">approach </w:t>
      </w:r>
      <w:r w:rsidR="00D01E4D" w:rsidRPr="00295FF4">
        <w:rPr>
          <w:rFonts w:ascii="Times New Roman" w:eastAsia="Times New Roman" w:hAnsi="Times New Roman" w:cs="Times New Roman"/>
          <w:sz w:val="24"/>
          <w:szCs w:val="24"/>
        </w:rPr>
        <w:t xml:space="preserve">has been extensively tested on </w:t>
      </w:r>
      <w:r w:rsidR="006F4BDE">
        <w:rPr>
          <w:rFonts w:ascii="Times New Roman" w:eastAsia="Times New Roman" w:hAnsi="Times New Roman" w:cs="Times New Roman"/>
          <w:sz w:val="24"/>
          <w:szCs w:val="24"/>
        </w:rPr>
        <w:t xml:space="preserve">simulated </w:t>
      </w:r>
      <w:r w:rsidR="00D01E4D" w:rsidRPr="00295FF4">
        <w:rPr>
          <w:rFonts w:ascii="Times New Roman" w:eastAsia="Times New Roman" w:hAnsi="Times New Roman" w:cs="Times New Roman"/>
          <w:sz w:val="24"/>
          <w:szCs w:val="24"/>
        </w:rPr>
        <w:t xml:space="preserve">community composition data </w:t>
      </w:r>
      <w:r w:rsidR="00D01E4D" w:rsidRPr="00295FF4">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[44]","plainTextFormattedCitation":"[44]","previouslyFormattedCitation":"[43]"},"properties":{"noteIndex":0},"schema":"https://github.com/citation-style-language/schema/raw/master/csl-citation.json"}</w:instrText>
      </w:r>
      <w:r w:rsidR="00D01E4D" w:rsidRPr="00295FF4">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[44]</w:t>
      </w:r>
      <w:r w:rsidR="00D01E4D" w:rsidRPr="00295FF4">
        <w:rPr>
          <w:rFonts w:ascii="Times New Roman" w:eastAsia="Times New Roman" w:hAnsi="Times New Roman" w:cs="Times New Roman"/>
          <w:sz w:val="24"/>
          <w:szCs w:val="24"/>
        </w:rPr>
        <w:fldChar w:fldCharType="end"/>
      </w:r>
      <w:r w:rsidR="00D01E4D" w:rsidRPr="00295FF4">
        <w:rPr>
          <w:rFonts w:ascii="Times New Roman" w:eastAsia="Times New Roman" w:hAnsi="Times New Roman" w:cs="Times New Roman"/>
          <w:sz w:val="24"/>
          <w:szCs w:val="24"/>
        </w:rPr>
        <w:t xml:space="preserve">, </w:t>
      </w:r>
      <w:r w:rsidR="001B721A">
        <w:rPr>
          <w:rFonts w:ascii="Times New Roman" w:eastAsia="Times New Roman" w:hAnsi="Times New Roman" w:cs="Times New Roman"/>
          <w:sz w:val="24"/>
          <w:szCs w:val="24"/>
        </w:rPr>
        <w:t xml:space="preserve">but the potential of a TBI-inspired tool </w:t>
      </w:r>
      <w:r w:rsidR="00461C2D">
        <w:rPr>
          <w:rFonts w:ascii="Times New Roman" w:eastAsia="Times New Roman" w:hAnsi="Times New Roman" w:cs="Times New Roman"/>
          <w:sz w:val="24"/>
          <w:szCs w:val="24"/>
        </w:rPr>
        <w:t xml:space="preserve">to detect meaningful </w:t>
      </w:r>
      <w:r w:rsidR="00E53F33">
        <w:rPr>
          <w:rFonts w:ascii="Times New Roman" w:eastAsia="Times New Roman" w:hAnsi="Times New Roman" w:cs="Times New Roman"/>
          <w:sz w:val="24"/>
          <w:szCs w:val="24"/>
        </w:rPr>
        <w:t xml:space="preserve">temporal </w:t>
      </w:r>
      <w:r w:rsidR="00461C2D">
        <w:rPr>
          <w:rFonts w:ascii="Times New Roman" w:eastAsia="Times New Roman" w:hAnsi="Times New Roman" w:cs="Times New Roman"/>
          <w:sz w:val="24"/>
          <w:szCs w:val="24"/>
        </w:rPr>
        <w:t>changes in genetic diversity has not yet been examined</w:t>
      </w:r>
      <w:r w:rsidR="00D01E4D" w:rsidRPr="00295FF4">
        <w:rPr>
          <w:rFonts w:ascii="Times New Roman" w:eastAsia="Times New Roman" w:hAnsi="Times New Roman" w:cs="Times New Roman"/>
          <w:sz w:val="24"/>
          <w:szCs w:val="24"/>
        </w:rPr>
        <w:t>.</w:t>
      </w:r>
      <w:r w:rsidR="0080459E">
        <w:rPr>
          <w:rFonts w:ascii="Times New Roman" w:eastAsia="Times New Roman" w:hAnsi="Times New Roman" w:cs="Times New Roman"/>
          <w:sz w:val="24"/>
          <w:szCs w:val="24"/>
        </w:rPr>
        <w:t xml:space="preserve"> </w:t>
      </w:r>
      <w:r w:rsidR="0080459E" w:rsidRPr="00295FF4">
        <w:rPr>
          <w:rFonts w:ascii="Times New Roman" w:eastAsia="Times New Roman" w:hAnsi="Times New Roman" w:cs="Times New Roman"/>
          <w:sz w:val="24"/>
          <w:szCs w:val="24"/>
        </w:rPr>
        <w:t xml:space="preserve">Given the conceptual similarity between the question of how </w:t>
      </w:r>
      <w:r w:rsidR="0080459E">
        <w:rPr>
          <w:rFonts w:ascii="Times New Roman" w:eastAsia="Times New Roman" w:hAnsi="Times New Roman" w:cs="Times New Roman"/>
          <w:sz w:val="24"/>
          <w:szCs w:val="24"/>
        </w:rPr>
        <w:t xml:space="preserve">diversity in </w:t>
      </w:r>
      <w:r w:rsidR="0080459E" w:rsidRPr="00295FF4">
        <w:rPr>
          <w:rFonts w:ascii="Times New Roman" w:eastAsia="Times New Roman" w:hAnsi="Times New Roman" w:cs="Times New Roman"/>
          <w:sz w:val="24"/>
          <w:szCs w:val="24"/>
        </w:rPr>
        <w:t xml:space="preserve">multi-species communities and </w:t>
      </w:r>
      <w:r w:rsidR="0080459E">
        <w:rPr>
          <w:rFonts w:ascii="Times New Roman" w:eastAsia="Times New Roman" w:hAnsi="Times New Roman" w:cs="Times New Roman"/>
          <w:sz w:val="24"/>
          <w:szCs w:val="24"/>
        </w:rPr>
        <w:t xml:space="preserve">multi-locus </w:t>
      </w:r>
      <w:r w:rsidR="0080459E" w:rsidRPr="00295FF4">
        <w:rPr>
          <w:rFonts w:ascii="Times New Roman" w:eastAsia="Times New Roman" w:hAnsi="Times New Roman" w:cs="Times New Roman"/>
          <w:sz w:val="24"/>
          <w:szCs w:val="24"/>
        </w:rPr>
        <w:t xml:space="preserve">genetic </w:t>
      </w:r>
      <w:r w:rsidR="00DC7EDB">
        <w:rPr>
          <w:rFonts w:ascii="Times New Roman" w:eastAsia="Times New Roman" w:hAnsi="Times New Roman" w:cs="Times New Roman"/>
          <w:sz w:val="24"/>
          <w:szCs w:val="24"/>
        </w:rPr>
        <w:t>diversity</w:t>
      </w:r>
      <w:r w:rsidR="0080459E">
        <w:rPr>
          <w:rFonts w:ascii="Times New Roman" w:eastAsia="Times New Roman" w:hAnsi="Times New Roman" w:cs="Times New Roman"/>
          <w:sz w:val="24"/>
          <w:szCs w:val="24"/>
        </w:rPr>
        <w:t xml:space="preserve"> </w:t>
      </w:r>
      <w:r w:rsidR="0080459E" w:rsidRPr="00295FF4">
        <w:rPr>
          <w:rFonts w:ascii="Times New Roman" w:eastAsia="Times New Roman" w:hAnsi="Times New Roman" w:cs="Times New Roman"/>
          <w:sz w:val="24"/>
          <w:szCs w:val="24"/>
        </w:rPr>
        <w:t>change</w:t>
      </w:r>
      <w:r w:rsidR="0080459E">
        <w:rPr>
          <w:rFonts w:ascii="Times New Roman" w:eastAsia="Times New Roman" w:hAnsi="Times New Roman" w:cs="Times New Roman"/>
          <w:sz w:val="24"/>
          <w:szCs w:val="24"/>
        </w:rPr>
        <w:t>s</w:t>
      </w:r>
      <w:r w:rsidR="0080459E" w:rsidRPr="00295FF4">
        <w:rPr>
          <w:rFonts w:ascii="Times New Roman" w:eastAsia="Times New Roman" w:hAnsi="Times New Roman" w:cs="Times New Roman"/>
          <w:sz w:val="24"/>
          <w:szCs w:val="24"/>
        </w:rPr>
        <w:t xml:space="preserve"> through time, we </w:t>
      </w:r>
      <w:r w:rsidR="0080459E">
        <w:rPr>
          <w:rFonts w:ascii="Times New Roman" w:eastAsia="Times New Roman" w:hAnsi="Times New Roman" w:cs="Times New Roman"/>
          <w:sz w:val="24"/>
          <w:szCs w:val="24"/>
        </w:rPr>
        <w:t>sought to determine if TBI could</w:t>
      </w:r>
      <w:r w:rsidR="0080459E" w:rsidRPr="00295FF4">
        <w:rPr>
          <w:rFonts w:ascii="Times New Roman" w:eastAsia="Times New Roman" w:hAnsi="Times New Roman" w:cs="Times New Roman"/>
          <w:sz w:val="24"/>
          <w:szCs w:val="24"/>
        </w:rPr>
        <w:t xml:space="preserve"> be </w:t>
      </w:r>
      <w:r w:rsidR="0080459E">
        <w:rPr>
          <w:rFonts w:ascii="Times New Roman" w:eastAsia="Times New Roman" w:hAnsi="Times New Roman" w:cs="Times New Roman"/>
          <w:sz w:val="24"/>
          <w:szCs w:val="24"/>
        </w:rPr>
        <w:t xml:space="preserve">successfully applied to spatio-temporal </w:t>
      </w:r>
      <w:r w:rsidR="0080459E" w:rsidRPr="00295FF4">
        <w:rPr>
          <w:rFonts w:ascii="Times New Roman" w:eastAsia="Times New Roman" w:hAnsi="Times New Roman" w:cs="Times New Roman"/>
          <w:sz w:val="24"/>
          <w:szCs w:val="24"/>
        </w:rPr>
        <w:t>genotypic data.</w:t>
      </w:r>
      <w:r w:rsidR="005B5C24">
        <w:rPr>
          <w:rFonts w:ascii="Times New Roman" w:eastAsia="Times New Roman" w:hAnsi="Times New Roman" w:cs="Times New Roman"/>
          <w:sz w:val="24"/>
          <w:szCs w:val="24"/>
        </w:rPr>
        <w:t xml:space="preserve"> We also set out to determine how different demographic contexts influence the ability of this method to identify </w:t>
      </w:r>
      <w:r w:rsidR="00401B87">
        <w:rPr>
          <w:rFonts w:ascii="Times New Roman" w:eastAsia="Times New Roman" w:hAnsi="Times New Roman" w:cs="Times New Roman"/>
          <w:sz w:val="24"/>
          <w:szCs w:val="24"/>
        </w:rPr>
        <w:t>atypical temporal genetic changes in diversity</w:t>
      </w:r>
      <w:r w:rsidR="005B5C24">
        <w:rPr>
          <w:rFonts w:ascii="Times New Roman" w:eastAsia="Times New Roman" w:hAnsi="Times New Roman" w:cs="Times New Roman"/>
          <w:sz w:val="24"/>
          <w:szCs w:val="24"/>
        </w:rPr>
        <w:t>.</w:t>
      </w:r>
    </w:p>
    <w:p w14:paraId="4A04DFC6" w14:textId="3CEDB29C" w:rsidR="00AA4E39" w:rsidRPr="00295FF4" w:rsidRDefault="0080459E"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address </w:t>
      </w:r>
      <w:r w:rsidR="005B5C24">
        <w:rPr>
          <w:rFonts w:ascii="Times New Roman" w:eastAsia="Times New Roman" w:hAnsi="Times New Roman" w:cs="Times New Roman"/>
          <w:sz w:val="24"/>
          <w:szCs w:val="24"/>
        </w:rPr>
        <w:t xml:space="preserve">these </w:t>
      </w:r>
      <w:r>
        <w:rPr>
          <w:rFonts w:ascii="Times New Roman" w:eastAsia="Times New Roman" w:hAnsi="Times New Roman" w:cs="Times New Roman"/>
          <w:sz w:val="24"/>
          <w:szCs w:val="24"/>
        </w:rPr>
        <w:t>question</w:t>
      </w:r>
      <w:r w:rsidR="005B5C2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6F04E2" w:rsidRPr="00295FF4">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 xml:space="preserve">extend </w:t>
      </w:r>
      <w:r w:rsidR="001411DE" w:rsidRPr="00295FF4">
        <w:rPr>
          <w:rFonts w:ascii="Times New Roman" w:eastAsia="Times New Roman" w:hAnsi="Times New Roman" w:cs="Times New Roman"/>
          <w:sz w:val="24"/>
          <w:szCs w:val="24"/>
        </w:rPr>
        <w:t xml:space="preserve">the </w:t>
      </w:r>
      <w:r w:rsidR="00461C2D">
        <w:rPr>
          <w:rFonts w:ascii="Times New Roman" w:eastAsia="Times New Roman" w:hAnsi="Times New Roman" w:cs="Times New Roman"/>
          <w:sz w:val="24"/>
          <w:szCs w:val="24"/>
        </w:rPr>
        <w:t xml:space="preserve">TBI </w:t>
      </w:r>
      <w:r w:rsidR="001411DE" w:rsidRPr="00295FF4">
        <w:rPr>
          <w:rFonts w:ascii="Times New Roman" w:eastAsia="Times New Roman" w:hAnsi="Times New Roman" w:cs="Times New Roman"/>
          <w:sz w:val="24"/>
          <w:szCs w:val="24"/>
        </w:rPr>
        <w:t xml:space="preserve">framework to </w:t>
      </w:r>
      <w:r w:rsidR="00461C2D">
        <w:rPr>
          <w:rFonts w:ascii="Times New Roman" w:eastAsia="Times New Roman" w:hAnsi="Times New Roman" w:cs="Times New Roman"/>
          <w:sz w:val="24"/>
          <w:szCs w:val="24"/>
        </w:rPr>
        <w:t>spat</w:t>
      </w:r>
      <w:r w:rsidR="00D438AC">
        <w:rPr>
          <w:rFonts w:ascii="Times New Roman" w:eastAsia="Times New Roman" w:hAnsi="Times New Roman" w:cs="Times New Roman"/>
          <w:sz w:val="24"/>
          <w:szCs w:val="24"/>
        </w:rPr>
        <w:t>i</w:t>
      </w:r>
      <w:r w:rsidR="0073485F">
        <w:rPr>
          <w:rFonts w:ascii="Times New Roman" w:eastAsia="Times New Roman" w:hAnsi="Times New Roman" w:cs="Times New Roman"/>
          <w:sz w:val="24"/>
          <w:szCs w:val="24"/>
        </w:rPr>
        <w:t>o</w:t>
      </w:r>
      <w:r w:rsidR="006F4BDE">
        <w:rPr>
          <w:rFonts w:ascii="Times New Roman" w:eastAsia="Times New Roman" w:hAnsi="Times New Roman" w:cs="Times New Roman"/>
          <w:sz w:val="24"/>
          <w:szCs w:val="24"/>
        </w:rPr>
        <w:t>-</w:t>
      </w:r>
      <w:r w:rsidR="00461C2D">
        <w:rPr>
          <w:rFonts w:ascii="Times New Roman" w:eastAsia="Times New Roman" w:hAnsi="Times New Roman" w:cs="Times New Roman"/>
          <w:sz w:val="24"/>
          <w:szCs w:val="24"/>
        </w:rPr>
        <w:t>temporal population genetic data. The objective of o</w:t>
      </w:r>
      <w:r w:rsidR="00AE630D">
        <w:rPr>
          <w:rFonts w:ascii="Times New Roman" w:eastAsia="Times New Roman" w:hAnsi="Times New Roman" w:cs="Times New Roman"/>
          <w:sz w:val="24"/>
          <w:szCs w:val="24"/>
        </w:rPr>
        <w:t xml:space="preserve">ur new </w:t>
      </w:r>
      <w:r w:rsidR="005E31A2">
        <w:rPr>
          <w:rFonts w:ascii="Times New Roman" w:eastAsia="Times New Roman" w:hAnsi="Times New Roman" w:cs="Times New Roman"/>
          <w:sz w:val="24"/>
          <w:szCs w:val="24"/>
        </w:rPr>
        <w:t>framework</w:t>
      </w:r>
      <w:r w:rsidR="00604C02" w:rsidRPr="00295FF4">
        <w:rPr>
          <w:rFonts w:ascii="Times New Roman" w:eastAsia="Times New Roman" w:hAnsi="Times New Roman" w:cs="Times New Roman"/>
          <w:sz w:val="24"/>
          <w:szCs w:val="24"/>
        </w:rPr>
        <w:t>, Temporal Genetic diversity Indices (TGI),</w:t>
      </w:r>
      <w:r w:rsidR="004E13A5"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is </w:t>
      </w:r>
      <w:r w:rsidR="004E13A5" w:rsidRPr="00295FF4">
        <w:rPr>
          <w:rFonts w:ascii="Times New Roman" w:eastAsia="Times New Roman" w:hAnsi="Times New Roman" w:cs="Times New Roman"/>
          <w:sz w:val="24"/>
          <w:szCs w:val="24"/>
        </w:rPr>
        <w:t xml:space="preserve">to </w:t>
      </w:r>
      <w:r w:rsidR="004D64CA">
        <w:rPr>
          <w:rFonts w:ascii="Times New Roman" w:eastAsia="Times New Roman" w:hAnsi="Times New Roman" w:cs="Times New Roman"/>
          <w:sz w:val="24"/>
          <w:szCs w:val="24"/>
        </w:rPr>
        <w:t>identify significant</w:t>
      </w:r>
      <w:r w:rsidR="004218EE">
        <w:rPr>
          <w:rFonts w:ascii="Times New Roman" w:eastAsia="Times New Roman" w:hAnsi="Times New Roman" w:cs="Times New Roman"/>
          <w:sz w:val="24"/>
          <w:szCs w:val="24"/>
        </w:rPr>
        <w:t xml:space="preserve"> </w:t>
      </w:r>
      <w:r w:rsidR="00BF391B" w:rsidRPr="00295FF4">
        <w:rPr>
          <w:rFonts w:ascii="Times New Roman" w:eastAsia="Times New Roman" w:hAnsi="Times New Roman" w:cs="Times New Roman"/>
          <w:sz w:val="24"/>
          <w:szCs w:val="24"/>
        </w:rPr>
        <w:t xml:space="preserve">temporal variation in spatial genetic </w:t>
      </w:r>
      <w:r w:rsidR="0003098F" w:rsidRPr="00295FF4">
        <w:rPr>
          <w:rFonts w:ascii="Times New Roman" w:eastAsia="Times New Roman" w:hAnsi="Times New Roman" w:cs="Times New Roman"/>
          <w:sz w:val="24"/>
          <w:szCs w:val="24"/>
        </w:rPr>
        <w:t>diversity</w:t>
      </w:r>
      <w:r w:rsidR="00711BC5">
        <w:rPr>
          <w:rFonts w:ascii="Times New Roman" w:eastAsia="Times New Roman" w:hAnsi="Times New Roman" w:cs="Times New Roman"/>
          <w:sz w:val="24"/>
          <w:szCs w:val="24"/>
        </w:rPr>
        <w:t xml:space="preserve"> </w:t>
      </w:r>
      <w:r w:rsidR="005B5C24">
        <w:rPr>
          <w:rFonts w:ascii="Times New Roman" w:eastAsia="Times New Roman" w:hAnsi="Times New Roman" w:cs="Times New Roman"/>
          <w:sz w:val="24"/>
          <w:szCs w:val="24"/>
        </w:rPr>
        <w:t xml:space="preserve">using relatively information-poor </w:t>
      </w:r>
      <w:r w:rsidR="004A6CE0">
        <w:rPr>
          <w:rFonts w:ascii="Times New Roman" w:eastAsia="Times New Roman" w:hAnsi="Times New Roman" w:cs="Times New Roman"/>
          <w:sz w:val="24"/>
          <w:szCs w:val="24"/>
        </w:rPr>
        <w:t>genetic data</w:t>
      </w:r>
      <w:r w:rsidR="00711BC5">
        <w:rPr>
          <w:rFonts w:ascii="Times New Roman" w:eastAsia="Times New Roman" w:hAnsi="Times New Roman" w:cs="Times New Roman"/>
          <w:sz w:val="24"/>
          <w:szCs w:val="24"/>
        </w:rPr>
        <w:t>, despite confounding forces such as drift</w:t>
      </w:r>
      <w:r w:rsidR="00D60D2C">
        <w:rPr>
          <w:rFonts w:ascii="Times New Roman" w:eastAsia="Times New Roman" w:hAnsi="Times New Roman" w:cs="Times New Roman"/>
          <w:sz w:val="24"/>
          <w:szCs w:val="24"/>
        </w:rPr>
        <w:t>.</w:t>
      </w:r>
      <w:r w:rsidR="00BF391B" w:rsidRPr="00295FF4">
        <w:rPr>
          <w:rFonts w:ascii="Times New Roman" w:eastAsia="Times New Roman" w:hAnsi="Times New Roman" w:cs="Times New Roman"/>
          <w:sz w:val="24"/>
          <w:szCs w:val="24"/>
        </w:rPr>
        <w:t xml:space="preserve"> </w:t>
      </w:r>
      <w:r w:rsidR="00A93089">
        <w:rPr>
          <w:rFonts w:ascii="Times New Roman" w:eastAsia="Times New Roman" w:hAnsi="Times New Roman" w:cs="Times New Roman"/>
          <w:sz w:val="24"/>
          <w:szCs w:val="24"/>
        </w:rPr>
        <w:t>We</w:t>
      </w:r>
      <w:r w:rsidR="00A93089"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demonstrate the effectiveness and applicability of the approach</w:t>
      </w:r>
      <w:r w:rsidR="00A93089">
        <w:rPr>
          <w:rFonts w:ascii="Times New Roman" w:eastAsia="Times New Roman" w:hAnsi="Times New Roman" w:cs="Times New Roman"/>
          <w:sz w:val="24"/>
          <w:szCs w:val="24"/>
        </w:rPr>
        <w:t xml:space="preserve"> using simulated genetic data ge</w:t>
      </w:r>
      <w:r w:rsidR="00A07FFC">
        <w:rPr>
          <w:rFonts w:ascii="Times New Roman" w:eastAsia="Times New Roman" w:hAnsi="Times New Roman" w:cs="Times New Roman"/>
          <w:sz w:val="24"/>
          <w:szCs w:val="24"/>
        </w:rPr>
        <w:t>nerated using a</w:t>
      </w:r>
      <w:r w:rsidR="00841510" w:rsidRPr="00295FF4">
        <w:rPr>
          <w:rFonts w:ascii="Times New Roman" w:eastAsia="Times New Roman" w:hAnsi="Times New Roman" w:cs="Times New Roman"/>
          <w:sz w:val="24"/>
          <w:szCs w:val="24"/>
        </w:rPr>
        <w:t xml:space="preserve"> </w:t>
      </w:r>
      <w:r w:rsidR="001A5222" w:rsidRPr="00295FF4">
        <w:rPr>
          <w:rFonts w:ascii="Times New Roman" w:eastAsia="Times New Roman" w:hAnsi="Times New Roman" w:cs="Times New Roman"/>
          <w:sz w:val="24"/>
          <w:szCs w:val="24"/>
        </w:rPr>
        <w:t xml:space="preserve">spatially-explicit </w:t>
      </w:r>
      <w:r w:rsidR="00A93089">
        <w:rPr>
          <w:rFonts w:ascii="Times New Roman" w:eastAsia="Times New Roman" w:hAnsi="Times New Roman" w:cs="Times New Roman"/>
          <w:sz w:val="24"/>
          <w:szCs w:val="24"/>
        </w:rPr>
        <w:t>demo-genetic</w:t>
      </w:r>
      <w:r w:rsidR="001A5222" w:rsidRPr="00295FF4">
        <w:rPr>
          <w:rFonts w:ascii="Times New Roman" w:eastAsia="Times New Roman" w:hAnsi="Times New Roman" w:cs="Times New Roman"/>
          <w:sz w:val="24"/>
          <w:szCs w:val="24"/>
        </w:rPr>
        <w:t xml:space="preserve"> simulator</w:t>
      </w:r>
      <w:r w:rsidR="00841510"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demogenetics","type":"article-journal","volume":"8"},"uris":["http://www.mendeley.com/documents/?uuid=37d37f94-8f1b-4ec8-8cbb-784d8d20d9a7"]}],"mendeley":{"formattedCitation":"[45]","manualFormatting":"(CDMetaPOP; Landguth, Bearlin, Day, &amp; Dunham, 2017)","plainTextFormattedCitation":"[45]","previouslyFormattedCitation":"[44]"},"properties":{"noteIndex":0},"schema":"https://github.com/citation-style-language/schema/raw/master/csl-citation.json"}</w:instrText>
      </w:r>
      <w:r w:rsidR="00841510" w:rsidRPr="00295FF4">
        <w:rPr>
          <w:rFonts w:ascii="Times New Roman" w:eastAsia="Times New Roman" w:hAnsi="Times New Roman" w:cs="Times New Roman"/>
          <w:sz w:val="24"/>
          <w:szCs w:val="24"/>
        </w:rPr>
        <w:fldChar w:fldCharType="separate"/>
      </w:r>
      <w:r w:rsidR="00841510" w:rsidRPr="00295FF4">
        <w:rPr>
          <w:rFonts w:ascii="Times New Roman" w:eastAsia="Times New Roman" w:hAnsi="Times New Roman" w:cs="Times New Roman"/>
          <w:noProof/>
          <w:sz w:val="24"/>
          <w:szCs w:val="24"/>
        </w:rPr>
        <w:t>(</w:t>
      </w:r>
      <w:r w:rsidR="00B922D5" w:rsidRPr="00B922D5">
        <w:rPr>
          <w:rFonts w:ascii="Times New Roman" w:eastAsia="Times New Roman" w:hAnsi="Times New Roman" w:cs="Times New Roman"/>
          <w:i/>
          <w:noProof/>
          <w:sz w:val="24"/>
          <w:szCs w:val="24"/>
        </w:rPr>
        <w:t>CDMetaPOP</w:t>
      </w:r>
      <w:r w:rsidR="00A93089">
        <w:rPr>
          <w:rFonts w:ascii="Times New Roman" w:eastAsia="Times New Roman" w:hAnsi="Times New Roman" w:cs="Times New Roman"/>
          <w:noProof/>
          <w:sz w:val="24"/>
          <w:szCs w:val="24"/>
        </w:rPr>
        <w:t xml:space="preserve">; </w:t>
      </w:r>
      <w:r w:rsidR="00841510" w:rsidRPr="00295FF4">
        <w:rPr>
          <w:rFonts w:ascii="Times New Roman" w:eastAsia="Times New Roman" w:hAnsi="Times New Roman" w:cs="Times New Roman"/>
          <w:noProof/>
          <w:sz w:val="24"/>
          <w:szCs w:val="24"/>
        </w:rPr>
        <w:t>Landguth, Bearlin, Day, &amp; Dunham, 2017)</w:t>
      </w:r>
      <w:r w:rsidR="00841510" w:rsidRPr="00295FF4">
        <w:rPr>
          <w:rFonts w:ascii="Times New Roman" w:eastAsia="Times New Roman" w:hAnsi="Times New Roman" w:cs="Times New Roman"/>
          <w:sz w:val="24"/>
          <w:szCs w:val="24"/>
        </w:rPr>
        <w:fldChar w:fldCharType="end"/>
      </w:r>
      <w:r w:rsidR="001A5222" w:rsidRPr="00295FF4">
        <w:rPr>
          <w:rFonts w:ascii="Times New Roman" w:eastAsia="Times New Roman" w:hAnsi="Times New Roman" w:cs="Times New Roman"/>
          <w:sz w:val="24"/>
          <w:szCs w:val="24"/>
        </w:rPr>
        <w:t xml:space="preserve">. </w:t>
      </w:r>
      <w:r w:rsidR="00A93089">
        <w:rPr>
          <w:rFonts w:ascii="Times New Roman" w:eastAsia="Times New Roman" w:hAnsi="Times New Roman" w:cs="Times New Roman"/>
          <w:sz w:val="24"/>
          <w:szCs w:val="24"/>
        </w:rPr>
        <w:t xml:space="preserve">Our general </w:t>
      </w:r>
      <w:r w:rsidR="00A93089">
        <w:rPr>
          <w:rFonts w:ascii="Times New Roman" w:eastAsia="Times New Roman" w:hAnsi="Times New Roman" w:cs="Times New Roman"/>
          <w:sz w:val="24"/>
          <w:szCs w:val="24"/>
        </w:rPr>
        <w:lastRenderedPageBreak/>
        <w:t xml:space="preserve">approach was to simulate multiple </w:t>
      </w:r>
      <w:r w:rsidR="004E13A5" w:rsidRPr="00295FF4">
        <w:rPr>
          <w:rFonts w:ascii="Times New Roman" w:eastAsia="Times New Roman" w:hAnsi="Times New Roman" w:cs="Times New Roman"/>
          <w:sz w:val="24"/>
          <w:szCs w:val="24"/>
        </w:rPr>
        <w:t xml:space="preserve">scenarios </w:t>
      </w:r>
      <w:r w:rsidR="001411DE" w:rsidRPr="00295FF4">
        <w:rPr>
          <w:rFonts w:ascii="Times New Roman" w:eastAsia="Times New Roman" w:hAnsi="Times New Roman" w:cs="Times New Roman"/>
          <w:sz w:val="24"/>
          <w:szCs w:val="24"/>
        </w:rPr>
        <w:t xml:space="preserve">in which portions of a </w:t>
      </w:r>
      <w:r w:rsidR="004E13A5" w:rsidRPr="00295FF4">
        <w:rPr>
          <w:rFonts w:ascii="Times New Roman" w:eastAsia="Times New Roman" w:hAnsi="Times New Roman" w:cs="Times New Roman"/>
          <w:sz w:val="24"/>
          <w:szCs w:val="24"/>
        </w:rPr>
        <w:t xml:space="preserve">landscape </w:t>
      </w:r>
      <w:r w:rsidR="001411DE" w:rsidRPr="00295FF4">
        <w:rPr>
          <w:rFonts w:ascii="Times New Roman" w:eastAsia="Times New Roman" w:hAnsi="Times New Roman" w:cs="Times New Roman"/>
          <w:sz w:val="24"/>
          <w:szCs w:val="24"/>
        </w:rPr>
        <w:t xml:space="preserve">are </w:t>
      </w:r>
      <w:r w:rsidR="004E13A5" w:rsidRPr="00295FF4">
        <w:rPr>
          <w:rFonts w:ascii="Times New Roman" w:eastAsia="Times New Roman" w:hAnsi="Times New Roman" w:cs="Times New Roman"/>
          <w:sz w:val="24"/>
          <w:szCs w:val="24"/>
        </w:rPr>
        <w:t xml:space="preserve">affected by </w:t>
      </w:r>
      <w:r w:rsidR="00AF3595">
        <w:rPr>
          <w:rFonts w:ascii="Times New Roman" w:eastAsia="Times New Roman" w:hAnsi="Times New Roman" w:cs="Times New Roman"/>
          <w:sz w:val="24"/>
          <w:szCs w:val="24"/>
        </w:rPr>
        <w:t>a</w:t>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non-selective demographic change</w:t>
      </w:r>
      <w:r w:rsidR="001A5222" w:rsidRPr="00295FF4">
        <w:rPr>
          <w:rStyle w:val="Marquedecommentaire"/>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then used T</w:t>
      </w:r>
      <w:r w:rsidR="00604C02" w:rsidRPr="00295FF4">
        <w:rPr>
          <w:rFonts w:ascii="Times New Roman" w:eastAsia="Times New Roman" w:hAnsi="Times New Roman" w:cs="Times New Roman"/>
          <w:sz w:val="24"/>
          <w:szCs w:val="24"/>
        </w:rPr>
        <w:t>GI</w:t>
      </w:r>
      <w:r w:rsidR="004E13A5" w:rsidRPr="00295FF4">
        <w:rPr>
          <w:rFonts w:ascii="Times New Roman" w:eastAsia="Times New Roman" w:hAnsi="Times New Roman" w:cs="Times New Roman"/>
          <w:sz w:val="24"/>
          <w:szCs w:val="24"/>
        </w:rPr>
        <w:t xml:space="preserve"> to measure changes in </w:t>
      </w:r>
      <w:r w:rsidR="00033B96">
        <w:rPr>
          <w:rFonts w:ascii="Times New Roman" w:eastAsia="Times New Roman" w:hAnsi="Times New Roman" w:cs="Times New Roman"/>
          <w:sz w:val="24"/>
          <w:szCs w:val="24"/>
        </w:rPr>
        <w:t xml:space="preserve">the </w:t>
      </w:r>
      <w:r w:rsidR="004E13A5" w:rsidRPr="00295FF4">
        <w:rPr>
          <w:rFonts w:ascii="Times New Roman" w:eastAsia="Times New Roman" w:hAnsi="Times New Roman" w:cs="Times New Roman"/>
          <w:sz w:val="24"/>
          <w:szCs w:val="24"/>
        </w:rPr>
        <w:t xml:space="preserve">genetic </w:t>
      </w:r>
      <w:r w:rsidR="00CE0FF0">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of our populations</w:t>
      </w:r>
      <w:r w:rsidR="00461C2D">
        <w:rPr>
          <w:rFonts w:ascii="Times New Roman" w:eastAsia="Times New Roman" w:hAnsi="Times New Roman" w:cs="Times New Roman"/>
          <w:sz w:val="24"/>
          <w:szCs w:val="24"/>
        </w:rPr>
        <w:t xml:space="preserve"> under </w:t>
      </w:r>
      <w:r w:rsidR="00A93089">
        <w:rPr>
          <w:rFonts w:ascii="Times New Roman" w:eastAsia="Times New Roman" w:hAnsi="Times New Roman" w:cs="Times New Roman"/>
          <w:sz w:val="24"/>
          <w:szCs w:val="24"/>
        </w:rPr>
        <w:t xml:space="preserve">these </w:t>
      </w:r>
      <w:r w:rsidR="00461C2D">
        <w:rPr>
          <w:rFonts w:ascii="Times New Roman" w:eastAsia="Times New Roman" w:hAnsi="Times New Roman" w:cs="Times New Roman"/>
          <w:sz w:val="24"/>
          <w:szCs w:val="24"/>
        </w:rPr>
        <w:t xml:space="preserve">different demographic contexts. Specifically, </w:t>
      </w:r>
      <w:r w:rsidR="00DA5888" w:rsidRPr="00295FF4">
        <w:rPr>
          <w:rFonts w:ascii="Times New Roman" w:eastAsia="Times New Roman" w:hAnsi="Times New Roman" w:cs="Times New Roman"/>
          <w:sz w:val="24"/>
          <w:szCs w:val="24"/>
        </w:rPr>
        <w:t xml:space="preserve">we </w:t>
      </w:r>
      <w:r w:rsidR="00276516" w:rsidRPr="00295FF4">
        <w:rPr>
          <w:rFonts w:ascii="Times New Roman" w:eastAsia="Times New Roman" w:hAnsi="Times New Roman" w:cs="Times New Roman"/>
          <w:sz w:val="24"/>
          <w:szCs w:val="24"/>
        </w:rPr>
        <w:t>explore</w:t>
      </w:r>
      <w:r w:rsidR="00931038" w:rsidRPr="00295FF4">
        <w:rPr>
          <w:rFonts w:ascii="Times New Roman" w:eastAsia="Times New Roman" w:hAnsi="Times New Roman" w:cs="Times New Roman"/>
          <w:sz w:val="24"/>
          <w:szCs w:val="24"/>
        </w:rPr>
        <w:t>d</w:t>
      </w:r>
      <w:r w:rsidR="00276516" w:rsidRPr="00295FF4">
        <w:rPr>
          <w:rFonts w:ascii="Times New Roman" w:eastAsia="Times New Roman" w:hAnsi="Times New Roman" w:cs="Times New Roman"/>
          <w:sz w:val="24"/>
          <w:szCs w:val="24"/>
        </w:rPr>
        <w:t xml:space="preserve"> how dispersal </w:t>
      </w:r>
      <w:r w:rsidR="00965170" w:rsidRPr="00295FF4">
        <w:rPr>
          <w:rFonts w:ascii="Times New Roman" w:eastAsia="Times New Roman" w:hAnsi="Times New Roman" w:cs="Times New Roman"/>
          <w:sz w:val="24"/>
          <w:szCs w:val="24"/>
        </w:rPr>
        <w:t xml:space="preserve">ability, </w:t>
      </w:r>
      <w:r w:rsidR="00276516" w:rsidRPr="00295FF4">
        <w:rPr>
          <w:rFonts w:ascii="Times New Roman" w:eastAsia="Times New Roman" w:hAnsi="Times New Roman" w:cs="Times New Roman"/>
          <w:sz w:val="24"/>
          <w:szCs w:val="24"/>
        </w:rPr>
        <w:t>the number of populations</w:t>
      </w:r>
      <w:r w:rsidR="00931038" w:rsidRPr="00295FF4">
        <w:rPr>
          <w:rFonts w:ascii="Times New Roman" w:eastAsia="Times New Roman" w:hAnsi="Times New Roman" w:cs="Times New Roman"/>
          <w:sz w:val="24"/>
          <w:szCs w:val="24"/>
        </w:rPr>
        <w:t xml:space="preserve"> affected </w:t>
      </w:r>
      <w:r w:rsidR="00A93089">
        <w:rPr>
          <w:rFonts w:ascii="Times New Roman" w:eastAsia="Times New Roman" w:hAnsi="Times New Roman" w:cs="Times New Roman"/>
          <w:sz w:val="24"/>
          <w:szCs w:val="24"/>
        </w:rPr>
        <w:t xml:space="preserve">by </w:t>
      </w:r>
      <w:r w:rsidR="00931038" w:rsidRPr="00295FF4">
        <w:rPr>
          <w:rFonts w:ascii="Times New Roman" w:eastAsia="Times New Roman" w:hAnsi="Times New Roman" w:cs="Times New Roman"/>
          <w:sz w:val="24"/>
          <w:szCs w:val="24"/>
        </w:rPr>
        <w:t>a demographic event</w:t>
      </w:r>
      <w:r w:rsidR="00A93089">
        <w:rPr>
          <w:rFonts w:ascii="Times New Roman" w:eastAsia="Times New Roman" w:hAnsi="Times New Roman" w:cs="Times New Roman"/>
          <w:sz w:val="24"/>
          <w:szCs w:val="24"/>
        </w:rPr>
        <w:t xml:space="preserve"> (i.e., spatial extent)</w:t>
      </w:r>
      <w:r w:rsidR="00276516" w:rsidRPr="00295FF4">
        <w:rPr>
          <w:rFonts w:ascii="Times New Roman" w:eastAsia="Times New Roman" w:hAnsi="Times New Roman" w:cs="Times New Roman"/>
          <w:sz w:val="24"/>
          <w:szCs w:val="24"/>
        </w:rPr>
        <w:t>,</w:t>
      </w:r>
      <w:r w:rsidR="00931038" w:rsidRPr="00295FF4">
        <w:rPr>
          <w:rFonts w:ascii="Times New Roman" w:eastAsia="Times New Roman" w:hAnsi="Times New Roman" w:cs="Times New Roman"/>
          <w:sz w:val="24"/>
          <w:szCs w:val="24"/>
        </w:rPr>
        <w:t xml:space="preserve"> and</w:t>
      </w:r>
      <w:r w:rsidR="00276516" w:rsidRPr="00295FF4">
        <w:rPr>
          <w:rFonts w:ascii="Times New Roman" w:eastAsia="Times New Roman" w:hAnsi="Times New Roman" w:cs="Times New Roman"/>
          <w:sz w:val="24"/>
          <w:szCs w:val="24"/>
        </w:rPr>
        <w:t xml:space="preserve"> </w:t>
      </w:r>
      <w:r w:rsidR="00965170" w:rsidRPr="00295FF4">
        <w:rPr>
          <w:rFonts w:ascii="Times New Roman" w:eastAsia="Times New Roman" w:hAnsi="Times New Roman" w:cs="Times New Roman"/>
          <w:sz w:val="24"/>
          <w:szCs w:val="24"/>
        </w:rPr>
        <w:t>time between two sampling</w:t>
      </w:r>
      <w:r w:rsidR="005F394B" w:rsidRPr="00295FF4">
        <w:rPr>
          <w:rFonts w:ascii="Times New Roman" w:eastAsia="Times New Roman" w:hAnsi="Times New Roman" w:cs="Times New Roman"/>
          <w:sz w:val="24"/>
          <w:szCs w:val="24"/>
        </w:rPr>
        <w:t xml:space="preserve"> efforts</w:t>
      </w:r>
      <w:r w:rsidR="00DA5888" w:rsidRPr="00295FF4">
        <w:rPr>
          <w:rFonts w:ascii="Times New Roman" w:eastAsia="Times New Roman" w:hAnsi="Times New Roman" w:cs="Times New Roman"/>
          <w:sz w:val="24"/>
          <w:szCs w:val="24"/>
        </w:rPr>
        <w:t xml:space="preserve"> affect</w:t>
      </w:r>
      <w:r w:rsidR="00931038" w:rsidRPr="00295FF4">
        <w:rPr>
          <w:rFonts w:ascii="Times New Roman" w:eastAsia="Times New Roman" w:hAnsi="Times New Roman" w:cs="Times New Roman"/>
          <w:sz w:val="24"/>
          <w:szCs w:val="24"/>
        </w:rPr>
        <w:t>ed</w:t>
      </w:r>
      <w:r w:rsidR="00DA5888" w:rsidRPr="00295FF4">
        <w:rPr>
          <w:rFonts w:ascii="Times New Roman" w:eastAsia="Times New Roman" w:hAnsi="Times New Roman" w:cs="Times New Roman"/>
          <w:sz w:val="24"/>
          <w:szCs w:val="24"/>
        </w:rPr>
        <w:t xml:space="preserve"> </w:t>
      </w:r>
      <w:r w:rsidR="00B22380">
        <w:rPr>
          <w:rFonts w:ascii="Times New Roman" w:eastAsia="Times New Roman" w:hAnsi="Times New Roman" w:cs="Times New Roman"/>
          <w:sz w:val="24"/>
          <w:szCs w:val="24"/>
        </w:rPr>
        <w:t xml:space="preserve">our </w:t>
      </w:r>
      <w:r w:rsidR="00A93089">
        <w:rPr>
          <w:rFonts w:ascii="Times New Roman" w:eastAsia="Times New Roman" w:hAnsi="Times New Roman" w:cs="Times New Roman"/>
          <w:sz w:val="24"/>
          <w:szCs w:val="24"/>
        </w:rPr>
        <w:t xml:space="preserve">capacity to detect significant </w:t>
      </w:r>
      <w:r w:rsidR="00DA5888" w:rsidRPr="00295FF4">
        <w:rPr>
          <w:rFonts w:ascii="Times New Roman" w:eastAsia="Times New Roman" w:hAnsi="Times New Roman" w:cs="Times New Roman"/>
          <w:sz w:val="24"/>
          <w:szCs w:val="24"/>
        </w:rPr>
        <w:t>temporal variation in genetic diversity.</w:t>
      </w:r>
      <w:r w:rsidR="00276516" w:rsidRPr="00295FF4">
        <w:rPr>
          <w:rFonts w:ascii="Times New Roman" w:eastAsia="Times New Roman" w:hAnsi="Times New Roman" w:cs="Times New Roman"/>
          <w:sz w:val="24"/>
          <w:szCs w:val="24"/>
        </w:rPr>
        <w:t xml:space="preserve"> </w:t>
      </w:r>
      <w:r w:rsidR="00523484" w:rsidRPr="00295FF4">
        <w:rPr>
          <w:rFonts w:ascii="Times New Roman" w:eastAsia="Times New Roman" w:hAnsi="Times New Roman" w:cs="Times New Roman"/>
          <w:sz w:val="24"/>
          <w:szCs w:val="24"/>
        </w:rPr>
        <w:t>Performance was quantified using standard false positive/negative rates binary classification</w:t>
      </w:r>
      <w:r w:rsidR="00A93089">
        <w:rPr>
          <w:rFonts w:ascii="Times New Roman" w:eastAsia="Times New Roman" w:hAnsi="Times New Roman" w:cs="Times New Roman"/>
          <w:sz w:val="24"/>
          <w:szCs w:val="24"/>
        </w:rPr>
        <w:t xml:space="preserve"> </w:t>
      </w:r>
      <w:r w:rsidR="00A07FFC">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[46]","plainTextFormattedCitation":"[46]","previouslyFormattedCitation":"[45]"},"properties":{"noteIndex":0},"schema":"https://github.com/citation-style-language/schema/raw/master/csl-citation.json"}</w:instrText>
      </w:r>
      <w:r w:rsidR="00A07FFC">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[46]</w:t>
      </w:r>
      <w:r w:rsidR="00A07FFC">
        <w:rPr>
          <w:rFonts w:ascii="Times New Roman" w:eastAsia="Times New Roman" w:hAnsi="Times New Roman" w:cs="Times New Roman"/>
          <w:sz w:val="24"/>
          <w:szCs w:val="24"/>
        </w:rPr>
        <w:fldChar w:fldCharType="end"/>
      </w:r>
      <w:r w:rsidR="00523484" w:rsidRPr="00295FF4">
        <w:rPr>
          <w:rFonts w:ascii="Times New Roman" w:eastAsia="Times New Roman" w:hAnsi="Times New Roman" w:cs="Times New Roman"/>
          <w:sz w:val="24"/>
          <w:szCs w:val="24"/>
        </w:rPr>
        <w:t xml:space="preserve">. </w:t>
      </w:r>
      <w:r w:rsidR="00276516" w:rsidRPr="00295FF4">
        <w:rPr>
          <w:rFonts w:ascii="Times New Roman" w:eastAsia="Times New Roman" w:hAnsi="Times New Roman" w:cs="Times New Roman"/>
          <w:sz w:val="24"/>
          <w:szCs w:val="24"/>
        </w:rPr>
        <w:t xml:space="preserve">We predict </w:t>
      </w:r>
      <w:r w:rsidR="00A92DD0" w:rsidRPr="00295FF4">
        <w:rPr>
          <w:rFonts w:ascii="Times New Roman" w:eastAsia="Times New Roman" w:hAnsi="Times New Roman" w:cs="Times New Roman"/>
          <w:sz w:val="24"/>
          <w:szCs w:val="24"/>
        </w:rPr>
        <w:t xml:space="preserve">that </w:t>
      </w:r>
      <w:r w:rsidR="003F3E31">
        <w:rPr>
          <w:rFonts w:ascii="Times New Roman" w:eastAsia="Times New Roman" w:hAnsi="Times New Roman" w:cs="Times New Roman"/>
          <w:sz w:val="24"/>
          <w:szCs w:val="24"/>
        </w:rPr>
        <w:t>o</w:t>
      </w:r>
      <w:r w:rsidR="00B900D6">
        <w:rPr>
          <w:rFonts w:ascii="Times New Roman" w:eastAsia="Times New Roman" w:hAnsi="Times New Roman" w:cs="Times New Roman"/>
          <w:sz w:val="24"/>
          <w:szCs w:val="24"/>
        </w:rPr>
        <w:t>ur ability to detect temporal genetic</w:t>
      </w:r>
      <w:r w:rsidR="003F3E31">
        <w:rPr>
          <w:rFonts w:ascii="Times New Roman" w:eastAsia="Times New Roman" w:hAnsi="Times New Roman" w:cs="Times New Roman"/>
          <w:sz w:val="24"/>
          <w:szCs w:val="24"/>
        </w:rPr>
        <w:t xml:space="preserve"> changes </w:t>
      </w:r>
      <w:r w:rsidR="00523484" w:rsidRPr="00295FF4">
        <w:rPr>
          <w:rFonts w:ascii="Times New Roman" w:eastAsia="Times New Roman" w:hAnsi="Times New Roman" w:cs="Times New Roman"/>
          <w:sz w:val="24"/>
          <w:szCs w:val="24"/>
        </w:rPr>
        <w:t>w</w:t>
      </w:r>
      <w:r w:rsidR="00931038" w:rsidRPr="00295FF4">
        <w:rPr>
          <w:rFonts w:ascii="Times New Roman" w:eastAsia="Times New Roman" w:hAnsi="Times New Roman" w:cs="Times New Roman"/>
          <w:sz w:val="24"/>
          <w:szCs w:val="24"/>
        </w:rPr>
        <w:t>ould</w:t>
      </w:r>
      <w:r w:rsidR="005F394B" w:rsidRPr="00295FF4">
        <w:rPr>
          <w:rFonts w:ascii="Times New Roman" w:eastAsia="Times New Roman" w:hAnsi="Times New Roman" w:cs="Times New Roman"/>
          <w:sz w:val="24"/>
          <w:szCs w:val="24"/>
        </w:rPr>
        <w:t xml:space="preserve"> </w:t>
      </w:r>
      <w:r w:rsidR="0024289D" w:rsidRPr="00295FF4">
        <w:rPr>
          <w:rFonts w:ascii="Times New Roman" w:eastAsia="Times New Roman" w:hAnsi="Times New Roman" w:cs="Times New Roman"/>
          <w:sz w:val="24"/>
          <w:szCs w:val="24"/>
        </w:rPr>
        <w:t xml:space="preserve">be </w:t>
      </w:r>
      <w:r w:rsidR="005F394B" w:rsidRPr="00295FF4">
        <w:rPr>
          <w:rFonts w:ascii="Times New Roman" w:eastAsia="Times New Roman" w:hAnsi="Times New Roman" w:cs="Times New Roman"/>
          <w:sz w:val="24"/>
          <w:szCs w:val="24"/>
        </w:rPr>
        <w:t xml:space="preserve">lower with increasing dispersal ability because of </w:t>
      </w:r>
      <w:r w:rsidR="00AA3A0B" w:rsidRPr="00295FF4">
        <w:rPr>
          <w:rFonts w:ascii="Times New Roman" w:eastAsia="Times New Roman" w:hAnsi="Times New Roman" w:cs="Times New Roman"/>
          <w:sz w:val="24"/>
          <w:szCs w:val="24"/>
        </w:rPr>
        <w:t xml:space="preserve">the homogenizing effect of </w:t>
      </w:r>
      <w:r w:rsidR="005F394B" w:rsidRPr="00295FF4">
        <w:rPr>
          <w:rFonts w:ascii="Times New Roman" w:eastAsia="Times New Roman" w:hAnsi="Times New Roman" w:cs="Times New Roman"/>
          <w:sz w:val="24"/>
          <w:szCs w:val="24"/>
        </w:rPr>
        <w:t xml:space="preserve">higher gene flow. </w:t>
      </w:r>
      <w:r w:rsidR="00276516" w:rsidRPr="00295FF4">
        <w:rPr>
          <w:rFonts w:ascii="Times New Roman" w:eastAsia="Times New Roman" w:hAnsi="Times New Roman" w:cs="Times New Roman"/>
          <w:sz w:val="24"/>
          <w:szCs w:val="24"/>
        </w:rPr>
        <w:t xml:space="preserve">We </w:t>
      </w:r>
      <w:r w:rsidR="003F3E31">
        <w:rPr>
          <w:rFonts w:ascii="Times New Roman" w:eastAsia="Times New Roman" w:hAnsi="Times New Roman" w:cs="Times New Roman"/>
          <w:sz w:val="24"/>
          <w:szCs w:val="24"/>
        </w:rPr>
        <w:t xml:space="preserve">also </w:t>
      </w:r>
      <w:r w:rsidR="00276516" w:rsidRPr="00295FF4">
        <w:rPr>
          <w:rFonts w:ascii="Times New Roman" w:eastAsia="Times New Roman" w:hAnsi="Times New Roman" w:cs="Times New Roman"/>
          <w:sz w:val="24"/>
          <w:szCs w:val="24"/>
        </w:rPr>
        <w:t xml:space="preserve">predict that the longer the time between </w:t>
      </w:r>
      <w:r w:rsidR="00A93089">
        <w:rPr>
          <w:rFonts w:ascii="Times New Roman" w:eastAsia="Times New Roman" w:hAnsi="Times New Roman" w:cs="Times New Roman"/>
          <w:sz w:val="24"/>
          <w:szCs w:val="24"/>
        </w:rPr>
        <w:t xml:space="preserve">successive </w:t>
      </w:r>
      <w:r w:rsidR="00276516" w:rsidRPr="00295FF4">
        <w:rPr>
          <w:rFonts w:ascii="Times New Roman" w:eastAsia="Times New Roman" w:hAnsi="Times New Roman" w:cs="Times New Roman"/>
          <w:sz w:val="24"/>
          <w:szCs w:val="24"/>
        </w:rPr>
        <w:t>sampling,</w:t>
      </w:r>
      <w:r w:rsidR="005F394B" w:rsidRPr="00295FF4">
        <w:rPr>
          <w:rFonts w:ascii="Times New Roman" w:eastAsia="Times New Roman" w:hAnsi="Times New Roman" w:cs="Times New Roman"/>
          <w:sz w:val="24"/>
          <w:szCs w:val="24"/>
        </w:rPr>
        <w:t xml:space="preserve"> regardless of when an event occurred between them,</w:t>
      </w:r>
      <w:r w:rsidR="00276516" w:rsidRPr="00295FF4">
        <w:rPr>
          <w:rFonts w:ascii="Times New Roman" w:eastAsia="Times New Roman" w:hAnsi="Times New Roman" w:cs="Times New Roman"/>
          <w:sz w:val="24"/>
          <w:szCs w:val="24"/>
        </w:rPr>
        <w:t xml:space="preserve"> the harder it will be to identify where and whe</w:t>
      </w:r>
      <w:r w:rsidR="00B900D6">
        <w:rPr>
          <w:rFonts w:ascii="Times New Roman" w:eastAsia="Times New Roman" w:hAnsi="Times New Roman" w:cs="Times New Roman"/>
          <w:sz w:val="24"/>
          <w:szCs w:val="24"/>
        </w:rPr>
        <w:t xml:space="preserve">n atypical genetic change </w:t>
      </w:r>
      <w:r w:rsidR="00B22380">
        <w:rPr>
          <w:rFonts w:ascii="Times New Roman" w:eastAsia="Times New Roman" w:hAnsi="Times New Roman" w:cs="Times New Roman"/>
          <w:sz w:val="24"/>
          <w:szCs w:val="24"/>
        </w:rPr>
        <w:t>occurred.</w:t>
      </w:r>
      <w:r w:rsidR="002268C5">
        <w:rPr>
          <w:rFonts w:ascii="Times New Roman" w:eastAsia="Times New Roman" w:hAnsi="Times New Roman" w:cs="Times New Roman"/>
          <w:sz w:val="24"/>
          <w:szCs w:val="24"/>
        </w:rPr>
        <w:t xml:space="preserve"> Finally, we illustrate </w:t>
      </w:r>
      <w:r w:rsidR="00783CE4">
        <w:rPr>
          <w:rFonts w:ascii="Times New Roman" w:eastAsia="Times New Roman" w:hAnsi="Times New Roman" w:cs="Times New Roman"/>
          <w:sz w:val="24"/>
          <w:szCs w:val="24"/>
        </w:rPr>
        <w:t>how</w:t>
      </w:r>
      <w:r w:rsidR="002268C5">
        <w:rPr>
          <w:rFonts w:ascii="Times New Roman" w:eastAsia="Times New Roman" w:hAnsi="Times New Roman" w:cs="Times New Roman"/>
          <w:sz w:val="24"/>
          <w:szCs w:val="24"/>
        </w:rPr>
        <w:t xml:space="preserve"> </w:t>
      </w:r>
      <w:r w:rsidR="005A7E68">
        <w:rPr>
          <w:rFonts w:ascii="Times New Roman" w:eastAsia="Times New Roman" w:hAnsi="Times New Roman" w:cs="Times New Roman"/>
          <w:sz w:val="24"/>
          <w:szCs w:val="24"/>
        </w:rPr>
        <w:t>TGI</w:t>
      </w:r>
      <w:r w:rsidR="002268C5">
        <w:rPr>
          <w:rFonts w:ascii="Times New Roman" w:eastAsia="Times New Roman" w:hAnsi="Times New Roman" w:cs="Times New Roman"/>
          <w:sz w:val="24"/>
          <w:szCs w:val="24"/>
        </w:rPr>
        <w:t xml:space="preserve"> </w:t>
      </w:r>
      <w:r w:rsidR="00783CE4">
        <w:rPr>
          <w:rFonts w:ascii="Times New Roman" w:eastAsia="Times New Roman" w:hAnsi="Times New Roman" w:cs="Times New Roman"/>
          <w:sz w:val="24"/>
          <w:szCs w:val="24"/>
        </w:rPr>
        <w:t xml:space="preserve">provides a functional testing framework by applying it </w:t>
      </w:r>
      <w:r w:rsidR="002268C5">
        <w:rPr>
          <w:rFonts w:ascii="Times New Roman" w:eastAsia="Times New Roman" w:hAnsi="Times New Roman" w:cs="Times New Roman"/>
          <w:sz w:val="24"/>
          <w:szCs w:val="24"/>
        </w:rPr>
        <w:t>to a real genetic dataset</w:t>
      </w:r>
      <w:r w:rsidR="00783CE4">
        <w:rPr>
          <w:rFonts w:ascii="Times New Roman" w:eastAsia="Times New Roman" w:hAnsi="Times New Roman" w:cs="Times New Roman"/>
          <w:sz w:val="24"/>
          <w:szCs w:val="24"/>
        </w:rPr>
        <w:t xml:space="preserve"> representing a large landscape with many populations of a threatened vertebrate</w:t>
      </w:r>
      <w:r w:rsidR="002268C5">
        <w:rPr>
          <w:rFonts w:ascii="Times New Roman" w:eastAsia="Times New Roman" w:hAnsi="Times New Roman" w:cs="Times New Roman"/>
          <w:sz w:val="24"/>
          <w:szCs w:val="24"/>
        </w:rPr>
        <w:t>.</w:t>
      </w:r>
    </w:p>
    <w:p w14:paraId="6382A033" w14:textId="77777777" w:rsidR="00AA4E39" w:rsidRPr="0007763B" w:rsidRDefault="00AA4E39" w:rsidP="00B47107">
      <w:pPr>
        <w:spacing w:before="240" w:after="240" w:line="480" w:lineRule="auto"/>
        <w:rPr>
          <w:rFonts w:ascii="Times New Roman" w:eastAsia="Times New Roman" w:hAnsi="Times New Roman" w:cs="Times New Roman"/>
          <w:sz w:val="24"/>
          <w:szCs w:val="24"/>
        </w:rPr>
      </w:pPr>
    </w:p>
    <w:p w14:paraId="7FD0975B" w14:textId="283FBF36" w:rsidR="004E13A5" w:rsidRDefault="004E13A5" w:rsidP="00B47107">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METHODS</w:t>
      </w:r>
    </w:p>
    <w:p w14:paraId="309755A8" w14:textId="76DAFFB9" w:rsidR="00E97F87" w:rsidRDefault="00B76004" w:rsidP="00B47107">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Adapting </w:t>
      </w:r>
      <w:r w:rsidR="00E97F87" w:rsidRPr="00B76004">
        <w:rPr>
          <w:rFonts w:ascii="Times New Roman" w:eastAsia="Times New Roman" w:hAnsi="Times New Roman" w:cs="Times New Roman"/>
          <w:i/>
          <w:sz w:val="24"/>
          <w:szCs w:val="24"/>
        </w:rPr>
        <w:t>Temporal Beta</w:t>
      </w:r>
      <w:r w:rsidR="0099229B">
        <w:rPr>
          <w:rFonts w:ascii="Times New Roman" w:eastAsia="Times New Roman" w:hAnsi="Times New Roman" w:cs="Times New Roman"/>
          <w:i/>
          <w:sz w:val="24"/>
          <w:szCs w:val="24"/>
        </w:rPr>
        <w:t xml:space="preserve"> diversity I</w:t>
      </w:r>
      <w:r w:rsidR="00E97F87" w:rsidRPr="00B76004">
        <w:rPr>
          <w:rFonts w:ascii="Times New Roman" w:eastAsia="Times New Roman" w:hAnsi="Times New Roman" w:cs="Times New Roman"/>
          <w:i/>
          <w:sz w:val="24"/>
          <w:szCs w:val="24"/>
        </w:rPr>
        <w:t>ndices for genetic data</w:t>
      </w:r>
    </w:p>
    <w:p w14:paraId="6F257F59" w14:textId="42458DF7" w:rsidR="007D68AE" w:rsidRDefault="00131E2F" w:rsidP="00B47107">
      <w:pPr>
        <w:spacing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Calculating </w:t>
      </w:r>
      <w:r w:rsidR="002F53A6">
        <w:rPr>
          <w:rFonts w:ascii="Times New Roman" w:eastAsia="Times New Roman" w:hAnsi="Times New Roman" w:cs="Times New Roman"/>
          <w:sz w:val="24"/>
          <w:szCs w:val="24"/>
          <w:lang w:val="en-GB"/>
        </w:rPr>
        <w:t>TBI involves computing dissimilarities</w:t>
      </w:r>
      <w:r w:rsidR="002F53A6" w:rsidRPr="002F53A6">
        <w:rPr>
          <w:rFonts w:ascii="Times New Roman" w:eastAsia="Times New Roman" w:hAnsi="Times New Roman" w:cs="Times New Roman"/>
          <w:sz w:val="24"/>
          <w:szCs w:val="24"/>
          <w:lang w:val="en-GB"/>
        </w:rPr>
        <w:t xml:space="preserve"> in species composition</w:t>
      </w:r>
      <w:r w:rsidR="003854C0">
        <w:rPr>
          <w:rFonts w:ascii="Times New Roman" w:eastAsia="Times New Roman" w:hAnsi="Times New Roman" w:cs="Times New Roman"/>
          <w:sz w:val="24"/>
          <w:szCs w:val="24"/>
          <w:lang w:val="en-GB"/>
        </w:rPr>
        <w:t xml:space="preserve"> </w:t>
      </w:r>
      <w:r w:rsidR="002F53A6">
        <w:rPr>
          <w:rFonts w:ascii="Times New Roman" w:eastAsia="Times New Roman" w:hAnsi="Times New Roman" w:cs="Times New Roman"/>
          <w:sz w:val="24"/>
          <w:szCs w:val="24"/>
          <w:lang w:val="en-GB"/>
        </w:rPr>
        <w:t xml:space="preserve">between </w:t>
      </w:r>
      <w:r w:rsidR="00713536">
        <w:rPr>
          <w:rFonts w:ascii="Times New Roman" w:eastAsia="Times New Roman" w:hAnsi="Times New Roman" w:cs="Times New Roman"/>
          <w:sz w:val="24"/>
          <w:szCs w:val="24"/>
          <w:lang w:val="en-GB"/>
        </w:rPr>
        <w:t xml:space="preserve">the data sampled at two different times at </w:t>
      </w:r>
      <w:r w:rsidR="0001712C">
        <w:rPr>
          <w:rFonts w:ascii="Times New Roman" w:eastAsia="Times New Roman" w:hAnsi="Times New Roman" w:cs="Times New Roman"/>
          <w:sz w:val="24"/>
          <w:szCs w:val="24"/>
          <w:lang w:val="en-GB"/>
        </w:rPr>
        <w:t>all</w:t>
      </w:r>
      <w:r w:rsidR="00713536">
        <w:rPr>
          <w:rFonts w:ascii="Times New Roman" w:eastAsia="Times New Roman" w:hAnsi="Times New Roman" w:cs="Times New Roman"/>
          <w:sz w:val="24"/>
          <w:szCs w:val="24"/>
          <w:lang w:val="en-GB"/>
        </w:rPr>
        <w:t xml:space="preserve"> </w:t>
      </w:r>
      <w:r w:rsidR="0001712C">
        <w:rPr>
          <w:rFonts w:ascii="Times New Roman" w:eastAsia="Times New Roman" w:hAnsi="Times New Roman" w:cs="Times New Roman"/>
          <w:sz w:val="24"/>
          <w:szCs w:val="24"/>
          <w:lang w:val="en-GB"/>
        </w:rPr>
        <w:t>sampling sites</w:t>
      </w:r>
      <w:r w:rsidR="004D4681">
        <w:rPr>
          <w:rFonts w:ascii="Times New Roman" w:eastAsia="Times New Roman" w:hAnsi="Times New Roman" w:cs="Times New Roman"/>
          <w:sz w:val="24"/>
          <w:szCs w:val="24"/>
          <w:lang w:val="en-GB"/>
        </w:rPr>
        <w:t>,</w:t>
      </w:r>
      <w:r w:rsidR="002F53A6">
        <w:rPr>
          <w:rFonts w:ascii="Times New Roman" w:eastAsia="Times New Roman" w:hAnsi="Times New Roman" w:cs="Times New Roman"/>
          <w:sz w:val="24"/>
          <w:szCs w:val="24"/>
          <w:lang w:val="en-GB"/>
        </w:rPr>
        <w:t xml:space="preserve"> and testing the significance </w:t>
      </w:r>
      <w:r w:rsidR="00713536">
        <w:rPr>
          <w:rFonts w:ascii="Times New Roman" w:eastAsia="Times New Roman" w:hAnsi="Times New Roman" w:cs="Times New Roman"/>
          <w:sz w:val="24"/>
          <w:szCs w:val="24"/>
          <w:lang w:val="en-GB"/>
        </w:rPr>
        <w:t xml:space="preserve">of these indices </w:t>
      </w:r>
      <w:r w:rsidR="002F53A6">
        <w:rPr>
          <w:rFonts w:ascii="Times New Roman" w:eastAsia="Times New Roman" w:hAnsi="Times New Roman" w:cs="Times New Roman"/>
          <w:sz w:val="24"/>
          <w:szCs w:val="24"/>
          <w:lang w:val="en-GB"/>
        </w:rPr>
        <w:t xml:space="preserve">through </w:t>
      </w:r>
      <w:r w:rsidR="00713536">
        <w:rPr>
          <w:rFonts w:ascii="Times New Roman" w:eastAsia="Times New Roman" w:hAnsi="Times New Roman" w:cs="Times New Roman"/>
          <w:sz w:val="24"/>
          <w:szCs w:val="24"/>
          <w:lang w:val="en-GB"/>
        </w:rPr>
        <w:t xml:space="preserve">simultaneous </w:t>
      </w:r>
      <w:r w:rsidR="002F53A6">
        <w:rPr>
          <w:rFonts w:ascii="Times New Roman" w:eastAsia="Times New Roman" w:hAnsi="Times New Roman" w:cs="Times New Roman"/>
          <w:sz w:val="24"/>
          <w:szCs w:val="24"/>
          <w:lang w:val="en-GB"/>
        </w:rPr>
        <w:t xml:space="preserve">permutations of the </w:t>
      </w:r>
      <w:r w:rsidR="00713536">
        <w:rPr>
          <w:rFonts w:ascii="Times New Roman" w:eastAsia="Times New Roman" w:hAnsi="Times New Roman" w:cs="Times New Roman"/>
          <w:sz w:val="24"/>
          <w:szCs w:val="24"/>
          <w:lang w:val="en-GB"/>
        </w:rPr>
        <w:t xml:space="preserve">two </w:t>
      </w:r>
      <w:r w:rsidR="002F53A6">
        <w:rPr>
          <w:rFonts w:ascii="Times New Roman" w:eastAsia="Times New Roman" w:hAnsi="Times New Roman" w:cs="Times New Roman"/>
          <w:sz w:val="24"/>
          <w:szCs w:val="24"/>
          <w:lang w:val="en-GB"/>
        </w:rPr>
        <w:t>site-</w:t>
      </w:r>
      <w:r w:rsidR="00713536">
        <w:rPr>
          <w:rFonts w:ascii="Times New Roman" w:eastAsia="Times New Roman" w:hAnsi="Times New Roman" w:cs="Times New Roman"/>
          <w:sz w:val="24"/>
          <w:szCs w:val="24"/>
          <w:lang w:val="en-GB"/>
        </w:rPr>
        <w:t>by-</w:t>
      </w:r>
      <w:r w:rsidR="002F53A6">
        <w:rPr>
          <w:rFonts w:ascii="Times New Roman" w:eastAsia="Times New Roman" w:hAnsi="Times New Roman" w:cs="Times New Roman"/>
          <w:sz w:val="24"/>
          <w:szCs w:val="24"/>
          <w:lang w:val="en-GB"/>
        </w:rPr>
        <w:t xml:space="preserve">species input matrices. </w:t>
      </w:r>
      <w:r w:rsidR="00D63CAD">
        <w:rPr>
          <w:rFonts w:ascii="Times New Roman" w:eastAsia="Times New Roman" w:hAnsi="Times New Roman" w:cs="Times New Roman"/>
          <w:sz w:val="24"/>
          <w:szCs w:val="24"/>
          <w:lang w:val="en-GB"/>
        </w:rPr>
        <w:t xml:space="preserve">In extending TBI to TGI, we used genetic distances </w:t>
      </w:r>
      <w:r w:rsidR="004D0391">
        <w:rPr>
          <w:rFonts w:ascii="Times New Roman" w:eastAsia="Times New Roman" w:hAnsi="Times New Roman" w:cs="Times New Roman"/>
          <w:sz w:val="24"/>
          <w:szCs w:val="24"/>
          <w:lang w:val="en-GB"/>
        </w:rPr>
        <w:t>(see Fig. 1 A for a simple example showing how we transformed t</w:t>
      </w:r>
      <w:r w:rsidR="00C930B1">
        <w:rPr>
          <w:rFonts w:ascii="Times New Roman" w:eastAsia="Times New Roman" w:hAnsi="Times New Roman" w:cs="Times New Roman"/>
          <w:sz w:val="24"/>
          <w:szCs w:val="24"/>
          <w:lang w:val="en-GB"/>
        </w:rPr>
        <w:t>w</w:t>
      </w:r>
      <w:r w:rsidR="004D0391">
        <w:rPr>
          <w:rFonts w:ascii="Times New Roman" w:eastAsia="Times New Roman" w:hAnsi="Times New Roman" w:cs="Times New Roman"/>
          <w:sz w:val="24"/>
          <w:szCs w:val="24"/>
          <w:lang w:val="en-GB"/>
        </w:rPr>
        <w:t>o temporal samples into a genetic distance</w:t>
      </w:r>
      <w:r w:rsidR="008139D8">
        <w:rPr>
          <w:rFonts w:ascii="Times New Roman" w:eastAsia="Times New Roman" w:hAnsi="Times New Roman" w:cs="Times New Roman"/>
          <w:sz w:val="24"/>
          <w:szCs w:val="24"/>
          <w:lang w:val="en-GB"/>
        </w:rPr>
        <w:t xml:space="preserve">, for </w:t>
      </w:r>
      <w:r w:rsidR="00EF1054">
        <w:rPr>
          <w:rFonts w:ascii="Times New Roman" w:eastAsia="Times New Roman" w:hAnsi="Times New Roman" w:cs="Times New Roman"/>
          <w:sz w:val="24"/>
          <w:szCs w:val="24"/>
          <w:lang w:val="en-GB"/>
        </w:rPr>
        <w:t xml:space="preserve">a </w:t>
      </w:r>
      <w:r w:rsidR="008139D8">
        <w:rPr>
          <w:rFonts w:ascii="Times New Roman" w:eastAsia="Times New Roman" w:hAnsi="Times New Roman" w:cs="Times New Roman"/>
          <w:sz w:val="24"/>
          <w:szCs w:val="24"/>
          <w:lang w:val="en-GB"/>
        </w:rPr>
        <w:t>two</w:t>
      </w:r>
      <w:r w:rsidR="00EF1054">
        <w:rPr>
          <w:rFonts w:ascii="Times New Roman" w:eastAsia="Times New Roman" w:hAnsi="Times New Roman" w:cs="Times New Roman"/>
          <w:sz w:val="24"/>
          <w:szCs w:val="24"/>
          <w:lang w:val="en-GB"/>
        </w:rPr>
        <w:t>-</w:t>
      </w:r>
      <w:r w:rsidR="00C930B1">
        <w:rPr>
          <w:rFonts w:ascii="Times New Roman" w:eastAsia="Times New Roman" w:hAnsi="Times New Roman" w:cs="Times New Roman"/>
          <w:sz w:val="24"/>
          <w:szCs w:val="24"/>
          <w:lang w:val="en-GB"/>
        </w:rPr>
        <w:t>site</w:t>
      </w:r>
      <w:r w:rsidR="00EF1054">
        <w:rPr>
          <w:rFonts w:ascii="Times New Roman" w:eastAsia="Times New Roman" w:hAnsi="Times New Roman" w:cs="Times New Roman"/>
          <w:sz w:val="24"/>
          <w:szCs w:val="24"/>
          <w:lang w:val="en-GB"/>
        </w:rPr>
        <w:t xml:space="preserve"> landscape</w:t>
      </w:r>
      <w:r w:rsidR="004D0391">
        <w:rPr>
          <w:rFonts w:ascii="Times New Roman" w:eastAsia="Times New Roman" w:hAnsi="Times New Roman" w:cs="Times New Roman"/>
          <w:sz w:val="24"/>
          <w:szCs w:val="24"/>
          <w:lang w:val="en-GB"/>
        </w:rPr>
        <w:t xml:space="preserve">) </w:t>
      </w:r>
      <w:r w:rsidR="00D63CAD">
        <w:rPr>
          <w:rFonts w:ascii="Times New Roman" w:eastAsia="Times New Roman" w:hAnsi="Times New Roman" w:cs="Times New Roman"/>
          <w:sz w:val="24"/>
          <w:szCs w:val="24"/>
          <w:lang w:val="en-GB"/>
        </w:rPr>
        <w:t xml:space="preserve">calculated from site-level </w:t>
      </w:r>
      <w:r w:rsidR="0001712C">
        <w:rPr>
          <w:rFonts w:ascii="Times New Roman" w:eastAsia="Times New Roman" w:hAnsi="Times New Roman" w:cs="Times New Roman"/>
          <w:sz w:val="24"/>
          <w:szCs w:val="24"/>
          <w:lang w:val="en-GB"/>
        </w:rPr>
        <w:t>allele frequencies</w:t>
      </w:r>
      <w:r w:rsidR="00D63CAD">
        <w:rPr>
          <w:rFonts w:ascii="Times New Roman" w:eastAsia="Times New Roman" w:hAnsi="Times New Roman" w:cs="Times New Roman"/>
          <w:sz w:val="24"/>
          <w:szCs w:val="24"/>
          <w:lang w:val="en-GB"/>
        </w:rPr>
        <w:t xml:space="preserve"> instead of community dissimilarities to compare the two differen</w:t>
      </w:r>
      <w:r w:rsidR="00C930B1">
        <w:rPr>
          <w:rFonts w:ascii="Times New Roman" w:eastAsia="Times New Roman" w:hAnsi="Times New Roman" w:cs="Times New Roman"/>
          <w:sz w:val="24"/>
          <w:szCs w:val="24"/>
          <w:lang w:val="en-GB"/>
        </w:rPr>
        <w:t xml:space="preserve">t temporal </w:t>
      </w:r>
      <w:r w:rsidR="00C930B1">
        <w:rPr>
          <w:rFonts w:ascii="Times New Roman" w:eastAsia="Times New Roman" w:hAnsi="Times New Roman" w:cs="Times New Roman"/>
          <w:sz w:val="24"/>
          <w:szCs w:val="24"/>
          <w:lang w:val="en-GB"/>
        </w:rPr>
        <w:lastRenderedPageBreak/>
        <w:t>samples</w:t>
      </w:r>
      <w:r w:rsidR="00A277A6">
        <w:rPr>
          <w:rFonts w:ascii="Times New Roman" w:eastAsia="Times New Roman" w:hAnsi="Times New Roman" w:cs="Times New Roman"/>
          <w:sz w:val="24"/>
          <w:szCs w:val="24"/>
          <w:lang w:val="en-GB"/>
        </w:rPr>
        <w:t xml:space="preserve">. </w:t>
      </w:r>
      <w:r w:rsidR="00E946DA">
        <w:rPr>
          <w:rFonts w:ascii="Times New Roman" w:eastAsia="Times New Roman" w:hAnsi="Times New Roman" w:cs="Times New Roman"/>
          <w:sz w:val="24"/>
          <w:szCs w:val="24"/>
          <w:lang w:val="en-GB"/>
        </w:rPr>
        <w:t>In this case, t</w:t>
      </w:r>
      <w:r w:rsidR="006368E7">
        <w:rPr>
          <w:rFonts w:ascii="Times New Roman" w:eastAsia="Times New Roman" w:hAnsi="Times New Roman" w:cs="Times New Roman"/>
          <w:sz w:val="24"/>
          <w:szCs w:val="24"/>
          <w:lang w:val="en-GB"/>
        </w:rPr>
        <w:t>he</w:t>
      </w:r>
      <w:r w:rsidR="002F53A6">
        <w:rPr>
          <w:rFonts w:ascii="Times New Roman" w:eastAsia="Times New Roman" w:hAnsi="Times New Roman" w:cs="Times New Roman"/>
          <w:sz w:val="24"/>
          <w:szCs w:val="24"/>
          <w:lang w:val="en-GB"/>
        </w:rPr>
        <w:t xml:space="preserve"> null hypothesis </w:t>
      </w:r>
      <w:r w:rsidR="00E946DA">
        <w:rPr>
          <w:rFonts w:ascii="Times New Roman" w:eastAsia="Times New Roman" w:hAnsi="Times New Roman" w:cs="Times New Roman"/>
          <w:sz w:val="24"/>
          <w:szCs w:val="24"/>
          <w:lang w:val="en-GB"/>
        </w:rPr>
        <w:t xml:space="preserve">is </w:t>
      </w:r>
      <w:r w:rsidR="002F53A6">
        <w:rPr>
          <w:rFonts w:ascii="Times New Roman" w:eastAsia="Times New Roman" w:hAnsi="Times New Roman" w:cs="Times New Roman"/>
          <w:sz w:val="24"/>
          <w:szCs w:val="24"/>
          <w:lang w:val="en-GB"/>
        </w:rPr>
        <w:t xml:space="preserve">that genetic </w:t>
      </w:r>
      <w:r w:rsidR="00713536">
        <w:rPr>
          <w:rFonts w:ascii="Times New Roman" w:eastAsia="Times New Roman" w:hAnsi="Times New Roman" w:cs="Times New Roman"/>
          <w:sz w:val="24"/>
          <w:szCs w:val="24"/>
          <w:lang w:val="en-GB"/>
        </w:rPr>
        <w:t xml:space="preserve">composition </w:t>
      </w:r>
      <w:r w:rsidR="00E946DA">
        <w:rPr>
          <w:rFonts w:ascii="Times New Roman" w:eastAsia="Times New Roman" w:hAnsi="Times New Roman" w:cs="Times New Roman"/>
          <w:sz w:val="24"/>
          <w:szCs w:val="24"/>
          <w:lang w:val="en-GB"/>
        </w:rPr>
        <w:t xml:space="preserve">does </w:t>
      </w:r>
      <w:r w:rsidR="00A84ED9">
        <w:rPr>
          <w:rFonts w:ascii="Times New Roman" w:eastAsia="Times New Roman" w:hAnsi="Times New Roman" w:cs="Times New Roman"/>
          <w:sz w:val="24"/>
          <w:szCs w:val="24"/>
          <w:lang w:val="en-GB"/>
        </w:rPr>
        <w:t xml:space="preserve">not differ </w:t>
      </w:r>
      <w:r w:rsidR="002F53A6">
        <w:rPr>
          <w:rFonts w:ascii="Times New Roman" w:eastAsia="Times New Roman" w:hAnsi="Times New Roman" w:cs="Times New Roman"/>
          <w:sz w:val="24"/>
          <w:szCs w:val="24"/>
          <w:lang w:val="en-GB"/>
        </w:rPr>
        <w:t xml:space="preserve">between </w:t>
      </w:r>
      <w:r w:rsidR="00A84ED9">
        <w:rPr>
          <w:rFonts w:ascii="Times New Roman" w:eastAsia="Times New Roman" w:hAnsi="Times New Roman" w:cs="Times New Roman"/>
          <w:sz w:val="24"/>
          <w:szCs w:val="24"/>
          <w:lang w:val="en-GB"/>
        </w:rPr>
        <w:t xml:space="preserve">the two points in time that were </w:t>
      </w:r>
      <w:r w:rsidR="00596B92">
        <w:rPr>
          <w:rFonts w:ascii="Times New Roman" w:eastAsia="Times New Roman" w:hAnsi="Times New Roman" w:cs="Times New Roman"/>
          <w:sz w:val="24"/>
          <w:szCs w:val="24"/>
          <w:lang w:val="en-GB"/>
        </w:rPr>
        <w:t>sampled</w:t>
      </w:r>
      <w:r w:rsidR="00C930B1">
        <w:rPr>
          <w:rFonts w:ascii="Times New Roman" w:eastAsia="Times New Roman" w:hAnsi="Times New Roman" w:cs="Times New Roman"/>
          <w:sz w:val="24"/>
          <w:szCs w:val="24"/>
          <w:lang w:val="en-GB"/>
        </w:rPr>
        <w:t>, more than is expected by typical processe</w:t>
      </w:r>
      <w:r w:rsidR="00311A8D">
        <w:rPr>
          <w:rFonts w:ascii="Times New Roman" w:eastAsia="Times New Roman" w:hAnsi="Times New Roman" w:cs="Times New Roman"/>
          <w:sz w:val="24"/>
          <w:szCs w:val="24"/>
          <w:lang w:val="en-GB"/>
        </w:rPr>
        <w:t>s</w:t>
      </w:r>
      <w:r w:rsidR="004D4681">
        <w:rPr>
          <w:rFonts w:ascii="Times New Roman" w:eastAsia="Times New Roman" w:hAnsi="Times New Roman" w:cs="Times New Roman"/>
          <w:sz w:val="24"/>
          <w:szCs w:val="24"/>
          <w:lang w:val="en-GB"/>
        </w:rPr>
        <w:t>.</w:t>
      </w:r>
    </w:p>
    <w:p w14:paraId="0E14A362" w14:textId="52BA27F3" w:rsidR="00D92DB8" w:rsidRDefault="008D49F5"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B</w:t>
      </w:r>
      <w:r w:rsidRPr="00E273FB">
        <w:rPr>
          <w:rFonts w:ascii="Times New Roman" w:eastAsia="Times New Roman" w:hAnsi="Times New Roman" w:cs="Times New Roman"/>
          <w:sz w:val="24"/>
          <w:szCs w:val="24"/>
          <w:lang w:val="en-GB"/>
        </w:rPr>
        <w:t xml:space="preserve">ackground </w:t>
      </w:r>
      <w:r>
        <w:rPr>
          <w:rFonts w:ascii="Times New Roman" w:eastAsia="Times New Roman" w:hAnsi="Times New Roman" w:cs="Times New Roman"/>
          <w:sz w:val="24"/>
          <w:szCs w:val="24"/>
          <w:lang w:val="en-GB"/>
        </w:rPr>
        <w:t xml:space="preserve">genetic </w:t>
      </w:r>
      <w:r w:rsidRPr="00E273FB">
        <w:rPr>
          <w:rFonts w:ascii="Times New Roman" w:eastAsia="Times New Roman" w:hAnsi="Times New Roman" w:cs="Times New Roman"/>
          <w:sz w:val="24"/>
          <w:szCs w:val="24"/>
          <w:lang w:val="en-GB"/>
        </w:rPr>
        <w:t>processes</w:t>
      </w:r>
      <w:r>
        <w:rPr>
          <w:rFonts w:ascii="Times New Roman" w:eastAsia="Times New Roman" w:hAnsi="Times New Roman" w:cs="Times New Roman"/>
          <w:sz w:val="24"/>
          <w:szCs w:val="24"/>
          <w:lang w:val="en-GB"/>
        </w:rPr>
        <w:t xml:space="preserve"> such as drift can also result in temporal differences in genetic structure. The challenge </w:t>
      </w:r>
      <w:r w:rsidRPr="00295FF4">
        <w:rPr>
          <w:rFonts w:ascii="Times New Roman" w:eastAsia="Times New Roman" w:hAnsi="Times New Roman" w:cs="Times New Roman"/>
          <w:sz w:val="24"/>
          <w:szCs w:val="24"/>
          <w:lang w:val="en-GB"/>
        </w:rPr>
        <w:t xml:space="preserve">is </w:t>
      </w:r>
      <w:r>
        <w:rPr>
          <w:rFonts w:ascii="Times New Roman" w:eastAsia="Times New Roman" w:hAnsi="Times New Roman" w:cs="Times New Roman"/>
          <w:sz w:val="24"/>
          <w:szCs w:val="24"/>
          <w:lang w:val="en-GB"/>
        </w:rPr>
        <w:t xml:space="preserve">therefore to identify temporal </w:t>
      </w:r>
      <w:r w:rsidRPr="00295FF4">
        <w:rPr>
          <w:rFonts w:ascii="Times New Roman" w:eastAsia="Times New Roman" w:hAnsi="Times New Roman" w:cs="Times New Roman"/>
          <w:sz w:val="24"/>
          <w:szCs w:val="24"/>
          <w:lang w:val="en-GB"/>
        </w:rPr>
        <w:t>change</w:t>
      </w:r>
      <w:r>
        <w:rPr>
          <w:rFonts w:ascii="Times New Roman" w:eastAsia="Times New Roman" w:hAnsi="Times New Roman" w:cs="Times New Roman"/>
          <w:sz w:val="24"/>
          <w:szCs w:val="24"/>
          <w:lang w:val="en-GB"/>
        </w:rPr>
        <w:t>s that are significantly different from what one would expect under a drift only scenario.</w:t>
      </w:r>
      <w:r w:rsidR="007D68AE" w:rsidRPr="00295FF4">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Because t</w:t>
      </w:r>
      <w:r w:rsidR="00F07F7B">
        <w:rPr>
          <w:rFonts w:ascii="Times New Roman" w:eastAsia="Times New Roman" w:hAnsi="Times New Roman" w:cs="Times New Roman"/>
          <w:sz w:val="24"/>
          <w:szCs w:val="24"/>
          <w:lang w:val="en-GB"/>
        </w:rPr>
        <w:t>here are no reference distributions for what constitute</w:t>
      </w:r>
      <w:r w:rsidR="00E9164A">
        <w:rPr>
          <w:rFonts w:ascii="Times New Roman" w:eastAsia="Times New Roman" w:hAnsi="Times New Roman" w:cs="Times New Roman"/>
          <w:sz w:val="24"/>
          <w:szCs w:val="24"/>
          <w:lang w:val="en-GB"/>
        </w:rPr>
        <w:t>s</w:t>
      </w:r>
      <w:r w:rsidR="00F07F7B">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 xml:space="preserve">a </w:t>
      </w:r>
      <w:r w:rsidR="00F07F7B">
        <w:rPr>
          <w:rFonts w:ascii="Times New Roman" w:eastAsia="Times New Roman" w:hAnsi="Times New Roman" w:cs="Times New Roman"/>
          <w:sz w:val="24"/>
          <w:szCs w:val="24"/>
          <w:lang w:val="en-GB"/>
        </w:rPr>
        <w:t>significant temporal genetic change</w:t>
      </w:r>
      <w:r w:rsidR="004D4681">
        <w:rPr>
          <w:rFonts w:ascii="Times New Roman" w:eastAsia="Times New Roman" w:hAnsi="Times New Roman" w:cs="Times New Roman"/>
          <w:sz w:val="24"/>
          <w:szCs w:val="24"/>
          <w:lang w:val="en-GB"/>
        </w:rPr>
        <w:t>,</w:t>
      </w:r>
      <w:r w:rsidR="00F07F7B">
        <w:rPr>
          <w:rFonts w:ascii="Times New Roman" w:eastAsia="Times New Roman" w:hAnsi="Times New Roman" w:cs="Times New Roman"/>
          <w:sz w:val="24"/>
          <w:szCs w:val="24"/>
          <w:lang w:val="en-GB"/>
        </w:rPr>
        <w:t xml:space="preserve"> </w:t>
      </w:r>
      <w:r w:rsidR="00713536">
        <w:rPr>
          <w:rFonts w:ascii="Times New Roman" w:eastAsia="Times New Roman" w:hAnsi="Times New Roman" w:cs="Times New Roman"/>
          <w:sz w:val="24"/>
          <w:szCs w:val="24"/>
          <w:lang w:val="en-GB"/>
        </w:rPr>
        <w:t xml:space="preserve">we use a </w:t>
      </w:r>
      <w:r w:rsidR="00F07F7B">
        <w:rPr>
          <w:rFonts w:ascii="Times New Roman" w:eastAsia="Times New Roman" w:hAnsi="Times New Roman" w:cs="Times New Roman"/>
          <w:sz w:val="24"/>
          <w:szCs w:val="24"/>
          <w:lang w:val="en-GB"/>
        </w:rPr>
        <w:t>p</w:t>
      </w:r>
      <w:r w:rsidR="007D68AE" w:rsidRPr="00295FF4">
        <w:rPr>
          <w:rFonts w:ascii="Times New Roman" w:eastAsia="Times New Roman" w:hAnsi="Times New Roman" w:cs="Times New Roman"/>
          <w:sz w:val="24"/>
          <w:szCs w:val="24"/>
          <w:lang w:val="en-GB"/>
        </w:rPr>
        <w:t xml:space="preserve">ermutation-based approach to generate a distribution of values </w:t>
      </w:r>
      <w:r w:rsidR="00713536">
        <w:rPr>
          <w:rFonts w:ascii="Times New Roman" w:eastAsia="Times New Roman" w:hAnsi="Times New Roman" w:cs="Times New Roman"/>
          <w:sz w:val="24"/>
          <w:szCs w:val="24"/>
          <w:lang w:val="en-GB"/>
        </w:rPr>
        <w:t xml:space="preserve">to </w:t>
      </w:r>
      <w:r w:rsidR="00F07F7B">
        <w:rPr>
          <w:rFonts w:ascii="Times New Roman" w:eastAsia="Times New Roman" w:hAnsi="Times New Roman" w:cs="Times New Roman"/>
          <w:sz w:val="24"/>
          <w:szCs w:val="24"/>
          <w:lang w:val="en-GB"/>
        </w:rPr>
        <w:t xml:space="preserve">which </w:t>
      </w:r>
      <w:r>
        <w:rPr>
          <w:rFonts w:ascii="Times New Roman" w:eastAsia="Times New Roman" w:hAnsi="Times New Roman" w:cs="Times New Roman"/>
          <w:sz w:val="24"/>
          <w:szCs w:val="24"/>
          <w:lang w:val="en-GB"/>
        </w:rPr>
        <w:t xml:space="preserve">an </w:t>
      </w:r>
      <w:r w:rsidR="00F07F7B">
        <w:rPr>
          <w:rFonts w:ascii="Times New Roman" w:eastAsia="Times New Roman" w:hAnsi="Times New Roman" w:cs="Times New Roman"/>
          <w:sz w:val="24"/>
          <w:szCs w:val="24"/>
          <w:lang w:val="en-GB"/>
        </w:rPr>
        <w:t>observed value</w:t>
      </w:r>
      <w:r w:rsidR="009B6270">
        <w:rPr>
          <w:rFonts w:ascii="Times New Roman" w:eastAsia="Times New Roman" w:hAnsi="Times New Roman" w:cs="Times New Roman"/>
          <w:sz w:val="24"/>
          <w:szCs w:val="24"/>
          <w:lang w:val="en-GB"/>
        </w:rPr>
        <w:t xml:space="preserve"> can be compared.</w:t>
      </w:r>
    </w:p>
    <w:p w14:paraId="52F3986E" w14:textId="4F21AFFA" w:rsidR="00AF3E77" w:rsidRPr="00D92DB8" w:rsidRDefault="00813DBB" w:rsidP="00B47107">
      <w:pPr>
        <w:spacing w:before="240" w:after="240" w:line="480" w:lineRule="auto"/>
        <w:rPr>
          <w:rFonts w:ascii="Times New Roman" w:eastAsia="Times New Roman" w:hAnsi="Times New Roman" w:cs="Times New Roman"/>
          <w:sz w:val="24"/>
          <w:szCs w:val="24"/>
        </w:rPr>
      </w:pPr>
      <w:r w:rsidRPr="002F53A6">
        <w:rPr>
          <w:rFonts w:ascii="Times New Roman" w:eastAsia="Times New Roman" w:hAnsi="Times New Roman" w:cs="Times New Roman"/>
          <w:sz w:val="24"/>
          <w:szCs w:val="24"/>
          <w:lang w:val="en-GB"/>
        </w:rPr>
        <w:t>Test</w:t>
      </w:r>
      <w:r>
        <w:rPr>
          <w:rFonts w:ascii="Times New Roman" w:eastAsia="Times New Roman" w:hAnsi="Times New Roman" w:cs="Times New Roman"/>
          <w:sz w:val="24"/>
          <w:szCs w:val="24"/>
          <w:lang w:val="en-GB"/>
        </w:rPr>
        <w:t>ing the</w:t>
      </w:r>
      <w:r w:rsidRPr="002F53A6">
        <w:rPr>
          <w:rFonts w:ascii="Times New Roman" w:eastAsia="Times New Roman" w:hAnsi="Times New Roman" w:cs="Times New Roman"/>
          <w:sz w:val="24"/>
          <w:szCs w:val="24"/>
          <w:lang w:val="en-GB"/>
        </w:rPr>
        <w:t xml:space="preserve"> significance of</w:t>
      </w:r>
      <w:r>
        <w:rPr>
          <w:rFonts w:ascii="Times New Roman" w:eastAsia="Times New Roman" w:hAnsi="Times New Roman" w:cs="Times New Roman"/>
          <w:sz w:val="24"/>
          <w:szCs w:val="24"/>
          <w:lang w:val="en-GB"/>
        </w:rPr>
        <w:t xml:space="preserve"> TGI involved permuting the input genotypic matrices. Here, w</w:t>
      </w:r>
      <w:r w:rsidR="004306AD">
        <w:rPr>
          <w:rFonts w:ascii="Times New Roman" w:eastAsia="Times New Roman" w:hAnsi="Times New Roman" w:cs="Times New Roman"/>
          <w:sz w:val="24"/>
          <w:szCs w:val="24"/>
          <w:lang w:val="en-GB"/>
        </w:rPr>
        <w:t>e permute</w:t>
      </w:r>
      <w:r w:rsidR="0061427D">
        <w:rPr>
          <w:rFonts w:ascii="Times New Roman" w:eastAsia="Times New Roman" w:hAnsi="Times New Roman" w:cs="Times New Roman"/>
          <w:sz w:val="24"/>
          <w:szCs w:val="24"/>
          <w:lang w:val="en-GB"/>
        </w:rPr>
        <w:t>d</w:t>
      </w:r>
      <w:r w:rsidR="004306AD">
        <w:rPr>
          <w:rFonts w:ascii="Times New Roman" w:eastAsia="Times New Roman" w:hAnsi="Times New Roman" w:cs="Times New Roman"/>
          <w:sz w:val="24"/>
          <w:szCs w:val="24"/>
          <w:lang w:val="en-GB"/>
        </w:rPr>
        <w:t xml:space="preserve"> </w:t>
      </w:r>
      <w:r w:rsidR="00F236E8">
        <w:rPr>
          <w:rFonts w:ascii="Times New Roman" w:eastAsia="Times New Roman" w:hAnsi="Times New Roman" w:cs="Times New Roman"/>
          <w:sz w:val="24"/>
          <w:szCs w:val="24"/>
          <w:lang w:val="en-GB"/>
        </w:rPr>
        <w:t xml:space="preserve">the </w:t>
      </w:r>
      <w:r w:rsidR="00384CD3">
        <w:rPr>
          <w:rFonts w:ascii="Times New Roman" w:eastAsia="Times New Roman" w:hAnsi="Times New Roman" w:cs="Times New Roman"/>
          <w:sz w:val="24"/>
          <w:szCs w:val="24"/>
          <w:lang w:val="en-GB"/>
        </w:rPr>
        <w:t>genotypes</w:t>
      </w:r>
      <w:r w:rsidR="00F236E8">
        <w:rPr>
          <w:rFonts w:ascii="Times New Roman" w:eastAsia="Times New Roman" w:hAnsi="Times New Roman" w:cs="Times New Roman"/>
          <w:sz w:val="24"/>
          <w:szCs w:val="24"/>
          <w:lang w:val="en-GB"/>
        </w:rPr>
        <w:t xml:space="preserve"> at each </w:t>
      </w:r>
      <w:r w:rsidR="0061427D">
        <w:rPr>
          <w:rFonts w:ascii="Times New Roman" w:eastAsia="Times New Roman" w:hAnsi="Times New Roman" w:cs="Times New Roman"/>
          <w:sz w:val="24"/>
          <w:szCs w:val="24"/>
          <w:lang w:val="en-GB"/>
        </w:rPr>
        <w:t>loc</w:t>
      </w:r>
      <w:r w:rsidR="00F236E8">
        <w:rPr>
          <w:rFonts w:ascii="Times New Roman" w:eastAsia="Times New Roman" w:hAnsi="Times New Roman" w:cs="Times New Roman"/>
          <w:sz w:val="24"/>
          <w:szCs w:val="24"/>
          <w:lang w:val="en-GB"/>
        </w:rPr>
        <w:t>us</w:t>
      </w:r>
      <w:r w:rsidR="0061427D">
        <w:rPr>
          <w:rFonts w:ascii="Times New Roman" w:eastAsia="Times New Roman" w:hAnsi="Times New Roman" w:cs="Times New Roman"/>
          <w:sz w:val="24"/>
          <w:szCs w:val="24"/>
          <w:lang w:val="en-GB"/>
        </w:rPr>
        <w:t xml:space="preserve"> in the same way in both </w:t>
      </w:r>
      <w:r w:rsidR="00F236E8">
        <w:rPr>
          <w:rFonts w:ascii="Times New Roman" w:eastAsia="Times New Roman" w:hAnsi="Times New Roman" w:cs="Times New Roman"/>
          <w:sz w:val="24"/>
          <w:szCs w:val="24"/>
          <w:lang w:val="en-GB"/>
        </w:rPr>
        <w:t xml:space="preserve">time </w:t>
      </w:r>
      <w:r w:rsidR="0061427D">
        <w:rPr>
          <w:rFonts w:ascii="Times New Roman" w:eastAsia="Times New Roman" w:hAnsi="Times New Roman" w:cs="Times New Roman"/>
          <w:sz w:val="24"/>
          <w:szCs w:val="24"/>
          <w:lang w:val="en-GB"/>
        </w:rPr>
        <w:t>samples</w:t>
      </w:r>
      <w:r w:rsidR="000B3F8B">
        <w:rPr>
          <w:rFonts w:ascii="Times New Roman" w:eastAsia="Times New Roman" w:hAnsi="Times New Roman" w:cs="Times New Roman"/>
          <w:sz w:val="24"/>
          <w:szCs w:val="24"/>
          <w:lang w:val="en-GB"/>
        </w:rPr>
        <w:t xml:space="preserve"> (</w:t>
      </w:r>
      <w:r w:rsidR="008139D8">
        <w:rPr>
          <w:rFonts w:ascii="Times New Roman" w:eastAsia="Times New Roman" w:hAnsi="Times New Roman" w:cs="Times New Roman"/>
          <w:sz w:val="24"/>
          <w:szCs w:val="24"/>
          <w:lang w:val="en-GB"/>
        </w:rPr>
        <w:t xml:space="preserve">see </w:t>
      </w:r>
      <w:r w:rsidR="000B3F8B">
        <w:rPr>
          <w:rFonts w:ascii="Times New Roman" w:eastAsia="Times New Roman" w:hAnsi="Times New Roman" w:cs="Times New Roman"/>
          <w:sz w:val="24"/>
          <w:szCs w:val="24"/>
          <w:lang w:val="en-GB"/>
        </w:rPr>
        <w:t>Fig. 1 B</w:t>
      </w:r>
      <w:r w:rsidR="008139D8">
        <w:rPr>
          <w:rFonts w:ascii="Times New Roman" w:eastAsia="Times New Roman" w:hAnsi="Times New Roman" w:cs="Times New Roman"/>
          <w:sz w:val="24"/>
          <w:szCs w:val="24"/>
          <w:lang w:val="en-GB"/>
        </w:rPr>
        <w:t xml:space="preserve"> for a simple example showing how we conducted the permutations, for </w:t>
      </w:r>
      <w:r w:rsidR="00EF1054">
        <w:rPr>
          <w:rFonts w:ascii="Times New Roman" w:eastAsia="Times New Roman" w:hAnsi="Times New Roman" w:cs="Times New Roman"/>
          <w:sz w:val="24"/>
          <w:szCs w:val="24"/>
          <w:lang w:val="en-GB"/>
        </w:rPr>
        <w:t xml:space="preserve">a </w:t>
      </w:r>
      <w:r w:rsidR="008139D8">
        <w:rPr>
          <w:rFonts w:ascii="Times New Roman" w:eastAsia="Times New Roman" w:hAnsi="Times New Roman" w:cs="Times New Roman"/>
          <w:sz w:val="24"/>
          <w:szCs w:val="24"/>
          <w:lang w:val="en-GB"/>
        </w:rPr>
        <w:t>two</w:t>
      </w:r>
      <w:r w:rsidR="00EF1054">
        <w:rPr>
          <w:rFonts w:ascii="Times New Roman" w:eastAsia="Times New Roman" w:hAnsi="Times New Roman" w:cs="Times New Roman"/>
          <w:sz w:val="24"/>
          <w:szCs w:val="24"/>
          <w:lang w:val="en-GB"/>
        </w:rPr>
        <w:t>-</w:t>
      </w:r>
      <w:r w:rsidR="008139D8">
        <w:rPr>
          <w:rFonts w:ascii="Times New Roman" w:eastAsia="Times New Roman" w:hAnsi="Times New Roman" w:cs="Times New Roman"/>
          <w:sz w:val="24"/>
          <w:szCs w:val="24"/>
          <w:lang w:val="en-GB"/>
        </w:rPr>
        <w:t>site</w:t>
      </w:r>
      <w:r w:rsidR="00EF1054">
        <w:rPr>
          <w:rFonts w:ascii="Times New Roman" w:eastAsia="Times New Roman" w:hAnsi="Times New Roman" w:cs="Times New Roman"/>
          <w:sz w:val="24"/>
          <w:szCs w:val="24"/>
          <w:lang w:val="en-GB"/>
        </w:rPr>
        <w:t xml:space="preserve"> landscape</w:t>
      </w:r>
      <w:r w:rsidR="000B3F8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using the </w:t>
      </w:r>
      <w:r w:rsidR="00384CD3">
        <w:rPr>
          <w:rFonts w:ascii="Times New Roman" w:eastAsia="Times New Roman" w:hAnsi="Times New Roman" w:cs="Times New Roman"/>
          <w:i/>
          <w:sz w:val="24"/>
          <w:szCs w:val="24"/>
          <w:lang w:val="en-GB"/>
        </w:rPr>
        <w:t>poppr</w:t>
      </w:r>
      <w:r w:rsidR="00384CD3">
        <w:rPr>
          <w:rFonts w:ascii="Times New Roman" w:eastAsia="Times New Roman" w:hAnsi="Times New Roman" w:cs="Times New Roman"/>
          <w:sz w:val="24"/>
          <w:szCs w:val="24"/>
          <w:lang w:val="en-GB"/>
        </w:rPr>
        <w:t xml:space="preserve"> R package </w:t>
      </w:r>
      <w:r w:rsidR="00384CD3" w:rsidRPr="0007763B">
        <w:rPr>
          <w:rFonts w:ascii="Times New Roman" w:eastAsia="Times New Roman" w:hAnsi="Times New Roman" w:cs="Times New Roman"/>
          <w:sz w:val="24"/>
          <w:szCs w:val="24"/>
          <w:lang w:val="en-GB"/>
        </w:rPr>
        <w:t xml:space="preserve">(see </w:t>
      </w:r>
      <w:r w:rsidR="00384CD3" w:rsidRPr="0007763B">
        <w:rPr>
          <w:rFonts w:ascii="Times New Roman" w:eastAsia="Times New Roman" w:hAnsi="Times New Roman" w:cs="Times New Roman"/>
          <w:i/>
          <w:sz w:val="24"/>
          <w:szCs w:val="24"/>
          <w:lang w:val="en-GB"/>
        </w:rPr>
        <w:t>Software</w:t>
      </w:r>
      <w:r w:rsidR="00384CD3" w:rsidRPr="0007763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This permutation was chosen because it maintains allelic structure and heterozygosity </w:t>
      </w:r>
      <w:r w:rsidR="00384CD3">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[47]","plainTextFormattedCitation":"[47]","previouslyFormattedCitation":"[46]"},"properties":{"noteIndex":0},"schema":"https://github.com/citation-style-language/schema/raw/master/csl-citation.json"}</w:instrText>
      </w:r>
      <w:r w:rsidR="00384CD3">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[47]</w:t>
      </w:r>
      <w:r w:rsidR="00384CD3">
        <w:rPr>
          <w:rFonts w:ascii="Times New Roman" w:eastAsia="Times New Roman" w:hAnsi="Times New Roman" w:cs="Times New Roman"/>
          <w:sz w:val="24"/>
          <w:szCs w:val="24"/>
          <w:lang w:val="en-GB"/>
        </w:rPr>
        <w:fldChar w:fldCharType="end"/>
      </w:r>
      <w:r w:rsidR="00384CD3">
        <w:rPr>
          <w:rFonts w:ascii="Times New Roman" w:eastAsia="Times New Roman" w:hAnsi="Times New Roman" w:cs="Times New Roman"/>
          <w:sz w:val="24"/>
          <w:szCs w:val="24"/>
          <w:lang w:val="en-GB"/>
        </w:rPr>
        <w:t xml:space="preserve">. </w:t>
      </w:r>
      <w:r w:rsidR="008268BA">
        <w:rPr>
          <w:rFonts w:ascii="Times New Roman" w:eastAsia="Times New Roman" w:hAnsi="Times New Roman" w:cs="Times New Roman"/>
          <w:sz w:val="24"/>
          <w:szCs w:val="24"/>
          <w:lang w:val="en-GB"/>
        </w:rPr>
        <w:t>W</w:t>
      </w:r>
      <w:r w:rsidR="000270B4" w:rsidRPr="0007763B">
        <w:rPr>
          <w:rFonts w:ascii="Times New Roman" w:eastAsia="Times New Roman" w:hAnsi="Times New Roman" w:cs="Times New Roman"/>
          <w:sz w:val="24"/>
          <w:szCs w:val="24"/>
          <w:lang w:val="en-GB"/>
        </w:rPr>
        <w:t>e used 999 permutations in all analyses.</w:t>
      </w:r>
    </w:p>
    <w:p w14:paraId="2E1A92E5" w14:textId="77777777" w:rsidR="00F54551" w:rsidRPr="0007763B" w:rsidRDefault="00F54551" w:rsidP="00B47107">
      <w:pPr>
        <w:spacing w:before="240" w:after="240" w:line="480" w:lineRule="auto"/>
        <w:rPr>
          <w:rFonts w:ascii="Times New Roman" w:eastAsia="Times New Roman" w:hAnsi="Times New Roman" w:cs="Times New Roman"/>
          <w:sz w:val="24"/>
          <w:szCs w:val="24"/>
          <w:lang w:val="en-GB"/>
        </w:rPr>
      </w:pPr>
    </w:p>
    <w:p w14:paraId="014CBD6E" w14:textId="3A8B9458" w:rsidR="00596B92" w:rsidRPr="00787B05" w:rsidRDefault="00596B92" w:rsidP="00B47107">
      <w:pPr>
        <w:spacing w:before="240" w:after="240" w:line="480" w:lineRule="auto"/>
        <w:rPr>
          <w:rFonts w:ascii="Times New Roman" w:eastAsia="Times New Roman" w:hAnsi="Times New Roman" w:cs="Times New Roman"/>
          <w:i/>
          <w:sz w:val="24"/>
          <w:szCs w:val="24"/>
          <w:lang w:val="en-GB"/>
        </w:rPr>
      </w:pPr>
      <w:r w:rsidRPr="00787B05">
        <w:rPr>
          <w:rFonts w:ascii="Times New Roman" w:eastAsia="Times New Roman" w:hAnsi="Times New Roman" w:cs="Times New Roman"/>
          <w:i/>
          <w:sz w:val="24"/>
          <w:szCs w:val="24"/>
          <w:lang w:val="en-GB"/>
        </w:rPr>
        <w:t>G</w:t>
      </w:r>
      <w:r w:rsidR="006368E7" w:rsidRPr="00787B05">
        <w:rPr>
          <w:rFonts w:ascii="Times New Roman" w:eastAsia="Times New Roman" w:hAnsi="Times New Roman" w:cs="Times New Roman"/>
          <w:i/>
          <w:sz w:val="24"/>
          <w:szCs w:val="24"/>
          <w:lang w:val="en-GB"/>
        </w:rPr>
        <w:t>enetic distance</w:t>
      </w:r>
    </w:p>
    <w:p w14:paraId="4A915AFC" w14:textId="03E6724B" w:rsidR="00AD490A" w:rsidRPr="006F59FE" w:rsidRDefault="00596B92" w:rsidP="00B47107">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sz w:val="24"/>
          <w:szCs w:val="24"/>
          <w:lang w:val="en-GB"/>
        </w:rPr>
        <w:t>Genetic distance</w:t>
      </w:r>
      <w:r w:rsidR="00D2058D">
        <w:rPr>
          <w:rFonts w:ascii="Times New Roman" w:eastAsia="Times New Roman" w:hAnsi="Times New Roman" w:cs="Times New Roman"/>
          <w:sz w:val="24"/>
          <w:szCs w:val="24"/>
          <w:lang w:val="en-GB"/>
        </w:rPr>
        <w:t>s</w:t>
      </w:r>
      <w:r>
        <w:rPr>
          <w:rFonts w:ascii="Times New Roman" w:eastAsia="Times New Roman" w:hAnsi="Times New Roman" w:cs="Times New Roman"/>
          <w:sz w:val="24"/>
          <w:szCs w:val="24"/>
          <w:lang w:val="en-GB"/>
        </w:rPr>
        <w:t xml:space="preserve"> between points </w:t>
      </w:r>
      <w:r w:rsidR="004D7255">
        <w:rPr>
          <w:rFonts w:ascii="Times New Roman" w:eastAsia="Times New Roman" w:hAnsi="Times New Roman" w:cs="Times New Roman"/>
          <w:sz w:val="24"/>
          <w:szCs w:val="24"/>
          <w:lang w:val="en-GB"/>
        </w:rPr>
        <w:t xml:space="preserve">in time for a given location </w:t>
      </w:r>
      <w:r>
        <w:rPr>
          <w:rFonts w:ascii="Times New Roman" w:eastAsia="Times New Roman" w:hAnsi="Times New Roman" w:cs="Times New Roman"/>
          <w:sz w:val="24"/>
          <w:szCs w:val="24"/>
          <w:lang w:val="en-GB"/>
        </w:rPr>
        <w:t xml:space="preserve">were calculated using the </w:t>
      </w:r>
      <w:r w:rsidR="0099254D">
        <w:rPr>
          <w:rFonts w:ascii="Times New Roman" w:eastAsia="Times New Roman" w:hAnsi="Times New Roman" w:cs="Times New Roman"/>
          <w:sz w:val="24"/>
          <w:szCs w:val="24"/>
          <w:lang w:val="en-GB"/>
        </w:rPr>
        <w:t>Rogers’</w:t>
      </w:r>
      <w:r>
        <w:rPr>
          <w:rFonts w:ascii="Times New Roman" w:eastAsia="Times New Roman" w:hAnsi="Times New Roman" w:cs="Times New Roman"/>
          <w:sz w:val="24"/>
          <w:szCs w:val="24"/>
          <w:lang w:val="en-GB"/>
        </w:rPr>
        <w:t xml:space="preserve"> </w:t>
      </w:r>
      <w:r w:rsidR="00987774">
        <w:rPr>
          <w:rFonts w:ascii="Times New Roman" w:eastAsia="Times New Roman" w:hAnsi="Times New Roman" w:cs="Times New Roman"/>
          <w:sz w:val="24"/>
          <w:szCs w:val="24"/>
          <w:lang w:val="en-GB"/>
        </w:rPr>
        <w:t xml:space="preserve">genetic </w:t>
      </w:r>
      <w:r>
        <w:rPr>
          <w:rFonts w:ascii="Times New Roman" w:eastAsia="Times New Roman" w:hAnsi="Times New Roman" w:cs="Times New Roman"/>
          <w:sz w:val="24"/>
          <w:szCs w:val="24"/>
          <w:lang w:val="en-GB"/>
        </w:rPr>
        <w:t>distance</w:t>
      </w:r>
      <w:r w:rsidR="007C62DE">
        <w:rPr>
          <w:rFonts w:ascii="Times New Roman" w:eastAsia="Times New Roman" w:hAnsi="Times New Roman" w:cs="Times New Roman"/>
          <w:sz w:val="24"/>
          <w:szCs w:val="24"/>
          <w:lang w:val="en-GB"/>
        </w:rPr>
        <w:t xml:space="preserve"> </w:t>
      </w:r>
      <w:r w:rsidR="004B692A">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[48]","plainTextFormattedCitation":"[48]","previouslyFormattedCitation":"[47]"},"properties":{"noteIndex":0},"schema":"https://github.com/citation-style-language/schema/raw/master/csl-citation.json"}</w:instrText>
      </w:r>
      <w:r w:rsidR="004B692A">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[48]</w:t>
      </w:r>
      <w:r w:rsidR="004B692A">
        <w:rPr>
          <w:rFonts w:ascii="Times New Roman" w:eastAsia="Times New Roman" w:hAnsi="Times New Roman" w:cs="Times New Roman"/>
          <w:sz w:val="24"/>
          <w:szCs w:val="24"/>
          <w:lang w:val="en-GB"/>
        </w:rPr>
        <w:fldChar w:fldCharType="end"/>
      </w:r>
      <w:r w:rsidR="00290241">
        <w:rPr>
          <w:rFonts w:ascii="Times New Roman" w:eastAsia="Times New Roman" w:hAnsi="Times New Roman" w:cs="Times New Roman"/>
          <w:sz w:val="24"/>
          <w:szCs w:val="24"/>
          <w:lang w:val="en-GB"/>
        </w:rPr>
        <w:t xml:space="preserve">, which is </w:t>
      </w:r>
      <w:r w:rsidR="00987774">
        <w:rPr>
          <w:rFonts w:ascii="Times New Roman" w:eastAsia="Times New Roman" w:hAnsi="Times New Roman" w:cs="Times New Roman"/>
          <w:sz w:val="24"/>
          <w:szCs w:val="24"/>
          <w:lang w:val="en-GB"/>
        </w:rPr>
        <w:t>similar to the Euclidean genetic distance</w:t>
      </w:r>
      <w:r w:rsidR="00B9551F">
        <w:rPr>
          <w:rFonts w:ascii="Times New Roman" w:eastAsia="Times New Roman" w:hAnsi="Times New Roman" w:cs="Times New Roman"/>
          <w:sz w:val="24"/>
          <w:szCs w:val="24"/>
          <w:lang w:val="en-GB"/>
        </w:rPr>
        <w:t xml:space="preserve"> (see Annex A)</w:t>
      </w:r>
      <w:r w:rsidR="00987774">
        <w:rPr>
          <w:rFonts w:ascii="Times New Roman" w:eastAsia="Times New Roman" w:hAnsi="Times New Roman" w:cs="Times New Roman"/>
          <w:sz w:val="24"/>
          <w:szCs w:val="24"/>
          <w:lang w:val="en-GB"/>
        </w:rPr>
        <w:t>. It makes no assumptions about base-pair substitutions or time since separation and is suitable to study short-term dynamics.</w:t>
      </w:r>
      <w:r w:rsidR="006F59FE">
        <w:rPr>
          <w:rFonts w:ascii="Times New Roman" w:eastAsia="Times New Roman" w:hAnsi="Times New Roman" w:cs="Times New Roman"/>
          <w:sz w:val="24"/>
          <w:szCs w:val="24"/>
          <w:lang w:val="en-GB"/>
        </w:rPr>
        <w:t xml:space="preserve"> </w:t>
      </w:r>
      <w:r w:rsidR="00864392">
        <w:rPr>
          <w:rFonts w:ascii="Times New Roman" w:eastAsia="Times New Roman" w:hAnsi="Times New Roman" w:cs="Times New Roman"/>
          <w:sz w:val="24"/>
          <w:szCs w:val="24"/>
          <w:lang w:val="en-GB"/>
        </w:rPr>
        <w:t xml:space="preserve">It has recently been used to investigate spatial genetic structure in a pond turtle </w:t>
      </w:r>
      <w:r w:rsidR="00864392">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[49]","plainTextFormattedCitation":"[49]","previouslyFormattedCitation":"[48]"},"properties":{"noteIndex":0},"schema":"https://github.com/citation-style-language/schema/raw/master/csl-citation.json"}</w:instrText>
      </w:r>
      <w:r w:rsidR="00864392">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[49]</w:t>
      </w:r>
      <w:r w:rsidR="00864392">
        <w:rPr>
          <w:rFonts w:ascii="Times New Roman" w:eastAsia="Times New Roman" w:hAnsi="Times New Roman" w:cs="Times New Roman"/>
          <w:sz w:val="24"/>
          <w:szCs w:val="24"/>
          <w:lang w:val="en-GB"/>
        </w:rPr>
        <w:fldChar w:fldCharType="end"/>
      </w:r>
      <w:r w:rsidR="00864392">
        <w:rPr>
          <w:rFonts w:ascii="Times New Roman" w:eastAsia="Times New Roman" w:hAnsi="Times New Roman" w:cs="Times New Roman"/>
          <w:sz w:val="24"/>
          <w:szCs w:val="24"/>
          <w:lang w:val="en-GB"/>
        </w:rPr>
        <w:t xml:space="preserve"> and a fungus </w:t>
      </w:r>
      <w:r w:rsidR="00864392">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[50]","plainTextFormattedCitation":"[50]","previouslyFormattedCitation":"[49]"},"properties":{"noteIndex":0},"schema":"https://github.com/citation-style-language/schema/raw/master/csl-citation.json"}</w:instrText>
      </w:r>
      <w:r w:rsidR="00864392">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[50]</w:t>
      </w:r>
      <w:r w:rsidR="00864392">
        <w:rPr>
          <w:rFonts w:ascii="Times New Roman" w:eastAsia="Times New Roman" w:hAnsi="Times New Roman" w:cs="Times New Roman"/>
          <w:sz w:val="24"/>
          <w:szCs w:val="24"/>
          <w:lang w:val="en-GB"/>
        </w:rPr>
        <w:fldChar w:fldCharType="end"/>
      </w:r>
      <w:r w:rsidR="00864392">
        <w:rPr>
          <w:rFonts w:ascii="Times New Roman" w:eastAsia="Times New Roman" w:hAnsi="Times New Roman" w:cs="Times New Roman"/>
          <w:sz w:val="24"/>
          <w:szCs w:val="24"/>
          <w:lang w:val="en-GB"/>
        </w:rPr>
        <w:t xml:space="preserve">. </w:t>
      </w:r>
      <w:r w:rsidR="006F59FE">
        <w:rPr>
          <w:rFonts w:ascii="Times New Roman" w:eastAsia="Times New Roman" w:hAnsi="Times New Roman" w:cs="Times New Roman"/>
          <w:sz w:val="24"/>
          <w:szCs w:val="24"/>
          <w:lang w:val="en-GB"/>
        </w:rPr>
        <w:t xml:space="preserve">We computed the distance using the </w:t>
      </w:r>
      <w:r w:rsidR="006F59FE" w:rsidRPr="0007763B">
        <w:rPr>
          <w:rFonts w:ascii="Times New Roman" w:eastAsia="Times New Roman" w:hAnsi="Times New Roman" w:cs="Times New Roman"/>
          <w:i/>
          <w:sz w:val="24"/>
          <w:szCs w:val="24"/>
          <w:lang w:val="en-GB"/>
        </w:rPr>
        <w:t>dist.genpop</w:t>
      </w:r>
      <w:r w:rsidR="006F59FE" w:rsidRPr="0007763B">
        <w:rPr>
          <w:rFonts w:ascii="Times New Roman" w:eastAsia="Times New Roman" w:hAnsi="Times New Roman" w:cs="Times New Roman"/>
          <w:sz w:val="24"/>
          <w:szCs w:val="24"/>
          <w:lang w:val="en-GB"/>
        </w:rPr>
        <w:t xml:space="preserve"> </w:t>
      </w:r>
      <w:r w:rsidR="00DA3E21">
        <w:rPr>
          <w:rFonts w:ascii="Times New Roman" w:eastAsia="Times New Roman" w:hAnsi="Times New Roman" w:cs="Times New Roman"/>
          <w:sz w:val="24"/>
          <w:szCs w:val="24"/>
          <w:lang w:val="en-GB"/>
        </w:rPr>
        <w:t xml:space="preserve">function </w:t>
      </w:r>
      <w:r w:rsidR="006F59FE" w:rsidRPr="0007763B">
        <w:rPr>
          <w:rFonts w:ascii="Times New Roman" w:eastAsia="Times New Roman" w:hAnsi="Times New Roman" w:cs="Times New Roman"/>
          <w:sz w:val="24"/>
          <w:szCs w:val="24"/>
          <w:lang w:val="en-GB"/>
        </w:rPr>
        <w:t xml:space="preserve">from the </w:t>
      </w:r>
      <w:r w:rsidR="006F59FE">
        <w:rPr>
          <w:rFonts w:ascii="Times New Roman" w:eastAsia="Times New Roman" w:hAnsi="Times New Roman" w:cs="Times New Roman"/>
          <w:i/>
          <w:sz w:val="24"/>
          <w:szCs w:val="24"/>
          <w:lang w:val="en-GB"/>
        </w:rPr>
        <w:t>adegenet</w:t>
      </w:r>
      <w:r w:rsidR="006F59FE" w:rsidRPr="0007763B">
        <w:rPr>
          <w:rFonts w:ascii="Times New Roman" w:eastAsia="Times New Roman" w:hAnsi="Times New Roman" w:cs="Times New Roman"/>
          <w:i/>
          <w:sz w:val="24"/>
          <w:szCs w:val="24"/>
          <w:lang w:val="en-GB"/>
        </w:rPr>
        <w:t xml:space="preserve"> </w:t>
      </w:r>
      <w:r w:rsidR="006F59FE" w:rsidRPr="0007763B">
        <w:rPr>
          <w:rFonts w:ascii="Times New Roman" w:eastAsia="Times New Roman" w:hAnsi="Times New Roman" w:cs="Times New Roman"/>
          <w:sz w:val="24"/>
          <w:szCs w:val="24"/>
          <w:lang w:val="en-GB"/>
        </w:rPr>
        <w:t xml:space="preserve">R package (see </w:t>
      </w:r>
      <w:r w:rsidR="006F59FE" w:rsidRPr="0007763B">
        <w:rPr>
          <w:rFonts w:ascii="Times New Roman" w:eastAsia="Times New Roman" w:hAnsi="Times New Roman" w:cs="Times New Roman"/>
          <w:i/>
          <w:sz w:val="24"/>
          <w:szCs w:val="24"/>
          <w:lang w:val="en-GB"/>
        </w:rPr>
        <w:t>Software</w:t>
      </w:r>
      <w:r w:rsidR="006F59FE" w:rsidRPr="0007763B">
        <w:rPr>
          <w:rFonts w:ascii="Times New Roman" w:eastAsia="Times New Roman" w:hAnsi="Times New Roman" w:cs="Times New Roman"/>
          <w:sz w:val="24"/>
          <w:szCs w:val="24"/>
          <w:lang w:val="en-GB"/>
        </w:rPr>
        <w:t>)</w:t>
      </w:r>
      <w:r w:rsidR="006F59FE">
        <w:rPr>
          <w:rFonts w:ascii="Times New Roman" w:eastAsia="Times New Roman" w:hAnsi="Times New Roman" w:cs="Times New Roman"/>
          <w:sz w:val="24"/>
          <w:szCs w:val="24"/>
          <w:lang w:val="en-GB"/>
        </w:rPr>
        <w:t>.</w:t>
      </w:r>
    </w:p>
    <w:p w14:paraId="4D774A0B" w14:textId="77777777" w:rsidR="00910194" w:rsidRPr="00D24C18" w:rsidRDefault="00910194" w:rsidP="00B47107">
      <w:pPr>
        <w:spacing w:before="240" w:line="480" w:lineRule="auto"/>
        <w:rPr>
          <w:rFonts w:ascii="Times New Roman" w:hAnsi="Times New Roman" w:cs="Times New Roman"/>
          <w:sz w:val="24"/>
          <w:szCs w:val="24"/>
          <w:lang w:val="en-GB"/>
        </w:rPr>
      </w:pPr>
      <w:bookmarkStart w:id="1" w:name="_Toc471728242"/>
      <w:bookmarkStart w:id="2" w:name="_Toc479591296"/>
    </w:p>
    <w:p w14:paraId="004B8CF3" w14:textId="6747EDB6" w:rsidR="004E13A5" w:rsidRPr="0007763B" w:rsidRDefault="004E13A5" w:rsidP="00B47107">
      <w:pPr>
        <w:spacing w:before="240" w:line="480"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lastRenderedPageBreak/>
        <w:t>Simulation framework</w:t>
      </w:r>
      <w:bookmarkEnd w:id="1"/>
      <w:bookmarkEnd w:id="2"/>
    </w:p>
    <w:p w14:paraId="1ECE0643" w14:textId="58727FB2" w:rsidR="007C19E5" w:rsidRPr="0053064B" w:rsidRDefault="004E13A5" w:rsidP="00B47107">
      <w:pPr>
        <w:spacing w:before="240" w:after="240" w:line="480"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t xml:space="preserve">To simulate </w:t>
      </w:r>
      <w:r w:rsidR="0054565E">
        <w:rPr>
          <w:rFonts w:ascii="Times New Roman" w:eastAsia="Times New Roman" w:hAnsi="Times New Roman" w:cs="Times New Roman"/>
          <w:sz w:val="24"/>
          <w:szCs w:val="24"/>
          <w:lang w:val="en-CA"/>
        </w:rPr>
        <w:t>the dynamics of population genetic</w:t>
      </w:r>
      <w:r w:rsidR="0054565E" w:rsidRPr="0007763B">
        <w:rPr>
          <w:rFonts w:ascii="Times New Roman" w:eastAsia="Times New Roman" w:hAnsi="Times New Roman" w:cs="Times New Roman"/>
          <w:sz w:val="24"/>
          <w:szCs w:val="24"/>
          <w:lang w:val="en-CA"/>
        </w:rPr>
        <w:t xml:space="preserve"> </w:t>
      </w:r>
      <w:r w:rsidR="0054565E">
        <w:rPr>
          <w:rFonts w:ascii="Times New Roman" w:eastAsia="Times New Roman" w:hAnsi="Times New Roman" w:cs="Times New Roman"/>
          <w:sz w:val="24"/>
          <w:szCs w:val="24"/>
          <w:lang w:val="en-CA"/>
        </w:rPr>
        <w:t xml:space="preserve">changes </w:t>
      </w:r>
      <w:r w:rsidRPr="0007763B">
        <w:rPr>
          <w:rFonts w:ascii="Times New Roman" w:eastAsia="Times New Roman" w:hAnsi="Times New Roman" w:cs="Times New Roman"/>
          <w:sz w:val="24"/>
          <w:szCs w:val="24"/>
          <w:lang w:val="en-CA"/>
        </w:rPr>
        <w:t>through time</w:t>
      </w:r>
      <w:r w:rsidR="00621FB9">
        <w:rPr>
          <w:rFonts w:ascii="Times New Roman" w:eastAsia="Times New Roman" w:hAnsi="Times New Roman" w:cs="Times New Roman"/>
          <w:sz w:val="24"/>
          <w:szCs w:val="24"/>
          <w:lang w:val="en-CA"/>
        </w:rPr>
        <w:t xml:space="preserve"> and test the performance of TGI</w:t>
      </w:r>
      <w:r w:rsidRPr="0007763B">
        <w:rPr>
          <w:rFonts w:ascii="Times New Roman" w:eastAsia="Times New Roman" w:hAnsi="Times New Roman" w:cs="Times New Roman"/>
          <w:sz w:val="24"/>
          <w:szCs w:val="24"/>
          <w:lang w:val="en-CA"/>
        </w:rPr>
        <w:t>, we used the</w:t>
      </w:r>
      <w:r w:rsidRPr="0007763B">
        <w:rPr>
          <w:rFonts w:ascii="Times New Roman" w:eastAsia="Times New Roman" w:hAnsi="Times New Roman" w:cs="Times New Roman"/>
          <w:sz w:val="24"/>
          <w:szCs w:val="24"/>
        </w:rPr>
        <w:t xml:space="preserve"> spatial</w:t>
      </w:r>
      <w:r w:rsidR="005D51DE">
        <w:rPr>
          <w:rFonts w:ascii="Times New Roman" w:eastAsia="Times New Roman" w:hAnsi="Times New Roman" w:cs="Times New Roman"/>
          <w:sz w:val="24"/>
          <w:szCs w:val="24"/>
        </w:rPr>
        <w:t>ly-explicit gene flow simulator</w:t>
      </w:r>
      <w:r w:rsidRPr="0007763B">
        <w:rPr>
          <w:rFonts w:ascii="Times New Roman" w:eastAsia="Times New Roman" w:hAnsi="Times New Roman" w:cs="Times New Roman"/>
          <w:sz w:val="24"/>
          <w:szCs w:val="24"/>
          <w:lang w:val="en-CA"/>
        </w:rPr>
        <w:t xml:space="preserve"> </w:t>
      </w:r>
      <w:r w:rsidRPr="00DA3E21">
        <w:rPr>
          <w:rFonts w:ascii="Times New Roman" w:eastAsia="Times New Roman" w:hAnsi="Times New Roman" w:cs="Times New Roman"/>
          <w:i/>
          <w:sz w:val="24"/>
          <w:szCs w:val="24"/>
          <w:lang w:val="en-CA"/>
        </w:rPr>
        <w:t>CDMetaPOP</w:t>
      </w:r>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fldChar w:fldCharType="begin" w:fldLock="1"/>
      </w:r>
      <w:r w:rsidR="00013275">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[45]","plainTextFormattedCitation":"[45]","previouslyFormattedCitation":"[44]"},"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00013275" w:rsidRPr="00013275">
        <w:rPr>
          <w:rFonts w:ascii="Times New Roman" w:eastAsia="Times New Roman" w:hAnsi="Times New Roman" w:cs="Times New Roman"/>
          <w:noProof/>
          <w:sz w:val="24"/>
          <w:szCs w:val="24"/>
          <w:lang w:val="en-CA"/>
        </w:rPr>
        <w:t>[45]</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r w:rsidRPr="00DA3E21">
        <w:rPr>
          <w:rFonts w:ascii="Times New Roman" w:eastAsia="Times New Roman" w:hAnsi="Times New Roman" w:cs="Times New Roman"/>
          <w:i/>
          <w:sz w:val="24"/>
          <w:szCs w:val="24"/>
          <w:lang w:val="en-GB"/>
        </w:rPr>
        <w:t>CDMetaPOP</w:t>
      </w:r>
      <w:r w:rsidRPr="0007763B">
        <w:rPr>
          <w:rFonts w:ascii="Times New Roman" w:eastAsia="Times New Roman" w:hAnsi="Times New Roman" w:cs="Times New Roman"/>
          <w:sz w:val="24"/>
          <w:szCs w:val="24"/>
          <w:lang w:val="en-GB"/>
        </w:rPr>
        <w:t xml:space="preserve"> simulates dispersal and mating of individuals across a landscape and allows </w:t>
      </w:r>
      <w:r w:rsidR="00DE0B71">
        <w:rPr>
          <w:rFonts w:ascii="Times New Roman" w:eastAsia="Times New Roman" w:hAnsi="Times New Roman" w:cs="Times New Roman"/>
          <w:sz w:val="24"/>
          <w:szCs w:val="24"/>
          <w:lang w:val="en-GB"/>
        </w:rPr>
        <w:t>the user to</w:t>
      </w:r>
      <w:r w:rsidR="00DE0B71"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define initial genetic structure, spatial distribution of individuals, dispersal characteristics, and life</w:t>
      </w:r>
      <w:r w:rsidR="00D2058D">
        <w:rPr>
          <w:rFonts w:ascii="Times New Roman" w:eastAsia="Times New Roman" w:hAnsi="Times New Roman" w:cs="Times New Roman"/>
          <w:sz w:val="24"/>
          <w:szCs w:val="24"/>
          <w:lang w:val="en-GB"/>
        </w:rPr>
        <w:t>-</w:t>
      </w:r>
      <w:r w:rsidRPr="0007763B">
        <w:rPr>
          <w:rFonts w:ascii="Times New Roman" w:eastAsia="Times New Roman" w:hAnsi="Times New Roman" w:cs="Times New Roman"/>
          <w:sz w:val="24"/>
          <w:szCs w:val="24"/>
          <w:lang w:val="en-GB"/>
        </w:rPr>
        <w:t>history traits of the population</w:t>
      </w:r>
      <w:r w:rsidR="00601497">
        <w:rPr>
          <w:rFonts w:ascii="Times New Roman" w:eastAsia="Times New Roman" w:hAnsi="Times New Roman" w:cs="Times New Roman"/>
          <w:sz w:val="24"/>
          <w:szCs w:val="24"/>
          <w:lang w:val="en-GB"/>
        </w:rPr>
        <w:t xml:space="preserve">. </w:t>
      </w:r>
      <w:r w:rsidR="008A2F5F">
        <w:rPr>
          <w:rFonts w:ascii="Times New Roman" w:eastAsia="Times New Roman" w:hAnsi="Times New Roman" w:cs="Times New Roman"/>
          <w:sz w:val="24"/>
          <w:szCs w:val="24"/>
          <w:lang w:val="en-CA"/>
        </w:rPr>
        <w:t xml:space="preserve">The physical landscape we simulated </w:t>
      </w:r>
      <w:r w:rsidR="00290241">
        <w:rPr>
          <w:rFonts w:ascii="Times New Roman" w:eastAsia="Times New Roman" w:hAnsi="Times New Roman" w:cs="Times New Roman"/>
          <w:sz w:val="24"/>
          <w:szCs w:val="24"/>
          <w:lang w:val="en-CA"/>
        </w:rPr>
        <w:t>was</w:t>
      </w:r>
      <w:r w:rsidR="0053064B">
        <w:rPr>
          <w:rFonts w:ascii="Times New Roman" w:eastAsia="Times New Roman" w:hAnsi="Times New Roman" w:cs="Times New Roman"/>
          <w:sz w:val="24"/>
          <w:szCs w:val="24"/>
          <w:lang w:val="en-CA"/>
        </w:rPr>
        <w:t xml:space="preserve"> a homogeneous </w:t>
      </w:r>
      <w:r w:rsidR="006B5D89">
        <w:rPr>
          <w:rFonts w:ascii="Times New Roman" w:eastAsia="Times New Roman" w:hAnsi="Times New Roman" w:cs="Times New Roman"/>
          <w:sz w:val="24"/>
          <w:szCs w:val="24"/>
          <w:lang w:val="en-CA"/>
        </w:rPr>
        <w:t xml:space="preserve">and interconnected </w:t>
      </w:r>
      <w:r w:rsidR="0053064B">
        <w:rPr>
          <w:rFonts w:ascii="Times New Roman" w:eastAsia="Times New Roman" w:hAnsi="Times New Roman" w:cs="Times New Roman"/>
          <w:sz w:val="24"/>
          <w:szCs w:val="24"/>
          <w:lang w:val="en-CA"/>
        </w:rPr>
        <w:t xml:space="preserve">square grid </w:t>
      </w:r>
      <w:r w:rsidR="00C6094D">
        <w:rPr>
          <w:rFonts w:ascii="Times New Roman" w:eastAsia="Times New Roman" w:hAnsi="Times New Roman" w:cs="Times New Roman"/>
          <w:sz w:val="24"/>
          <w:szCs w:val="24"/>
          <w:lang w:val="en-CA"/>
        </w:rPr>
        <w:t xml:space="preserve">containing </w:t>
      </w:r>
      <w:r w:rsidR="0053064B">
        <w:rPr>
          <w:rFonts w:ascii="Times New Roman" w:eastAsia="Times New Roman" w:hAnsi="Times New Roman" w:cs="Times New Roman"/>
          <w:sz w:val="24"/>
          <w:szCs w:val="24"/>
          <w:lang w:val="en-CA"/>
        </w:rPr>
        <w:t xml:space="preserve">5 </w:t>
      </w:r>
      <w:r w:rsidR="00C6094D">
        <w:rPr>
          <w:rFonts w:ascii="Times New Roman" w:eastAsia="Times New Roman" w:hAnsi="Times New Roman" w:cs="Times New Roman"/>
          <w:sz w:val="24"/>
          <w:szCs w:val="24"/>
          <w:lang w:val="en-CA"/>
        </w:rPr>
        <w:sym w:font="Symbol" w:char="F0B4"/>
      </w:r>
      <w:r w:rsidR="00C6094D">
        <w:rPr>
          <w:rFonts w:ascii="Times New Roman" w:eastAsia="Times New Roman" w:hAnsi="Times New Roman" w:cs="Times New Roman"/>
          <w:sz w:val="24"/>
          <w:szCs w:val="24"/>
          <w:lang w:val="en-CA"/>
        </w:rPr>
        <w:t xml:space="preserve"> </w:t>
      </w:r>
      <w:r w:rsidR="0053064B">
        <w:rPr>
          <w:rFonts w:ascii="Times New Roman" w:eastAsia="Times New Roman" w:hAnsi="Times New Roman" w:cs="Times New Roman"/>
          <w:sz w:val="24"/>
          <w:szCs w:val="24"/>
          <w:lang w:val="en-CA"/>
        </w:rPr>
        <w:t>5 cells,</w:t>
      </w:r>
      <w:r w:rsidR="008A2F5F">
        <w:rPr>
          <w:rFonts w:ascii="Times New Roman" w:eastAsia="Times New Roman" w:hAnsi="Times New Roman" w:cs="Times New Roman"/>
          <w:sz w:val="24"/>
          <w:szCs w:val="24"/>
          <w:lang w:val="en-CA"/>
        </w:rPr>
        <w:t xml:space="preserve"> each</w:t>
      </w:r>
      <w:r w:rsidR="006B5D89">
        <w:rPr>
          <w:rFonts w:ascii="Times New Roman" w:eastAsia="Times New Roman" w:hAnsi="Times New Roman" w:cs="Times New Roman"/>
          <w:sz w:val="24"/>
          <w:szCs w:val="24"/>
          <w:lang w:val="en-CA"/>
        </w:rPr>
        <w:t xml:space="preserve"> cell</w:t>
      </w:r>
      <w:r w:rsidR="008A2F5F">
        <w:rPr>
          <w:rFonts w:ascii="Times New Roman" w:eastAsia="Times New Roman" w:hAnsi="Times New Roman" w:cs="Times New Roman"/>
          <w:sz w:val="24"/>
          <w:szCs w:val="24"/>
          <w:lang w:val="en-CA"/>
        </w:rPr>
        <w:t xml:space="preserve"> representing a </w:t>
      </w:r>
      <w:r w:rsidRPr="0007763B">
        <w:rPr>
          <w:rFonts w:ascii="Times New Roman" w:eastAsia="Times New Roman" w:hAnsi="Times New Roman" w:cs="Times New Roman"/>
          <w:sz w:val="24"/>
          <w:szCs w:val="24"/>
          <w:lang w:val="en-CA"/>
        </w:rPr>
        <w:t>population</w:t>
      </w:r>
      <w:r w:rsidR="008A2F5F">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sidR="008A2F5F">
        <w:rPr>
          <w:rFonts w:ascii="Times New Roman" w:eastAsia="Times New Roman" w:hAnsi="Times New Roman" w:cs="Times New Roman"/>
          <w:sz w:val="24"/>
          <w:szCs w:val="24"/>
          <w:lang w:val="en-CA"/>
        </w:rPr>
        <w:t xml:space="preserve">. </w:t>
      </w:r>
      <w:r w:rsidR="00A15DB1">
        <w:rPr>
          <w:rFonts w:ascii="Times New Roman" w:eastAsia="Times New Roman" w:hAnsi="Times New Roman" w:cs="Times New Roman"/>
          <w:sz w:val="24"/>
          <w:szCs w:val="24"/>
          <w:lang w:val="en-CA"/>
        </w:rPr>
        <w:t>Distance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 xml:space="preserve">between populations </w:t>
      </w:r>
      <w:r w:rsidR="005357E7">
        <w:rPr>
          <w:rFonts w:ascii="Times New Roman" w:eastAsia="Times New Roman" w:hAnsi="Times New Roman" w:cs="Times New Roman"/>
          <w:sz w:val="24"/>
          <w:szCs w:val="24"/>
          <w:lang w:val="en-CA"/>
        </w:rPr>
        <w:t xml:space="preserve">was </w:t>
      </w:r>
      <w:r w:rsidR="00A15DB1">
        <w:rPr>
          <w:rFonts w:ascii="Times New Roman" w:eastAsia="Times New Roman" w:hAnsi="Times New Roman" w:cs="Times New Roman"/>
          <w:sz w:val="24"/>
          <w:szCs w:val="24"/>
          <w:lang w:val="en-CA"/>
        </w:rPr>
        <w:t>simply set as the Euclidean</w:t>
      </w:r>
      <w:r w:rsidR="005357E7">
        <w:rPr>
          <w:rFonts w:ascii="Times New Roman" w:eastAsia="Times New Roman" w:hAnsi="Times New Roman" w:cs="Times New Roman"/>
          <w:sz w:val="24"/>
          <w:szCs w:val="24"/>
          <w:lang w:val="en-CA"/>
        </w:rPr>
        <w:t xml:space="preserve"> geographic </w:t>
      </w:r>
      <w:r w:rsidR="005357E7" w:rsidRPr="0007763B">
        <w:rPr>
          <w:rFonts w:ascii="Times New Roman" w:eastAsia="Times New Roman" w:hAnsi="Times New Roman" w:cs="Times New Roman"/>
          <w:sz w:val="24"/>
          <w:szCs w:val="24"/>
          <w:lang w:val="en-CA"/>
        </w:rPr>
        <w:t>distance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 populated landscape</w:t>
      </w:r>
      <w:r w:rsidR="00D2058D">
        <w:rPr>
          <w:rFonts w:ascii="Times New Roman" w:eastAsia="Times New Roman" w:hAnsi="Times New Roman" w:cs="Times New Roman"/>
          <w:sz w:val="24"/>
          <w:szCs w:val="24"/>
          <w:lang w:val="en-CA"/>
        </w:rPr>
        <w:t>, therefore,</w:t>
      </w:r>
      <w:r w:rsidR="006B5D89">
        <w:rPr>
          <w:rFonts w:ascii="Times New Roman" w:eastAsia="Times New Roman" w:hAnsi="Times New Roman" w:cs="Times New Roman"/>
          <w:sz w:val="24"/>
          <w:szCs w:val="24"/>
          <w:lang w:val="en-CA"/>
        </w:rPr>
        <w:t xml:space="preserve"> </w:t>
      </w:r>
      <w:r w:rsidR="00C6094D">
        <w:rPr>
          <w:rFonts w:ascii="Times New Roman" w:eastAsia="Times New Roman" w:hAnsi="Times New Roman" w:cs="Times New Roman"/>
          <w:sz w:val="24"/>
          <w:szCs w:val="24"/>
          <w:lang w:val="en-CA"/>
        </w:rPr>
        <w:t>contains</w:t>
      </w:r>
      <w:r w:rsidR="00C6094D"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a maximum of 1250 individuals. </w:t>
      </w:r>
      <w:r w:rsidR="00A53D4B">
        <w:rPr>
          <w:rFonts w:ascii="Times New Roman" w:eastAsia="Times New Roman" w:hAnsi="Times New Roman" w:cs="Times New Roman"/>
          <w:sz w:val="24"/>
          <w:szCs w:val="24"/>
          <w:lang w:val="en-GB"/>
        </w:rPr>
        <w:t>The</w:t>
      </w:r>
      <w:r w:rsidR="00DA17B9">
        <w:rPr>
          <w:rFonts w:ascii="Times New Roman" w:eastAsia="Times New Roman" w:hAnsi="Times New Roman" w:cs="Times New Roman"/>
          <w:sz w:val="24"/>
          <w:szCs w:val="24"/>
          <w:lang w:val="en-GB"/>
        </w:rPr>
        <w:t xml:space="preserve"> genotypic information</w:t>
      </w:r>
      <w:r w:rsidR="00A53D4B">
        <w:rPr>
          <w:rFonts w:ascii="Times New Roman" w:eastAsia="Times New Roman" w:hAnsi="Times New Roman" w:cs="Times New Roman"/>
          <w:sz w:val="24"/>
          <w:szCs w:val="24"/>
          <w:lang w:val="en-GB"/>
        </w:rPr>
        <w:t xml:space="preserve"> of each individual</w:t>
      </w:r>
      <w:r w:rsidR="007C19E5">
        <w:rPr>
          <w:rFonts w:ascii="Times New Roman" w:eastAsia="Times New Roman" w:hAnsi="Times New Roman" w:cs="Times New Roman"/>
          <w:sz w:val="24"/>
          <w:szCs w:val="24"/>
          <w:lang w:val="en-GB"/>
        </w:rPr>
        <w:t xml:space="preserve"> </w:t>
      </w:r>
      <w:r w:rsidR="005A7AE1">
        <w:rPr>
          <w:rFonts w:ascii="Times New Roman" w:eastAsia="Times New Roman" w:hAnsi="Times New Roman" w:cs="Times New Roman"/>
          <w:sz w:val="24"/>
          <w:szCs w:val="24"/>
          <w:lang w:val="en-GB"/>
        </w:rPr>
        <w:t>was recorded</w:t>
      </w:r>
      <w:r w:rsidR="00A53D4B">
        <w:rPr>
          <w:rFonts w:ascii="Times New Roman" w:eastAsia="Times New Roman" w:hAnsi="Times New Roman" w:cs="Times New Roman"/>
          <w:sz w:val="24"/>
          <w:szCs w:val="24"/>
          <w:lang w:val="en-GB"/>
        </w:rPr>
        <w:t xml:space="preserve"> and consisted</w:t>
      </w:r>
      <w:r w:rsidR="007C19E5">
        <w:rPr>
          <w:rFonts w:ascii="Times New Roman" w:eastAsia="Times New Roman" w:hAnsi="Times New Roman" w:cs="Times New Roman"/>
          <w:sz w:val="24"/>
          <w:szCs w:val="24"/>
          <w:lang w:val="en-GB"/>
        </w:rPr>
        <w:t xml:space="preserve"> of 100 neutral,</w:t>
      </w:r>
      <w:r w:rsidR="005A7AE1">
        <w:rPr>
          <w:rFonts w:ascii="Times New Roman" w:eastAsia="Times New Roman" w:hAnsi="Times New Roman" w:cs="Times New Roman"/>
          <w:sz w:val="24"/>
          <w:szCs w:val="24"/>
          <w:lang w:val="en-GB"/>
        </w:rPr>
        <w:t xml:space="preserve"> unlinked, bi-allelic SNP loci.</w:t>
      </w:r>
      <w:r w:rsidR="007D60E9">
        <w:rPr>
          <w:rFonts w:ascii="Times New Roman" w:eastAsia="Times New Roman" w:hAnsi="Times New Roman" w:cs="Times New Roman"/>
          <w:sz w:val="24"/>
          <w:szCs w:val="24"/>
          <w:lang w:val="en-GB"/>
        </w:rPr>
        <w:t xml:space="preserve"> Sampling was done before and after the event</w:t>
      </w:r>
      <w:r w:rsidR="00864FAF">
        <w:rPr>
          <w:rFonts w:ascii="Times New Roman" w:eastAsia="Times New Roman" w:hAnsi="Times New Roman" w:cs="Times New Roman"/>
          <w:sz w:val="24"/>
          <w:szCs w:val="24"/>
          <w:lang w:val="en-GB"/>
        </w:rPr>
        <w:t xml:space="preserve"> unless </w:t>
      </w:r>
      <w:r w:rsidR="008B2B6D">
        <w:rPr>
          <w:rFonts w:ascii="Times New Roman" w:eastAsia="Times New Roman" w:hAnsi="Times New Roman" w:cs="Times New Roman"/>
          <w:sz w:val="24"/>
          <w:szCs w:val="24"/>
          <w:lang w:val="en-GB"/>
        </w:rPr>
        <w:t xml:space="preserve">otherwise </w:t>
      </w:r>
      <w:r w:rsidR="00864FAF">
        <w:rPr>
          <w:rFonts w:ascii="Times New Roman" w:eastAsia="Times New Roman" w:hAnsi="Times New Roman" w:cs="Times New Roman"/>
          <w:sz w:val="24"/>
          <w:szCs w:val="24"/>
          <w:lang w:val="en-GB"/>
        </w:rPr>
        <w:t>specified.</w:t>
      </w:r>
      <w:r w:rsidR="00AF3775">
        <w:rPr>
          <w:rFonts w:ascii="Times New Roman" w:eastAsia="Times New Roman" w:hAnsi="Times New Roman" w:cs="Times New Roman"/>
          <w:sz w:val="24"/>
          <w:szCs w:val="24"/>
          <w:lang w:val="en-GB"/>
        </w:rPr>
        <w:t xml:space="preserve"> The mutation rate was set at 10</w:t>
      </w:r>
      <w:r w:rsidR="00AF3775">
        <w:rPr>
          <w:rFonts w:ascii="Times New Roman" w:eastAsia="Times New Roman" w:hAnsi="Times New Roman" w:cs="Times New Roman"/>
          <w:sz w:val="24"/>
          <w:szCs w:val="24"/>
          <w:vertAlign w:val="superscript"/>
          <w:lang w:val="en-GB"/>
        </w:rPr>
        <w:t>-8</w:t>
      </w:r>
      <w:r w:rsidR="00AF3775" w:rsidRPr="0007763B">
        <w:rPr>
          <w:rFonts w:ascii="Times New Roman" w:eastAsia="Times New Roman" w:hAnsi="Times New Roman" w:cs="Times New Roman"/>
          <w:sz w:val="24"/>
          <w:szCs w:val="24"/>
          <w:lang w:val="en-GB"/>
        </w:rPr>
        <w:t xml:space="preserve"> </w:t>
      </w:r>
      <w:r w:rsidR="00AF3775">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{"citationItems":[{"id":"ITEM-1","itemData":{"DOI":"10.1093/molbev/msx197","ISSN":"15371719","abstract":"It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1bfabed9-585b-49eb-a9ac-2e5e6b5c8bf6"]}],"mendeley":{"formattedCitation":"[51]","plainTextFormattedCitation":"[51]","previouslyFormattedCitation":"[50]"},"properties":{"noteIndex":0},"schema":"https://github.com/citation-style-language/schema/raw/master/csl-citation.json"}</w:instrText>
      </w:r>
      <w:r w:rsidR="00AF3775">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[51]</w:t>
      </w:r>
      <w:r w:rsidR="00AF3775">
        <w:rPr>
          <w:rFonts w:ascii="Times New Roman" w:eastAsia="Times New Roman" w:hAnsi="Times New Roman" w:cs="Times New Roman"/>
          <w:sz w:val="24"/>
          <w:szCs w:val="24"/>
          <w:lang w:val="en-GB"/>
        </w:rPr>
        <w:fldChar w:fldCharType="end"/>
      </w:r>
      <w:r w:rsidR="00AF3775">
        <w:rPr>
          <w:rFonts w:ascii="Times New Roman" w:eastAsia="Times New Roman" w:hAnsi="Times New Roman" w:cs="Times New Roman"/>
          <w:sz w:val="24"/>
          <w:szCs w:val="24"/>
          <w:lang w:val="en-GB"/>
        </w:rPr>
        <w:t>.</w:t>
      </w:r>
    </w:p>
    <w:p w14:paraId="32CD2D77" w14:textId="4810CDD6" w:rsidR="00406446" w:rsidRDefault="004E13A5" w:rsidP="00B47107">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eastAsia="Times New Roman" w:hAnsi="Times New Roman" w:cs="Times New Roman"/>
          <w:sz w:val="24"/>
          <w:szCs w:val="24"/>
          <w:lang w:val="en-GB"/>
        </w:rPr>
        <w:t>W</w:t>
      </w:r>
      <w:r w:rsidRPr="0007763B">
        <w:rPr>
          <w:rFonts w:ascii="Times New Roman" w:eastAsia="Times New Roman" w:hAnsi="Times New Roman" w:cs="Times New Roman"/>
          <w:sz w:val="24"/>
          <w:szCs w:val="24"/>
          <w:lang w:val="en-CA"/>
        </w:rPr>
        <w:t xml:space="preserve">e simulated 180 </w:t>
      </w:r>
      <w:r w:rsidRPr="0001269B">
        <w:rPr>
          <w:rFonts w:ascii="Times New Roman" w:eastAsia="Times New Roman" w:hAnsi="Times New Roman" w:cs="Times New Roman"/>
          <w:sz w:val="24"/>
          <w:szCs w:val="24"/>
          <w:lang w:val="en-CA"/>
        </w:rPr>
        <w:t>replica</w:t>
      </w:r>
      <w:r w:rsidR="00B752BC" w:rsidRPr="0001269B">
        <w:rPr>
          <w:rFonts w:ascii="Times New Roman" w:eastAsia="Times New Roman" w:hAnsi="Times New Roman" w:cs="Times New Roman"/>
          <w:sz w:val="24"/>
          <w:szCs w:val="24"/>
          <w:lang w:val="en-CA"/>
        </w:rPr>
        <w:t>tes for each scenario</w:t>
      </w:r>
      <w:r w:rsidR="0001269B" w:rsidRPr="0001269B">
        <w:rPr>
          <w:rFonts w:ascii="Times New Roman" w:hAnsi="Times New Roman" w:cs="Times New Roman"/>
          <w:sz w:val="24"/>
          <w:szCs w:val="24"/>
        </w:rPr>
        <w:t xml:space="preserve"> (see below)</w:t>
      </w:r>
      <w:r w:rsidR="00B752BC" w:rsidRPr="0001269B">
        <w:rPr>
          <w:rFonts w:ascii="Times New Roman" w:eastAsia="Times New Roman" w:hAnsi="Times New Roman" w:cs="Times New Roman"/>
          <w:sz w:val="24"/>
          <w:szCs w:val="24"/>
          <w:lang w:val="en-CA"/>
        </w:rPr>
        <w:t>. For each</w:t>
      </w:r>
      <w:r w:rsidR="00B752BC">
        <w:rPr>
          <w:rFonts w:ascii="Times New Roman" w:eastAsia="Times New Roman" w:hAnsi="Times New Roman" w:cs="Times New Roman"/>
          <w:sz w:val="24"/>
          <w:szCs w:val="24"/>
          <w:lang w:val="en-CA"/>
        </w:rPr>
        <w:t xml:space="preserve"> replicate, we initialized the simulation with random and unique allocation</w:t>
      </w:r>
      <w:r w:rsidR="00993792">
        <w:rPr>
          <w:rFonts w:ascii="Times New Roman" w:eastAsia="Times New Roman" w:hAnsi="Times New Roman" w:cs="Times New Roman"/>
          <w:sz w:val="24"/>
          <w:szCs w:val="24"/>
          <w:lang w:val="en-CA"/>
        </w:rPr>
        <w:t>s</w:t>
      </w:r>
      <w:r w:rsidR="00B752BC">
        <w:rPr>
          <w:rFonts w:ascii="Times New Roman" w:eastAsia="Times New Roman" w:hAnsi="Times New Roman" w:cs="Times New Roman"/>
          <w:sz w:val="24"/>
          <w:szCs w:val="24"/>
          <w:lang w:val="en-CA"/>
        </w:rPr>
        <w:t xml:space="preserve"> of alleles among individuals, </w:t>
      </w:r>
      <w:commentRangeStart w:id="3"/>
      <w:commentRangeStart w:id="4"/>
      <w:r w:rsidR="00B752BC">
        <w:rPr>
          <w:rFonts w:ascii="Times New Roman" w:eastAsia="Times New Roman" w:hAnsi="Times New Roman" w:cs="Times New Roman"/>
          <w:sz w:val="24"/>
          <w:szCs w:val="24"/>
          <w:lang w:val="en-CA"/>
        </w:rPr>
        <w:t xml:space="preserve">therefore reaching maximum </w:t>
      </w:r>
      <w:commentRangeEnd w:id="3"/>
      <w:r w:rsidR="00993792">
        <w:rPr>
          <w:rStyle w:val="Marquedecommentaire"/>
        </w:rPr>
        <w:commentReference w:id="3"/>
      </w:r>
      <w:commentRangeEnd w:id="4"/>
      <w:r w:rsidR="000A5888">
        <w:rPr>
          <w:rStyle w:val="Marquedecommentaire"/>
        </w:rPr>
        <w:commentReference w:id="4"/>
      </w:r>
      <w:r w:rsidR="00B752BC">
        <w:rPr>
          <w:rFonts w:ascii="Times New Roman" w:eastAsia="Times New Roman" w:hAnsi="Times New Roman" w:cs="Times New Roman"/>
          <w:sz w:val="24"/>
          <w:szCs w:val="24"/>
          <w:lang w:val="en-CA"/>
        </w:rPr>
        <w:t>diversity</w:t>
      </w:r>
      <w:r w:rsidR="00500E46">
        <w:rPr>
          <w:rFonts w:ascii="Times New Roman" w:eastAsia="Times New Roman" w:hAnsi="Times New Roman" w:cs="Times New Roman"/>
          <w:sz w:val="24"/>
          <w:szCs w:val="24"/>
          <w:lang w:val="en-CA"/>
        </w:rPr>
        <w:t xml:space="preserve"> </w:t>
      </w:r>
      <w:r w:rsidR="00500E46">
        <w:rPr>
          <w:rFonts w:ascii="Times New Roman" w:eastAsia="Times New Roman" w:hAnsi="Times New Roman" w:cs="Times New Roman"/>
          <w:sz w:val="24"/>
          <w:szCs w:val="24"/>
          <w:lang w:val="en-CA"/>
        </w:rPr>
        <w:fldChar w:fldCharType="begin" w:fldLock="1"/>
      </w:r>
      <w:r w:rsidR="00013275">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[52]","plainTextFormattedCitation":"[52]","previouslyFormattedCitation":"[51]"},"properties":{"noteIndex":0},"schema":"https://github.com/citation-style-language/schema/raw/master/csl-citation.json"}</w:instrText>
      </w:r>
      <w:r w:rsidR="00500E46">
        <w:rPr>
          <w:rFonts w:ascii="Times New Roman" w:eastAsia="Times New Roman" w:hAnsi="Times New Roman" w:cs="Times New Roman"/>
          <w:sz w:val="24"/>
          <w:szCs w:val="24"/>
          <w:lang w:val="en-CA"/>
        </w:rPr>
        <w:fldChar w:fldCharType="separate"/>
      </w:r>
      <w:r w:rsidR="00013275" w:rsidRPr="00013275">
        <w:rPr>
          <w:rFonts w:ascii="Times New Roman" w:eastAsia="Times New Roman" w:hAnsi="Times New Roman" w:cs="Times New Roman"/>
          <w:noProof/>
          <w:sz w:val="24"/>
          <w:szCs w:val="24"/>
          <w:lang w:val="en-CA"/>
        </w:rPr>
        <w:t>[52]</w:t>
      </w:r>
      <w:r w:rsidR="00500E46">
        <w:rPr>
          <w:rFonts w:ascii="Times New Roman" w:eastAsia="Times New Roman" w:hAnsi="Times New Roman" w:cs="Times New Roman"/>
          <w:sz w:val="24"/>
          <w:szCs w:val="24"/>
          <w:lang w:val="en-CA"/>
        </w:rPr>
        <w:fldChar w:fldCharType="end"/>
      </w:r>
      <w:r w:rsidR="00B752BC">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they </w:t>
      </w:r>
      <w:r w:rsidR="00993792">
        <w:rPr>
          <w:rFonts w:ascii="Times New Roman" w:hAnsi="Times New Roman" w:cs="Times New Roman"/>
          <w:sz w:val="24"/>
          <w:szCs w:val="24"/>
          <w:lang w:val="en-CA"/>
        </w:rPr>
        <w:t>seemed</w:t>
      </w:r>
      <w:r w:rsidR="00993792" w:rsidRPr="0007763B">
        <w:rPr>
          <w:rFonts w:ascii="Times New Roman" w:hAnsi="Times New Roman" w:cs="Times New Roman"/>
          <w:sz w:val="24"/>
          <w:szCs w:val="24"/>
          <w:lang w:val="en-CA"/>
        </w:rPr>
        <w:t xml:space="preserve"> </w:t>
      </w:r>
      <w:r w:rsidRPr="0007763B">
        <w:rPr>
          <w:rFonts w:ascii="Times New Roman" w:hAnsi="Times New Roman" w:cs="Times New Roman"/>
          <w:sz w:val="24"/>
          <w:szCs w:val="24"/>
          <w:lang w:val="en-CA"/>
        </w:rPr>
        <w:t xml:space="preserve">appropriate to produce the complex evolutionary dynamics necessary to </w:t>
      </w:r>
      <w:r w:rsidR="00AA3A0B">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 xml:space="preserve">reasonably </w:t>
      </w:r>
      <w:r w:rsidR="00005F69">
        <w:rPr>
          <w:rFonts w:ascii="Times New Roman" w:hAnsi="Times New Roman" w:cs="Times New Roman"/>
          <w:sz w:val="24"/>
          <w:szCs w:val="24"/>
          <w:lang w:val="en-CA"/>
        </w:rPr>
        <w:t>realistic and useful simulated genetic data</w:t>
      </w:r>
      <w:r w:rsidRPr="0007763B">
        <w:rPr>
          <w:rFonts w:ascii="Times New Roman" w:hAnsi="Times New Roman" w:cs="Times New Roman"/>
          <w:sz w:val="24"/>
          <w:szCs w:val="24"/>
          <w:lang w:val="en-CA"/>
        </w:rPr>
        <w:t>.</w:t>
      </w:r>
      <w:r w:rsidR="00406446">
        <w:rPr>
          <w:rFonts w:ascii="Times New Roman" w:hAnsi="Times New Roman" w:cs="Times New Roman"/>
          <w:sz w:val="24"/>
          <w:szCs w:val="24"/>
          <w:lang w:val="en-CA"/>
        </w:rPr>
        <w:t xml:space="preserve"> </w:t>
      </w:r>
      <w:r w:rsidR="00C93279" w:rsidRPr="0007763B">
        <w:rPr>
          <w:rFonts w:ascii="Times New Roman" w:eastAsia="Times New Roman" w:hAnsi="Times New Roman" w:cs="Times New Roman"/>
          <w:sz w:val="24"/>
          <w:szCs w:val="24"/>
          <w:lang w:val="en-CA"/>
        </w:rPr>
        <w:t xml:space="preserve">Each simulation was run for 100 generations before a demographic event </w:t>
      </w:r>
      <w:r w:rsidR="00C93279">
        <w:rPr>
          <w:rFonts w:ascii="Times New Roman" w:eastAsia="Times New Roman" w:hAnsi="Times New Roman" w:cs="Times New Roman"/>
          <w:sz w:val="24"/>
          <w:szCs w:val="24"/>
          <w:lang w:val="en-CA"/>
        </w:rPr>
        <w:t xml:space="preserve">(see below) </w:t>
      </w:r>
      <w:r w:rsidR="00C93279" w:rsidRPr="0007763B">
        <w:rPr>
          <w:rFonts w:ascii="Times New Roman" w:eastAsia="Times New Roman" w:hAnsi="Times New Roman" w:cs="Times New Roman"/>
          <w:sz w:val="24"/>
          <w:szCs w:val="24"/>
          <w:lang w:val="en-CA"/>
        </w:rPr>
        <w:t xml:space="preserve">was </w:t>
      </w:r>
      <w:r w:rsidR="00C93279">
        <w:rPr>
          <w:rFonts w:ascii="Times New Roman" w:eastAsia="Times New Roman" w:hAnsi="Times New Roman" w:cs="Times New Roman"/>
          <w:sz w:val="24"/>
          <w:szCs w:val="24"/>
          <w:lang w:val="en-CA"/>
        </w:rPr>
        <w:t>imposed</w:t>
      </w:r>
      <w:r w:rsidR="00C93279" w:rsidRPr="0007763B">
        <w:rPr>
          <w:rFonts w:ascii="Times New Roman" w:eastAsia="Times New Roman" w:hAnsi="Times New Roman" w:cs="Times New Roman"/>
          <w:sz w:val="24"/>
          <w:szCs w:val="24"/>
          <w:lang w:val="en-CA"/>
        </w:rPr>
        <w:t xml:space="preserve"> on up to three </w:t>
      </w:r>
      <w:r w:rsidR="00C93279">
        <w:rPr>
          <w:rFonts w:ascii="Times New Roman" w:eastAsia="Times New Roman" w:hAnsi="Times New Roman" w:cs="Times New Roman"/>
          <w:sz w:val="24"/>
          <w:szCs w:val="24"/>
          <w:lang w:val="en-CA"/>
        </w:rPr>
        <w:t>populations in the landscape. 10</w:t>
      </w:r>
      <w:r w:rsidR="00C93279" w:rsidRPr="0007763B">
        <w:rPr>
          <w:rFonts w:ascii="Times New Roman" w:eastAsia="Times New Roman" w:hAnsi="Times New Roman" w:cs="Times New Roman"/>
          <w:sz w:val="24"/>
          <w:szCs w:val="24"/>
          <w:lang w:val="en-CA"/>
        </w:rPr>
        <w:t xml:space="preserve"> more generations were simulated after th</w:t>
      </w:r>
      <w:r w:rsidR="00C93279">
        <w:rPr>
          <w:rFonts w:ascii="Times New Roman" w:eastAsia="Times New Roman" w:hAnsi="Times New Roman" w:cs="Times New Roman"/>
          <w:sz w:val="24"/>
          <w:szCs w:val="24"/>
          <w:lang w:val="en-CA"/>
        </w:rPr>
        <w:t>is</w:t>
      </w:r>
      <w:r w:rsidR="00C93279" w:rsidRPr="0007763B">
        <w:rPr>
          <w:rFonts w:ascii="Times New Roman" w:eastAsia="Times New Roman" w:hAnsi="Times New Roman" w:cs="Times New Roman"/>
          <w:sz w:val="24"/>
          <w:szCs w:val="24"/>
          <w:lang w:val="en-CA"/>
        </w:rPr>
        <w:t xml:space="preserve"> event.</w:t>
      </w:r>
    </w:p>
    <w:p w14:paraId="6CFFAEFA" w14:textId="5C3C4E26" w:rsidR="00910194" w:rsidRDefault="00E9211E" w:rsidP="00B47107">
      <w:pPr>
        <w:autoSpaceDE w:val="0"/>
        <w:autoSpaceDN w:val="0"/>
        <w:adjustRightInd w:val="0"/>
        <w:spacing w:before="240" w:after="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CA"/>
        </w:rPr>
        <w:t xml:space="preserve">Multiple </w:t>
      </w:r>
      <w:r w:rsidR="00FC789E">
        <w:rPr>
          <w:rFonts w:ascii="Times New Roman" w:eastAsia="Times New Roman" w:hAnsi="Times New Roman" w:cs="Times New Roman"/>
          <w:sz w:val="24"/>
          <w:szCs w:val="24"/>
          <w:lang w:val="en-CA"/>
        </w:rPr>
        <w:t xml:space="preserve">demographic </w:t>
      </w:r>
      <w:r w:rsidR="00331CF4">
        <w:rPr>
          <w:rFonts w:ascii="Times New Roman" w:eastAsia="Times New Roman" w:hAnsi="Times New Roman" w:cs="Times New Roman"/>
          <w:sz w:val="24"/>
          <w:szCs w:val="24"/>
          <w:lang w:val="en-CA"/>
        </w:rPr>
        <w:t>processe</w:t>
      </w:r>
      <w:r w:rsidR="00FC789E">
        <w:rPr>
          <w:rFonts w:ascii="Times New Roman" w:eastAsia="Times New Roman" w:hAnsi="Times New Roman" w:cs="Times New Roman"/>
          <w:sz w:val="24"/>
          <w:szCs w:val="24"/>
          <w:lang w:val="en-CA"/>
        </w:rPr>
        <w:t>s</w:t>
      </w:r>
      <w:r w:rsidR="00331CF4">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affect the spatial apportionment of genetic variation. For this study, </w:t>
      </w:r>
      <w:r w:rsidR="00331CF4">
        <w:rPr>
          <w:rFonts w:ascii="Times New Roman" w:eastAsia="Times New Roman" w:hAnsi="Times New Roman" w:cs="Times New Roman"/>
          <w:sz w:val="24"/>
          <w:szCs w:val="24"/>
          <w:lang w:val="en-CA"/>
        </w:rPr>
        <w:t xml:space="preserve">we chose </w:t>
      </w:r>
      <w:r>
        <w:rPr>
          <w:rFonts w:ascii="Times New Roman" w:eastAsia="Times New Roman" w:hAnsi="Times New Roman" w:cs="Times New Roman"/>
          <w:sz w:val="24"/>
          <w:szCs w:val="24"/>
          <w:lang w:val="en-CA"/>
        </w:rPr>
        <w:t xml:space="preserve">to investigate the influence of </w:t>
      </w:r>
      <w:r w:rsidR="00960C19">
        <w:rPr>
          <w:rFonts w:ascii="Times New Roman" w:eastAsia="Times New Roman" w:hAnsi="Times New Roman" w:cs="Times New Roman"/>
          <w:sz w:val="24"/>
          <w:szCs w:val="24"/>
          <w:lang w:val="en-CA"/>
        </w:rPr>
        <w:t xml:space="preserve">immigration from a previously isolated </w:t>
      </w:r>
      <w:r w:rsidR="00960C19">
        <w:rPr>
          <w:rFonts w:ascii="Times New Roman" w:eastAsia="Times New Roman" w:hAnsi="Times New Roman" w:cs="Times New Roman"/>
          <w:sz w:val="24"/>
          <w:szCs w:val="24"/>
          <w:lang w:val="en-CA"/>
        </w:rPr>
        <w:lastRenderedPageBreak/>
        <w:t>population</w:t>
      </w:r>
      <w:r>
        <w:rPr>
          <w:rFonts w:ascii="Times New Roman" w:eastAsia="Times New Roman" w:hAnsi="Times New Roman" w:cs="Times New Roman"/>
          <w:sz w:val="24"/>
          <w:szCs w:val="24"/>
          <w:lang w:val="en-CA"/>
        </w:rPr>
        <w:t>.</w:t>
      </w:r>
      <w:r w:rsidR="00331CF4">
        <w:rPr>
          <w:rFonts w:ascii="Times New Roman" w:eastAsia="Times New Roman" w:hAnsi="Times New Roman" w:cs="Times New Roman"/>
          <w:sz w:val="24"/>
          <w:szCs w:val="24"/>
          <w:lang w:val="en-CA"/>
        </w:rPr>
        <w:t xml:space="preserve"> </w:t>
      </w:r>
      <w:r w:rsidR="008B2B6D">
        <w:rPr>
          <w:rFonts w:ascii="Times New Roman" w:eastAsia="Times New Roman" w:hAnsi="Times New Roman" w:cs="Times New Roman"/>
          <w:sz w:val="24"/>
          <w:szCs w:val="24"/>
          <w:lang w:val="en-GB"/>
        </w:rPr>
        <w:t xml:space="preserve">When modelling immigration, we </w:t>
      </w:r>
      <w:r w:rsidR="008647FB">
        <w:rPr>
          <w:rFonts w:ascii="Times New Roman" w:eastAsia="Times New Roman" w:hAnsi="Times New Roman" w:cs="Times New Roman"/>
          <w:sz w:val="24"/>
          <w:szCs w:val="24"/>
          <w:lang w:val="en-GB"/>
        </w:rPr>
        <w:t>simulate</w:t>
      </w:r>
      <w:r w:rsidR="008B2B6D">
        <w:rPr>
          <w:rFonts w:ascii="Times New Roman" w:eastAsia="Times New Roman" w:hAnsi="Times New Roman" w:cs="Times New Roman"/>
          <w:sz w:val="24"/>
          <w:szCs w:val="24"/>
          <w:lang w:val="en-GB"/>
        </w:rPr>
        <w:t>d</w:t>
      </w:r>
      <w:r w:rsidR="008647FB">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immigration</w:t>
      </w:r>
      <w:r w:rsidR="008647FB">
        <w:rPr>
          <w:rFonts w:ascii="Times New Roman" w:eastAsia="Times New Roman" w:hAnsi="Times New Roman" w:cs="Times New Roman"/>
          <w:sz w:val="24"/>
          <w:szCs w:val="24"/>
          <w:lang w:val="en-GB"/>
        </w:rPr>
        <w:t xml:space="preserve"> from a </w:t>
      </w:r>
      <w:r w:rsidR="008B2B6D">
        <w:rPr>
          <w:rFonts w:ascii="Times New Roman" w:eastAsia="Times New Roman" w:hAnsi="Times New Roman" w:cs="Times New Roman"/>
          <w:sz w:val="24"/>
          <w:szCs w:val="24"/>
          <w:lang w:val="en-GB"/>
        </w:rPr>
        <w:t>population that was separate from our 5</w:t>
      </w:r>
      <w:r w:rsidR="00993792">
        <w:rPr>
          <w:rFonts w:ascii="Times New Roman" w:eastAsia="Times New Roman" w:hAnsi="Times New Roman" w:cs="Times New Roman"/>
          <w:sz w:val="24"/>
          <w:szCs w:val="24"/>
          <w:lang w:val="en-CA"/>
        </w:rPr>
        <w:sym w:font="Symbol" w:char="F0B4"/>
      </w:r>
      <w:r w:rsidR="008B2B6D">
        <w:rPr>
          <w:rFonts w:ascii="Times New Roman" w:eastAsia="Times New Roman" w:hAnsi="Times New Roman" w:cs="Times New Roman"/>
          <w:sz w:val="24"/>
          <w:szCs w:val="24"/>
          <w:lang w:val="en-GB"/>
        </w:rPr>
        <w:t xml:space="preserve">5 grid (i.e., population </w:t>
      </w:r>
      <w:r w:rsidR="00925D59">
        <w:rPr>
          <w:rFonts w:ascii="Times New Roman" w:eastAsia="Times New Roman" w:hAnsi="Times New Roman" w:cs="Times New Roman"/>
          <w:sz w:val="24"/>
          <w:szCs w:val="24"/>
          <w:lang w:val="en-GB"/>
        </w:rPr>
        <w:t>#</w:t>
      </w:r>
      <w:r w:rsidR="008B2B6D">
        <w:rPr>
          <w:rFonts w:ascii="Times New Roman" w:eastAsia="Times New Roman" w:hAnsi="Times New Roman" w:cs="Times New Roman"/>
          <w:sz w:val="24"/>
          <w:szCs w:val="24"/>
          <w:lang w:val="en-GB"/>
        </w:rPr>
        <w:t>26).</w:t>
      </w:r>
      <w:r w:rsidR="00910194">
        <w:rPr>
          <w:rFonts w:ascii="Times New Roman" w:eastAsia="Times New Roman" w:hAnsi="Times New Roman" w:cs="Times New Roman"/>
          <w:sz w:val="24"/>
          <w:szCs w:val="24"/>
          <w:lang w:val="en-GB"/>
        </w:rPr>
        <w:t xml:space="preserve"> Our goal was to </w:t>
      </w:r>
      <w:r w:rsidR="0054565E">
        <w:rPr>
          <w:rFonts w:ascii="Times New Roman" w:eastAsia="Times New Roman" w:hAnsi="Times New Roman" w:cs="Times New Roman"/>
          <w:sz w:val="24"/>
          <w:szCs w:val="24"/>
          <w:lang w:val="en-GB"/>
        </w:rPr>
        <w:t xml:space="preserve">apply the </w:t>
      </w:r>
      <w:r w:rsidR="00E61AEA">
        <w:rPr>
          <w:rFonts w:ascii="Times New Roman" w:eastAsia="Times New Roman" w:hAnsi="Times New Roman" w:cs="Times New Roman"/>
          <w:sz w:val="24"/>
          <w:szCs w:val="24"/>
          <w:lang w:val="en-GB"/>
        </w:rPr>
        <w:t>TG</w:t>
      </w:r>
      <w:r w:rsidR="00910194">
        <w:rPr>
          <w:rFonts w:ascii="Times New Roman" w:eastAsia="Times New Roman" w:hAnsi="Times New Roman" w:cs="Times New Roman"/>
          <w:sz w:val="24"/>
          <w:szCs w:val="24"/>
          <w:lang w:val="en-GB"/>
        </w:rPr>
        <w:t xml:space="preserve">I approach to detect </w:t>
      </w:r>
      <w:r w:rsidR="0054565E">
        <w:rPr>
          <w:rFonts w:ascii="Times New Roman" w:eastAsia="Times New Roman" w:hAnsi="Times New Roman" w:cs="Times New Roman"/>
          <w:sz w:val="24"/>
          <w:szCs w:val="24"/>
          <w:lang w:val="en-GB"/>
        </w:rPr>
        <w:t>historical</w:t>
      </w:r>
      <w:r w:rsidR="008647FB">
        <w:rPr>
          <w:rFonts w:ascii="Times New Roman" w:eastAsia="Times New Roman" w:hAnsi="Times New Roman" w:cs="Times New Roman"/>
          <w:sz w:val="24"/>
          <w:szCs w:val="24"/>
          <w:lang w:val="en-GB"/>
        </w:rPr>
        <w:t xml:space="preserve"> 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changes </w:t>
      </w:r>
      <w:r w:rsidR="00925D59">
        <w:rPr>
          <w:rFonts w:ascii="Times New Roman" w:eastAsia="Times New Roman" w:hAnsi="Times New Roman" w:cs="Times New Roman"/>
          <w:sz w:val="24"/>
          <w:szCs w:val="24"/>
          <w:lang w:val="en-GB"/>
        </w:rPr>
        <w:t xml:space="preserve">in </w:t>
      </w:r>
      <w:r w:rsidR="0054565E">
        <w:rPr>
          <w:rFonts w:ascii="Times New Roman" w:eastAsia="Times New Roman" w:hAnsi="Times New Roman" w:cs="Times New Roman"/>
          <w:sz w:val="24"/>
          <w:szCs w:val="24"/>
          <w:lang w:val="en-GB"/>
        </w:rPr>
        <w:t>genetic data</w:t>
      </w:r>
      <w:r w:rsidR="00925D59" w:rsidRPr="00925D59">
        <w:rPr>
          <w:rFonts w:ascii="Times New Roman" w:hAnsi="Times New Roman" w:cs="Times New Roman"/>
          <w:sz w:val="24"/>
          <w:szCs w:val="24"/>
          <w:lang w:val="en-CA"/>
        </w:rPr>
        <w:t xml:space="preserve"> </w:t>
      </w:r>
      <w:r w:rsidR="00925D59">
        <w:rPr>
          <w:rFonts w:ascii="Times New Roman" w:hAnsi="Times New Roman" w:cs="Times New Roman"/>
          <w:sz w:val="24"/>
          <w:szCs w:val="24"/>
          <w:lang w:val="en-CA"/>
        </w:rPr>
        <w:t>due to immigration</w:t>
      </w:r>
      <w:r w:rsidR="00910194">
        <w:rPr>
          <w:rFonts w:ascii="Times New Roman" w:eastAsia="Times New Roman" w:hAnsi="Times New Roman" w:cs="Times New Roman"/>
          <w:sz w:val="24"/>
          <w:szCs w:val="24"/>
          <w:lang w:val="en-GB"/>
        </w:rPr>
        <w:t xml:space="preserve">. This </w:t>
      </w:r>
      <w:r w:rsidR="0054565E">
        <w:rPr>
          <w:rFonts w:ascii="Times New Roman" w:eastAsia="Times New Roman" w:hAnsi="Times New Roman" w:cs="Times New Roman"/>
          <w:sz w:val="24"/>
          <w:szCs w:val="24"/>
          <w:lang w:val="en-GB"/>
        </w:rPr>
        <w:t xml:space="preserve">independent source </w:t>
      </w:r>
      <w:r w:rsidR="00910194">
        <w:rPr>
          <w:rFonts w:ascii="Times New Roman" w:eastAsia="Times New Roman" w:hAnsi="Times New Roman" w:cs="Times New Roman"/>
          <w:sz w:val="24"/>
          <w:szCs w:val="24"/>
          <w:lang w:val="en-GB"/>
        </w:rPr>
        <w:t>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otherwise </w:t>
      </w:r>
      <w:r w:rsidR="0054565E">
        <w:rPr>
          <w:rFonts w:ascii="Times New Roman" w:eastAsia="Times New Roman" w:hAnsi="Times New Roman" w:cs="Times New Roman"/>
          <w:sz w:val="24"/>
          <w:szCs w:val="24"/>
          <w:lang w:val="en-GB"/>
        </w:rPr>
        <w:t xml:space="preserve">shared </w:t>
      </w:r>
      <w:r w:rsidR="00910194" w:rsidRPr="0007763B">
        <w:rPr>
          <w:rFonts w:ascii="Times New Roman" w:eastAsia="Times New Roman" w:hAnsi="Times New Roman" w:cs="Times New Roman"/>
          <w:sz w:val="24"/>
          <w:szCs w:val="24"/>
          <w:lang w:val="en-GB"/>
        </w:rPr>
        <w:t xml:space="preserve">the same </w:t>
      </w:r>
      <w:r w:rsidR="0054565E">
        <w:rPr>
          <w:rFonts w:ascii="Times New Roman" w:eastAsia="Times New Roman" w:hAnsi="Times New Roman" w:cs="Times New Roman"/>
          <w:sz w:val="24"/>
          <w:szCs w:val="24"/>
          <w:lang w:val="en-GB"/>
        </w:rPr>
        <w:t xml:space="preserve">attributes </w:t>
      </w:r>
      <w:r w:rsidR="00910194" w:rsidRPr="0007763B">
        <w:rPr>
          <w:rFonts w:ascii="Times New Roman" w:eastAsia="Times New Roman" w:hAnsi="Times New Roman" w:cs="Times New Roman"/>
          <w:sz w:val="24"/>
          <w:szCs w:val="24"/>
          <w:lang w:val="en-GB"/>
        </w:rPr>
        <w:t xml:space="preserve">as other </w:t>
      </w:r>
      <w:r w:rsidR="00910194">
        <w:rPr>
          <w:rFonts w:ascii="Times New Roman" w:eastAsia="Times New Roman" w:hAnsi="Times New Roman" w:cs="Times New Roman"/>
          <w:sz w:val="24"/>
          <w:szCs w:val="24"/>
          <w:lang w:val="en-GB"/>
        </w:rPr>
        <w:t xml:space="preserve">populations in our simulated landscape. Only during </w:t>
      </w:r>
      <w:r w:rsidR="008B2B6D">
        <w:rPr>
          <w:rFonts w:ascii="Times New Roman" w:eastAsia="Times New Roman" w:hAnsi="Times New Roman" w:cs="Times New Roman"/>
          <w:sz w:val="24"/>
          <w:szCs w:val="24"/>
          <w:lang w:val="en-GB"/>
        </w:rPr>
        <w:t xml:space="preserve">simulated </w:t>
      </w:r>
      <w:r w:rsidR="00910194">
        <w:rPr>
          <w:rFonts w:ascii="Times New Roman" w:eastAsia="Times New Roman" w:hAnsi="Times New Roman" w:cs="Times New Roman"/>
          <w:sz w:val="24"/>
          <w:szCs w:val="24"/>
          <w:lang w:val="en-GB"/>
        </w:rPr>
        <w:t>demographic event</w:t>
      </w:r>
      <w:r w:rsidR="008B2B6D">
        <w:rPr>
          <w:rFonts w:ascii="Times New Roman" w:eastAsia="Times New Roman" w:hAnsi="Times New Roman" w:cs="Times New Roman"/>
          <w:sz w:val="24"/>
          <w:szCs w:val="24"/>
          <w:lang w:val="en-GB"/>
        </w:rPr>
        <w:t>s</w:t>
      </w:r>
      <w:r w:rsidR="00910194">
        <w:rPr>
          <w:rFonts w:ascii="Times New Roman" w:eastAsia="Times New Roman" w:hAnsi="Times New Roman" w:cs="Times New Roman"/>
          <w:sz w:val="24"/>
          <w:szCs w:val="24"/>
          <w:lang w:val="en-GB"/>
        </w:rPr>
        <w:t xml:space="preserve"> </w:t>
      </w:r>
      <w:r w:rsidR="00051F54">
        <w:rPr>
          <w:rFonts w:ascii="Times New Roman" w:eastAsia="Times New Roman" w:hAnsi="Times New Roman" w:cs="Times New Roman"/>
          <w:sz w:val="24"/>
          <w:szCs w:val="24"/>
          <w:lang w:val="en-GB"/>
        </w:rPr>
        <w:t xml:space="preserve">were </w:t>
      </w:r>
      <w:r w:rsidR="00910194">
        <w:rPr>
          <w:rFonts w:ascii="Times New Roman" w:eastAsia="Times New Roman" w:hAnsi="Times New Roman" w:cs="Times New Roman"/>
          <w:sz w:val="24"/>
          <w:szCs w:val="24"/>
          <w:lang w:val="en-GB"/>
        </w:rPr>
        <w:t>individuals from the 26</w:t>
      </w:r>
      <w:r w:rsidR="00910194" w:rsidRPr="00CC2517">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isolated population </w:t>
      </w:r>
      <w:r w:rsidR="00051F54">
        <w:rPr>
          <w:rFonts w:ascii="Times New Roman" w:eastAsia="Times New Roman" w:hAnsi="Times New Roman" w:cs="Times New Roman"/>
          <w:sz w:val="24"/>
          <w:szCs w:val="24"/>
          <w:lang w:val="en-GB"/>
        </w:rPr>
        <w:t xml:space="preserve">allowed </w:t>
      </w:r>
      <w:r w:rsidR="00910194">
        <w:rPr>
          <w:rFonts w:ascii="Times New Roman" w:eastAsia="Times New Roman" w:hAnsi="Times New Roman" w:cs="Times New Roman"/>
          <w:sz w:val="24"/>
          <w:szCs w:val="24"/>
          <w:lang w:val="en-GB"/>
        </w:rPr>
        <w:t xml:space="preserve">to disperse </w:t>
      </w:r>
      <w:r w:rsidR="006F69BC">
        <w:rPr>
          <w:rFonts w:ascii="Times New Roman" w:eastAsia="Times New Roman" w:hAnsi="Times New Roman" w:cs="Times New Roman"/>
          <w:sz w:val="24"/>
          <w:szCs w:val="24"/>
          <w:lang w:val="en-GB"/>
        </w:rPr>
        <w:t>into the simulation grid</w:t>
      </w:r>
      <w:r w:rsidR="00910194">
        <w:rPr>
          <w:rFonts w:ascii="Times New Roman" w:eastAsia="Times New Roman" w:hAnsi="Times New Roman" w:cs="Times New Roman"/>
          <w:sz w:val="24"/>
          <w:szCs w:val="24"/>
          <w:lang w:val="en-GB"/>
        </w:rPr>
        <w:t>.</w:t>
      </w:r>
    </w:p>
    <w:p w14:paraId="7FB032A3" w14:textId="3559C3DC" w:rsidR="00DA3E21" w:rsidRDefault="00E9211E" w:rsidP="00B47107">
      <w:pPr>
        <w:autoSpaceDE w:val="0"/>
        <w:autoSpaceDN w:val="0"/>
        <w:adjustRightInd w:val="0"/>
        <w:spacing w:before="240" w:after="0" w:line="480" w:lineRule="auto"/>
        <w:rPr>
          <w:rFonts w:ascii="Times New Roman" w:hAnsi="Times New Roman" w:cs="Times New Roman"/>
          <w:sz w:val="24"/>
          <w:szCs w:val="24"/>
          <w:lang w:val="en-CA"/>
        </w:rPr>
      </w:pPr>
      <w:r>
        <w:rPr>
          <w:rFonts w:ascii="Times New Roman" w:hAnsi="Times New Roman" w:cs="Times New Roman"/>
          <w:sz w:val="24"/>
          <w:szCs w:val="24"/>
          <w:lang w:val="en-CA"/>
        </w:rPr>
        <w:t>Using this model, w</w:t>
      </w:r>
      <w:r w:rsidR="00DA3E21" w:rsidRPr="0007763B">
        <w:rPr>
          <w:rFonts w:ascii="Times New Roman" w:hAnsi="Times New Roman" w:cs="Times New Roman"/>
          <w:sz w:val="24"/>
          <w:szCs w:val="24"/>
          <w:lang w:val="en-CA"/>
        </w:rPr>
        <w:t xml:space="preserve">e examined the influence of dispersal and </w:t>
      </w:r>
      <w:r w:rsidR="00B922D5">
        <w:rPr>
          <w:rFonts w:ascii="Times New Roman" w:hAnsi="Times New Roman" w:cs="Times New Roman"/>
          <w:sz w:val="24"/>
          <w:szCs w:val="24"/>
          <w:lang w:val="en-CA"/>
        </w:rPr>
        <w:t xml:space="preserve">the </w:t>
      </w:r>
      <w:r w:rsidR="00DA3E21" w:rsidRPr="0007763B">
        <w:rPr>
          <w:rFonts w:ascii="Times New Roman" w:hAnsi="Times New Roman" w:cs="Times New Roman"/>
          <w:sz w:val="24"/>
          <w:szCs w:val="24"/>
          <w:lang w:val="en-CA"/>
        </w:rPr>
        <w:t xml:space="preserve">spatial extent </w:t>
      </w:r>
      <w:r w:rsidR="00B922D5">
        <w:rPr>
          <w:rFonts w:ascii="Times New Roman" w:hAnsi="Times New Roman" w:cs="Times New Roman"/>
          <w:sz w:val="24"/>
          <w:szCs w:val="24"/>
          <w:lang w:val="en-CA"/>
        </w:rPr>
        <w:t xml:space="preserve">of </w:t>
      </w:r>
      <w:r w:rsidR="00B922D5" w:rsidRPr="0007763B">
        <w:rPr>
          <w:rFonts w:ascii="Times New Roman" w:hAnsi="Times New Roman" w:cs="Times New Roman"/>
          <w:sz w:val="24"/>
          <w:szCs w:val="24"/>
          <w:lang w:val="en-CA"/>
        </w:rPr>
        <w:t>demographic event</w:t>
      </w:r>
      <w:r w:rsidR="00925D59">
        <w:rPr>
          <w:rFonts w:ascii="Times New Roman" w:hAnsi="Times New Roman" w:cs="Times New Roman"/>
          <w:sz w:val="24"/>
          <w:szCs w:val="24"/>
          <w:lang w:val="en-CA"/>
        </w:rPr>
        <w:t>s</w:t>
      </w:r>
      <w:r w:rsidR="00B922D5"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 xml:space="preserve">(number of </w:t>
      </w:r>
      <w:r w:rsidR="00B922D5">
        <w:rPr>
          <w:rFonts w:ascii="Times New Roman" w:hAnsi="Times New Roman" w:cs="Times New Roman"/>
          <w:sz w:val="24"/>
          <w:szCs w:val="24"/>
          <w:lang w:val="en-CA"/>
        </w:rPr>
        <w:t xml:space="preserve">affected </w:t>
      </w:r>
      <w:r w:rsidR="00DA3E21">
        <w:rPr>
          <w:rFonts w:ascii="Times New Roman" w:hAnsi="Times New Roman" w:cs="Times New Roman"/>
          <w:sz w:val="24"/>
          <w:szCs w:val="24"/>
          <w:lang w:val="en-CA"/>
        </w:rPr>
        <w:t xml:space="preserve">populations) </w:t>
      </w:r>
      <w:r w:rsidR="00DA3E21" w:rsidRPr="0007763B">
        <w:rPr>
          <w:rFonts w:ascii="Times New Roman" w:hAnsi="Times New Roman" w:cs="Times New Roman"/>
          <w:sz w:val="24"/>
          <w:szCs w:val="24"/>
          <w:lang w:val="en-CA"/>
        </w:rPr>
        <w:t xml:space="preserve">on the persistence of genetic spatial legacies. </w:t>
      </w:r>
      <w:r w:rsidR="00DA3E21">
        <w:rPr>
          <w:rFonts w:ascii="Times New Roman" w:hAnsi="Times New Roman" w:cs="Times New Roman"/>
          <w:sz w:val="24"/>
          <w:szCs w:val="24"/>
          <w:lang w:val="en-CA"/>
        </w:rPr>
        <w:t xml:space="preserve">We examined three levels of </w:t>
      </w:r>
      <w:r w:rsidR="00DA3E21" w:rsidRPr="0007763B">
        <w:rPr>
          <w:rFonts w:ascii="Times New Roman" w:hAnsi="Times New Roman" w:cs="Times New Roman"/>
          <w:sz w:val="24"/>
          <w:szCs w:val="24"/>
          <w:lang w:val="en-CA"/>
        </w:rPr>
        <w:t>dispersal</w:t>
      </w:r>
      <w:r w:rsidR="0001269B">
        <w:rPr>
          <w:rFonts w:ascii="Times New Roman" w:hAnsi="Times New Roman" w:cs="Times New Roman"/>
          <w:sz w:val="24"/>
          <w:szCs w:val="24"/>
          <w:lang w:val="en-CA"/>
        </w:rPr>
        <w:t xml:space="preserve"> (see below)</w:t>
      </w:r>
      <w:r w:rsidR="00DA3E21" w:rsidRPr="0007763B">
        <w:rPr>
          <w:rFonts w:ascii="Times New Roman" w:hAnsi="Times New Roman" w:cs="Times New Roman"/>
          <w:sz w:val="24"/>
          <w:szCs w:val="24"/>
          <w:lang w:val="en-CA"/>
        </w:rPr>
        <w:t xml:space="preserve">, and </w:t>
      </w:r>
      <w:r w:rsidR="00DA3E21">
        <w:rPr>
          <w:rFonts w:ascii="Times New Roman" w:hAnsi="Times New Roman" w:cs="Times New Roman"/>
          <w:sz w:val="24"/>
          <w:szCs w:val="24"/>
          <w:lang w:val="en-CA"/>
        </w:rPr>
        <w:t>three</w:t>
      </w:r>
      <w:r w:rsidR="00DA3E21" w:rsidRPr="0007763B">
        <w:rPr>
          <w:rFonts w:ascii="Times New Roman" w:hAnsi="Times New Roman" w:cs="Times New Roman"/>
          <w:sz w:val="24"/>
          <w:szCs w:val="24"/>
          <w:lang w:val="en-CA"/>
        </w:rPr>
        <w:t xml:space="preserve"> different numbers of populations</w:t>
      </w:r>
      <w:r w:rsidR="00A3254C">
        <w:rPr>
          <w:rFonts w:ascii="Times New Roman" w:hAnsi="Times New Roman" w:cs="Times New Roman"/>
          <w:sz w:val="24"/>
          <w:szCs w:val="24"/>
          <w:lang w:val="en-CA"/>
        </w:rPr>
        <w:t xml:space="preserve"> </w:t>
      </w:r>
      <w:r w:rsidR="00DA3E21" w:rsidRPr="0007763B">
        <w:rPr>
          <w:rFonts w:ascii="Times New Roman" w:hAnsi="Times New Roman" w:cs="Times New Roman"/>
          <w:sz w:val="24"/>
          <w:szCs w:val="24"/>
          <w:lang w:val="en-CA"/>
        </w:rPr>
        <w:t>affected</w:t>
      </w:r>
      <w:r w:rsidR="00DA3E21">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(1, 2, 3) </w:t>
      </w:r>
      <w:r w:rsidR="00DA3E21">
        <w:rPr>
          <w:rFonts w:ascii="Times New Roman" w:hAnsi="Times New Roman" w:cs="Times New Roman"/>
          <w:sz w:val="24"/>
          <w:szCs w:val="24"/>
          <w:lang w:val="en-CA"/>
        </w:rPr>
        <w:t>for a total of 9</w:t>
      </w:r>
      <w:r w:rsidR="00DA3E21"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 xml:space="preserve">unique </w:t>
      </w:r>
      <w:r w:rsidR="00DA3E21" w:rsidRPr="0007763B">
        <w:rPr>
          <w:rFonts w:ascii="Times New Roman" w:hAnsi="Times New Roman" w:cs="Times New Roman"/>
          <w:sz w:val="24"/>
          <w:szCs w:val="24"/>
          <w:lang w:val="en-CA"/>
        </w:rPr>
        <w:t>scenarios</w:t>
      </w:r>
      <w:r w:rsidR="00DA3E21">
        <w:rPr>
          <w:rFonts w:ascii="Times New Roman" w:hAnsi="Times New Roman" w:cs="Times New Roman"/>
          <w:sz w:val="24"/>
          <w:szCs w:val="24"/>
          <w:lang w:val="en-CA"/>
        </w:rPr>
        <w:t xml:space="preserve">, each of which was replicated 180 times, for </w:t>
      </w:r>
      <w:r w:rsidR="00DA3E21" w:rsidRPr="0007763B">
        <w:rPr>
          <w:rFonts w:ascii="Times New Roman" w:hAnsi="Times New Roman" w:cs="Times New Roman"/>
          <w:sz w:val="24"/>
          <w:szCs w:val="24"/>
          <w:lang w:val="en-CA"/>
        </w:rPr>
        <w:t xml:space="preserve">a total of </w:t>
      </w:r>
      <w:r w:rsidR="00DA3E21">
        <w:rPr>
          <w:rFonts w:ascii="Times New Roman" w:hAnsi="Times New Roman" w:cs="Times New Roman"/>
          <w:sz w:val="24"/>
          <w:szCs w:val="24"/>
          <w:lang w:val="en-CA"/>
        </w:rPr>
        <w:t>1620 (9</w:t>
      </w:r>
      <w:r w:rsidR="00DA3E21"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w:t>
      </w:r>
      <w:r w:rsidR="00DA3E21" w:rsidRPr="0007763B">
        <w:rPr>
          <w:rFonts w:ascii="Times New Roman" w:hAnsi="Times New Roman" w:cs="Times New Roman"/>
          <w:sz w:val="24"/>
          <w:szCs w:val="24"/>
          <w:lang w:val="en-CA"/>
        </w:rPr>
        <w:t xml:space="preserve"> 180) </w:t>
      </w:r>
      <w:r w:rsidR="00DF3A37">
        <w:rPr>
          <w:rFonts w:ascii="Times New Roman" w:hAnsi="Times New Roman" w:cs="Times New Roman"/>
          <w:sz w:val="24"/>
          <w:szCs w:val="24"/>
          <w:lang w:val="en-CA"/>
        </w:rPr>
        <w:t xml:space="preserve">unique </w:t>
      </w:r>
      <w:r w:rsidR="00DA3E21" w:rsidRPr="0007763B">
        <w:rPr>
          <w:rFonts w:ascii="Times New Roman" w:hAnsi="Times New Roman" w:cs="Times New Roman"/>
          <w:sz w:val="24"/>
          <w:szCs w:val="24"/>
          <w:lang w:val="en-CA"/>
        </w:rPr>
        <w:t>simulations</w:t>
      </w:r>
      <w:r w:rsidR="00614ACA">
        <w:rPr>
          <w:rFonts w:ascii="Times New Roman" w:hAnsi="Times New Roman" w:cs="Times New Roman"/>
          <w:sz w:val="24"/>
          <w:szCs w:val="24"/>
          <w:lang w:val="en-CA"/>
        </w:rPr>
        <w:t xml:space="preserve"> for this experiment</w:t>
      </w:r>
      <w:r w:rsidR="00257C14">
        <w:rPr>
          <w:rFonts w:ascii="Times New Roman" w:hAnsi="Times New Roman" w:cs="Times New Roman"/>
          <w:sz w:val="24"/>
          <w:szCs w:val="24"/>
          <w:lang w:val="en-CA"/>
        </w:rPr>
        <w:t>,</w:t>
      </w:r>
      <w:r w:rsidR="00614ACA">
        <w:rPr>
          <w:rFonts w:ascii="Times New Roman" w:hAnsi="Times New Roman" w:cs="Times New Roman"/>
          <w:sz w:val="24"/>
          <w:szCs w:val="24"/>
          <w:lang w:val="en-CA"/>
        </w:rPr>
        <w:t xml:space="preserve"> aside from the control </w:t>
      </w:r>
      <w:r w:rsidR="00257C14">
        <w:rPr>
          <w:rFonts w:ascii="Times New Roman" w:hAnsi="Times New Roman" w:cs="Times New Roman"/>
          <w:sz w:val="24"/>
          <w:szCs w:val="24"/>
          <w:lang w:val="en-CA"/>
        </w:rPr>
        <w:t>simulations</w:t>
      </w:r>
      <w:r w:rsidR="008A219E">
        <w:rPr>
          <w:rFonts w:ascii="Times New Roman" w:hAnsi="Times New Roman" w:cs="Times New Roman"/>
          <w:sz w:val="24"/>
          <w:szCs w:val="24"/>
          <w:lang w:val="en-CA"/>
        </w:rPr>
        <w:t xml:space="preserve"> described below</w:t>
      </w:r>
      <w:r w:rsidR="00614ACA">
        <w:rPr>
          <w:rFonts w:ascii="Times New Roman" w:hAnsi="Times New Roman" w:cs="Times New Roman"/>
          <w:sz w:val="24"/>
          <w:szCs w:val="24"/>
          <w:lang w:val="en-CA"/>
        </w:rPr>
        <w:t xml:space="preserve"> (</w:t>
      </w:r>
      <w:r w:rsidR="00B922D5">
        <w:rPr>
          <w:rFonts w:ascii="Times New Roman" w:hAnsi="Times New Roman" w:cs="Times New Roman"/>
          <w:sz w:val="24"/>
          <w:szCs w:val="24"/>
          <w:lang w:val="en-CA"/>
        </w:rPr>
        <w:t>Table 1</w:t>
      </w:r>
      <w:r w:rsidR="00614ACA">
        <w:rPr>
          <w:rFonts w:ascii="Times New Roman" w:hAnsi="Times New Roman" w:cs="Times New Roman"/>
          <w:sz w:val="24"/>
          <w:szCs w:val="24"/>
          <w:lang w:val="en-CA"/>
        </w:rPr>
        <w:t>)</w:t>
      </w:r>
      <w:r w:rsidR="00DA3E21" w:rsidRPr="0007763B">
        <w:rPr>
          <w:rFonts w:ascii="Times New Roman" w:hAnsi="Times New Roman" w:cs="Times New Roman"/>
          <w:sz w:val="24"/>
          <w:szCs w:val="24"/>
          <w:lang w:val="en-CA"/>
        </w:rPr>
        <w:t>. In the next sections, we detail how we modelled th</w:t>
      </w:r>
      <w:r w:rsidR="00DA3E21">
        <w:rPr>
          <w:rFonts w:ascii="Times New Roman" w:hAnsi="Times New Roman" w:cs="Times New Roman"/>
          <w:sz w:val="24"/>
          <w:szCs w:val="24"/>
          <w:lang w:val="en-CA"/>
        </w:rPr>
        <w:t xml:space="preserve">e </w:t>
      </w:r>
      <w:r w:rsidR="00AC7B7B">
        <w:rPr>
          <w:rFonts w:ascii="Times New Roman" w:hAnsi="Times New Roman" w:cs="Times New Roman"/>
          <w:sz w:val="24"/>
          <w:szCs w:val="24"/>
          <w:lang w:val="en-CA"/>
        </w:rPr>
        <w:t>two</w:t>
      </w:r>
      <w:r w:rsidR="00DA3E21">
        <w:rPr>
          <w:rFonts w:ascii="Times New Roman" w:hAnsi="Times New Roman" w:cs="Times New Roman"/>
          <w:sz w:val="24"/>
          <w:szCs w:val="24"/>
          <w:lang w:val="en-CA"/>
        </w:rPr>
        <w:t xml:space="preserve"> experimental factors.</w:t>
      </w:r>
    </w:p>
    <w:p w14:paraId="43752243" w14:textId="77777777" w:rsidR="00DA3E21" w:rsidRPr="00DA3E21" w:rsidRDefault="00DA3E21" w:rsidP="00B47107">
      <w:pPr>
        <w:autoSpaceDE w:val="0"/>
        <w:autoSpaceDN w:val="0"/>
        <w:adjustRightInd w:val="0"/>
        <w:spacing w:before="240" w:after="0" w:line="480" w:lineRule="auto"/>
        <w:rPr>
          <w:rFonts w:ascii="Times New Roman" w:eastAsia="Times New Roman" w:hAnsi="Times New Roman" w:cs="Times New Roman"/>
          <w:sz w:val="24"/>
          <w:szCs w:val="24"/>
          <w:lang w:val="en-CA"/>
        </w:rPr>
      </w:pPr>
    </w:p>
    <w:p w14:paraId="041D54E7" w14:textId="644415C1" w:rsidR="004E13A5" w:rsidRPr="0007763B" w:rsidRDefault="004E13A5" w:rsidP="00B47107">
      <w:pPr>
        <w:spacing w:before="240" w:after="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113A7FE6" w14:textId="59F26CBA" w:rsidR="004E13A5" w:rsidRPr="00284908" w:rsidRDefault="00746931" w:rsidP="00B47107">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To model dispersal, we </w:t>
      </w:r>
      <w:r w:rsidR="00E12952" w:rsidRPr="00E12952">
        <w:rPr>
          <w:rFonts w:ascii="Times New Roman" w:eastAsia="Times New Roman" w:hAnsi="Times New Roman" w:cs="Times New Roman"/>
          <w:sz w:val="24"/>
          <w:szCs w:val="24"/>
          <w:lang w:val="en-CA"/>
        </w:rPr>
        <w:t xml:space="preserve">weighted </w:t>
      </w:r>
      <w:r w:rsidR="00DB693D">
        <w:rPr>
          <w:rFonts w:ascii="Times New Roman" w:eastAsia="Times New Roman" w:hAnsi="Times New Roman" w:cs="Times New Roman"/>
          <w:sz w:val="24"/>
          <w:szCs w:val="24"/>
          <w:lang w:val="en-CA"/>
        </w:rPr>
        <w:t xml:space="preserve">the </w:t>
      </w:r>
      <w:r w:rsidR="00E12952" w:rsidRPr="00E12952">
        <w:rPr>
          <w:rFonts w:ascii="Times New Roman" w:eastAsia="Times New Roman" w:hAnsi="Times New Roman" w:cs="Times New Roman"/>
          <w:sz w:val="24"/>
          <w:szCs w:val="24"/>
          <w:lang w:val="en-CA"/>
        </w:rPr>
        <w:t>geographic distances between popu</w:t>
      </w:r>
      <w:r w:rsidR="00E9164A">
        <w:rPr>
          <w:rFonts w:ascii="Times New Roman" w:eastAsia="Times New Roman" w:hAnsi="Times New Roman" w:cs="Times New Roman"/>
          <w:sz w:val="24"/>
          <w:szCs w:val="24"/>
          <w:lang w:val="en-CA"/>
        </w:rPr>
        <w:t>lati</w:t>
      </w:r>
      <w:r w:rsidR="00E12952" w:rsidRPr="00E12952">
        <w:rPr>
          <w:rFonts w:ascii="Times New Roman" w:eastAsia="Times New Roman" w:hAnsi="Times New Roman" w:cs="Times New Roman"/>
          <w:sz w:val="24"/>
          <w:szCs w:val="24"/>
          <w:lang w:val="en-CA"/>
        </w:rPr>
        <w:t xml:space="preserve">ons using a </w:t>
      </w:r>
      <w:r w:rsidR="00E12952">
        <w:rPr>
          <w:rFonts w:ascii="Times New Roman" w:eastAsia="Times New Roman" w:hAnsi="Times New Roman" w:cs="Times New Roman"/>
          <w:sz w:val="24"/>
          <w:szCs w:val="24"/>
          <w:lang w:val="en-CA"/>
        </w:rPr>
        <w:t>power</w:t>
      </w:r>
      <w:r w:rsidR="00E9164A">
        <w:rPr>
          <w:rFonts w:ascii="Times New Roman" w:eastAsia="Times New Roman" w:hAnsi="Times New Roman" w:cs="Times New Roman"/>
          <w:sz w:val="24"/>
          <w:szCs w:val="24"/>
          <w:lang w:val="en-CA"/>
        </w:rPr>
        <w:t xml:space="preserve"> </w:t>
      </w:r>
      <w:r w:rsidR="00E12952">
        <w:rPr>
          <w:rFonts w:ascii="Times New Roman" w:eastAsia="Times New Roman" w:hAnsi="Times New Roman" w:cs="Times New Roman"/>
          <w:sz w:val="24"/>
          <w:szCs w:val="24"/>
          <w:lang w:val="en-CA"/>
        </w:rPr>
        <w:t>law</w:t>
      </w:r>
      <w:r w:rsidR="00E12952" w:rsidRPr="00E12952">
        <w:rPr>
          <w:rFonts w:ascii="Times New Roman" w:eastAsia="Times New Roman" w:hAnsi="Times New Roman" w:cs="Times New Roman"/>
          <w:sz w:val="24"/>
          <w:szCs w:val="24"/>
          <w:lang w:val="en-CA"/>
        </w:rPr>
        <w:t xml:space="preserve"> function</w:t>
      </w:r>
      <w:r w:rsidR="00E12952">
        <w:rPr>
          <w:rFonts w:ascii="Times New Roman" w:eastAsia="Times New Roman" w:hAnsi="Times New Roman" w:cs="Times New Roman"/>
          <w:sz w:val="24"/>
          <w:szCs w:val="24"/>
          <w:lang w:val="en-CA"/>
        </w:rPr>
        <w:t>,</w:t>
      </w:r>
      <w:r w:rsidR="00B14D5E">
        <w:rPr>
          <w:rFonts w:ascii="Times New Roman" w:eastAsia="Times New Roman" w:hAnsi="Times New Roman" w:cs="Times New Roman"/>
          <w:sz w:val="24"/>
          <w:szCs w:val="24"/>
          <w:lang w:val="en-CA"/>
        </w:rPr>
        <w:t xml:space="preserve">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sidR="006754D0">
        <w:rPr>
          <w:rFonts w:ascii="Times New Roman" w:eastAsia="Times New Roman" w:hAnsi="Times New Roman" w:cs="Times New Roman"/>
          <w:sz w:val="24"/>
          <w:szCs w:val="24"/>
          <w:lang w:val="en-CA"/>
        </w:rPr>
        <w:t xml:space="preserve">, where </w:t>
      </w:r>
      <w:r w:rsidR="006754D0">
        <w:rPr>
          <w:rFonts w:ascii="Times New Roman" w:eastAsia="Times New Roman" w:hAnsi="Times New Roman" w:cs="Times New Roman"/>
          <w:i/>
          <w:sz w:val="24"/>
          <w:szCs w:val="24"/>
          <w:lang w:val="en-CA"/>
        </w:rPr>
        <w:t xml:space="preserve">B </w:t>
      </w:r>
      <w:r w:rsidR="006754D0">
        <w:rPr>
          <w:rFonts w:ascii="Times New Roman" w:eastAsia="Times New Roman" w:hAnsi="Times New Roman" w:cs="Times New Roman"/>
          <w:sz w:val="24"/>
          <w:szCs w:val="24"/>
          <w:lang w:val="en-CA"/>
        </w:rPr>
        <w:t xml:space="preserve">represents how </w:t>
      </w:r>
      <w:r w:rsidR="006B08FC">
        <w:rPr>
          <w:rFonts w:ascii="Times New Roman" w:eastAsia="Times New Roman" w:hAnsi="Times New Roman" w:cs="Times New Roman"/>
          <w:sz w:val="24"/>
          <w:szCs w:val="24"/>
          <w:lang w:val="en-CA"/>
        </w:rPr>
        <w:t xml:space="preserve">difficult </w:t>
      </w:r>
      <w:r w:rsidR="006754D0">
        <w:rPr>
          <w:rFonts w:ascii="Times New Roman" w:eastAsia="Times New Roman" w:hAnsi="Times New Roman" w:cs="Times New Roman"/>
          <w:sz w:val="24"/>
          <w:szCs w:val="24"/>
          <w:lang w:val="en-CA"/>
        </w:rPr>
        <w:t xml:space="preserve">it is to disperse </w:t>
      </w:r>
      <w:r w:rsidR="00DB693D">
        <w:rPr>
          <w:rFonts w:ascii="Times New Roman" w:eastAsia="Times New Roman" w:hAnsi="Times New Roman" w:cs="Times New Roman"/>
          <w:sz w:val="24"/>
          <w:szCs w:val="24"/>
          <w:lang w:val="en-CA"/>
        </w:rPr>
        <w:t xml:space="preserve">and </w:t>
      </w:r>
      <w:r w:rsidR="006754D0">
        <w:rPr>
          <w:rFonts w:ascii="Times New Roman" w:eastAsia="Times New Roman" w:hAnsi="Times New Roman" w:cs="Times New Roman"/>
          <w:sz w:val="24"/>
          <w:szCs w:val="24"/>
          <w:lang w:val="en-CA"/>
        </w:rPr>
        <w:t xml:space="preserve">high values of </w:t>
      </w:r>
      <w:r w:rsidR="006754D0" w:rsidRPr="00F135FE">
        <w:rPr>
          <w:rFonts w:ascii="Times New Roman" w:eastAsia="Times New Roman" w:hAnsi="Times New Roman" w:cs="Times New Roman"/>
          <w:i/>
          <w:sz w:val="24"/>
          <w:szCs w:val="24"/>
          <w:lang w:val="en-CA"/>
        </w:rPr>
        <w:t>B</w:t>
      </w:r>
      <w:r w:rsidR="006754D0">
        <w:rPr>
          <w:rFonts w:ascii="Times New Roman" w:eastAsia="Times New Roman" w:hAnsi="Times New Roman" w:cs="Times New Roman"/>
          <w:sz w:val="24"/>
          <w:szCs w:val="24"/>
          <w:lang w:val="en-CA"/>
        </w:rPr>
        <w:t xml:space="preserve"> correspond to low dispersal capacity (elaborated below).</w:t>
      </w:r>
      <w:r>
        <w:rPr>
          <w:rFonts w:ascii="Times New Roman" w:eastAsia="Times New Roman" w:hAnsi="Times New Roman" w:cs="Times New Roman"/>
          <w:sz w:val="24"/>
          <w:szCs w:val="24"/>
          <w:lang w:val="en-CA"/>
        </w:rPr>
        <w:t xml:space="preserve"> </w:t>
      </w:r>
      <w:r w:rsidR="006754D0">
        <w:rPr>
          <w:rFonts w:ascii="Times New Roman" w:eastAsia="Times New Roman" w:hAnsi="Times New Roman" w:cs="Times New Roman"/>
          <w:sz w:val="24"/>
          <w:szCs w:val="24"/>
          <w:lang w:val="en-CA"/>
        </w:rPr>
        <w:t xml:space="preserve">We </w:t>
      </w:r>
      <w:r>
        <w:rPr>
          <w:rFonts w:ascii="Times New Roman" w:eastAsia="Times New Roman" w:hAnsi="Times New Roman" w:cs="Times New Roman"/>
          <w:sz w:val="24"/>
          <w:szCs w:val="24"/>
          <w:lang w:val="en-CA"/>
        </w:rPr>
        <w:t>t</w:t>
      </w:r>
      <w:r w:rsidR="004E13A5" w:rsidRPr="0007763B">
        <w:rPr>
          <w:rFonts w:ascii="Times New Roman" w:eastAsia="Times New Roman" w:hAnsi="Times New Roman" w:cs="Times New Roman"/>
          <w:sz w:val="24"/>
          <w:szCs w:val="24"/>
          <w:lang w:val="en-CA"/>
        </w:rPr>
        <w:t>he</w:t>
      </w:r>
      <w:r w:rsidR="00720E9A">
        <w:rPr>
          <w:rFonts w:ascii="Times New Roman" w:eastAsia="Times New Roman" w:hAnsi="Times New Roman" w:cs="Times New Roman"/>
          <w:sz w:val="24"/>
          <w:szCs w:val="24"/>
          <w:lang w:val="en-CA"/>
        </w:rPr>
        <w:t>n</w:t>
      </w:r>
      <w:r>
        <w:rPr>
          <w:rFonts w:ascii="Times New Roman" w:eastAsia="Times New Roman" w:hAnsi="Times New Roman" w:cs="Times New Roman"/>
          <w:sz w:val="24"/>
          <w:szCs w:val="24"/>
          <w:lang w:val="en-CA"/>
        </w:rPr>
        <w:t xml:space="preserve"> rescaled the values, </w:t>
      </w:r>
      <w:r w:rsidR="004E13A5"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(4√2)</m:t>
        </m:r>
      </m:oMath>
      <w:r w:rsidR="0067400C">
        <w:rPr>
          <w:rFonts w:ascii="Times New Roman" w:eastAsia="Times New Roman" w:hAnsi="Times New Roman" w:cs="Times New Roman"/>
          <w:sz w:val="24"/>
          <w:szCs w:val="24"/>
          <w:lang w:val="en-CA"/>
        </w:rPr>
        <w:t xml:space="preserve"> </w:t>
      </w:r>
      <w:r w:rsidR="00690CD2">
        <w:rPr>
          <w:rFonts w:ascii="Times New Roman" w:eastAsia="Times New Roman" w:hAnsi="Times New Roman" w:cs="Times New Roman"/>
          <w:sz w:val="24"/>
          <w:szCs w:val="24"/>
          <w:lang w:val="en-CA"/>
        </w:rPr>
        <w:t>and the minimum (0</w:t>
      </w:r>
      <w:r w:rsidR="00F37ADB">
        <w:rPr>
          <w:rFonts w:ascii="Times New Roman" w:eastAsia="Times New Roman" w:hAnsi="Times New Roman" w:cs="Times New Roman"/>
          <w:sz w:val="24"/>
          <w:szCs w:val="24"/>
          <w:lang w:val="en-CA"/>
        </w:rPr>
        <w:t>)</w:t>
      </w:r>
      <w:r w:rsidR="00690CD2">
        <w:rPr>
          <w:rFonts w:ascii="Times New Roman" w:eastAsia="Times New Roman" w:hAnsi="Times New Roman" w:cs="Times New Roman"/>
          <w:sz w:val="24"/>
          <w:szCs w:val="24"/>
          <w:lang w:val="en-CA"/>
        </w:rPr>
        <w:t xml:space="preserve"> distances</w:t>
      </w:r>
      <w:r w:rsidR="00745D2C">
        <w:rPr>
          <w:rFonts w:ascii="Times New Roman" w:eastAsia="Times New Roman" w:hAnsi="Times New Roman" w:cs="Times New Roman"/>
          <w:sz w:val="24"/>
          <w:szCs w:val="24"/>
          <w:lang w:val="en-CA"/>
        </w:rPr>
        <w:t xml:space="preserve"> possible in this virtual</w:t>
      </w:r>
      <w:r w:rsidR="004E13A5"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xml:space="preserve">, as described in the </w:t>
      </w:r>
      <w:r w:rsidRPr="003A1360">
        <w:rPr>
          <w:rFonts w:ascii="Times New Roman" w:eastAsia="Times New Roman" w:hAnsi="Times New Roman" w:cs="Times New Roman"/>
          <w:i/>
          <w:sz w:val="24"/>
          <w:szCs w:val="24"/>
          <w:lang w:val="en-CA"/>
        </w:rPr>
        <w:t>CDMetaPOP</w:t>
      </w:r>
      <w:r w:rsidR="006E412E">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fldChar w:fldCharType="begin" w:fldLock="1"/>
      </w:r>
      <w:r w:rsidR="00013275">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[45]","plainTextFormattedCitation":"[45]","previouslyFormattedCitation":"[44]"},"properties":{"noteIndex":0},"schema":"https://github.com/citation-style-language/schema/raw/master/csl-citation.json"}</w:instrText>
      </w:r>
      <w:r w:rsidR="006E412E">
        <w:rPr>
          <w:rFonts w:ascii="Times New Roman" w:eastAsia="Times New Roman" w:hAnsi="Times New Roman" w:cs="Times New Roman"/>
          <w:sz w:val="24"/>
          <w:szCs w:val="24"/>
          <w:lang w:val="en-CA"/>
        </w:rPr>
        <w:fldChar w:fldCharType="separate"/>
      </w:r>
      <w:r w:rsidR="00013275" w:rsidRPr="00013275">
        <w:rPr>
          <w:rFonts w:ascii="Times New Roman" w:eastAsia="Times New Roman" w:hAnsi="Times New Roman" w:cs="Times New Roman"/>
          <w:noProof/>
          <w:sz w:val="24"/>
          <w:szCs w:val="24"/>
          <w:lang w:val="en-CA"/>
        </w:rPr>
        <w:t>[45]</w:t>
      </w:r>
      <w:r w:rsidR="006E412E">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w:t>
      </w:r>
      <w:r w:rsidR="00B14D5E">
        <w:rPr>
          <w:rFonts w:ascii="Times New Roman" w:eastAsia="Times New Roman" w:hAnsi="Times New Roman" w:cs="Times New Roman"/>
          <w:sz w:val="24"/>
          <w:szCs w:val="24"/>
          <w:lang w:val="en-CA"/>
        </w:rPr>
        <w:t xml:space="preserve">user </w:t>
      </w:r>
      <w:r>
        <w:rPr>
          <w:rFonts w:ascii="Times New Roman" w:eastAsia="Times New Roman" w:hAnsi="Times New Roman" w:cs="Times New Roman"/>
          <w:sz w:val="24"/>
          <w:szCs w:val="24"/>
          <w:lang w:val="en-CA"/>
        </w:rPr>
        <w:t>manual (p.63). T</w:t>
      </w:r>
      <w:r w:rsidR="00D95DF9">
        <w:rPr>
          <w:rFonts w:ascii="Times New Roman" w:eastAsia="Times New Roman" w:hAnsi="Times New Roman" w:cs="Times New Roman"/>
          <w:sz w:val="24"/>
          <w:szCs w:val="24"/>
          <w:lang w:val="en-CA"/>
        </w:rPr>
        <w:t xml:space="preserve">his </w:t>
      </w:r>
      <w:r w:rsidR="00955C73">
        <w:rPr>
          <w:rFonts w:ascii="Times New Roman" w:eastAsia="Times New Roman" w:hAnsi="Times New Roman" w:cs="Times New Roman"/>
          <w:sz w:val="24"/>
          <w:szCs w:val="24"/>
          <w:lang w:val="en-CA"/>
        </w:rPr>
        <w:t>produced values in the [0,1] range, which are considered to represent</w:t>
      </w:r>
      <w:r w:rsidR="00284908">
        <w:rPr>
          <w:rFonts w:ascii="Times New Roman" w:eastAsia="Times New Roman" w:hAnsi="Times New Roman" w:cs="Times New Roman"/>
          <w:sz w:val="24"/>
          <w:szCs w:val="24"/>
          <w:lang w:val="en-CA"/>
        </w:rPr>
        <w:t xml:space="preserve"> </w:t>
      </w:r>
      <w:r w:rsidR="00720E9A">
        <w:rPr>
          <w:rFonts w:ascii="Times New Roman" w:eastAsia="Times New Roman" w:hAnsi="Times New Roman" w:cs="Times New Roman"/>
          <w:sz w:val="24"/>
          <w:szCs w:val="24"/>
          <w:lang w:val="en-CA"/>
        </w:rPr>
        <w:t>probabilit</w:t>
      </w:r>
      <w:r w:rsidR="00955C73">
        <w:rPr>
          <w:rFonts w:ascii="Times New Roman" w:eastAsia="Times New Roman" w:hAnsi="Times New Roman" w:cs="Times New Roman"/>
          <w:sz w:val="24"/>
          <w:szCs w:val="24"/>
          <w:lang w:val="en-CA"/>
        </w:rPr>
        <w:t>ies</w:t>
      </w:r>
      <w:r w:rsidR="00284908">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t xml:space="preserve">that an individual disperses </w:t>
      </w:r>
      <w:r w:rsidR="00955C73">
        <w:rPr>
          <w:rFonts w:ascii="Times New Roman" w:eastAsia="Times New Roman" w:hAnsi="Times New Roman" w:cs="Times New Roman"/>
          <w:sz w:val="24"/>
          <w:szCs w:val="24"/>
          <w:lang w:val="en-CA"/>
        </w:rPr>
        <w:t xml:space="preserve">to a cell located at </w:t>
      </w:r>
      <w:r w:rsidR="00955C73">
        <w:rPr>
          <w:rFonts w:ascii="Times New Roman" w:eastAsia="Times New Roman" w:hAnsi="Times New Roman" w:cs="Times New Roman"/>
          <w:sz w:val="24"/>
          <w:szCs w:val="24"/>
          <w:lang w:val="en-CA"/>
        </w:rPr>
        <w:lastRenderedPageBreak/>
        <w:t>that</w:t>
      </w:r>
      <w:r w:rsidR="006E412E">
        <w:rPr>
          <w:rFonts w:ascii="Times New Roman" w:eastAsia="Times New Roman" w:hAnsi="Times New Roman" w:cs="Times New Roman"/>
          <w:sz w:val="24"/>
          <w:szCs w:val="24"/>
          <w:lang w:val="en-CA"/>
        </w:rPr>
        <w:t xml:space="preserve"> distance </w:t>
      </w:r>
      <w:r w:rsidR="00284908">
        <w:rPr>
          <w:rFonts w:ascii="Times New Roman" w:eastAsia="Times New Roman" w:hAnsi="Times New Roman" w:cs="Times New Roman"/>
          <w:sz w:val="24"/>
          <w:szCs w:val="24"/>
          <w:lang w:val="en-CA"/>
        </w:rPr>
        <w:t>(</w:t>
      </w:r>
      <w:r w:rsidR="00284908" w:rsidRPr="00E85B45">
        <w:rPr>
          <w:rFonts w:ascii="Times New Roman" w:eastAsia="Times New Roman" w:hAnsi="Times New Roman" w:cs="Times New Roman"/>
          <w:sz w:val="24"/>
          <w:szCs w:val="24"/>
          <w:lang w:val="en-CA"/>
        </w:rPr>
        <w:t>Fig.1</w:t>
      </w:r>
      <w:r w:rsidR="00284908">
        <w:rPr>
          <w:rFonts w:ascii="Times New Roman" w:eastAsia="Times New Roman" w:hAnsi="Times New Roman" w:cs="Times New Roman"/>
          <w:sz w:val="24"/>
          <w:szCs w:val="24"/>
          <w:lang w:val="en-CA"/>
        </w:rPr>
        <w:t>)</w:t>
      </w:r>
      <w:r w:rsidR="00720E9A">
        <w:rPr>
          <w:rFonts w:ascii="Times New Roman" w:eastAsia="Times New Roman" w:hAnsi="Times New Roman" w:cs="Times New Roman"/>
          <w:sz w:val="24"/>
          <w:szCs w:val="24"/>
          <w:lang w:val="en-CA"/>
        </w:rPr>
        <w:t>.</w:t>
      </w:r>
      <w:r w:rsidR="004E13A5" w:rsidRPr="0007763B">
        <w:rPr>
          <w:rFonts w:ascii="Times New Roman" w:eastAsiaTheme="minorEastAsia" w:hAnsi="Times New Roman" w:cs="Times New Roman"/>
          <w:sz w:val="24"/>
          <w:szCs w:val="24"/>
          <w:lang w:val="en-CA"/>
        </w:rPr>
        <w:t xml:space="preserve"> </w:t>
      </w:r>
      <w:r w:rsidR="00D95DF9" w:rsidRPr="0007763B">
        <w:rPr>
          <w:rFonts w:ascii="Times New Roman" w:eastAsia="Times New Roman" w:hAnsi="Times New Roman" w:cs="Times New Roman"/>
          <w:sz w:val="24"/>
          <w:szCs w:val="24"/>
          <w:lang w:val="en-CA"/>
        </w:rPr>
        <w:t xml:space="preserve">We chose this way of modelling dispersal </w:t>
      </w:r>
      <w:r w:rsidR="00D95DF9">
        <w:rPr>
          <w:rFonts w:ascii="Times New Roman" w:eastAsia="Times New Roman" w:hAnsi="Times New Roman" w:cs="Times New Roman"/>
          <w:sz w:val="24"/>
          <w:szCs w:val="24"/>
          <w:lang w:val="en-CA"/>
        </w:rPr>
        <w:t>to allow both within</w:t>
      </w:r>
      <w:r w:rsidR="00D2058D">
        <w:rPr>
          <w:rFonts w:ascii="Times New Roman" w:eastAsia="Times New Roman" w:hAnsi="Times New Roman" w:cs="Times New Roman"/>
          <w:sz w:val="24"/>
          <w:szCs w:val="24"/>
          <w:lang w:val="en-CA"/>
        </w:rPr>
        <w:t>-</w:t>
      </w:r>
      <w:r w:rsidR="00D95DF9">
        <w:rPr>
          <w:rFonts w:ascii="Times New Roman" w:eastAsia="Times New Roman" w:hAnsi="Times New Roman" w:cs="Times New Roman"/>
          <w:sz w:val="24"/>
          <w:szCs w:val="24"/>
          <w:lang w:val="en-CA"/>
        </w:rPr>
        <w:t>population movement</w:t>
      </w:r>
      <w:r w:rsidR="006D3001">
        <w:rPr>
          <w:rFonts w:ascii="Times New Roman" w:eastAsia="Times New Roman" w:hAnsi="Times New Roman" w:cs="Times New Roman"/>
          <w:sz w:val="24"/>
          <w:szCs w:val="24"/>
          <w:lang w:val="en-CA"/>
        </w:rPr>
        <w:t>s</w:t>
      </w:r>
      <w:r w:rsidR="00D95DF9" w:rsidRPr="0007763B">
        <w:rPr>
          <w:rFonts w:ascii="Times New Roman" w:eastAsia="Times New Roman" w:hAnsi="Times New Roman" w:cs="Times New Roman"/>
          <w:sz w:val="24"/>
          <w:szCs w:val="24"/>
          <w:lang w:val="en-CA"/>
        </w:rPr>
        <w:t xml:space="preserve"> </w:t>
      </w:r>
      <w:r w:rsidR="00D95DF9">
        <w:rPr>
          <w:rFonts w:ascii="Times New Roman" w:eastAsia="Times New Roman" w:hAnsi="Times New Roman" w:cs="Times New Roman"/>
          <w:sz w:val="24"/>
          <w:szCs w:val="24"/>
          <w:lang w:val="en-CA"/>
        </w:rPr>
        <w:t>and long</w:t>
      </w:r>
      <w:r w:rsidR="00D2058D">
        <w:rPr>
          <w:rFonts w:ascii="Times New Roman" w:eastAsia="Times New Roman" w:hAnsi="Times New Roman" w:cs="Times New Roman"/>
          <w:sz w:val="24"/>
          <w:szCs w:val="24"/>
          <w:lang w:val="en-CA"/>
        </w:rPr>
        <w:t>-</w:t>
      </w:r>
      <w:r w:rsidR="00D95DF9">
        <w:rPr>
          <w:rFonts w:ascii="Times New Roman" w:eastAsia="Times New Roman" w:hAnsi="Times New Roman" w:cs="Times New Roman"/>
          <w:sz w:val="24"/>
          <w:szCs w:val="24"/>
          <w:lang w:val="en-CA"/>
        </w:rPr>
        <w:t>distance dispersal.</w:t>
      </w:r>
    </w:p>
    <w:p w14:paraId="7429503B" w14:textId="4C9C3C4E" w:rsidR="004E13A5" w:rsidRDefault="00D95DF9" w:rsidP="00B47107">
      <w:pPr>
        <w:spacing w:before="240" w:line="480" w:lineRule="auto"/>
        <w:rPr>
          <w:rFonts w:ascii="Times New Roman" w:hAnsi="Times New Roman" w:cs="Times New Roman"/>
          <w:sz w:val="24"/>
          <w:szCs w:val="24"/>
          <w:lang w:val="en-CA"/>
        </w:rPr>
      </w:pPr>
      <w:r>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he population to which an individual </w:t>
      </w:r>
      <w:r w:rsidR="00B14D5E">
        <w:rPr>
          <w:rFonts w:ascii="Times New Roman" w:hAnsi="Times New Roman" w:cs="Times New Roman"/>
          <w:sz w:val="24"/>
          <w:szCs w:val="24"/>
          <w:lang w:val="en-CA"/>
        </w:rPr>
        <w:t xml:space="preserve">disperses </w:t>
      </w:r>
      <w:r w:rsidR="004E13A5" w:rsidRPr="0007763B">
        <w:rPr>
          <w:rFonts w:ascii="Times New Roman" w:hAnsi="Times New Roman" w:cs="Times New Roman"/>
          <w:sz w:val="24"/>
          <w:szCs w:val="24"/>
          <w:lang w:val="en-CA"/>
        </w:rPr>
        <w:t xml:space="preserve">was selected randomly from the set of populations available at the </w:t>
      </w:r>
      <w:r w:rsidR="00A212A8">
        <w:rPr>
          <w:rFonts w:ascii="Times New Roman" w:hAnsi="Times New Roman" w:cs="Times New Roman"/>
          <w:sz w:val="24"/>
          <w:szCs w:val="24"/>
          <w:lang w:val="en-CA"/>
        </w:rPr>
        <w:t>given</w:t>
      </w:r>
      <w:r w:rsidR="006D3001">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distance</w:t>
      </w:r>
      <w:r w:rsidR="001371AE">
        <w:rPr>
          <w:rFonts w:ascii="Times New Roman" w:eastAsia="Times New Roman" w:hAnsi="Times New Roman" w:cs="Times New Roman"/>
          <w:sz w:val="24"/>
          <w:szCs w:val="24"/>
          <w:lang w:val="en-CA"/>
        </w:rPr>
        <w:t xml:space="preserve">. </w:t>
      </w:r>
      <w:r w:rsidR="00131252">
        <w:rPr>
          <w:rFonts w:ascii="Times New Roman" w:eastAsia="Times New Roman" w:hAnsi="Times New Roman" w:cs="Times New Roman"/>
          <w:sz w:val="24"/>
          <w:szCs w:val="24"/>
          <w:lang w:val="en-CA"/>
        </w:rPr>
        <w:t xml:space="preserve">Individuals </w:t>
      </w:r>
      <w:r w:rsidR="003A1360">
        <w:rPr>
          <w:rFonts w:ascii="Times New Roman" w:eastAsia="Times New Roman" w:hAnsi="Times New Roman" w:cs="Times New Roman"/>
          <w:sz w:val="24"/>
          <w:szCs w:val="24"/>
          <w:lang w:val="en-CA"/>
        </w:rPr>
        <w:t xml:space="preserve">always </w:t>
      </w:r>
      <w:r w:rsidR="00131252">
        <w:rPr>
          <w:rFonts w:ascii="Times New Roman" w:eastAsia="Times New Roman" w:hAnsi="Times New Roman" w:cs="Times New Roman"/>
          <w:sz w:val="24"/>
          <w:szCs w:val="24"/>
          <w:lang w:val="en-CA"/>
        </w:rPr>
        <w:t>stay within our simulated landscape</w:t>
      </w:r>
      <w:r w:rsidR="00377029">
        <w:rPr>
          <w:rFonts w:ascii="Times New Roman" w:eastAsia="Times New Roman" w:hAnsi="Times New Roman" w:cs="Times New Roman"/>
          <w:sz w:val="24"/>
          <w:szCs w:val="24"/>
          <w:lang w:val="en-CA"/>
        </w:rPr>
        <w:t>,</w:t>
      </w:r>
      <w:r w:rsidR="00131252">
        <w:rPr>
          <w:rFonts w:ascii="Times New Roman" w:eastAsia="Times New Roman" w:hAnsi="Times New Roman" w:cs="Times New Roman"/>
          <w:sz w:val="24"/>
          <w:szCs w:val="24"/>
          <w:lang w:val="en-CA"/>
        </w:rPr>
        <w:t xml:space="preserve"> and a</w:t>
      </w:r>
      <w:r w:rsidR="001F7518">
        <w:rPr>
          <w:rFonts w:ascii="Times New Roman" w:eastAsia="Times New Roman" w:hAnsi="Times New Roman" w:cs="Times New Roman"/>
          <w:sz w:val="24"/>
          <w:szCs w:val="24"/>
          <w:lang w:val="en-CA"/>
        </w:rPr>
        <w:t xml:space="preserve">ny individual may disperse </w:t>
      </w:r>
      <w:r w:rsidR="001F7518">
        <w:rPr>
          <w:rFonts w:ascii="Times New Roman" w:eastAsiaTheme="minorEastAsia" w:hAnsi="Times New Roman" w:cs="Times New Roman"/>
          <w:sz w:val="24"/>
          <w:szCs w:val="24"/>
          <w:lang w:val="en-CA"/>
        </w:rPr>
        <w:t>to</w:t>
      </w:r>
      <w:r>
        <w:rPr>
          <w:rFonts w:ascii="Times New Roman" w:eastAsiaTheme="minorEastAsia" w:hAnsi="Times New Roman" w:cs="Times New Roman"/>
          <w:sz w:val="24"/>
          <w:szCs w:val="24"/>
          <w:lang w:val="en-CA"/>
        </w:rPr>
        <w:t xml:space="preserve"> </w:t>
      </w:r>
      <w:r w:rsidR="001F7518">
        <w:rPr>
          <w:rFonts w:ascii="Times New Roman" w:eastAsiaTheme="minorEastAsia" w:hAnsi="Times New Roman" w:cs="Times New Roman"/>
          <w:sz w:val="24"/>
          <w:szCs w:val="24"/>
          <w:lang w:val="en-CA"/>
        </w:rPr>
        <w:t>one of our 25 populations</w:t>
      </w:r>
      <w:r w:rsidR="00082620">
        <w:rPr>
          <w:rFonts w:ascii="Times New Roman" w:eastAsiaTheme="minorEastAsia" w:hAnsi="Times New Roman" w:cs="Times New Roman"/>
          <w:sz w:val="24"/>
          <w:szCs w:val="24"/>
          <w:lang w:val="en-CA"/>
        </w:rPr>
        <w:t xml:space="preserve"> at each generation</w:t>
      </w:r>
      <w:r>
        <w:rPr>
          <w:rFonts w:ascii="Times New Roman" w:eastAsiaTheme="minorEastAsia" w:hAnsi="Times New Roman" w:cs="Times New Roman"/>
          <w:sz w:val="24"/>
          <w:szCs w:val="24"/>
          <w:lang w:val="en-CA"/>
        </w:rPr>
        <w:t xml:space="preserve">. </w:t>
      </w:r>
      <w:r w:rsidR="006520B8">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o investigate the effect of different levels of dispersal, we </w:t>
      </w:r>
      <w:r w:rsidR="00B14D5E">
        <w:rPr>
          <w:rFonts w:ascii="Times New Roman" w:hAnsi="Times New Roman" w:cs="Times New Roman"/>
          <w:sz w:val="24"/>
          <w:szCs w:val="24"/>
          <w:lang w:val="en-CA"/>
        </w:rPr>
        <w:t xml:space="preserve">used three different values of </w:t>
      </w:r>
      <w:r w:rsidR="004E13A5" w:rsidRPr="0007763B">
        <w:rPr>
          <w:rFonts w:ascii="Times New Roman" w:hAnsi="Times New Roman" w:cs="Times New Roman"/>
          <w:i/>
          <w:sz w:val="24"/>
          <w:szCs w:val="24"/>
          <w:lang w:val="en-CA"/>
        </w:rPr>
        <w:t>B</w:t>
      </w:r>
      <w:r w:rsidR="00E85B45">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low</w:t>
      </w:r>
      <w:r w:rsidR="00B14D5E">
        <w:rPr>
          <w:rFonts w:ascii="Times New Roman" w:hAnsi="Times New Roman" w:cs="Times New Roman"/>
          <w:sz w:val="24"/>
          <w:szCs w:val="24"/>
          <w:lang w:val="en-CA"/>
        </w:rPr>
        <w:t xml:space="preserv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2)</w:t>
      </w:r>
      <w:r w:rsidR="004E13A5" w:rsidRPr="0007763B">
        <w:rPr>
          <w:rFonts w:ascii="Times New Roman" w:hAnsi="Times New Roman" w:cs="Times New Roman"/>
          <w:sz w:val="24"/>
          <w:szCs w:val="24"/>
          <w:lang w:val="en-CA"/>
        </w:rPr>
        <w:t xml:space="preserve">, </w:t>
      </w:r>
      <w:r w:rsidR="00C74EA1">
        <w:rPr>
          <w:rFonts w:ascii="Times New Roman" w:hAnsi="Times New Roman" w:cs="Times New Roman"/>
          <w:sz w:val="24"/>
          <w:szCs w:val="24"/>
          <w:lang w:val="en-CA"/>
        </w:rPr>
        <w:t>moder</w:t>
      </w:r>
      <w:r w:rsidR="004E13A5" w:rsidRPr="0007763B">
        <w:rPr>
          <w:rFonts w:ascii="Times New Roman" w:hAnsi="Times New Roman" w:cs="Times New Roman"/>
          <w:sz w:val="24"/>
          <w:szCs w:val="24"/>
          <w:lang w:val="en-CA"/>
        </w:rPr>
        <w:t xml:space="preserve">ate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1.301)</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and high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0.6015)</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dispersal</w:t>
      </w:r>
      <w:r w:rsidR="006E412E">
        <w:rPr>
          <w:rFonts w:ascii="Times New Roman" w:hAnsi="Times New Roman" w:cs="Times New Roman"/>
          <w:sz w:val="24"/>
          <w:szCs w:val="24"/>
          <w:lang w:val="en-CA"/>
        </w:rPr>
        <w:t xml:space="preserve"> levels</w:t>
      </w:r>
      <w:r w:rsidR="00C402B5" w:rsidRPr="0007763B">
        <w:rPr>
          <w:rFonts w:ascii="Times New Roman" w:hAnsi="Times New Roman" w:cs="Times New Roman"/>
          <w:sz w:val="24"/>
          <w:szCs w:val="24"/>
          <w:lang w:val="en-CA"/>
        </w:rPr>
        <w:t xml:space="preserve"> (Fig.1</w:t>
      </w:r>
      <w:r w:rsidR="00F03276">
        <w:rPr>
          <w:rFonts w:ascii="Times New Roman" w:hAnsi="Times New Roman" w:cs="Times New Roman"/>
          <w:sz w:val="24"/>
          <w:szCs w:val="24"/>
          <w:lang w:val="en-CA"/>
        </w:rPr>
        <w:t>; Table 1)</w:t>
      </w:r>
      <w:r w:rsidR="00B00A89" w:rsidRPr="0007763B">
        <w:rPr>
          <w:rFonts w:ascii="Times New Roman" w:hAnsi="Times New Roman" w:cs="Times New Roman"/>
          <w:sz w:val="24"/>
          <w:szCs w:val="24"/>
          <w:lang w:val="en-CA"/>
        </w:rPr>
        <w:t>.</w:t>
      </w:r>
    </w:p>
    <w:p w14:paraId="20C24CA9" w14:textId="77777777" w:rsidR="006801C5" w:rsidRDefault="006801C5" w:rsidP="00B47107">
      <w:pPr>
        <w:spacing w:before="240" w:line="480" w:lineRule="auto"/>
        <w:rPr>
          <w:rFonts w:ascii="Times New Roman" w:hAnsi="Times New Roman" w:cs="Times New Roman"/>
          <w:sz w:val="24"/>
          <w:szCs w:val="24"/>
          <w:lang w:val="en-CA"/>
        </w:rPr>
      </w:pPr>
    </w:p>
    <w:p w14:paraId="45DB3D7B" w14:textId="3A3B6E32" w:rsidR="004E13A5" w:rsidRPr="0007763B" w:rsidRDefault="00F8383D" w:rsidP="00B47107">
      <w:pPr>
        <w:keepNext/>
        <w:spacing w:before="240" w:line="480" w:lineRule="auto"/>
        <w:rPr>
          <w:rFonts w:ascii="Times New Roman" w:eastAsia="Times New Roman" w:hAnsi="Times New Roman" w:cs="Times New Roman"/>
          <w:i/>
          <w:sz w:val="24"/>
          <w:szCs w:val="24"/>
          <w:lang w:val="en-CA"/>
        </w:rPr>
      </w:pPr>
      <w:r>
        <w:rPr>
          <w:rFonts w:ascii="Times New Roman" w:eastAsia="Times New Roman" w:hAnsi="Times New Roman" w:cs="Times New Roman"/>
          <w:i/>
          <w:sz w:val="24"/>
          <w:szCs w:val="24"/>
          <w:lang w:val="en-CA"/>
        </w:rPr>
        <w:t>Spatial extent of dem</w:t>
      </w:r>
      <w:r w:rsidR="00CB3FBD">
        <w:rPr>
          <w:rFonts w:ascii="Times New Roman" w:eastAsia="Times New Roman" w:hAnsi="Times New Roman" w:cs="Times New Roman"/>
          <w:i/>
          <w:sz w:val="24"/>
          <w:szCs w:val="24"/>
          <w:lang w:val="en-CA"/>
        </w:rPr>
        <w:t>o</w:t>
      </w:r>
      <w:r>
        <w:rPr>
          <w:rFonts w:ascii="Times New Roman" w:eastAsia="Times New Roman" w:hAnsi="Times New Roman" w:cs="Times New Roman"/>
          <w:i/>
          <w:sz w:val="24"/>
          <w:szCs w:val="24"/>
          <w:lang w:val="en-CA"/>
        </w:rPr>
        <w:t>gr</w:t>
      </w:r>
      <w:r w:rsidR="00CB3FBD">
        <w:rPr>
          <w:rFonts w:ascii="Times New Roman" w:eastAsia="Times New Roman" w:hAnsi="Times New Roman" w:cs="Times New Roman"/>
          <w:i/>
          <w:sz w:val="24"/>
          <w:szCs w:val="24"/>
          <w:lang w:val="en-CA"/>
        </w:rPr>
        <w:t>a</w:t>
      </w:r>
      <w:r>
        <w:rPr>
          <w:rFonts w:ascii="Times New Roman" w:eastAsia="Times New Roman" w:hAnsi="Times New Roman" w:cs="Times New Roman"/>
          <w:i/>
          <w:sz w:val="24"/>
          <w:szCs w:val="24"/>
          <w:lang w:val="en-CA"/>
        </w:rPr>
        <w:t>phic disturbance</w:t>
      </w:r>
    </w:p>
    <w:p w14:paraId="06D28190" w14:textId="48C11FB6" w:rsidR="004E13A5" w:rsidRPr="0007763B" w:rsidRDefault="00023F2C" w:rsidP="00B47107">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W</w:t>
      </w:r>
      <w:r w:rsidR="004E13A5"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004E13A5" w:rsidRPr="0007763B">
        <w:rPr>
          <w:rFonts w:ascii="Times New Roman" w:eastAsia="Times New Roman" w:hAnsi="Times New Roman" w:cs="Times New Roman"/>
          <w:sz w:val="24"/>
          <w:szCs w:val="24"/>
          <w:lang w:val="en-CA"/>
        </w:rPr>
        <w:t xml:space="preserve">wanted to evaluate how </w:t>
      </w:r>
      <w:r w:rsidR="000D147C" w:rsidRPr="000D147C">
        <w:rPr>
          <w:rFonts w:ascii="Times New Roman" w:eastAsia="Times New Roman" w:hAnsi="Times New Roman" w:cs="Times New Roman"/>
          <w:sz w:val="24"/>
          <w:szCs w:val="24"/>
          <w:lang w:val="en-CA"/>
        </w:rPr>
        <w:t>wanted to know how the spatial extent of the demo</w:t>
      </w:r>
      <w:r w:rsidR="000D147C">
        <w:rPr>
          <w:rFonts w:ascii="Times New Roman" w:eastAsia="Times New Roman" w:hAnsi="Times New Roman" w:cs="Times New Roman"/>
          <w:sz w:val="24"/>
          <w:szCs w:val="24"/>
          <w:lang w:val="en-CA"/>
        </w:rPr>
        <w:t>graphic event affected the performance of our method</w:t>
      </w:r>
      <w:r w:rsidR="004E13A5" w:rsidRPr="0007763B">
        <w:rPr>
          <w:rFonts w:ascii="Times New Roman" w:eastAsia="Times New Roman" w:hAnsi="Times New Roman" w:cs="Times New Roman"/>
          <w:sz w:val="24"/>
          <w:szCs w:val="24"/>
          <w:lang w:val="en-CA"/>
        </w:rPr>
        <w:t xml:space="preserve">. To achieve this, we </w:t>
      </w:r>
      <w:r>
        <w:rPr>
          <w:rFonts w:ascii="Times New Roman" w:eastAsia="Times New Roman" w:hAnsi="Times New Roman" w:cs="Times New Roman"/>
          <w:sz w:val="24"/>
          <w:szCs w:val="24"/>
          <w:lang w:val="en-CA"/>
        </w:rPr>
        <w:t>triggered demographic events</w:t>
      </w:r>
      <w:r w:rsidR="004E13A5" w:rsidRPr="0007763B">
        <w:rPr>
          <w:rFonts w:ascii="Times New Roman" w:eastAsia="Times New Roman" w:hAnsi="Times New Roman" w:cs="Times New Roman"/>
          <w:sz w:val="24"/>
          <w:szCs w:val="24"/>
          <w:lang w:val="en-CA"/>
        </w:rPr>
        <w:t xml:space="preserve"> </w:t>
      </w:r>
      <w:r w:rsidR="00F64C3B">
        <w:rPr>
          <w:rFonts w:ascii="Times New Roman" w:eastAsia="Times New Roman" w:hAnsi="Times New Roman" w:cs="Times New Roman"/>
          <w:sz w:val="24"/>
          <w:szCs w:val="24"/>
          <w:lang w:val="en-CA"/>
        </w:rPr>
        <w:t>at</w:t>
      </w:r>
      <w:r w:rsidR="00F64C3B"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 xml:space="preserve">1 to </w:t>
      </w:r>
      <w:r w:rsidR="004A38A8" w:rsidRPr="0007763B">
        <w:rPr>
          <w:rFonts w:ascii="Times New Roman" w:eastAsia="Times New Roman" w:hAnsi="Times New Roman" w:cs="Times New Roman"/>
          <w:sz w:val="24"/>
          <w:szCs w:val="24"/>
          <w:lang w:val="en-CA"/>
        </w:rPr>
        <w:t>3</w:t>
      </w:r>
      <w:r w:rsidR="004E13A5" w:rsidRPr="0007763B">
        <w:rPr>
          <w:rFonts w:ascii="Times New Roman" w:eastAsia="Times New Roman" w:hAnsi="Times New Roman" w:cs="Times New Roman"/>
          <w:sz w:val="24"/>
          <w:szCs w:val="24"/>
          <w:lang w:val="en-CA"/>
        </w:rPr>
        <w:t xml:space="preserve"> populations </w:t>
      </w:r>
      <w:r w:rsidR="00F64C3B">
        <w:rPr>
          <w:rFonts w:ascii="Times New Roman" w:eastAsia="Times New Roman" w:hAnsi="Times New Roman" w:cs="Times New Roman"/>
          <w:sz w:val="24"/>
          <w:szCs w:val="24"/>
          <w:lang w:val="en-CA"/>
        </w:rPr>
        <w:t xml:space="preserve">randomly selected </w:t>
      </w:r>
      <w:r w:rsidR="004E13A5" w:rsidRPr="0007763B">
        <w:rPr>
          <w:rFonts w:ascii="Times New Roman" w:eastAsia="Times New Roman" w:hAnsi="Times New Roman" w:cs="Times New Roman"/>
          <w:sz w:val="24"/>
          <w:szCs w:val="24"/>
          <w:lang w:val="en-CA"/>
        </w:rPr>
        <w:t xml:space="preserve">among the 25. When only 1 population was </w:t>
      </w:r>
      <w:r>
        <w:rPr>
          <w:rFonts w:ascii="Times New Roman" w:eastAsia="Times New Roman" w:hAnsi="Times New Roman" w:cs="Times New Roman"/>
          <w:sz w:val="24"/>
          <w:szCs w:val="24"/>
          <w:lang w:val="en-CA"/>
        </w:rPr>
        <w:t>affected</w:t>
      </w:r>
      <w:r w:rsidR="00F64C3B">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we partitioned the 180 replicates of that scenario equally among </w:t>
      </w:r>
      <w:r w:rsidR="00F8383D">
        <w:rPr>
          <w:rFonts w:ascii="Times New Roman" w:eastAsia="Times New Roman" w:hAnsi="Times New Roman" w:cs="Times New Roman"/>
          <w:sz w:val="24"/>
          <w:szCs w:val="24"/>
          <w:lang w:val="en-CA"/>
        </w:rPr>
        <w:t>six</w:t>
      </w:r>
      <w:r w:rsidR="00F8383D"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populations in the landscape</w:t>
      </w:r>
      <w:r w:rsidR="004A38A8" w:rsidRPr="0007763B">
        <w:rPr>
          <w:rFonts w:ascii="Times New Roman" w:eastAsia="Times New Roman" w:hAnsi="Times New Roman" w:cs="Times New Roman"/>
          <w:sz w:val="24"/>
          <w:szCs w:val="24"/>
          <w:lang w:val="en-CA"/>
        </w:rPr>
        <w:t>.</w:t>
      </w:r>
      <w:r w:rsidR="006B671B">
        <w:rPr>
          <w:rFonts w:ascii="Times New Roman" w:eastAsia="Times New Roman" w:hAnsi="Times New Roman" w:cs="Times New Roman"/>
          <w:sz w:val="24"/>
          <w:szCs w:val="24"/>
          <w:lang w:val="en-CA"/>
        </w:rPr>
        <w:t xml:space="preserve"> </w:t>
      </w:r>
      <w:r w:rsidR="00DE735D">
        <w:rPr>
          <w:rFonts w:ascii="Times New Roman" w:eastAsia="Times New Roman" w:hAnsi="Times New Roman" w:cs="Times New Roman"/>
          <w:sz w:val="24"/>
          <w:szCs w:val="24"/>
          <w:lang w:val="en-CA"/>
        </w:rPr>
        <w:t xml:space="preserve">We decided to vary the position of where the demographic event would happen in the landscape because </w:t>
      </w:r>
      <w:r w:rsidR="00A92319">
        <w:rPr>
          <w:rFonts w:ascii="Times New Roman" w:eastAsia="Times New Roman" w:hAnsi="Times New Roman" w:cs="Times New Roman"/>
          <w:sz w:val="24"/>
          <w:szCs w:val="24"/>
          <w:lang w:val="en-CA"/>
        </w:rPr>
        <w:t>deme topology may influence the outcomes of population genetics analyses</w:t>
      </w:r>
      <w:r w:rsidR="00E768D0">
        <w:rPr>
          <w:rFonts w:ascii="Times New Roman" w:eastAsia="Times New Roman" w:hAnsi="Times New Roman" w:cs="Times New Roman"/>
          <w:sz w:val="24"/>
          <w:szCs w:val="24"/>
          <w:lang w:val="en-CA"/>
        </w:rPr>
        <w:t xml:space="preserve"> </w:t>
      </w:r>
      <w:r w:rsidR="00E768D0">
        <w:rPr>
          <w:rFonts w:ascii="Times New Roman" w:eastAsia="Times New Roman" w:hAnsi="Times New Roman" w:cs="Times New Roman"/>
          <w:sz w:val="24"/>
          <w:szCs w:val="24"/>
          <w:lang w:val="en-CA"/>
        </w:rPr>
        <w:fldChar w:fldCharType="begin" w:fldLock="1"/>
      </w:r>
      <w:r w:rsidR="00013275">
        <w:rPr>
          <w:rFonts w:ascii="Times New Roman" w:eastAsia="Times New Roman" w:hAnsi="Times New Roman" w:cs="Times New Roman"/>
          <w:sz w:val="24"/>
          <w:szCs w:val="24"/>
          <w:lang w:val="en-CA"/>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[53]","plainTextFormattedCitation":"[53]","previouslyFormattedCitation":"[52]"},"properties":{"noteIndex":0},"schema":"https://github.com/citation-style-language/schema/raw/master/csl-citation.json"}</w:instrText>
      </w:r>
      <w:r w:rsidR="00E768D0">
        <w:rPr>
          <w:rFonts w:ascii="Times New Roman" w:eastAsia="Times New Roman" w:hAnsi="Times New Roman" w:cs="Times New Roman"/>
          <w:sz w:val="24"/>
          <w:szCs w:val="24"/>
          <w:lang w:val="en-CA"/>
        </w:rPr>
        <w:fldChar w:fldCharType="separate"/>
      </w:r>
      <w:r w:rsidR="00013275" w:rsidRPr="00013275">
        <w:rPr>
          <w:rFonts w:ascii="Times New Roman" w:eastAsia="Times New Roman" w:hAnsi="Times New Roman" w:cs="Times New Roman"/>
          <w:noProof/>
          <w:sz w:val="24"/>
          <w:szCs w:val="24"/>
          <w:lang w:val="en-CA"/>
        </w:rPr>
        <w:t>[53]</w:t>
      </w:r>
      <w:r w:rsidR="00E768D0">
        <w:rPr>
          <w:rFonts w:ascii="Times New Roman" w:eastAsia="Times New Roman" w:hAnsi="Times New Roman" w:cs="Times New Roman"/>
          <w:sz w:val="24"/>
          <w:szCs w:val="24"/>
          <w:lang w:val="en-CA"/>
        </w:rPr>
        <w:fldChar w:fldCharType="end"/>
      </w:r>
      <w:r w:rsidR="00A92319">
        <w:rPr>
          <w:rFonts w:ascii="Times New Roman" w:eastAsia="Times New Roman" w:hAnsi="Times New Roman" w:cs="Times New Roman"/>
          <w:sz w:val="24"/>
          <w:szCs w:val="24"/>
          <w:lang w:val="en-CA"/>
        </w:rPr>
        <w:t>.</w:t>
      </w:r>
      <w:r w:rsidR="00DE735D">
        <w:rPr>
          <w:rFonts w:ascii="Times New Roman" w:eastAsia="Times New Roman" w:hAnsi="Times New Roman" w:cs="Times New Roman"/>
          <w:sz w:val="24"/>
          <w:szCs w:val="24"/>
          <w:lang w:val="en-CA"/>
        </w:rPr>
        <w:t xml:space="preserve"> </w:t>
      </w:r>
      <w:r w:rsidR="006B671B">
        <w:rPr>
          <w:rFonts w:ascii="Times New Roman" w:eastAsia="Times New Roman" w:hAnsi="Times New Roman" w:cs="Times New Roman"/>
          <w:sz w:val="24"/>
          <w:szCs w:val="24"/>
          <w:lang w:val="en-CA"/>
        </w:rPr>
        <w:t>The positions of these</w:t>
      </w:r>
      <w:r w:rsidR="00E24C5B">
        <w:rPr>
          <w:rFonts w:ascii="Times New Roman" w:eastAsia="Times New Roman" w:hAnsi="Times New Roman" w:cs="Times New Roman"/>
          <w:sz w:val="24"/>
          <w:szCs w:val="24"/>
          <w:lang w:val="en-CA"/>
        </w:rPr>
        <w:t xml:space="preserve"> six</w:t>
      </w:r>
      <w:r w:rsidR="006B671B">
        <w:rPr>
          <w:rFonts w:ascii="Times New Roman" w:eastAsia="Times New Roman" w:hAnsi="Times New Roman" w:cs="Times New Roman"/>
          <w:sz w:val="24"/>
          <w:szCs w:val="24"/>
          <w:lang w:val="en-CA"/>
        </w:rPr>
        <w:t xml:space="preserve"> populations were </w:t>
      </w:r>
      <w:r w:rsidR="001765A4">
        <w:rPr>
          <w:rFonts w:ascii="Times New Roman" w:eastAsia="Times New Roman" w:hAnsi="Times New Roman" w:cs="Times New Roman"/>
          <w:sz w:val="24"/>
          <w:szCs w:val="24"/>
          <w:lang w:val="en-CA"/>
        </w:rPr>
        <w:t xml:space="preserve">randomly </w:t>
      </w:r>
      <w:r w:rsidR="006B671B">
        <w:rPr>
          <w:rFonts w:ascii="Times New Roman" w:eastAsia="Times New Roman" w:hAnsi="Times New Roman" w:cs="Times New Roman"/>
          <w:sz w:val="24"/>
          <w:szCs w:val="24"/>
          <w:lang w:val="en-CA"/>
        </w:rPr>
        <w:t>selected</w:t>
      </w:r>
      <w:r w:rsidR="001765A4">
        <w:rPr>
          <w:rFonts w:ascii="Times New Roman" w:eastAsia="Times New Roman" w:hAnsi="Times New Roman" w:cs="Times New Roman"/>
          <w:sz w:val="24"/>
          <w:szCs w:val="24"/>
          <w:lang w:val="en-CA"/>
        </w:rPr>
        <w:t xml:space="preserve"> once</w:t>
      </w:r>
      <w:r w:rsidR="006B671B">
        <w:rPr>
          <w:rFonts w:ascii="Times New Roman" w:eastAsia="Times New Roman" w:hAnsi="Times New Roman" w:cs="Times New Roman"/>
          <w:sz w:val="24"/>
          <w:szCs w:val="24"/>
          <w:lang w:val="en-CA"/>
        </w:rPr>
        <w:t xml:space="preserve"> and identical across runs. Indeed, b</w:t>
      </w:r>
      <w:r w:rsidR="004E13A5" w:rsidRPr="0007763B">
        <w:rPr>
          <w:rFonts w:ascii="Times New Roman" w:eastAsia="Times New Roman" w:hAnsi="Times New Roman" w:cs="Times New Roman"/>
          <w:sz w:val="24"/>
          <w:szCs w:val="24"/>
          <w:lang w:val="en-CA"/>
        </w:rPr>
        <w:t xml:space="preserve">ecause our landscape is </w:t>
      </w:r>
      <w:r w:rsidR="007729F2">
        <w:rPr>
          <w:rFonts w:ascii="Times New Roman" w:eastAsia="Times New Roman" w:hAnsi="Times New Roman" w:cs="Times New Roman"/>
          <w:sz w:val="24"/>
          <w:szCs w:val="24"/>
          <w:lang w:val="en-CA"/>
        </w:rPr>
        <w:t xml:space="preserve">square and </w:t>
      </w:r>
      <w:r w:rsidR="004E13A5" w:rsidRPr="0007763B">
        <w:rPr>
          <w:rFonts w:ascii="Times New Roman" w:eastAsia="Times New Roman" w:hAnsi="Times New Roman" w:cs="Times New Roman"/>
          <w:sz w:val="24"/>
          <w:szCs w:val="24"/>
          <w:lang w:val="en-CA"/>
        </w:rPr>
        <w:t>homogen</w:t>
      </w:r>
      <w:r w:rsidR="00A93497">
        <w:rPr>
          <w:rFonts w:ascii="Times New Roman" w:eastAsia="Times New Roman" w:hAnsi="Times New Roman" w:cs="Times New Roman"/>
          <w:sz w:val="24"/>
          <w:szCs w:val="24"/>
          <w:lang w:val="en-CA"/>
        </w:rPr>
        <w:t>e</w:t>
      </w:r>
      <w:r w:rsidR="004E13A5" w:rsidRPr="0007763B">
        <w:rPr>
          <w:rFonts w:ascii="Times New Roman" w:eastAsia="Times New Roman" w:hAnsi="Times New Roman" w:cs="Times New Roman"/>
          <w:sz w:val="24"/>
          <w:szCs w:val="24"/>
          <w:lang w:val="en-CA"/>
        </w:rPr>
        <w:t>ous</w:t>
      </w:r>
      <w:r w:rsidR="006D7C16">
        <w:rPr>
          <w:rFonts w:ascii="Times New Roman" w:eastAsia="Times New Roman" w:hAnsi="Times New Roman" w:cs="Times New Roman"/>
          <w:sz w:val="24"/>
          <w:szCs w:val="24"/>
          <w:lang w:val="en-CA"/>
        </w:rPr>
        <w:t>ly resistant to movement</w:t>
      </w:r>
      <w:r w:rsidR="007729F2">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w:t>
      </w:r>
      <w:r w:rsidR="006D7C16">
        <w:rPr>
          <w:rFonts w:ascii="Times New Roman" w:eastAsia="Times New Roman" w:hAnsi="Times New Roman" w:cs="Times New Roman"/>
          <w:sz w:val="24"/>
          <w:szCs w:val="24"/>
          <w:lang w:val="en-CA"/>
        </w:rPr>
        <w:t xml:space="preserve">it is </w:t>
      </w:r>
      <w:r w:rsidR="007729F2">
        <w:rPr>
          <w:rFonts w:ascii="Times New Roman" w:eastAsia="Times New Roman" w:hAnsi="Times New Roman" w:cs="Times New Roman"/>
          <w:sz w:val="24"/>
          <w:szCs w:val="24"/>
          <w:lang w:val="en-CA"/>
        </w:rPr>
        <w:t xml:space="preserve">therefore </w:t>
      </w:r>
      <w:r w:rsidR="006D7C16">
        <w:rPr>
          <w:rFonts w:ascii="Times New Roman" w:eastAsia="Times New Roman" w:hAnsi="Times New Roman" w:cs="Times New Roman"/>
          <w:sz w:val="24"/>
          <w:szCs w:val="24"/>
          <w:lang w:val="en-CA"/>
        </w:rPr>
        <w:t>symmetric</w:t>
      </w:r>
      <w:r w:rsidR="004E13A5" w:rsidRPr="0007763B">
        <w:rPr>
          <w:rFonts w:ascii="Times New Roman" w:eastAsia="Times New Roman" w:hAnsi="Times New Roman" w:cs="Times New Roman"/>
          <w:sz w:val="24"/>
          <w:szCs w:val="24"/>
          <w:lang w:val="en-CA"/>
        </w:rPr>
        <w:t xml:space="preserve"> </w:t>
      </w:r>
      <w:r w:rsidR="006D7C16">
        <w:rPr>
          <w:rFonts w:ascii="Times New Roman" w:eastAsia="Times New Roman" w:hAnsi="Times New Roman" w:cs="Times New Roman"/>
          <w:sz w:val="24"/>
          <w:szCs w:val="24"/>
          <w:lang w:val="en-CA"/>
        </w:rPr>
        <w:t xml:space="preserve">and </w:t>
      </w:r>
      <w:r w:rsidR="004E13A5" w:rsidRPr="0007763B">
        <w:rPr>
          <w:rFonts w:ascii="Times New Roman" w:eastAsia="Times New Roman" w:hAnsi="Times New Roman" w:cs="Times New Roman"/>
          <w:sz w:val="24"/>
          <w:szCs w:val="24"/>
          <w:lang w:val="en-CA"/>
        </w:rPr>
        <w:t xml:space="preserve">only </w:t>
      </w:r>
      <w:r w:rsidR="00E24C5B">
        <w:rPr>
          <w:rFonts w:ascii="Times New Roman" w:eastAsia="Times New Roman" w:hAnsi="Times New Roman" w:cs="Times New Roman"/>
          <w:sz w:val="24"/>
          <w:szCs w:val="24"/>
          <w:lang w:val="en-CA"/>
        </w:rPr>
        <w:t>six</w:t>
      </w:r>
      <w:r w:rsidR="004E13A5" w:rsidRPr="0007763B">
        <w:rPr>
          <w:rFonts w:ascii="Times New Roman" w:eastAsia="Times New Roman" w:hAnsi="Times New Roman" w:cs="Times New Roman"/>
          <w:sz w:val="24"/>
          <w:szCs w:val="24"/>
          <w:lang w:val="en-CA"/>
        </w:rPr>
        <w:t xml:space="preserve"> po</w:t>
      </w:r>
      <w:r w:rsidR="004A38A8" w:rsidRPr="0007763B">
        <w:rPr>
          <w:rFonts w:ascii="Times New Roman" w:eastAsia="Times New Roman" w:hAnsi="Times New Roman" w:cs="Times New Roman"/>
          <w:sz w:val="24"/>
          <w:szCs w:val="24"/>
          <w:lang w:val="en-CA"/>
        </w:rPr>
        <w:t>sitions ne</w:t>
      </w:r>
      <w:r w:rsidR="007729F2">
        <w:rPr>
          <w:rFonts w:ascii="Times New Roman" w:eastAsia="Times New Roman" w:hAnsi="Times New Roman" w:cs="Times New Roman"/>
          <w:sz w:val="24"/>
          <w:szCs w:val="24"/>
          <w:lang w:val="en-CA"/>
        </w:rPr>
        <w:t>ed to be assessed</w:t>
      </w:r>
      <w:r w:rsidR="004E13A5" w:rsidRPr="0007763B">
        <w:rPr>
          <w:rFonts w:ascii="Times New Roman" w:eastAsia="Times New Roman" w:hAnsi="Times New Roman" w:cs="Times New Roman"/>
          <w:sz w:val="24"/>
          <w:szCs w:val="24"/>
          <w:lang w:val="en-CA"/>
        </w:rPr>
        <w:t>. When several (</w:t>
      </w:r>
      <w:r w:rsidR="009F76DA">
        <w:rPr>
          <w:rFonts w:ascii="Times New Roman" w:eastAsia="Times New Roman" w:hAnsi="Times New Roman" w:cs="Times New Roman"/>
          <w:sz w:val="24"/>
          <w:szCs w:val="24"/>
          <w:lang w:val="en-CA"/>
        </w:rPr>
        <w:t>2 or 3</w:t>
      </w:r>
      <w:r w:rsidR="00005F69">
        <w:rPr>
          <w:rFonts w:ascii="Times New Roman" w:eastAsia="Times New Roman" w:hAnsi="Times New Roman" w:cs="Times New Roman"/>
          <w:sz w:val="24"/>
          <w:szCs w:val="24"/>
          <w:lang w:val="en-CA"/>
        </w:rPr>
        <w:t>) populations underwent a demographic event</w:t>
      </w:r>
      <w:r w:rsidR="004E13A5" w:rsidRPr="0007763B">
        <w:rPr>
          <w:rFonts w:ascii="Times New Roman" w:eastAsia="Times New Roman" w:hAnsi="Times New Roman" w:cs="Times New Roman"/>
          <w:sz w:val="24"/>
          <w:szCs w:val="24"/>
          <w:lang w:val="en-CA"/>
        </w:rPr>
        <w:t xml:space="preserve">, we randomly </w:t>
      </w:r>
      <w:r w:rsidR="00E24C5B">
        <w:rPr>
          <w:rFonts w:ascii="Times New Roman" w:eastAsia="Times New Roman" w:hAnsi="Times New Roman" w:cs="Times New Roman"/>
          <w:sz w:val="24"/>
          <w:szCs w:val="24"/>
          <w:lang w:val="en-CA"/>
        </w:rPr>
        <w:t>sampled 1 position among the six</w:t>
      </w:r>
      <w:r w:rsidR="004A38A8" w:rsidRPr="0007763B">
        <w:rPr>
          <w:rFonts w:ascii="Times New Roman" w:eastAsia="Times New Roman" w:hAnsi="Times New Roman" w:cs="Times New Roman"/>
          <w:sz w:val="24"/>
          <w:szCs w:val="24"/>
          <w:lang w:val="en-CA"/>
        </w:rPr>
        <w:t xml:space="preserve"> previously described and randomly picked 1 or 2 additional populations directly adjacent (whe</w:t>
      </w:r>
      <w:r w:rsidR="00E24C5B">
        <w:rPr>
          <w:rFonts w:ascii="Times New Roman" w:eastAsia="Times New Roman" w:hAnsi="Times New Roman" w:cs="Times New Roman"/>
          <w:sz w:val="24"/>
          <w:szCs w:val="24"/>
          <w:lang w:val="en-CA"/>
        </w:rPr>
        <w:t>n possible) to it. We did this six</w:t>
      </w:r>
      <w:r w:rsidR="004A38A8" w:rsidRPr="0007763B">
        <w:rPr>
          <w:rFonts w:ascii="Times New Roman" w:eastAsia="Times New Roman" w:hAnsi="Times New Roman" w:cs="Times New Roman"/>
          <w:sz w:val="24"/>
          <w:szCs w:val="24"/>
          <w:lang w:val="en-CA"/>
        </w:rPr>
        <w:t xml:space="preserve"> times </w:t>
      </w:r>
      <w:r w:rsidR="004E13A5" w:rsidRPr="0007763B">
        <w:rPr>
          <w:rFonts w:ascii="Times New Roman" w:eastAsia="Times New Roman" w:hAnsi="Times New Roman" w:cs="Times New Roman"/>
          <w:sz w:val="24"/>
          <w:szCs w:val="24"/>
          <w:lang w:val="en-CA"/>
        </w:rPr>
        <w:t>(30 replicates</w:t>
      </w:r>
      <w:r w:rsidR="004A38A8" w:rsidRPr="0007763B">
        <w:rPr>
          <w:rFonts w:ascii="Times New Roman" w:eastAsia="Times New Roman" w:hAnsi="Times New Roman" w:cs="Times New Roman"/>
          <w:sz w:val="24"/>
          <w:szCs w:val="24"/>
          <w:lang w:val="en-CA"/>
        </w:rPr>
        <w:t xml:space="preserve"> for each </w:t>
      </w:r>
      <w:r w:rsidR="00176B13">
        <w:rPr>
          <w:rFonts w:ascii="Times New Roman" w:eastAsia="Times New Roman" w:hAnsi="Times New Roman" w:cs="Times New Roman"/>
          <w:sz w:val="24"/>
          <w:szCs w:val="24"/>
          <w:lang w:val="en-CA"/>
        </w:rPr>
        <w:t xml:space="preserve">different </w:t>
      </w:r>
      <w:r w:rsidR="004A38A8" w:rsidRPr="0007763B">
        <w:rPr>
          <w:rFonts w:ascii="Times New Roman" w:eastAsia="Times New Roman" w:hAnsi="Times New Roman" w:cs="Times New Roman"/>
          <w:sz w:val="24"/>
          <w:szCs w:val="24"/>
          <w:lang w:val="en-CA"/>
        </w:rPr>
        <w:t>set o</w:t>
      </w:r>
      <w:r w:rsidR="00176B13">
        <w:rPr>
          <w:rFonts w:ascii="Times New Roman" w:eastAsia="Times New Roman" w:hAnsi="Times New Roman" w:cs="Times New Roman"/>
          <w:sz w:val="24"/>
          <w:szCs w:val="24"/>
          <w:lang w:val="en-CA"/>
        </w:rPr>
        <w:t>f</w:t>
      </w:r>
      <w:r w:rsidR="004A38A8" w:rsidRPr="0007763B">
        <w:rPr>
          <w:rFonts w:ascii="Times New Roman" w:eastAsia="Times New Roman" w:hAnsi="Times New Roman" w:cs="Times New Roman"/>
          <w:sz w:val="24"/>
          <w:szCs w:val="24"/>
          <w:lang w:val="en-CA"/>
        </w:rPr>
        <w:t xml:space="preserve"> populations</w:t>
      </w:r>
      <w:r w:rsidR="004E13A5" w:rsidRPr="0007763B">
        <w:rPr>
          <w:rFonts w:ascii="Times New Roman" w:eastAsia="Times New Roman" w:hAnsi="Times New Roman" w:cs="Times New Roman"/>
          <w:sz w:val="24"/>
          <w:szCs w:val="24"/>
          <w:lang w:val="en-CA"/>
        </w:rPr>
        <w:t>).</w:t>
      </w:r>
      <w:r w:rsidR="00176B13">
        <w:rPr>
          <w:rFonts w:ascii="Times New Roman" w:eastAsia="Times New Roman" w:hAnsi="Times New Roman" w:cs="Times New Roman"/>
          <w:sz w:val="24"/>
          <w:szCs w:val="24"/>
          <w:lang w:val="en-CA"/>
        </w:rPr>
        <w:t xml:space="preserve"> We cho</w:t>
      </w:r>
      <w:r w:rsidR="00005F69">
        <w:rPr>
          <w:rFonts w:ascii="Times New Roman" w:eastAsia="Times New Roman" w:hAnsi="Times New Roman" w:cs="Times New Roman"/>
          <w:sz w:val="24"/>
          <w:szCs w:val="24"/>
          <w:lang w:val="en-CA"/>
        </w:rPr>
        <w:t>se to pick</w:t>
      </w:r>
      <w:r w:rsidR="004A38A8" w:rsidRPr="0007763B">
        <w:rPr>
          <w:rFonts w:ascii="Times New Roman" w:eastAsia="Times New Roman" w:hAnsi="Times New Roman" w:cs="Times New Roman"/>
          <w:sz w:val="24"/>
          <w:szCs w:val="24"/>
          <w:lang w:val="en-CA"/>
        </w:rPr>
        <w:t xml:space="preserve"> populations this way to respect </w:t>
      </w:r>
      <w:r w:rsidR="005D5434" w:rsidRPr="0007763B">
        <w:rPr>
          <w:rFonts w:ascii="Times New Roman" w:eastAsia="Times New Roman" w:hAnsi="Times New Roman" w:cs="Times New Roman"/>
          <w:sz w:val="24"/>
          <w:szCs w:val="24"/>
          <w:lang w:val="en-CA"/>
        </w:rPr>
        <w:t>the</w:t>
      </w:r>
      <w:r w:rsidR="004A38A8" w:rsidRPr="0007763B">
        <w:rPr>
          <w:rFonts w:ascii="Times New Roman" w:eastAsia="Times New Roman" w:hAnsi="Times New Roman" w:cs="Times New Roman"/>
          <w:sz w:val="24"/>
          <w:szCs w:val="24"/>
          <w:lang w:val="en-CA"/>
        </w:rPr>
        <w:t xml:space="preserve"> spatial autocorrelation often exhibited in demographic events.</w:t>
      </w:r>
    </w:p>
    <w:p w14:paraId="6BEBF78D" w14:textId="77777777" w:rsidR="003F114F" w:rsidRPr="0007763B" w:rsidRDefault="003F114F" w:rsidP="00B47107">
      <w:pPr>
        <w:spacing w:before="240" w:line="480" w:lineRule="auto"/>
        <w:rPr>
          <w:rFonts w:ascii="Times New Roman" w:eastAsia="Times New Roman" w:hAnsi="Times New Roman" w:cs="Times New Roman"/>
          <w:sz w:val="24"/>
          <w:szCs w:val="24"/>
          <w:lang w:val="en-CA"/>
        </w:rPr>
      </w:pPr>
    </w:p>
    <w:p w14:paraId="6C03F00F" w14:textId="5B576CA2" w:rsidR="004E13A5" w:rsidRPr="0007763B" w:rsidRDefault="003F114F" w:rsidP="00B47107">
      <w:pPr>
        <w:keepNext/>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Tim</w:t>
      </w:r>
      <w:r w:rsidR="008615D7">
        <w:rPr>
          <w:rFonts w:ascii="Times New Roman" w:eastAsia="Times New Roman" w:hAnsi="Times New Roman" w:cs="Times New Roman"/>
          <w:i/>
          <w:iCs/>
          <w:sz w:val="24"/>
          <w:szCs w:val="24"/>
          <w:lang w:val="en-GB"/>
        </w:rPr>
        <w:t>e since demographic change</w:t>
      </w:r>
    </w:p>
    <w:p w14:paraId="583DD172" w14:textId="6F8572FE" w:rsidR="00152A73" w:rsidRPr="00F1098A" w:rsidRDefault="003F114F" w:rsidP="00152A73">
      <w:pPr>
        <w:spacing w:before="240" w:after="240" w:line="480" w:lineRule="auto"/>
        <w:rPr>
          <w:rFonts w:ascii="Times New Roman" w:eastAsia="Times New Roman" w:hAnsi="Times New Roman" w:cs="Times New Roman"/>
          <w:i/>
          <w:iCs/>
          <w:sz w:val="24"/>
          <w:szCs w:val="24"/>
        </w:rPr>
      </w:pPr>
      <w:r w:rsidRPr="0007763B">
        <w:rPr>
          <w:rFonts w:ascii="Times New Roman" w:eastAsia="Times New Roman" w:hAnsi="Times New Roman" w:cs="Times New Roman"/>
          <w:iCs/>
          <w:sz w:val="24"/>
          <w:szCs w:val="24"/>
          <w:lang w:val="en-GB"/>
        </w:rPr>
        <w:t xml:space="preserve">To assess </w:t>
      </w:r>
      <w:r w:rsidR="008615D7">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sidR="008615D7">
        <w:rPr>
          <w:rFonts w:ascii="Times New Roman" w:eastAsia="Times New Roman" w:hAnsi="Times New Roman" w:cs="Times New Roman"/>
          <w:iCs/>
          <w:sz w:val="24"/>
          <w:szCs w:val="24"/>
          <w:lang w:val="en-GB"/>
        </w:rPr>
        <w:t xml:space="preserve">genetic </w:t>
      </w:r>
      <w:r w:rsidR="00E61AEA">
        <w:rPr>
          <w:rFonts w:ascii="Times New Roman" w:eastAsia="Times New Roman" w:hAnsi="Times New Roman" w:cs="Times New Roman"/>
          <w:iCs/>
          <w:sz w:val="24"/>
          <w:szCs w:val="24"/>
          <w:lang w:val="en-GB"/>
        </w:rPr>
        <w:t>change</w:t>
      </w:r>
      <w:r w:rsidR="005B67F7">
        <w:rPr>
          <w:rFonts w:ascii="Times New Roman" w:eastAsia="Times New Roman" w:hAnsi="Times New Roman" w:cs="Times New Roman"/>
          <w:iCs/>
          <w:sz w:val="24"/>
          <w:szCs w:val="24"/>
          <w:lang w:val="en-GB"/>
        </w:rPr>
        <w:t>s</w:t>
      </w:r>
      <w:r w:rsidR="00E61AEA">
        <w:rPr>
          <w:rFonts w:ascii="Times New Roman" w:eastAsia="Times New Roman" w:hAnsi="Times New Roman" w:cs="Times New Roman"/>
          <w:iCs/>
          <w:sz w:val="24"/>
          <w:szCs w:val="24"/>
          <w:lang w:val="en-GB"/>
        </w:rPr>
        <w:t>, we used TG</w:t>
      </w:r>
      <w:r w:rsidRPr="0007763B">
        <w:rPr>
          <w:rFonts w:ascii="Times New Roman" w:eastAsia="Times New Roman" w:hAnsi="Times New Roman" w:cs="Times New Roman"/>
          <w:iCs/>
          <w:sz w:val="24"/>
          <w:szCs w:val="24"/>
          <w:lang w:val="en-GB"/>
        </w:rPr>
        <w:t xml:space="preserve">I on </w:t>
      </w:r>
      <w:r w:rsidR="005B67F7" w:rsidRPr="0007763B">
        <w:rPr>
          <w:rFonts w:ascii="Times New Roman" w:eastAsia="Times New Roman" w:hAnsi="Times New Roman" w:cs="Times New Roman"/>
          <w:iCs/>
          <w:sz w:val="24"/>
          <w:szCs w:val="24"/>
          <w:lang w:val="en-GB"/>
        </w:rPr>
        <w:t>simulat</w:t>
      </w:r>
      <w:r w:rsidR="005B67F7">
        <w:rPr>
          <w:rFonts w:ascii="Times New Roman" w:eastAsia="Times New Roman" w:hAnsi="Times New Roman" w:cs="Times New Roman"/>
          <w:iCs/>
          <w:sz w:val="24"/>
          <w:szCs w:val="24"/>
          <w:lang w:val="en-GB"/>
        </w:rPr>
        <w:t>ed</w:t>
      </w:r>
      <w:r w:rsidR="005B67F7"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data collected up to </w:t>
      </w:r>
      <w:r w:rsidR="009E6663">
        <w:rPr>
          <w:rFonts w:ascii="Times New Roman" w:eastAsia="Times New Roman" w:hAnsi="Times New Roman" w:cs="Times New Roman"/>
          <w:iCs/>
          <w:sz w:val="24"/>
          <w:szCs w:val="24"/>
          <w:lang w:val="en-GB"/>
        </w:rPr>
        <w:t>9</w:t>
      </w:r>
      <w:r w:rsidR="008615D7">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years </w:t>
      </w:r>
      <w:r w:rsidR="003378A5">
        <w:rPr>
          <w:rFonts w:ascii="Times New Roman" w:eastAsia="Times New Roman" w:hAnsi="Times New Roman" w:cs="Times New Roman"/>
          <w:iCs/>
          <w:sz w:val="24"/>
          <w:szCs w:val="24"/>
          <w:lang w:val="en-GB"/>
        </w:rPr>
        <w:t>before</w:t>
      </w:r>
      <w:r w:rsidR="0042030E">
        <w:rPr>
          <w:rFonts w:ascii="Times New Roman" w:eastAsia="Times New Roman" w:hAnsi="Times New Roman" w:cs="Times New Roman"/>
          <w:iCs/>
          <w:sz w:val="24"/>
          <w:szCs w:val="24"/>
          <w:lang w:val="en-GB"/>
        </w:rPr>
        <w:t>,</w:t>
      </w:r>
      <w:r w:rsidR="003378A5">
        <w:rPr>
          <w:rFonts w:ascii="Times New Roman" w:eastAsia="Times New Roman" w:hAnsi="Times New Roman" w:cs="Times New Roman"/>
          <w:iCs/>
          <w:sz w:val="24"/>
          <w:szCs w:val="24"/>
          <w:lang w:val="en-GB"/>
        </w:rPr>
        <w:t xml:space="preserve"> and </w:t>
      </w:r>
      <w:r w:rsidRPr="0007763B">
        <w:rPr>
          <w:rFonts w:ascii="Times New Roman" w:eastAsia="Times New Roman" w:hAnsi="Times New Roman" w:cs="Times New Roman"/>
          <w:iCs/>
          <w:sz w:val="24"/>
          <w:szCs w:val="24"/>
          <w:lang w:val="en-GB"/>
        </w:rPr>
        <w:t>after</w:t>
      </w:r>
      <w:r w:rsidR="0042030E">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 the event, and compared them with data</w:t>
      </w:r>
      <w:r w:rsidR="003378A5">
        <w:rPr>
          <w:rFonts w:ascii="Times New Roman" w:eastAsia="Times New Roman" w:hAnsi="Times New Roman" w:cs="Times New Roman"/>
          <w:iCs/>
          <w:sz w:val="24"/>
          <w:szCs w:val="24"/>
          <w:lang w:val="en-GB"/>
        </w:rPr>
        <w:t xml:space="preserve"> collected </w:t>
      </w:r>
      <w:r w:rsidR="0042030E">
        <w:rPr>
          <w:rFonts w:ascii="Times New Roman" w:eastAsia="Times New Roman" w:hAnsi="Times New Roman" w:cs="Times New Roman"/>
          <w:iCs/>
          <w:sz w:val="24"/>
          <w:szCs w:val="24"/>
          <w:lang w:val="en-GB"/>
        </w:rPr>
        <w:t xml:space="preserve">respectively </w:t>
      </w:r>
      <w:r w:rsidR="003378A5">
        <w:rPr>
          <w:rFonts w:ascii="Times New Roman" w:eastAsia="Times New Roman" w:hAnsi="Times New Roman" w:cs="Times New Roman"/>
          <w:iCs/>
          <w:sz w:val="24"/>
          <w:szCs w:val="24"/>
          <w:lang w:val="en-GB"/>
        </w:rPr>
        <w:t>right after</w:t>
      </w:r>
      <w:r w:rsidR="0042030E">
        <w:rPr>
          <w:rFonts w:ascii="Times New Roman" w:eastAsia="Times New Roman" w:hAnsi="Times New Roman" w:cs="Times New Roman"/>
          <w:iCs/>
          <w:sz w:val="24"/>
          <w:szCs w:val="24"/>
          <w:lang w:val="en-GB"/>
        </w:rPr>
        <w:t>,</w:t>
      </w:r>
      <w:r w:rsidR="003378A5">
        <w:rPr>
          <w:rFonts w:ascii="Times New Roman" w:eastAsia="Times New Roman" w:hAnsi="Times New Roman" w:cs="Times New Roman"/>
          <w:iCs/>
          <w:sz w:val="24"/>
          <w:szCs w:val="24"/>
          <w:lang w:val="en-GB"/>
        </w:rPr>
        <w:t xml:space="preserve"> and right before </w:t>
      </w:r>
      <w:r w:rsidRPr="0007763B">
        <w:rPr>
          <w:rFonts w:ascii="Times New Roman" w:eastAsia="Times New Roman" w:hAnsi="Times New Roman" w:cs="Times New Roman"/>
          <w:iCs/>
          <w:sz w:val="24"/>
          <w:szCs w:val="24"/>
          <w:lang w:val="en-GB"/>
        </w:rPr>
        <w:t>the event year.</w:t>
      </w:r>
      <w:r w:rsidR="00E326F3">
        <w:rPr>
          <w:rFonts w:ascii="Times New Roman" w:eastAsia="Times New Roman" w:hAnsi="Times New Roman" w:cs="Times New Roman"/>
          <w:iCs/>
          <w:sz w:val="24"/>
          <w:szCs w:val="24"/>
          <w:lang w:val="en-GB"/>
        </w:rPr>
        <w:t xml:space="preserve"> We chose </w:t>
      </w:r>
      <w:r w:rsidR="009E6663">
        <w:rPr>
          <w:rFonts w:ascii="Times New Roman" w:eastAsia="Times New Roman" w:hAnsi="Times New Roman" w:cs="Times New Roman"/>
          <w:iCs/>
          <w:sz w:val="24"/>
          <w:szCs w:val="24"/>
          <w:lang w:val="en-GB"/>
        </w:rPr>
        <w:t>9</w:t>
      </w:r>
      <w:r w:rsidR="00E326F3">
        <w:rPr>
          <w:rFonts w:ascii="Times New Roman" w:eastAsia="Times New Roman" w:hAnsi="Times New Roman" w:cs="Times New Roman"/>
          <w:iCs/>
          <w:sz w:val="24"/>
          <w:szCs w:val="24"/>
          <w:lang w:val="en-GB"/>
        </w:rPr>
        <w:t xml:space="preserve"> years as the maximum time be</w:t>
      </w:r>
      <w:r w:rsidR="002E615A">
        <w:rPr>
          <w:rFonts w:ascii="Times New Roman" w:eastAsia="Times New Roman" w:hAnsi="Times New Roman" w:cs="Times New Roman"/>
          <w:iCs/>
          <w:sz w:val="24"/>
          <w:szCs w:val="24"/>
          <w:lang w:val="en-GB"/>
        </w:rPr>
        <w:t>tween samplings as this time lag</w:t>
      </w:r>
      <w:r w:rsidR="00E326F3">
        <w:rPr>
          <w:rFonts w:ascii="Times New Roman" w:eastAsia="Times New Roman" w:hAnsi="Times New Roman" w:cs="Times New Roman"/>
          <w:iCs/>
          <w:sz w:val="24"/>
          <w:szCs w:val="24"/>
          <w:lang w:val="en-GB"/>
        </w:rPr>
        <w:t xml:space="preserve"> would represent most of the “before/after” population genetic studies we encountered</w:t>
      </w:r>
      <w:r w:rsidR="00BC2783">
        <w:rPr>
          <w:rFonts w:ascii="Times New Roman" w:eastAsia="Times New Roman" w:hAnsi="Times New Roman" w:cs="Times New Roman"/>
          <w:iCs/>
          <w:sz w:val="24"/>
          <w:szCs w:val="24"/>
          <w:lang w:val="en-GB"/>
        </w:rPr>
        <w:t>,</w:t>
      </w:r>
      <w:r w:rsidR="005A17AF">
        <w:rPr>
          <w:rFonts w:ascii="Times New Roman" w:eastAsia="Times New Roman" w:hAnsi="Times New Roman" w:cs="Times New Roman"/>
          <w:iCs/>
          <w:sz w:val="24"/>
          <w:szCs w:val="24"/>
          <w:lang w:val="en-GB"/>
        </w:rPr>
        <w:t xml:space="preserve"> and because most </w:t>
      </w:r>
      <w:r w:rsidR="008D5DC5">
        <w:rPr>
          <w:rFonts w:ascii="Times New Roman" w:eastAsia="Times New Roman" w:hAnsi="Times New Roman" w:cs="Times New Roman"/>
          <w:iCs/>
          <w:sz w:val="24"/>
          <w:szCs w:val="24"/>
          <w:lang w:val="en-GB"/>
        </w:rPr>
        <w:t xml:space="preserve">long-term ecological research programs monitor </w:t>
      </w:r>
      <w:r w:rsidR="00152A73">
        <w:rPr>
          <w:rFonts w:ascii="Times New Roman" w:eastAsia="Times New Roman" w:hAnsi="Times New Roman" w:cs="Times New Roman"/>
          <w:iCs/>
          <w:sz w:val="24"/>
          <w:szCs w:val="24"/>
          <w:lang w:val="en-GB"/>
        </w:rPr>
        <w:t>at</w:t>
      </w:r>
      <w:r w:rsidR="005B67F7">
        <w:rPr>
          <w:rFonts w:ascii="Times New Roman" w:eastAsia="Times New Roman" w:hAnsi="Times New Roman" w:cs="Times New Roman"/>
          <w:iCs/>
          <w:sz w:val="24"/>
          <w:szCs w:val="24"/>
          <w:lang w:val="en-GB"/>
        </w:rPr>
        <w:t xml:space="preserve"> </w:t>
      </w:r>
      <w:r w:rsidR="008D5DC5">
        <w:rPr>
          <w:rFonts w:ascii="Times New Roman" w:eastAsia="Times New Roman" w:hAnsi="Times New Roman" w:cs="Times New Roman"/>
          <w:iCs/>
          <w:sz w:val="24"/>
          <w:szCs w:val="24"/>
          <w:lang w:val="en-GB"/>
        </w:rPr>
        <w:t xml:space="preserve">a shorter </w:t>
      </w:r>
      <w:r w:rsidR="005B67F7">
        <w:rPr>
          <w:rFonts w:ascii="Times New Roman" w:eastAsia="Times New Roman" w:hAnsi="Times New Roman" w:cs="Times New Roman"/>
          <w:iCs/>
          <w:sz w:val="24"/>
          <w:szCs w:val="24"/>
          <w:lang w:val="en-GB"/>
        </w:rPr>
        <w:t xml:space="preserve">time </w:t>
      </w:r>
      <w:r w:rsidR="008D5DC5">
        <w:rPr>
          <w:rFonts w:ascii="Times New Roman" w:eastAsia="Times New Roman" w:hAnsi="Times New Roman" w:cs="Times New Roman"/>
          <w:iCs/>
          <w:sz w:val="24"/>
          <w:szCs w:val="24"/>
          <w:lang w:val="en-GB"/>
        </w:rPr>
        <w:t>interval</w:t>
      </w:r>
      <w:r w:rsidR="00E326F3">
        <w:rPr>
          <w:rFonts w:ascii="Times New Roman" w:eastAsia="Times New Roman" w:hAnsi="Times New Roman" w:cs="Times New Roman"/>
          <w:iCs/>
          <w:sz w:val="24"/>
          <w:szCs w:val="24"/>
          <w:lang w:val="en-GB"/>
        </w:rPr>
        <w:t>.</w:t>
      </w:r>
      <w:r w:rsidR="00152A73">
        <w:rPr>
          <w:rFonts w:ascii="Times New Roman" w:eastAsia="Times New Roman" w:hAnsi="Times New Roman" w:cs="Times New Roman"/>
          <w:iCs/>
          <w:sz w:val="24"/>
          <w:szCs w:val="24"/>
          <w:lang w:val="en-GB"/>
        </w:rPr>
        <w:t xml:space="preserve"> For our analyses concerning the timing of sampling, we chose </w:t>
      </w:r>
      <w:r w:rsidR="00152A73" w:rsidRPr="0007763B">
        <w:rPr>
          <w:rFonts w:ascii="Times New Roman" w:eastAsia="Times New Roman" w:hAnsi="Times New Roman" w:cs="Times New Roman"/>
          <w:iCs/>
          <w:sz w:val="24"/>
          <w:szCs w:val="24"/>
          <w:lang w:val="en-GB"/>
        </w:rPr>
        <w:t xml:space="preserve">the 0.05 </w:t>
      </w:r>
      <w:r w:rsidR="00152A73">
        <w:rPr>
          <w:rFonts w:ascii="Times New Roman" w:eastAsia="Times New Roman" w:hAnsi="Times New Roman" w:cs="Times New Roman"/>
          <w:i/>
          <w:iCs/>
          <w:sz w:val="24"/>
          <w:szCs w:val="24"/>
          <w:lang w:val="en-GB"/>
        </w:rPr>
        <w:t>p</w:t>
      </w:r>
      <w:r w:rsidR="00152A73" w:rsidRPr="0007763B">
        <w:rPr>
          <w:rFonts w:ascii="Times New Roman" w:eastAsia="Times New Roman" w:hAnsi="Times New Roman" w:cs="Times New Roman"/>
          <w:iCs/>
          <w:sz w:val="24"/>
          <w:szCs w:val="24"/>
          <w:lang w:val="en-GB"/>
        </w:rPr>
        <w:t xml:space="preserve">-value threshold as it was a good compromise between </w:t>
      </w:r>
      <w:r w:rsidR="00226237">
        <w:rPr>
          <w:rFonts w:ascii="Times New Roman" w:eastAsia="Times New Roman" w:hAnsi="Times New Roman" w:cs="Times New Roman"/>
          <w:iCs/>
          <w:sz w:val="24"/>
          <w:szCs w:val="24"/>
          <w:lang w:val="en-GB"/>
        </w:rPr>
        <w:t>different performance metrics</w:t>
      </w:r>
      <w:r w:rsidR="00152A73" w:rsidRPr="0007763B">
        <w:rPr>
          <w:rFonts w:ascii="Times New Roman" w:eastAsia="Times New Roman" w:hAnsi="Times New Roman" w:cs="Times New Roman"/>
          <w:iCs/>
          <w:sz w:val="24"/>
          <w:szCs w:val="24"/>
          <w:lang w:val="en-GB"/>
        </w:rPr>
        <w:t xml:space="preserve"> in our </w:t>
      </w:r>
      <w:r w:rsidR="00152A73">
        <w:rPr>
          <w:rFonts w:ascii="Times New Roman" w:eastAsia="Times New Roman" w:hAnsi="Times New Roman" w:cs="Times New Roman"/>
          <w:iCs/>
          <w:sz w:val="24"/>
          <w:szCs w:val="24"/>
          <w:lang w:val="en-GB"/>
        </w:rPr>
        <w:t>earlier</w:t>
      </w:r>
      <w:r w:rsidR="00152A73" w:rsidRPr="0007763B">
        <w:rPr>
          <w:rFonts w:ascii="Times New Roman" w:eastAsia="Times New Roman" w:hAnsi="Times New Roman" w:cs="Times New Roman"/>
          <w:iCs/>
          <w:sz w:val="24"/>
          <w:szCs w:val="24"/>
          <w:lang w:val="en-GB"/>
        </w:rPr>
        <w:t xml:space="preserve"> results</w:t>
      </w:r>
      <w:r w:rsidR="00152A73">
        <w:rPr>
          <w:rFonts w:ascii="Times New Roman" w:eastAsia="Times New Roman" w:hAnsi="Times New Roman" w:cs="Times New Roman"/>
          <w:iCs/>
          <w:sz w:val="24"/>
          <w:szCs w:val="24"/>
          <w:lang w:val="en-GB"/>
        </w:rPr>
        <w:t>.</w:t>
      </w:r>
    </w:p>
    <w:p w14:paraId="60D4FBF6" w14:textId="5D6BCE67" w:rsidR="003F114F" w:rsidRPr="009671FF" w:rsidRDefault="00E326F3" w:rsidP="00B47107">
      <w:pPr>
        <w:spacing w:before="240" w:after="240" w:line="480" w:lineRule="auto"/>
        <w:rPr>
          <w:rFonts w:ascii="Times New Roman" w:eastAsia="Times New Roman" w:hAnsi="Times New Roman" w:cs="Times New Roman"/>
          <w:iCs/>
          <w:sz w:val="24"/>
          <w:szCs w:val="24"/>
          <w:lang w:val="en-CA"/>
        </w:rPr>
      </w:pPr>
      <w:r>
        <w:rPr>
          <w:rFonts w:ascii="Times New Roman" w:eastAsia="Times New Roman" w:hAnsi="Times New Roman" w:cs="Times New Roman"/>
          <w:iCs/>
          <w:sz w:val="24"/>
          <w:szCs w:val="24"/>
          <w:lang w:val="en-GB"/>
        </w:rPr>
        <w:t xml:space="preserve"> </w:t>
      </w:r>
    </w:p>
    <w:p w14:paraId="4900EC79" w14:textId="2182157D" w:rsidR="004E13A5" w:rsidRDefault="004E13A5" w:rsidP="00B47107">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3505723F" w14:textId="334CC7BE" w:rsidR="004E13A5" w:rsidRDefault="004E13A5" w:rsidP="00B47107">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Cs/>
          <w:sz w:val="24"/>
          <w:szCs w:val="24"/>
          <w:lang w:val="en-GB"/>
        </w:rPr>
        <w:t xml:space="preserve">We used the False Positive Rate (FPR) and False Negative Rate (FNR) to assess </w:t>
      </w:r>
      <w:r w:rsidR="009E6663">
        <w:rPr>
          <w:rFonts w:ascii="Times New Roman" w:eastAsia="Times New Roman" w:hAnsi="Times New Roman" w:cs="Times New Roman"/>
          <w:iCs/>
          <w:sz w:val="24"/>
          <w:szCs w:val="24"/>
          <w:lang w:val="en-GB"/>
        </w:rPr>
        <w:t xml:space="preserve">the </w:t>
      </w:r>
      <w:r w:rsidRPr="0007763B">
        <w:rPr>
          <w:rFonts w:ascii="Times New Roman" w:eastAsia="Times New Roman" w:hAnsi="Times New Roman" w:cs="Times New Roman"/>
          <w:iCs/>
          <w:sz w:val="24"/>
          <w:szCs w:val="24"/>
          <w:lang w:val="en-GB"/>
        </w:rPr>
        <w:t>statistical performance of the T</w:t>
      </w:r>
      <w:r w:rsidR="000F49A2">
        <w:rPr>
          <w:rFonts w:ascii="Times New Roman" w:eastAsia="Times New Roman" w:hAnsi="Times New Roman" w:cs="Times New Roman"/>
          <w:iCs/>
          <w:sz w:val="24"/>
          <w:szCs w:val="24"/>
          <w:lang w:val="en-GB"/>
        </w:rPr>
        <w:t>G</w:t>
      </w:r>
      <w:r w:rsidRPr="0007763B">
        <w:rPr>
          <w:rFonts w:ascii="Times New Roman" w:eastAsia="Times New Roman" w:hAnsi="Times New Roman" w:cs="Times New Roman"/>
          <w:iCs/>
          <w:sz w:val="24"/>
          <w:szCs w:val="24"/>
          <w:lang w:val="en-GB"/>
        </w:rPr>
        <w:t xml:space="preserve">I testing procedure. A false positive is a population that we know </w:t>
      </w:r>
      <w:r w:rsidR="00B37A76" w:rsidRPr="0007763B">
        <w:rPr>
          <w:rFonts w:ascii="Times New Roman" w:eastAsia="Times New Roman" w:hAnsi="Times New Roman" w:cs="Times New Roman"/>
          <w:i/>
          <w:iCs/>
          <w:sz w:val="24"/>
          <w:szCs w:val="24"/>
          <w:lang w:val="en-GB"/>
        </w:rPr>
        <w:t>a priori</w:t>
      </w:r>
      <w:r w:rsidR="00B37A76"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did not undergo </w:t>
      </w:r>
      <w:r w:rsidR="00DC1FCE">
        <w:rPr>
          <w:rFonts w:ascii="Times New Roman" w:eastAsia="Times New Roman" w:hAnsi="Times New Roman" w:cs="Times New Roman"/>
          <w:iCs/>
          <w:sz w:val="24"/>
          <w:szCs w:val="24"/>
          <w:lang w:val="en-GB"/>
        </w:rPr>
        <w:t xml:space="preserve">the demographic change we </w:t>
      </w:r>
      <w:r w:rsidR="001429F5">
        <w:rPr>
          <w:rFonts w:ascii="Times New Roman" w:eastAsia="Times New Roman" w:hAnsi="Times New Roman" w:cs="Times New Roman"/>
          <w:iCs/>
          <w:sz w:val="24"/>
          <w:szCs w:val="24"/>
          <w:lang w:val="en-GB"/>
        </w:rPr>
        <w:t xml:space="preserve">imposed </w:t>
      </w:r>
      <w:r w:rsidRPr="0007763B">
        <w:rPr>
          <w:rFonts w:ascii="Times New Roman" w:eastAsia="Times New Roman" w:hAnsi="Times New Roman" w:cs="Times New Roman"/>
          <w:iCs/>
          <w:sz w:val="24"/>
          <w:szCs w:val="24"/>
          <w:lang w:val="en-GB"/>
        </w:rPr>
        <w:t xml:space="preserve">but has been </w:t>
      </w:r>
      <w:r w:rsidR="008F394F">
        <w:rPr>
          <w:rFonts w:ascii="Times New Roman" w:eastAsia="Times New Roman" w:hAnsi="Times New Roman" w:cs="Times New Roman"/>
          <w:iCs/>
          <w:sz w:val="24"/>
          <w:szCs w:val="24"/>
          <w:lang w:val="en-GB"/>
        </w:rPr>
        <w:t>found</w:t>
      </w:r>
      <w:r w:rsidR="008F394F" w:rsidRPr="0007763B">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to</w:t>
      </w:r>
      <w:r w:rsidRPr="0007763B">
        <w:rPr>
          <w:rFonts w:ascii="Times New Roman" w:eastAsia="Times New Roman" w:hAnsi="Times New Roman" w:cs="Times New Roman"/>
          <w:iCs/>
          <w:sz w:val="24"/>
          <w:szCs w:val="24"/>
          <w:lang w:val="en-GB"/>
        </w:rPr>
        <w:t xml:space="preserve"> hav</w:t>
      </w:r>
      <w:r w:rsidR="008F394F">
        <w:rPr>
          <w:rFonts w:ascii="Times New Roman" w:eastAsia="Times New Roman" w:hAnsi="Times New Roman" w:cs="Times New Roman"/>
          <w:iCs/>
          <w:sz w:val="24"/>
          <w:szCs w:val="24"/>
          <w:lang w:val="en-GB"/>
        </w:rPr>
        <w:t>e</w:t>
      </w:r>
      <w:r w:rsidRPr="0007763B">
        <w:rPr>
          <w:rFonts w:ascii="Times New Roman" w:eastAsia="Times New Roman" w:hAnsi="Times New Roman" w:cs="Times New Roman"/>
          <w:iCs/>
          <w:sz w:val="24"/>
          <w:szCs w:val="24"/>
          <w:lang w:val="en-GB"/>
        </w:rPr>
        <w:t xml:space="preserve"> </w:t>
      </w:r>
      <w:r w:rsidR="001429F5">
        <w:rPr>
          <w:rFonts w:ascii="Times New Roman" w:eastAsia="Times New Roman" w:hAnsi="Times New Roman" w:cs="Times New Roman"/>
          <w:iCs/>
          <w:sz w:val="24"/>
          <w:szCs w:val="24"/>
          <w:lang w:val="en-GB"/>
        </w:rPr>
        <w:t>done so</w:t>
      </w:r>
      <w:r w:rsidR="008F394F">
        <w:rPr>
          <w:rFonts w:ascii="Times New Roman" w:eastAsia="Times New Roman" w:hAnsi="Times New Roman" w:cs="Times New Roman"/>
          <w:iCs/>
          <w:sz w:val="24"/>
          <w:szCs w:val="24"/>
          <w:lang w:val="en-GB"/>
        </w:rPr>
        <w:t xml:space="preserve"> by the TGI test</w:t>
      </w:r>
      <w:r w:rsidRPr="0007763B">
        <w:rPr>
          <w:rFonts w:ascii="Times New Roman" w:eastAsia="Times New Roman" w:hAnsi="Times New Roman" w:cs="Times New Roman"/>
          <w:iCs/>
          <w:sz w:val="24"/>
          <w:szCs w:val="24"/>
          <w:lang w:val="en-GB"/>
        </w:rPr>
        <w:t xml:space="preserve">. A false negative is a population that </w:t>
      </w:r>
      <w:r w:rsidR="001429F5">
        <w:rPr>
          <w:rFonts w:ascii="Times New Roman" w:eastAsia="Times New Roman" w:hAnsi="Times New Roman" w:cs="Times New Roman"/>
          <w:iCs/>
          <w:sz w:val="24"/>
          <w:szCs w:val="24"/>
          <w:lang w:val="en-GB"/>
        </w:rPr>
        <w:t xml:space="preserve">did experience </w:t>
      </w:r>
      <w:r w:rsidR="00171477">
        <w:rPr>
          <w:rFonts w:ascii="Times New Roman" w:eastAsia="Times New Roman" w:hAnsi="Times New Roman" w:cs="Times New Roman"/>
          <w:iCs/>
          <w:sz w:val="24"/>
          <w:szCs w:val="24"/>
          <w:lang w:val="en-GB"/>
        </w:rPr>
        <w:t xml:space="preserve">a </w:t>
      </w:r>
      <w:r w:rsidRPr="0007763B">
        <w:rPr>
          <w:rFonts w:ascii="Times New Roman" w:eastAsia="Times New Roman" w:hAnsi="Times New Roman" w:cs="Times New Roman"/>
          <w:iCs/>
          <w:sz w:val="24"/>
          <w:szCs w:val="24"/>
          <w:lang w:val="en-GB"/>
        </w:rPr>
        <w:t xml:space="preserve">demographic event but was not </w:t>
      </w:r>
      <w:r w:rsidR="008F394F">
        <w:rPr>
          <w:rFonts w:ascii="Times New Roman" w:eastAsia="Times New Roman" w:hAnsi="Times New Roman" w:cs="Times New Roman"/>
          <w:iCs/>
          <w:sz w:val="24"/>
          <w:szCs w:val="24"/>
          <w:lang w:val="en-GB"/>
        </w:rPr>
        <w:t>found to</w:t>
      </w:r>
      <w:r w:rsidR="002363EE">
        <w:rPr>
          <w:rFonts w:ascii="Times New Roman" w:eastAsia="Times New Roman" w:hAnsi="Times New Roman" w:cs="Times New Roman"/>
          <w:iCs/>
          <w:sz w:val="24"/>
          <w:szCs w:val="24"/>
          <w:lang w:val="en-GB"/>
        </w:rPr>
        <w:t xml:space="preserve"> hav</w:t>
      </w:r>
      <w:r w:rsidR="008F394F">
        <w:rPr>
          <w:rFonts w:ascii="Times New Roman" w:eastAsia="Times New Roman" w:hAnsi="Times New Roman" w:cs="Times New Roman"/>
          <w:iCs/>
          <w:sz w:val="24"/>
          <w:szCs w:val="24"/>
          <w:lang w:val="en-GB"/>
        </w:rPr>
        <w:t>e</w:t>
      </w:r>
      <w:r w:rsidR="002363EE">
        <w:rPr>
          <w:rFonts w:ascii="Times New Roman" w:eastAsia="Times New Roman" w:hAnsi="Times New Roman" w:cs="Times New Roman"/>
          <w:iCs/>
          <w:sz w:val="24"/>
          <w:szCs w:val="24"/>
          <w:lang w:val="en-GB"/>
        </w:rPr>
        <w:t xml:space="preserve"> </w:t>
      </w:r>
      <w:r w:rsidR="001429F5">
        <w:rPr>
          <w:rFonts w:ascii="Times New Roman" w:eastAsia="Times New Roman" w:hAnsi="Times New Roman" w:cs="Times New Roman"/>
          <w:iCs/>
          <w:sz w:val="24"/>
          <w:szCs w:val="24"/>
          <w:lang w:val="en-GB"/>
        </w:rPr>
        <w:t>done so</w:t>
      </w:r>
      <w:r w:rsidRPr="0007763B">
        <w:rPr>
          <w:rFonts w:ascii="Times New Roman" w:eastAsia="Times New Roman" w:hAnsi="Times New Roman" w:cs="Times New Roman"/>
          <w:iCs/>
          <w:sz w:val="24"/>
          <w:szCs w:val="24"/>
          <w:lang w:val="en-GB"/>
        </w:rPr>
        <w:t xml:space="preserve">. FPR represents the number of false positives over </w:t>
      </w:r>
      <w:commentRangeStart w:id="5"/>
      <w:commentRangeStart w:id="6"/>
      <w:r w:rsidRPr="0007763B">
        <w:rPr>
          <w:rFonts w:ascii="Times New Roman" w:eastAsia="Times New Roman" w:hAnsi="Times New Roman" w:cs="Times New Roman"/>
          <w:iCs/>
          <w:sz w:val="24"/>
          <w:szCs w:val="24"/>
          <w:lang w:val="en-GB"/>
        </w:rPr>
        <w:t>the total number of negative</w:t>
      </w:r>
      <w:r w:rsidR="00A80FA5">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tests</w:t>
      </w:r>
      <w:commentRangeEnd w:id="5"/>
      <w:r w:rsidR="00A80FA5">
        <w:rPr>
          <w:rStyle w:val="Marquedecommentaire"/>
        </w:rPr>
        <w:commentReference w:id="5"/>
      </w:r>
      <w:commentRangeEnd w:id="6"/>
      <w:r w:rsidR="00A70334">
        <w:rPr>
          <w:rFonts w:ascii="Times New Roman" w:eastAsia="Times New Roman" w:hAnsi="Times New Roman" w:cs="Times New Roman"/>
          <w:iCs/>
          <w:sz w:val="24"/>
          <w:szCs w:val="24"/>
          <w:lang w:val="en-GB"/>
        </w:rPr>
        <w:t xml:space="preserve"> (i.e., true negatives and false positives).</w:t>
      </w:r>
      <w:r w:rsidR="002D1CC0">
        <w:rPr>
          <w:rStyle w:val="Marquedecommentaire"/>
        </w:rPr>
        <w:commentReference w:id="6"/>
      </w:r>
      <w:r w:rsidR="00A70334">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FNR represents the number of false negative</w:t>
      </w:r>
      <w:r w:rsidR="008F394F">
        <w:rPr>
          <w:rFonts w:ascii="Times New Roman" w:eastAsia="Times New Roman" w:hAnsi="Times New Roman" w:cs="Times New Roman"/>
          <w:iCs/>
          <w:sz w:val="24"/>
          <w:szCs w:val="24"/>
          <w:lang w:val="en-GB"/>
        </w:rPr>
        <w:t>s</w:t>
      </w:r>
      <w:r w:rsidRPr="0007763B">
        <w:rPr>
          <w:rFonts w:ascii="Times New Roman" w:eastAsia="Times New Roman" w:hAnsi="Times New Roman" w:cs="Times New Roman"/>
          <w:iCs/>
          <w:sz w:val="24"/>
          <w:szCs w:val="24"/>
          <w:lang w:val="en-GB"/>
        </w:rPr>
        <w:t xml:space="preserve"> over the total number of positive</w:t>
      </w:r>
      <w:r w:rsidR="00A80FA5">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tests</w:t>
      </w:r>
      <w:r w:rsidR="00A70334">
        <w:rPr>
          <w:rFonts w:ascii="Times New Roman" w:eastAsia="Times New Roman" w:hAnsi="Times New Roman" w:cs="Times New Roman"/>
          <w:iCs/>
          <w:sz w:val="24"/>
          <w:szCs w:val="24"/>
          <w:lang w:val="en-GB"/>
        </w:rPr>
        <w:t xml:space="preserve"> (i.e., true positives and false neg</w:t>
      </w:r>
      <w:r w:rsidR="00BB7EF9">
        <w:rPr>
          <w:rFonts w:ascii="Times New Roman" w:eastAsia="Times New Roman" w:hAnsi="Times New Roman" w:cs="Times New Roman"/>
          <w:iCs/>
          <w:sz w:val="24"/>
          <w:szCs w:val="24"/>
          <w:lang w:val="en-GB"/>
        </w:rPr>
        <w:t>a</w:t>
      </w:r>
      <w:r w:rsidR="00A70334">
        <w:rPr>
          <w:rFonts w:ascii="Times New Roman" w:eastAsia="Times New Roman" w:hAnsi="Times New Roman" w:cs="Times New Roman"/>
          <w:iCs/>
          <w:sz w:val="24"/>
          <w:szCs w:val="24"/>
          <w:lang w:val="en-GB"/>
        </w:rPr>
        <w:t>tives)</w:t>
      </w:r>
      <w:r w:rsidRPr="0007763B">
        <w:rPr>
          <w:rFonts w:ascii="Times New Roman" w:eastAsia="Times New Roman" w:hAnsi="Times New Roman" w:cs="Times New Roman"/>
          <w:iCs/>
          <w:sz w:val="24"/>
          <w:szCs w:val="24"/>
          <w:lang w:val="en-GB"/>
        </w:rPr>
        <w:t xml:space="preserve">. A high FPR means that we often </w:t>
      </w:r>
      <w:r w:rsidR="003E6E25">
        <w:rPr>
          <w:rFonts w:ascii="Times New Roman" w:eastAsia="Times New Roman" w:hAnsi="Times New Roman" w:cs="Times New Roman"/>
          <w:iCs/>
          <w:sz w:val="24"/>
          <w:szCs w:val="24"/>
          <w:lang w:val="en-GB"/>
        </w:rPr>
        <w:t>select</w:t>
      </w:r>
      <w:r w:rsidR="00373A31"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the wrong population(s)</w:t>
      </w:r>
      <w:r w:rsidR="003E6E25">
        <w:rPr>
          <w:rFonts w:ascii="Times New Roman" w:eastAsia="Times New Roman" w:hAnsi="Times New Roman" w:cs="Times New Roman"/>
          <w:iCs/>
          <w:sz w:val="24"/>
          <w:szCs w:val="24"/>
          <w:lang w:val="en-GB"/>
        </w:rPr>
        <w:t xml:space="preserve"> as having changed substantially</w:t>
      </w:r>
      <w:r w:rsidR="00F05FD6">
        <w:rPr>
          <w:rFonts w:ascii="Times New Roman" w:eastAsia="Times New Roman" w:hAnsi="Times New Roman" w:cs="Times New Roman"/>
          <w:iCs/>
          <w:sz w:val="24"/>
          <w:szCs w:val="24"/>
          <w:lang w:val="en-GB"/>
        </w:rPr>
        <w:t xml:space="preserve">, and researchers generally want to keep it as low as possible when there are, for example, limited </w:t>
      </w:r>
      <w:r w:rsidR="00373A31">
        <w:rPr>
          <w:rFonts w:ascii="Times New Roman" w:eastAsia="Times New Roman" w:hAnsi="Times New Roman" w:cs="Times New Roman"/>
          <w:iCs/>
          <w:sz w:val="24"/>
          <w:szCs w:val="24"/>
          <w:lang w:val="en-GB"/>
        </w:rPr>
        <w:lastRenderedPageBreak/>
        <w:t xml:space="preserve">resources </w:t>
      </w:r>
      <w:r w:rsidR="008F394F">
        <w:rPr>
          <w:rFonts w:ascii="Times New Roman" w:eastAsia="Times New Roman" w:hAnsi="Times New Roman" w:cs="Times New Roman"/>
          <w:iCs/>
          <w:sz w:val="24"/>
          <w:szCs w:val="24"/>
          <w:lang w:val="en-GB"/>
        </w:rPr>
        <w:t xml:space="preserve">available </w:t>
      </w:r>
      <w:r w:rsidR="008A372A">
        <w:rPr>
          <w:rFonts w:ascii="Times New Roman" w:eastAsia="Times New Roman" w:hAnsi="Times New Roman" w:cs="Times New Roman"/>
          <w:iCs/>
          <w:sz w:val="24"/>
          <w:szCs w:val="24"/>
          <w:lang w:val="en-GB"/>
        </w:rPr>
        <w:t xml:space="preserve">for </w:t>
      </w:r>
      <w:r w:rsidR="00A60F90">
        <w:rPr>
          <w:rFonts w:ascii="Times New Roman" w:eastAsia="Times New Roman" w:hAnsi="Times New Roman" w:cs="Times New Roman"/>
          <w:iCs/>
          <w:sz w:val="24"/>
          <w:szCs w:val="24"/>
          <w:lang w:val="en-GB"/>
        </w:rPr>
        <w:t xml:space="preserve">conservation </w:t>
      </w:r>
      <w:r w:rsidR="008A372A">
        <w:rPr>
          <w:rFonts w:ascii="Times New Roman" w:eastAsia="Times New Roman" w:hAnsi="Times New Roman" w:cs="Times New Roman"/>
          <w:iCs/>
          <w:sz w:val="24"/>
          <w:szCs w:val="24"/>
          <w:lang w:val="en-GB"/>
        </w:rPr>
        <w:t>efforts</w:t>
      </w:r>
      <w:r w:rsidRPr="0007763B">
        <w:rPr>
          <w:rFonts w:ascii="Times New Roman" w:eastAsia="Times New Roman" w:hAnsi="Times New Roman" w:cs="Times New Roman"/>
          <w:iCs/>
          <w:sz w:val="24"/>
          <w:szCs w:val="24"/>
          <w:lang w:val="en-GB"/>
        </w:rPr>
        <w:t xml:space="preserve">. </w:t>
      </w:r>
      <w:r w:rsidR="000227A4" w:rsidRPr="0007763B">
        <w:rPr>
          <w:rFonts w:ascii="Times New Roman" w:eastAsia="Times New Roman" w:hAnsi="Times New Roman" w:cs="Times New Roman"/>
          <w:iCs/>
          <w:sz w:val="24"/>
          <w:szCs w:val="24"/>
          <w:lang w:val="en-GB"/>
        </w:rPr>
        <w:t>The</w:t>
      </w:r>
      <w:r w:rsidR="000227A4">
        <w:rPr>
          <w:rFonts w:ascii="Times New Roman" w:eastAsia="Times New Roman" w:hAnsi="Times New Roman" w:cs="Times New Roman"/>
          <w:iCs/>
          <w:sz w:val="24"/>
          <w:szCs w:val="24"/>
          <w:lang w:val="en-GB"/>
        </w:rPr>
        <w:t xml:space="preserve"> higher the FPR, the lower the selectivity</w:t>
      </w:r>
      <w:r w:rsidR="000227A4" w:rsidRPr="0007763B">
        <w:rPr>
          <w:rFonts w:ascii="Times New Roman" w:eastAsia="Times New Roman" w:hAnsi="Times New Roman" w:cs="Times New Roman"/>
          <w:iCs/>
          <w:sz w:val="24"/>
          <w:szCs w:val="24"/>
          <w:lang w:val="en-GB"/>
        </w:rPr>
        <w:t xml:space="preserve"> of our testing procedure.</w:t>
      </w:r>
      <w:r w:rsidR="000227A4">
        <w:rPr>
          <w:rFonts w:ascii="Times New Roman" w:eastAsia="Times New Roman" w:hAnsi="Times New Roman" w:cs="Times New Roman"/>
          <w:iCs/>
          <w:sz w:val="24"/>
          <w:szCs w:val="24"/>
          <w:lang w:val="en-GB"/>
        </w:rPr>
        <w:t xml:space="preserve"> </w:t>
      </w:r>
      <w:r w:rsidR="008A372A">
        <w:rPr>
          <w:rFonts w:ascii="Times New Roman" w:eastAsia="Times New Roman" w:hAnsi="Times New Roman" w:cs="Times New Roman"/>
          <w:iCs/>
          <w:sz w:val="24"/>
          <w:szCs w:val="24"/>
          <w:lang w:val="en-GB"/>
        </w:rPr>
        <w:t>In contrast, a</w:t>
      </w:r>
      <w:r w:rsidR="00F05FD6">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high FNR means that we often </w:t>
      </w:r>
      <w:r w:rsidR="008A372A">
        <w:rPr>
          <w:rFonts w:ascii="Times New Roman" w:eastAsia="Times New Roman" w:hAnsi="Times New Roman" w:cs="Times New Roman"/>
          <w:iCs/>
          <w:sz w:val="24"/>
          <w:szCs w:val="24"/>
          <w:lang w:val="en-GB"/>
        </w:rPr>
        <w:t xml:space="preserve">fail to identify </w:t>
      </w:r>
      <w:r w:rsidRPr="0007763B">
        <w:rPr>
          <w:rFonts w:ascii="Times New Roman" w:eastAsia="Times New Roman" w:hAnsi="Times New Roman" w:cs="Times New Roman"/>
          <w:iCs/>
          <w:sz w:val="24"/>
          <w:szCs w:val="24"/>
          <w:lang w:val="en-GB"/>
        </w:rPr>
        <w:t>the population(s)</w:t>
      </w:r>
      <w:r w:rsidR="00FF7CA1">
        <w:rPr>
          <w:rFonts w:ascii="Times New Roman" w:eastAsia="Times New Roman" w:hAnsi="Times New Roman" w:cs="Times New Roman"/>
          <w:iCs/>
          <w:sz w:val="24"/>
          <w:szCs w:val="24"/>
          <w:lang w:val="en-GB"/>
        </w:rPr>
        <w:t xml:space="preserve"> that were actua</w:t>
      </w:r>
      <w:r w:rsidR="008F394F">
        <w:rPr>
          <w:rFonts w:ascii="Times New Roman" w:eastAsia="Times New Roman" w:hAnsi="Times New Roman" w:cs="Times New Roman"/>
          <w:iCs/>
          <w:sz w:val="24"/>
          <w:szCs w:val="24"/>
          <w:lang w:val="en-GB"/>
        </w:rPr>
        <w:t>lly affected</w:t>
      </w:r>
      <w:r w:rsidRPr="0007763B">
        <w:rPr>
          <w:rFonts w:ascii="Times New Roman" w:eastAsia="Times New Roman" w:hAnsi="Times New Roman" w:cs="Times New Roman"/>
          <w:iCs/>
          <w:sz w:val="24"/>
          <w:szCs w:val="24"/>
          <w:lang w:val="en-GB"/>
        </w:rPr>
        <w:t>. The higher the FNR, the lower the power of our testing procedure.</w:t>
      </w:r>
      <w:r w:rsidR="00F05FD6">
        <w:rPr>
          <w:rFonts w:ascii="Times New Roman" w:eastAsia="Times New Roman" w:hAnsi="Times New Roman" w:cs="Times New Roman"/>
          <w:iCs/>
          <w:sz w:val="24"/>
          <w:szCs w:val="24"/>
          <w:lang w:val="en-GB"/>
        </w:rPr>
        <w:t xml:space="preserve"> Researchers may want to minimize the FNR in situations where </w:t>
      </w:r>
      <w:r w:rsidR="00A60F90">
        <w:rPr>
          <w:rFonts w:ascii="Times New Roman" w:eastAsia="Times New Roman" w:hAnsi="Times New Roman" w:cs="Times New Roman"/>
          <w:iCs/>
          <w:sz w:val="24"/>
          <w:szCs w:val="24"/>
          <w:lang w:val="en-GB"/>
        </w:rPr>
        <w:t>finding the right population is the most important aspect, for example</w:t>
      </w:r>
      <w:r w:rsidR="009E0B9D">
        <w:rPr>
          <w:rFonts w:ascii="Times New Roman" w:eastAsia="Times New Roman" w:hAnsi="Times New Roman" w:cs="Times New Roman"/>
          <w:iCs/>
          <w:sz w:val="24"/>
          <w:szCs w:val="24"/>
          <w:lang w:val="en-GB"/>
        </w:rPr>
        <w:t>,</w:t>
      </w:r>
      <w:r w:rsidR="00A60F90">
        <w:rPr>
          <w:rFonts w:ascii="Times New Roman" w:eastAsia="Times New Roman" w:hAnsi="Times New Roman" w:cs="Times New Roman"/>
          <w:iCs/>
          <w:sz w:val="24"/>
          <w:szCs w:val="24"/>
          <w:lang w:val="en-GB"/>
        </w:rPr>
        <w:t xml:space="preserve"> if there is limited time to take conservation action. </w:t>
      </w:r>
      <w:r w:rsidR="001429F5">
        <w:rPr>
          <w:rFonts w:ascii="Times New Roman" w:eastAsia="Times New Roman" w:hAnsi="Times New Roman" w:cs="Times New Roman"/>
          <w:sz w:val="24"/>
          <w:szCs w:val="24"/>
          <w:lang w:val="en-GB"/>
        </w:rPr>
        <w:t xml:space="preserve">Selecting a </w:t>
      </w:r>
      <w:r w:rsidRPr="0007763B">
        <w:rPr>
          <w:rFonts w:ascii="Times New Roman" w:eastAsia="Times New Roman" w:hAnsi="Times New Roman" w:cs="Times New Roman"/>
          <w:sz w:val="24"/>
          <w:szCs w:val="24"/>
          <w:lang w:val="en-GB"/>
        </w:rPr>
        <w:t>prop</w:t>
      </w:r>
      <w:r w:rsidR="000F49A2">
        <w:rPr>
          <w:rFonts w:ascii="Times New Roman" w:eastAsia="Times New Roman" w:hAnsi="Times New Roman" w:cs="Times New Roman"/>
          <w:sz w:val="24"/>
          <w:szCs w:val="24"/>
          <w:lang w:val="en-GB"/>
        </w:rPr>
        <w:t xml:space="preserve">er </w:t>
      </w:r>
      <w:r w:rsidR="00464A53">
        <w:rPr>
          <w:rFonts w:ascii="Times New Roman" w:eastAsia="Times New Roman" w:hAnsi="Times New Roman" w:cs="Times New Roman"/>
          <w:sz w:val="24"/>
          <w:szCs w:val="24"/>
          <w:lang w:val="en-GB"/>
        </w:rPr>
        <w:t xml:space="preserve">threshold to compare </w:t>
      </w:r>
      <w:r w:rsidR="00744706">
        <w:rPr>
          <w:rFonts w:ascii="Times New Roman" w:eastAsia="Times New Roman" w:hAnsi="Times New Roman" w:cs="Times New Roman"/>
          <w:sz w:val="24"/>
          <w:szCs w:val="24"/>
          <w:lang w:val="en-GB"/>
        </w:rPr>
        <w:t xml:space="preserve">to </w:t>
      </w:r>
      <w:r w:rsidR="00464A53">
        <w:rPr>
          <w:rFonts w:ascii="Times New Roman" w:eastAsia="Times New Roman" w:hAnsi="Times New Roman" w:cs="Times New Roman"/>
          <w:sz w:val="24"/>
          <w:szCs w:val="24"/>
          <w:lang w:val="en-GB"/>
        </w:rPr>
        <w:t xml:space="preserve">the </w:t>
      </w:r>
      <w:r w:rsidR="00744706">
        <w:rPr>
          <w:rFonts w:ascii="Times New Roman" w:eastAsia="Times New Roman" w:hAnsi="Times New Roman" w:cs="Times New Roman"/>
          <w:sz w:val="24"/>
          <w:szCs w:val="24"/>
          <w:lang w:val="en-GB"/>
        </w:rPr>
        <w:t>p-value</w:t>
      </w:r>
      <w:r w:rsidR="00464A53">
        <w:rPr>
          <w:rFonts w:ascii="Times New Roman" w:eastAsia="Times New Roman" w:hAnsi="Times New Roman" w:cs="Times New Roman"/>
          <w:sz w:val="24"/>
          <w:szCs w:val="24"/>
          <w:lang w:val="en-GB"/>
        </w:rPr>
        <w:t xml:space="preserve"> calculated through the TGI test </w:t>
      </w:r>
      <w:r w:rsidR="00744706">
        <w:rPr>
          <w:rFonts w:ascii="Times New Roman" w:eastAsia="Times New Roman" w:hAnsi="Times New Roman" w:cs="Times New Roman"/>
          <w:sz w:val="24"/>
          <w:szCs w:val="24"/>
          <w:lang w:val="en-GB"/>
        </w:rPr>
        <w:t>permutations</w:t>
      </w:r>
      <w:r w:rsidR="00F92865">
        <w:rPr>
          <w:rFonts w:ascii="Times New Roman" w:eastAsia="Times New Roman" w:hAnsi="Times New Roman" w:cs="Times New Roman"/>
          <w:sz w:val="24"/>
          <w:szCs w:val="24"/>
          <w:lang w:val="en-GB"/>
        </w:rPr>
        <w:t>,</w:t>
      </w:r>
      <w:r w:rsidR="00744706">
        <w:rPr>
          <w:rFonts w:ascii="Times New Roman" w:eastAsia="Times New Roman" w:hAnsi="Times New Roman" w:cs="Times New Roman"/>
          <w:sz w:val="24"/>
          <w:szCs w:val="24"/>
          <w:lang w:val="en-GB"/>
        </w:rPr>
        <w:t xml:space="preserve"> </w:t>
      </w:r>
      <w:r w:rsidR="007F7138">
        <w:rPr>
          <w:rFonts w:ascii="Times New Roman" w:eastAsia="Times New Roman" w:hAnsi="Times New Roman" w:cs="Times New Roman"/>
          <w:sz w:val="24"/>
          <w:szCs w:val="24"/>
          <w:lang w:val="en-GB"/>
        </w:rPr>
        <w:t xml:space="preserve">and therefore defining positives and negatives, </w:t>
      </w:r>
      <w:r w:rsidRPr="0007763B">
        <w:rPr>
          <w:rFonts w:ascii="Times New Roman" w:eastAsia="Times New Roman" w:hAnsi="Times New Roman" w:cs="Times New Roman"/>
          <w:sz w:val="24"/>
          <w:szCs w:val="24"/>
          <w:lang w:val="en-GB"/>
        </w:rPr>
        <w:t>is</w:t>
      </w:r>
      <w:r w:rsidR="00A54C18">
        <w:rPr>
          <w:rFonts w:ascii="Times New Roman" w:eastAsia="Times New Roman" w:hAnsi="Times New Roman" w:cs="Times New Roman"/>
          <w:sz w:val="24"/>
          <w:szCs w:val="24"/>
          <w:lang w:val="en-GB"/>
        </w:rPr>
        <w:t xml:space="preserve"> often</w:t>
      </w:r>
      <w:r w:rsidRPr="0007763B">
        <w:rPr>
          <w:rFonts w:ascii="Times New Roman" w:eastAsia="Times New Roman" w:hAnsi="Times New Roman" w:cs="Times New Roman"/>
          <w:sz w:val="24"/>
          <w:szCs w:val="24"/>
          <w:lang w:val="en-GB"/>
        </w:rPr>
        <w:t xml:space="preserve"> important to </w:t>
      </w:r>
      <w:r w:rsidR="001429F5">
        <w:rPr>
          <w:rFonts w:ascii="Times New Roman" w:eastAsia="Times New Roman" w:hAnsi="Times New Roman" w:cs="Times New Roman"/>
          <w:sz w:val="24"/>
          <w:szCs w:val="24"/>
          <w:lang w:val="en-GB"/>
        </w:rPr>
        <w:t xml:space="preserve">identify a </w:t>
      </w:r>
      <w:r w:rsidRPr="0007763B">
        <w:rPr>
          <w:rFonts w:ascii="Times New Roman" w:eastAsia="Times New Roman" w:hAnsi="Times New Roman" w:cs="Times New Roman"/>
          <w:sz w:val="24"/>
          <w:szCs w:val="24"/>
          <w:lang w:val="en-GB"/>
        </w:rPr>
        <w:t>compromise between power</w:t>
      </w:r>
      <w:r w:rsidR="00A60F90">
        <w:rPr>
          <w:rFonts w:ascii="Times New Roman" w:eastAsia="Times New Roman" w:hAnsi="Times New Roman" w:cs="Times New Roman"/>
          <w:sz w:val="24"/>
          <w:szCs w:val="24"/>
          <w:lang w:val="en-GB"/>
        </w:rPr>
        <w:t xml:space="preserve"> (1</w:t>
      </w:r>
      <w:r w:rsidR="008F394F">
        <w:rPr>
          <w:rFonts w:ascii="Times New Roman" w:eastAsia="Times New Roman" w:hAnsi="Times New Roman" w:cs="Times New Roman"/>
          <w:sz w:val="24"/>
          <w:szCs w:val="24"/>
          <w:lang w:val="en-GB"/>
        </w:rPr>
        <w:t xml:space="preserve"> –</w:t>
      </w:r>
      <w:r w:rsidR="00A60F90">
        <w:rPr>
          <w:rFonts w:ascii="Times New Roman" w:eastAsia="Times New Roman" w:hAnsi="Times New Roman" w:cs="Times New Roman"/>
          <w:sz w:val="24"/>
          <w:szCs w:val="24"/>
          <w:lang w:val="en-GB"/>
        </w:rPr>
        <w:t xml:space="preserve"> FNR)</w:t>
      </w:r>
      <w:r w:rsidRPr="0007763B">
        <w:rPr>
          <w:rFonts w:ascii="Times New Roman" w:eastAsia="Times New Roman" w:hAnsi="Times New Roman" w:cs="Times New Roman"/>
          <w:sz w:val="24"/>
          <w:szCs w:val="24"/>
          <w:lang w:val="en-GB"/>
        </w:rPr>
        <w:t xml:space="preserve"> and selectivity</w:t>
      </w:r>
      <w:r w:rsidR="00A60F90">
        <w:rPr>
          <w:rFonts w:ascii="Times New Roman" w:eastAsia="Times New Roman" w:hAnsi="Times New Roman" w:cs="Times New Roman"/>
          <w:sz w:val="24"/>
          <w:szCs w:val="24"/>
          <w:lang w:val="en-GB"/>
        </w:rPr>
        <w:t xml:space="preserve"> (1 – FPR)</w:t>
      </w:r>
      <w:r w:rsidR="001429F5">
        <w:rPr>
          <w:rFonts w:ascii="Times New Roman" w:eastAsia="Times New Roman" w:hAnsi="Times New Roman" w:cs="Times New Roman"/>
          <w:sz w:val="24"/>
          <w:szCs w:val="24"/>
          <w:lang w:val="en-GB"/>
        </w:rPr>
        <w:t>. To characterise this compromise, we evaluated the</w:t>
      </w:r>
      <w:r w:rsidR="00A656C6">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 xml:space="preserve">statistical performance </w:t>
      </w:r>
      <w:r w:rsidR="001429F5">
        <w:rPr>
          <w:rFonts w:ascii="Times New Roman" w:eastAsia="Times New Roman" w:hAnsi="Times New Roman" w:cs="Times New Roman"/>
          <w:sz w:val="24"/>
          <w:szCs w:val="24"/>
          <w:lang w:val="en-GB"/>
        </w:rPr>
        <w:t xml:space="preserve">of TGI using </w:t>
      </w:r>
      <w:r w:rsidRPr="0007763B">
        <w:rPr>
          <w:rFonts w:ascii="Times New Roman" w:eastAsia="Times New Roman" w:hAnsi="Times New Roman" w:cs="Times New Roman"/>
          <w:sz w:val="24"/>
          <w:szCs w:val="24"/>
          <w:lang w:val="en-GB"/>
        </w:rPr>
        <w:t>a range o</w:t>
      </w:r>
      <w:r w:rsidR="009279F4" w:rsidRPr="0007763B">
        <w:rPr>
          <w:rFonts w:ascii="Times New Roman" w:eastAsia="Times New Roman" w:hAnsi="Times New Roman" w:cs="Times New Roman"/>
          <w:sz w:val="24"/>
          <w:szCs w:val="24"/>
          <w:lang w:val="en-GB"/>
        </w:rPr>
        <w:t>f thresholds</w:t>
      </w:r>
      <w:r w:rsidR="00A422FD">
        <w:rPr>
          <w:rFonts w:ascii="Times New Roman" w:eastAsia="Times New Roman" w:hAnsi="Times New Roman" w:cs="Times New Roman"/>
          <w:sz w:val="24"/>
          <w:szCs w:val="24"/>
          <w:lang w:val="en-GB"/>
        </w:rPr>
        <w:t xml:space="preserve"> for FPR and FNR</w:t>
      </w:r>
      <w:r w:rsidR="009279F4" w:rsidRPr="0007763B">
        <w:rPr>
          <w:rFonts w:ascii="Times New Roman" w:eastAsia="Times New Roman" w:hAnsi="Times New Roman" w:cs="Times New Roman"/>
          <w:sz w:val="24"/>
          <w:szCs w:val="24"/>
          <w:lang w:val="en-GB"/>
        </w:rPr>
        <w:t xml:space="preserve">: </w:t>
      </w:r>
      <w:r w:rsidR="00B169C5" w:rsidRPr="00B169C5">
        <w:rPr>
          <w:rFonts w:ascii="Times New Roman" w:eastAsia="Times New Roman" w:hAnsi="Times New Roman" w:cs="Times New Roman"/>
          <w:sz w:val="24"/>
          <w:szCs w:val="24"/>
          <w:lang w:val="en-GB"/>
        </w:rPr>
        <w:t>0.0001, 0.001, 0.005, 0.01, 0.015, 0.020, 0.025, 0.030, 0.035, 0.040, 0.045,</w:t>
      </w:r>
      <w:r w:rsidR="00B169C5">
        <w:rPr>
          <w:rFonts w:ascii="Times New Roman" w:eastAsia="Times New Roman" w:hAnsi="Times New Roman" w:cs="Times New Roman"/>
          <w:sz w:val="24"/>
          <w:szCs w:val="24"/>
          <w:lang w:val="en-GB"/>
        </w:rPr>
        <w:t xml:space="preserve"> </w:t>
      </w:r>
      <w:r w:rsidR="00B169C5" w:rsidRPr="00B169C5">
        <w:rPr>
          <w:rFonts w:ascii="Times New Roman" w:eastAsia="Times New Roman" w:hAnsi="Times New Roman" w:cs="Times New Roman"/>
          <w:sz w:val="24"/>
          <w:szCs w:val="24"/>
          <w:lang w:val="en-GB"/>
        </w:rPr>
        <w:t>0.050, 0.055, 0.060, 0.065, 0.070, 0.075, 0.080, 0.085, 0.090, 0.095,</w:t>
      </w:r>
      <w:r w:rsidR="00B169C5">
        <w:rPr>
          <w:rFonts w:ascii="Times New Roman" w:eastAsia="Times New Roman" w:hAnsi="Times New Roman" w:cs="Times New Roman"/>
          <w:sz w:val="24"/>
          <w:szCs w:val="24"/>
          <w:lang w:val="en-GB"/>
        </w:rPr>
        <w:t xml:space="preserve"> and</w:t>
      </w:r>
      <w:r w:rsidR="00B169C5" w:rsidRPr="00B169C5">
        <w:rPr>
          <w:rFonts w:ascii="Times New Roman" w:eastAsia="Times New Roman" w:hAnsi="Times New Roman" w:cs="Times New Roman"/>
          <w:sz w:val="24"/>
          <w:szCs w:val="24"/>
          <w:lang w:val="en-GB"/>
        </w:rPr>
        <w:t xml:space="preserve"> 0.1</w:t>
      </w:r>
    </w:p>
    <w:p w14:paraId="05A56E2A" w14:textId="77777777" w:rsidR="00805090" w:rsidRPr="0007763B" w:rsidRDefault="00805090" w:rsidP="00B47107">
      <w:pPr>
        <w:spacing w:before="240" w:after="240" w:line="480" w:lineRule="auto"/>
        <w:rPr>
          <w:rFonts w:ascii="Times New Roman" w:eastAsia="Times New Roman" w:hAnsi="Times New Roman" w:cs="Times New Roman"/>
          <w:sz w:val="24"/>
          <w:szCs w:val="24"/>
          <w:lang w:val="en-GB"/>
        </w:rPr>
      </w:pPr>
    </w:p>
    <w:p w14:paraId="1C9D6026" w14:textId="77777777" w:rsidR="00805090" w:rsidRPr="0007763B" w:rsidRDefault="00805090" w:rsidP="00B47107">
      <w:pPr>
        <w:keepNext/>
        <w:spacing w:before="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Controls</w:t>
      </w:r>
    </w:p>
    <w:p w14:paraId="5C7E4DAC" w14:textId="23D4DE12" w:rsidR="00805090" w:rsidRPr="0007763B" w:rsidRDefault="00805090" w:rsidP="00B47107">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Pr="0007763B">
        <w:rPr>
          <w:rFonts w:ascii="Times New Roman" w:eastAsia="Times New Roman" w:hAnsi="Times New Roman" w:cs="Times New Roman"/>
          <w:sz w:val="24"/>
          <w:szCs w:val="24"/>
          <w:lang w:val="en-CA"/>
        </w:rPr>
        <w:t xml:space="preserve">ontrol </w:t>
      </w:r>
      <w:r w:rsidR="001429F5">
        <w:rPr>
          <w:rFonts w:ascii="Times New Roman" w:eastAsia="Times New Roman" w:hAnsi="Times New Roman" w:cs="Times New Roman"/>
          <w:sz w:val="24"/>
          <w:szCs w:val="24"/>
          <w:lang w:val="en-CA"/>
        </w:rPr>
        <w:t>simu</w:t>
      </w:r>
      <w:r w:rsidR="009821DF">
        <w:rPr>
          <w:rFonts w:ascii="Times New Roman" w:eastAsia="Times New Roman" w:hAnsi="Times New Roman" w:cs="Times New Roman"/>
          <w:sz w:val="24"/>
          <w:szCs w:val="24"/>
          <w:lang w:val="en-CA"/>
        </w:rPr>
        <w:t>l</w:t>
      </w:r>
      <w:r w:rsidR="001429F5">
        <w:rPr>
          <w:rFonts w:ascii="Times New Roman" w:eastAsia="Times New Roman" w:hAnsi="Times New Roman" w:cs="Times New Roman"/>
          <w:sz w:val="24"/>
          <w:szCs w:val="24"/>
          <w:lang w:val="en-CA"/>
        </w:rPr>
        <w:t>ations we</w:t>
      </w:r>
      <w:r w:rsidR="00377FD9">
        <w:rPr>
          <w:rFonts w:ascii="Times New Roman" w:eastAsia="Times New Roman" w:hAnsi="Times New Roman" w:cs="Times New Roman"/>
          <w:sz w:val="24"/>
          <w:szCs w:val="24"/>
          <w:lang w:val="en-CA"/>
        </w:rPr>
        <w:t>re</w:t>
      </w:r>
      <w:r w:rsidR="001429F5">
        <w:rPr>
          <w:rFonts w:ascii="Times New Roman" w:eastAsia="Times New Roman" w:hAnsi="Times New Roman" w:cs="Times New Roman"/>
          <w:sz w:val="24"/>
          <w:szCs w:val="24"/>
          <w:lang w:val="en-CA"/>
        </w:rPr>
        <w:t xml:space="preserve"> run in which </w:t>
      </w:r>
      <w:r w:rsidR="009821DF">
        <w:rPr>
          <w:rFonts w:ascii="Times New Roman" w:eastAsia="Times New Roman" w:hAnsi="Times New Roman" w:cs="Times New Roman"/>
          <w:sz w:val="24"/>
          <w:szCs w:val="24"/>
          <w:lang w:val="en-CA"/>
        </w:rPr>
        <w:t>no popu</w:t>
      </w:r>
      <w:r w:rsidR="001429F5">
        <w:rPr>
          <w:rFonts w:ascii="Times New Roman" w:eastAsia="Times New Roman" w:hAnsi="Times New Roman" w:cs="Times New Roman"/>
          <w:sz w:val="24"/>
          <w:szCs w:val="24"/>
          <w:lang w:val="en-CA"/>
        </w:rPr>
        <w:t>l</w:t>
      </w:r>
      <w:r w:rsidR="009821DF">
        <w:rPr>
          <w:rFonts w:ascii="Times New Roman" w:eastAsia="Times New Roman" w:hAnsi="Times New Roman" w:cs="Times New Roman"/>
          <w:sz w:val="24"/>
          <w:szCs w:val="24"/>
          <w:lang w:val="en-CA"/>
        </w:rPr>
        <w:t>a</w:t>
      </w:r>
      <w:r w:rsidR="001429F5">
        <w:rPr>
          <w:rFonts w:ascii="Times New Roman" w:eastAsia="Times New Roman" w:hAnsi="Times New Roman" w:cs="Times New Roman"/>
          <w:sz w:val="24"/>
          <w:szCs w:val="24"/>
          <w:lang w:val="en-CA"/>
        </w:rPr>
        <w:t xml:space="preserve">tions were </w:t>
      </w:r>
      <w:r w:rsidRPr="0007763B">
        <w:rPr>
          <w:rFonts w:ascii="Times New Roman" w:eastAsia="Times New Roman" w:hAnsi="Times New Roman" w:cs="Times New Roman"/>
          <w:sz w:val="24"/>
          <w:szCs w:val="24"/>
          <w:lang w:val="en-CA"/>
        </w:rPr>
        <w:t xml:space="preserve">affected by </w:t>
      </w:r>
      <w:r w:rsidR="00B37A76">
        <w:rPr>
          <w:rFonts w:ascii="Times New Roman" w:eastAsia="Times New Roman" w:hAnsi="Times New Roman" w:cs="Times New Roman"/>
          <w:sz w:val="24"/>
          <w:szCs w:val="24"/>
          <w:lang w:val="en-CA"/>
        </w:rPr>
        <w:t xml:space="preserve">demographic </w:t>
      </w:r>
      <w:r w:rsidRPr="0007763B">
        <w:rPr>
          <w:rFonts w:ascii="Times New Roman" w:eastAsia="Times New Roman" w:hAnsi="Times New Roman" w:cs="Times New Roman"/>
          <w:sz w:val="24"/>
          <w:szCs w:val="24"/>
          <w:lang w:val="en-CA"/>
        </w:rPr>
        <w:t>event</w:t>
      </w:r>
      <w:r w:rsidR="001429F5">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 and </w:t>
      </w:r>
      <w:r w:rsidR="001429F5">
        <w:rPr>
          <w:rFonts w:ascii="Times New Roman" w:eastAsia="Times New Roman" w:hAnsi="Times New Roman" w:cs="Times New Roman"/>
          <w:sz w:val="24"/>
          <w:szCs w:val="24"/>
          <w:lang w:val="en-CA"/>
        </w:rPr>
        <w:t xml:space="preserve">were </w:t>
      </w:r>
      <w:r w:rsidRPr="0007763B">
        <w:rPr>
          <w:rFonts w:ascii="Times New Roman" w:eastAsia="Times New Roman" w:hAnsi="Times New Roman" w:cs="Times New Roman"/>
          <w:sz w:val="24"/>
          <w:szCs w:val="24"/>
          <w:lang w:val="en-CA"/>
        </w:rPr>
        <w:t xml:space="preserve">therefore only </w:t>
      </w:r>
      <w:r w:rsidR="00B37A76">
        <w:rPr>
          <w:rFonts w:ascii="Times New Roman" w:eastAsia="Times New Roman" w:hAnsi="Times New Roman" w:cs="Times New Roman"/>
          <w:sz w:val="24"/>
          <w:szCs w:val="24"/>
          <w:lang w:val="en-CA"/>
        </w:rPr>
        <w:t xml:space="preserve">subject to the processes of </w:t>
      </w:r>
      <w:r w:rsidRPr="0007763B">
        <w:rPr>
          <w:rFonts w:ascii="Times New Roman" w:eastAsia="Times New Roman" w:hAnsi="Times New Roman" w:cs="Times New Roman"/>
          <w:sz w:val="24"/>
          <w:szCs w:val="24"/>
          <w:lang w:val="en-CA"/>
        </w:rPr>
        <w:t xml:space="preserve">gene flow, drift, and mutation. Dispersal was the only parameter </w:t>
      </w:r>
      <w:r w:rsidR="00562FD4">
        <w:rPr>
          <w:rFonts w:ascii="Times New Roman" w:eastAsia="Times New Roman" w:hAnsi="Times New Roman" w:cs="Times New Roman"/>
          <w:sz w:val="24"/>
          <w:szCs w:val="24"/>
          <w:lang w:val="en-CA"/>
        </w:rPr>
        <w:t xml:space="preserve">that </w:t>
      </w:r>
      <w:r w:rsidR="00B37A76">
        <w:rPr>
          <w:rFonts w:ascii="Times New Roman" w:eastAsia="Times New Roman" w:hAnsi="Times New Roman" w:cs="Times New Roman"/>
          <w:sz w:val="24"/>
          <w:szCs w:val="24"/>
          <w:lang w:val="en-CA"/>
        </w:rPr>
        <w:t xml:space="preserve">varied </w:t>
      </w:r>
      <w:r w:rsidR="00562FD4">
        <w:rPr>
          <w:rFonts w:ascii="Times New Roman" w:eastAsia="Times New Roman" w:hAnsi="Times New Roman" w:cs="Times New Roman"/>
          <w:sz w:val="24"/>
          <w:szCs w:val="24"/>
          <w:lang w:val="en-CA"/>
        </w:rPr>
        <w:t xml:space="preserve">among </w:t>
      </w:r>
      <w:r w:rsidR="00B37A76">
        <w:rPr>
          <w:rFonts w:ascii="Times New Roman" w:eastAsia="Times New Roman" w:hAnsi="Times New Roman" w:cs="Times New Roman"/>
          <w:sz w:val="24"/>
          <w:szCs w:val="24"/>
          <w:lang w:val="en-CA"/>
        </w:rPr>
        <w:t xml:space="preserve">the </w:t>
      </w:r>
      <w:r w:rsidRPr="0007763B">
        <w:rPr>
          <w:rFonts w:ascii="Times New Roman" w:eastAsia="Times New Roman" w:hAnsi="Times New Roman" w:cs="Times New Roman"/>
          <w:sz w:val="24"/>
          <w:szCs w:val="24"/>
          <w:lang w:val="en-CA"/>
        </w:rPr>
        <w:t>control</w:t>
      </w:r>
      <w:r w:rsidR="00562FD4">
        <w:rPr>
          <w:rFonts w:ascii="Times New Roman" w:eastAsia="Times New Roman" w:hAnsi="Times New Roman" w:cs="Times New Roman"/>
          <w:sz w:val="24"/>
          <w:szCs w:val="24"/>
          <w:lang w:val="en-CA"/>
        </w:rPr>
        <w:t xml:space="preserve"> simulation</w:t>
      </w:r>
      <w:r w:rsidRPr="0007763B">
        <w:rPr>
          <w:rFonts w:ascii="Times New Roman" w:eastAsia="Times New Roman" w:hAnsi="Times New Roman" w:cs="Times New Roman"/>
          <w:sz w:val="24"/>
          <w:szCs w:val="24"/>
          <w:lang w:val="en-CA"/>
        </w:rPr>
        <w:t xml:space="preserve">s, </w:t>
      </w:r>
      <w:r w:rsidR="00B37A76">
        <w:rPr>
          <w:rFonts w:ascii="Times New Roman" w:eastAsia="Times New Roman" w:hAnsi="Times New Roman" w:cs="Times New Roman"/>
          <w:sz w:val="24"/>
          <w:szCs w:val="24"/>
          <w:lang w:val="en-CA"/>
        </w:rPr>
        <w:t xml:space="preserve">resulting in </w:t>
      </w:r>
      <w:r w:rsidR="001429F5">
        <w:rPr>
          <w:rFonts w:ascii="Times New Roman" w:eastAsia="Times New Roman" w:hAnsi="Times New Roman" w:cs="Times New Roman"/>
          <w:sz w:val="24"/>
          <w:szCs w:val="24"/>
          <w:lang w:val="en-CA"/>
        </w:rPr>
        <w:t>three</w:t>
      </w:r>
      <w:r w:rsidR="001429F5"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control scenarios</w:t>
      </w:r>
      <w:r w:rsidR="000B7CDD">
        <w:rPr>
          <w:rFonts w:ascii="Times New Roman" w:eastAsia="Times New Roman" w:hAnsi="Times New Roman" w:cs="Times New Roman"/>
          <w:sz w:val="24"/>
          <w:szCs w:val="24"/>
          <w:lang w:val="en-CA"/>
        </w:rPr>
        <w:t xml:space="preserve"> (Table 1)</w:t>
      </w:r>
      <w:r w:rsidRPr="0007763B">
        <w:rPr>
          <w:rFonts w:ascii="Times New Roman" w:eastAsia="Times New Roman" w:hAnsi="Times New Roman" w:cs="Times New Roman"/>
          <w:sz w:val="24"/>
          <w:szCs w:val="24"/>
          <w:lang w:val="en-CA"/>
        </w:rPr>
        <w:t xml:space="preserve">. We evaluated the </w:t>
      </w:r>
      <w:r w:rsidRPr="0007763B">
        <w:rPr>
          <w:rFonts w:ascii="Times New Roman" w:eastAsia="Times New Roman" w:hAnsi="Times New Roman" w:cs="Times New Roman"/>
          <w:iCs/>
          <w:sz w:val="24"/>
          <w:szCs w:val="24"/>
          <w:lang w:val="en-GB"/>
        </w:rPr>
        <w:t>FPR</w:t>
      </w:r>
      <w:r w:rsidRPr="0007763B">
        <w:rPr>
          <w:rFonts w:ascii="Times New Roman" w:eastAsia="Times New Roman" w:hAnsi="Times New Roman" w:cs="Times New Roman"/>
          <w:sz w:val="24"/>
          <w:szCs w:val="24"/>
          <w:lang w:val="en-CA"/>
        </w:rPr>
        <w:t xml:space="preserve"> of th</w:t>
      </w:r>
      <w:r w:rsidR="001429F5">
        <w:rPr>
          <w:rFonts w:ascii="Times New Roman" w:eastAsia="Times New Roman" w:hAnsi="Times New Roman" w:cs="Times New Roman"/>
          <w:sz w:val="24"/>
          <w:szCs w:val="24"/>
          <w:lang w:val="en-CA"/>
        </w:rPr>
        <w:t>e</w:t>
      </w:r>
      <w:r w:rsidRPr="0007763B">
        <w:rPr>
          <w:rFonts w:ascii="Times New Roman" w:eastAsia="Times New Roman" w:hAnsi="Times New Roman" w:cs="Times New Roman"/>
          <w:sz w:val="24"/>
          <w:szCs w:val="24"/>
          <w:lang w:val="en-CA"/>
        </w:rPr>
        <w:t>se control scenarios</w:t>
      </w:r>
      <w:r w:rsidR="00562FD4">
        <w:rPr>
          <w:rFonts w:ascii="Times New Roman" w:eastAsia="Times New Roman" w:hAnsi="Times New Roman" w:cs="Times New Roman"/>
          <w:sz w:val="24"/>
          <w:szCs w:val="24"/>
          <w:lang w:val="en-CA"/>
        </w:rPr>
        <w:t xml:space="preserve">; there was </w:t>
      </w:r>
      <w:r w:rsidRPr="0007763B">
        <w:rPr>
          <w:rFonts w:ascii="Times New Roman" w:eastAsia="Times New Roman" w:hAnsi="Times New Roman" w:cs="Times New Roman"/>
          <w:sz w:val="24"/>
          <w:szCs w:val="24"/>
          <w:lang w:val="en-CA"/>
        </w:rPr>
        <w:t xml:space="preserve">no need </w:t>
      </w:r>
      <w:r w:rsidR="00562FD4">
        <w:rPr>
          <w:rFonts w:ascii="Times New Roman" w:eastAsia="Times New Roman" w:hAnsi="Times New Roman" w:cs="Times New Roman"/>
          <w:sz w:val="24"/>
          <w:szCs w:val="24"/>
          <w:lang w:val="en-CA"/>
        </w:rPr>
        <w:t>to compute</w:t>
      </w:r>
      <w:r w:rsidR="00562FD4"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FNR because there </w:t>
      </w:r>
      <w:r w:rsidR="00562FD4">
        <w:rPr>
          <w:rFonts w:ascii="Times New Roman" w:eastAsia="Times New Roman" w:hAnsi="Times New Roman" w:cs="Times New Roman"/>
          <w:sz w:val="24"/>
          <w:szCs w:val="24"/>
          <w:lang w:val="en-CA"/>
        </w:rPr>
        <w:t>we</w:t>
      </w:r>
      <w:r w:rsidRPr="0007763B">
        <w:rPr>
          <w:rFonts w:ascii="Times New Roman" w:eastAsia="Times New Roman" w:hAnsi="Times New Roman" w:cs="Times New Roman"/>
          <w:sz w:val="24"/>
          <w:szCs w:val="24"/>
          <w:lang w:val="en-CA"/>
        </w:rPr>
        <w:t xml:space="preserve">re no true positives/false negatives so it was always equal to 0. When describing the performance of other scenarios with similar dispersal parameters, we always </w:t>
      </w:r>
      <w:r w:rsidR="00B37A76">
        <w:rPr>
          <w:rFonts w:ascii="Times New Roman" w:eastAsia="Times New Roman" w:hAnsi="Times New Roman" w:cs="Times New Roman"/>
          <w:sz w:val="24"/>
          <w:szCs w:val="24"/>
          <w:lang w:val="en-CA"/>
        </w:rPr>
        <w:t>use</w:t>
      </w:r>
      <w:r w:rsidR="000B7CDD">
        <w:rPr>
          <w:rFonts w:ascii="Times New Roman" w:eastAsia="Times New Roman" w:hAnsi="Times New Roman" w:cs="Times New Roman"/>
          <w:sz w:val="24"/>
          <w:szCs w:val="24"/>
          <w:lang w:val="en-CA"/>
        </w:rPr>
        <w:t>d</w:t>
      </w:r>
      <w:r w:rsidR="00B37A76">
        <w:rPr>
          <w:rFonts w:ascii="Times New Roman" w:eastAsia="Times New Roman" w:hAnsi="Times New Roman" w:cs="Times New Roman"/>
          <w:sz w:val="24"/>
          <w:szCs w:val="24"/>
          <w:lang w:val="en-CA"/>
        </w:rPr>
        <w:t xml:space="preserve"> </w:t>
      </w:r>
      <w:r w:rsidR="001429F5">
        <w:rPr>
          <w:rFonts w:ascii="Times New Roman" w:eastAsia="Times New Roman" w:hAnsi="Times New Roman" w:cs="Times New Roman"/>
          <w:sz w:val="24"/>
          <w:szCs w:val="24"/>
          <w:lang w:val="en-CA"/>
        </w:rPr>
        <w:t xml:space="preserve">these </w:t>
      </w:r>
      <w:r w:rsidRPr="0007763B">
        <w:rPr>
          <w:rFonts w:ascii="Times New Roman" w:eastAsia="Times New Roman" w:hAnsi="Times New Roman" w:cs="Times New Roman"/>
          <w:sz w:val="24"/>
          <w:szCs w:val="24"/>
          <w:lang w:val="en-CA"/>
        </w:rPr>
        <w:t>control values as reference.</w:t>
      </w:r>
    </w:p>
    <w:p w14:paraId="2850C73A" w14:textId="3DF7BED5" w:rsidR="00D2425A" w:rsidRPr="00805090" w:rsidRDefault="00D2425A" w:rsidP="00B47107">
      <w:pPr>
        <w:spacing w:before="240" w:after="240" w:line="480" w:lineRule="auto"/>
        <w:rPr>
          <w:rFonts w:ascii="Times New Roman" w:eastAsia="Times New Roman" w:hAnsi="Times New Roman" w:cs="Times New Roman"/>
          <w:sz w:val="24"/>
          <w:szCs w:val="24"/>
          <w:lang w:val="en-CA"/>
        </w:rPr>
      </w:pPr>
    </w:p>
    <w:p w14:paraId="6460C526" w14:textId="4CB1D448" w:rsidR="00D2425A" w:rsidRPr="00F824A8" w:rsidRDefault="00D2425A" w:rsidP="00B47107">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lastRenderedPageBreak/>
        <w:t>Software</w:t>
      </w:r>
      <w:r w:rsidRPr="0007763B">
        <w:rPr>
          <w:rFonts w:ascii="Times New Roman" w:eastAsia="Times New Roman" w:hAnsi="Times New Roman" w:cs="Times New Roman"/>
          <w:i/>
          <w:sz w:val="24"/>
          <w:szCs w:val="24"/>
          <w:lang w:val="en-GB"/>
        </w:rPr>
        <w:br/>
      </w:r>
      <w:r w:rsidRPr="00555324">
        <w:rPr>
          <w:rFonts w:ascii="Times New Roman" w:eastAsia="Times New Roman" w:hAnsi="Times New Roman" w:cs="Times New Roman"/>
          <w:i/>
          <w:sz w:val="24"/>
          <w:szCs w:val="24"/>
          <w:lang w:val="en-GB"/>
        </w:rPr>
        <w:t>CDMetaPOP</w:t>
      </w:r>
      <w:r w:rsidRPr="0007763B">
        <w:rPr>
          <w:rFonts w:ascii="Times New Roman" w:eastAsia="Times New Roman" w:hAnsi="Times New Roman" w:cs="Times New Roman"/>
          <w:sz w:val="24"/>
          <w:szCs w:val="24"/>
          <w:lang w:val="en-GB"/>
        </w:rPr>
        <w:t xml:space="preserve"> runs on </w:t>
      </w:r>
      <w:r w:rsidRPr="00555324">
        <w:rPr>
          <w:rFonts w:ascii="Times New Roman" w:eastAsia="Times New Roman" w:hAnsi="Times New Roman" w:cs="Times New Roman"/>
          <w:i/>
          <w:sz w:val="24"/>
          <w:szCs w:val="24"/>
          <w:lang w:val="en-GB"/>
        </w:rPr>
        <w:t>Python 2.7</w:t>
      </w:r>
      <w:r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[45]","plainTextFormattedCitation":"[45]","previouslyFormattedCitation":"[44]"},"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[45]</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We used the </w:t>
      </w:r>
      <w:r w:rsidRPr="00555324">
        <w:rPr>
          <w:rFonts w:ascii="Times New Roman" w:eastAsia="Times New Roman" w:hAnsi="Times New Roman" w:cs="Times New Roman"/>
          <w:i/>
          <w:sz w:val="24"/>
          <w:szCs w:val="24"/>
          <w:lang w:val="en-GB"/>
        </w:rPr>
        <w:t>R</w:t>
      </w:r>
      <w:r w:rsidRPr="0007763B">
        <w:rPr>
          <w:rFonts w:ascii="Times New Roman" w:eastAsia="Times New Roman" w:hAnsi="Times New Roman" w:cs="Times New Roman"/>
          <w:sz w:val="24"/>
          <w:szCs w:val="24"/>
          <w:lang w:val="en-GB"/>
        </w:rPr>
        <w:t xml:space="preserve"> software</w:t>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[54]","plainTextFormattedCitation":"[54]","previouslyFormattedCitation":"[53]"},"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[54]</w:t>
      </w:r>
      <w:r w:rsidR="0084240D"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 xml:space="preserve">in the </w:t>
      </w:r>
      <w:r w:rsidR="0084240D" w:rsidRPr="00B64B13">
        <w:rPr>
          <w:rFonts w:ascii="Times New Roman" w:eastAsia="Times New Roman" w:hAnsi="Times New Roman" w:cs="Times New Roman"/>
          <w:i/>
          <w:sz w:val="24"/>
          <w:szCs w:val="24"/>
          <w:lang w:val="en-GB"/>
        </w:rPr>
        <w:t>RStudio</w:t>
      </w:r>
      <w:r w:rsidR="0084240D" w:rsidRPr="0007763B">
        <w:rPr>
          <w:rFonts w:ascii="Times New Roman" w:eastAsia="Times New Roman" w:hAnsi="Times New Roman" w:cs="Times New Roman"/>
          <w:sz w:val="24"/>
          <w:szCs w:val="24"/>
          <w:lang w:val="en-GB"/>
        </w:rPr>
        <w:t xml:space="preserve"> IDE </w:t>
      </w:r>
      <w:r w:rsidR="0084240D" w:rsidRPr="0007763B">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[55]","plainTextFormattedCitation":"[55]","previouslyFormattedCitation":"[54]"},"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[55]</w:t>
      </w:r>
      <w:r w:rsidR="0084240D" w:rsidRPr="0007763B">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fo</w:t>
      </w:r>
      <w:r w:rsidR="0084240D" w:rsidRPr="0007763B">
        <w:rPr>
          <w:rFonts w:ascii="Times New Roman" w:eastAsia="Times New Roman" w:hAnsi="Times New Roman" w:cs="Times New Roman"/>
          <w:sz w:val="24"/>
          <w:szCs w:val="24"/>
          <w:lang w:val="en-GB"/>
        </w:rPr>
        <w:t xml:space="preserve">r all analyses and illustration. We used the </w:t>
      </w:r>
      <w:r w:rsidR="0084240D" w:rsidRPr="0007763B">
        <w:rPr>
          <w:rFonts w:ascii="Times New Roman" w:eastAsia="Times New Roman" w:hAnsi="Times New Roman" w:cs="Times New Roman"/>
          <w:i/>
          <w:sz w:val="24"/>
          <w:szCs w:val="24"/>
          <w:lang w:val="en-GB"/>
        </w:rPr>
        <w:t xml:space="preserve">adegenet </w:t>
      </w:r>
      <w:r w:rsidR="00BE6331" w:rsidRPr="0007763B">
        <w:rPr>
          <w:rFonts w:ascii="Times New Roman" w:eastAsia="Times New Roman" w:hAnsi="Times New Roman" w:cs="Times New Roman"/>
          <w:i/>
          <w:sz w:val="24"/>
          <w:szCs w:val="24"/>
          <w:lang w:val="en-GB"/>
        </w:rPr>
        <w:fldChar w:fldCharType="begin" w:fldLock="1"/>
      </w:r>
      <w:r w:rsidR="00013275">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[56,57]","plainTextFormattedCitation":"[56,57]","previouslyFormattedCitation":"[55,56]"},"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013275" w:rsidRPr="00013275">
        <w:rPr>
          <w:rFonts w:ascii="Times New Roman" w:eastAsia="Times New Roman" w:hAnsi="Times New Roman" w:cs="Times New Roman"/>
          <w:noProof/>
          <w:sz w:val="24"/>
          <w:szCs w:val="24"/>
          <w:lang w:val="en-GB"/>
        </w:rPr>
        <w:t>[56,57]</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i/>
          <w:sz w:val="24"/>
          <w:szCs w:val="24"/>
          <w:lang w:val="en-GB"/>
        </w:rPr>
        <w:t>pegas</w:t>
      </w:r>
      <w:r w:rsidR="00BE6331"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013275">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[58]","plainTextFormattedCitation":"[58]","previouslyFormattedCitation":"[57]"},"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013275" w:rsidRPr="00013275">
        <w:rPr>
          <w:rFonts w:ascii="Times New Roman" w:eastAsia="Times New Roman" w:hAnsi="Times New Roman" w:cs="Times New Roman"/>
          <w:noProof/>
          <w:sz w:val="24"/>
          <w:szCs w:val="24"/>
          <w:lang w:val="en-GB"/>
        </w:rPr>
        <w:t>[58]</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w:t>
      </w:r>
      <w:r w:rsidR="00384CD3">
        <w:rPr>
          <w:rFonts w:ascii="Times New Roman" w:eastAsia="Times New Roman" w:hAnsi="Times New Roman" w:cs="Times New Roman"/>
          <w:i/>
          <w:sz w:val="24"/>
          <w:szCs w:val="24"/>
          <w:lang w:val="en-GB"/>
        </w:rPr>
        <w:t>poppr</w:t>
      </w:r>
      <w:r w:rsidR="00384CD3">
        <w:rPr>
          <w:rFonts w:ascii="Times New Roman" w:eastAsia="Times New Roman" w:hAnsi="Times New Roman" w:cs="Times New Roman"/>
          <w:sz w:val="24"/>
          <w:szCs w:val="24"/>
          <w:lang w:val="en-GB"/>
        </w:rPr>
        <w:t xml:space="preserve"> </w:t>
      </w:r>
      <w:r w:rsidR="00384CD3">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[59,60]","plainTextFormattedCitation":"[59,60]","previouslyFormattedCitation":"[58,59]"},"properties":{"noteIndex":0},"schema":"https://github.com/citation-style-language/schema/raw/master/csl-citation.json"}</w:instrText>
      </w:r>
      <w:r w:rsidR="00384CD3">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[59,60]</w:t>
      </w:r>
      <w:r w:rsidR="00384CD3">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and </w:t>
      </w:r>
      <w:r w:rsidR="0084240D" w:rsidRPr="0007763B">
        <w:rPr>
          <w:rFonts w:ascii="Times New Roman" w:eastAsia="Times New Roman" w:hAnsi="Times New Roman" w:cs="Times New Roman"/>
          <w:i/>
          <w:sz w:val="24"/>
          <w:szCs w:val="24"/>
          <w:lang w:val="en-GB"/>
        </w:rPr>
        <w:t>adespatial</w:t>
      </w:r>
      <w:r w:rsidR="0084240D" w:rsidRPr="0007763B">
        <w:rPr>
          <w:rFonts w:ascii="Times New Roman" w:eastAsia="Times New Roman" w:hAnsi="Times New Roman" w:cs="Times New Roman"/>
          <w:sz w:val="24"/>
          <w:szCs w:val="24"/>
          <w:lang w:val="en-GB"/>
        </w:rPr>
        <w:t xml:space="preserve"> </w:t>
      </w:r>
      <w:r w:rsidR="0017749B" w:rsidRPr="0007763B">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[61]","plainTextFormattedCitation":"[61]","previouslyFormattedCitation":"[60]"},"properties":{"noteIndex":0},"schema":"https://github.com/citation-style-language/schema/raw/master/csl-citation.json"}</w:instrText>
      </w:r>
      <w:r w:rsidR="0017749B" w:rsidRPr="0007763B">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[61]</w:t>
      </w:r>
      <w:r w:rsidR="0017749B" w:rsidRPr="0007763B">
        <w:rPr>
          <w:rFonts w:ascii="Times New Roman" w:eastAsia="Times New Roman" w:hAnsi="Times New Roman" w:cs="Times New Roman"/>
          <w:sz w:val="24"/>
          <w:szCs w:val="24"/>
          <w:lang w:val="en-GB"/>
        </w:rPr>
        <w:fldChar w:fldCharType="end"/>
      </w:r>
      <w:r w:rsidR="0017749B" w:rsidRPr="0007763B">
        <w:rPr>
          <w:rFonts w:ascii="Times New Roman" w:eastAsia="Times New Roman" w:hAnsi="Times New Roman" w:cs="Times New Roman"/>
          <w:sz w:val="24"/>
          <w:szCs w:val="24"/>
          <w:lang w:val="en-GB"/>
        </w:rPr>
        <w:t xml:space="preserve"> </w:t>
      </w:r>
      <w:r w:rsidR="00377FD9">
        <w:rPr>
          <w:rFonts w:ascii="Times New Roman" w:eastAsia="Times New Roman" w:hAnsi="Times New Roman" w:cs="Times New Roman"/>
          <w:i/>
          <w:sz w:val="24"/>
          <w:szCs w:val="24"/>
          <w:lang w:val="en-GB"/>
        </w:rPr>
        <w:t>R</w:t>
      </w:r>
      <w:r w:rsidR="0084240D" w:rsidRPr="0007763B">
        <w:rPr>
          <w:rFonts w:ascii="Times New Roman" w:eastAsia="Times New Roman" w:hAnsi="Times New Roman" w:cs="Times New Roman"/>
          <w:sz w:val="24"/>
          <w:szCs w:val="24"/>
          <w:lang w:val="en-GB"/>
        </w:rPr>
        <w:t xml:space="preserve"> packages for calculations.</w:t>
      </w:r>
      <w:r w:rsidR="00F824A8">
        <w:rPr>
          <w:rFonts w:ascii="Times New Roman" w:eastAsia="Times New Roman" w:hAnsi="Times New Roman" w:cs="Times New Roman"/>
          <w:sz w:val="24"/>
          <w:szCs w:val="24"/>
          <w:lang w:val="en-GB"/>
        </w:rPr>
        <w:t xml:space="preserve"> Our </w:t>
      </w:r>
      <w:r w:rsidR="00F824A8">
        <w:rPr>
          <w:rFonts w:ascii="Times New Roman" w:eastAsia="Times New Roman" w:hAnsi="Times New Roman" w:cs="Times New Roman"/>
          <w:i/>
          <w:sz w:val="24"/>
          <w:szCs w:val="24"/>
          <w:lang w:val="en-GB"/>
        </w:rPr>
        <w:t xml:space="preserve">TGI </w:t>
      </w:r>
      <w:r w:rsidR="00F824A8">
        <w:rPr>
          <w:rFonts w:ascii="Times New Roman" w:eastAsia="Times New Roman" w:hAnsi="Times New Roman" w:cs="Times New Roman"/>
          <w:sz w:val="24"/>
          <w:szCs w:val="24"/>
          <w:lang w:val="en-GB"/>
        </w:rPr>
        <w:t xml:space="preserve">function </w:t>
      </w:r>
      <w:r w:rsidR="00956895">
        <w:rPr>
          <w:rFonts w:ascii="Times New Roman" w:eastAsia="Times New Roman" w:hAnsi="Times New Roman" w:cs="Times New Roman"/>
          <w:sz w:val="24"/>
          <w:szCs w:val="24"/>
          <w:lang w:val="en-GB"/>
        </w:rPr>
        <w:t xml:space="preserve">coded in </w:t>
      </w:r>
      <w:r w:rsidR="00956895" w:rsidRPr="007E084D">
        <w:rPr>
          <w:rFonts w:ascii="Times New Roman" w:eastAsia="Times New Roman" w:hAnsi="Times New Roman" w:cs="Times New Roman"/>
          <w:i/>
          <w:sz w:val="24"/>
          <w:szCs w:val="24"/>
          <w:lang w:val="en-GB"/>
        </w:rPr>
        <w:t>R</w:t>
      </w:r>
      <w:r w:rsidR="00956895">
        <w:rPr>
          <w:rFonts w:ascii="Times New Roman" w:eastAsia="Times New Roman" w:hAnsi="Times New Roman" w:cs="Times New Roman"/>
          <w:sz w:val="24"/>
          <w:szCs w:val="24"/>
          <w:lang w:val="en-GB"/>
        </w:rPr>
        <w:t xml:space="preserve"> </w:t>
      </w:r>
      <w:r w:rsidR="00F824A8">
        <w:rPr>
          <w:rFonts w:ascii="Times New Roman" w:eastAsia="Times New Roman" w:hAnsi="Times New Roman" w:cs="Times New Roman"/>
          <w:sz w:val="24"/>
          <w:szCs w:val="24"/>
          <w:lang w:val="en-GB"/>
        </w:rPr>
        <w:t xml:space="preserve">is available in the </w:t>
      </w:r>
      <w:r w:rsidR="00956895">
        <w:rPr>
          <w:rFonts w:ascii="Times New Roman" w:eastAsia="Times New Roman" w:hAnsi="Times New Roman" w:cs="Times New Roman"/>
          <w:sz w:val="24"/>
          <w:szCs w:val="24"/>
          <w:lang w:val="en-GB"/>
        </w:rPr>
        <w:t>appendix</w:t>
      </w:r>
      <w:r w:rsidR="00F824A8">
        <w:rPr>
          <w:rFonts w:ascii="Times New Roman" w:eastAsia="Times New Roman" w:hAnsi="Times New Roman" w:cs="Times New Roman"/>
          <w:sz w:val="24"/>
          <w:szCs w:val="24"/>
          <w:lang w:val="en-GB"/>
        </w:rPr>
        <w:t>.</w:t>
      </w:r>
    </w:p>
    <w:p w14:paraId="00F1075D" w14:textId="265331D4" w:rsidR="00CC5037" w:rsidRDefault="00CC5037" w:rsidP="00B47107">
      <w:pPr>
        <w:spacing w:before="240" w:after="240" w:line="480" w:lineRule="auto"/>
        <w:rPr>
          <w:rFonts w:ascii="Times New Roman" w:eastAsia="Times New Roman" w:hAnsi="Times New Roman" w:cs="Times New Roman"/>
          <w:sz w:val="24"/>
          <w:szCs w:val="24"/>
          <w:lang w:val="en-GB"/>
        </w:rPr>
      </w:pPr>
    </w:p>
    <w:p w14:paraId="3488EEA2" w14:textId="4BC244D9" w:rsidR="00CC5037" w:rsidRPr="00CC5037" w:rsidRDefault="00CC5037" w:rsidP="00B47107">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i/>
          <w:sz w:val="24"/>
          <w:szCs w:val="24"/>
          <w:lang w:val="en-GB"/>
        </w:rPr>
        <w:t>Application example</w:t>
      </w:r>
      <w:r w:rsidR="00115765">
        <w:rPr>
          <w:rFonts w:ascii="Times New Roman" w:eastAsia="Times New Roman" w:hAnsi="Times New Roman" w:cs="Times New Roman"/>
          <w:i/>
          <w:sz w:val="24"/>
          <w:szCs w:val="24"/>
          <w:lang w:val="en-GB"/>
        </w:rPr>
        <w:t>: an endangered fish</w:t>
      </w:r>
    </w:p>
    <w:p w14:paraId="423D0444" w14:textId="54C6951B" w:rsidR="00CA4362" w:rsidRDefault="008E0DB3" w:rsidP="00B47107">
      <w:pPr>
        <w:spacing w:before="240" w:after="240" w:line="480" w:lineRule="auto"/>
        <w:rPr>
          <w:rFonts w:ascii="Times New Roman" w:eastAsia="Times New Roman" w:hAnsi="Times New Roman" w:cs="Times New Roman"/>
          <w:sz w:val="24"/>
          <w:szCs w:val="24"/>
          <w:lang w:val="en-GB"/>
        </w:rPr>
      </w:pPr>
      <w:r w:rsidRPr="008E0DB3">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o showcase TGI’s </w:t>
      </w:r>
      <w:r w:rsidR="00E5378C">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ability to provide sensible information about temporal change in a real system with conservation implications, we chose to apply it to a threatened vertebrate</w:t>
      </w:r>
      <w:r w:rsidR="00CA4362">
        <w:rPr>
          <w:rFonts w:ascii="Times New Roman" w:eastAsia="Times New Roman" w:hAnsi="Times New Roman" w:cs="Times New Roman"/>
          <w:sz w:val="24"/>
          <w:szCs w:val="24"/>
        </w:rPr>
        <w:t xml:space="preserve">: </w:t>
      </w:r>
      <w:r w:rsidR="00CA4362">
        <w:rPr>
          <w:rFonts w:ascii="Times New Roman" w:eastAsia="Times New Roman" w:hAnsi="Times New Roman" w:cs="Times New Roman"/>
          <w:sz w:val="24"/>
          <w:szCs w:val="24"/>
          <w:lang w:val="en-GB"/>
        </w:rPr>
        <w:t xml:space="preserve">the Northern tidewater goby. We chose this example because it uses a different genetic data type than we </w:t>
      </w:r>
      <w:r w:rsidR="00E5378C">
        <w:rPr>
          <w:rFonts w:ascii="Times New Roman" w:eastAsia="Times New Roman" w:hAnsi="Times New Roman" w:cs="Times New Roman"/>
          <w:sz w:val="24"/>
          <w:szCs w:val="24"/>
          <w:lang w:val="en-GB"/>
        </w:rPr>
        <w:t xml:space="preserve">the one we </w:t>
      </w:r>
      <w:r w:rsidR="00CA4362">
        <w:rPr>
          <w:rFonts w:ascii="Times New Roman" w:eastAsia="Times New Roman" w:hAnsi="Times New Roman" w:cs="Times New Roman"/>
          <w:sz w:val="24"/>
          <w:szCs w:val="24"/>
          <w:lang w:val="en-GB"/>
        </w:rPr>
        <w:t>simulated</w:t>
      </w:r>
      <w:r w:rsidR="00E5378C">
        <w:rPr>
          <w:rFonts w:ascii="Times New Roman" w:eastAsia="Times New Roman" w:hAnsi="Times New Roman" w:cs="Times New Roman"/>
          <w:sz w:val="24"/>
          <w:szCs w:val="24"/>
          <w:lang w:val="en-GB"/>
        </w:rPr>
        <w:t xml:space="preserve">, to make it clear TGI is usable on a diversity of markers, </w:t>
      </w:r>
      <w:r w:rsidR="00CA4362">
        <w:rPr>
          <w:rFonts w:ascii="Times New Roman" w:eastAsia="Times New Roman" w:hAnsi="Times New Roman" w:cs="Times New Roman"/>
          <w:sz w:val="24"/>
          <w:szCs w:val="24"/>
          <w:lang w:val="en-GB"/>
        </w:rPr>
        <w:t>and because the authors suggested that one population had undergone change among other more stable local populations</w:t>
      </w:r>
      <w:r w:rsidR="00E5378C">
        <w:rPr>
          <w:rFonts w:ascii="Times New Roman" w:eastAsia="Times New Roman" w:hAnsi="Times New Roman" w:cs="Times New Roman"/>
          <w:sz w:val="24"/>
          <w:szCs w:val="24"/>
          <w:lang w:val="en-GB"/>
        </w:rPr>
        <w:t>, which allows to test a hypothesis, and go beyond a simple illustration of our method</w:t>
      </w:r>
      <w:r w:rsidR="00CA4362">
        <w:rPr>
          <w:rFonts w:ascii="Times New Roman" w:eastAsia="Times New Roman" w:hAnsi="Times New Roman" w:cs="Times New Roman"/>
          <w:sz w:val="24"/>
          <w:szCs w:val="24"/>
        </w:rPr>
        <w:t xml:space="preserve"> </w:t>
      </w:r>
      <w:r w:rsidR="00CA4362">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[62]","plainTextFormattedCitation":"[62]","previouslyFormattedCitation":"[61]"},"properties":{"noteIndex":0},"schema":"https://github.com/citation-style-language/schema/raw/master/csl-citation.json"}</w:instrText>
      </w:r>
      <w:r w:rsidR="00CA4362">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rPr>
        <w:t>[62]</w:t>
      </w:r>
      <w:r w:rsidR="00CA4362">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w:t>
      </w:r>
      <w:r w:rsidR="00CA4362">
        <w:rPr>
          <w:rFonts w:ascii="Times New Roman" w:eastAsia="Times New Roman" w:hAnsi="Times New Roman" w:cs="Times New Roman"/>
          <w:sz w:val="24"/>
          <w:szCs w:val="24"/>
          <w:lang w:val="en-GB"/>
        </w:rPr>
        <w:t>The dataset was available through DRYAD (</w:t>
      </w:r>
      <w:r w:rsidR="00CA4362" w:rsidRPr="00CA4362">
        <w:rPr>
          <w:rFonts w:ascii="Times New Roman" w:eastAsia="Times New Roman" w:hAnsi="Times New Roman" w:cs="Times New Roman"/>
          <w:sz w:val="24"/>
          <w:szCs w:val="24"/>
          <w:lang w:val="en-GB"/>
        </w:rPr>
        <w:t>doi:10.5061/ dryad.871db</w:t>
      </w:r>
      <w:r w:rsidR="00CA4362">
        <w:rPr>
          <w:rFonts w:ascii="Times New Roman" w:eastAsia="Times New Roman" w:hAnsi="Times New Roman" w:cs="Times New Roman"/>
          <w:sz w:val="24"/>
          <w:szCs w:val="24"/>
          <w:lang w:val="en-GB"/>
        </w:rPr>
        <w:t>)</w:t>
      </w:r>
      <w:r w:rsidR="0022197D">
        <w:rPr>
          <w:rFonts w:ascii="Times New Roman" w:eastAsia="Times New Roman" w:hAnsi="Times New Roman" w:cs="Times New Roman"/>
          <w:sz w:val="24"/>
          <w:szCs w:val="24"/>
          <w:lang w:val="en-GB"/>
        </w:rPr>
        <w:t>.</w:t>
      </w:r>
      <w:r w:rsidR="00FB0EF7">
        <w:rPr>
          <w:rFonts w:ascii="Times New Roman" w:eastAsia="Times New Roman" w:hAnsi="Times New Roman" w:cs="Times New Roman"/>
          <w:sz w:val="24"/>
          <w:szCs w:val="24"/>
          <w:lang w:val="en-GB"/>
        </w:rPr>
        <w:t xml:space="preserve"> We used 9999 permutations for this application.</w:t>
      </w:r>
    </w:p>
    <w:p w14:paraId="1CA7BE18" w14:textId="77777777" w:rsidR="00F5398E" w:rsidRPr="00CA4362" w:rsidRDefault="00F5398E" w:rsidP="00B47107">
      <w:pPr>
        <w:spacing w:before="240" w:after="240" w:line="480" w:lineRule="auto"/>
        <w:rPr>
          <w:rFonts w:ascii="Times New Roman" w:eastAsia="Times New Roman" w:hAnsi="Times New Roman" w:cs="Times New Roman"/>
          <w:sz w:val="24"/>
          <w:szCs w:val="24"/>
          <w:lang w:val="en-GB"/>
        </w:rPr>
      </w:pPr>
    </w:p>
    <w:p w14:paraId="1EAD6225" w14:textId="77777777" w:rsidR="001F42AA" w:rsidRPr="008E0DB3" w:rsidRDefault="001F42AA" w:rsidP="00B47107">
      <w:pPr>
        <w:spacing w:before="240" w:after="240" w:line="480" w:lineRule="auto"/>
        <w:rPr>
          <w:rFonts w:ascii="Times New Roman" w:eastAsia="Times New Roman" w:hAnsi="Times New Roman" w:cs="Times New Roman"/>
          <w:b/>
          <w:sz w:val="24"/>
          <w:szCs w:val="24"/>
        </w:rPr>
      </w:pPr>
      <w:r w:rsidRPr="008E0DB3">
        <w:rPr>
          <w:rFonts w:ascii="Times New Roman" w:eastAsia="Times New Roman" w:hAnsi="Times New Roman" w:cs="Times New Roman"/>
          <w:b/>
          <w:sz w:val="24"/>
          <w:szCs w:val="24"/>
        </w:rPr>
        <w:t>RESULTS</w:t>
      </w:r>
    </w:p>
    <w:p w14:paraId="36C14679" w14:textId="77777777" w:rsidR="00BE7626" w:rsidRDefault="00BE7626" w:rsidP="00B47107">
      <w:pPr>
        <w:spacing w:before="240" w:after="240" w:line="480" w:lineRule="auto"/>
        <w:rPr>
          <w:rFonts w:ascii="Times New Roman" w:eastAsia="Times New Roman" w:hAnsi="Times New Roman" w:cs="Times New Roman"/>
          <w:i/>
          <w:sz w:val="24"/>
          <w:szCs w:val="24"/>
        </w:rPr>
      </w:pPr>
    </w:p>
    <w:p w14:paraId="7EA1740D" w14:textId="5F80082B" w:rsidR="00BE7626" w:rsidRDefault="00BE762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were able to translate the TBI framework to TGI by accommodating it to the specific structure of genetic data. TGI provided good </w:t>
      </w:r>
      <w:r w:rsidR="009113ED">
        <w:rPr>
          <w:rFonts w:ascii="Times New Roman" w:eastAsia="Times New Roman" w:hAnsi="Times New Roman" w:cs="Times New Roman"/>
          <w:sz w:val="24"/>
          <w:szCs w:val="24"/>
        </w:rPr>
        <w:t xml:space="preserve">and stable </w:t>
      </w:r>
      <w:r>
        <w:rPr>
          <w:rFonts w:ascii="Times New Roman" w:eastAsia="Times New Roman" w:hAnsi="Times New Roman" w:cs="Times New Roman"/>
          <w:sz w:val="24"/>
          <w:szCs w:val="24"/>
        </w:rPr>
        <w:t xml:space="preserve">performance according to the analyses of </w:t>
      </w:r>
      <w:r>
        <w:rPr>
          <w:rFonts w:ascii="Times New Roman" w:eastAsia="Times New Roman" w:hAnsi="Times New Roman" w:cs="Times New Roman"/>
          <w:sz w:val="24"/>
          <w:szCs w:val="24"/>
        </w:rPr>
        <w:lastRenderedPageBreak/>
        <w:t>a wide array of simulations. Although results support its efficacy and warrant the use of TGI on empirical datasets there are a few specific results to consider, especially related to dispersal, spatial extent of the demographic event producing the genetic change, and time lag between sampling and event.</w:t>
      </w:r>
    </w:p>
    <w:p w14:paraId="43C3AA0D" w14:textId="77777777" w:rsidR="00BE7626" w:rsidRPr="00BE7626" w:rsidRDefault="00BE7626" w:rsidP="00B47107">
      <w:pPr>
        <w:spacing w:before="240" w:after="240" w:line="480" w:lineRule="auto"/>
        <w:rPr>
          <w:rFonts w:ascii="Times New Roman" w:eastAsia="Times New Roman" w:hAnsi="Times New Roman" w:cs="Times New Roman"/>
          <w:sz w:val="24"/>
          <w:szCs w:val="24"/>
        </w:rPr>
      </w:pPr>
    </w:p>
    <w:p w14:paraId="2AC8DBE1" w14:textId="26C56ADD" w:rsidR="008601CB" w:rsidRPr="008E0DB3" w:rsidRDefault="008601CB" w:rsidP="00B47107">
      <w:pPr>
        <w:spacing w:before="240" w:after="240" w:line="480" w:lineRule="auto"/>
        <w:rPr>
          <w:rFonts w:ascii="Times New Roman" w:eastAsia="Times New Roman" w:hAnsi="Times New Roman" w:cs="Times New Roman"/>
          <w:i/>
          <w:sz w:val="24"/>
          <w:szCs w:val="24"/>
        </w:rPr>
      </w:pPr>
      <w:r w:rsidRPr="008E0DB3">
        <w:rPr>
          <w:rFonts w:ascii="Times New Roman" w:eastAsia="Times New Roman" w:hAnsi="Times New Roman" w:cs="Times New Roman"/>
          <w:i/>
          <w:sz w:val="24"/>
          <w:szCs w:val="24"/>
        </w:rPr>
        <w:t xml:space="preserve">Dispersal </w:t>
      </w:r>
    </w:p>
    <w:p w14:paraId="7C59CC4B" w14:textId="1847A652" w:rsidR="006141B4" w:rsidRPr="008E0DB3" w:rsidRDefault="007F2596" w:rsidP="00B47107">
      <w:pPr>
        <w:spacing w:before="240" w:after="240" w:line="480"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As hypothesized, </w:t>
      </w:r>
      <w:r w:rsidR="00861BB3" w:rsidRPr="008E0DB3">
        <w:rPr>
          <w:rFonts w:ascii="Times New Roman" w:eastAsia="Times New Roman" w:hAnsi="Times New Roman" w:cs="Times New Roman"/>
          <w:sz w:val="24"/>
          <w:szCs w:val="24"/>
        </w:rPr>
        <w:t xml:space="preserve">dispersal </w:t>
      </w:r>
      <w:r w:rsidR="008A7AF8" w:rsidRPr="008E0DB3">
        <w:rPr>
          <w:rFonts w:ascii="Times New Roman" w:eastAsia="Times New Roman" w:hAnsi="Times New Roman" w:cs="Times New Roman"/>
          <w:sz w:val="24"/>
          <w:szCs w:val="24"/>
        </w:rPr>
        <w:t xml:space="preserve">capacity </w:t>
      </w:r>
      <w:r w:rsidR="00692022" w:rsidRPr="008E0DB3">
        <w:rPr>
          <w:rFonts w:ascii="Times New Roman" w:eastAsia="Times New Roman" w:hAnsi="Times New Roman" w:cs="Times New Roman"/>
          <w:sz w:val="24"/>
          <w:szCs w:val="24"/>
        </w:rPr>
        <w:t>influence</w:t>
      </w:r>
      <w:r w:rsidR="00BC2FDB" w:rsidRPr="008E0DB3">
        <w:rPr>
          <w:rFonts w:ascii="Times New Roman" w:eastAsia="Times New Roman" w:hAnsi="Times New Roman" w:cs="Times New Roman"/>
          <w:sz w:val="24"/>
          <w:szCs w:val="24"/>
        </w:rPr>
        <w:t>d</w:t>
      </w:r>
      <w:r w:rsidR="00692022" w:rsidRPr="008E0DB3">
        <w:rPr>
          <w:rFonts w:ascii="Times New Roman" w:eastAsia="Times New Roman" w:hAnsi="Times New Roman" w:cs="Times New Roman"/>
          <w:sz w:val="24"/>
          <w:szCs w:val="24"/>
        </w:rPr>
        <w:t xml:space="preserve"> our </w:t>
      </w:r>
      <w:r w:rsidR="00861BB3" w:rsidRPr="008E0DB3">
        <w:rPr>
          <w:rFonts w:ascii="Times New Roman" w:eastAsia="Times New Roman" w:hAnsi="Times New Roman" w:cs="Times New Roman"/>
          <w:sz w:val="24"/>
          <w:szCs w:val="24"/>
        </w:rPr>
        <w:t xml:space="preserve">ability to detect temporal changes </w:t>
      </w:r>
      <w:r w:rsidR="008A7AF8" w:rsidRPr="008E0DB3">
        <w:rPr>
          <w:rFonts w:ascii="Times New Roman" w:eastAsia="Times New Roman" w:hAnsi="Times New Roman" w:cs="Times New Roman"/>
          <w:sz w:val="24"/>
          <w:szCs w:val="24"/>
        </w:rPr>
        <w:t>in genetic diversity</w:t>
      </w:r>
      <w:r w:rsidR="00861BB3" w:rsidRPr="008E0DB3">
        <w:rPr>
          <w:rFonts w:ascii="Times New Roman" w:eastAsia="Times New Roman" w:hAnsi="Times New Roman" w:cs="Times New Roman"/>
          <w:sz w:val="24"/>
          <w:szCs w:val="24"/>
        </w:rPr>
        <w:t xml:space="preserve">. </w:t>
      </w:r>
      <w:r w:rsidR="001F6EAA" w:rsidRPr="008E0DB3">
        <w:rPr>
          <w:rFonts w:ascii="Times New Roman" w:eastAsia="Times New Roman" w:hAnsi="Times New Roman" w:cs="Times New Roman"/>
          <w:sz w:val="24"/>
          <w:szCs w:val="24"/>
        </w:rPr>
        <w:t xml:space="preserve">FNR </w:t>
      </w:r>
      <w:r w:rsidR="00BB2E31">
        <w:rPr>
          <w:rFonts w:ascii="Times New Roman" w:eastAsia="Times New Roman" w:hAnsi="Times New Roman" w:cs="Times New Roman"/>
          <w:sz w:val="24"/>
          <w:szCs w:val="24"/>
        </w:rPr>
        <w:t xml:space="preserve">generally </w:t>
      </w:r>
      <w:r w:rsidR="001F6EAA" w:rsidRPr="008E0DB3">
        <w:rPr>
          <w:rFonts w:ascii="Times New Roman" w:eastAsia="Times New Roman" w:hAnsi="Times New Roman" w:cs="Times New Roman"/>
          <w:sz w:val="24"/>
          <w:szCs w:val="24"/>
        </w:rPr>
        <w:t>increase</w:t>
      </w:r>
      <w:r w:rsidR="00E341C6" w:rsidRPr="008E0DB3">
        <w:rPr>
          <w:rFonts w:ascii="Times New Roman" w:eastAsia="Times New Roman" w:hAnsi="Times New Roman" w:cs="Times New Roman"/>
          <w:sz w:val="24"/>
          <w:szCs w:val="24"/>
        </w:rPr>
        <w:t>d</w:t>
      </w:r>
      <w:r w:rsidR="001F6EAA" w:rsidRPr="008E0DB3">
        <w:rPr>
          <w:rFonts w:ascii="Times New Roman" w:eastAsia="Times New Roman" w:hAnsi="Times New Roman" w:cs="Times New Roman"/>
          <w:sz w:val="24"/>
          <w:szCs w:val="24"/>
        </w:rPr>
        <w:t xml:space="preserve"> with </w:t>
      </w:r>
      <w:r w:rsidR="001079BE" w:rsidRPr="008E0DB3">
        <w:rPr>
          <w:rFonts w:ascii="Times New Roman" w:eastAsia="Times New Roman" w:hAnsi="Times New Roman" w:cs="Times New Roman"/>
          <w:sz w:val="24"/>
          <w:szCs w:val="24"/>
        </w:rPr>
        <w:t xml:space="preserve">dispersal intensity </w:t>
      </w:r>
      <w:r w:rsidR="001F6EAA" w:rsidRPr="008E0DB3">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3</w:t>
      </w:r>
      <w:r w:rsidR="001F6EAA" w:rsidRPr="008E0DB3">
        <w:rPr>
          <w:rFonts w:ascii="Times New Roman" w:eastAsia="Times New Roman" w:hAnsi="Times New Roman" w:cs="Times New Roman"/>
          <w:sz w:val="24"/>
          <w:szCs w:val="24"/>
        </w:rPr>
        <w:t>)</w:t>
      </w:r>
      <w:r w:rsidR="008B19C5">
        <w:rPr>
          <w:rFonts w:ascii="Times New Roman" w:eastAsia="Times New Roman" w:hAnsi="Times New Roman" w:cs="Times New Roman"/>
          <w:sz w:val="24"/>
          <w:szCs w:val="24"/>
        </w:rPr>
        <w:t xml:space="preserve">. </w:t>
      </w:r>
      <w:r w:rsidR="002F1D89">
        <w:rPr>
          <w:rFonts w:ascii="Times New Roman" w:eastAsia="Times New Roman" w:hAnsi="Times New Roman" w:cs="Times New Roman"/>
          <w:sz w:val="24"/>
          <w:szCs w:val="24"/>
        </w:rPr>
        <w:t>Results were generally satisfying and encouraging for the use of TGI as o</w:t>
      </w:r>
      <w:r w:rsidR="00485ADA">
        <w:rPr>
          <w:rFonts w:ascii="Times New Roman" w:eastAsia="Times New Roman" w:hAnsi="Times New Roman" w:cs="Times New Roman"/>
          <w:sz w:val="24"/>
          <w:szCs w:val="24"/>
        </w:rPr>
        <w:t>nly o</w:t>
      </w:r>
      <w:r w:rsidR="008B19C5">
        <w:rPr>
          <w:rFonts w:ascii="Times New Roman" w:eastAsia="Times New Roman" w:hAnsi="Times New Roman" w:cs="Times New Roman"/>
          <w:sz w:val="24"/>
          <w:szCs w:val="24"/>
        </w:rPr>
        <w:t>ne</w:t>
      </w:r>
      <w:r w:rsidR="001F6EAA" w:rsidRPr="008E0DB3">
        <w:rPr>
          <w:rFonts w:ascii="Times New Roman" w:eastAsia="Times New Roman" w:hAnsi="Times New Roman" w:cs="Times New Roman"/>
          <w:sz w:val="24"/>
          <w:szCs w:val="24"/>
        </w:rPr>
        <w:t xml:space="preserve"> </w:t>
      </w:r>
      <w:r w:rsidR="008B19C5">
        <w:rPr>
          <w:rFonts w:ascii="Times New Roman" w:eastAsia="Times New Roman" w:hAnsi="Times New Roman" w:cs="Times New Roman"/>
          <w:sz w:val="24"/>
          <w:szCs w:val="24"/>
        </w:rPr>
        <w:t>scenario (</w:t>
      </w:r>
      <w:r w:rsidR="001F6EAA" w:rsidRPr="008E0DB3">
        <w:rPr>
          <w:rFonts w:ascii="Times New Roman" w:eastAsia="Times New Roman" w:hAnsi="Times New Roman" w:cs="Times New Roman"/>
          <w:sz w:val="24"/>
          <w:szCs w:val="24"/>
        </w:rPr>
        <w:t>H3</w:t>
      </w:r>
      <w:r w:rsidR="008B19C5">
        <w:rPr>
          <w:rFonts w:ascii="Times New Roman" w:eastAsia="Times New Roman" w:hAnsi="Times New Roman" w:cs="Times New Roman"/>
          <w:sz w:val="24"/>
          <w:szCs w:val="24"/>
        </w:rPr>
        <w:t>; Table 1</w:t>
      </w:r>
      <w:r w:rsidR="001F6EAA" w:rsidRPr="008E0DB3">
        <w:rPr>
          <w:rFonts w:ascii="Times New Roman" w:eastAsia="Times New Roman" w:hAnsi="Times New Roman" w:cs="Times New Roman"/>
          <w:sz w:val="24"/>
          <w:szCs w:val="24"/>
        </w:rPr>
        <w:t xml:space="preserve">) </w:t>
      </w:r>
      <w:r w:rsidR="00485ADA">
        <w:rPr>
          <w:rFonts w:ascii="Times New Roman" w:eastAsia="Times New Roman" w:hAnsi="Times New Roman" w:cs="Times New Roman"/>
          <w:sz w:val="24"/>
          <w:szCs w:val="24"/>
        </w:rPr>
        <w:t xml:space="preserve">exhibited </w:t>
      </w:r>
      <w:r w:rsidR="008B19C5">
        <w:rPr>
          <w:rFonts w:ascii="Times New Roman" w:eastAsia="Times New Roman" w:hAnsi="Times New Roman" w:cs="Times New Roman"/>
          <w:sz w:val="24"/>
          <w:szCs w:val="24"/>
        </w:rPr>
        <w:t>values above</w:t>
      </w:r>
      <w:r w:rsidR="002F1D89">
        <w:rPr>
          <w:rFonts w:ascii="Times New Roman" w:eastAsia="Times New Roman" w:hAnsi="Times New Roman" w:cs="Times New Roman"/>
          <w:sz w:val="24"/>
          <w:szCs w:val="24"/>
        </w:rPr>
        <w:t xml:space="preserve"> a very conservative</w:t>
      </w:r>
      <w:r w:rsidR="00133B7C">
        <w:rPr>
          <w:rFonts w:ascii="Times New Roman" w:eastAsia="Times New Roman" w:hAnsi="Times New Roman" w:cs="Times New Roman"/>
          <w:sz w:val="24"/>
          <w:szCs w:val="24"/>
        </w:rPr>
        <w:t xml:space="preserve"> FNR</w:t>
      </w:r>
      <w:r w:rsidR="008B19C5">
        <w:rPr>
          <w:rFonts w:ascii="Times New Roman" w:eastAsia="Times New Roman" w:hAnsi="Times New Roman" w:cs="Times New Roman"/>
          <w:sz w:val="24"/>
          <w:szCs w:val="24"/>
        </w:rPr>
        <w:t xml:space="preserve"> </w:t>
      </w:r>
      <w:r w:rsidR="002F1D89">
        <w:rPr>
          <w:rFonts w:ascii="Times New Roman" w:eastAsia="Times New Roman" w:hAnsi="Times New Roman" w:cs="Times New Roman"/>
          <w:sz w:val="24"/>
          <w:szCs w:val="24"/>
        </w:rPr>
        <w:t xml:space="preserve">limit of </w:t>
      </w:r>
      <w:r w:rsidR="008B19C5">
        <w:rPr>
          <w:rFonts w:ascii="Times New Roman" w:eastAsia="Times New Roman" w:hAnsi="Times New Roman" w:cs="Times New Roman"/>
          <w:sz w:val="24"/>
          <w:szCs w:val="24"/>
        </w:rPr>
        <w:t>1</w:t>
      </w:r>
      <w:r w:rsidR="001F6EAA" w:rsidRPr="008E0DB3">
        <w:rPr>
          <w:rFonts w:ascii="Times New Roman" w:eastAsia="Times New Roman" w:hAnsi="Times New Roman" w:cs="Times New Roman"/>
          <w:sz w:val="24"/>
          <w:szCs w:val="24"/>
        </w:rPr>
        <w:t>%</w:t>
      </w:r>
      <w:r w:rsidR="002F1D89">
        <w:rPr>
          <w:rFonts w:ascii="Times New Roman" w:eastAsia="Times New Roman" w:hAnsi="Times New Roman" w:cs="Times New Roman"/>
          <w:sz w:val="24"/>
          <w:szCs w:val="24"/>
        </w:rPr>
        <w:t>,</w:t>
      </w:r>
      <w:r w:rsidR="001F6EAA" w:rsidRPr="008E0DB3">
        <w:rPr>
          <w:rFonts w:ascii="Times New Roman" w:eastAsia="Times New Roman" w:hAnsi="Times New Roman" w:cs="Times New Roman"/>
          <w:sz w:val="24"/>
          <w:szCs w:val="24"/>
        </w:rPr>
        <w:t xml:space="preserve"> </w:t>
      </w:r>
      <w:r w:rsidR="000637AB" w:rsidRPr="008E0DB3">
        <w:rPr>
          <w:rFonts w:ascii="Times New Roman" w:eastAsia="Times New Roman" w:hAnsi="Times New Roman" w:cs="Times New Roman"/>
          <w:sz w:val="24"/>
          <w:szCs w:val="24"/>
        </w:rPr>
        <w:t xml:space="preserve">regardless of </w:t>
      </w:r>
      <w:r w:rsidR="00485ADA">
        <w:rPr>
          <w:rFonts w:ascii="Times New Roman" w:eastAsia="Times New Roman" w:hAnsi="Times New Roman" w:cs="Times New Roman"/>
          <w:sz w:val="24"/>
          <w:szCs w:val="24"/>
        </w:rPr>
        <w:t xml:space="preserve">the </w:t>
      </w:r>
      <w:r w:rsidR="003430E4">
        <w:rPr>
          <w:rFonts w:ascii="Times New Roman" w:eastAsia="Times New Roman" w:hAnsi="Times New Roman" w:cs="Times New Roman"/>
          <w:sz w:val="24"/>
          <w:szCs w:val="24"/>
        </w:rPr>
        <w:t xml:space="preserve">p-value </w:t>
      </w:r>
      <w:r w:rsidR="000637AB" w:rsidRPr="008E0DB3">
        <w:rPr>
          <w:rFonts w:ascii="Times New Roman" w:eastAsia="Times New Roman" w:hAnsi="Times New Roman" w:cs="Times New Roman"/>
          <w:sz w:val="24"/>
          <w:szCs w:val="24"/>
        </w:rPr>
        <w:t xml:space="preserve">threshold </w:t>
      </w:r>
      <w:r w:rsidR="001F6EAA" w:rsidRPr="008E0DB3">
        <w:rPr>
          <w:rFonts w:ascii="Times New Roman" w:eastAsia="Times New Roman" w:hAnsi="Times New Roman" w:cs="Times New Roman"/>
          <w:sz w:val="24"/>
          <w:szCs w:val="24"/>
        </w:rPr>
        <w:t>used</w:t>
      </w:r>
      <w:r w:rsidR="006F2BC3" w:rsidRPr="008E0DB3">
        <w:rPr>
          <w:rFonts w:ascii="Times New Roman" w:eastAsia="Times New Roman" w:hAnsi="Times New Roman" w:cs="Times New Roman"/>
          <w:sz w:val="24"/>
          <w:szCs w:val="24"/>
        </w:rPr>
        <w:t xml:space="preserve"> (</w:t>
      </w:r>
      <w:r w:rsidR="005D04ED">
        <w:rPr>
          <w:rFonts w:ascii="Times New Roman" w:eastAsia="Times New Roman" w:hAnsi="Times New Roman" w:cs="Times New Roman"/>
          <w:sz w:val="24"/>
          <w:szCs w:val="24"/>
        </w:rPr>
        <w:t>Fig. 3</w:t>
      </w:r>
      <w:r w:rsidR="006F2BC3" w:rsidRPr="008E0DB3">
        <w:rPr>
          <w:rFonts w:ascii="Times New Roman" w:eastAsia="Times New Roman" w:hAnsi="Times New Roman" w:cs="Times New Roman"/>
          <w:sz w:val="24"/>
          <w:szCs w:val="24"/>
        </w:rPr>
        <w:t>)</w:t>
      </w:r>
      <w:r w:rsidR="001079BE" w:rsidRPr="008E0DB3">
        <w:rPr>
          <w:rFonts w:ascii="Times New Roman" w:eastAsia="Times New Roman" w:hAnsi="Times New Roman" w:cs="Times New Roman"/>
          <w:sz w:val="24"/>
          <w:szCs w:val="24"/>
        </w:rPr>
        <w:t>.</w:t>
      </w:r>
      <w:r w:rsidR="006141B4" w:rsidRPr="008E0DB3">
        <w:rPr>
          <w:rFonts w:ascii="Times New Roman" w:eastAsia="Times New Roman" w:hAnsi="Times New Roman" w:cs="Times New Roman"/>
          <w:sz w:val="24"/>
          <w:szCs w:val="24"/>
        </w:rPr>
        <w:t xml:space="preserve"> </w:t>
      </w:r>
      <w:r w:rsidR="00537346">
        <w:rPr>
          <w:rFonts w:ascii="Times New Roman" w:eastAsia="Times New Roman" w:hAnsi="Times New Roman" w:cs="Times New Roman"/>
          <w:sz w:val="24"/>
          <w:szCs w:val="24"/>
        </w:rPr>
        <w:t>Among the four scenarios never reaching an average FNR of 0</w:t>
      </w:r>
      <w:r w:rsidR="00485ADA">
        <w:rPr>
          <w:rFonts w:ascii="Times New Roman" w:eastAsia="Times New Roman" w:hAnsi="Times New Roman" w:cs="Times New Roman"/>
          <w:sz w:val="24"/>
          <w:szCs w:val="24"/>
        </w:rPr>
        <w:t xml:space="preserve"> (L3, M3, H2, H3)</w:t>
      </w:r>
      <w:r w:rsidR="00537346">
        <w:rPr>
          <w:rFonts w:ascii="Times New Roman" w:eastAsia="Times New Roman" w:hAnsi="Times New Roman" w:cs="Times New Roman"/>
          <w:sz w:val="24"/>
          <w:szCs w:val="24"/>
        </w:rPr>
        <w:t xml:space="preserve">, two </w:t>
      </w:r>
      <w:r w:rsidR="00485ADA">
        <w:rPr>
          <w:rFonts w:ascii="Times New Roman" w:eastAsia="Times New Roman" w:hAnsi="Times New Roman" w:cs="Times New Roman"/>
          <w:sz w:val="24"/>
          <w:szCs w:val="24"/>
        </w:rPr>
        <w:t>involve</w:t>
      </w:r>
      <w:r w:rsidR="009113ED">
        <w:rPr>
          <w:rFonts w:ascii="Times New Roman" w:eastAsia="Times New Roman" w:hAnsi="Times New Roman" w:cs="Times New Roman"/>
          <w:sz w:val="24"/>
          <w:szCs w:val="24"/>
        </w:rPr>
        <w:t>d</w:t>
      </w:r>
      <w:r w:rsidR="00485ADA">
        <w:rPr>
          <w:rFonts w:ascii="Times New Roman" w:eastAsia="Times New Roman" w:hAnsi="Times New Roman" w:cs="Times New Roman"/>
          <w:sz w:val="24"/>
          <w:szCs w:val="24"/>
        </w:rPr>
        <w:t xml:space="preserve"> </w:t>
      </w:r>
      <w:r w:rsidR="00537346">
        <w:rPr>
          <w:rFonts w:ascii="Times New Roman" w:eastAsia="Times New Roman" w:hAnsi="Times New Roman" w:cs="Times New Roman"/>
          <w:sz w:val="24"/>
          <w:szCs w:val="24"/>
        </w:rPr>
        <w:t xml:space="preserve">high dispersal. </w:t>
      </w:r>
      <w:r w:rsidR="00611A4E" w:rsidRPr="008E0DB3">
        <w:rPr>
          <w:rFonts w:ascii="Times New Roman" w:eastAsia="Times New Roman" w:hAnsi="Times New Roman" w:cs="Times New Roman"/>
          <w:sz w:val="24"/>
          <w:szCs w:val="24"/>
        </w:rPr>
        <w:t>Taking the average from scenario</w:t>
      </w:r>
      <w:r w:rsidR="002E7623" w:rsidRPr="008E0DB3">
        <w:rPr>
          <w:rFonts w:ascii="Times New Roman" w:eastAsia="Times New Roman" w:hAnsi="Times New Roman" w:cs="Times New Roman"/>
          <w:sz w:val="24"/>
          <w:szCs w:val="24"/>
        </w:rPr>
        <w:t>s</w:t>
      </w:r>
      <w:r w:rsidR="00611A4E" w:rsidRPr="008E0DB3">
        <w:rPr>
          <w:rFonts w:ascii="Times New Roman" w:eastAsia="Times New Roman" w:hAnsi="Times New Roman" w:cs="Times New Roman"/>
          <w:sz w:val="24"/>
          <w:szCs w:val="24"/>
        </w:rPr>
        <w:t xml:space="preserve"> sharin</w:t>
      </w:r>
      <w:r w:rsidR="00D14145" w:rsidRPr="008E0DB3">
        <w:rPr>
          <w:rFonts w:ascii="Times New Roman" w:eastAsia="Times New Roman" w:hAnsi="Times New Roman" w:cs="Times New Roman"/>
          <w:sz w:val="24"/>
          <w:szCs w:val="24"/>
        </w:rPr>
        <w:t>g the same dispersal parameters</w:t>
      </w:r>
      <w:r w:rsidR="00611A4E" w:rsidRPr="008E0DB3">
        <w:rPr>
          <w:rFonts w:ascii="Times New Roman" w:eastAsia="Times New Roman" w:hAnsi="Times New Roman" w:cs="Times New Roman"/>
          <w:sz w:val="24"/>
          <w:szCs w:val="24"/>
        </w:rPr>
        <w:t xml:space="preserve"> for the ubiquitous 0.05 threshold</w:t>
      </w:r>
      <w:r w:rsidR="006141FC" w:rsidRPr="008E0DB3">
        <w:rPr>
          <w:rFonts w:ascii="Times New Roman" w:eastAsia="Times New Roman" w:hAnsi="Times New Roman" w:cs="Times New Roman"/>
          <w:sz w:val="24"/>
          <w:szCs w:val="24"/>
        </w:rPr>
        <w:t xml:space="preserve"> (e.g.</w:t>
      </w:r>
      <w:r w:rsidR="006141FC" w:rsidRPr="008E0DB3">
        <w:rPr>
          <w:rFonts w:ascii="Times New Roman" w:eastAsia="Times New Roman" w:hAnsi="Times New Roman" w:cs="Times New Roman"/>
          <w:i/>
          <w:sz w:val="24"/>
          <w:szCs w:val="24"/>
        </w:rPr>
        <w:t xml:space="preserve"> </w:t>
      </w:r>
      <w:r w:rsidR="006141FC" w:rsidRPr="008E0DB3">
        <w:rPr>
          <w:rFonts w:ascii="Times New Roman" w:eastAsia="Times New Roman" w:hAnsi="Times New Roman" w:cs="Times New Roman"/>
          <w:sz w:val="24"/>
          <w:szCs w:val="24"/>
        </w:rPr>
        <w:t>one value for L1, L2, and L3 grouped together)</w:t>
      </w:r>
      <w:r w:rsidR="00611A4E" w:rsidRPr="008E0DB3">
        <w:rPr>
          <w:rFonts w:ascii="Times New Roman" w:eastAsia="Times New Roman" w:hAnsi="Times New Roman" w:cs="Times New Roman"/>
          <w:sz w:val="24"/>
          <w:szCs w:val="24"/>
        </w:rPr>
        <w:t xml:space="preserve">, </w:t>
      </w:r>
      <w:r w:rsidR="00E341C6" w:rsidRPr="008E0DB3">
        <w:rPr>
          <w:rFonts w:ascii="Times New Roman" w:eastAsia="Times New Roman" w:hAnsi="Times New Roman" w:cs="Times New Roman"/>
          <w:sz w:val="24"/>
          <w:szCs w:val="24"/>
        </w:rPr>
        <w:t>we had</w:t>
      </w:r>
      <w:r w:rsidR="000222ED" w:rsidRPr="008E0DB3">
        <w:rPr>
          <w:rFonts w:ascii="Times New Roman" w:eastAsia="Times New Roman" w:hAnsi="Times New Roman" w:cs="Times New Roman"/>
          <w:sz w:val="24"/>
          <w:szCs w:val="24"/>
        </w:rPr>
        <w:t xml:space="preserve"> </w:t>
      </w:r>
      <w:r w:rsidR="008E00E0" w:rsidRPr="008E0DB3">
        <w:rPr>
          <w:rFonts w:ascii="Times New Roman" w:eastAsia="Times New Roman" w:hAnsi="Times New Roman" w:cs="Times New Roman"/>
          <w:sz w:val="24"/>
          <w:szCs w:val="24"/>
        </w:rPr>
        <w:t xml:space="preserve">mean </w:t>
      </w:r>
      <w:r w:rsidR="000222ED" w:rsidRPr="008E0DB3">
        <w:rPr>
          <w:rFonts w:ascii="Times New Roman" w:eastAsia="Times New Roman" w:hAnsi="Times New Roman" w:cs="Times New Roman"/>
          <w:sz w:val="24"/>
          <w:szCs w:val="24"/>
        </w:rPr>
        <w:t>FNRs of</w:t>
      </w:r>
      <w:r w:rsidR="008437FA">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0</w:t>
      </w:r>
      <w:r w:rsidR="008437FA">
        <w:rPr>
          <w:rFonts w:ascii="Times New Roman" w:eastAsia="Times New Roman" w:hAnsi="Times New Roman" w:cs="Times New Roman"/>
          <w:sz w:val="24"/>
          <w:szCs w:val="24"/>
        </w:rPr>
        <w:t>.0037</w:t>
      </w:r>
      <w:r w:rsidR="00611A4E" w:rsidRPr="008E0DB3">
        <w:rPr>
          <w:rFonts w:ascii="Times New Roman" w:eastAsia="Times New Roman" w:hAnsi="Times New Roman" w:cs="Times New Roman"/>
          <w:sz w:val="24"/>
          <w:szCs w:val="24"/>
        </w:rPr>
        <w:t xml:space="preserve"> </w:t>
      </w:r>
      <w:r w:rsidR="003F1140" w:rsidRPr="008E0DB3">
        <w:rPr>
          <w:rFonts w:ascii="Times New Roman" w:eastAsia="Times New Roman" w:hAnsi="Times New Roman" w:cs="Times New Roman"/>
          <w:sz w:val="24"/>
          <w:szCs w:val="24"/>
        </w:rPr>
        <w:t>(0.00</w:t>
      </w:r>
      <w:r w:rsidR="008437FA">
        <w:rPr>
          <w:rFonts w:ascii="Times New Roman" w:eastAsia="Times New Roman" w:hAnsi="Times New Roman" w:cs="Times New Roman"/>
          <w:sz w:val="24"/>
          <w:szCs w:val="24"/>
        </w:rPr>
        <w:t>07</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0.0066</w:t>
      </w:r>
      <w:r w:rsidR="00351520"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 xml:space="preserve">for low dispersal, </w:t>
      </w:r>
      <w:r w:rsidR="008437FA">
        <w:rPr>
          <w:rFonts w:ascii="Times New Roman" w:eastAsia="Times New Roman" w:hAnsi="Times New Roman" w:cs="Times New Roman"/>
          <w:sz w:val="24"/>
          <w:szCs w:val="24"/>
        </w:rPr>
        <w:t>0.0049</w:t>
      </w:r>
      <w:r w:rsidR="00BE0353" w:rsidRPr="008E0DB3">
        <w:rPr>
          <w:rFonts w:ascii="Times New Roman" w:eastAsia="Times New Roman" w:hAnsi="Times New Roman" w:cs="Times New Roman"/>
          <w:sz w:val="24"/>
          <w:szCs w:val="24"/>
        </w:rPr>
        <w:t xml:space="preserve"> (0.0</w:t>
      </w:r>
      <w:r w:rsidR="008437FA">
        <w:rPr>
          <w:rFonts w:ascii="Times New Roman" w:eastAsia="Times New Roman" w:hAnsi="Times New Roman" w:cs="Times New Roman"/>
          <w:sz w:val="24"/>
          <w:szCs w:val="24"/>
        </w:rPr>
        <w:t>015</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0.0083</w:t>
      </w:r>
      <w:r w:rsidR="00351520"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 xml:space="preserve">for moderate dispersal, and </w:t>
      </w:r>
      <w:r w:rsidR="008437FA">
        <w:rPr>
          <w:rFonts w:ascii="Times New Roman" w:eastAsia="Times New Roman" w:hAnsi="Times New Roman" w:cs="Times New Roman"/>
          <w:sz w:val="24"/>
          <w:szCs w:val="24"/>
        </w:rPr>
        <w:t>0.0108 (0.0055</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0.0161</w:t>
      </w:r>
      <w:r w:rsidR="002C3D4F"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w:t>
      </w:r>
      <w:r w:rsidR="00611A4E" w:rsidRPr="008E0DB3">
        <w:rPr>
          <w:rFonts w:ascii="Times New Roman" w:eastAsia="Times New Roman" w:hAnsi="Times New Roman" w:cs="Times New Roman"/>
          <w:sz w:val="24"/>
          <w:szCs w:val="24"/>
        </w:rPr>
        <w:t xml:space="preserve"> for high dispersal.</w:t>
      </w:r>
      <w:r w:rsidR="00D66B9D" w:rsidRPr="008E0DB3">
        <w:rPr>
          <w:rFonts w:ascii="Times New Roman" w:eastAsia="Times New Roman" w:hAnsi="Times New Roman" w:cs="Times New Roman"/>
          <w:sz w:val="24"/>
          <w:szCs w:val="24"/>
        </w:rPr>
        <w:t xml:space="preserve"> FNR values overall decrease</w:t>
      </w:r>
      <w:r w:rsidR="002E7623" w:rsidRPr="008E0DB3">
        <w:rPr>
          <w:rFonts w:ascii="Times New Roman" w:eastAsia="Times New Roman" w:hAnsi="Times New Roman" w:cs="Times New Roman"/>
          <w:sz w:val="24"/>
          <w:szCs w:val="24"/>
        </w:rPr>
        <w:t>d</w:t>
      </w:r>
      <w:r w:rsidR="00D66B9D" w:rsidRPr="008E0DB3">
        <w:rPr>
          <w:rFonts w:ascii="Times New Roman" w:eastAsia="Times New Roman" w:hAnsi="Times New Roman" w:cs="Times New Roman"/>
          <w:sz w:val="24"/>
          <w:szCs w:val="24"/>
        </w:rPr>
        <w:t xml:space="preserve"> with t</w:t>
      </w:r>
      <w:r w:rsidR="00DA49DC">
        <w:rPr>
          <w:rFonts w:ascii="Times New Roman" w:eastAsia="Times New Roman" w:hAnsi="Times New Roman" w:cs="Times New Roman"/>
          <w:sz w:val="24"/>
          <w:szCs w:val="24"/>
        </w:rPr>
        <w:t>hreshold, with a sharp decrease</w:t>
      </w:r>
      <w:r w:rsidR="00170501">
        <w:rPr>
          <w:rFonts w:ascii="Times New Roman" w:eastAsia="Times New Roman" w:hAnsi="Times New Roman" w:cs="Times New Roman"/>
          <w:sz w:val="24"/>
          <w:szCs w:val="24"/>
        </w:rPr>
        <w:t xml:space="preserve"> (most notable for H3) </w:t>
      </w:r>
      <w:r w:rsidR="00D66B9D" w:rsidRPr="008E0DB3">
        <w:rPr>
          <w:rFonts w:ascii="Times New Roman" w:eastAsia="Times New Roman" w:hAnsi="Times New Roman" w:cs="Times New Roman"/>
          <w:sz w:val="24"/>
          <w:szCs w:val="24"/>
        </w:rPr>
        <w:t>before 0.025 followed</w:t>
      </w:r>
      <w:r w:rsidR="00DA5278" w:rsidRPr="008E0DB3">
        <w:rPr>
          <w:rFonts w:ascii="Times New Roman" w:eastAsia="Times New Roman" w:hAnsi="Times New Roman" w:cs="Times New Roman"/>
          <w:sz w:val="24"/>
          <w:szCs w:val="24"/>
        </w:rPr>
        <w:t xml:space="preserve"> by a slower decrease until 0.1.</w:t>
      </w:r>
    </w:p>
    <w:p w14:paraId="75BFE800" w14:textId="12C424F9" w:rsidR="0051590A" w:rsidRDefault="006D4C4D" w:rsidP="00B47107">
      <w:pPr>
        <w:spacing w:before="240" w:after="240" w:line="480"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FPR </w:t>
      </w:r>
      <w:r w:rsidR="00537346">
        <w:rPr>
          <w:rFonts w:ascii="Times New Roman" w:eastAsia="Times New Roman" w:hAnsi="Times New Roman" w:cs="Times New Roman"/>
          <w:sz w:val="24"/>
          <w:szCs w:val="24"/>
        </w:rPr>
        <w:t xml:space="preserve">did not </w:t>
      </w:r>
      <w:r w:rsidRPr="008E0DB3">
        <w:rPr>
          <w:rFonts w:ascii="Times New Roman" w:eastAsia="Times New Roman" w:hAnsi="Times New Roman" w:cs="Times New Roman"/>
          <w:sz w:val="24"/>
          <w:szCs w:val="24"/>
        </w:rPr>
        <w:t xml:space="preserve">substantially </w:t>
      </w:r>
      <w:r w:rsidR="00537346">
        <w:rPr>
          <w:rFonts w:ascii="Times New Roman" w:eastAsia="Times New Roman" w:hAnsi="Times New Roman" w:cs="Times New Roman"/>
          <w:sz w:val="24"/>
          <w:szCs w:val="24"/>
        </w:rPr>
        <w:t xml:space="preserve">change as a function of </w:t>
      </w:r>
      <w:r w:rsidRPr="008E0DB3">
        <w:rPr>
          <w:rFonts w:ascii="Times New Roman" w:eastAsia="Times New Roman" w:hAnsi="Times New Roman" w:cs="Times New Roman"/>
          <w:sz w:val="24"/>
          <w:szCs w:val="24"/>
        </w:rPr>
        <w:t xml:space="preserve">dispersal </w:t>
      </w:r>
      <w:r w:rsidR="005F4F97" w:rsidRPr="008E0DB3">
        <w:rPr>
          <w:rFonts w:ascii="Times New Roman" w:eastAsia="Times New Roman" w:hAnsi="Times New Roman" w:cs="Times New Roman"/>
          <w:sz w:val="24"/>
          <w:szCs w:val="24"/>
        </w:rPr>
        <w:t xml:space="preserve">capacity </w:t>
      </w:r>
      <w:r w:rsidRPr="008E0DB3">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4</w:t>
      </w:r>
      <w:r w:rsidRPr="008E0DB3">
        <w:rPr>
          <w:rFonts w:ascii="Times New Roman" w:eastAsia="Times New Roman" w:hAnsi="Times New Roman" w:cs="Times New Roman"/>
          <w:sz w:val="24"/>
          <w:szCs w:val="24"/>
        </w:rPr>
        <w:t>)</w:t>
      </w:r>
      <w:r w:rsidR="008A40CE" w:rsidRPr="008E0DB3">
        <w:rPr>
          <w:rFonts w:ascii="Times New Roman" w:eastAsia="Times New Roman" w:hAnsi="Times New Roman" w:cs="Times New Roman"/>
          <w:sz w:val="24"/>
          <w:szCs w:val="24"/>
        </w:rPr>
        <w:t xml:space="preserve">. Low dispersal </w:t>
      </w:r>
      <w:r w:rsidR="00537346">
        <w:rPr>
          <w:rFonts w:ascii="Times New Roman" w:eastAsia="Times New Roman" w:hAnsi="Times New Roman" w:cs="Times New Roman"/>
          <w:sz w:val="24"/>
          <w:szCs w:val="24"/>
        </w:rPr>
        <w:t>did not consistently result</w:t>
      </w:r>
      <w:r w:rsidR="005F4F97" w:rsidRPr="008E0DB3">
        <w:rPr>
          <w:rFonts w:ascii="Times New Roman" w:eastAsia="Times New Roman" w:hAnsi="Times New Roman" w:cs="Times New Roman"/>
          <w:sz w:val="24"/>
          <w:szCs w:val="24"/>
        </w:rPr>
        <w:t xml:space="preserve"> in </w:t>
      </w:r>
      <w:r w:rsidR="00E341C6" w:rsidRPr="008E0DB3">
        <w:rPr>
          <w:rFonts w:ascii="Times New Roman" w:eastAsia="Times New Roman" w:hAnsi="Times New Roman" w:cs="Times New Roman"/>
          <w:sz w:val="24"/>
          <w:szCs w:val="24"/>
        </w:rPr>
        <w:t xml:space="preserve">higher FPR than moderate dispersal, </w:t>
      </w:r>
      <w:r w:rsidR="00537346">
        <w:rPr>
          <w:rFonts w:ascii="Times New Roman" w:eastAsia="Times New Roman" w:hAnsi="Times New Roman" w:cs="Times New Roman"/>
          <w:sz w:val="24"/>
          <w:szCs w:val="24"/>
        </w:rPr>
        <w:t>or high dispersal</w:t>
      </w:r>
      <w:r w:rsidR="0012642F" w:rsidRPr="008E0DB3">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4</w:t>
      </w:r>
      <w:r w:rsidR="0012642F">
        <w:rPr>
          <w:rFonts w:ascii="Times New Roman" w:eastAsia="Times New Roman" w:hAnsi="Times New Roman" w:cs="Times New Roman"/>
          <w:sz w:val="24"/>
          <w:szCs w:val="24"/>
        </w:rPr>
        <w:t>)</w:t>
      </w:r>
      <w:r w:rsidR="005F4F97">
        <w:rPr>
          <w:rFonts w:ascii="Times New Roman" w:eastAsia="Times New Roman" w:hAnsi="Times New Roman" w:cs="Times New Roman"/>
          <w:sz w:val="24"/>
          <w:szCs w:val="24"/>
        </w:rPr>
        <w:t>.</w:t>
      </w:r>
      <w:r w:rsidR="00537346">
        <w:rPr>
          <w:rFonts w:ascii="Times New Roman" w:eastAsia="Times New Roman" w:hAnsi="Times New Roman" w:cs="Times New Roman"/>
          <w:sz w:val="24"/>
          <w:szCs w:val="24"/>
        </w:rPr>
        <w:t xml:space="preserve"> Indeed, given the same number of affected populations we can see that L1 has slightly higher values than M1 and H1, L2 has slightly lower values than M2 and H2, and </w:t>
      </w:r>
      <w:r w:rsidR="00123128">
        <w:rPr>
          <w:rFonts w:ascii="Times New Roman" w:eastAsia="Times New Roman" w:hAnsi="Times New Roman" w:cs="Times New Roman"/>
          <w:sz w:val="24"/>
          <w:szCs w:val="24"/>
        </w:rPr>
        <w:t>L</w:t>
      </w:r>
      <w:r w:rsidR="00537346">
        <w:rPr>
          <w:rFonts w:ascii="Times New Roman" w:eastAsia="Times New Roman" w:hAnsi="Times New Roman" w:cs="Times New Roman"/>
          <w:sz w:val="24"/>
          <w:szCs w:val="24"/>
        </w:rPr>
        <w:t xml:space="preserve">3 has intermediate values, between that of </w:t>
      </w:r>
      <w:r w:rsidR="00123128">
        <w:rPr>
          <w:rFonts w:ascii="Times New Roman" w:eastAsia="Times New Roman" w:hAnsi="Times New Roman" w:cs="Times New Roman"/>
          <w:sz w:val="24"/>
          <w:szCs w:val="24"/>
        </w:rPr>
        <w:t>M</w:t>
      </w:r>
      <w:r w:rsidR="00537346">
        <w:rPr>
          <w:rFonts w:ascii="Times New Roman" w:eastAsia="Times New Roman" w:hAnsi="Times New Roman" w:cs="Times New Roman"/>
          <w:sz w:val="24"/>
          <w:szCs w:val="24"/>
        </w:rPr>
        <w:t xml:space="preserve">3 and </w:t>
      </w:r>
      <w:r w:rsidR="00123128">
        <w:rPr>
          <w:rFonts w:ascii="Times New Roman" w:eastAsia="Times New Roman" w:hAnsi="Times New Roman" w:cs="Times New Roman"/>
          <w:sz w:val="24"/>
          <w:szCs w:val="24"/>
        </w:rPr>
        <w:t>H</w:t>
      </w:r>
      <w:r w:rsidR="00537346">
        <w:rPr>
          <w:rFonts w:ascii="Times New Roman" w:eastAsia="Times New Roman" w:hAnsi="Times New Roman" w:cs="Times New Roman"/>
          <w:sz w:val="24"/>
          <w:szCs w:val="24"/>
        </w:rPr>
        <w:t>3.</w:t>
      </w:r>
      <w:r w:rsidR="005F4F97">
        <w:rPr>
          <w:rFonts w:ascii="Times New Roman" w:eastAsia="Times New Roman" w:hAnsi="Times New Roman" w:cs="Times New Roman"/>
          <w:sz w:val="24"/>
          <w:szCs w:val="24"/>
        </w:rPr>
        <w:t xml:space="preserve"> </w:t>
      </w:r>
      <w:r w:rsidR="009B001E">
        <w:rPr>
          <w:rFonts w:ascii="Times New Roman" w:eastAsia="Times New Roman" w:hAnsi="Times New Roman" w:cs="Times New Roman"/>
          <w:sz w:val="24"/>
          <w:szCs w:val="24"/>
        </w:rPr>
        <w:t>FPR averages from scenario</w:t>
      </w:r>
      <w:r w:rsidR="009113ED">
        <w:rPr>
          <w:rFonts w:ascii="Times New Roman" w:eastAsia="Times New Roman" w:hAnsi="Times New Roman" w:cs="Times New Roman"/>
          <w:sz w:val="24"/>
          <w:szCs w:val="24"/>
        </w:rPr>
        <w:t>s</w:t>
      </w:r>
      <w:r w:rsidR="009B001E">
        <w:rPr>
          <w:rFonts w:ascii="Times New Roman" w:eastAsia="Times New Roman" w:hAnsi="Times New Roman" w:cs="Times New Roman"/>
          <w:sz w:val="24"/>
          <w:szCs w:val="24"/>
        </w:rPr>
        <w:t xml:space="preserve"> sharing the same dispersal parameters, </w:t>
      </w:r>
      <w:r w:rsidR="009B001E">
        <w:rPr>
          <w:rFonts w:ascii="Times New Roman" w:eastAsia="Times New Roman" w:hAnsi="Times New Roman" w:cs="Times New Roman"/>
          <w:sz w:val="24"/>
          <w:szCs w:val="24"/>
        </w:rPr>
        <w:lastRenderedPageBreak/>
        <w:t xml:space="preserve">for </w:t>
      </w:r>
      <w:r w:rsidR="006F2BC3">
        <w:rPr>
          <w:rFonts w:ascii="Times New Roman" w:eastAsia="Times New Roman" w:hAnsi="Times New Roman" w:cs="Times New Roman"/>
          <w:sz w:val="24"/>
          <w:szCs w:val="24"/>
        </w:rPr>
        <w:t xml:space="preserve">the </w:t>
      </w:r>
      <w:r w:rsidR="009B001E">
        <w:rPr>
          <w:rFonts w:ascii="Times New Roman" w:eastAsia="Times New Roman" w:hAnsi="Times New Roman" w:cs="Times New Roman"/>
          <w:sz w:val="24"/>
          <w:szCs w:val="24"/>
        </w:rPr>
        <w:t xml:space="preserve">0.05 threshold, were </w:t>
      </w:r>
      <w:r w:rsidR="00C00F10">
        <w:rPr>
          <w:rFonts w:ascii="Times New Roman" w:eastAsia="Times New Roman" w:hAnsi="Times New Roman" w:cs="Times New Roman"/>
          <w:sz w:val="24"/>
          <w:szCs w:val="24"/>
        </w:rPr>
        <w:t xml:space="preserve">0.0599 </w:t>
      </w:r>
      <w:r w:rsidR="006F2BC3">
        <w:rPr>
          <w:rFonts w:ascii="Times New Roman" w:eastAsia="Times New Roman" w:hAnsi="Times New Roman" w:cs="Times New Roman"/>
          <w:sz w:val="24"/>
          <w:szCs w:val="24"/>
        </w:rPr>
        <w:t>(</w:t>
      </w:r>
      <w:r w:rsidR="006F2BC3" w:rsidRPr="006F2BC3">
        <w:rPr>
          <w:rFonts w:ascii="Times New Roman" w:eastAsia="Times New Roman" w:hAnsi="Times New Roman" w:cs="Times New Roman"/>
          <w:sz w:val="24"/>
          <w:szCs w:val="24"/>
        </w:rPr>
        <w:t>0.0</w:t>
      </w:r>
      <w:r w:rsidR="00532158">
        <w:rPr>
          <w:rFonts w:ascii="Times New Roman" w:eastAsia="Times New Roman" w:hAnsi="Times New Roman" w:cs="Times New Roman"/>
          <w:sz w:val="24"/>
          <w:szCs w:val="24"/>
        </w:rPr>
        <w:t>558</w:t>
      </w:r>
      <w:r w:rsidR="00730005">
        <w:rPr>
          <w:rFonts w:ascii="Times New Roman" w:eastAsia="Times New Roman" w:hAnsi="Times New Roman" w:cs="Times New Roman"/>
          <w:sz w:val="24"/>
          <w:szCs w:val="24"/>
        </w:rPr>
        <w:t xml:space="preserve"> </w:t>
      </w:r>
      <w:r w:rsidR="006F2BC3">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532158">
        <w:rPr>
          <w:rFonts w:ascii="Times New Roman" w:eastAsia="Times New Roman" w:hAnsi="Times New Roman" w:cs="Times New Roman"/>
          <w:sz w:val="24"/>
          <w:szCs w:val="24"/>
        </w:rPr>
        <w:t>0.0641</w:t>
      </w:r>
      <w:r w:rsidR="006F2BC3">
        <w:rPr>
          <w:rFonts w:ascii="Times New Roman" w:eastAsia="Times New Roman" w:hAnsi="Times New Roman" w:cs="Times New Roman"/>
          <w:sz w:val="24"/>
          <w:szCs w:val="24"/>
        </w:rPr>
        <w:t>; 95% CI)</w:t>
      </w:r>
      <w:r w:rsidR="00250512">
        <w:rPr>
          <w:rFonts w:ascii="Times New Roman" w:eastAsia="Times New Roman" w:hAnsi="Times New Roman" w:cs="Times New Roman"/>
          <w:sz w:val="24"/>
          <w:szCs w:val="24"/>
        </w:rPr>
        <w:t xml:space="preserve"> for low dispersal, 0.0621</w:t>
      </w:r>
      <w:r w:rsidR="006F2BC3">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0.0580</w:t>
      </w:r>
      <w:r w:rsidR="00730005">
        <w:rPr>
          <w:rFonts w:ascii="Times New Roman" w:eastAsia="Times New Roman" w:hAnsi="Times New Roman" w:cs="Times New Roman"/>
          <w:sz w:val="24"/>
          <w:szCs w:val="24"/>
        </w:rPr>
        <w:t xml:space="preserve"> </w:t>
      </w:r>
      <w:r w:rsidR="006F2BC3">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0.0662</w:t>
      </w:r>
      <w:r w:rsidR="006F2BC3">
        <w:rPr>
          <w:rFonts w:ascii="Times New Roman" w:eastAsia="Times New Roman" w:hAnsi="Times New Roman" w:cs="Times New Roman"/>
          <w:sz w:val="24"/>
          <w:szCs w:val="24"/>
        </w:rPr>
        <w:t>; 95% CI)</w:t>
      </w:r>
      <w:r w:rsidR="009B001E">
        <w:rPr>
          <w:rFonts w:ascii="Times New Roman" w:eastAsia="Times New Roman" w:hAnsi="Times New Roman" w:cs="Times New Roman"/>
          <w:sz w:val="24"/>
          <w:szCs w:val="24"/>
        </w:rPr>
        <w:t xml:space="preserve"> for moderate dispersal, a</w:t>
      </w:r>
      <w:r w:rsidR="00D23CEC">
        <w:rPr>
          <w:rFonts w:ascii="Times New Roman" w:eastAsia="Times New Roman" w:hAnsi="Times New Roman" w:cs="Times New Roman"/>
          <w:sz w:val="24"/>
          <w:szCs w:val="24"/>
        </w:rPr>
        <w:t xml:space="preserve">nd </w:t>
      </w:r>
      <w:r w:rsidR="00250512">
        <w:rPr>
          <w:rFonts w:ascii="Times New Roman" w:eastAsia="Times New Roman" w:hAnsi="Times New Roman" w:cs="Times New Roman"/>
          <w:sz w:val="24"/>
          <w:szCs w:val="24"/>
        </w:rPr>
        <w:t>0.0600</w:t>
      </w:r>
      <w:r w:rsidR="00D23CEC">
        <w:rPr>
          <w:rFonts w:ascii="Times New Roman" w:eastAsia="Times New Roman" w:hAnsi="Times New Roman" w:cs="Times New Roman"/>
          <w:sz w:val="24"/>
          <w:szCs w:val="24"/>
        </w:rPr>
        <w:t xml:space="preserve"> </w:t>
      </w:r>
      <w:r w:rsidR="00981F59">
        <w:rPr>
          <w:rFonts w:ascii="Times New Roman" w:eastAsia="Times New Roman" w:hAnsi="Times New Roman" w:cs="Times New Roman"/>
          <w:sz w:val="24"/>
          <w:szCs w:val="24"/>
        </w:rPr>
        <w:t>(</w:t>
      </w:r>
      <w:r w:rsidR="00981F59" w:rsidRPr="006F2BC3">
        <w:rPr>
          <w:rFonts w:ascii="Times New Roman" w:eastAsia="Times New Roman" w:hAnsi="Times New Roman" w:cs="Times New Roman"/>
          <w:sz w:val="24"/>
          <w:szCs w:val="24"/>
        </w:rPr>
        <w:t>0.0</w:t>
      </w:r>
      <w:r w:rsidR="00250512">
        <w:rPr>
          <w:rFonts w:ascii="Times New Roman" w:eastAsia="Times New Roman" w:hAnsi="Times New Roman" w:cs="Times New Roman"/>
          <w:sz w:val="24"/>
          <w:szCs w:val="24"/>
        </w:rPr>
        <w:t>562</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0.0638</w:t>
      </w:r>
      <w:r w:rsidR="00981F59">
        <w:rPr>
          <w:rFonts w:ascii="Times New Roman" w:eastAsia="Times New Roman" w:hAnsi="Times New Roman" w:cs="Times New Roman"/>
          <w:sz w:val="24"/>
          <w:szCs w:val="24"/>
        </w:rPr>
        <w:t xml:space="preserve">; 95% CI) </w:t>
      </w:r>
      <w:r w:rsidR="00D23CEC">
        <w:rPr>
          <w:rFonts w:ascii="Times New Roman" w:eastAsia="Times New Roman" w:hAnsi="Times New Roman" w:cs="Times New Roman"/>
          <w:sz w:val="24"/>
          <w:szCs w:val="24"/>
        </w:rPr>
        <w:t>for high dispersal. FP</w:t>
      </w:r>
      <w:r w:rsidR="009B001E">
        <w:rPr>
          <w:rFonts w:ascii="Times New Roman" w:eastAsia="Times New Roman" w:hAnsi="Times New Roman" w:cs="Times New Roman"/>
          <w:sz w:val="24"/>
          <w:szCs w:val="24"/>
        </w:rPr>
        <w:t xml:space="preserve">R values overall </w:t>
      </w:r>
      <w:r w:rsidR="00D23CEC">
        <w:rPr>
          <w:rFonts w:ascii="Times New Roman" w:eastAsia="Times New Roman" w:hAnsi="Times New Roman" w:cs="Times New Roman"/>
          <w:sz w:val="24"/>
          <w:szCs w:val="24"/>
        </w:rPr>
        <w:t>inc</w:t>
      </w:r>
      <w:r w:rsidR="009B001E">
        <w:rPr>
          <w:rFonts w:ascii="Times New Roman" w:eastAsia="Times New Roman" w:hAnsi="Times New Roman" w:cs="Times New Roman"/>
          <w:sz w:val="24"/>
          <w:szCs w:val="24"/>
        </w:rPr>
        <w:t>rease</w:t>
      </w:r>
      <w:r w:rsidR="00384231">
        <w:rPr>
          <w:rFonts w:ascii="Times New Roman" w:eastAsia="Times New Roman" w:hAnsi="Times New Roman" w:cs="Times New Roman"/>
          <w:sz w:val="24"/>
          <w:szCs w:val="24"/>
        </w:rPr>
        <w:t>d</w:t>
      </w:r>
      <w:r w:rsidR="009B001E">
        <w:rPr>
          <w:rFonts w:ascii="Times New Roman" w:eastAsia="Times New Roman" w:hAnsi="Times New Roman" w:cs="Times New Roman"/>
          <w:sz w:val="24"/>
          <w:szCs w:val="24"/>
        </w:rPr>
        <w:t xml:space="preserve"> with threshold, with a sharp </w:t>
      </w:r>
      <w:r w:rsidR="00D23CEC">
        <w:rPr>
          <w:rFonts w:ascii="Times New Roman" w:eastAsia="Times New Roman" w:hAnsi="Times New Roman" w:cs="Times New Roman"/>
          <w:sz w:val="24"/>
          <w:szCs w:val="24"/>
        </w:rPr>
        <w:t>increase</w:t>
      </w:r>
      <w:r w:rsidR="009B001E">
        <w:rPr>
          <w:rFonts w:ascii="Times New Roman" w:eastAsia="Times New Roman" w:hAnsi="Times New Roman" w:cs="Times New Roman"/>
          <w:sz w:val="24"/>
          <w:szCs w:val="24"/>
        </w:rPr>
        <w:t xml:space="preserve"> </w:t>
      </w:r>
      <w:r w:rsidR="00D23CEC">
        <w:rPr>
          <w:rFonts w:ascii="Times New Roman" w:eastAsia="Times New Roman" w:hAnsi="Times New Roman" w:cs="Times New Roman"/>
          <w:sz w:val="24"/>
          <w:szCs w:val="24"/>
        </w:rPr>
        <w:t xml:space="preserve">at low thresholds </w:t>
      </w:r>
      <w:r w:rsidR="009B001E">
        <w:rPr>
          <w:rFonts w:ascii="Times New Roman" w:eastAsia="Times New Roman" w:hAnsi="Times New Roman" w:cs="Times New Roman"/>
          <w:sz w:val="24"/>
          <w:szCs w:val="24"/>
        </w:rPr>
        <w:t xml:space="preserve">followed by a </w:t>
      </w:r>
      <w:r w:rsidR="00D23CEC">
        <w:rPr>
          <w:rFonts w:ascii="Times New Roman" w:eastAsia="Times New Roman" w:hAnsi="Times New Roman" w:cs="Times New Roman"/>
          <w:sz w:val="24"/>
          <w:szCs w:val="24"/>
        </w:rPr>
        <w:t xml:space="preserve">continued but saturating increase until </w:t>
      </w:r>
      <w:r w:rsidR="00DE45D1">
        <w:rPr>
          <w:rFonts w:ascii="Times New Roman" w:eastAsia="Times New Roman" w:hAnsi="Times New Roman" w:cs="Times New Roman"/>
          <w:sz w:val="24"/>
          <w:szCs w:val="24"/>
        </w:rPr>
        <w:t xml:space="preserve">threshold </w:t>
      </w:r>
      <w:r w:rsidR="00D23CEC">
        <w:rPr>
          <w:rFonts w:ascii="Times New Roman" w:eastAsia="Times New Roman" w:hAnsi="Times New Roman" w:cs="Times New Roman"/>
          <w:sz w:val="24"/>
          <w:szCs w:val="24"/>
        </w:rPr>
        <w:t>0.1</w:t>
      </w:r>
      <w:r w:rsidR="009B001E">
        <w:rPr>
          <w:rFonts w:ascii="Times New Roman" w:eastAsia="Times New Roman" w:hAnsi="Times New Roman" w:cs="Times New Roman"/>
          <w:sz w:val="24"/>
          <w:szCs w:val="24"/>
        </w:rPr>
        <w:t xml:space="preserve">. </w:t>
      </w:r>
    </w:p>
    <w:p w14:paraId="6CC5A56A" w14:textId="50DEF084" w:rsidR="00817492" w:rsidRDefault="0081749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t>
      </w:r>
      <w:r w:rsidR="008D2C1D">
        <w:rPr>
          <w:rFonts w:ascii="Times New Roman" w:eastAsia="Times New Roman" w:hAnsi="Times New Roman" w:cs="Times New Roman"/>
          <w:sz w:val="24"/>
          <w:szCs w:val="24"/>
        </w:rPr>
        <w:t xml:space="preserve">another encouraging result is that </w:t>
      </w:r>
      <w:r>
        <w:rPr>
          <w:rFonts w:ascii="Times New Roman" w:eastAsia="Times New Roman" w:hAnsi="Times New Roman" w:cs="Times New Roman"/>
          <w:sz w:val="24"/>
          <w:szCs w:val="24"/>
        </w:rPr>
        <w:t>e</w:t>
      </w:r>
      <w:r w:rsidRPr="0007763B">
        <w:rPr>
          <w:rFonts w:ascii="Times New Roman" w:eastAsia="Times New Roman" w:hAnsi="Times New Roman" w:cs="Times New Roman"/>
          <w:sz w:val="24"/>
          <w:szCs w:val="24"/>
        </w:rPr>
        <w:t xml:space="preserve">xperimental FPR values consistently stayed </w:t>
      </w:r>
      <w:r w:rsidR="0093513F">
        <w:rPr>
          <w:rFonts w:ascii="Times New Roman" w:eastAsia="Times New Roman" w:hAnsi="Times New Roman" w:cs="Times New Roman"/>
          <w:sz w:val="24"/>
          <w:szCs w:val="24"/>
        </w:rPr>
        <w:t xml:space="preserve">much </w:t>
      </w:r>
      <w:r w:rsidRPr="0007763B">
        <w:rPr>
          <w:rFonts w:ascii="Times New Roman" w:eastAsia="Times New Roman" w:hAnsi="Times New Roman" w:cs="Times New Roman"/>
          <w:sz w:val="24"/>
          <w:szCs w:val="24"/>
        </w:rPr>
        <w:t>below control FPR values</w:t>
      </w:r>
      <w:r>
        <w:rPr>
          <w:rFonts w:ascii="Times New Roman" w:eastAsia="Times New Roman" w:hAnsi="Times New Roman" w:cs="Times New Roman"/>
          <w:sz w:val="24"/>
          <w:szCs w:val="24"/>
        </w:rPr>
        <w:t xml:space="preserve"> corresponding to their dispersal scenario for low and moderate dispersal (Fig. 4). </w:t>
      </w:r>
      <w:r w:rsidRPr="0007763B">
        <w:rPr>
          <w:rFonts w:ascii="Times New Roman" w:eastAsia="Times New Roman" w:hAnsi="Times New Roman" w:cs="Times New Roman"/>
          <w:sz w:val="24"/>
          <w:szCs w:val="24"/>
        </w:rPr>
        <w:t>This means</w:t>
      </w:r>
      <w:r w:rsidR="0093513F">
        <w:rPr>
          <w:rFonts w:ascii="Times New Roman" w:eastAsia="Times New Roman" w:hAnsi="Times New Roman" w:cs="Times New Roman"/>
          <w:sz w:val="24"/>
          <w:szCs w:val="24"/>
        </w:rPr>
        <w:t xml:space="preserve"> that in the presence of an atypic</w:t>
      </w:r>
      <w:r w:rsidRPr="0007763B">
        <w:rPr>
          <w:rFonts w:ascii="Times New Roman" w:eastAsia="Times New Roman" w:hAnsi="Times New Roman" w:cs="Times New Roman"/>
          <w:sz w:val="24"/>
          <w:szCs w:val="24"/>
        </w:rPr>
        <w:t xml:space="preserve">al </w:t>
      </w:r>
      <w:r w:rsidR="0093513F">
        <w:rPr>
          <w:rFonts w:ascii="Times New Roman" w:eastAsia="Times New Roman" w:hAnsi="Times New Roman" w:cs="Times New Roman"/>
          <w:sz w:val="24"/>
          <w:szCs w:val="24"/>
        </w:rPr>
        <w:t>demographic</w:t>
      </w:r>
      <w:r>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 xml:space="preserve">event, we were </w:t>
      </w:r>
      <w:r>
        <w:rPr>
          <w:rFonts w:ascii="Times New Roman" w:eastAsia="Times New Roman" w:hAnsi="Times New Roman" w:cs="Times New Roman"/>
          <w:sz w:val="24"/>
          <w:szCs w:val="24"/>
        </w:rPr>
        <w:t xml:space="preserve">always </w:t>
      </w:r>
      <w:r w:rsidR="0093513F">
        <w:rPr>
          <w:rFonts w:ascii="Times New Roman" w:eastAsia="Times New Roman" w:hAnsi="Times New Roman" w:cs="Times New Roman"/>
          <w:sz w:val="24"/>
          <w:szCs w:val="24"/>
        </w:rPr>
        <w:t xml:space="preserve">more </w:t>
      </w:r>
      <w:r w:rsidRPr="0007763B">
        <w:rPr>
          <w:rFonts w:ascii="Times New Roman" w:eastAsia="Times New Roman" w:hAnsi="Times New Roman" w:cs="Times New Roman"/>
          <w:sz w:val="24"/>
          <w:szCs w:val="24"/>
        </w:rPr>
        <w:t xml:space="preserve">likely to </w:t>
      </w:r>
      <w:r>
        <w:rPr>
          <w:rFonts w:ascii="Times New Roman" w:eastAsia="Times New Roman" w:hAnsi="Times New Roman" w:cs="Times New Roman"/>
          <w:sz w:val="24"/>
          <w:szCs w:val="24"/>
        </w:rPr>
        <w:t>correctly</w:t>
      </w:r>
      <w:r w:rsidRPr="000776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identify </w:t>
      </w:r>
      <w:r w:rsidRPr="0007763B">
        <w:rPr>
          <w:rFonts w:ascii="Times New Roman" w:eastAsia="Times New Roman" w:hAnsi="Times New Roman" w:cs="Times New Roman"/>
          <w:sz w:val="24"/>
          <w:szCs w:val="24"/>
        </w:rPr>
        <w:t xml:space="preserve">a population as having been affected. </w:t>
      </w:r>
      <w:r>
        <w:rPr>
          <w:rFonts w:ascii="Times New Roman" w:eastAsia="Times New Roman" w:hAnsi="Times New Roman" w:cs="Times New Roman"/>
          <w:sz w:val="24"/>
          <w:szCs w:val="24"/>
        </w:rPr>
        <w:t>The higher the dispersal, the lower the control FPR (Fig. 4). C</w:t>
      </w:r>
      <w:r w:rsidRPr="0007763B">
        <w:rPr>
          <w:rFonts w:ascii="Times New Roman" w:eastAsia="Times New Roman" w:hAnsi="Times New Roman" w:cs="Times New Roman"/>
          <w:sz w:val="24"/>
          <w:szCs w:val="24"/>
        </w:rPr>
        <w:t>ontrol FPR</w:t>
      </w:r>
      <w:r>
        <w:rPr>
          <w:rFonts w:ascii="Times New Roman" w:eastAsia="Times New Roman" w:hAnsi="Times New Roman" w:cs="Times New Roman"/>
          <w:sz w:val="24"/>
          <w:szCs w:val="24"/>
        </w:rPr>
        <w:t xml:space="preserve"> values were generally at least twice as high as the maximum experimental FPR values (L1, M1), regardless of the threshold used. This means that even for the worst scenarios, TGI was much more effective at avoiding false positives, in the presence of an event, than in its absence (as shown in the control simulations).</w:t>
      </w:r>
    </w:p>
    <w:p w14:paraId="3BC2CCF4" w14:textId="77777777" w:rsidR="000F4009" w:rsidRDefault="000F4009" w:rsidP="00B47107">
      <w:pPr>
        <w:spacing w:before="240" w:after="240" w:line="480" w:lineRule="auto"/>
        <w:rPr>
          <w:rFonts w:ascii="Times New Roman" w:eastAsia="Times New Roman" w:hAnsi="Times New Roman" w:cs="Times New Roman"/>
          <w:sz w:val="24"/>
          <w:szCs w:val="24"/>
        </w:rPr>
      </w:pPr>
    </w:p>
    <w:p w14:paraId="7C31E3A7" w14:textId="5C4B0110" w:rsidR="008601CB" w:rsidRPr="0007763B" w:rsidRDefault="008601CB" w:rsidP="00B47107">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Number of population</w:t>
      </w:r>
      <w:r w:rsidR="0065660C">
        <w:rPr>
          <w:rFonts w:ascii="Times New Roman" w:eastAsia="Times New Roman" w:hAnsi="Times New Roman" w:cs="Times New Roman"/>
          <w:i/>
          <w:sz w:val="24"/>
          <w:szCs w:val="24"/>
        </w:rPr>
        <w:t>s</w:t>
      </w:r>
      <w:r w:rsidRPr="0007763B">
        <w:rPr>
          <w:rFonts w:ascii="Times New Roman" w:eastAsia="Times New Roman" w:hAnsi="Times New Roman" w:cs="Times New Roman"/>
          <w:i/>
          <w:sz w:val="24"/>
          <w:szCs w:val="24"/>
        </w:rPr>
        <w:t xml:space="preserve"> affected</w:t>
      </w:r>
    </w:p>
    <w:p w14:paraId="5758F8B6" w14:textId="06D4AE7D" w:rsidR="00104E43" w:rsidRDefault="00F63344"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TGI displayed good performance overall, t</w:t>
      </w:r>
      <w:r w:rsidR="001079BE" w:rsidRPr="0007763B">
        <w:rPr>
          <w:rFonts w:ascii="Times New Roman" w:eastAsia="Times New Roman" w:hAnsi="Times New Roman" w:cs="Times New Roman"/>
          <w:sz w:val="24"/>
          <w:szCs w:val="24"/>
        </w:rPr>
        <w:t xml:space="preserve">he number of populations affected </w:t>
      </w:r>
      <w:r w:rsidR="007F2596" w:rsidRPr="0007763B">
        <w:rPr>
          <w:rFonts w:ascii="Times New Roman" w:eastAsia="Times New Roman" w:hAnsi="Times New Roman" w:cs="Times New Roman"/>
          <w:sz w:val="24"/>
          <w:szCs w:val="24"/>
        </w:rPr>
        <w:t>by a</w:t>
      </w:r>
      <w:r w:rsidR="00B63C0C">
        <w:rPr>
          <w:rFonts w:ascii="Times New Roman" w:eastAsia="Times New Roman" w:hAnsi="Times New Roman" w:cs="Times New Roman"/>
          <w:sz w:val="24"/>
          <w:szCs w:val="24"/>
        </w:rPr>
        <w:t xml:space="preserve"> </w:t>
      </w:r>
      <w:r w:rsidR="00074A4E">
        <w:rPr>
          <w:rFonts w:ascii="Times New Roman" w:eastAsia="Times New Roman" w:hAnsi="Times New Roman" w:cs="Times New Roman"/>
          <w:sz w:val="24"/>
          <w:szCs w:val="24"/>
        </w:rPr>
        <w:t xml:space="preserve">demographic </w:t>
      </w:r>
      <w:r w:rsidR="007F2596" w:rsidRPr="0007763B">
        <w:rPr>
          <w:rFonts w:ascii="Times New Roman" w:eastAsia="Times New Roman" w:hAnsi="Times New Roman" w:cs="Times New Roman"/>
          <w:sz w:val="24"/>
          <w:szCs w:val="24"/>
        </w:rPr>
        <w:t>event</w:t>
      </w:r>
      <w:r w:rsidR="001079BE" w:rsidRPr="0007763B">
        <w:rPr>
          <w:rFonts w:ascii="Times New Roman" w:eastAsia="Times New Roman" w:hAnsi="Times New Roman" w:cs="Times New Roman"/>
          <w:sz w:val="24"/>
          <w:szCs w:val="24"/>
        </w:rPr>
        <w:t xml:space="preserve"> </w:t>
      </w:r>
      <w:r w:rsidR="007F2596" w:rsidRPr="0007763B">
        <w:rPr>
          <w:rFonts w:ascii="Times New Roman" w:eastAsia="Times New Roman" w:hAnsi="Times New Roman" w:cs="Times New Roman"/>
          <w:sz w:val="24"/>
          <w:szCs w:val="24"/>
        </w:rPr>
        <w:t>also</w:t>
      </w:r>
      <w:r w:rsidR="001079BE" w:rsidRPr="0007763B">
        <w:rPr>
          <w:rFonts w:ascii="Times New Roman" w:eastAsia="Times New Roman" w:hAnsi="Times New Roman" w:cs="Times New Roman"/>
          <w:sz w:val="24"/>
          <w:szCs w:val="24"/>
        </w:rPr>
        <w:t xml:space="preserve"> </w:t>
      </w:r>
      <w:r w:rsidR="006A2CC3">
        <w:rPr>
          <w:rFonts w:ascii="Times New Roman" w:eastAsia="Times New Roman" w:hAnsi="Times New Roman" w:cs="Times New Roman"/>
          <w:sz w:val="24"/>
          <w:szCs w:val="24"/>
        </w:rPr>
        <w:t>influenc</w:t>
      </w:r>
      <w:r w:rsidR="00B458A7">
        <w:rPr>
          <w:rFonts w:ascii="Times New Roman" w:eastAsia="Times New Roman" w:hAnsi="Times New Roman" w:cs="Times New Roman"/>
          <w:sz w:val="24"/>
          <w:szCs w:val="24"/>
        </w:rPr>
        <w:t>ed</w:t>
      </w:r>
      <w:r w:rsidR="001079BE" w:rsidRPr="0007763B">
        <w:rPr>
          <w:rFonts w:ascii="Times New Roman" w:eastAsia="Times New Roman" w:hAnsi="Times New Roman" w:cs="Times New Roman"/>
          <w:sz w:val="24"/>
          <w:szCs w:val="24"/>
        </w:rPr>
        <w:t xml:space="preserve"> our ability</w:t>
      </w:r>
      <w:r w:rsidR="007F2596" w:rsidRPr="0007763B">
        <w:rPr>
          <w:rFonts w:ascii="Times New Roman" w:eastAsia="Times New Roman" w:hAnsi="Times New Roman" w:cs="Times New Roman"/>
          <w:sz w:val="24"/>
          <w:szCs w:val="24"/>
        </w:rPr>
        <w:t xml:space="preserve"> to detect </w:t>
      </w:r>
      <w:r w:rsidR="003837A0">
        <w:rPr>
          <w:rFonts w:ascii="Times New Roman" w:eastAsia="Times New Roman" w:hAnsi="Times New Roman" w:cs="Times New Roman"/>
          <w:sz w:val="24"/>
          <w:szCs w:val="24"/>
        </w:rPr>
        <w:t>meaningful</w:t>
      </w:r>
      <w:r w:rsidR="007F2596" w:rsidRPr="0007763B">
        <w:rPr>
          <w:rFonts w:ascii="Times New Roman" w:eastAsia="Times New Roman" w:hAnsi="Times New Roman" w:cs="Times New Roman"/>
          <w:sz w:val="24"/>
          <w:szCs w:val="24"/>
        </w:rPr>
        <w:t xml:space="preserve"> temporal</w:t>
      </w:r>
      <w:r w:rsidR="00492036" w:rsidRPr="0007763B">
        <w:rPr>
          <w:rFonts w:ascii="Times New Roman" w:eastAsia="Times New Roman" w:hAnsi="Times New Roman" w:cs="Times New Roman"/>
          <w:sz w:val="24"/>
          <w:szCs w:val="24"/>
        </w:rPr>
        <w:t xml:space="preserve"> change</w:t>
      </w:r>
      <w:r w:rsidR="001079BE" w:rsidRPr="0007763B">
        <w:rPr>
          <w:rFonts w:ascii="Times New Roman" w:eastAsia="Times New Roman" w:hAnsi="Times New Roman" w:cs="Times New Roman"/>
          <w:sz w:val="24"/>
          <w:szCs w:val="24"/>
        </w:rPr>
        <w:t xml:space="preserve">. </w:t>
      </w:r>
      <w:r w:rsidR="001563B0">
        <w:rPr>
          <w:rFonts w:ascii="Times New Roman" w:eastAsia="Times New Roman" w:hAnsi="Times New Roman" w:cs="Times New Roman"/>
          <w:sz w:val="24"/>
          <w:szCs w:val="24"/>
        </w:rPr>
        <w:t xml:space="preserve">Scenarios with </w:t>
      </w:r>
      <w:r w:rsidR="00485ADA">
        <w:rPr>
          <w:rFonts w:ascii="Times New Roman" w:eastAsia="Times New Roman" w:hAnsi="Times New Roman" w:cs="Times New Roman"/>
          <w:sz w:val="24"/>
          <w:szCs w:val="24"/>
        </w:rPr>
        <w:t xml:space="preserve">fewer </w:t>
      </w:r>
      <w:r w:rsidR="001563B0">
        <w:rPr>
          <w:rFonts w:ascii="Times New Roman" w:eastAsia="Times New Roman" w:hAnsi="Times New Roman" w:cs="Times New Roman"/>
          <w:sz w:val="24"/>
          <w:szCs w:val="24"/>
        </w:rPr>
        <w:t xml:space="preserve">populations </w:t>
      </w:r>
      <w:r w:rsidR="00485ADA">
        <w:rPr>
          <w:rFonts w:ascii="Times New Roman" w:eastAsia="Times New Roman" w:hAnsi="Times New Roman" w:cs="Times New Roman"/>
          <w:sz w:val="24"/>
          <w:szCs w:val="24"/>
        </w:rPr>
        <w:t>affected exhibited reduced</w:t>
      </w:r>
      <w:r w:rsidR="00535B75">
        <w:rPr>
          <w:rFonts w:ascii="Times New Roman" w:eastAsia="Times New Roman" w:hAnsi="Times New Roman" w:cs="Times New Roman"/>
          <w:sz w:val="24"/>
          <w:szCs w:val="24"/>
        </w:rPr>
        <w:t xml:space="preserve"> </w:t>
      </w:r>
      <w:r w:rsidR="00B06606">
        <w:rPr>
          <w:rFonts w:ascii="Times New Roman" w:eastAsia="Times New Roman" w:hAnsi="Times New Roman" w:cs="Times New Roman"/>
          <w:sz w:val="24"/>
          <w:szCs w:val="24"/>
        </w:rPr>
        <w:t>FN</w:t>
      </w:r>
      <w:r w:rsidR="00535B75">
        <w:rPr>
          <w:rFonts w:ascii="Times New Roman" w:eastAsia="Times New Roman" w:hAnsi="Times New Roman" w:cs="Times New Roman"/>
          <w:sz w:val="24"/>
          <w:szCs w:val="24"/>
        </w:rPr>
        <w:t>R</w:t>
      </w:r>
      <w:r w:rsidR="00485ADA">
        <w:rPr>
          <w:rFonts w:ascii="Times New Roman" w:eastAsia="Times New Roman" w:hAnsi="Times New Roman" w:cs="Times New Roman"/>
          <w:sz w:val="24"/>
          <w:szCs w:val="24"/>
        </w:rPr>
        <w:t>s</w:t>
      </w:r>
      <w:r w:rsidR="00535B75">
        <w:rPr>
          <w:rFonts w:ascii="Times New Roman" w:eastAsia="Times New Roman" w:hAnsi="Times New Roman" w:cs="Times New Roman"/>
          <w:sz w:val="24"/>
          <w:szCs w:val="24"/>
        </w:rPr>
        <w:t xml:space="preserve">, </w:t>
      </w:r>
      <w:r w:rsidR="00485ADA">
        <w:rPr>
          <w:rFonts w:ascii="Times New Roman" w:eastAsia="Times New Roman" w:hAnsi="Times New Roman" w:cs="Times New Roman"/>
          <w:sz w:val="24"/>
          <w:szCs w:val="24"/>
        </w:rPr>
        <w:t xml:space="preserve">and an increased </w:t>
      </w:r>
      <w:r w:rsidR="00B06606">
        <w:rPr>
          <w:rFonts w:ascii="Times New Roman" w:eastAsia="Times New Roman" w:hAnsi="Times New Roman" w:cs="Times New Roman"/>
          <w:sz w:val="24"/>
          <w:szCs w:val="24"/>
        </w:rPr>
        <w:t>FP</w:t>
      </w:r>
      <w:r w:rsidR="00535B75">
        <w:rPr>
          <w:rFonts w:ascii="Times New Roman" w:eastAsia="Times New Roman" w:hAnsi="Times New Roman" w:cs="Times New Roman"/>
          <w:sz w:val="24"/>
          <w:szCs w:val="24"/>
        </w:rPr>
        <w:t>R (Fig</w:t>
      </w:r>
      <w:r w:rsidR="00AF5779">
        <w:rPr>
          <w:rFonts w:ascii="Times New Roman" w:eastAsia="Times New Roman" w:hAnsi="Times New Roman" w:cs="Times New Roman"/>
          <w:sz w:val="24"/>
          <w:szCs w:val="24"/>
        </w:rPr>
        <w:t>s</w:t>
      </w:r>
      <w:r w:rsidR="00535B75">
        <w:rPr>
          <w:rFonts w:ascii="Times New Roman" w:eastAsia="Times New Roman" w:hAnsi="Times New Roman" w:cs="Times New Roman"/>
          <w:sz w:val="24"/>
          <w:szCs w:val="24"/>
        </w:rPr>
        <w:t>.</w:t>
      </w:r>
      <w:r w:rsidR="006E7977">
        <w:rPr>
          <w:rFonts w:ascii="Times New Roman" w:eastAsia="Times New Roman" w:hAnsi="Times New Roman" w:cs="Times New Roman"/>
          <w:sz w:val="24"/>
          <w:szCs w:val="24"/>
        </w:rPr>
        <w:t xml:space="preserve"> </w:t>
      </w:r>
      <w:r w:rsidR="00B458A7">
        <w:rPr>
          <w:rFonts w:ascii="Times New Roman" w:eastAsia="Times New Roman" w:hAnsi="Times New Roman" w:cs="Times New Roman"/>
          <w:sz w:val="24"/>
          <w:szCs w:val="24"/>
        </w:rPr>
        <w:t>3</w:t>
      </w:r>
      <w:r w:rsidR="00535B75">
        <w:rPr>
          <w:rFonts w:ascii="Times New Roman" w:eastAsia="Times New Roman" w:hAnsi="Times New Roman" w:cs="Times New Roman"/>
          <w:sz w:val="24"/>
          <w:szCs w:val="24"/>
        </w:rPr>
        <w:t>,</w:t>
      </w:r>
      <w:r w:rsidR="00B458A7">
        <w:rPr>
          <w:rFonts w:ascii="Times New Roman" w:eastAsia="Times New Roman" w:hAnsi="Times New Roman" w:cs="Times New Roman"/>
          <w:sz w:val="24"/>
          <w:szCs w:val="24"/>
        </w:rPr>
        <w:t xml:space="preserve"> 4</w:t>
      </w:r>
      <w:r w:rsidR="001563B0">
        <w:rPr>
          <w:rFonts w:ascii="Times New Roman" w:eastAsia="Times New Roman" w:hAnsi="Times New Roman" w:cs="Times New Roman"/>
          <w:sz w:val="24"/>
          <w:szCs w:val="24"/>
        </w:rPr>
        <w:t xml:space="preserve">). </w:t>
      </w:r>
    </w:p>
    <w:p w14:paraId="7BAE442A" w14:textId="205AFEC5" w:rsidR="00A13178" w:rsidRDefault="00A0722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A13178">
        <w:rPr>
          <w:rFonts w:ascii="Times New Roman" w:eastAsia="Times New Roman" w:hAnsi="Times New Roman" w:cs="Times New Roman"/>
          <w:sz w:val="24"/>
          <w:szCs w:val="24"/>
        </w:rPr>
        <w:t xml:space="preserve">cenarios </w:t>
      </w:r>
      <w:r>
        <w:rPr>
          <w:rFonts w:ascii="Times New Roman" w:eastAsia="Times New Roman" w:hAnsi="Times New Roman" w:cs="Times New Roman"/>
          <w:sz w:val="24"/>
          <w:szCs w:val="24"/>
        </w:rPr>
        <w:t xml:space="preserve">in which a single </w:t>
      </w:r>
      <w:r w:rsidR="00A13178">
        <w:rPr>
          <w:rFonts w:ascii="Times New Roman" w:eastAsia="Times New Roman" w:hAnsi="Times New Roman" w:cs="Times New Roman"/>
          <w:sz w:val="24"/>
          <w:szCs w:val="24"/>
        </w:rPr>
        <w:t xml:space="preserve">population </w:t>
      </w:r>
      <w:r>
        <w:rPr>
          <w:rFonts w:ascii="Times New Roman" w:eastAsia="Times New Roman" w:hAnsi="Times New Roman" w:cs="Times New Roman"/>
          <w:sz w:val="24"/>
          <w:szCs w:val="24"/>
        </w:rPr>
        <w:t xml:space="preserve">was affected </w:t>
      </w:r>
      <w:r w:rsidR="00A1317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i.e., </w:t>
      </w:r>
      <w:r w:rsidR="00A13178">
        <w:rPr>
          <w:rFonts w:ascii="Times New Roman" w:eastAsia="Times New Roman" w:hAnsi="Times New Roman" w:cs="Times New Roman"/>
          <w:sz w:val="24"/>
          <w:szCs w:val="24"/>
        </w:rPr>
        <w:t xml:space="preserve">L1, M1, H1) showed perfect FNR (0; Fig. 3), while L2 and M2 reached this perfect FNR </w:t>
      </w:r>
      <w:r w:rsidR="00C26D28">
        <w:rPr>
          <w:rFonts w:ascii="Times New Roman" w:eastAsia="Times New Roman" w:hAnsi="Times New Roman" w:cs="Times New Roman"/>
          <w:sz w:val="24"/>
          <w:szCs w:val="24"/>
        </w:rPr>
        <w:t xml:space="preserve">only for </w:t>
      </w:r>
      <w:r w:rsidR="00A13178">
        <w:rPr>
          <w:rFonts w:ascii="Times New Roman" w:eastAsia="Times New Roman" w:hAnsi="Times New Roman" w:cs="Times New Roman"/>
          <w:sz w:val="24"/>
          <w:szCs w:val="24"/>
        </w:rPr>
        <w:t>liberal thresholds</w:t>
      </w:r>
      <w:r>
        <w:rPr>
          <w:rFonts w:ascii="Times New Roman" w:eastAsia="Times New Roman" w:hAnsi="Times New Roman" w:cs="Times New Roman"/>
          <w:sz w:val="24"/>
          <w:szCs w:val="24"/>
        </w:rPr>
        <w:t xml:space="preserve"> (i.e., &gt;</w:t>
      </w:r>
      <w:r w:rsidR="00A13178">
        <w:rPr>
          <w:rFonts w:ascii="Times New Roman" w:eastAsia="Times New Roman" w:hAnsi="Times New Roman" w:cs="Times New Roman"/>
          <w:sz w:val="24"/>
          <w:szCs w:val="24"/>
        </w:rPr>
        <w:t>0.03</w:t>
      </w:r>
      <w:r>
        <w:rPr>
          <w:rFonts w:ascii="Times New Roman" w:eastAsia="Times New Roman" w:hAnsi="Times New Roman" w:cs="Times New Roman"/>
          <w:sz w:val="24"/>
          <w:szCs w:val="24"/>
        </w:rPr>
        <w:t xml:space="preserve">; </w:t>
      </w:r>
      <w:r w:rsidR="00B04DCD">
        <w:rPr>
          <w:rFonts w:ascii="Times New Roman" w:eastAsia="Times New Roman" w:hAnsi="Times New Roman" w:cs="Times New Roman"/>
          <w:sz w:val="24"/>
          <w:szCs w:val="24"/>
        </w:rPr>
        <w:t>Fig 3</w:t>
      </w:r>
      <w:r>
        <w:rPr>
          <w:rFonts w:ascii="Times New Roman" w:eastAsia="Times New Roman" w:hAnsi="Times New Roman" w:cs="Times New Roman"/>
          <w:sz w:val="24"/>
          <w:szCs w:val="24"/>
        </w:rPr>
        <w:t>)</w:t>
      </w:r>
      <w:r w:rsidR="00A13178">
        <w:rPr>
          <w:rFonts w:ascii="Times New Roman" w:eastAsia="Times New Roman" w:hAnsi="Times New Roman" w:cs="Times New Roman"/>
          <w:sz w:val="24"/>
          <w:szCs w:val="24"/>
        </w:rPr>
        <w:t xml:space="preserve">. </w:t>
      </w:r>
      <w:r w:rsidR="00A13178" w:rsidRPr="008E0DB3">
        <w:rPr>
          <w:rFonts w:ascii="Times New Roman" w:eastAsia="Times New Roman" w:hAnsi="Times New Roman" w:cs="Times New Roman"/>
          <w:sz w:val="24"/>
          <w:szCs w:val="24"/>
        </w:rPr>
        <w:t xml:space="preserve">Taking the average from scenarios sharing the same </w:t>
      </w:r>
      <w:r w:rsidR="00A13178">
        <w:rPr>
          <w:rFonts w:ascii="Times New Roman" w:eastAsia="Times New Roman" w:hAnsi="Times New Roman" w:cs="Times New Roman"/>
          <w:sz w:val="24"/>
          <w:szCs w:val="24"/>
        </w:rPr>
        <w:t>number of populations affected,</w:t>
      </w:r>
      <w:r w:rsidR="00A13178" w:rsidRPr="008E0DB3">
        <w:rPr>
          <w:rFonts w:ascii="Times New Roman" w:eastAsia="Times New Roman" w:hAnsi="Times New Roman" w:cs="Times New Roman"/>
          <w:sz w:val="24"/>
          <w:szCs w:val="24"/>
        </w:rPr>
        <w:t xml:space="preserve"> for the ubiquitous 0.05 threshold (e.g.</w:t>
      </w:r>
      <w:r w:rsidR="00A13178" w:rsidRPr="008E0DB3">
        <w:rPr>
          <w:rFonts w:ascii="Times New Roman" w:eastAsia="Times New Roman" w:hAnsi="Times New Roman" w:cs="Times New Roman"/>
          <w:i/>
          <w:sz w:val="24"/>
          <w:szCs w:val="24"/>
        </w:rPr>
        <w:t xml:space="preserve"> </w:t>
      </w:r>
      <w:r w:rsidR="00A13178">
        <w:rPr>
          <w:rFonts w:ascii="Times New Roman" w:eastAsia="Times New Roman" w:hAnsi="Times New Roman" w:cs="Times New Roman"/>
          <w:sz w:val="24"/>
          <w:szCs w:val="24"/>
        </w:rPr>
        <w:t>one value for L1, M1, and H1</w:t>
      </w:r>
      <w:r w:rsidR="00A13178" w:rsidRPr="008E0DB3">
        <w:rPr>
          <w:rFonts w:ascii="Times New Roman" w:eastAsia="Times New Roman" w:hAnsi="Times New Roman" w:cs="Times New Roman"/>
          <w:sz w:val="24"/>
          <w:szCs w:val="24"/>
        </w:rPr>
        <w:t xml:space="preserve"> grouped together), we had mean </w:t>
      </w:r>
      <w:r w:rsidR="00A13178" w:rsidRPr="008E0DB3">
        <w:rPr>
          <w:rFonts w:ascii="Times New Roman" w:eastAsia="Times New Roman" w:hAnsi="Times New Roman" w:cs="Times New Roman"/>
          <w:sz w:val="24"/>
          <w:szCs w:val="24"/>
        </w:rPr>
        <w:lastRenderedPageBreak/>
        <w:t>FNRs of</w:t>
      </w:r>
      <w:r w:rsidR="00A13178">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w:t>
      </w:r>
      <w:r w:rsidR="00A13178" w:rsidRPr="008E0DB3">
        <w:rPr>
          <w:rFonts w:ascii="Times New Roman" w:eastAsia="Times New Roman" w:hAnsi="Times New Roman" w:cs="Times New Roman"/>
          <w:sz w:val="24"/>
          <w:szCs w:val="24"/>
        </w:rPr>
        <w:t xml:space="preserve"> for </w:t>
      </w:r>
      <w:r w:rsidR="00730005">
        <w:rPr>
          <w:rFonts w:ascii="Times New Roman" w:eastAsia="Times New Roman" w:hAnsi="Times New Roman" w:cs="Times New Roman"/>
          <w:sz w:val="24"/>
          <w:szCs w:val="24"/>
        </w:rPr>
        <w:t>scenarios with one affected population as previously stated</w:t>
      </w:r>
      <w:r w:rsidR="00A13178" w:rsidRPr="008E0DB3">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0.0028</w:t>
      </w:r>
      <w:r w:rsidR="00104E43">
        <w:rPr>
          <w:rFonts w:ascii="Times New Roman" w:eastAsia="Times New Roman" w:hAnsi="Times New Roman" w:cs="Times New Roman"/>
          <w:sz w:val="24"/>
          <w:szCs w:val="24"/>
        </w:rPr>
        <w:t xml:space="preserve"> (0 </w:t>
      </w:r>
      <w:r w:rsidR="00A13178">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A13178">
        <w:rPr>
          <w:rFonts w:ascii="Times New Roman" w:eastAsia="Times New Roman" w:hAnsi="Times New Roman" w:cs="Times New Roman"/>
          <w:sz w:val="24"/>
          <w:szCs w:val="24"/>
        </w:rPr>
        <w:t>0.00</w:t>
      </w:r>
      <w:r w:rsidR="00730005">
        <w:rPr>
          <w:rFonts w:ascii="Times New Roman" w:eastAsia="Times New Roman" w:hAnsi="Times New Roman" w:cs="Times New Roman"/>
          <w:sz w:val="24"/>
          <w:szCs w:val="24"/>
        </w:rPr>
        <w:t>59</w:t>
      </w:r>
      <w:r w:rsidR="00A13178" w:rsidRPr="008E0DB3">
        <w:rPr>
          <w:rFonts w:ascii="Times New Roman" w:eastAsia="Times New Roman" w:hAnsi="Times New Roman" w:cs="Times New Roman"/>
          <w:sz w:val="24"/>
          <w:szCs w:val="24"/>
        </w:rPr>
        <w:t xml:space="preserve">; 95% CI) for </w:t>
      </w:r>
      <w:r w:rsidR="00730005">
        <w:rPr>
          <w:rFonts w:ascii="Times New Roman" w:eastAsia="Times New Roman" w:hAnsi="Times New Roman" w:cs="Times New Roman"/>
          <w:sz w:val="24"/>
          <w:szCs w:val="24"/>
        </w:rPr>
        <w:t>scenarios with two affected populations</w:t>
      </w:r>
      <w:r w:rsidR="00A13178" w:rsidRPr="008E0DB3">
        <w:rPr>
          <w:rFonts w:ascii="Times New Roman" w:eastAsia="Times New Roman" w:hAnsi="Times New Roman" w:cs="Times New Roman"/>
          <w:sz w:val="24"/>
          <w:szCs w:val="24"/>
        </w:rPr>
        <w:t xml:space="preserve">, and </w:t>
      </w:r>
      <w:r w:rsidR="00730005">
        <w:rPr>
          <w:rFonts w:ascii="Times New Roman" w:eastAsia="Times New Roman" w:hAnsi="Times New Roman" w:cs="Times New Roman"/>
          <w:sz w:val="24"/>
          <w:szCs w:val="24"/>
        </w:rPr>
        <w:t>0.0167</w:t>
      </w:r>
      <w:r w:rsidR="00730005" w:rsidRPr="00730005">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(0.0105 – 0.0228</w:t>
      </w:r>
      <w:r w:rsidR="00A13178" w:rsidRPr="008E0DB3">
        <w:rPr>
          <w:rFonts w:ascii="Times New Roman" w:eastAsia="Times New Roman" w:hAnsi="Times New Roman" w:cs="Times New Roman"/>
          <w:sz w:val="24"/>
          <w:szCs w:val="24"/>
        </w:rPr>
        <w:t xml:space="preserve">; 95% CI) for </w:t>
      </w:r>
      <w:r w:rsidR="00730005">
        <w:rPr>
          <w:rFonts w:ascii="Times New Roman" w:eastAsia="Times New Roman" w:hAnsi="Times New Roman" w:cs="Times New Roman"/>
          <w:sz w:val="24"/>
          <w:szCs w:val="24"/>
        </w:rPr>
        <w:t>scenarios with three affected populations</w:t>
      </w:r>
      <w:r w:rsidR="00A13178" w:rsidRPr="008E0DB3">
        <w:rPr>
          <w:rFonts w:ascii="Times New Roman" w:eastAsia="Times New Roman" w:hAnsi="Times New Roman" w:cs="Times New Roman"/>
          <w:sz w:val="24"/>
          <w:szCs w:val="24"/>
        </w:rPr>
        <w:t xml:space="preserve">. FNR values overall decreased with </w:t>
      </w:r>
      <w:r w:rsidR="003A4F52">
        <w:rPr>
          <w:rFonts w:ascii="Times New Roman" w:eastAsia="Times New Roman" w:hAnsi="Times New Roman" w:cs="Times New Roman"/>
          <w:sz w:val="24"/>
          <w:szCs w:val="24"/>
        </w:rPr>
        <w:t xml:space="preserve">increasing </w:t>
      </w:r>
      <w:r w:rsidR="00A13178" w:rsidRPr="008E0DB3">
        <w:rPr>
          <w:rFonts w:ascii="Times New Roman" w:eastAsia="Times New Roman" w:hAnsi="Times New Roman" w:cs="Times New Roman"/>
          <w:sz w:val="24"/>
          <w:szCs w:val="24"/>
        </w:rPr>
        <w:t>threshold, with a sharp decrease</w:t>
      </w:r>
      <w:r>
        <w:rPr>
          <w:rFonts w:ascii="Times New Roman" w:eastAsia="Times New Roman" w:hAnsi="Times New Roman" w:cs="Times New Roman"/>
          <w:sz w:val="24"/>
          <w:szCs w:val="24"/>
        </w:rPr>
        <w:t xml:space="preserve"> in FNR</w:t>
      </w:r>
      <w:r w:rsidR="00A13178">
        <w:rPr>
          <w:rFonts w:ascii="Times New Roman" w:eastAsia="Times New Roman" w:hAnsi="Times New Roman" w:cs="Times New Roman"/>
          <w:sz w:val="24"/>
          <w:szCs w:val="24"/>
        </w:rPr>
        <w:t xml:space="preserve"> (most notable for H3) </w:t>
      </w:r>
      <w:r w:rsidR="00A13178" w:rsidRPr="008E0DB3">
        <w:rPr>
          <w:rFonts w:ascii="Times New Roman" w:eastAsia="Times New Roman" w:hAnsi="Times New Roman" w:cs="Times New Roman"/>
          <w:sz w:val="24"/>
          <w:szCs w:val="24"/>
        </w:rPr>
        <w:t>before 0.025 followed by a slower decrease until 0.1.</w:t>
      </w:r>
    </w:p>
    <w:p w14:paraId="53A8B5DC" w14:textId="24C1E897" w:rsidR="00C5386F" w:rsidRDefault="005C7AE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by the overlap of FPR values across scenarios with similar number</w:t>
      </w:r>
      <w:r w:rsidR="00C26D2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populations affected</w:t>
      </w:r>
      <w:r w:rsidR="00EB56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rather than </w:t>
      </w:r>
      <w:r w:rsidR="004225F4">
        <w:rPr>
          <w:rFonts w:ascii="Times New Roman" w:eastAsia="Times New Roman" w:hAnsi="Times New Roman" w:cs="Times New Roman"/>
          <w:sz w:val="24"/>
          <w:szCs w:val="24"/>
        </w:rPr>
        <w:t>a</w:t>
      </w:r>
      <w:r>
        <w:rPr>
          <w:rFonts w:ascii="Times New Roman" w:eastAsia="Times New Roman" w:hAnsi="Times New Roman" w:cs="Times New Roman"/>
          <w:sz w:val="24"/>
          <w:szCs w:val="24"/>
        </w:rPr>
        <w:t>cross scenarios with similar</w:t>
      </w:r>
      <w:r w:rsidR="002345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dispersal, the number of populations affected generally influenced the FPR performance more than dispersal, for the levels we used in the simulations (Figs. 3, 4).</w:t>
      </w:r>
      <w:r w:rsidR="004225F4">
        <w:rPr>
          <w:rFonts w:ascii="Times New Roman" w:eastAsia="Times New Roman" w:hAnsi="Times New Roman" w:cs="Times New Roman"/>
          <w:sz w:val="24"/>
          <w:szCs w:val="24"/>
        </w:rPr>
        <w:t xml:space="preserve"> </w:t>
      </w:r>
      <w:r w:rsidR="00497A69" w:rsidRPr="00497A69">
        <w:rPr>
          <w:rFonts w:ascii="Times New Roman" w:eastAsia="Times New Roman" w:hAnsi="Times New Roman" w:cs="Times New Roman"/>
          <w:sz w:val="24"/>
          <w:szCs w:val="24"/>
        </w:rPr>
        <w:t xml:space="preserve">FPR averages from scenario sharing the same </w:t>
      </w:r>
      <w:r w:rsidR="00497A69">
        <w:rPr>
          <w:rFonts w:ascii="Times New Roman" w:eastAsia="Times New Roman" w:hAnsi="Times New Roman" w:cs="Times New Roman"/>
          <w:sz w:val="24"/>
          <w:szCs w:val="24"/>
        </w:rPr>
        <w:t>number of populations affected</w:t>
      </w:r>
      <w:r w:rsidR="00497A69" w:rsidRPr="00497A69">
        <w:rPr>
          <w:rFonts w:ascii="Times New Roman" w:eastAsia="Times New Roman" w:hAnsi="Times New Roman" w:cs="Times New Roman"/>
          <w:sz w:val="24"/>
          <w:szCs w:val="24"/>
        </w:rPr>
        <w:t xml:space="preserve">, for the 0.05 threshold, were </w:t>
      </w:r>
      <w:r w:rsidR="00715DD3" w:rsidRPr="00715DD3">
        <w:rPr>
          <w:rFonts w:ascii="Times New Roman" w:eastAsia="Times New Roman" w:hAnsi="Times New Roman" w:cs="Times New Roman"/>
          <w:sz w:val="24"/>
          <w:szCs w:val="24"/>
        </w:rPr>
        <w:t>0.0820</w:t>
      </w:r>
      <w:r w:rsidR="00497A69" w:rsidRPr="00497A69">
        <w:rPr>
          <w:rFonts w:ascii="Times New Roman" w:eastAsia="Times New Roman" w:hAnsi="Times New Roman" w:cs="Times New Roman"/>
          <w:sz w:val="24"/>
          <w:szCs w:val="24"/>
        </w:rPr>
        <w:t xml:space="preserve"> (</w:t>
      </w:r>
      <w:r w:rsidR="00715DD3">
        <w:rPr>
          <w:rFonts w:ascii="Times New Roman" w:eastAsia="Times New Roman" w:hAnsi="Times New Roman" w:cs="Times New Roman"/>
          <w:sz w:val="24"/>
          <w:szCs w:val="24"/>
        </w:rPr>
        <w:t>0.0778</w:t>
      </w:r>
      <w:r w:rsidR="00497A69" w:rsidRPr="00497A69">
        <w:rPr>
          <w:rFonts w:ascii="Times New Roman" w:eastAsia="Times New Roman" w:hAnsi="Times New Roman" w:cs="Times New Roman"/>
          <w:sz w:val="24"/>
          <w:szCs w:val="24"/>
        </w:rPr>
        <w:t xml:space="preserve"> - </w:t>
      </w:r>
      <w:r w:rsidR="00715DD3">
        <w:rPr>
          <w:rFonts w:ascii="Times New Roman" w:eastAsia="Times New Roman" w:hAnsi="Times New Roman" w:cs="Times New Roman"/>
          <w:sz w:val="24"/>
          <w:szCs w:val="24"/>
        </w:rPr>
        <w:t>0.0863</w:t>
      </w:r>
      <w:r w:rsidR="00497A69" w:rsidRPr="00497A69">
        <w:rPr>
          <w:rFonts w:ascii="Times New Roman" w:eastAsia="Times New Roman" w:hAnsi="Times New Roman" w:cs="Times New Roman"/>
          <w:sz w:val="24"/>
          <w:szCs w:val="24"/>
        </w:rPr>
        <w:t xml:space="preserve">; 95% CI) for </w:t>
      </w:r>
      <w:r w:rsidR="00715DD3">
        <w:rPr>
          <w:rFonts w:ascii="Times New Roman" w:eastAsia="Times New Roman" w:hAnsi="Times New Roman" w:cs="Times New Roman"/>
          <w:sz w:val="24"/>
          <w:szCs w:val="24"/>
        </w:rPr>
        <w:t>scenarios with one affected population</w:t>
      </w:r>
      <w:r w:rsidR="00497A69" w:rsidRPr="00497A69">
        <w:rPr>
          <w:rFonts w:ascii="Times New Roman" w:eastAsia="Times New Roman" w:hAnsi="Times New Roman" w:cs="Times New Roman"/>
          <w:sz w:val="24"/>
          <w:szCs w:val="24"/>
        </w:rPr>
        <w:t xml:space="preserve">, </w:t>
      </w:r>
      <w:r w:rsidR="00715DD3" w:rsidRPr="00715DD3">
        <w:rPr>
          <w:rFonts w:ascii="Times New Roman" w:eastAsia="Times New Roman" w:hAnsi="Times New Roman" w:cs="Times New Roman"/>
          <w:sz w:val="24"/>
          <w:szCs w:val="24"/>
        </w:rPr>
        <w:t xml:space="preserve">0.0553 </w:t>
      </w:r>
      <w:r w:rsidR="00497A69" w:rsidRPr="00497A69">
        <w:rPr>
          <w:rFonts w:ascii="Times New Roman" w:eastAsia="Times New Roman" w:hAnsi="Times New Roman" w:cs="Times New Roman"/>
          <w:sz w:val="24"/>
          <w:szCs w:val="24"/>
        </w:rPr>
        <w:t>(</w:t>
      </w:r>
      <w:r w:rsidR="00715DD3">
        <w:rPr>
          <w:rFonts w:ascii="Times New Roman" w:eastAsia="Times New Roman" w:hAnsi="Times New Roman" w:cs="Times New Roman"/>
          <w:sz w:val="24"/>
          <w:szCs w:val="24"/>
        </w:rPr>
        <w:t>0.0516</w:t>
      </w:r>
      <w:r w:rsidR="00497A69" w:rsidRPr="00497A69">
        <w:rPr>
          <w:rFonts w:ascii="Times New Roman" w:eastAsia="Times New Roman" w:hAnsi="Times New Roman" w:cs="Times New Roman"/>
          <w:sz w:val="24"/>
          <w:szCs w:val="24"/>
        </w:rPr>
        <w:t xml:space="preserve"> - </w:t>
      </w:r>
      <w:r w:rsidR="00715DD3">
        <w:rPr>
          <w:rFonts w:ascii="Times New Roman" w:eastAsia="Times New Roman" w:hAnsi="Times New Roman" w:cs="Times New Roman"/>
          <w:sz w:val="24"/>
          <w:szCs w:val="24"/>
        </w:rPr>
        <w:t>0.0591</w:t>
      </w:r>
      <w:r w:rsidR="00497A69" w:rsidRPr="00497A69">
        <w:rPr>
          <w:rFonts w:ascii="Times New Roman" w:eastAsia="Times New Roman" w:hAnsi="Times New Roman" w:cs="Times New Roman"/>
          <w:sz w:val="24"/>
          <w:szCs w:val="24"/>
        </w:rPr>
        <w:t xml:space="preserve">; 95% CI) for </w:t>
      </w:r>
      <w:r w:rsidR="00715DD3">
        <w:rPr>
          <w:rFonts w:ascii="Times New Roman" w:eastAsia="Times New Roman" w:hAnsi="Times New Roman" w:cs="Times New Roman"/>
          <w:sz w:val="24"/>
          <w:szCs w:val="24"/>
        </w:rPr>
        <w:t>scenarios with two affected populations</w:t>
      </w:r>
      <w:r w:rsidR="00497A69" w:rsidRPr="00497A69">
        <w:rPr>
          <w:rFonts w:ascii="Times New Roman" w:eastAsia="Times New Roman" w:hAnsi="Times New Roman" w:cs="Times New Roman"/>
          <w:sz w:val="24"/>
          <w:szCs w:val="24"/>
        </w:rPr>
        <w:t xml:space="preserve">, and </w:t>
      </w:r>
      <w:r w:rsidR="00715DD3">
        <w:rPr>
          <w:rFonts w:ascii="Times New Roman" w:eastAsia="Times New Roman" w:hAnsi="Times New Roman" w:cs="Times New Roman"/>
          <w:sz w:val="24"/>
          <w:szCs w:val="24"/>
        </w:rPr>
        <w:t>0.0447</w:t>
      </w:r>
      <w:r w:rsidR="00715DD3" w:rsidRPr="00715DD3">
        <w:rPr>
          <w:rFonts w:ascii="Times New Roman" w:eastAsia="Times New Roman" w:hAnsi="Times New Roman" w:cs="Times New Roman"/>
          <w:sz w:val="24"/>
          <w:szCs w:val="24"/>
        </w:rPr>
        <w:t xml:space="preserve"> </w:t>
      </w:r>
      <w:r w:rsidR="00497A69" w:rsidRPr="00497A69">
        <w:rPr>
          <w:rFonts w:ascii="Times New Roman" w:eastAsia="Times New Roman" w:hAnsi="Times New Roman" w:cs="Times New Roman"/>
          <w:sz w:val="24"/>
          <w:szCs w:val="24"/>
        </w:rPr>
        <w:t>(</w:t>
      </w:r>
      <w:r w:rsidR="00715DD3" w:rsidRPr="00715DD3">
        <w:rPr>
          <w:rFonts w:ascii="Times New Roman" w:eastAsia="Times New Roman" w:hAnsi="Times New Roman" w:cs="Times New Roman"/>
          <w:sz w:val="24"/>
          <w:szCs w:val="24"/>
        </w:rPr>
        <w:t xml:space="preserve">0.0413 </w:t>
      </w:r>
      <w:r w:rsidR="00497A69" w:rsidRPr="00497A69">
        <w:rPr>
          <w:rFonts w:ascii="Times New Roman" w:eastAsia="Times New Roman" w:hAnsi="Times New Roman" w:cs="Times New Roman"/>
          <w:sz w:val="24"/>
          <w:szCs w:val="24"/>
        </w:rPr>
        <w:t xml:space="preserve">- </w:t>
      </w:r>
      <w:r w:rsidR="00715DD3">
        <w:rPr>
          <w:rFonts w:ascii="Times New Roman" w:eastAsia="Times New Roman" w:hAnsi="Times New Roman" w:cs="Times New Roman"/>
          <w:sz w:val="24"/>
          <w:szCs w:val="24"/>
        </w:rPr>
        <w:t>0.0481</w:t>
      </w:r>
      <w:r w:rsidR="00CE3EED">
        <w:rPr>
          <w:rFonts w:ascii="Times New Roman" w:eastAsia="Times New Roman" w:hAnsi="Times New Roman" w:cs="Times New Roman"/>
          <w:sz w:val="24"/>
          <w:szCs w:val="24"/>
        </w:rPr>
        <w:t xml:space="preserve">; 95% CI) </w:t>
      </w:r>
      <w:r w:rsidR="00F316B6" w:rsidRPr="008E0DB3">
        <w:rPr>
          <w:rFonts w:ascii="Times New Roman" w:eastAsia="Times New Roman" w:hAnsi="Times New Roman" w:cs="Times New Roman"/>
          <w:sz w:val="24"/>
          <w:szCs w:val="24"/>
        </w:rPr>
        <w:t xml:space="preserve">for </w:t>
      </w:r>
      <w:r w:rsidR="00F316B6">
        <w:rPr>
          <w:rFonts w:ascii="Times New Roman" w:eastAsia="Times New Roman" w:hAnsi="Times New Roman" w:cs="Times New Roman"/>
          <w:sz w:val="24"/>
          <w:szCs w:val="24"/>
        </w:rPr>
        <w:t>scenarios with three affected populations</w:t>
      </w:r>
      <w:r w:rsidR="008D4364">
        <w:rPr>
          <w:rFonts w:ascii="Times New Roman" w:eastAsia="Times New Roman" w:hAnsi="Times New Roman" w:cs="Times New Roman"/>
          <w:sz w:val="24"/>
          <w:szCs w:val="24"/>
        </w:rPr>
        <w:t>.</w:t>
      </w:r>
    </w:p>
    <w:p w14:paraId="10382F48" w14:textId="77777777" w:rsidR="0051590A" w:rsidRPr="0007763B" w:rsidRDefault="0051590A" w:rsidP="00B47107">
      <w:pPr>
        <w:spacing w:before="240" w:after="240" w:line="480" w:lineRule="auto"/>
        <w:rPr>
          <w:rFonts w:ascii="Times New Roman" w:eastAsia="Times New Roman" w:hAnsi="Times New Roman" w:cs="Times New Roman"/>
          <w:sz w:val="24"/>
          <w:szCs w:val="24"/>
        </w:rPr>
      </w:pPr>
    </w:p>
    <w:p w14:paraId="66F550FC" w14:textId="2D379466" w:rsidR="008601CB" w:rsidRPr="0007763B" w:rsidRDefault="00F93E4E" w:rsidP="00B47107">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Time interval </w:t>
      </w:r>
      <w:r w:rsidR="008661B5">
        <w:rPr>
          <w:rFonts w:ascii="Times New Roman" w:eastAsia="Times New Roman" w:hAnsi="Times New Roman" w:cs="Times New Roman"/>
          <w:i/>
          <w:sz w:val="24"/>
          <w:szCs w:val="24"/>
        </w:rPr>
        <w:t>between samplings</w:t>
      </w:r>
    </w:p>
    <w:p w14:paraId="64BBD021" w14:textId="25A41D26" w:rsidR="00DC7EDB" w:rsidRDefault="004B4990"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found that </w:t>
      </w:r>
      <w:r w:rsidR="00261B7F" w:rsidRPr="0007763B">
        <w:rPr>
          <w:rFonts w:ascii="Times New Roman" w:eastAsia="Times New Roman" w:hAnsi="Times New Roman" w:cs="Times New Roman"/>
          <w:sz w:val="24"/>
          <w:szCs w:val="24"/>
        </w:rPr>
        <w:t xml:space="preserve">the </w:t>
      </w:r>
      <w:r w:rsidR="00261B7F">
        <w:rPr>
          <w:rFonts w:ascii="Times New Roman" w:eastAsia="Times New Roman" w:hAnsi="Times New Roman" w:cs="Times New Roman"/>
          <w:sz w:val="24"/>
          <w:szCs w:val="24"/>
        </w:rPr>
        <w:t xml:space="preserve">genetic </w:t>
      </w:r>
      <w:r w:rsidR="00261B7F" w:rsidRPr="0007763B">
        <w:rPr>
          <w:rFonts w:ascii="Times New Roman" w:eastAsia="Times New Roman" w:hAnsi="Times New Roman" w:cs="Times New Roman"/>
          <w:sz w:val="24"/>
          <w:szCs w:val="24"/>
        </w:rPr>
        <w:t>signal of the demographic event</w:t>
      </w:r>
      <w:r w:rsidR="00BE3F8E">
        <w:rPr>
          <w:rFonts w:ascii="Times New Roman" w:eastAsia="Times New Roman" w:hAnsi="Times New Roman" w:cs="Times New Roman"/>
          <w:sz w:val="24"/>
          <w:szCs w:val="24"/>
        </w:rPr>
        <w:t xml:space="preserve"> </w:t>
      </w:r>
      <w:r w:rsidR="00823BCE">
        <w:rPr>
          <w:rFonts w:ascii="Times New Roman" w:eastAsia="Times New Roman" w:hAnsi="Times New Roman" w:cs="Times New Roman"/>
          <w:sz w:val="24"/>
          <w:szCs w:val="24"/>
        </w:rPr>
        <w:t>decays</w:t>
      </w:r>
      <w:r w:rsidR="00261B7F" w:rsidRPr="0007763B">
        <w:rPr>
          <w:rFonts w:ascii="Times New Roman" w:eastAsia="Times New Roman" w:hAnsi="Times New Roman" w:cs="Times New Roman"/>
          <w:sz w:val="24"/>
          <w:szCs w:val="24"/>
        </w:rPr>
        <w:t xml:space="preserve"> over time</w:t>
      </w:r>
      <w:r w:rsidR="007A7C90">
        <w:rPr>
          <w:rFonts w:ascii="Times New Roman" w:eastAsia="Times New Roman" w:hAnsi="Times New Roman" w:cs="Times New Roman"/>
          <w:sz w:val="24"/>
          <w:szCs w:val="24"/>
        </w:rPr>
        <w:t>, and that TGI may be</w:t>
      </w:r>
      <w:r>
        <w:rPr>
          <w:rFonts w:ascii="Times New Roman" w:eastAsia="Times New Roman" w:hAnsi="Times New Roman" w:cs="Times New Roman"/>
          <w:sz w:val="24"/>
          <w:szCs w:val="24"/>
        </w:rPr>
        <w:t xml:space="preserve"> useful for identifying significant changes in genetic diversity at a time scale of </w:t>
      </w:r>
      <w:r w:rsidR="007A7C90">
        <w:rPr>
          <w:rFonts w:ascii="Times New Roman" w:eastAsia="Times New Roman" w:hAnsi="Times New Roman" w:cs="Times New Roman"/>
          <w:sz w:val="24"/>
          <w:szCs w:val="24"/>
        </w:rPr>
        <w:t>1-10</w:t>
      </w:r>
      <w:r>
        <w:rPr>
          <w:rFonts w:ascii="Times New Roman" w:eastAsia="Times New Roman" w:hAnsi="Times New Roman" w:cs="Times New Roman"/>
          <w:sz w:val="24"/>
          <w:szCs w:val="24"/>
        </w:rPr>
        <w:t xml:space="preserve"> years</w:t>
      </w:r>
      <w:r w:rsidR="00261B7F" w:rsidRPr="0007763B">
        <w:rPr>
          <w:rFonts w:ascii="Times New Roman" w:eastAsia="Times New Roman" w:hAnsi="Times New Roman" w:cs="Times New Roman"/>
          <w:sz w:val="24"/>
          <w:szCs w:val="24"/>
        </w:rPr>
        <w:t>.</w:t>
      </w:r>
      <w:r w:rsidR="00261B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00A30430" w:rsidRPr="0007763B">
        <w:rPr>
          <w:rFonts w:ascii="Times New Roman" w:eastAsia="Times New Roman" w:hAnsi="Times New Roman" w:cs="Times New Roman"/>
          <w:sz w:val="24"/>
          <w:szCs w:val="24"/>
        </w:rPr>
        <w:t>he longe</w:t>
      </w:r>
      <w:r w:rsidR="007F43DF">
        <w:rPr>
          <w:rFonts w:ascii="Times New Roman" w:eastAsia="Times New Roman" w:hAnsi="Times New Roman" w:cs="Times New Roman"/>
          <w:sz w:val="24"/>
          <w:szCs w:val="24"/>
        </w:rPr>
        <w:t>r the interval between</w:t>
      </w:r>
      <w:r w:rsidR="008661B5">
        <w:rPr>
          <w:rFonts w:ascii="Times New Roman" w:eastAsia="Times New Roman" w:hAnsi="Times New Roman" w:cs="Times New Roman"/>
          <w:sz w:val="24"/>
          <w:szCs w:val="24"/>
        </w:rPr>
        <w:t xml:space="preserve"> a pre- and </w:t>
      </w:r>
      <w:r w:rsidR="00BE3F8E">
        <w:rPr>
          <w:rFonts w:ascii="Times New Roman" w:eastAsia="Times New Roman" w:hAnsi="Times New Roman" w:cs="Times New Roman"/>
          <w:sz w:val="24"/>
          <w:szCs w:val="24"/>
        </w:rPr>
        <w:t xml:space="preserve">a </w:t>
      </w:r>
      <w:r w:rsidR="008661B5">
        <w:rPr>
          <w:rFonts w:ascii="Times New Roman" w:eastAsia="Times New Roman" w:hAnsi="Times New Roman" w:cs="Times New Roman"/>
          <w:sz w:val="24"/>
          <w:szCs w:val="24"/>
        </w:rPr>
        <w:t>post-event sampling</w:t>
      </w:r>
      <w:r w:rsidR="00A30430" w:rsidRPr="0007763B">
        <w:rPr>
          <w:rFonts w:ascii="Times New Roman" w:eastAsia="Times New Roman" w:hAnsi="Times New Roman" w:cs="Times New Roman"/>
          <w:sz w:val="24"/>
          <w:szCs w:val="24"/>
        </w:rPr>
        <w:t xml:space="preserve">, the </w:t>
      </w:r>
      <w:r w:rsidR="00BE3F8E">
        <w:rPr>
          <w:rFonts w:ascii="Times New Roman" w:eastAsia="Times New Roman" w:hAnsi="Times New Roman" w:cs="Times New Roman"/>
          <w:sz w:val="24"/>
          <w:szCs w:val="24"/>
        </w:rPr>
        <w:t>lower the</w:t>
      </w:r>
      <w:r w:rsidR="00BE3F8E" w:rsidRPr="0007763B">
        <w:rPr>
          <w:rFonts w:ascii="Times New Roman" w:eastAsia="Times New Roman" w:hAnsi="Times New Roman" w:cs="Times New Roman"/>
          <w:sz w:val="24"/>
          <w:szCs w:val="24"/>
        </w:rPr>
        <w:t xml:space="preserve"> </w:t>
      </w:r>
      <w:r w:rsidR="00A30430" w:rsidRPr="0007763B">
        <w:rPr>
          <w:rFonts w:ascii="Times New Roman" w:eastAsia="Times New Roman" w:hAnsi="Times New Roman" w:cs="Times New Roman"/>
          <w:sz w:val="24"/>
          <w:szCs w:val="24"/>
        </w:rPr>
        <w:t xml:space="preserve">power </w:t>
      </w:r>
      <w:r w:rsidR="00BE3F8E">
        <w:rPr>
          <w:rFonts w:ascii="Times New Roman" w:eastAsia="Times New Roman" w:hAnsi="Times New Roman" w:cs="Times New Roman"/>
          <w:sz w:val="24"/>
          <w:szCs w:val="24"/>
        </w:rPr>
        <w:t>available</w:t>
      </w:r>
      <w:r w:rsidR="00AE35CD">
        <w:rPr>
          <w:rFonts w:ascii="Times New Roman" w:eastAsia="Times New Roman" w:hAnsi="Times New Roman" w:cs="Times New Roman"/>
          <w:sz w:val="24"/>
          <w:szCs w:val="24"/>
        </w:rPr>
        <w:t xml:space="preserve"> to detect the demographic event</w:t>
      </w:r>
      <w:r w:rsidR="007F43DF">
        <w:rPr>
          <w:rFonts w:ascii="Times New Roman" w:eastAsia="Times New Roman" w:hAnsi="Times New Roman" w:cs="Times New Roman"/>
          <w:sz w:val="24"/>
          <w:szCs w:val="24"/>
        </w:rPr>
        <w:t xml:space="preserve">, as evidenced by the increase in </w:t>
      </w:r>
      <w:r w:rsidR="00C61BAE" w:rsidRPr="0007763B">
        <w:rPr>
          <w:rFonts w:ascii="Times New Roman" w:eastAsia="Times New Roman" w:hAnsi="Times New Roman" w:cs="Times New Roman"/>
          <w:sz w:val="24"/>
          <w:szCs w:val="24"/>
        </w:rPr>
        <w:t>false positives</w:t>
      </w:r>
      <w:r w:rsidR="008661B5">
        <w:rPr>
          <w:rFonts w:ascii="Times New Roman" w:eastAsia="Times New Roman" w:hAnsi="Times New Roman" w:cs="Times New Roman"/>
          <w:sz w:val="24"/>
          <w:szCs w:val="24"/>
        </w:rPr>
        <w:t xml:space="preserve"> and false negatives for several scenarios</w:t>
      </w:r>
      <w:r w:rsidR="007F43DF">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5</w:t>
      </w:r>
      <w:r w:rsidR="00043A33">
        <w:rPr>
          <w:rFonts w:ascii="Times New Roman" w:eastAsia="Times New Roman" w:hAnsi="Times New Roman" w:cs="Times New Roman"/>
          <w:sz w:val="24"/>
          <w:szCs w:val="24"/>
        </w:rPr>
        <w:t>, 6</w:t>
      </w:r>
      <w:r w:rsidR="008661B5">
        <w:rPr>
          <w:rFonts w:ascii="Times New Roman" w:eastAsia="Times New Roman" w:hAnsi="Times New Roman" w:cs="Times New Roman"/>
          <w:sz w:val="24"/>
          <w:szCs w:val="24"/>
        </w:rPr>
        <w:t>)</w:t>
      </w:r>
      <w:r w:rsidR="00C61BAE" w:rsidRPr="0007763B">
        <w:rPr>
          <w:rFonts w:ascii="Times New Roman" w:eastAsia="Times New Roman" w:hAnsi="Times New Roman" w:cs="Times New Roman"/>
          <w:sz w:val="24"/>
          <w:szCs w:val="24"/>
        </w:rPr>
        <w:t xml:space="preserve">. </w:t>
      </w:r>
      <w:r w:rsidR="006D198B">
        <w:rPr>
          <w:rFonts w:ascii="Times New Roman" w:eastAsia="Times New Roman" w:hAnsi="Times New Roman" w:cs="Times New Roman"/>
          <w:sz w:val="24"/>
          <w:szCs w:val="24"/>
        </w:rPr>
        <w:t xml:space="preserve">However, this </w:t>
      </w:r>
      <w:r>
        <w:rPr>
          <w:rFonts w:ascii="Times New Roman" w:eastAsia="Times New Roman" w:hAnsi="Times New Roman" w:cs="Times New Roman"/>
          <w:sz w:val="24"/>
          <w:szCs w:val="24"/>
        </w:rPr>
        <w:t xml:space="preserve">effect </w:t>
      </w:r>
      <w:r w:rsidR="006D198B">
        <w:rPr>
          <w:rFonts w:ascii="Times New Roman" w:eastAsia="Times New Roman" w:hAnsi="Times New Roman" w:cs="Times New Roman"/>
          <w:sz w:val="24"/>
          <w:szCs w:val="24"/>
        </w:rPr>
        <w:t xml:space="preserve">is strongly affected by the dispersal </w:t>
      </w:r>
      <w:r>
        <w:rPr>
          <w:rFonts w:ascii="Times New Roman" w:eastAsia="Times New Roman" w:hAnsi="Times New Roman" w:cs="Times New Roman"/>
          <w:sz w:val="24"/>
          <w:szCs w:val="24"/>
        </w:rPr>
        <w:t xml:space="preserve">capacity </w:t>
      </w:r>
      <w:r w:rsidR="00AE35CD">
        <w:rPr>
          <w:rFonts w:ascii="Times New Roman" w:eastAsia="Times New Roman" w:hAnsi="Times New Roman" w:cs="Times New Roman"/>
          <w:sz w:val="24"/>
          <w:szCs w:val="24"/>
        </w:rPr>
        <w:t>and</w:t>
      </w:r>
      <w:r w:rsidR="00BE3F8E">
        <w:rPr>
          <w:rFonts w:ascii="Times New Roman" w:eastAsia="Times New Roman" w:hAnsi="Times New Roman" w:cs="Times New Roman"/>
          <w:sz w:val="24"/>
          <w:szCs w:val="24"/>
        </w:rPr>
        <w:t xml:space="preserve"> </w:t>
      </w:r>
      <w:r w:rsidR="00AE35C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extent of the event</w:t>
      </w:r>
      <w:r w:rsidR="00D2058D">
        <w:rPr>
          <w:rFonts w:ascii="Times New Roman" w:eastAsia="Times New Roman" w:hAnsi="Times New Roman" w:cs="Times New Roman"/>
          <w:sz w:val="24"/>
          <w:szCs w:val="24"/>
        </w:rPr>
        <w:t>.</w:t>
      </w:r>
      <w:r w:rsidR="007817CA">
        <w:rPr>
          <w:rFonts w:ascii="Times New Roman" w:eastAsia="Times New Roman" w:hAnsi="Times New Roman" w:cs="Times New Roman"/>
          <w:sz w:val="24"/>
          <w:szCs w:val="24"/>
        </w:rPr>
        <w:t xml:space="preserve"> </w:t>
      </w:r>
    </w:p>
    <w:p w14:paraId="21AC521A" w14:textId="2EE5BA33" w:rsidR="007F6517" w:rsidRDefault="007817CA"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timing of sampling prior to a simulated event was</w:t>
      </w:r>
      <w:r w:rsidR="004032C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expected, generally less important than that of the posterior sampling</w:t>
      </w:r>
      <w:r w:rsidR="001C20B2">
        <w:rPr>
          <w:rFonts w:ascii="Times New Roman" w:eastAsia="Times New Roman" w:hAnsi="Times New Roman" w:cs="Times New Roman"/>
          <w:sz w:val="24"/>
          <w:szCs w:val="24"/>
        </w:rPr>
        <w:t>.</w:t>
      </w:r>
      <w:r w:rsidR="00DC7EDB">
        <w:rPr>
          <w:rFonts w:ascii="Times New Roman" w:eastAsia="Times New Roman" w:hAnsi="Times New Roman" w:cs="Times New Roman"/>
          <w:sz w:val="24"/>
          <w:szCs w:val="24"/>
        </w:rPr>
        <w:t xml:space="preserve"> </w:t>
      </w:r>
      <w:r w:rsidR="00A61990">
        <w:rPr>
          <w:rFonts w:ascii="Times New Roman" w:eastAsia="Times New Roman" w:hAnsi="Times New Roman" w:cs="Times New Roman"/>
          <w:sz w:val="24"/>
          <w:szCs w:val="24"/>
        </w:rPr>
        <w:t xml:space="preserve">The decrease in signal, which would be found with any comparative method – not just TGI – was purposely strong in our simulations. </w:t>
      </w:r>
      <w:r w:rsidR="00095FC2">
        <w:rPr>
          <w:rFonts w:ascii="Times New Roman" w:eastAsia="Times New Roman" w:hAnsi="Times New Roman" w:cs="Times New Roman"/>
          <w:sz w:val="24"/>
          <w:szCs w:val="24"/>
        </w:rPr>
        <w:t xml:space="preserve">For </w:t>
      </w:r>
      <w:r w:rsidR="00A61990">
        <w:rPr>
          <w:rFonts w:ascii="Times New Roman" w:eastAsia="Times New Roman" w:hAnsi="Times New Roman" w:cs="Times New Roman"/>
          <w:sz w:val="24"/>
          <w:szCs w:val="24"/>
        </w:rPr>
        <w:t xml:space="preserve">example, for </w:t>
      </w:r>
      <w:r w:rsidR="00095FC2">
        <w:rPr>
          <w:rFonts w:ascii="Times New Roman" w:eastAsia="Times New Roman" w:hAnsi="Times New Roman" w:cs="Times New Roman"/>
          <w:sz w:val="24"/>
          <w:szCs w:val="24"/>
        </w:rPr>
        <w:t xml:space="preserve">second samplings done 9 years after a first sampling done before the event, we observe </w:t>
      </w:r>
      <w:r w:rsidR="00663230">
        <w:rPr>
          <w:rFonts w:ascii="Times New Roman" w:eastAsia="Times New Roman" w:hAnsi="Times New Roman" w:cs="Times New Roman"/>
          <w:sz w:val="24"/>
          <w:szCs w:val="24"/>
        </w:rPr>
        <w:t xml:space="preserve">rather </w:t>
      </w:r>
      <w:r w:rsidR="00095FC2">
        <w:rPr>
          <w:rFonts w:ascii="Times New Roman" w:eastAsia="Times New Roman" w:hAnsi="Times New Roman" w:cs="Times New Roman"/>
          <w:sz w:val="24"/>
          <w:szCs w:val="24"/>
        </w:rPr>
        <w:t>high FNR</w:t>
      </w:r>
      <w:r w:rsidR="006925AE">
        <w:rPr>
          <w:rFonts w:ascii="Times New Roman" w:eastAsia="Times New Roman" w:hAnsi="Times New Roman" w:cs="Times New Roman"/>
          <w:sz w:val="24"/>
          <w:szCs w:val="24"/>
        </w:rPr>
        <w:t xml:space="preserve"> values</w:t>
      </w:r>
      <w:r w:rsidR="00663230">
        <w:rPr>
          <w:rFonts w:ascii="Times New Roman" w:eastAsia="Times New Roman" w:hAnsi="Times New Roman" w:cs="Times New Roman"/>
          <w:sz w:val="24"/>
          <w:szCs w:val="24"/>
        </w:rPr>
        <w:t>,</w:t>
      </w:r>
      <w:r w:rsidR="006925AE">
        <w:rPr>
          <w:rFonts w:ascii="Times New Roman" w:eastAsia="Times New Roman" w:hAnsi="Times New Roman" w:cs="Times New Roman"/>
          <w:sz w:val="24"/>
          <w:szCs w:val="24"/>
        </w:rPr>
        <w:t xml:space="preserve"> especially with high </w:t>
      </w:r>
      <w:r w:rsidR="00095FC2">
        <w:rPr>
          <w:rFonts w:ascii="Times New Roman" w:eastAsia="Times New Roman" w:hAnsi="Times New Roman" w:cs="Times New Roman"/>
          <w:sz w:val="24"/>
          <w:szCs w:val="24"/>
        </w:rPr>
        <w:t xml:space="preserve">and moderate dispersal scenarios (Fig. 5). </w:t>
      </w:r>
      <w:r w:rsidR="00C82CED">
        <w:rPr>
          <w:rFonts w:ascii="Times New Roman" w:eastAsia="Times New Roman" w:hAnsi="Times New Roman" w:cs="Times New Roman"/>
          <w:sz w:val="24"/>
          <w:szCs w:val="24"/>
        </w:rPr>
        <w:t xml:space="preserve">FNR also increased with time lag for the posterior sampling for low dispersal scenarios, for which the increase was more linear, and values never reached 30% in the scope of our analyses, even after 9 years, (Fig. 5). </w:t>
      </w:r>
      <w:r w:rsidR="00095FC2">
        <w:rPr>
          <w:rFonts w:ascii="Times New Roman" w:eastAsia="Times New Roman" w:hAnsi="Times New Roman" w:cs="Times New Roman"/>
          <w:sz w:val="24"/>
          <w:szCs w:val="24"/>
        </w:rPr>
        <w:t xml:space="preserve">One </w:t>
      </w:r>
      <w:r w:rsidR="006925AE">
        <w:rPr>
          <w:rFonts w:ascii="Times New Roman" w:eastAsia="Times New Roman" w:hAnsi="Times New Roman" w:cs="Times New Roman"/>
          <w:sz w:val="24"/>
          <w:szCs w:val="24"/>
        </w:rPr>
        <w:t>very interesting point</w:t>
      </w:r>
      <w:r w:rsidR="00095FC2">
        <w:rPr>
          <w:rFonts w:ascii="Times New Roman" w:eastAsia="Times New Roman" w:hAnsi="Times New Roman" w:cs="Times New Roman"/>
          <w:sz w:val="24"/>
          <w:szCs w:val="24"/>
        </w:rPr>
        <w:t xml:space="preserve"> is that the number of populations affected is the main factor increasing FNR values in older first samplings (3&gt;2&gt;1</w:t>
      </w:r>
      <w:r w:rsidR="008E6450">
        <w:rPr>
          <w:rFonts w:ascii="Times New Roman" w:eastAsia="Times New Roman" w:hAnsi="Times New Roman" w:cs="Times New Roman"/>
          <w:sz w:val="24"/>
          <w:szCs w:val="24"/>
        </w:rPr>
        <w:t>; left side of Fig. 5</w:t>
      </w:r>
      <w:r w:rsidR="00095FC2">
        <w:rPr>
          <w:rFonts w:ascii="Times New Roman" w:eastAsia="Times New Roman" w:hAnsi="Times New Roman" w:cs="Times New Roman"/>
          <w:sz w:val="24"/>
          <w:szCs w:val="24"/>
        </w:rPr>
        <w:t xml:space="preserve">), while dispersal capacity is the main factor increasing FNR values </w:t>
      </w:r>
      <w:r w:rsidR="000968AD">
        <w:rPr>
          <w:rFonts w:ascii="Times New Roman" w:eastAsia="Times New Roman" w:hAnsi="Times New Roman" w:cs="Times New Roman"/>
          <w:sz w:val="24"/>
          <w:szCs w:val="24"/>
        </w:rPr>
        <w:t>with the time lag</w:t>
      </w:r>
      <w:r w:rsidR="009F3FB9">
        <w:rPr>
          <w:rFonts w:ascii="Times New Roman" w:eastAsia="Times New Roman" w:hAnsi="Times New Roman" w:cs="Times New Roman"/>
          <w:sz w:val="24"/>
          <w:szCs w:val="24"/>
        </w:rPr>
        <w:t xml:space="preserve"> of second samplings (H&gt;M&gt;L</w:t>
      </w:r>
      <w:r w:rsidR="008E6450">
        <w:rPr>
          <w:rFonts w:ascii="Times New Roman" w:eastAsia="Times New Roman" w:hAnsi="Times New Roman" w:cs="Times New Roman"/>
          <w:sz w:val="24"/>
          <w:szCs w:val="24"/>
        </w:rPr>
        <w:t>; right side of Fig. 5).</w:t>
      </w:r>
      <w:r w:rsidR="000968AD">
        <w:rPr>
          <w:rFonts w:ascii="Times New Roman" w:eastAsia="Times New Roman" w:hAnsi="Times New Roman" w:cs="Times New Roman"/>
          <w:sz w:val="24"/>
          <w:szCs w:val="24"/>
        </w:rPr>
        <w:t xml:space="preserve"> For a same number of populations affected, moderate dispersal </w:t>
      </w:r>
      <w:r w:rsidR="006C3377">
        <w:rPr>
          <w:rFonts w:ascii="Times New Roman" w:eastAsia="Times New Roman" w:hAnsi="Times New Roman" w:cs="Times New Roman"/>
          <w:sz w:val="24"/>
          <w:szCs w:val="24"/>
        </w:rPr>
        <w:t xml:space="preserve">scenarios </w:t>
      </w:r>
      <w:r w:rsidR="000968AD">
        <w:rPr>
          <w:rFonts w:ascii="Times New Roman" w:eastAsia="Times New Roman" w:hAnsi="Times New Roman" w:cs="Times New Roman"/>
          <w:sz w:val="24"/>
          <w:szCs w:val="24"/>
        </w:rPr>
        <w:t>showed the worst performance for first sampling time lag</w:t>
      </w:r>
      <w:r w:rsidR="006C3377">
        <w:rPr>
          <w:rFonts w:ascii="Times New Roman" w:eastAsia="Times New Roman" w:hAnsi="Times New Roman" w:cs="Times New Roman"/>
          <w:sz w:val="24"/>
          <w:szCs w:val="24"/>
        </w:rPr>
        <w:t>s, while high dispersal scenarios generally showed the worst performance for second sampling time lags (Fig .5)</w:t>
      </w:r>
      <w:r w:rsidR="007F6517">
        <w:rPr>
          <w:rFonts w:ascii="Times New Roman" w:eastAsia="Times New Roman" w:hAnsi="Times New Roman" w:cs="Times New Roman"/>
          <w:sz w:val="24"/>
          <w:szCs w:val="24"/>
        </w:rPr>
        <w:t>.</w:t>
      </w:r>
      <w:r w:rsidR="002F510B">
        <w:rPr>
          <w:rFonts w:ascii="Times New Roman" w:eastAsia="Times New Roman" w:hAnsi="Times New Roman" w:cs="Times New Roman"/>
          <w:sz w:val="24"/>
          <w:szCs w:val="24"/>
        </w:rPr>
        <w:t xml:space="preserve"> FNR changed the least for the L1 scenario, and the most for the H3 scenario</w:t>
      </w:r>
      <w:r w:rsidR="000B2A40">
        <w:rPr>
          <w:rFonts w:ascii="Times New Roman" w:eastAsia="Times New Roman" w:hAnsi="Times New Roman" w:cs="Times New Roman"/>
          <w:sz w:val="24"/>
          <w:szCs w:val="24"/>
        </w:rPr>
        <w:t xml:space="preserve"> </w:t>
      </w:r>
      <w:r w:rsidR="00864BB6">
        <w:rPr>
          <w:rFonts w:ascii="Times New Roman" w:eastAsia="Times New Roman" w:hAnsi="Times New Roman" w:cs="Times New Roman"/>
          <w:sz w:val="24"/>
          <w:szCs w:val="24"/>
        </w:rPr>
        <w:t>(Fig. 5)</w:t>
      </w:r>
      <w:r w:rsidR="002F510B">
        <w:rPr>
          <w:rFonts w:ascii="Times New Roman" w:eastAsia="Times New Roman" w:hAnsi="Times New Roman" w:cs="Times New Roman"/>
          <w:sz w:val="24"/>
          <w:szCs w:val="24"/>
        </w:rPr>
        <w:t>.</w:t>
      </w:r>
    </w:p>
    <w:p w14:paraId="4665EAC7" w14:textId="6E36C1FE" w:rsidR="00B031BE" w:rsidRDefault="00095FC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r w:rsidR="008E6450">
        <w:rPr>
          <w:rFonts w:ascii="Times New Roman" w:eastAsia="Times New Roman" w:hAnsi="Times New Roman" w:cs="Times New Roman"/>
          <w:sz w:val="24"/>
          <w:szCs w:val="24"/>
        </w:rPr>
        <w:t>the relative differences in FPR</w:t>
      </w:r>
      <w:r>
        <w:rPr>
          <w:rFonts w:ascii="Times New Roman" w:eastAsia="Times New Roman" w:hAnsi="Times New Roman" w:cs="Times New Roman"/>
          <w:sz w:val="24"/>
          <w:szCs w:val="24"/>
        </w:rPr>
        <w:t xml:space="preserve"> </w:t>
      </w:r>
      <w:r w:rsidR="008E6450">
        <w:rPr>
          <w:rFonts w:ascii="Times New Roman" w:eastAsia="Times New Roman" w:hAnsi="Times New Roman" w:cs="Times New Roman"/>
          <w:sz w:val="24"/>
          <w:szCs w:val="24"/>
        </w:rPr>
        <w:t xml:space="preserve">performance given different time </w:t>
      </w:r>
      <w:r w:rsidR="000968AD">
        <w:rPr>
          <w:rFonts w:ascii="Times New Roman" w:eastAsia="Times New Roman" w:hAnsi="Times New Roman" w:cs="Times New Roman"/>
          <w:sz w:val="24"/>
          <w:szCs w:val="24"/>
        </w:rPr>
        <w:t>lag</w:t>
      </w:r>
      <w:r w:rsidR="008E6450">
        <w:rPr>
          <w:rFonts w:ascii="Times New Roman" w:eastAsia="Times New Roman" w:hAnsi="Times New Roman" w:cs="Times New Roman"/>
          <w:sz w:val="24"/>
          <w:szCs w:val="24"/>
        </w:rPr>
        <w:t xml:space="preserve">s were not as high as for FNR, FPR nonetheless </w:t>
      </w:r>
      <w:r w:rsidR="000968AD">
        <w:rPr>
          <w:rFonts w:ascii="Times New Roman" w:eastAsia="Times New Roman" w:hAnsi="Times New Roman" w:cs="Times New Roman"/>
          <w:sz w:val="24"/>
          <w:szCs w:val="24"/>
        </w:rPr>
        <w:t>increased with sampling time lag</w:t>
      </w:r>
      <w:r>
        <w:rPr>
          <w:rFonts w:ascii="Times New Roman" w:eastAsia="Times New Roman" w:hAnsi="Times New Roman" w:cs="Times New Roman"/>
          <w:sz w:val="24"/>
          <w:szCs w:val="24"/>
        </w:rPr>
        <w:t xml:space="preserve">, </w:t>
      </w:r>
      <w:r w:rsidR="008E6450">
        <w:rPr>
          <w:rFonts w:ascii="Times New Roman" w:eastAsia="Times New Roman" w:hAnsi="Times New Roman" w:cs="Times New Roman"/>
          <w:sz w:val="24"/>
          <w:szCs w:val="24"/>
        </w:rPr>
        <w:t xml:space="preserve">for example, </w:t>
      </w:r>
      <w:r>
        <w:rPr>
          <w:rFonts w:ascii="Times New Roman" w:eastAsia="Times New Roman" w:hAnsi="Times New Roman" w:cs="Times New Roman"/>
          <w:sz w:val="24"/>
          <w:szCs w:val="24"/>
        </w:rPr>
        <w:t xml:space="preserve">up to </w:t>
      </w:r>
      <w:r w:rsidR="00356D6A">
        <w:rPr>
          <w:rFonts w:ascii="Times New Roman" w:eastAsia="Times New Roman" w:hAnsi="Times New Roman" w:cs="Times New Roman"/>
          <w:sz w:val="24"/>
          <w:szCs w:val="24"/>
        </w:rPr>
        <w:t xml:space="preserve">more than </w:t>
      </w:r>
      <w:r>
        <w:rPr>
          <w:rFonts w:ascii="Times New Roman" w:eastAsia="Times New Roman" w:hAnsi="Times New Roman" w:cs="Times New Roman"/>
          <w:sz w:val="24"/>
          <w:szCs w:val="24"/>
        </w:rPr>
        <w:t xml:space="preserve">twice the value of the threshold </w:t>
      </w:r>
      <w:r w:rsidR="008E6450">
        <w:rPr>
          <w:rFonts w:ascii="Times New Roman" w:eastAsia="Times New Roman" w:hAnsi="Times New Roman" w:cs="Times New Roman"/>
          <w:sz w:val="24"/>
          <w:szCs w:val="24"/>
        </w:rPr>
        <w:t xml:space="preserve">for first samplings for </w:t>
      </w:r>
      <w:r w:rsidR="00356D6A">
        <w:rPr>
          <w:rFonts w:ascii="Times New Roman" w:eastAsia="Times New Roman" w:hAnsi="Times New Roman" w:cs="Times New Roman"/>
          <w:sz w:val="24"/>
          <w:szCs w:val="24"/>
        </w:rPr>
        <w:t>L1</w:t>
      </w:r>
      <w:r w:rsidR="008E6450">
        <w:rPr>
          <w:rFonts w:ascii="Times New Roman" w:eastAsia="Times New Roman" w:hAnsi="Times New Roman" w:cs="Times New Roman"/>
          <w:sz w:val="24"/>
          <w:szCs w:val="24"/>
        </w:rPr>
        <w:t>, and even</w:t>
      </w:r>
      <w:r w:rsidR="000968AD">
        <w:rPr>
          <w:rFonts w:ascii="Times New Roman" w:eastAsia="Times New Roman" w:hAnsi="Times New Roman" w:cs="Times New Roman"/>
          <w:sz w:val="24"/>
          <w:szCs w:val="24"/>
        </w:rPr>
        <w:t xml:space="preserve"> higher for the largest time lag</w:t>
      </w:r>
      <w:r w:rsidR="008E6450">
        <w:rPr>
          <w:rFonts w:ascii="Times New Roman" w:eastAsia="Times New Roman" w:hAnsi="Times New Roman" w:cs="Times New Roman"/>
          <w:sz w:val="24"/>
          <w:szCs w:val="24"/>
        </w:rPr>
        <w:t>s possible for second samplings</w:t>
      </w:r>
      <w:r w:rsidR="003F382F">
        <w:rPr>
          <w:rFonts w:ascii="Times New Roman" w:eastAsia="Times New Roman" w:hAnsi="Times New Roman" w:cs="Times New Roman"/>
          <w:sz w:val="24"/>
          <w:szCs w:val="24"/>
        </w:rPr>
        <w:t xml:space="preserve"> (Fig. 6)</w:t>
      </w:r>
      <w:r>
        <w:rPr>
          <w:rFonts w:ascii="Times New Roman" w:eastAsia="Times New Roman" w:hAnsi="Times New Roman" w:cs="Times New Roman"/>
          <w:sz w:val="24"/>
          <w:szCs w:val="24"/>
        </w:rPr>
        <w:t xml:space="preserve">. There are not clear patterns for </w:t>
      </w:r>
      <w:r w:rsidR="008E6450">
        <w:rPr>
          <w:rFonts w:ascii="Times New Roman" w:eastAsia="Times New Roman" w:hAnsi="Times New Roman" w:cs="Times New Roman"/>
          <w:sz w:val="24"/>
          <w:szCs w:val="24"/>
        </w:rPr>
        <w:t xml:space="preserve">whether </w:t>
      </w:r>
      <w:r w:rsidR="000968AD">
        <w:rPr>
          <w:rFonts w:ascii="Times New Roman" w:eastAsia="Times New Roman" w:hAnsi="Times New Roman" w:cs="Times New Roman"/>
          <w:sz w:val="24"/>
          <w:szCs w:val="24"/>
        </w:rPr>
        <w:t>dispersal or the number of populatio</w:t>
      </w:r>
      <w:r w:rsidR="007F6517">
        <w:rPr>
          <w:rFonts w:ascii="Times New Roman" w:eastAsia="Times New Roman" w:hAnsi="Times New Roman" w:cs="Times New Roman"/>
          <w:sz w:val="24"/>
          <w:szCs w:val="24"/>
        </w:rPr>
        <w:t>ns affected most influenced FPR</w:t>
      </w:r>
      <w:r w:rsidR="004D5094">
        <w:rPr>
          <w:rFonts w:ascii="Times New Roman" w:eastAsia="Times New Roman" w:hAnsi="Times New Roman" w:cs="Times New Roman"/>
          <w:sz w:val="24"/>
          <w:szCs w:val="24"/>
        </w:rPr>
        <w:t xml:space="preserve"> change</w:t>
      </w:r>
      <w:r w:rsidR="007F6517">
        <w:rPr>
          <w:rFonts w:ascii="Times New Roman" w:eastAsia="Times New Roman" w:hAnsi="Times New Roman" w:cs="Times New Roman"/>
          <w:sz w:val="24"/>
          <w:szCs w:val="24"/>
        </w:rPr>
        <w:t xml:space="preserve"> for pre-event samplings</w:t>
      </w:r>
      <w:r w:rsidR="003F382F">
        <w:rPr>
          <w:rFonts w:ascii="Times New Roman" w:eastAsia="Times New Roman" w:hAnsi="Times New Roman" w:cs="Times New Roman"/>
          <w:sz w:val="24"/>
          <w:szCs w:val="24"/>
        </w:rPr>
        <w:t xml:space="preserve"> (Fig .6)</w:t>
      </w:r>
      <w:r w:rsidR="007F6517">
        <w:rPr>
          <w:rFonts w:ascii="Times New Roman" w:eastAsia="Times New Roman" w:hAnsi="Times New Roman" w:cs="Times New Roman"/>
          <w:sz w:val="24"/>
          <w:szCs w:val="24"/>
        </w:rPr>
        <w:t>. However, for time gaps attributed to the second sampling, dispersal becomes the main factor in driving FPR</w:t>
      </w:r>
      <w:r w:rsidR="003F382F">
        <w:rPr>
          <w:rFonts w:ascii="Times New Roman" w:eastAsia="Times New Roman" w:hAnsi="Times New Roman" w:cs="Times New Roman"/>
          <w:sz w:val="24"/>
          <w:szCs w:val="24"/>
        </w:rPr>
        <w:t xml:space="preserve"> (Fig. 6)</w:t>
      </w:r>
      <w:r w:rsidR="007F6517">
        <w:rPr>
          <w:rFonts w:ascii="Times New Roman" w:eastAsia="Times New Roman" w:hAnsi="Times New Roman" w:cs="Times New Roman"/>
          <w:sz w:val="24"/>
          <w:szCs w:val="24"/>
        </w:rPr>
        <w:t>.</w:t>
      </w:r>
      <w:r w:rsidR="007A4E13">
        <w:rPr>
          <w:rFonts w:ascii="Times New Roman" w:eastAsia="Times New Roman" w:hAnsi="Times New Roman" w:cs="Times New Roman"/>
          <w:sz w:val="24"/>
          <w:szCs w:val="24"/>
        </w:rPr>
        <w:t xml:space="preserve"> </w:t>
      </w:r>
      <w:r w:rsidR="00B031BE">
        <w:rPr>
          <w:rFonts w:ascii="Times New Roman" w:eastAsia="Times New Roman" w:hAnsi="Times New Roman" w:cs="Times New Roman"/>
          <w:sz w:val="24"/>
          <w:szCs w:val="24"/>
        </w:rPr>
        <w:t xml:space="preserve">The previously described </w:t>
      </w:r>
      <w:r w:rsidR="007A4E13">
        <w:rPr>
          <w:rFonts w:ascii="Times New Roman" w:eastAsia="Times New Roman" w:hAnsi="Times New Roman" w:cs="Times New Roman"/>
          <w:sz w:val="24"/>
          <w:szCs w:val="24"/>
        </w:rPr>
        <w:t xml:space="preserve">strong </w:t>
      </w:r>
      <w:r w:rsidR="00B031BE">
        <w:rPr>
          <w:rFonts w:ascii="Times New Roman" w:eastAsia="Times New Roman" w:hAnsi="Times New Roman" w:cs="Times New Roman"/>
          <w:sz w:val="24"/>
          <w:szCs w:val="24"/>
        </w:rPr>
        <w:t>relationship between FPR and the number of populations affected by the demographic event</w:t>
      </w:r>
      <w:r w:rsidR="004D5094">
        <w:rPr>
          <w:rFonts w:ascii="Times New Roman" w:eastAsia="Times New Roman" w:hAnsi="Times New Roman" w:cs="Times New Roman"/>
          <w:sz w:val="24"/>
          <w:szCs w:val="24"/>
        </w:rPr>
        <w:t>, therefore,</w:t>
      </w:r>
      <w:r w:rsidR="007A4E13">
        <w:rPr>
          <w:rFonts w:ascii="Times New Roman" w:eastAsia="Times New Roman" w:hAnsi="Times New Roman" w:cs="Times New Roman"/>
          <w:sz w:val="24"/>
          <w:szCs w:val="24"/>
        </w:rPr>
        <w:t xml:space="preserve"> </w:t>
      </w:r>
      <w:r w:rsidR="00B031BE">
        <w:rPr>
          <w:rFonts w:ascii="Times New Roman" w:eastAsia="Times New Roman" w:hAnsi="Times New Roman" w:cs="Times New Roman"/>
          <w:sz w:val="24"/>
          <w:szCs w:val="24"/>
        </w:rPr>
        <w:t>changed</w:t>
      </w:r>
      <w:r w:rsidR="007A4E13">
        <w:rPr>
          <w:rFonts w:ascii="Times New Roman" w:eastAsia="Times New Roman" w:hAnsi="Times New Roman" w:cs="Times New Roman"/>
          <w:sz w:val="24"/>
          <w:szCs w:val="24"/>
        </w:rPr>
        <w:t xml:space="preserve"> a</w:t>
      </w:r>
      <w:r w:rsidR="004D5094">
        <w:rPr>
          <w:rFonts w:ascii="Times New Roman" w:eastAsia="Times New Roman" w:hAnsi="Times New Roman" w:cs="Times New Roman"/>
          <w:sz w:val="24"/>
          <w:szCs w:val="24"/>
        </w:rPr>
        <w:t>s dispersal became more influen</w:t>
      </w:r>
      <w:r w:rsidR="00735DDF">
        <w:rPr>
          <w:rFonts w:ascii="Times New Roman" w:eastAsia="Times New Roman" w:hAnsi="Times New Roman" w:cs="Times New Roman"/>
          <w:sz w:val="24"/>
          <w:szCs w:val="24"/>
        </w:rPr>
        <w:t>t</w:t>
      </w:r>
      <w:r w:rsidR="004D5094">
        <w:rPr>
          <w:rFonts w:ascii="Times New Roman" w:eastAsia="Times New Roman" w:hAnsi="Times New Roman" w:cs="Times New Roman"/>
          <w:sz w:val="24"/>
          <w:szCs w:val="24"/>
        </w:rPr>
        <w:t>ial</w:t>
      </w:r>
      <w:r w:rsidR="007A4E13">
        <w:rPr>
          <w:rFonts w:ascii="Times New Roman" w:eastAsia="Times New Roman" w:hAnsi="Times New Roman" w:cs="Times New Roman"/>
          <w:sz w:val="24"/>
          <w:szCs w:val="24"/>
        </w:rPr>
        <w:t>.</w:t>
      </w:r>
      <w:r w:rsidR="00B031BE">
        <w:rPr>
          <w:rFonts w:ascii="Times New Roman" w:eastAsia="Times New Roman" w:hAnsi="Times New Roman" w:cs="Times New Roman"/>
          <w:sz w:val="24"/>
          <w:szCs w:val="24"/>
        </w:rPr>
        <w:t xml:space="preserve"> </w:t>
      </w:r>
      <w:r w:rsidR="00ED5A15" w:rsidRPr="00641871">
        <w:rPr>
          <w:rFonts w:ascii="Times New Roman" w:eastAsia="Times New Roman" w:hAnsi="Times New Roman" w:cs="Times New Roman"/>
          <w:sz w:val="24"/>
          <w:szCs w:val="24"/>
        </w:rPr>
        <w:t xml:space="preserve">FPR </w:t>
      </w:r>
      <w:r w:rsidR="007A4E13" w:rsidRPr="00641871">
        <w:rPr>
          <w:rFonts w:ascii="Times New Roman" w:eastAsia="Times New Roman" w:hAnsi="Times New Roman" w:cs="Times New Roman"/>
          <w:sz w:val="24"/>
          <w:szCs w:val="24"/>
        </w:rPr>
        <w:t xml:space="preserve">did not change much for the L1 scenario, and changed the most dramatically for </w:t>
      </w:r>
      <w:r w:rsidR="007A4E13" w:rsidRPr="00641871">
        <w:rPr>
          <w:rFonts w:ascii="Times New Roman" w:eastAsia="Times New Roman" w:hAnsi="Times New Roman" w:cs="Times New Roman"/>
          <w:sz w:val="24"/>
          <w:szCs w:val="24"/>
        </w:rPr>
        <w:lastRenderedPageBreak/>
        <w:t>the H3 scenario</w:t>
      </w:r>
      <w:r w:rsidR="00864BB6" w:rsidRPr="00641871">
        <w:rPr>
          <w:rFonts w:ascii="Times New Roman" w:eastAsia="Times New Roman" w:hAnsi="Times New Roman" w:cs="Times New Roman"/>
          <w:sz w:val="24"/>
          <w:szCs w:val="24"/>
        </w:rPr>
        <w:t xml:space="preserve"> (Fig. 6)</w:t>
      </w:r>
      <w:r w:rsidR="007A4E13" w:rsidRPr="00641871">
        <w:rPr>
          <w:rFonts w:ascii="Times New Roman" w:eastAsia="Times New Roman" w:hAnsi="Times New Roman" w:cs="Times New Roman"/>
          <w:sz w:val="24"/>
          <w:szCs w:val="24"/>
        </w:rPr>
        <w:t xml:space="preserve">, </w:t>
      </w:r>
      <w:r w:rsidR="00864BB6" w:rsidRPr="00641871">
        <w:rPr>
          <w:rFonts w:ascii="Times New Roman" w:eastAsia="Times New Roman" w:hAnsi="Times New Roman" w:cs="Times New Roman"/>
          <w:sz w:val="24"/>
          <w:szCs w:val="24"/>
        </w:rPr>
        <w:t xml:space="preserve">again </w:t>
      </w:r>
      <w:r w:rsidR="00053730">
        <w:rPr>
          <w:rFonts w:ascii="Times New Roman" w:eastAsia="Times New Roman" w:hAnsi="Times New Roman" w:cs="Times New Roman"/>
          <w:sz w:val="24"/>
          <w:szCs w:val="24"/>
        </w:rPr>
        <w:t>denoting</w:t>
      </w:r>
      <w:r w:rsidR="007A4E13">
        <w:rPr>
          <w:rFonts w:ascii="Times New Roman" w:eastAsia="Times New Roman" w:hAnsi="Times New Roman" w:cs="Times New Roman"/>
          <w:sz w:val="24"/>
          <w:szCs w:val="24"/>
        </w:rPr>
        <w:t xml:space="preserve"> differences in the influence of time between our two most extreme scenarios</w:t>
      </w:r>
      <w:r w:rsidR="00053730">
        <w:rPr>
          <w:rFonts w:ascii="Times New Roman" w:eastAsia="Times New Roman" w:hAnsi="Times New Roman" w:cs="Times New Roman"/>
          <w:sz w:val="24"/>
          <w:szCs w:val="24"/>
        </w:rPr>
        <w:t>, which could be useful for potential TGI users</w:t>
      </w:r>
      <w:r w:rsidR="007A4E13">
        <w:rPr>
          <w:rFonts w:ascii="Times New Roman" w:eastAsia="Times New Roman" w:hAnsi="Times New Roman" w:cs="Times New Roman"/>
          <w:sz w:val="24"/>
          <w:szCs w:val="24"/>
        </w:rPr>
        <w:t>.</w:t>
      </w:r>
    </w:p>
    <w:p w14:paraId="329E398D" w14:textId="6F287414" w:rsidR="00074D7C" w:rsidRDefault="00261B7F" w:rsidP="00B47107">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When considering the scenario most likely to preserve the signal according to earlie</w:t>
      </w:r>
      <w:r>
        <w:rPr>
          <w:rFonts w:ascii="Times New Roman" w:eastAsia="Times New Roman" w:hAnsi="Times New Roman" w:cs="Times New Roman"/>
          <w:sz w:val="24"/>
          <w:szCs w:val="24"/>
        </w:rPr>
        <w:t>r results on FNR and FPR (</w:t>
      </w:r>
      <w:r w:rsidR="00E10364">
        <w:rPr>
          <w:rFonts w:ascii="Times New Roman" w:eastAsia="Times New Roman" w:hAnsi="Times New Roman" w:cs="Times New Roman"/>
          <w:sz w:val="24"/>
          <w:szCs w:val="24"/>
        </w:rPr>
        <w:t>L1</w:t>
      </w:r>
      <w:r>
        <w:rPr>
          <w:rFonts w:ascii="Times New Roman" w:eastAsia="Times New Roman" w:hAnsi="Times New Roman" w:cs="Times New Roman"/>
          <w:sz w:val="24"/>
          <w:szCs w:val="24"/>
        </w:rPr>
        <w:t>), the TG</w:t>
      </w:r>
      <w:r w:rsidRPr="0007763B">
        <w:rPr>
          <w:rFonts w:ascii="Times New Roman" w:eastAsia="Times New Roman" w:hAnsi="Times New Roman" w:cs="Times New Roman"/>
          <w:sz w:val="24"/>
          <w:szCs w:val="24"/>
        </w:rPr>
        <w:t xml:space="preserve">I approach was still able to </w:t>
      </w:r>
      <w:r w:rsidR="00E10364">
        <w:rPr>
          <w:rFonts w:ascii="Times New Roman" w:eastAsia="Times New Roman" w:hAnsi="Times New Roman" w:cs="Times New Roman"/>
          <w:sz w:val="24"/>
          <w:szCs w:val="24"/>
        </w:rPr>
        <w:t>keep</w:t>
      </w:r>
      <w:r w:rsidRPr="0007763B">
        <w:rPr>
          <w:rFonts w:ascii="Times New Roman" w:eastAsia="Times New Roman" w:hAnsi="Times New Roman" w:cs="Times New Roman"/>
          <w:sz w:val="24"/>
          <w:szCs w:val="24"/>
        </w:rPr>
        <w:t xml:space="preserve"> false </w:t>
      </w:r>
      <w:r w:rsidR="004E072F">
        <w:rPr>
          <w:rFonts w:ascii="Times New Roman" w:eastAsia="Times New Roman" w:hAnsi="Times New Roman" w:cs="Times New Roman"/>
          <w:sz w:val="24"/>
          <w:szCs w:val="24"/>
        </w:rPr>
        <w:t xml:space="preserve">negatives </w:t>
      </w:r>
      <w:r w:rsidR="00E10364">
        <w:rPr>
          <w:rFonts w:ascii="Times New Roman" w:eastAsia="Times New Roman" w:hAnsi="Times New Roman" w:cs="Times New Roman"/>
          <w:sz w:val="24"/>
          <w:szCs w:val="24"/>
        </w:rPr>
        <w:t>below 15%</w:t>
      </w:r>
      <w:r w:rsidR="004E072F">
        <w:rPr>
          <w:rFonts w:ascii="Times New Roman" w:eastAsia="Times New Roman" w:hAnsi="Times New Roman" w:cs="Times New Roman"/>
          <w:sz w:val="24"/>
          <w:szCs w:val="24"/>
        </w:rPr>
        <w:t xml:space="preserve"> </w:t>
      </w:r>
      <w:r w:rsidR="00E10364">
        <w:rPr>
          <w:rFonts w:ascii="Times New Roman" w:eastAsia="Times New Roman" w:hAnsi="Times New Roman" w:cs="Times New Roman"/>
          <w:sz w:val="24"/>
          <w:szCs w:val="24"/>
        </w:rPr>
        <w:t xml:space="preserve">and </w:t>
      </w:r>
      <w:r w:rsidR="00E10364" w:rsidRPr="0007763B">
        <w:rPr>
          <w:rFonts w:ascii="Times New Roman" w:eastAsia="Times New Roman" w:hAnsi="Times New Roman" w:cs="Times New Roman"/>
          <w:sz w:val="24"/>
          <w:szCs w:val="24"/>
        </w:rPr>
        <w:t xml:space="preserve">false positives </w:t>
      </w:r>
      <w:r w:rsidR="00E10364">
        <w:rPr>
          <w:rFonts w:ascii="Times New Roman" w:eastAsia="Times New Roman" w:hAnsi="Times New Roman" w:cs="Times New Roman"/>
          <w:sz w:val="24"/>
          <w:szCs w:val="24"/>
        </w:rPr>
        <w:t xml:space="preserve">below </w:t>
      </w:r>
      <w:r>
        <w:rPr>
          <w:rFonts w:ascii="Times New Roman" w:eastAsia="Times New Roman" w:hAnsi="Times New Roman" w:cs="Times New Roman"/>
          <w:sz w:val="24"/>
          <w:szCs w:val="24"/>
        </w:rPr>
        <w:t>10</w:t>
      </w:r>
      <w:r w:rsidR="00E10364">
        <w:rPr>
          <w:rFonts w:ascii="Times New Roman" w:eastAsia="Times New Roman" w:hAnsi="Times New Roman" w:cs="Times New Roman"/>
          <w:sz w:val="24"/>
          <w:szCs w:val="24"/>
        </w:rPr>
        <w:t xml:space="preserve">%, even for a second sampling done 9 years after the event </w:t>
      </w:r>
      <w:r w:rsidRPr="0007763B">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 xml:space="preserve">Fig. </w:t>
      </w:r>
      <w:r w:rsidR="00E10364">
        <w:rPr>
          <w:rFonts w:ascii="Times New Roman" w:eastAsia="Times New Roman" w:hAnsi="Times New Roman" w:cs="Times New Roman"/>
          <w:sz w:val="24"/>
          <w:szCs w:val="24"/>
        </w:rPr>
        <w:t xml:space="preserve">5, </w:t>
      </w:r>
      <w:r w:rsidR="00E916A4">
        <w:rPr>
          <w:rFonts w:ascii="Times New Roman" w:eastAsia="Times New Roman" w:hAnsi="Times New Roman" w:cs="Times New Roman"/>
          <w:sz w:val="24"/>
          <w:szCs w:val="24"/>
        </w:rPr>
        <w:t>6</w:t>
      </w:r>
      <w:r w:rsidRPr="0007763B">
        <w:rPr>
          <w:rFonts w:ascii="Times New Roman" w:eastAsia="Times New Roman" w:hAnsi="Times New Roman" w:cs="Times New Roman"/>
          <w:sz w:val="24"/>
          <w:szCs w:val="24"/>
        </w:rPr>
        <w:t>)</w:t>
      </w:r>
      <w:r w:rsidR="00A736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regardless of whether the first or second sampling is responsible for the time lag. </w:t>
      </w:r>
    </w:p>
    <w:p w14:paraId="19D82384" w14:textId="77777777" w:rsidR="00817492" w:rsidRDefault="00817492" w:rsidP="00B47107">
      <w:pPr>
        <w:spacing w:before="240" w:after="240" w:line="480" w:lineRule="auto"/>
        <w:rPr>
          <w:rFonts w:ascii="Times New Roman" w:eastAsia="Times New Roman" w:hAnsi="Times New Roman" w:cs="Times New Roman"/>
          <w:i/>
          <w:sz w:val="24"/>
          <w:szCs w:val="24"/>
          <w:lang w:val="en-GB"/>
        </w:rPr>
      </w:pPr>
    </w:p>
    <w:p w14:paraId="5A20F6AB" w14:textId="4301098C" w:rsidR="00CC5037" w:rsidRDefault="00CC5037" w:rsidP="00B47107">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i/>
          <w:sz w:val="24"/>
          <w:szCs w:val="24"/>
          <w:lang w:val="en-GB"/>
        </w:rPr>
        <w:t>Application example</w:t>
      </w:r>
    </w:p>
    <w:p w14:paraId="5E3D4F88" w14:textId="49441E87" w:rsidR="00CE5170" w:rsidRPr="007C09B8" w:rsidRDefault="00CE5170" w:rsidP="00B4710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The </w:t>
      </w:r>
      <w:r w:rsidR="00774023">
        <w:rPr>
          <w:rFonts w:ascii="Times New Roman" w:eastAsia="Times New Roman" w:hAnsi="Times New Roman" w:cs="Times New Roman"/>
          <w:sz w:val="24"/>
          <w:szCs w:val="24"/>
          <w:lang w:val="en-GB"/>
        </w:rPr>
        <w:t xml:space="preserve">Northern </w:t>
      </w:r>
      <w:r>
        <w:rPr>
          <w:rFonts w:ascii="Times New Roman" w:eastAsia="Times New Roman" w:hAnsi="Times New Roman" w:cs="Times New Roman"/>
          <w:sz w:val="24"/>
          <w:szCs w:val="24"/>
          <w:lang w:val="en-GB"/>
        </w:rPr>
        <w:t>tidewater goby</w:t>
      </w:r>
      <w:r w:rsidR="00774023">
        <w:rPr>
          <w:rFonts w:ascii="Times New Roman" w:eastAsia="Times New Roman" w:hAnsi="Times New Roman" w:cs="Times New Roman"/>
          <w:sz w:val="24"/>
          <w:szCs w:val="24"/>
          <w:lang w:val="en-GB"/>
        </w:rPr>
        <w:t xml:space="preserve"> (</w:t>
      </w:r>
      <w:r w:rsidR="00774023" w:rsidRPr="00774023">
        <w:rPr>
          <w:rFonts w:ascii="Times New Roman" w:eastAsia="Times New Roman" w:hAnsi="Times New Roman" w:cs="Times New Roman"/>
          <w:i/>
          <w:sz w:val="24"/>
          <w:szCs w:val="24"/>
          <w:lang w:val="en-GB"/>
        </w:rPr>
        <w:t>Eucyclogobius newberryi</w:t>
      </w:r>
      <w:r w:rsidR="00774023" w:rsidRPr="00774023">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 xml:space="preserve"> is</w:t>
      </w:r>
      <w:r w:rsidR="00774023">
        <w:rPr>
          <w:rFonts w:ascii="Times New Roman" w:eastAsia="Times New Roman" w:hAnsi="Times New Roman" w:cs="Times New Roman"/>
          <w:sz w:val="24"/>
          <w:szCs w:val="24"/>
          <w:lang w:val="en-GB"/>
        </w:rPr>
        <w:t xml:space="preserve"> a small endangered fish which lives in brackish estuaries and lagoons along the coast of Cal</w:t>
      </w:r>
      <w:r w:rsidR="00662E4F">
        <w:rPr>
          <w:rFonts w:ascii="Times New Roman" w:eastAsia="Times New Roman" w:hAnsi="Times New Roman" w:cs="Times New Roman"/>
          <w:sz w:val="24"/>
          <w:szCs w:val="24"/>
          <w:lang w:val="en-GB"/>
        </w:rPr>
        <w:t>ifornia. Beyond the need to further our understanding of its ecology to protect it</w:t>
      </w:r>
      <w:r w:rsidR="00774023">
        <w:rPr>
          <w:rFonts w:ascii="Times New Roman" w:eastAsia="Times New Roman" w:hAnsi="Times New Roman" w:cs="Times New Roman"/>
          <w:sz w:val="24"/>
          <w:szCs w:val="24"/>
          <w:lang w:val="en-GB"/>
        </w:rPr>
        <w:t xml:space="preserve">, this species represents an interesting model </w:t>
      </w:r>
      <w:r w:rsidR="00662E4F">
        <w:rPr>
          <w:rFonts w:ascii="Times New Roman" w:eastAsia="Times New Roman" w:hAnsi="Times New Roman" w:cs="Times New Roman"/>
          <w:sz w:val="24"/>
          <w:szCs w:val="24"/>
          <w:lang w:val="en-GB"/>
        </w:rPr>
        <w:t xml:space="preserve">because dispersal between suitable habitat patches occurs during rare, discrete events. </w:t>
      </w:r>
      <w:r>
        <w:rPr>
          <w:rFonts w:ascii="Times New Roman" w:eastAsia="Times New Roman" w:hAnsi="Times New Roman" w:cs="Times New Roman"/>
          <w:sz w:val="24"/>
          <w:szCs w:val="24"/>
          <w:lang w:val="en-GB"/>
        </w:rPr>
        <w:t>Previous work investigated</w:t>
      </w:r>
      <w:r w:rsidR="009E683E">
        <w:rPr>
          <w:rFonts w:ascii="Times New Roman" w:eastAsia="Times New Roman" w:hAnsi="Times New Roman" w:cs="Times New Roman"/>
          <w:sz w:val="24"/>
          <w:szCs w:val="24"/>
          <w:lang w:val="en-GB"/>
        </w:rPr>
        <w:t xml:space="preserve"> extinc</w:t>
      </w:r>
      <w:r w:rsidR="009E683E" w:rsidRPr="009E683E">
        <w:rPr>
          <w:rFonts w:ascii="Times New Roman" w:eastAsia="Times New Roman" w:hAnsi="Times New Roman" w:cs="Times New Roman"/>
          <w:sz w:val="24"/>
          <w:szCs w:val="24"/>
          <w:lang w:val="en-GB"/>
        </w:rPr>
        <w:t>tion–colonization dynamics</w:t>
      </w:r>
      <w:r w:rsidR="009E683E">
        <w:rPr>
          <w:rFonts w:ascii="Times New Roman" w:eastAsia="Times New Roman" w:hAnsi="Times New Roman" w:cs="Times New Roman"/>
          <w:sz w:val="24"/>
          <w:szCs w:val="24"/>
          <w:lang w:val="en-GB"/>
        </w:rPr>
        <w:t xml:space="preserve"> through evaluation of genetic diversity across the landscape at several points in time </w:t>
      </w:r>
      <w:r w:rsidR="009E683E">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[62]","plainTextFormattedCitation":"[62]","previouslyFormattedCitation":"[61]"},"properties":{"noteIndex":0},"schema":"https://github.com/citation-style-language/schema/raw/master/csl-citation.json"}</w:instrText>
      </w:r>
      <w:r w:rsidR="009E683E">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[62]</w:t>
      </w:r>
      <w:r w:rsidR="009E683E">
        <w:rPr>
          <w:rFonts w:ascii="Times New Roman" w:eastAsia="Times New Roman" w:hAnsi="Times New Roman" w:cs="Times New Roman"/>
          <w:sz w:val="24"/>
          <w:szCs w:val="24"/>
          <w:lang w:val="en-GB"/>
        </w:rPr>
        <w:fldChar w:fldCharType="end"/>
      </w:r>
      <w:r w:rsidR="009E683E">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 xml:space="preserve"> The Elk River population was</w:t>
      </w:r>
      <w:r w:rsidR="009E683E">
        <w:rPr>
          <w:rFonts w:ascii="Times New Roman" w:eastAsia="Times New Roman" w:hAnsi="Times New Roman" w:cs="Times New Roman"/>
          <w:sz w:val="24"/>
          <w:szCs w:val="24"/>
          <w:lang w:val="en-GB"/>
        </w:rPr>
        <w:t xml:space="preserve"> a</w:t>
      </w:r>
      <w:r>
        <w:rPr>
          <w:rFonts w:ascii="Times New Roman" w:eastAsia="Times New Roman" w:hAnsi="Times New Roman" w:cs="Times New Roman"/>
          <w:sz w:val="24"/>
          <w:szCs w:val="24"/>
          <w:lang w:val="en-GB"/>
        </w:rPr>
        <w:t xml:space="preserve"> population where unexpected temporal genetic change was suggested to have taken place</w:t>
      </w:r>
      <w:r w:rsidR="009E683E">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[62]","plainTextFormattedCitation":"[62]","previouslyFormattedCitation":"[61]"},"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[62]</w:t>
      </w:r>
      <w:r>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TGI</w:t>
      </w:r>
      <w:r w:rsidR="00415BB4">
        <w:rPr>
          <w:rFonts w:ascii="Times New Roman" w:eastAsia="Times New Roman" w:hAnsi="Times New Roman" w:cs="Times New Roman"/>
          <w:sz w:val="24"/>
          <w:szCs w:val="24"/>
          <w:lang w:val="en-GB"/>
        </w:rPr>
        <w:t xml:space="preserve"> was a relevant approach to analyse this dataset as it </w:t>
      </w:r>
      <w:r w:rsidR="009E683E">
        <w:rPr>
          <w:rFonts w:ascii="Times New Roman" w:eastAsia="Times New Roman" w:hAnsi="Times New Roman" w:cs="Times New Roman"/>
          <w:sz w:val="24"/>
          <w:szCs w:val="24"/>
          <w:lang w:val="en-GB"/>
        </w:rPr>
        <w:t xml:space="preserve">provided a </w:t>
      </w:r>
      <w:r w:rsidR="00941118">
        <w:rPr>
          <w:rFonts w:ascii="Times New Roman" w:eastAsia="Times New Roman" w:hAnsi="Times New Roman" w:cs="Times New Roman"/>
          <w:sz w:val="24"/>
          <w:szCs w:val="24"/>
          <w:lang w:val="en-GB"/>
        </w:rPr>
        <w:t>rigorous</w:t>
      </w:r>
      <w:r>
        <w:rPr>
          <w:rFonts w:ascii="Times New Roman" w:eastAsia="Times New Roman" w:hAnsi="Times New Roman" w:cs="Times New Roman"/>
          <w:sz w:val="24"/>
          <w:szCs w:val="24"/>
          <w:lang w:val="en-GB"/>
        </w:rPr>
        <w:t xml:space="preserve"> test</w:t>
      </w:r>
      <w:r w:rsidR="009E683E">
        <w:rPr>
          <w:rFonts w:ascii="Times New Roman" w:eastAsia="Times New Roman" w:hAnsi="Times New Roman" w:cs="Times New Roman"/>
          <w:sz w:val="24"/>
          <w:szCs w:val="24"/>
          <w:lang w:val="en-GB"/>
        </w:rPr>
        <w:t xml:space="preserve"> of whether significant temporal genetic change occurred in any population of this landscape</w:t>
      </w:r>
      <w:r w:rsidR="00415BB4">
        <w:rPr>
          <w:rFonts w:ascii="Times New Roman" w:eastAsia="Times New Roman" w:hAnsi="Times New Roman" w:cs="Times New Roman"/>
          <w:sz w:val="24"/>
          <w:szCs w:val="24"/>
          <w:lang w:val="en-GB"/>
        </w:rPr>
        <w:t>.</w:t>
      </w:r>
    </w:p>
    <w:p w14:paraId="22D8B751" w14:textId="309D25B9" w:rsidR="00115765" w:rsidRPr="007C09B8" w:rsidRDefault="00CE5170" w:rsidP="00B4710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Using </w:t>
      </w:r>
      <w:r w:rsidR="007C09B8">
        <w:rPr>
          <w:rFonts w:ascii="Times New Roman" w:eastAsia="Times New Roman" w:hAnsi="Times New Roman" w:cs="Times New Roman"/>
          <w:sz w:val="24"/>
          <w:szCs w:val="24"/>
          <w:lang w:val="en-GB"/>
        </w:rPr>
        <w:t>TGI</w:t>
      </w:r>
      <w:r>
        <w:rPr>
          <w:rFonts w:ascii="Times New Roman" w:eastAsia="Times New Roman" w:hAnsi="Times New Roman" w:cs="Times New Roman"/>
          <w:sz w:val="24"/>
          <w:szCs w:val="24"/>
          <w:lang w:val="en-GB"/>
        </w:rPr>
        <w:t>, we found that</w:t>
      </w:r>
      <w:r w:rsidR="007C09B8">
        <w:rPr>
          <w:rFonts w:ascii="Times New Roman" w:eastAsia="Times New Roman" w:hAnsi="Times New Roman" w:cs="Times New Roman"/>
          <w:sz w:val="24"/>
          <w:szCs w:val="24"/>
          <w:lang w:val="en-GB"/>
        </w:rPr>
        <w:t xml:space="preserve"> the Elk River population</w:t>
      </w:r>
      <w:r w:rsidR="003E5DC8">
        <w:rPr>
          <w:rFonts w:ascii="Times New Roman" w:eastAsia="Times New Roman" w:hAnsi="Times New Roman" w:cs="Times New Roman"/>
          <w:sz w:val="24"/>
          <w:szCs w:val="24"/>
          <w:lang w:val="en-GB"/>
        </w:rPr>
        <w:t xml:space="preserve"> of Northern tidewater goby</w:t>
      </w:r>
      <w:r w:rsidR="0013029C">
        <w:rPr>
          <w:rFonts w:ascii="Times New Roman" w:eastAsia="Times New Roman" w:hAnsi="Times New Roman" w:cs="Times New Roman"/>
          <w:sz w:val="24"/>
          <w:szCs w:val="24"/>
          <w:lang w:val="en-GB"/>
        </w:rPr>
        <w:t xml:space="preserve"> </w:t>
      </w:r>
      <w:r w:rsidR="0013029C">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[62]","plainTextFormattedCitation":"[62]","previouslyFormattedCitation":"[61]"},"properties":{"noteIndex":0},"schema":"https://github.com/citation-style-language/schema/raw/master/csl-citation.json"}</w:instrText>
      </w:r>
      <w:r w:rsidR="0013029C">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[62]</w:t>
      </w:r>
      <w:r w:rsidR="0013029C">
        <w:rPr>
          <w:rFonts w:ascii="Times New Roman" w:eastAsia="Times New Roman" w:hAnsi="Times New Roman" w:cs="Times New Roman"/>
          <w:sz w:val="24"/>
          <w:szCs w:val="24"/>
          <w:lang w:val="en-GB"/>
        </w:rPr>
        <w:fldChar w:fldCharType="end"/>
      </w:r>
      <w:r w:rsidR="007C09B8">
        <w:rPr>
          <w:rFonts w:ascii="Times New Roman" w:eastAsia="Times New Roman" w:hAnsi="Times New Roman" w:cs="Times New Roman"/>
          <w:sz w:val="24"/>
          <w:szCs w:val="24"/>
          <w:lang w:val="en-GB"/>
        </w:rPr>
        <w:t xml:space="preserve"> has </w:t>
      </w:r>
      <w:r>
        <w:rPr>
          <w:rFonts w:ascii="Times New Roman" w:eastAsia="Times New Roman" w:hAnsi="Times New Roman" w:cs="Times New Roman"/>
          <w:sz w:val="24"/>
          <w:szCs w:val="24"/>
          <w:lang w:val="en-GB"/>
        </w:rPr>
        <w:t xml:space="preserve">indeed </w:t>
      </w:r>
      <w:r w:rsidR="007C09B8">
        <w:rPr>
          <w:rFonts w:ascii="Times New Roman" w:eastAsia="Times New Roman" w:hAnsi="Times New Roman" w:cs="Times New Roman"/>
          <w:sz w:val="24"/>
          <w:szCs w:val="24"/>
          <w:lang w:val="en-GB"/>
        </w:rPr>
        <w:t xml:space="preserve">changed </w:t>
      </w:r>
      <w:r>
        <w:rPr>
          <w:rFonts w:ascii="Times New Roman" w:eastAsia="Times New Roman" w:hAnsi="Times New Roman" w:cs="Times New Roman"/>
          <w:sz w:val="24"/>
          <w:szCs w:val="24"/>
          <w:lang w:val="en-GB"/>
        </w:rPr>
        <w:t xml:space="preserve">significantly </w:t>
      </w:r>
      <w:r w:rsidR="007C09B8">
        <w:rPr>
          <w:rFonts w:ascii="Times New Roman" w:eastAsia="Times New Roman" w:hAnsi="Times New Roman" w:cs="Times New Roman"/>
          <w:sz w:val="24"/>
          <w:szCs w:val="24"/>
          <w:lang w:val="en-GB"/>
        </w:rPr>
        <w:t>relative to the other populations sampled in the study area (</w:t>
      </w:r>
      <w:r w:rsidR="00941118">
        <w:rPr>
          <w:rFonts w:ascii="Times New Roman" w:eastAsia="Times New Roman" w:hAnsi="Times New Roman" w:cs="Times New Roman"/>
          <w:sz w:val="24"/>
          <w:szCs w:val="24"/>
          <w:lang w:val="en-GB"/>
        </w:rPr>
        <w:t xml:space="preserve">permutation </w:t>
      </w:r>
      <w:r w:rsidR="007C09B8">
        <w:rPr>
          <w:rFonts w:ascii="Times New Roman" w:eastAsia="Times New Roman" w:hAnsi="Times New Roman" w:cs="Times New Roman"/>
          <w:sz w:val="24"/>
          <w:szCs w:val="24"/>
          <w:lang w:val="en-GB"/>
        </w:rPr>
        <w:t>p</w:t>
      </w:r>
      <w:r>
        <w:rPr>
          <w:rFonts w:ascii="Times New Roman" w:eastAsia="Times New Roman" w:hAnsi="Times New Roman" w:cs="Times New Roman"/>
          <w:sz w:val="24"/>
          <w:szCs w:val="24"/>
          <w:lang w:val="en-GB"/>
        </w:rPr>
        <w:t>-</w:t>
      </w:r>
      <w:r w:rsidR="007C09B8">
        <w:rPr>
          <w:rFonts w:ascii="Times New Roman" w:eastAsia="Times New Roman" w:hAnsi="Times New Roman" w:cs="Times New Roman"/>
          <w:sz w:val="24"/>
          <w:szCs w:val="24"/>
          <w:lang w:val="en-GB"/>
        </w:rPr>
        <w:t>value = 0.00</w:t>
      </w:r>
      <w:r w:rsidR="000A6983">
        <w:rPr>
          <w:rFonts w:ascii="Times New Roman" w:eastAsia="Times New Roman" w:hAnsi="Times New Roman" w:cs="Times New Roman"/>
          <w:sz w:val="24"/>
          <w:szCs w:val="24"/>
          <w:lang w:val="en-GB"/>
        </w:rPr>
        <w:t>05</w:t>
      </w:r>
      <w:r w:rsidR="007C09B8">
        <w:rPr>
          <w:rFonts w:ascii="Times New Roman" w:eastAsia="Times New Roman" w:hAnsi="Times New Roman" w:cs="Times New Roman"/>
          <w:sz w:val="24"/>
          <w:szCs w:val="24"/>
          <w:lang w:val="en-GB"/>
        </w:rPr>
        <w:t>)</w:t>
      </w:r>
      <w:r w:rsidR="000A6983">
        <w:rPr>
          <w:rFonts w:ascii="Times New Roman" w:eastAsia="Times New Roman" w:hAnsi="Times New Roman" w:cs="Times New Roman"/>
          <w:sz w:val="24"/>
          <w:szCs w:val="24"/>
          <w:lang w:val="en-GB"/>
        </w:rPr>
        <w:t>, even after using strict adjustm</w:t>
      </w:r>
      <w:r w:rsidR="00941118">
        <w:rPr>
          <w:rFonts w:ascii="Times New Roman" w:eastAsia="Times New Roman" w:hAnsi="Times New Roman" w:cs="Times New Roman"/>
          <w:sz w:val="24"/>
          <w:szCs w:val="24"/>
          <w:lang w:val="en-GB"/>
        </w:rPr>
        <w:t>ents (Holm-Bonferroni adjusted permutation p-</w:t>
      </w:r>
      <w:r w:rsidR="000A6983">
        <w:rPr>
          <w:rFonts w:ascii="Times New Roman" w:eastAsia="Times New Roman" w:hAnsi="Times New Roman" w:cs="Times New Roman"/>
          <w:sz w:val="24"/>
          <w:szCs w:val="24"/>
          <w:lang w:val="en-GB"/>
        </w:rPr>
        <w:t>value = 0.004)</w:t>
      </w:r>
      <w:r w:rsidR="007C09B8">
        <w:rPr>
          <w:rFonts w:ascii="Times New Roman" w:eastAsia="Times New Roman" w:hAnsi="Times New Roman" w:cs="Times New Roman"/>
          <w:sz w:val="24"/>
          <w:szCs w:val="24"/>
          <w:lang w:val="en-GB"/>
        </w:rPr>
        <w:t>.</w:t>
      </w:r>
      <w:r w:rsidR="0013029C">
        <w:rPr>
          <w:rFonts w:ascii="Times New Roman" w:eastAsia="Times New Roman" w:hAnsi="Times New Roman" w:cs="Times New Roman"/>
          <w:sz w:val="24"/>
          <w:szCs w:val="24"/>
          <w:lang w:val="en-GB"/>
        </w:rPr>
        <w:t xml:space="preserve"> </w:t>
      </w:r>
      <w:r w:rsidR="003E16F2">
        <w:rPr>
          <w:rFonts w:ascii="Times New Roman" w:eastAsia="Times New Roman" w:hAnsi="Times New Roman" w:cs="Times New Roman"/>
          <w:sz w:val="24"/>
          <w:szCs w:val="24"/>
          <w:lang w:val="en-GB"/>
        </w:rPr>
        <w:t xml:space="preserve">The results describe a loss of genetic diversity in that population between 2006 </w:t>
      </w:r>
      <w:r w:rsidR="003E16F2">
        <w:rPr>
          <w:rFonts w:ascii="Times New Roman" w:eastAsia="Times New Roman" w:hAnsi="Times New Roman" w:cs="Times New Roman"/>
          <w:sz w:val="24"/>
          <w:szCs w:val="24"/>
          <w:lang w:val="en-GB"/>
        </w:rPr>
        <w:lastRenderedPageBreak/>
        <w:t>and 2011</w:t>
      </w:r>
      <w:r>
        <w:rPr>
          <w:rFonts w:ascii="Times New Roman" w:eastAsia="Times New Roman" w:hAnsi="Times New Roman" w:cs="Times New Roman"/>
          <w:sz w:val="24"/>
          <w:szCs w:val="24"/>
          <w:lang w:val="en-GB"/>
        </w:rPr>
        <w:t xml:space="preserve">, </w:t>
      </w:r>
      <w:r w:rsidR="009A22A3">
        <w:rPr>
          <w:rFonts w:ascii="Times New Roman" w:eastAsia="Times New Roman" w:hAnsi="Times New Roman" w:cs="Times New Roman"/>
          <w:sz w:val="24"/>
          <w:szCs w:val="24"/>
          <w:lang w:val="en-GB"/>
        </w:rPr>
        <w:t>supporting the suggestion made in</w:t>
      </w:r>
      <w:r w:rsidR="00E00B50">
        <w:rPr>
          <w:rFonts w:ascii="Times New Roman" w:eastAsia="Times New Roman" w:hAnsi="Times New Roman" w:cs="Times New Roman"/>
          <w:sz w:val="24"/>
          <w:szCs w:val="24"/>
          <w:lang w:val="en-GB"/>
        </w:rPr>
        <w:t xml:space="preserve"> a previous study,</w:t>
      </w:r>
      <w:r w:rsidR="00500627">
        <w:rPr>
          <w:rFonts w:ascii="Times New Roman" w:eastAsia="Times New Roman" w:hAnsi="Times New Roman" w:cs="Times New Roman"/>
          <w:sz w:val="24"/>
          <w:szCs w:val="24"/>
          <w:lang w:val="en-GB"/>
        </w:rPr>
        <w:t xml:space="preserve"> through a proper testing framework</w:t>
      </w:r>
      <w:r w:rsidR="00E00B50">
        <w:rPr>
          <w:rFonts w:ascii="Times New Roman" w:eastAsia="Times New Roman" w:hAnsi="Times New Roman" w:cs="Times New Roman"/>
          <w:sz w:val="24"/>
          <w:szCs w:val="24"/>
          <w:lang w:val="en-GB"/>
        </w:rPr>
        <w:t>.</w:t>
      </w:r>
    </w:p>
    <w:p w14:paraId="47F6E302" w14:textId="656F95FF" w:rsidR="00716E49" w:rsidRPr="0007763B" w:rsidRDefault="00716E49" w:rsidP="00B47107">
      <w:pPr>
        <w:spacing w:before="240" w:after="240" w:line="480" w:lineRule="auto"/>
        <w:rPr>
          <w:rFonts w:ascii="Times New Roman" w:eastAsia="Times New Roman" w:hAnsi="Times New Roman" w:cs="Times New Roman"/>
          <w:sz w:val="24"/>
          <w:szCs w:val="24"/>
        </w:rPr>
      </w:pPr>
    </w:p>
    <w:p w14:paraId="0EE93A26" w14:textId="77777777" w:rsidR="00635AF6" w:rsidRDefault="00635AF6" w:rsidP="00B47107">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2B3F6ED8" w14:textId="0E766EE5" w:rsidR="00CE5170" w:rsidRDefault="00CE5170" w:rsidP="00B47107">
      <w:pPr>
        <w:spacing w:before="240" w:after="240" w:line="480" w:lineRule="auto"/>
        <w:rPr>
          <w:rFonts w:ascii="Times New Roman" w:eastAsia="Times New Roman" w:hAnsi="Times New Roman" w:cs="Times New Roman"/>
          <w:sz w:val="24"/>
          <w:szCs w:val="24"/>
        </w:rPr>
      </w:pPr>
      <w:commentRangeStart w:id="7"/>
      <w:ins w:id="8" w:author="Patrick" w:date="2020-07-29T12:43:00Z">
        <w:r>
          <w:rPr>
            <w:rFonts w:ascii="Times New Roman" w:eastAsia="Times New Roman" w:hAnsi="Times New Roman" w:cs="Times New Roman"/>
            <w:sz w:val="24"/>
            <w:szCs w:val="24"/>
          </w:rPr>
          <w:t>Xxx</w:t>
        </w:r>
        <w:commentRangeEnd w:id="7"/>
        <w:r>
          <w:rPr>
            <w:rStyle w:val="Marquedecommentaire"/>
          </w:rPr>
          <w:commentReference w:id="7"/>
        </w:r>
      </w:ins>
    </w:p>
    <w:p w14:paraId="1AF52B7A" w14:textId="77777777" w:rsidR="00E31CD5" w:rsidRDefault="00E31CD5" w:rsidP="00E31CD5">
      <w:pPr>
        <w:spacing w:before="240" w:after="240" w:line="480" w:lineRule="auto"/>
        <w:rPr>
          <w:rFonts w:ascii="Times New Roman" w:eastAsia="Times New Roman" w:hAnsi="Times New Roman" w:cs="Times New Roman"/>
          <w:sz w:val="24"/>
          <w:szCs w:val="24"/>
        </w:rPr>
      </w:pPr>
      <w:commentRangeStart w:id="9"/>
      <w:r w:rsidRPr="00EE5A45">
        <w:rPr>
          <w:rFonts w:ascii="Times New Roman" w:eastAsia="Times New Roman" w:hAnsi="Times New Roman" w:cs="Times New Roman"/>
          <w:sz w:val="24"/>
          <w:szCs w:val="24"/>
        </w:rPr>
        <w:t>In</w:t>
      </w:r>
      <w:commentRangeEnd w:id="9"/>
      <w:r>
        <w:rPr>
          <w:rStyle w:val="Marquedecommentaire"/>
        </w:rPr>
        <w:commentReference w:id="9"/>
      </w:r>
      <w:r w:rsidRPr="00EE5A45">
        <w:rPr>
          <w:rFonts w:ascii="Times New Roman" w:eastAsia="Times New Roman" w:hAnsi="Times New Roman" w:cs="Times New Roman"/>
          <w:sz w:val="24"/>
          <w:szCs w:val="24"/>
        </w:rPr>
        <w:t xml:space="preserve"> contrast, the previous investigations using TBI, which used community composition data, have not focused on the timing of sampling. Although community composition data (species x sites) generally varies at a larger time scale than genetic data, we encourage future investigations of the influence of timing on TBI performance.</w:t>
      </w:r>
      <w:r>
        <w:rPr>
          <w:rFonts w:ascii="Times New Roman" w:eastAsia="Times New Roman" w:hAnsi="Times New Roman" w:cs="Times New Roman"/>
          <w:sz w:val="24"/>
          <w:szCs w:val="24"/>
        </w:rPr>
        <w:t xml:space="preserve"> </w:t>
      </w:r>
    </w:p>
    <w:p w14:paraId="7856901C" w14:textId="3FCC628B" w:rsidR="004B7793" w:rsidRPr="00E91D97" w:rsidRDefault="00E91D97"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investigated how dispersal, the spatial extent of a demographic event</w:t>
      </w:r>
      <w:r w:rsidR="0026637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the timing of sampling affects our ability to identify populations </w:t>
      </w:r>
      <w:r w:rsidR="009E00FB">
        <w:rPr>
          <w:rFonts w:ascii="Times New Roman" w:eastAsia="Times New Roman" w:hAnsi="Times New Roman" w:cs="Times New Roman"/>
          <w:sz w:val="24"/>
          <w:szCs w:val="24"/>
        </w:rPr>
        <w:t xml:space="preserve">having undergone significant changes in genetic diversity. Performance of </w:t>
      </w:r>
      <w:r w:rsidR="00CE5170">
        <w:rPr>
          <w:rFonts w:ascii="Times New Roman" w:eastAsia="Times New Roman" w:hAnsi="Times New Roman" w:cs="Times New Roman"/>
          <w:sz w:val="24"/>
          <w:szCs w:val="24"/>
        </w:rPr>
        <w:t xml:space="preserve">our permutation-based TGI </w:t>
      </w:r>
      <w:r w:rsidR="00C47756">
        <w:rPr>
          <w:rFonts w:ascii="Times New Roman" w:eastAsia="Times New Roman" w:hAnsi="Times New Roman" w:cs="Times New Roman"/>
          <w:sz w:val="24"/>
          <w:szCs w:val="24"/>
        </w:rPr>
        <w:t>procedure</w:t>
      </w:r>
      <w:r w:rsidR="009E00FB">
        <w:rPr>
          <w:rFonts w:ascii="Times New Roman" w:eastAsia="Times New Roman" w:hAnsi="Times New Roman" w:cs="Times New Roman"/>
          <w:sz w:val="24"/>
          <w:szCs w:val="24"/>
        </w:rPr>
        <w:t xml:space="preserve"> was evaluated using a </w:t>
      </w:r>
      <w:r w:rsidRPr="00E91D97">
        <w:rPr>
          <w:rFonts w:ascii="Times New Roman" w:eastAsia="Times New Roman" w:hAnsi="Times New Roman" w:cs="Times New Roman"/>
          <w:sz w:val="24"/>
          <w:szCs w:val="24"/>
        </w:rPr>
        <w:t xml:space="preserve">spatially-explicit gene flow </w:t>
      </w:r>
      <w:r w:rsidR="00CE5170">
        <w:rPr>
          <w:rFonts w:ascii="Times New Roman" w:eastAsia="Times New Roman" w:hAnsi="Times New Roman" w:cs="Times New Roman"/>
          <w:sz w:val="24"/>
          <w:szCs w:val="24"/>
        </w:rPr>
        <w:t xml:space="preserve">simulator </w:t>
      </w:r>
      <w:r w:rsidR="003F6100">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[45]","plainTextFormattedCitation":"[45]","previouslyFormattedCitation":"[44]"},"properties":{"noteIndex":0},"schema":"https://github.com/citation-style-language/schema/raw/master/csl-citation.json"}</w:instrText>
      </w:r>
      <w:r w:rsidR="003F6100">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[45]</w:t>
      </w:r>
      <w:r w:rsidR="003F6100">
        <w:rPr>
          <w:rFonts w:ascii="Times New Roman" w:eastAsia="Times New Roman" w:hAnsi="Times New Roman" w:cs="Times New Roman"/>
          <w:sz w:val="24"/>
          <w:szCs w:val="24"/>
        </w:rPr>
        <w:fldChar w:fldCharType="end"/>
      </w:r>
      <w:r w:rsidR="009E00FB">
        <w:rPr>
          <w:rFonts w:ascii="Times New Roman" w:eastAsia="Times New Roman" w:hAnsi="Times New Roman" w:cs="Times New Roman"/>
          <w:sz w:val="24"/>
          <w:szCs w:val="24"/>
        </w:rPr>
        <w:t xml:space="preserve">. </w:t>
      </w:r>
      <w:commentRangeStart w:id="10"/>
      <w:r w:rsidR="0039025A">
        <w:rPr>
          <w:rFonts w:ascii="Times New Roman" w:eastAsia="Times New Roman" w:hAnsi="Times New Roman" w:cs="Times New Roman"/>
          <w:sz w:val="24"/>
          <w:szCs w:val="24"/>
        </w:rPr>
        <w:t>We</w:t>
      </w:r>
      <w:commentRangeEnd w:id="10"/>
      <w:r w:rsidR="00CA5AD0">
        <w:rPr>
          <w:rStyle w:val="Marquedecommentaire"/>
        </w:rPr>
        <w:commentReference w:id="10"/>
      </w:r>
      <w:r w:rsidR="0039025A">
        <w:rPr>
          <w:rFonts w:ascii="Times New Roman" w:eastAsia="Times New Roman" w:hAnsi="Times New Roman" w:cs="Times New Roman"/>
          <w:sz w:val="24"/>
          <w:szCs w:val="24"/>
        </w:rPr>
        <w:t xml:space="preserve"> found that </w:t>
      </w:r>
      <w:r w:rsidR="00626796">
        <w:rPr>
          <w:rFonts w:ascii="Times New Roman" w:eastAsia="Times New Roman" w:hAnsi="Times New Roman" w:cs="Times New Roman"/>
          <w:sz w:val="24"/>
          <w:szCs w:val="24"/>
        </w:rPr>
        <w:t xml:space="preserve">dispersal intensity, event spatial extent, and sampling timing </w:t>
      </w:r>
      <w:r w:rsidR="0039025A">
        <w:rPr>
          <w:rFonts w:ascii="Times New Roman" w:eastAsia="Times New Roman" w:hAnsi="Times New Roman" w:cs="Times New Roman"/>
          <w:sz w:val="24"/>
          <w:szCs w:val="24"/>
        </w:rPr>
        <w:t>all influe</w:t>
      </w:r>
      <w:r w:rsidR="00795844">
        <w:rPr>
          <w:rFonts w:ascii="Times New Roman" w:eastAsia="Times New Roman" w:hAnsi="Times New Roman" w:cs="Times New Roman"/>
          <w:sz w:val="24"/>
          <w:szCs w:val="24"/>
        </w:rPr>
        <w:t xml:space="preserve">nce </w:t>
      </w:r>
      <w:r w:rsidR="00626796">
        <w:rPr>
          <w:rFonts w:ascii="Times New Roman" w:eastAsia="Times New Roman" w:hAnsi="Times New Roman" w:cs="Times New Roman"/>
          <w:sz w:val="24"/>
          <w:szCs w:val="24"/>
        </w:rPr>
        <w:t xml:space="preserve">TGI’s capacity </w:t>
      </w:r>
      <w:r w:rsidR="00795844">
        <w:rPr>
          <w:rFonts w:ascii="Times New Roman" w:eastAsia="Times New Roman" w:hAnsi="Times New Roman" w:cs="Times New Roman"/>
          <w:sz w:val="24"/>
          <w:szCs w:val="24"/>
        </w:rPr>
        <w:t>to d</w:t>
      </w:r>
      <w:r w:rsidR="00795844" w:rsidRPr="00795844">
        <w:rPr>
          <w:rFonts w:ascii="Times New Roman" w:eastAsia="Times New Roman" w:hAnsi="Times New Roman" w:cs="Times New Roman"/>
          <w:sz w:val="24"/>
          <w:szCs w:val="24"/>
        </w:rPr>
        <w:t xml:space="preserve">etect </w:t>
      </w:r>
      <w:r w:rsidR="00626796">
        <w:rPr>
          <w:rFonts w:ascii="Times New Roman" w:eastAsia="Times New Roman" w:hAnsi="Times New Roman" w:cs="Times New Roman"/>
          <w:sz w:val="24"/>
          <w:szCs w:val="24"/>
        </w:rPr>
        <w:t xml:space="preserve">significant </w:t>
      </w:r>
      <w:r w:rsidR="00795844" w:rsidRPr="00795844">
        <w:rPr>
          <w:rFonts w:ascii="Times New Roman" w:eastAsia="Times New Roman" w:hAnsi="Times New Roman" w:cs="Times New Roman"/>
          <w:sz w:val="24"/>
          <w:szCs w:val="24"/>
        </w:rPr>
        <w:t>temporal changes in genetic diversity</w:t>
      </w:r>
      <w:r w:rsidR="001C2928">
        <w:rPr>
          <w:rFonts w:ascii="Times New Roman" w:eastAsia="Times New Roman" w:hAnsi="Times New Roman" w:cs="Times New Roman"/>
          <w:sz w:val="24"/>
          <w:szCs w:val="24"/>
        </w:rPr>
        <w:t>.</w:t>
      </w:r>
    </w:p>
    <w:p w14:paraId="0921A734" w14:textId="0C8779F5" w:rsidR="004960F6" w:rsidRPr="00FE3CAC" w:rsidRDefault="0062679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ability of our method to detect temporal genetic changes is sensitive to the dispersal capacity of the organism of interest.</w:t>
      </w:r>
      <w:r w:rsidR="00425BB7">
        <w:rPr>
          <w:rFonts w:ascii="Times New Roman" w:eastAsia="Times New Roman" w:hAnsi="Times New Roman" w:cs="Times New Roman"/>
          <w:sz w:val="24"/>
          <w:szCs w:val="24"/>
        </w:rPr>
        <w:t xml:space="preserve"> Indeed, </w:t>
      </w:r>
      <w:r w:rsidR="00522BA6">
        <w:rPr>
          <w:rFonts w:ascii="Times New Roman" w:eastAsia="Times New Roman" w:hAnsi="Times New Roman" w:cs="Times New Roman"/>
          <w:sz w:val="24"/>
          <w:szCs w:val="24"/>
        </w:rPr>
        <w:t xml:space="preserve">false negatives increased with dispersal, </w:t>
      </w:r>
      <w:r w:rsidR="004F3DEA">
        <w:rPr>
          <w:rFonts w:ascii="Times New Roman" w:eastAsia="Times New Roman" w:hAnsi="Times New Roman" w:cs="Times New Roman"/>
          <w:sz w:val="24"/>
          <w:szCs w:val="24"/>
        </w:rPr>
        <w:t xml:space="preserve">whereas </w:t>
      </w:r>
      <w:r w:rsidR="00522BA6">
        <w:rPr>
          <w:rFonts w:ascii="Times New Roman" w:eastAsia="Times New Roman" w:hAnsi="Times New Roman" w:cs="Times New Roman"/>
          <w:sz w:val="24"/>
          <w:szCs w:val="24"/>
        </w:rPr>
        <w:t xml:space="preserve">false positives </w:t>
      </w:r>
      <w:r w:rsidR="00530706">
        <w:rPr>
          <w:rFonts w:ascii="Times New Roman" w:eastAsia="Times New Roman" w:hAnsi="Times New Roman" w:cs="Times New Roman"/>
          <w:sz w:val="24"/>
          <w:szCs w:val="24"/>
        </w:rPr>
        <w:t>did not show a trend</w:t>
      </w:r>
      <w:r>
        <w:rPr>
          <w:rFonts w:ascii="Times New Roman" w:eastAsia="Times New Roman" w:hAnsi="Times New Roman" w:cs="Times New Roman"/>
          <w:sz w:val="24"/>
          <w:szCs w:val="24"/>
        </w:rPr>
        <w:t xml:space="preserve"> (Fig</w:t>
      </w:r>
      <w:r w:rsidR="00770956">
        <w:rPr>
          <w:rFonts w:ascii="Times New Roman" w:eastAsia="Times New Roman" w:hAnsi="Times New Roman" w:cs="Times New Roman"/>
          <w:sz w:val="24"/>
          <w:szCs w:val="24"/>
        </w:rPr>
        <w:t>. 3, 4</w:t>
      </w:r>
      <w:r>
        <w:rPr>
          <w:rFonts w:ascii="Times New Roman" w:eastAsia="Times New Roman" w:hAnsi="Times New Roman" w:cs="Times New Roman"/>
          <w:sz w:val="24"/>
          <w:szCs w:val="24"/>
        </w:rPr>
        <w:t>)</w:t>
      </w:r>
      <w:r w:rsidR="00425BB7">
        <w:rPr>
          <w:rFonts w:ascii="Times New Roman" w:eastAsia="Times New Roman" w:hAnsi="Times New Roman" w:cs="Times New Roman"/>
          <w:sz w:val="24"/>
          <w:szCs w:val="24"/>
        </w:rPr>
        <w:t>.</w:t>
      </w:r>
      <w:r w:rsidR="00522BA6">
        <w:rPr>
          <w:rFonts w:ascii="Times New Roman" w:eastAsia="Times New Roman" w:hAnsi="Times New Roman" w:cs="Times New Roman"/>
          <w:sz w:val="24"/>
          <w:szCs w:val="24"/>
        </w:rPr>
        <w:t xml:space="preserve"> </w:t>
      </w:r>
      <w:r>
        <w:rPr>
          <w:rStyle w:val="Marquedecommentaire"/>
        </w:rPr>
        <w:commentReference w:id="11"/>
      </w:r>
      <w:r w:rsidR="00784289">
        <w:rPr>
          <w:rFonts w:ascii="Times New Roman" w:eastAsia="Times New Roman" w:hAnsi="Times New Roman" w:cs="Times New Roman"/>
          <w:sz w:val="24"/>
          <w:szCs w:val="24"/>
        </w:rPr>
        <w:t xml:space="preserve">The influence of dispersal on </w:t>
      </w:r>
      <w:r w:rsidR="0000309C">
        <w:rPr>
          <w:rFonts w:ascii="Times New Roman" w:eastAsia="Times New Roman" w:hAnsi="Times New Roman" w:cs="Times New Roman"/>
          <w:sz w:val="24"/>
          <w:szCs w:val="24"/>
        </w:rPr>
        <w:t>the false negative rate</w:t>
      </w:r>
      <w:r w:rsidR="00784289">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increases </w:t>
      </w:r>
      <w:r w:rsidR="00784289">
        <w:rPr>
          <w:rFonts w:ascii="Times New Roman" w:eastAsia="Times New Roman" w:hAnsi="Times New Roman" w:cs="Times New Roman"/>
          <w:sz w:val="24"/>
          <w:szCs w:val="24"/>
        </w:rPr>
        <w:t xml:space="preserve">with increasing time lags between an event and the subsequent sampling. </w:t>
      </w:r>
      <w:r w:rsidR="0000309C">
        <w:rPr>
          <w:rFonts w:ascii="Times New Roman" w:eastAsia="Times New Roman" w:hAnsi="Times New Roman" w:cs="Times New Roman"/>
          <w:sz w:val="24"/>
          <w:szCs w:val="24"/>
        </w:rPr>
        <w:t xml:space="preserve">The effect of dispersal on the FNR is present when </w:t>
      </w:r>
      <w:r w:rsidR="00425BB7">
        <w:rPr>
          <w:rFonts w:ascii="Times New Roman" w:eastAsia="Times New Roman" w:hAnsi="Times New Roman" w:cs="Times New Roman"/>
          <w:sz w:val="24"/>
          <w:szCs w:val="24"/>
        </w:rPr>
        <w:t>only one generation separat</w:t>
      </w:r>
      <w:r w:rsidR="0000309C">
        <w:rPr>
          <w:rFonts w:ascii="Times New Roman" w:eastAsia="Times New Roman" w:hAnsi="Times New Roman" w:cs="Times New Roman"/>
          <w:sz w:val="24"/>
          <w:szCs w:val="24"/>
        </w:rPr>
        <w:t>es</w:t>
      </w:r>
      <w:r w:rsidR="00425BB7">
        <w:rPr>
          <w:rFonts w:ascii="Times New Roman" w:eastAsia="Times New Roman" w:hAnsi="Times New Roman" w:cs="Times New Roman"/>
          <w:sz w:val="24"/>
          <w:szCs w:val="24"/>
        </w:rPr>
        <w:t xml:space="preserve"> two temporal samples</w:t>
      </w:r>
      <w:r w:rsidR="00522BA6">
        <w:rPr>
          <w:rFonts w:ascii="Times New Roman" w:eastAsia="Times New Roman" w:hAnsi="Times New Roman" w:cs="Times New Roman"/>
          <w:sz w:val="24"/>
          <w:szCs w:val="24"/>
        </w:rPr>
        <w:t xml:space="preserve"> (right before and right after the event)</w:t>
      </w:r>
      <w:r w:rsidR="00784289">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and increases as the </w:t>
      </w:r>
      <w:r w:rsidR="000A301E" w:rsidRPr="000A301E">
        <w:rPr>
          <w:rFonts w:ascii="Times New Roman" w:eastAsia="Times New Roman" w:hAnsi="Times New Roman" w:cs="Times New Roman"/>
          <w:sz w:val="24"/>
          <w:szCs w:val="24"/>
        </w:rPr>
        <w:t>time between samplings increases</w:t>
      </w:r>
      <w:r w:rsidR="009D33DF">
        <w:rPr>
          <w:rFonts w:ascii="Times New Roman" w:eastAsia="Times New Roman" w:hAnsi="Times New Roman" w:cs="Times New Roman"/>
          <w:sz w:val="24"/>
          <w:szCs w:val="24"/>
        </w:rPr>
        <w:t xml:space="preserve">. </w:t>
      </w:r>
      <w:r w:rsidR="00D4209F">
        <w:rPr>
          <w:rFonts w:ascii="Times New Roman" w:eastAsia="Times New Roman" w:hAnsi="Times New Roman" w:cs="Times New Roman"/>
          <w:sz w:val="24"/>
          <w:szCs w:val="24"/>
        </w:rPr>
        <w:lastRenderedPageBreak/>
        <w:t xml:space="preserve">Considering that </w:t>
      </w:r>
      <w:r w:rsidR="0000309C">
        <w:rPr>
          <w:rFonts w:ascii="Times New Roman" w:eastAsia="Times New Roman" w:hAnsi="Times New Roman" w:cs="Times New Roman"/>
          <w:sz w:val="24"/>
          <w:szCs w:val="24"/>
        </w:rPr>
        <w:t xml:space="preserve">we used </w:t>
      </w:r>
      <w:r w:rsidR="00D4209F">
        <w:rPr>
          <w:rFonts w:ascii="Times New Roman" w:eastAsia="Times New Roman" w:hAnsi="Times New Roman" w:cs="Times New Roman"/>
          <w:sz w:val="24"/>
          <w:szCs w:val="24"/>
        </w:rPr>
        <w:t>dispersal ability</w:t>
      </w:r>
      <w:r w:rsidR="0000309C">
        <w:rPr>
          <w:rFonts w:ascii="Times New Roman" w:eastAsia="Times New Roman" w:hAnsi="Times New Roman" w:cs="Times New Roman"/>
          <w:sz w:val="24"/>
          <w:szCs w:val="24"/>
        </w:rPr>
        <w:t xml:space="preserve"> as a proxy for landscape functional connectivity</w:t>
      </w:r>
      <w:r w:rsidR="00D4209F">
        <w:rPr>
          <w:rFonts w:ascii="Times New Roman" w:eastAsia="Times New Roman" w:hAnsi="Times New Roman" w:cs="Times New Roman"/>
          <w:sz w:val="24"/>
          <w:szCs w:val="24"/>
        </w:rPr>
        <w:t xml:space="preserve">, </w:t>
      </w:r>
      <w:r w:rsidR="001A0280">
        <w:rPr>
          <w:rFonts w:ascii="Times New Roman" w:eastAsia="Times New Roman" w:hAnsi="Times New Roman" w:cs="Times New Roman"/>
          <w:sz w:val="24"/>
          <w:szCs w:val="24"/>
        </w:rPr>
        <w:t>t</w:t>
      </w:r>
      <w:r w:rsidR="009D33DF">
        <w:rPr>
          <w:rFonts w:ascii="Times New Roman" w:eastAsia="Times New Roman" w:hAnsi="Times New Roman" w:cs="Times New Roman"/>
          <w:sz w:val="24"/>
          <w:szCs w:val="24"/>
        </w:rPr>
        <w:t>his</w:t>
      </w:r>
      <w:r w:rsidR="0000309C">
        <w:rPr>
          <w:rFonts w:ascii="Times New Roman" w:eastAsia="Times New Roman" w:hAnsi="Times New Roman" w:cs="Times New Roman"/>
          <w:sz w:val="24"/>
          <w:szCs w:val="24"/>
        </w:rPr>
        <w:t xml:space="preserve"> result</w:t>
      </w:r>
      <w:r w:rsidR="009D33DF">
        <w:rPr>
          <w:rFonts w:ascii="Times New Roman" w:eastAsia="Times New Roman" w:hAnsi="Times New Roman" w:cs="Times New Roman"/>
          <w:sz w:val="24"/>
          <w:szCs w:val="24"/>
        </w:rPr>
        <w:t xml:space="preserve"> </w:t>
      </w:r>
      <w:r w:rsidR="00425BB7">
        <w:rPr>
          <w:rFonts w:ascii="Times New Roman" w:eastAsia="Times New Roman" w:hAnsi="Times New Roman" w:cs="Times New Roman"/>
          <w:sz w:val="24"/>
          <w:szCs w:val="24"/>
        </w:rPr>
        <w:t xml:space="preserve">suggests that </w:t>
      </w:r>
      <w:r w:rsidR="0000309C">
        <w:rPr>
          <w:rFonts w:ascii="Times New Roman" w:eastAsia="Times New Roman" w:hAnsi="Times New Roman" w:cs="Times New Roman"/>
          <w:sz w:val="24"/>
          <w:szCs w:val="24"/>
        </w:rPr>
        <w:t>well-</w:t>
      </w:r>
      <w:r w:rsidR="00425BB7">
        <w:rPr>
          <w:rFonts w:ascii="Times New Roman" w:eastAsia="Times New Roman" w:hAnsi="Times New Roman" w:cs="Times New Roman"/>
          <w:sz w:val="24"/>
          <w:szCs w:val="24"/>
        </w:rPr>
        <w:t xml:space="preserve">connected </w:t>
      </w:r>
      <w:r w:rsidR="0000309C">
        <w:rPr>
          <w:rFonts w:ascii="Times New Roman" w:eastAsia="Times New Roman" w:hAnsi="Times New Roman" w:cs="Times New Roman"/>
          <w:sz w:val="24"/>
          <w:szCs w:val="24"/>
        </w:rPr>
        <w:t xml:space="preserve">landscapes </w:t>
      </w:r>
      <w:r w:rsidR="00425BB7">
        <w:rPr>
          <w:rFonts w:ascii="Times New Roman" w:eastAsia="Times New Roman" w:hAnsi="Times New Roman" w:cs="Times New Roman"/>
          <w:sz w:val="24"/>
          <w:szCs w:val="24"/>
        </w:rPr>
        <w:t>might require more frequent sampling</w:t>
      </w:r>
      <w:r w:rsidR="00522BA6">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to overcome the negative effect of connectivity on our ability to correctly identify </w:t>
      </w:r>
      <w:r w:rsidR="0075208A">
        <w:rPr>
          <w:rFonts w:ascii="Times New Roman" w:eastAsia="Times New Roman" w:hAnsi="Times New Roman" w:cs="Times New Roman"/>
          <w:sz w:val="24"/>
          <w:szCs w:val="24"/>
        </w:rPr>
        <w:t xml:space="preserve">affected </w:t>
      </w:r>
      <w:r w:rsidR="009D33DF">
        <w:rPr>
          <w:rFonts w:ascii="Times New Roman" w:eastAsia="Times New Roman" w:hAnsi="Times New Roman" w:cs="Times New Roman"/>
          <w:sz w:val="24"/>
          <w:szCs w:val="24"/>
        </w:rPr>
        <w:t>population</w:t>
      </w:r>
      <w:r w:rsidR="0075208A">
        <w:rPr>
          <w:rFonts w:ascii="Times New Roman" w:eastAsia="Times New Roman" w:hAnsi="Times New Roman" w:cs="Times New Roman"/>
          <w:sz w:val="24"/>
          <w:szCs w:val="24"/>
        </w:rPr>
        <w:t>s</w:t>
      </w:r>
      <w:r w:rsidR="00425BB7">
        <w:rPr>
          <w:rFonts w:ascii="Times New Roman" w:eastAsia="Times New Roman" w:hAnsi="Times New Roman" w:cs="Times New Roman"/>
          <w:sz w:val="24"/>
          <w:szCs w:val="24"/>
        </w:rPr>
        <w:t>.</w:t>
      </w:r>
    </w:p>
    <w:p w14:paraId="07B9E1F5" w14:textId="51FD55AA" w:rsidR="00F20393" w:rsidRDefault="00DE3FED" w:rsidP="00B47107">
      <w:pPr>
        <w:spacing w:before="240" w:after="240" w:line="480" w:lineRule="auto"/>
        <w:rPr>
          <w:ins w:id="12" w:author="Patrick" w:date="2020-07-29T13:22:00Z"/>
          <w:rFonts w:ascii="Times New Roman" w:eastAsia="Times New Roman" w:hAnsi="Times New Roman" w:cs="Times New Roman"/>
          <w:sz w:val="24"/>
          <w:szCs w:val="24"/>
        </w:rPr>
      </w:pPr>
      <w:r w:rsidRPr="00AF5C97">
        <w:rPr>
          <w:rFonts w:ascii="Times New Roman" w:eastAsia="Times New Roman" w:hAnsi="Times New Roman" w:cs="Times New Roman"/>
          <w:sz w:val="24"/>
          <w:szCs w:val="24"/>
        </w:rPr>
        <w:t>The spatial extent of an event</w:t>
      </w:r>
      <w:r w:rsidR="0043100B" w:rsidRPr="00AF5C97">
        <w:rPr>
          <w:rFonts w:ascii="Times New Roman" w:eastAsia="Times New Roman" w:hAnsi="Times New Roman" w:cs="Times New Roman"/>
          <w:sz w:val="24"/>
          <w:szCs w:val="24"/>
        </w:rPr>
        <w:t xml:space="preserve"> </w:t>
      </w:r>
      <w:r w:rsidR="00AE1AED" w:rsidRPr="00AF5C97">
        <w:rPr>
          <w:rFonts w:ascii="Times New Roman" w:eastAsia="Times New Roman" w:hAnsi="Times New Roman" w:cs="Times New Roman"/>
          <w:sz w:val="24"/>
          <w:szCs w:val="24"/>
        </w:rPr>
        <w:t>in</w:t>
      </w:r>
      <w:r w:rsidRPr="00AF5C97">
        <w:rPr>
          <w:rFonts w:ascii="Times New Roman" w:eastAsia="Times New Roman" w:hAnsi="Times New Roman" w:cs="Times New Roman"/>
          <w:sz w:val="24"/>
          <w:szCs w:val="24"/>
        </w:rPr>
        <w:t>creases our abi</w:t>
      </w:r>
      <w:r w:rsidR="00AE1AED" w:rsidRPr="00AF5C97">
        <w:rPr>
          <w:rFonts w:ascii="Times New Roman" w:eastAsia="Times New Roman" w:hAnsi="Times New Roman" w:cs="Times New Roman"/>
          <w:sz w:val="24"/>
          <w:szCs w:val="24"/>
        </w:rPr>
        <w:t xml:space="preserve">lity to correctly reject populations </w:t>
      </w:r>
      <w:r w:rsidR="00684F6A" w:rsidRPr="00AF5C97">
        <w:rPr>
          <w:rFonts w:ascii="Times New Roman" w:eastAsia="Times New Roman" w:hAnsi="Times New Roman" w:cs="Times New Roman"/>
          <w:sz w:val="24"/>
          <w:szCs w:val="24"/>
        </w:rPr>
        <w:t xml:space="preserve">that </w:t>
      </w:r>
      <w:r w:rsidRPr="00AF5C97">
        <w:rPr>
          <w:rFonts w:ascii="Times New Roman" w:eastAsia="Times New Roman" w:hAnsi="Times New Roman" w:cs="Times New Roman"/>
          <w:sz w:val="24"/>
          <w:szCs w:val="24"/>
        </w:rPr>
        <w:t>have</w:t>
      </w:r>
      <w:r w:rsidR="00AE1AED" w:rsidRPr="00AF5C97">
        <w:rPr>
          <w:rFonts w:ascii="Times New Roman" w:eastAsia="Times New Roman" w:hAnsi="Times New Roman" w:cs="Times New Roman"/>
          <w:sz w:val="24"/>
          <w:szCs w:val="24"/>
        </w:rPr>
        <w:t xml:space="preserve"> not</w:t>
      </w:r>
      <w:r w:rsidRPr="00AF5C97">
        <w:rPr>
          <w:rFonts w:ascii="Times New Roman" w:eastAsia="Times New Roman" w:hAnsi="Times New Roman" w:cs="Times New Roman"/>
          <w:sz w:val="24"/>
          <w:szCs w:val="24"/>
        </w:rPr>
        <w:t xml:space="preserve"> truly changed</w:t>
      </w:r>
      <w:r w:rsidR="00F20393">
        <w:rPr>
          <w:rFonts w:ascii="Times New Roman" w:eastAsia="Times New Roman" w:hAnsi="Times New Roman" w:cs="Times New Roman"/>
          <w:sz w:val="24"/>
          <w:szCs w:val="24"/>
        </w:rPr>
        <w:t xml:space="preserve"> (</w:t>
      </w:r>
      <w:r w:rsidR="00BC7EFA">
        <w:rPr>
          <w:rFonts w:ascii="Times New Roman" w:eastAsia="Times New Roman" w:hAnsi="Times New Roman" w:cs="Times New Roman"/>
          <w:sz w:val="24"/>
          <w:szCs w:val="24"/>
        </w:rPr>
        <w:t xml:space="preserve">lower </w:t>
      </w:r>
      <w:r w:rsidR="00F20393">
        <w:rPr>
          <w:rFonts w:ascii="Times New Roman" w:eastAsia="Times New Roman" w:hAnsi="Times New Roman" w:cs="Times New Roman"/>
          <w:sz w:val="24"/>
          <w:szCs w:val="24"/>
        </w:rPr>
        <w:t>F</w:t>
      </w:r>
      <w:r w:rsidR="006062D5">
        <w:rPr>
          <w:rFonts w:ascii="Times New Roman" w:eastAsia="Times New Roman" w:hAnsi="Times New Roman" w:cs="Times New Roman"/>
          <w:sz w:val="24"/>
          <w:szCs w:val="24"/>
        </w:rPr>
        <w:t>P</w:t>
      </w:r>
      <w:r w:rsidR="00F20393">
        <w:rPr>
          <w:rFonts w:ascii="Times New Roman" w:eastAsia="Times New Roman" w:hAnsi="Times New Roman" w:cs="Times New Roman"/>
          <w:sz w:val="24"/>
          <w:szCs w:val="24"/>
        </w:rPr>
        <w:t>R)</w:t>
      </w:r>
      <w:r w:rsidR="00AE1AED" w:rsidRPr="00AF5C97">
        <w:rPr>
          <w:rFonts w:ascii="Times New Roman" w:eastAsia="Times New Roman" w:hAnsi="Times New Roman" w:cs="Times New Roman"/>
          <w:sz w:val="24"/>
          <w:szCs w:val="24"/>
        </w:rPr>
        <w:t xml:space="preserve">, but it decreases our ability to </w:t>
      </w:r>
      <w:r w:rsidR="00B11125" w:rsidRPr="00AF5C97">
        <w:rPr>
          <w:rFonts w:ascii="Times New Roman" w:eastAsia="Times New Roman" w:hAnsi="Times New Roman" w:cs="Times New Roman"/>
          <w:sz w:val="24"/>
          <w:szCs w:val="24"/>
        </w:rPr>
        <w:t xml:space="preserve">correctly detect populations </w:t>
      </w:r>
      <w:r w:rsidR="008B21CA" w:rsidRPr="00AF5C97">
        <w:rPr>
          <w:rFonts w:ascii="Times New Roman" w:eastAsia="Times New Roman" w:hAnsi="Times New Roman" w:cs="Times New Roman"/>
          <w:sz w:val="24"/>
          <w:szCs w:val="24"/>
        </w:rPr>
        <w:t xml:space="preserve">that </w:t>
      </w:r>
      <w:r w:rsidR="004F6B26" w:rsidRPr="00AF5C97">
        <w:rPr>
          <w:rFonts w:ascii="Times New Roman" w:eastAsia="Times New Roman" w:hAnsi="Times New Roman" w:cs="Times New Roman"/>
          <w:sz w:val="24"/>
          <w:szCs w:val="24"/>
        </w:rPr>
        <w:t>have truly changed</w:t>
      </w:r>
      <w:r w:rsidR="00F20393">
        <w:rPr>
          <w:rFonts w:ascii="Times New Roman" w:eastAsia="Times New Roman" w:hAnsi="Times New Roman" w:cs="Times New Roman"/>
          <w:sz w:val="24"/>
          <w:szCs w:val="24"/>
        </w:rPr>
        <w:t xml:space="preserve"> (</w:t>
      </w:r>
      <w:r w:rsidR="00BC7EFA">
        <w:rPr>
          <w:rFonts w:ascii="Times New Roman" w:eastAsia="Times New Roman" w:hAnsi="Times New Roman" w:cs="Times New Roman"/>
          <w:sz w:val="24"/>
          <w:szCs w:val="24"/>
        </w:rPr>
        <w:t xml:space="preserve">higher </w:t>
      </w:r>
      <w:r w:rsidR="00F20393">
        <w:rPr>
          <w:rFonts w:ascii="Times New Roman" w:eastAsia="Times New Roman" w:hAnsi="Times New Roman" w:cs="Times New Roman"/>
          <w:sz w:val="24"/>
          <w:szCs w:val="24"/>
        </w:rPr>
        <w:t>F</w:t>
      </w:r>
      <w:r w:rsidR="006062D5">
        <w:rPr>
          <w:rFonts w:ascii="Times New Roman" w:eastAsia="Times New Roman" w:hAnsi="Times New Roman" w:cs="Times New Roman"/>
          <w:sz w:val="24"/>
          <w:szCs w:val="24"/>
        </w:rPr>
        <w:t>N</w:t>
      </w:r>
      <w:r w:rsidR="00F20393">
        <w:rPr>
          <w:rFonts w:ascii="Times New Roman" w:eastAsia="Times New Roman" w:hAnsi="Times New Roman" w:cs="Times New Roman"/>
          <w:sz w:val="24"/>
          <w:szCs w:val="24"/>
        </w:rPr>
        <w:t>R)</w:t>
      </w:r>
      <w:r w:rsidRPr="00AF5C97">
        <w:rPr>
          <w:rFonts w:ascii="Times New Roman" w:eastAsia="Times New Roman" w:hAnsi="Times New Roman" w:cs="Times New Roman"/>
          <w:sz w:val="24"/>
          <w:szCs w:val="24"/>
        </w:rPr>
        <w:t xml:space="preserve">. </w:t>
      </w:r>
      <w:r w:rsidR="00B11125" w:rsidRPr="00AF5C97">
        <w:rPr>
          <w:rFonts w:ascii="Times New Roman" w:eastAsia="Times New Roman" w:hAnsi="Times New Roman" w:cs="Times New Roman"/>
          <w:sz w:val="24"/>
          <w:szCs w:val="24"/>
        </w:rPr>
        <w:t xml:space="preserve">This trade-off is apparent for all scenarios </w:t>
      </w:r>
      <w:r w:rsidR="00F20393">
        <w:rPr>
          <w:rFonts w:ascii="Times New Roman" w:eastAsia="Times New Roman" w:hAnsi="Times New Roman" w:cs="Times New Roman"/>
          <w:sz w:val="24"/>
          <w:szCs w:val="24"/>
        </w:rPr>
        <w:t xml:space="preserve">its strength appears to </w:t>
      </w:r>
      <w:r w:rsidR="00B11125" w:rsidRPr="00AF5C97">
        <w:rPr>
          <w:rFonts w:ascii="Times New Roman" w:eastAsia="Times New Roman" w:hAnsi="Times New Roman" w:cs="Times New Roman"/>
          <w:sz w:val="24"/>
          <w:szCs w:val="24"/>
        </w:rPr>
        <w:t xml:space="preserve">depend on dispersal. </w:t>
      </w:r>
      <w:r w:rsidRPr="001751BD">
        <w:rPr>
          <w:rFonts w:ascii="Times New Roman" w:eastAsia="Times New Roman" w:hAnsi="Times New Roman" w:cs="Times New Roman"/>
          <w:sz w:val="24"/>
          <w:szCs w:val="24"/>
        </w:rPr>
        <w:t>A</w:t>
      </w:r>
      <w:r w:rsidR="007D5FD1">
        <w:rPr>
          <w:rFonts w:ascii="Times New Roman" w:eastAsia="Times New Roman" w:hAnsi="Times New Roman" w:cs="Times New Roman"/>
          <w:sz w:val="24"/>
          <w:szCs w:val="24"/>
        </w:rPr>
        <w:t xml:space="preserve">lthough the spatial extent of an event </w:t>
      </w:r>
      <w:r w:rsidRPr="001751BD">
        <w:rPr>
          <w:rFonts w:ascii="Times New Roman" w:eastAsia="Times New Roman" w:hAnsi="Times New Roman" w:cs="Times New Roman"/>
          <w:sz w:val="24"/>
          <w:szCs w:val="24"/>
        </w:rPr>
        <w:t>may help researchers d</w:t>
      </w:r>
      <w:r w:rsidR="008E5867" w:rsidRPr="001751BD">
        <w:rPr>
          <w:rFonts w:ascii="Times New Roman" w:eastAsia="Times New Roman" w:hAnsi="Times New Roman" w:cs="Times New Roman"/>
          <w:sz w:val="24"/>
          <w:szCs w:val="24"/>
        </w:rPr>
        <w:t xml:space="preserve">etect the </w:t>
      </w:r>
      <w:r w:rsidR="00396207">
        <w:rPr>
          <w:rFonts w:ascii="Times New Roman" w:eastAsia="Times New Roman" w:hAnsi="Times New Roman" w:cs="Times New Roman"/>
          <w:sz w:val="24"/>
          <w:szCs w:val="24"/>
        </w:rPr>
        <w:t>it</w:t>
      </w:r>
      <w:r w:rsidRPr="001751BD">
        <w:rPr>
          <w:rFonts w:ascii="Times New Roman" w:eastAsia="Times New Roman" w:hAnsi="Times New Roman" w:cs="Times New Roman"/>
          <w:sz w:val="24"/>
          <w:szCs w:val="24"/>
        </w:rPr>
        <w:t xml:space="preserve"> </w:t>
      </w:r>
      <w:r w:rsidR="008E5867" w:rsidRPr="001751BD">
        <w:rPr>
          <w:rFonts w:ascii="Times New Roman" w:eastAsia="Times New Roman" w:hAnsi="Times New Roman" w:cs="Times New Roman"/>
          <w:sz w:val="24"/>
          <w:szCs w:val="24"/>
        </w:rPr>
        <w:t xml:space="preserve">as </w:t>
      </w:r>
      <w:r w:rsidRPr="001751BD">
        <w:rPr>
          <w:rFonts w:ascii="Times New Roman" w:eastAsia="Times New Roman" w:hAnsi="Times New Roman" w:cs="Times New Roman"/>
          <w:sz w:val="24"/>
          <w:szCs w:val="24"/>
        </w:rPr>
        <w:t xml:space="preserve">the chance </w:t>
      </w:r>
      <w:r w:rsidR="00396207">
        <w:rPr>
          <w:rFonts w:ascii="Times New Roman" w:eastAsia="Times New Roman" w:hAnsi="Times New Roman" w:cs="Times New Roman"/>
          <w:sz w:val="24"/>
          <w:szCs w:val="24"/>
        </w:rPr>
        <w:t>of sampling an affected area</w:t>
      </w:r>
      <w:r w:rsidR="008E5867" w:rsidRPr="001751BD">
        <w:rPr>
          <w:rFonts w:ascii="Times New Roman" w:eastAsia="Times New Roman" w:hAnsi="Times New Roman" w:cs="Times New Roman"/>
          <w:sz w:val="24"/>
          <w:szCs w:val="24"/>
        </w:rPr>
        <w:t xml:space="preserve"> increases</w:t>
      </w:r>
      <w:r w:rsidRPr="001751BD">
        <w:rPr>
          <w:rFonts w:ascii="Times New Roman" w:eastAsia="Times New Roman" w:hAnsi="Times New Roman" w:cs="Times New Roman"/>
          <w:sz w:val="24"/>
          <w:szCs w:val="24"/>
        </w:rPr>
        <w:t xml:space="preserve">, </w:t>
      </w:r>
      <w:r w:rsidR="00C519A3" w:rsidRPr="001751BD">
        <w:rPr>
          <w:rFonts w:ascii="Times New Roman" w:eastAsia="Times New Roman" w:hAnsi="Times New Roman" w:cs="Times New Roman"/>
          <w:sz w:val="24"/>
          <w:szCs w:val="24"/>
        </w:rPr>
        <w:t xml:space="preserve">it </w:t>
      </w:r>
      <w:r w:rsidR="00AF5C97" w:rsidRPr="001751BD">
        <w:rPr>
          <w:rFonts w:ascii="Times New Roman" w:eastAsia="Times New Roman" w:hAnsi="Times New Roman" w:cs="Times New Roman"/>
          <w:sz w:val="24"/>
          <w:szCs w:val="24"/>
        </w:rPr>
        <w:t xml:space="preserve">may </w:t>
      </w:r>
      <w:r w:rsidR="00C519A3" w:rsidRPr="001751BD">
        <w:rPr>
          <w:rFonts w:ascii="Times New Roman" w:eastAsia="Times New Roman" w:hAnsi="Times New Roman" w:cs="Times New Roman"/>
          <w:sz w:val="24"/>
          <w:szCs w:val="24"/>
        </w:rPr>
        <w:t xml:space="preserve">also increase the risk of </w:t>
      </w:r>
      <w:r w:rsidR="00384DF0" w:rsidRPr="001751BD">
        <w:rPr>
          <w:rFonts w:ascii="Times New Roman" w:eastAsia="Times New Roman" w:hAnsi="Times New Roman" w:cs="Times New Roman"/>
          <w:sz w:val="24"/>
          <w:szCs w:val="24"/>
        </w:rPr>
        <w:t xml:space="preserve">not identifying </w:t>
      </w:r>
      <w:r w:rsidR="00F14791" w:rsidRPr="001751BD">
        <w:rPr>
          <w:rFonts w:ascii="Times New Roman" w:eastAsia="Times New Roman" w:hAnsi="Times New Roman" w:cs="Times New Roman"/>
          <w:sz w:val="24"/>
          <w:szCs w:val="24"/>
        </w:rPr>
        <w:t xml:space="preserve">the </w:t>
      </w:r>
      <w:r w:rsidR="00396207">
        <w:rPr>
          <w:rFonts w:ascii="Times New Roman" w:eastAsia="Times New Roman" w:hAnsi="Times New Roman" w:cs="Times New Roman"/>
          <w:sz w:val="24"/>
          <w:szCs w:val="24"/>
        </w:rPr>
        <w:t xml:space="preserve">genetic </w:t>
      </w:r>
      <w:r w:rsidR="00F14791" w:rsidRPr="001751BD">
        <w:rPr>
          <w:rFonts w:ascii="Times New Roman" w:eastAsia="Times New Roman" w:hAnsi="Times New Roman" w:cs="Times New Roman"/>
          <w:sz w:val="24"/>
          <w:szCs w:val="24"/>
        </w:rPr>
        <w:t>legacy</w:t>
      </w:r>
      <w:r w:rsidR="00396207">
        <w:rPr>
          <w:rFonts w:ascii="Times New Roman" w:eastAsia="Times New Roman" w:hAnsi="Times New Roman" w:cs="Times New Roman"/>
          <w:sz w:val="24"/>
          <w:szCs w:val="24"/>
        </w:rPr>
        <w:t xml:space="preserve"> of the event</w:t>
      </w:r>
      <w:r w:rsidR="00F14791" w:rsidRPr="001751BD">
        <w:rPr>
          <w:rFonts w:ascii="Times New Roman" w:eastAsia="Times New Roman" w:hAnsi="Times New Roman" w:cs="Times New Roman"/>
          <w:sz w:val="24"/>
          <w:szCs w:val="24"/>
        </w:rPr>
        <w:t xml:space="preserve"> at all, especial</w:t>
      </w:r>
      <w:r w:rsidR="004F6B26" w:rsidRPr="001751BD">
        <w:rPr>
          <w:rFonts w:ascii="Times New Roman" w:eastAsia="Times New Roman" w:hAnsi="Times New Roman" w:cs="Times New Roman"/>
          <w:sz w:val="24"/>
          <w:szCs w:val="24"/>
        </w:rPr>
        <w:t>ly in high dispersal landscapes</w:t>
      </w:r>
      <w:r w:rsidR="00C519A3" w:rsidRPr="001751BD">
        <w:rPr>
          <w:rFonts w:ascii="Times New Roman" w:eastAsia="Times New Roman" w:hAnsi="Times New Roman" w:cs="Times New Roman"/>
          <w:sz w:val="24"/>
          <w:szCs w:val="24"/>
        </w:rPr>
        <w:t>.</w:t>
      </w:r>
      <w:r w:rsidR="00631580">
        <w:rPr>
          <w:rFonts w:ascii="Times New Roman" w:eastAsia="Times New Roman" w:hAnsi="Times New Roman" w:cs="Times New Roman"/>
          <w:sz w:val="24"/>
          <w:szCs w:val="24"/>
        </w:rPr>
        <w:t xml:space="preserve"> </w:t>
      </w:r>
      <w:commentRangeStart w:id="13"/>
      <w:ins w:id="14" w:author="Patrick" w:date="2020-07-29T13:22:00Z">
        <w:r w:rsidR="00F20393">
          <w:rPr>
            <w:rFonts w:ascii="Times New Roman" w:eastAsia="Times New Roman" w:hAnsi="Times New Roman" w:cs="Times New Roman"/>
            <w:sz w:val="24"/>
            <w:szCs w:val="24"/>
          </w:rPr>
          <w:t>xxx</w:t>
        </w:r>
        <w:commentRangeEnd w:id="13"/>
        <w:r w:rsidR="00F20393">
          <w:rPr>
            <w:rStyle w:val="Marquedecommentaire"/>
          </w:rPr>
          <w:commentReference w:id="13"/>
        </w:r>
      </w:ins>
    </w:p>
    <w:p w14:paraId="2E832725" w14:textId="31BE5F92" w:rsidR="00C519A3" w:rsidRDefault="00B11125" w:rsidP="00B47107">
      <w:pPr>
        <w:spacing w:before="240" w:after="240" w:line="480" w:lineRule="auto"/>
        <w:rPr>
          <w:rFonts w:ascii="Times New Roman" w:eastAsia="Times New Roman" w:hAnsi="Times New Roman" w:cs="Times New Roman"/>
          <w:sz w:val="24"/>
          <w:szCs w:val="24"/>
        </w:rPr>
      </w:pPr>
      <w:r w:rsidRPr="001751BD">
        <w:rPr>
          <w:rFonts w:ascii="Times New Roman" w:eastAsia="Times New Roman" w:hAnsi="Times New Roman" w:cs="Times New Roman"/>
          <w:sz w:val="24"/>
          <w:szCs w:val="24"/>
        </w:rPr>
        <w:t>W</w:t>
      </w:r>
      <w:r w:rsidR="00F9282F" w:rsidRPr="001751BD">
        <w:rPr>
          <w:rFonts w:ascii="Times New Roman" w:eastAsia="Times New Roman" w:hAnsi="Times New Roman" w:cs="Times New Roman"/>
          <w:sz w:val="24"/>
          <w:szCs w:val="24"/>
        </w:rPr>
        <w:t xml:space="preserve">hen several populations were </w:t>
      </w:r>
      <w:r w:rsidR="00F20393">
        <w:rPr>
          <w:rFonts w:ascii="Times New Roman" w:eastAsia="Times New Roman" w:hAnsi="Times New Roman" w:cs="Times New Roman"/>
          <w:sz w:val="24"/>
          <w:szCs w:val="24"/>
        </w:rPr>
        <w:t>affected</w:t>
      </w:r>
      <w:r w:rsidR="00F9282F" w:rsidRPr="001751BD">
        <w:rPr>
          <w:rFonts w:ascii="Times New Roman" w:eastAsia="Times New Roman" w:hAnsi="Times New Roman" w:cs="Times New Roman"/>
          <w:sz w:val="24"/>
          <w:szCs w:val="24"/>
        </w:rPr>
        <w:t>, we chose</w:t>
      </w:r>
      <w:r w:rsidRPr="001751BD">
        <w:rPr>
          <w:rFonts w:ascii="Times New Roman" w:eastAsia="Times New Roman" w:hAnsi="Times New Roman" w:cs="Times New Roman"/>
          <w:sz w:val="24"/>
          <w:szCs w:val="24"/>
        </w:rPr>
        <w:t xml:space="preserve"> </w:t>
      </w:r>
      <w:r w:rsidR="00F9282F" w:rsidRPr="001751BD">
        <w:rPr>
          <w:rFonts w:ascii="Times New Roman" w:eastAsia="Times New Roman" w:hAnsi="Times New Roman" w:cs="Times New Roman"/>
          <w:sz w:val="24"/>
          <w:szCs w:val="24"/>
        </w:rPr>
        <w:t>adjacent populations</w:t>
      </w:r>
      <w:r w:rsidR="008B21CA" w:rsidRPr="001751BD">
        <w:rPr>
          <w:rFonts w:ascii="Times New Roman" w:eastAsia="Times New Roman" w:hAnsi="Times New Roman" w:cs="Times New Roman"/>
          <w:sz w:val="24"/>
          <w:szCs w:val="24"/>
        </w:rPr>
        <w:t>;</w:t>
      </w:r>
      <w:r w:rsidR="00F9282F" w:rsidRPr="001751BD">
        <w:rPr>
          <w:rFonts w:ascii="Times New Roman" w:eastAsia="Times New Roman" w:hAnsi="Times New Roman" w:cs="Times New Roman"/>
          <w:sz w:val="24"/>
          <w:szCs w:val="24"/>
        </w:rPr>
        <w:t xml:space="preserve"> </w:t>
      </w:r>
      <w:r w:rsidRPr="001751BD">
        <w:rPr>
          <w:rFonts w:ascii="Times New Roman" w:eastAsia="Times New Roman" w:hAnsi="Times New Roman" w:cs="Times New Roman"/>
          <w:sz w:val="24"/>
          <w:szCs w:val="24"/>
        </w:rPr>
        <w:t>w</w:t>
      </w:r>
      <w:r w:rsidR="00E46EF8" w:rsidRPr="001751BD">
        <w:rPr>
          <w:rFonts w:ascii="Times New Roman" w:eastAsia="Times New Roman" w:hAnsi="Times New Roman" w:cs="Times New Roman"/>
          <w:sz w:val="24"/>
          <w:szCs w:val="24"/>
        </w:rPr>
        <w:t xml:space="preserve">hether </w:t>
      </w:r>
      <w:r w:rsidR="00384DF0" w:rsidRPr="001751BD">
        <w:rPr>
          <w:rFonts w:ascii="Times New Roman" w:eastAsia="Times New Roman" w:hAnsi="Times New Roman" w:cs="Times New Roman"/>
          <w:sz w:val="24"/>
          <w:szCs w:val="24"/>
        </w:rPr>
        <w:t>lower</w:t>
      </w:r>
      <w:r w:rsidRPr="001751BD">
        <w:rPr>
          <w:rFonts w:ascii="Times New Roman" w:eastAsia="Times New Roman" w:hAnsi="Times New Roman" w:cs="Times New Roman"/>
          <w:sz w:val="24"/>
          <w:szCs w:val="24"/>
        </w:rPr>
        <w:t>ing the</w:t>
      </w:r>
      <w:r w:rsidR="00384DF0"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t>degree of spatial autocorrelation</w:t>
      </w:r>
      <w:r w:rsidR="00F14791" w:rsidRPr="001751BD">
        <w:rPr>
          <w:rFonts w:ascii="Times New Roman" w:eastAsia="Times New Roman" w:hAnsi="Times New Roman" w:cs="Times New Roman"/>
          <w:sz w:val="24"/>
          <w:szCs w:val="24"/>
        </w:rPr>
        <w:t xml:space="preserve"> in the spatial genetic legacy</w:t>
      </w:r>
      <w:r w:rsidRPr="001751BD">
        <w:rPr>
          <w:rFonts w:ascii="Times New Roman" w:eastAsia="Times New Roman" w:hAnsi="Times New Roman" w:cs="Times New Roman"/>
          <w:sz w:val="24"/>
          <w:szCs w:val="24"/>
        </w:rPr>
        <w:t>, that is targeting populations not necessarily adjacent to each other,</w:t>
      </w:r>
      <w:r w:rsidR="00E46EF8" w:rsidRPr="001751BD">
        <w:rPr>
          <w:rFonts w:ascii="Times New Roman" w:eastAsia="Times New Roman" w:hAnsi="Times New Roman" w:cs="Times New Roman"/>
          <w:sz w:val="24"/>
          <w:szCs w:val="24"/>
        </w:rPr>
        <w:t xml:space="preserve"> </w:t>
      </w:r>
      <w:r w:rsidR="00F14791" w:rsidRPr="001751BD">
        <w:rPr>
          <w:rFonts w:ascii="Times New Roman" w:eastAsia="Times New Roman" w:hAnsi="Times New Roman" w:cs="Times New Roman"/>
          <w:sz w:val="24"/>
          <w:szCs w:val="24"/>
        </w:rPr>
        <w:t xml:space="preserve">influences detection, </w:t>
      </w:r>
      <w:r w:rsidR="00E46EF8" w:rsidRPr="001751BD">
        <w:rPr>
          <w:rFonts w:ascii="Times New Roman" w:eastAsia="Times New Roman" w:hAnsi="Times New Roman" w:cs="Times New Roman"/>
          <w:sz w:val="24"/>
          <w:szCs w:val="24"/>
        </w:rPr>
        <w:t xml:space="preserve">has not been investigated in our </w:t>
      </w:r>
      <w:commentRangeStart w:id="15"/>
      <w:r w:rsidR="00E46EF8" w:rsidRPr="001751BD">
        <w:rPr>
          <w:rFonts w:ascii="Times New Roman" w:eastAsia="Times New Roman" w:hAnsi="Times New Roman" w:cs="Times New Roman"/>
          <w:sz w:val="24"/>
          <w:szCs w:val="24"/>
        </w:rPr>
        <w:t>pap</w:t>
      </w:r>
      <w:r w:rsidR="007E677E" w:rsidRPr="001751BD">
        <w:rPr>
          <w:rFonts w:ascii="Times New Roman" w:eastAsia="Times New Roman" w:hAnsi="Times New Roman" w:cs="Times New Roman"/>
          <w:sz w:val="24"/>
          <w:szCs w:val="24"/>
        </w:rPr>
        <w:t>e</w:t>
      </w:r>
      <w:r w:rsidR="00E46EF8" w:rsidRPr="001751BD">
        <w:rPr>
          <w:rFonts w:ascii="Times New Roman" w:eastAsia="Times New Roman" w:hAnsi="Times New Roman" w:cs="Times New Roman"/>
          <w:sz w:val="24"/>
          <w:szCs w:val="24"/>
        </w:rPr>
        <w:t>r</w:t>
      </w:r>
      <w:commentRangeEnd w:id="15"/>
      <w:r w:rsidR="00F20393">
        <w:rPr>
          <w:rStyle w:val="Marquedecommentaire"/>
        </w:rPr>
        <w:commentReference w:id="15"/>
      </w:r>
      <w:r w:rsidR="00E46EF8" w:rsidRPr="001751BD">
        <w:rPr>
          <w:rFonts w:ascii="Times New Roman" w:eastAsia="Times New Roman" w:hAnsi="Times New Roman" w:cs="Times New Roman"/>
          <w:sz w:val="24"/>
          <w:szCs w:val="24"/>
        </w:rPr>
        <w:t>. Spatial autocorrelation may greatly affect many genetic analyses, and solutions are being developed to integrate it</w:t>
      </w:r>
      <w:r w:rsidR="007E677E" w:rsidRPr="001751BD">
        <w:rPr>
          <w:rFonts w:ascii="Times New Roman" w:eastAsia="Times New Roman" w:hAnsi="Times New Roman" w:cs="Times New Roman"/>
          <w:sz w:val="24"/>
          <w:szCs w:val="24"/>
        </w:rPr>
        <w:t xml:space="preserve"> within them</w:t>
      </w:r>
      <w:r w:rsidR="00E46EF8"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[63]","plainTextFormattedCitation":"[63]","previouslyFormattedCitation":"[65]"},"properties":{"noteIndex":0},"schema":"https://github.com/citation-style-language/schema/raw/master/csl-citation.json"}</w:instrText>
      </w:r>
      <w:r w:rsidR="00E46EF8" w:rsidRPr="001751BD">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[63]</w:t>
      </w:r>
      <w:r w:rsidR="00E46EF8" w:rsidRPr="001751BD">
        <w:rPr>
          <w:rFonts w:ascii="Times New Roman" w:eastAsia="Times New Roman" w:hAnsi="Times New Roman" w:cs="Times New Roman"/>
          <w:sz w:val="24"/>
          <w:szCs w:val="24"/>
        </w:rPr>
        <w:fldChar w:fldCharType="end"/>
      </w:r>
      <w:r w:rsidR="00E46EF8" w:rsidRPr="001751BD">
        <w:rPr>
          <w:rFonts w:ascii="Times New Roman" w:eastAsia="Times New Roman" w:hAnsi="Times New Roman" w:cs="Times New Roman"/>
          <w:sz w:val="24"/>
          <w:szCs w:val="24"/>
        </w:rPr>
        <w:t xml:space="preserve">. We believe </w:t>
      </w:r>
      <w:r w:rsidR="008B21CA" w:rsidRPr="001751BD">
        <w:rPr>
          <w:rFonts w:ascii="Times New Roman" w:eastAsia="Times New Roman" w:hAnsi="Times New Roman" w:cs="Times New Roman"/>
          <w:sz w:val="24"/>
          <w:szCs w:val="24"/>
        </w:rPr>
        <w:t xml:space="preserve">that </w:t>
      </w:r>
      <w:r w:rsidR="00E46EF8" w:rsidRPr="001751BD">
        <w:rPr>
          <w:rFonts w:ascii="Times New Roman" w:eastAsia="Times New Roman" w:hAnsi="Times New Roman" w:cs="Times New Roman"/>
          <w:sz w:val="24"/>
          <w:szCs w:val="24"/>
        </w:rPr>
        <w:t xml:space="preserve">explicitly taking spatial autocorrelation into account in temporal </w:t>
      </w:r>
      <w:r w:rsidR="00675D5B" w:rsidRPr="001751BD">
        <w:rPr>
          <w:rFonts w:ascii="Times New Roman" w:eastAsia="Times New Roman" w:hAnsi="Times New Roman" w:cs="Times New Roman"/>
          <w:sz w:val="24"/>
          <w:szCs w:val="24"/>
        </w:rPr>
        <w:t>analyse</w:t>
      </w:r>
      <w:r w:rsidR="00E46EF8" w:rsidRPr="001751BD">
        <w:rPr>
          <w:rFonts w:ascii="Times New Roman" w:eastAsia="Times New Roman" w:hAnsi="Times New Roman" w:cs="Times New Roman"/>
          <w:sz w:val="24"/>
          <w:szCs w:val="24"/>
        </w:rPr>
        <w:t xml:space="preserve">s of genetic diversity </w:t>
      </w:r>
      <w:r w:rsidR="00BB6B2C" w:rsidRPr="001751BD">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[5]","plainTextFormattedCitation":"[5]","previouslyFormattedCitation":"[5]"},"properties":{"noteIndex":0},"schema":"https://github.com/citation-style-language/schema/raw/master/csl-citation.json"}</w:instrText>
      </w:r>
      <w:r w:rsidR="00BB6B2C" w:rsidRPr="001751BD">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[5]</w:t>
      </w:r>
      <w:r w:rsidR="00BB6B2C" w:rsidRPr="001751BD">
        <w:rPr>
          <w:rFonts w:ascii="Times New Roman" w:eastAsia="Times New Roman" w:hAnsi="Times New Roman" w:cs="Times New Roman"/>
          <w:sz w:val="24"/>
          <w:szCs w:val="24"/>
        </w:rPr>
        <w:fldChar w:fldCharType="end"/>
      </w:r>
      <w:r w:rsidR="00BB6B2C"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t>represents a promising and challenging avenue of research.</w:t>
      </w:r>
      <w:r w:rsidR="005A6C4E" w:rsidRPr="001751BD">
        <w:rPr>
          <w:rFonts w:ascii="Times New Roman" w:eastAsia="Times New Roman" w:hAnsi="Times New Roman" w:cs="Times New Roman"/>
          <w:sz w:val="24"/>
          <w:szCs w:val="24"/>
        </w:rPr>
        <w:t xml:space="preserve"> </w:t>
      </w:r>
    </w:p>
    <w:p w14:paraId="32A099A1" w14:textId="77777777" w:rsidR="00F20393" w:rsidRPr="00DC7EDB" w:rsidRDefault="00F20393" w:rsidP="00B47107">
      <w:pPr>
        <w:spacing w:before="240" w:after="240" w:line="480" w:lineRule="auto"/>
        <w:rPr>
          <w:ins w:id="16" w:author="Patrick" w:date="2020-07-29T13:26:00Z"/>
          <w:rFonts w:ascii="Times New Roman" w:eastAsia="Times New Roman" w:hAnsi="Times New Roman" w:cs="Times New Roman"/>
          <w:i/>
          <w:iCs/>
          <w:sz w:val="24"/>
          <w:szCs w:val="24"/>
        </w:rPr>
      </w:pPr>
      <w:commentRangeStart w:id="17"/>
      <w:ins w:id="18" w:author="Patrick" w:date="2020-07-29T13:26:00Z">
        <w:r w:rsidRPr="00DC7EDB">
          <w:rPr>
            <w:rFonts w:ascii="Times New Roman" w:eastAsia="Times New Roman" w:hAnsi="Times New Roman" w:cs="Times New Roman"/>
            <w:i/>
            <w:iCs/>
            <w:sz w:val="24"/>
            <w:szCs w:val="24"/>
          </w:rPr>
          <w:t>Subheading?</w:t>
        </w:r>
        <w:commentRangeEnd w:id="17"/>
        <w:r>
          <w:rPr>
            <w:rStyle w:val="Marquedecommentaire"/>
          </w:rPr>
          <w:commentReference w:id="17"/>
        </w:r>
      </w:ins>
    </w:p>
    <w:p w14:paraId="31B5CD52" w14:textId="7D584E72" w:rsidR="004A1195" w:rsidRDefault="00253769" w:rsidP="00B47107">
      <w:pPr>
        <w:spacing w:before="240" w:after="240" w:line="480" w:lineRule="auto"/>
        <w:rPr>
          <w:rFonts w:ascii="Times New Roman" w:eastAsia="Times New Roman" w:hAnsi="Times New Roman" w:cs="Times New Roman"/>
          <w:sz w:val="24"/>
          <w:szCs w:val="24"/>
        </w:rPr>
      </w:pPr>
      <w:commentRangeStart w:id="19"/>
      <w:r w:rsidRPr="00C46C5B">
        <w:rPr>
          <w:rFonts w:ascii="Times New Roman" w:eastAsia="Times New Roman" w:hAnsi="Times New Roman" w:cs="Times New Roman"/>
          <w:sz w:val="24"/>
          <w:szCs w:val="24"/>
        </w:rPr>
        <w:t>As</w:t>
      </w:r>
      <w:commentRangeEnd w:id="19"/>
      <w:r w:rsidR="004A1195">
        <w:rPr>
          <w:rStyle w:val="Marquedecommentaire"/>
        </w:rPr>
        <w:commentReference w:id="19"/>
      </w:r>
      <w:r w:rsidRPr="00C46C5B">
        <w:rPr>
          <w:rFonts w:ascii="Times New Roman" w:eastAsia="Times New Roman" w:hAnsi="Times New Roman" w:cs="Times New Roman"/>
          <w:sz w:val="24"/>
          <w:szCs w:val="24"/>
        </w:rPr>
        <w:t xml:space="preserve"> expected, </w:t>
      </w:r>
      <w:r w:rsidR="003F7F85" w:rsidRPr="00C46C5B">
        <w:rPr>
          <w:rFonts w:ascii="Times New Roman" w:eastAsia="Times New Roman" w:hAnsi="Times New Roman" w:cs="Times New Roman"/>
          <w:sz w:val="24"/>
          <w:szCs w:val="24"/>
        </w:rPr>
        <w:t>spatial genetic l</w:t>
      </w:r>
      <w:r w:rsidR="004F6B26" w:rsidRPr="00C46C5B">
        <w:rPr>
          <w:rFonts w:ascii="Times New Roman" w:eastAsia="Times New Roman" w:hAnsi="Times New Roman" w:cs="Times New Roman"/>
          <w:sz w:val="24"/>
          <w:szCs w:val="24"/>
        </w:rPr>
        <w:t>egacies tend to decay over time</w:t>
      </w:r>
      <w:r w:rsidR="004A1195">
        <w:rPr>
          <w:rFonts w:ascii="Times New Roman" w:eastAsia="Times New Roman" w:hAnsi="Times New Roman" w:cs="Times New Roman"/>
          <w:sz w:val="24"/>
          <w:szCs w:val="24"/>
        </w:rPr>
        <w:t xml:space="preserve"> and TGI appears best suited to identify changes at a temporal scale of </w:t>
      </w:r>
      <w:r w:rsidR="007F0A07">
        <w:rPr>
          <w:rFonts w:ascii="Times New Roman" w:eastAsia="Times New Roman" w:hAnsi="Times New Roman" w:cs="Times New Roman"/>
          <w:sz w:val="24"/>
          <w:szCs w:val="24"/>
        </w:rPr>
        <w:t>1-10</w:t>
      </w:r>
      <w:r w:rsidR="004A1195">
        <w:rPr>
          <w:rFonts w:ascii="Times New Roman" w:eastAsia="Times New Roman" w:hAnsi="Times New Roman" w:cs="Times New Roman"/>
          <w:sz w:val="24"/>
          <w:szCs w:val="24"/>
        </w:rPr>
        <w:t xml:space="preserve"> years</w:t>
      </w:r>
      <w:r w:rsidR="007F0A07">
        <w:rPr>
          <w:rFonts w:ascii="Times New Roman" w:eastAsia="Times New Roman" w:hAnsi="Times New Roman" w:cs="Times New Roman"/>
          <w:sz w:val="24"/>
          <w:szCs w:val="24"/>
        </w:rPr>
        <w:t xml:space="preserve"> depending on </w:t>
      </w:r>
      <w:r w:rsidRPr="00C46C5B">
        <w:rPr>
          <w:rFonts w:ascii="Times New Roman" w:eastAsia="Times New Roman" w:hAnsi="Times New Roman" w:cs="Times New Roman"/>
          <w:sz w:val="24"/>
          <w:szCs w:val="24"/>
        </w:rPr>
        <w:t xml:space="preserve">. However, two main points emerged from our analysis of the timing </w:t>
      </w:r>
      <w:r w:rsidR="00786CFE" w:rsidRPr="00C46C5B">
        <w:rPr>
          <w:rFonts w:ascii="Times New Roman" w:eastAsia="Times New Roman" w:hAnsi="Times New Roman" w:cs="Times New Roman"/>
          <w:sz w:val="24"/>
          <w:szCs w:val="24"/>
        </w:rPr>
        <w:t xml:space="preserve">of sampling </w:t>
      </w:r>
      <w:r w:rsidR="001F4124" w:rsidRPr="00C46C5B">
        <w:rPr>
          <w:rFonts w:ascii="Times New Roman" w:eastAsia="Times New Roman" w:hAnsi="Times New Roman" w:cs="Times New Roman"/>
          <w:sz w:val="24"/>
          <w:szCs w:val="24"/>
        </w:rPr>
        <w:t xml:space="preserve">required </w:t>
      </w:r>
      <w:r w:rsidR="00786CFE" w:rsidRPr="00C46C5B">
        <w:rPr>
          <w:rFonts w:ascii="Times New Roman" w:eastAsia="Times New Roman" w:hAnsi="Times New Roman" w:cs="Times New Roman"/>
          <w:sz w:val="24"/>
          <w:szCs w:val="24"/>
        </w:rPr>
        <w:t xml:space="preserve">to detect </w:t>
      </w:r>
      <w:r w:rsidR="001F4124" w:rsidRPr="00C46C5B">
        <w:rPr>
          <w:rFonts w:ascii="Times New Roman" w:eastAsia="Times New Roman" w:hAnsi="Times New Roman" w:cs="Times New Roman"/>
          <w:sz w:val="24"/>
          <w:szCs w:val="24"/>
        </w:rPr>
        <w:t xml:space="preserve">significant </w:t>
      </w:r>
      <w:r w:rsidR="00830D43">
        <w:rPr>
          <w:rFonts w:ascii="Times New Roman" w:eastAsia="Times New Roman" w:hAnsi="Times New Roman" w:cs="Times New Roman"/>
          <w:sz w:val="24"/>
          <w:szCs w:val="24"/>
        </w:rPr>
        <w:t>genetic change. S</w:t>
      </w:r>
      <w:commentRangeStart w:id="20"/>
      <w:r w:rsidR="00C46C5B">
        <w:rPr>
          <w:rFonts w:ascii="Times New Roman" w:eastAsia="Times New Roman" w:hAnsi="Times New Roman" w:cs="Times New Roman"/>
          <w:sz w:val="24"/>
          <w:szCs w:val="24"/>
        </w:rPr>
        <w:t xml:space="preserve">patial extent is important to take into account when we have access to sampling </w:t>
      </w:r>
      <w:r w:rsidR="004A1195">
        <w:rPr>
          <w:rFonts w:ascii="Times New Roman" w:eastAsia="Times New Roman" w:hAnsi="Times New Roman" w:cs="Times New Roman"/>
          <w:sz w:val="24"/>
          <w:szCs w:val="24"/>
        </w:rPr>
        <w:lastRenderedPageBreak/>
        <w:t xml:space="preserve">immediately following </w:t>
      </w:r>
      <w:r w:rsidR="00C46C5B">
        <w:rPr>
          <w:rFonts w:ascii="Times New Roman" w:eastAsia="Times New Roman" w:hAnsi="Times New Roman" w:cs="Times New Roman"/>
          <w:sz w:val="24"/>
          <w:szCs w:val="24"/>
        </w:rPr>
        <w:t xml:space="preserve">a suspected event. This is true when we compare it to old or recent pre-event sampling. </w:t>
      </w:r>
      <w:r w:rsidR="004B5712" w:rsidRPr="00C46C5B">
        <w:rPr>
          <w:rFonts w:ascii="Times New Roman" w:eastAsia="Times New Roman" w:hAnsi="Times New Roman" w:cs="Times New Roman"/>
          <w:sz w:val="24"/>
          <w:szCs w:val="24"/>
        </w:rPr>
        <w:t>The main implication of this result is that while it could reassure researchers that they</w:t>
      </w:r>
      <w:r w:rsidR="00EA64AE" w:rsidRPr="00C46C5B">
        <w:rPr>
          <w:rFonts w:ascii="Times New Roman" w:eastAsia="Times New Roman" w:hAnsi="Times New Roman" w:cs="Times New Roman"/>
          <w:sz w:val="24"/>
          <w:szCs w:val="24"/>
        </w:rPr>
        <w:t xml:space="preserve"> may</w:t>
      </w:r>
      <w:r w:rsidR="004B5712" w:rsidRPr="00C46C5B">
        <w:rPr>
          <w:rFonts w:ascii="Times New Roman" w:eastAsia="Times New Roman" w:hAnsi="Times New Roman" w:cs="Times New Roman"/>
          <w:sz w:val="24"/>
          <w:szCs w:val="24"/>
        </w:rPr>
        <w:t xml:space="preserve"> </w:t>
      </w:r>
      <w:r w:rsidR="002C36D6" w:rsidRPr="00C46C5B">
        <w:rPr>
          <w:rFonts w:ascii="Times New Roman" w:eastAsia="Times New Roman" w:hAnsi="Times New Roman" w:cs="Times New Roman"/>
          <w:sz w:val="24"/>
          <w:szCs w:val="24"/>
        </w:rPr>
        <w:t xml:space="preserve">compare </w:t>
      </w:r>
      <w:r w:rsidR="004B5712" w:rsidRPr="00C46C5B">
        <w:rPr>
          <w:rFonts w:ascii="Times New Roman" w:eastAsia="Times New Roman" w:hAnsi="Times New Roman" w:cs="Times New Roman"/>
          <w:sz w:val="24"/>
          <w:szCs w:val="24"/>
        </w:rPr>
        <w:t>an old</w:t>
      </w:r>
      <w:r w:rsidR="002C36D6" w:rsidRPr="00C46C5B">
        <w:rPr>
          <w:rFonts w:ascii="Times New Roman" w:eastAsia="Times New Roman" w:hAnsi="Times New Roman" w:cs="Times New Roman"/>
          <w:sz w:val="24"/>
          <w:szCs w:val="24"/>
        </w:rPr>
        <w:t>er</w:t>
      </w:r>
      <w:r w:rsidR="004B5712" w:rsidRPr="00C46C5B">
        <w:rPr>
          <w:rFonts w:ascii="Times New Roman" w:eastAsia="Times New Roman" w:hAnsi="Times New Roman" w:cs="Times New Roman"/>
          <w:sz w:val="24"/>
          <w:szCs w:val="24"/>
        </w:rPr>
        <w:t xml:space="preserve"> </w:t>
      </w:r>
      <w:r w:rsidR="00DF443E" w:rsidRPr="00C46C5B">
        <w:rPr>
          <w:rFonts w:ascii="Times New Roman" w:eastAsia="Times New Roman" w:hAnsi="Times New Roman" w:cs="Times New Roman"/>
          <w:sz w:val="24"/>
          <w:szCs w:val="24"/>
        </w:rPr>
        <w:t xml:space="preserve">sample </w:t>
      </w:r>
      <w:r w:rsidR="001056C8" w:rsidRPr="00C46C5B">
        <w:rPr>
          <w:rFonts w:ascii="Times New Roman" w:eastAsia="Times New Roman" w:hAnsi="Times New Roman" w:cs="Times New Roman"/>
          <w:sz w:val="24"/>
          <w:szCs w:val="24"/>
        </w:rPr>
        <w:t xml:space="preserve">to </w:t>
      </w:r>
      <w:r w:rsidR="002C36D6" w:rsidRPr="00C46C5B">
        <w:rPr>
          <w:rFonts w:ascii="Times New Roman" w:eastAsia="Times New Roman" w:hAnsi="Times New Roman" w:cs="Times New Roman"/>
          <w:sz w:val="24"/>
          <w:szCs w:val="24"/>
        </w:rPr>
        <w:t>a recent</w:t>
      </w:r>
      <w:r w:rsidR="00DF443E" w:rsidRPr="00C46C5B">
        <w:rPr>
          <w:rFonts w:ascii="Times New Roman" w:eastAsia="Times New Roman" w:hAnsi="Times New Roman" w:cs="Times New Roman"/>
          <w:sz w:val="24"/>
          <w:szCs w:val="24"/>
        </w:rPr>
        <w:t xml:space="preserve"> </w:t>
      </w:r>
      <w:r w:rsidR="008B21CA" w:rsidRPr="00C46C5B">
        <w:rPr>
          <w:rFonts w:ascii="Times New Roman" w:eastAsia="Times New Roman" w:hAnsi="Times New Roman" w:cs="Times New Roman"/>
          <w:sz w:val="24"/>
          <w:szCs w:val="24"/>
        </w:rPr>
        <w:t xml:space="preserve">one obtained </w:t>
      </w:r>
      <w:r w:rsidR="00DF443E" w:rsidRPr="00C46C5B">
        <w:rPr>
          <w:rFonts w:ascii="Times New Roman" w:eastAsia="Times New Roman" w:hAnsi="Times New Roman" w:cs="Times New Roman"/>
          <w:sz w:val="24"/>
          <w:szCs w:val="24"/>
        </w:rPr>
        <w:t>shortly after the event</w:t>
      </w:r>
      <w:r w:rsidR="001056C8" w:rsidRPr="00C46C5B">
        <w:rPr>
          <w:rFonts w:ascii="Times New Roman" w:eastAsia="Times New Roman" w:hAnsi="Times New Roman" w:cs="Times New Roman"/>
          <w:sz w:val="24"/>
          <w:szCs w:val="24"/>
        </w:rPr>
        <w:t xml:space="preserve">, the power to </w:t>
      </w:r>
      <w:r w:rsidR="00C46C5B">
        <w:rPr>
          <w:rFonts w:ascii="Times New Roman" w:eastAsia="Times New Roman" w:hAnsi="Times New Roman" w:cs="Times New Roman"/>
          <w:sz w:val="24"/>
          <w:szCs w:val="24"/>
        </w:rPr>
        <w:t>detect change decreases sharply if the event affected a large part of the landscape.</w:t>
      </w:r>
      <w:commentRangeEnd w:id="20"/>
      <w:r w:rsidR="004A1195">
        <w:rPr>
          <w:rStyle w:val="Marquedecommentaire"/>
        </w:rPr>
        <w:commentReference w:id="20"/>
      </w:r>
      <w:r w:rsidR="00C46C5B">
        <w:rPr>
          <w:rFonts w:ascii="Times New Roman" w:eastAsia="Times New Roman" w:hAnsi="Times New Roman" w:cs="Times New Roman"/>
          <w:sz w:val="24"/>
          <w:szCs w:val="24"/>
        </w:rPr>
        <w:t xml:space="preserve"> However, the timing of the pre-event sampling is generally less important than that of the post-event sampling. Indeed, dispersal becomes the most important factor in driving the performance of TGI, especially its power</w:t>
      </w:r>
      <w:r w:rsidR="00830D43">
        <w:rPr>
          <w:rFonts w:ascii="Times New Roman" w:eastAsia="Times New Roman" w:hAnsi="Times New Roman" w:cs="Times New Roman"/>
          <w:sz w:val="24"/>
          <w:szCs w:val="24"/>
        </w:rPr>
        <w:t xml:space="preserve"> (1 - FNR)</w:t>
      </w:r>
      <w:r w:rsidR="00C46C5B">
        <w:rPr>
          <w:rFonts w:ascii="Times New Roman" w:eastAsia="Times New Roman" w:hAnsi="Times New Roman" w:cs="Times New Roman"/>
          <w:sz w:val="24"/>
          <w:szCs w:val="24"/>
        </w:rPr>
        <w:t xml:space="preserve">, when the time lag between the event and the post-event sampling increases. This means that </w:t>
      </w:r>
      <w:r w:rsidR="00EA64AE" w:rsidRPr="00C46C5B">
        <w:rPr>
          <w:rFonts w:ascii="Times New Roman" w:eastAsia="Times New Roman" w:hAnsi="Times New Roman" w:cs="Times New Roman"/>
          <w:sz w:val="24"/>
          <w:szCs w:val="24"/>
        </w:rPr>
        <w:t xml:space="preserve">researchers </w:t>
      </w:r>
      <w:r w:rsidR="00C46C5B" w:rsidRPr="00C46C5B">
        <w:rPr>
          <w:rFonts w:ascii="Times New Roman" w:eastAsia="Times New Roman" w:hAnsi="Times New Roman" w:cs="Times New Roman"/>
          <w:sz w:val="24"/>
          <w:szCs w:val="24"/>
        </w:rPr>
        <w:t xml:space="preserve">may </w:t>
      </w:r>
      <w:r w:rsidR="00C46C5B">
        <w:rPr>
          <w:rFonts w:ascii="Times New Roman" w:eastAsia="Times New Roman" w:hAnsi="Times New Roman" w:cs="Times New Roman"/>
          <w:sz w:val="24"/>
          <w:szCs w:val="24"/>
        </w:rPr>
        <w:t xml:space="preserve">for example </w:t>
      </w:r>
      <w:r w:rsidR="00EA64AE" w:rsidRPr="00C46C5B">
        <w:rPr>
          <w:rFonts w:ascii="Times New Roman" w:eastAsia="Times New Roman" w:hAnsi="Times New Roman" w:cs="Times New Roman"/>
          <w:sz w:val="24"/>
          <w:szCs w:val="24"/>
        </w:rPr>
        <w:t xml:space="preserve">have to accept as many </w:t>
      </w:r>
      <w:r w:rsidR="00C46C5B" w:rsidRPr="00C46C5B">
        <w:rPr>
          <w:rFonts w:ascii="Times New Roman" w:eastAsia="Times New Roman" w:hAnsi="Times New Roman" w:cs="Times New Roman"/>
          <w:sz w:val="24"/>
          <w:szCs w:val="24"/>
        </w:rPr>
        <w:t xml:space="preserve">as 50% of </w:t>
      </w:r>
      <w:r w:rsidR="00EA64AE" w:rsidRPr="00C46C5B">
        <w:rPr>
          <w:rFonts w:ascii="Times New Roman" w:eastAsia="Times New Roman" w:hAnsi="Times New Roman" w:cs="Times New Roman"/>
          <w:sz w:val="24"/>
          <w:szCs w:val="24"/>
        </w:rPr>
        <w:t>fa</w:t>
      </w:r>
      <w:r w:rsidR="00C46C5B" w:rsidRPr="00C46C5B">
        <w:rPr>
          <w:rFonts w:ascii="Times New Roman" w:eastAsia="Times New Roman" w:hAnsi="Times New Roman" w:cs="Times New Roman"/>
          <w:sz w:val="24"/>
          <w:szCs w:val="24"/>
        </w:rPr>
        <w:t>lse nega</w:t>
      </w:r>
      <w:r w:rsidR="00EA64AE" w:rsidRPr="00C46C5B">
        <w:rPr>
          <w:rFonts w:ascii="Times New Roman" w:eastAsia="Times New Roman" w:hAnsi="Times New Roman" w:cs="Times New Roman"/>
          <w:sz w:val="24"/>
          <w:szCs w:val="24"/>
        </w:rPr>
        <w:t>tives</w:t>
      </w:r>
      <w:r w:rsidR="00C46C5B">
        <w:rPr>
          <w:rFonts w:ascii="Times New Roman" w:eastAsia="Times New Roman" w:hAnsi="Times New Roman" w:cs="Times New Roman"/>
          <w:sz w:val="24"/>
          <w:szCs w:val="24"/>
        </w:rPr>
        <w:t xml:space="preserve"> and 10% of false positives</w:t>
      </w:r>
      <w:r w:rsidR="00EA64AE" w:rsidRPr="00C46C5B">
        <w:rPr>
          <w:rFonts w:ascii="Times New Roman" w:eastAsia="Times New Roman" w:hAnsi="Times New Roman" w:cs="Times New Roman"/>
          <w:sz w:val="24"/>
          <w:szCs w:val="24"/>
        </w:rPr>
        <w:t xml:space="preserve"> after </w:t>
      </w:r>
      <w:r w:rsidR="00E648B6" w:rsidRPr="00C46C5B">
        <w:rPr>
          <w:rFonts w:ascii="Times New Roman" w:eastAsia="Times New Roman" w:hAnsi="Times New Roman" w:cs="Times New Roman"/>
          <w:sz w:val="24"/>
          <w:szCs w:val="24"/>
        </w:rPr>
        <w:t xml:space="preserve">sampling </w:t>
      </w:r>
      <w:r w:rsidR="00EA64AE" w:rsidRPr="00C46C5B">
        <w:rPr>
          <w:rFonts w:ascii="Times New Roman" w:eastAsia="Times New Roman" w:hAnsi="Times New Roman" w:cs="Times New Roman"/>
          <w:sz w:val="24"/>
          <w:szCs w:val="24"/>
        </w:rPr>
        <w:t>only a few years</w:t>
      </w:r>
      <w:r w:rsidR="00E648B6" w:rsidRPr="00C46C5B">
        <w:rPr>
          <w:rFonts w:ascii="Times New Roman" w:eastAsia="Times New Roman" w:hAnsi="Times New Roman" w:cs="Times New Roman"/>
          <w:sz w:val="24"/>
          <w:szCs w:val="24"/>
        </w:rPr>
        <w:t xml:space="preserve"> after an event</w:t>
      </w:r>
      <w:r w:rsidR="00C46C5B" w:rsidRPr="00C46C5B">
        <w:rPr>
          <w:rFonts w:ascii="Times New Roman" w:eastAsia="Times New Roman" w:hAnsi="Times New Roman" w:cs="Times New Roman"/>
          <w:sz w:val="24"/>
          <w:szCs w:val="24"/>
        </w:rPr>
        <w:t xml:space="preserve"> if their system presents high dispersal</w:t>
      </w:r>
      <w:r w:rsidR="00F60294" w:rsidRPr="00C46C5B">
        <w:rPr>
          <w:rFonts w:ascii="Times New Roman" w:eastAsia="Times New Roman" w:hAnsi="Times New Roman" w:cs="Times New Roman"/>
          <w:sz w:val="24"/>
          <w:szCs w:val="24"/>
        </w:rPr>
        <w:t>. This has serious implications: if</w:t>
      </w:r>
      <w:r w:rsidR="00E648B6" w:rsidRPr="00C46C5B">
        <w:rPr>
          <w:rFonts w:ascii="Times New Roman" w:eastAsia="Times New Roman" w:hAnsi="Times New Roman" w:cs="Times New Roman"/>
          <w:sz w:val="24"/>
          <w:szCs w:val="24"/>
        </w:rPr>
        <w:t xml:space="preserve"> </w:t>
      </w:r>
      <w:r w:rsidR="00F60294" w:rsidRPr="00C46C5B">
        <w:rPr>
          <w:rFonts w:ascii="Times New Roman" w:eastAsia="Times New Roman" w:hAnsi="Times New Roman" w:cs="Times New Roman"/>
          <w:sz w:val="24"/>
          <w:szCs w:val="24"/>
        </w:rPr>
        <w:t xml:space="preserve">the </w:t>
      </w:r>
      <w:r w:rsidR="00E648B6" w:rsidRPr="00C46C5B">
        <w:rPr>
          <w:rFonts w:ascii="Times New Roman" w:eastAsia="Times New Roman" w:hAnsi="Times New Roman" w:cs="Times New Roman"/>
          <w:sz w:val="24"/>
          <w:szCs w:val="24"/>
        </w:rPr>
        <w:t xml:space="preserve">demographic parameters of </w:t>
      </w:r>
      <w:r w:rsidR="00C37D52" w:rsidRPr="00C46C5B">
        <w:rPr>
          <w:rFonts w:ascii="Times New Roman" w:eastAsia="Times New Roman" w:hAnsi="Times New Roman" w:cs="Times New Roman"/>
          <w:sz w:val="24"/>
          <w:szCs w:val="24"/>
        </w:rPr>
        <w:t xml:space="preserve">the models of </w:t>
      </w:r>
      <w:r w:rsidR="00F60294" w:rsidRPr="00C46C5B">
        <w:rPr>
          <w:rFonts w:ascii="Times New Roman" w:eastAsia="Times New Roman" w:hAnsi="Times New Roman" w:cs="Times New Roman"/>
          <w:sz w:val="24"/>
          <w:szCs w:val="24"/>
        </w:rPr>
        <w:t>a</w:t>
      </w:r>
      <w:r w:rsidR="00E648B6" w:rsidRPr="00C46C5B">
        <w:rPr>
          <w:rFonts w:ascii="Times New Roman" w:eastAsia="Times New Roman" w:hAnsi="Times New Roman" w:cs="Times New Roman"/>
          <w:sz w:val="24"/>
          <w:szCs w:val="24"/>
        </w:rPr>
        <w:t xml:space="preserve"> study system</w:t>
      </w:r>
      <w:r w:rsidR="00F60294" w:rsidRPr="00C46C5B">
        <w:rPr>
          <w:rFonts w:ascii="Times New Roman" w:eastAsia="Times New Roman" w:hAnsi="Times New Roman" w:cs="Times New Roman"/>
          <w:sz w:val="24"/>
          <w:szCs w:val="24"/>
        </w:rPr>
        <w:t xml:space="preserve"> would be similar to our inputs</w:t>
      </w:r>
      <w:r w:rsidR="00E648B6" w:rsidRPr="00C46C5B">
        <w:rPr>
          <w:rFonts w:ascii="Times New Roman" w:eastAsia="Times New Roman" w:hAnsi="Times New Roman" w:cs="Times New Roman"/>
          <w:sz w:val="24"/>
          <w:szCs w:val="24"/>
        </w:rPr>
        <w:t xml:space="preserve"> </w:t>
      </w:r>
      <w:r w:rsidR="00F60294" w:rsidRPr="00C46C5B">
        <w:rPr>
          <w:rFonts w:ascii="Times New Roman" w:eastAsia="Times New Roman" w:hAnsi="Times New Roman" w:cs="Times New Roman"/>
          <w:sz w:val="24"/>
          <w:szCs w:val="24"/>
        </w:rPr>
        <w:t>(</w:t>
      </w:r>
      <w:r w:rsidR="00E648B6" w:rsidRPr="00C46C5B">
        <w:rPr>
          <w:rFonts w:ascii="Times New Roman" w:eastAsia="Times New Roman" w:hAnsi="Times New Roman" w:cs="Times New Roman"/>
          <w:sz w:val="24"/>
          <w:szCs w:val="24"/>
        </w:rPr>
        <w:t>mode</w:t>
      </w:r>
      <w:r w:rsidR="00F60294" w:rsidRPr="00C46C5B">
        <w:rPr>
          <w:rFonts w:ascii="Times New Roman" w:eastAsia="Times New Roman" w:hAnsi="Times New Roman" w:cs="Times New Roman"/>
          <w:sz w:val="24"/>
          <w:szCs w:val="24"/>
        </w:rPr>
        <w:t>rate dispersal for example)</w:t>
      </w:r>
      <w:r w:rsidR="008B21CA" w:rsidRPr="00C46C5B">
        <w:rPr>
          <w:rFonts w:ascii="Times New Roman" w:eastAsia="Times New Roman" w:hAnsi="Times New Roman" w:cs="Times New Roman"/>
          <w:sz w:val="24"/>
          <w:szCs w:val="24"/>
        </w:rPr>
        <w:t>,</w:t>
      </w:r>
      <w:r w:rsidR="00F60294" w:rsidRPr="00C46C5B">
        <w:rPr>
          <w:rFonts w:ascii="Times New Roman" w:eastAsia="Times New Roman" w:hAnsi="Times New Roman" w:cs="Times New Roman"/>
          <w:sz w:val="24"/>
          <w:szCs w:val="24"/>
        </w:rPr>
        <w:t xml:space="preserve"> researchers</w:t>
      </w:r>
      <w:r w:rsidR="00E648B6" w:rsidRPr="00C46C5B">
        <w:rPr>
          <w:rFonts w:ascii="Times New Roman" w:eastAsia="Times New Roman" w:hAnsi="Times New Roman" w:cs="Times New Roman"/>
          <w:sz w:val="24"/>
          <w:szCs w:val="24"/>
        </w:rPr>
        <w:t xml:space="preserve"> </w:t>
      </w:r>
      <w:r w:rsidR="0048240C" w:rsidRPr="00C46C5B">
        <w:rPr>
          <w:rFonts w:ascii="Times New Roman" w:eastAsia="Times New Roman" w:hAnsi="Times New Roman" w:cs="Times New Roman"/>
          <w:sz w:val="24"/>
          <w:szCs w:val="24"/>
        </w:rPr>
        <w:t>might</w:t>
      </w:r>
      <w:r w:rsidR="00E648B6" w:rsidRPr="00C46C5B">
        <w:rPr>
          <w:rFonts w:ascii="Times New Roman" w:eastAsia="Times New Roman" w:hAnsi="Times New Roman" w:cs="Times New Roman"/>
          <w:sz w:val="24"/>
          <w:szCs w:val="24"/>
        </w:rPr>
        <w:t xml:space="preserve"> systematically </w:t>
      </w:r>
      <w:r w:rsidR="0048240C" w:rsidRPr="00C46C5B">
        <w:rPr>
          <w:rFonts w:ascii="Times New Roman" w:eastAsia="Times New Roman" w:hAnsi="Times New Roman" w:cs="Times New Roman"/>
          <w:sz w:val="24"/>
          <w:szCs w:val="24"/>
        </w:rPr>
        <w:t>spend</w:t>
      </w:r>
      <w:r w:rsidR="00C46C5B">
        <w:rPr>
          <w:rFonts w:ascii="Times New Roman" w:eastAsia="Times New Roman" w:hAnsi="Times New Roman" w:cs="Times New Roman"/>
          <w:sz w:val="24"/>
          <w:szCs w:val="24"/>
        </w:rPr>
        <w:t xml:space="preserve"> a substantial part</w:t>
      </w:r>
      <w:r w:rsidR="00E648B6" w:rsidRPr="00C46C5B">
        <w:rPr>
          <w:rFonts w:ascii="Times New Roman" w:eastAsia="Times New Roman" w:hAnsi="Times New Roman" w:cs="Times New Roman"/>
          <w:sz w:val="24"/>
          <w:szCs w:val="24"/>
        </w:rPr>
        <w:t xml:space="preserve"> of their resources on monitoring or treating </w:t>
      </w:r>
      <w:r w:rsidR="008B21CA" w:rsidRPr="00C46C5B">
        <w:rPr>
          <w:rFonts w:ascii="Times New Roman" w:eastAsia="Times New Roman" w:hAnsi="Times New Roman" w:cs="Times New Roman"/>
          <w:sz w:val="24"/>
          <w:szCs w:val="24"/>
        </w:rPr>
        <w:t>unaffected</w:t>
      </w:r>
      <w:r w:rsidR="00E648B6" w:rsidRPr="00C46C5B">
        <w:rPr>
          <w:rFonts w:ascii="Times New Roman" w:eastAsia="Times New Roman" w:hAnsi="Times New Roman" w:cs="Times New Roman"/>
          <w:sz w:val="24"/>
          <w:szCs w:val="24"/>
        </w:rPr>
        <w:t xml:space="preserve"> populations</w:t>
      </w:r>
      <w:r w:rsidR="00C46C5B">
        <w:rPr>
          <w:rFonts w:ascii="Times New Roman" w:eastAsia="Times New Roman" w:hAnsi="Times New Roman" w:cs="Times New Roman"/>
          <w:sz w:val="24"/>
          <w:szCs w:val="24"/>
        </w:rPr>
        <w:t>, while missing half the affected populations</w:t>
      </w:r>
      <w:r w:rsidR="00E648B6" w:rsidRPr="00C46C5B">
        <w:rPr>
          <w:rFonts w:ascii="Times New Roman" w:eastAsia="Times New Roman" w:hAnsi="Times New Roman" w:cs="Times New Roman"/>
          <w:sz w:val="24"/>
          <w:szCs w:val="24"/>
        </w:rPr>
        <w:t xml:space="preserve">. </w:t>
      </w:r>
      <w:r w:rsidR="00DF443E" w:rsidRPr="00C46C5B">
        <w:rPr>
          <w:rFonts w:ascii="Times New Roman" w:eastAsia="Times New Roman" w:hAnsi="Times New Roman" w:cs="Times New Roman"/>
          <w:sz w:val="24"/>
          <w:szCs w:val="24"/>
        </w:rPr>
        <w:t xml:space="preserve">For </w:t>
      </w:r>
      <w:r w:rsidR="00C46C5B">
        <w:rPr>
          <w:rFonts w:ascii="Times New Roman" w:eastAsia="Times New Roman" w:hAnsi="Times New Roman" w:cs="Times New Roman"/>
          <w:sz w:val="24"/>
          <w:szCs w:val="24"/>
        </w:rPr>
        <w:t>a cartoon example</w:t>
      </w:r>
      <w:r w:rsidR="00936449">
        <w:rPr>
          <w:rFonts w:ascii="Times New Roman" w:eastAsia="Times New Roman" w:hAnsi="Times New Roman" w:cs="Times New Roman"/>
          <w:sz w:val="24"/>
          <w:szCs w:val="24"/>
        </w:rPr>
        <w:t>, let us imagine</w:t>
      </w:r>
      <w:r w:rsidR="00DF443E" w:rsidRPr="00C46C5B">
        <w:rPr>
          <w:rFonts w:ascii="Times New Roman" w:eastAsia="Times New Roman" w:hAnsi="Times New Roman" w:cs="Times New Roman"/>
          <w:sz w:val="24"/>
          <w:szCs w:val="24"/>
        </w:rPr>
        <w:t xml:space="preserve"> </w:t>
      </w:r>
      <w:r w:rsidR="00936449">
        <w:rPr>
          <w:rFonts w:ascii="Times New Roman" w:eastAsia="Times New Roman" w:hAnsi="Times New Roman" w:cs="Times New Roman"/>
          <w:sz w:val="24"/>
          <w:szCs w:val="24"/>
        </w:rPr>
        <w:t>we could buy 10 conservation patches of land</w:t>
      </w:r>
      <w:r w:rsidR="00DF443E" w:rsidRPr="00C46C5B">
        <w:rPr>
          <w:rFonts w:ascii="Times New Roman" w:eastAsia="Times New Roman" w:hAnsi="Times New Roman" w:cs="Times New Roman"/>
          <w:sz w:val="24"/>
          <w:szCs w:val="24"/>
        </w:rPr>
        <w:t xml:space="preserve"> to protect populations of a threatened salamander identified as having </w:t>
      </w:r>
      <w:r w:rsidR="00251650" w:rsidRPr="00C46C5B">
        <w:rPr>
          <w:rFonts w:ascii="Times New Roman" w:eastAsia="Times New Roman" w:hAnsi="Times New Roman" w:cs="Times New Roman"/>
          <w:sz w:val="24"/>
          <w:szCs w:val="24"/>
        </w:rPr>
        <w:t>recently</w:t>
      </w:r>
      <w:r w:rsidR="00DF443E" w:rsidRPr="00C46C5B">
        <w:rPr>
          <w:rFonts w:ascii="Times New Roman" w:eastAsia="Times New Roman" w:hAnsi="Times New Roman" w:cs="Times New Roman"/>
          <w:sz w:val="24"/>
          <w:szCs w:val="24"/>
        </w:rPr>
        <w:t xml:space="preserve"> </w:t>
      </w:r>
      <w:r w:rsidR="00B51D74" w:rsidRPr="00C46C5B">
        <w:rPr>
          <w:rFonts w:ascii="Times New Roman" w:eastAsia="Times New Roman" w:hAnsi="Times New Roman" w:cs="Times New Roman"/>
          <w:sz w:val="24"/>
          <w:szCs w:val="24"/>
        </w:rPr>
        <w:t xml:space="preserve">lost </w:t>
      </w:r>
      <w:r w:rsidR="00251650" w:rsidRPr="00C46C5B">
        <w:rPr>
          <w:rFonts w:ascii="Times New Roman" w:eastAsia="Times New Roman" w:hAnsi="Times New Roman" w:cs="Times New Roman"/>
          <w:sz w:val="24"/>
          <w:szCs w:val="24"/>
        </w:rPr>
        <w:t xml:space="preserve">more </w:t>
      </w:r>
      <w:r w:rsidR="00B51D74" w:rsidRPr="00C46C5B">
        <w:rPr>
          <w:rFonts w:ascii="Times New Roman" w:eastAsia="Times New Roman" w:hAnsi="Times New Roman" w:cs="Times New Roman"/>
          <w:sz w:val="24"/>
          <w:szCs w:val="24"/>
        </w:rPr>
        <w:t>genetic diversity</w:t>
      </w:r>
      <w:r w:rsidR="00251650" w:rsidRPr="00C46C5B">
        <w:rPr>
          <w:rFonts w:ascii="Times New Roman" w:eastAsia="Times New Roman" w:hAnsi="Times New Roman" w:cs="Times New Roman"/>
          <w:sz w:val="24"/>
          <w:szCs w:val="24"/>
        </w:rPr>
        <w:t xml:space="preserve"> than expected</w:t>
      </w:r>
      <w:r w:rsidR="00EE4163">
        <w:rPr>
          <w:rFonts w:ascii="Times New Roman" w:eastAsia="Times New Roman" w:hAnsi="Times New Roman" w:cs="Times New Roman"/>
          <w:sz w:val="24"/>
          <w:szCs w:val="24"/>
        </w:rPr>
        <w:t xml:space="preserve">. With </w:t>
      </w:r>
      <w:r w:rsidR="00DF443E" w:rsidRPr="00C46C5B">
        <w:rPr>
          <w:rFonts w:ascii="Times New Roman" w:eastAsia="Times New Roman" w:hAnsi="Times New Roman" w:cs="Times New Roman"/>
          <w:sz w:val="24"/>
          <w:szCs w:val="24"/>
        </w:rPr>
        <w:t xml:space="preserve"> </w:t>
      </w:r>
      <w:r w:rsidR="00C46C5B" w:rsidRPr="00C46C5B">
        <w:rPr>
          <w:rFonts w:ascii="Times New Roman" w:eastAsia="Times New Roman" w:hAnsi="Times New Roman" w:cs="Times New Roman"/>
          <w:sz w:val="24"/>
          <w:szCs w:val="24"/>
        </w:rPr>
        <w:t>1</w:t>
      </w:r>
      <w:r w:rsidR="00DF443E" w:rsidRPr="00C46C5B">
        <w:rPr>
          <w:rFonts w:ascii="Times New Roman" w:eastAsia="Times New Roman" w:hAnsi="Times New Roman" w:cs="Times New Roman"/>
          <w:sz w:val="24"/>
          <w:szCs w:val="24"/>
        </w:rPr>
        <w:t xml:space="preserve"> of them would protect populations </w:t>
      </w:r>
      <w:r w:rsidR="008B21CA" w:rsidRPr="00C46C5B">
        <w:rPr>
          <w:rFonts w:ascii="Times New Roman" w:eastAsia="Times New Roman" w:hAnsi="Times New Roman" w:cs="Times New Roman"/>
          <w:sz w:val="24"/>
          <w:szCs w:val="24"/>
        </w:rPr>
        <w:t xml:space="preserve">that </w:t>
      </w:r>
      <w:r w:rsidR="00DF443E" w:rsidRPr="00C46C5B">
        <w:rPr>
          <w:rFonts w:ascii="Times New Roman" w:eastAsia="Times New Roman" w:hAnsi="Times New Roman" w:cs="Times New Roman"/>
          <w:sz w:val="24"/>
          <w:szCs w:val="24"/>
        </w:rPr>
        <w:t>have actually been stable</w:t>
      </w:r>
      <w:r w:rsidR="00F60294" w:rsidRPr="00C46C5B">
        <w:rPr>
          <w:rFonts w:ascii="Times New Roman" w:eastAsia="Times New Roman" w:hAnsi="Times New Roman" w:cs="Times New Roman"/>
          <w:sz w:val="24"/>
          <w:szCs w:val="24"/>
        </w:rPr>
        <w:t>, and may</w:t>
      </w:r>
      <w:r w:rsidR="00FD0BAE" w:rsidRPr="00C46C5B">
        <w:rPr>
          <w:rFonts w:ascii="Times New Roman" w:eastAsia="Times New Roman" w:hAnsi="Times New Roman" w:cs="Times New Roman"/>
          <w:sz w:val="24"/>
          <w:szCs w:val="24"/>
        </w:rPr>
        <w:t>, therefore,</w:t>
      </w:r>
      <w:r w:rsidR="00F60294" w:rsidRPr="00C46C5B">
        <w:rPr>
          <w:rFonts w:ascii="Times New Roman" w:eastAsia="Times New Roman" w:hAnsi="Times New Roman" w:cs="Times New Roman"/>
          <w:sz w:val="24"/>
          <w:szCs w:val="24"/>
        </w:rPr>
        <w:t xml:space="preserve"> be less important to protect</w:t>
      </w:r>
      <w:r w:rsidR="00C46C5B">
        <w:rPr>
          <w:rFonts w:ascii="Times New Roman" w:eastAsia="Times New Roman" w:hAnsi="Times New Roman" w:cs="Times New Roman"/>
          <w:sz w:val="24"/>
          <w:szCs w:val="24"/>
        </w:rPr>
        <w:t>, and the guards would not protect 10 populations that should be protected</w:t>
      </w:r>
      <w:r w:rsidR="00DF443E" w:rsidRPr="00FF5323">
        <w:rPr>
          <w:rFonts w:ascii="Times New Roman" w:eastAsia="Times New Roman" w:hAnsi="Times New Roman" w:cs="Times New Roman"/>
          <w:sz w:val="24"/>
          <w:szCs w:val="24"/>
        </w:rPr>
        <w:t xml:space="preserve">. </w:t>
      </w:r>
    </w:p>
    <w:p w14:paraId="4ABE6E63" w14:textId="261E20C9" w:rsidR="004A1195" w:rsidRDefault="001467B2" w:rsidP="00B47107">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O</w:t>
      </w:r>
      <w:r w:rsidR="007627B6" w:rsidRPr="0007763B">
        <w:rPr>
          <w:rFonts w:ascii="Times New Roman" w:eastAsia="Times New Roman" w:hAnsi="Times New Roman" w:cs="Times New Roman"/>
          <w:sz w:val="24"/>
          <w:szCs w:val="24"/>
        </w:rPr>
        <w:t xml:space="preserve">ur </w:t>
      </w:r>
      <w:r w:rsidR="003E094B">
        <w:rPr>
          <w:rFonts w:ascii="Times New Roman" w:eastAsia="Times New Roman" w:hAnsi="Times New Roman" w:cs="Times New Roman"/>
          <w:sz w:val="24"/>
          <w:szCs w:val="24"/>
        </w:rPr>
        <w:t xml:space="preserve">TGI procedure </w:t>
      </w:r>
      <w:r w:rsidR="00576349">
        <w:rPr>
          <w:rFonts w:ascii="Times New Roman" w:eastAsia="Times New Roman" w:hAnsi="Times New Roman" w:cs="Times New Roman"/>
          <w:sz w:val="24"/>
          <w:szCs w:val="24"/>
        </w:rPr>
        <w:t>has a now demonstrated place in a researcher’s arsenal</w:t>
      </w:r>
      <w:r w:rsidR="00C029BB">
        <w:rPr>
          <w:rFonts w:ascii="Times New Roman" w:eastAsia="Times New Roman" w:hAnsi="Times New Roman" w:cs="Times New Roman"/>
          <w:sz w:val="24"/>
          <w:szCs w:val="24"/>
        </w:rPr>
        <w:t xml:space="preserve"> to study genetic change</w:t>
      </w:r>
      <w:r w:rsidR="00667F46">
        <w:rPr>
          <w:rFonts w:ascii="Times New Roman" w:eastAsia="Times New Roman" w:hAnsi="Times New Roman" w:cs="Times New Roman"/>
          <w:sz w:val="24"/>
          <w:szCs w:val="24"/>
        </w:rPr>
        <w:t>,</w:t>
      </w:r>
      <w:r w:rsidR="00390597">
        <w:rPr>
          <w:rFonts w:ascii="Times New Roman" w:eastAsia="Times New Roman" w:hAnsi="Times New Roman" w:cs="Times New Roman"/>
          <w:sz w:val="24"/>
          <w:szCs w:val="24"/>
        </w:rPr>
        <w:t xml:space="preserve"> but there are </w:t>
      </w:r>
      <w:r w:rsidR="003E094B">
        <w:rPr>
          <w:rFonts w:ascii="Times New Roman" w:eastAsia="Times New Roman" w:hAnsi="Times New Roman" w:cs="Times New Roman"/>
          <w:sz w:val="24"/>
          <w:szCs w:val="24"/>
        </w:rPr>
        <w:t xml:space="preserve">certain </w:t>
      </w:r>
      <w:r w:rsidR="00390597">
        <w:rPr>
          <w:rFonts w:ascii="Times New Roman" w:eastAsia="Times New Roman" w:hAnsi="Times New Roman" w:cs="Times New Roman"/>
          <w:sz w:val="24"/>
          <w:szCs w:val="24"/>
        </w:rPr>
        <w:t xml:space="preserve">considerations to keep in mind when using it. </w:t>
      </w:r>
      <w:r w:rsidR="003E094B">
        <w:rPr>
          <w:rFonts w:ascii="Times New Roman" w:eastAsia="Times New Roman" w:hAnsi="Times New Roman" w:cs="Times New Roman"/>
          <w:sz w:val="24"/>
          <w:szCs w:val="24"/>
        </w:rPr>
        <w:t>For example, s</w:t>
      </w:r>
      <w:r w:rsidR="00390597" w:rsidRPr="007E082E">
        <w:rPr>
          <w:rFonts w:ascii="Times New Roman" w:eastAsia="Times New Roman" w:hAnsi="Times New Roman" w:cs="Times New Roman"/>
          <w:sz w:val="24"/>
          <w:szCs w:val="24"/>
        </w:rPr>
        <w:t>tricter</w:t>
      </w:r>
      <w:r w:rsidR="003E094B">
        <w:rPr>
          <w:rFonts w:ascii="Times New Roman" w:eastAsia="Times New Roman" w:hAnsi="Times New Roman" w:cs="Times New Roman"/>
          <w:sz w:val="24"/>
          <w:szCs w:val="24"/>
        </w:rPr>
        <w:t xml:space="preserve"> </w:t>
      </w:r>
      <w:r w:rsidR="00390597" w:rsidRPr="007E082E">
        <w:rPr>
          <w:rFonts w:ascii="Times New Roman" w:eastAsia="Times New Roman" w:hAnsi="Times New Roman" w:cs="Times New Roman"/>
          <w:sz w:val="24"/>
          <w:szCs w:val="24"/>
        </w:rPr>
        <w:t xml:space="preserve">values (lower values) for the TGI </w:t>
      </w:r>
      <w:r w:rsidR="00390597" w:rsidRPr="007E082E">
        <w:rPr>
          <w:rFonts w:ascii="Times New Roman" w:eastAsia="Times New Roman" w:hAnsi="Times New Roman" w:cs="Times New Roman"/>
          <w:i/>
          <w:sz w:val="24"/>
          <w:szCs w:val="24"/>
        </w:rPr>
        <w:t>p</w:t>
      </w:r>
      <w:r w:rsidR="00390597" w:rsidRPr="007E082E">
        <w:rPr>
          <w:rFonts w:ascii="Times New Roman" w:eastAsia="Times New Roman" w:hAnsi="Times New Roman" w:cs="Times New Roman"/>
          <w:sz w:val="24"/>
          <w:szCs w:val="24"/>
        </w:rPr>
        <w:t xml:space="preserve">-value threshold expectedly bring a better FPR but </w:t>
      </w:r>
      <w:r w:rsidR="003E094B">
        <w:rPr>
          <w:rFonts w:ascii="Times New Roman" w:eastAsia="Times New Roman" w:hAnsi="Times New Roman" w:cs="Times New Roman"/>
          <w:sz w:val="24"/>
          <w:szCs w:val="24"/>
        </w:rPr>
        <w:t xml:space="preserve">may </w:t>
      </w:r>
      <w:r w:rsidR="00390597" w:rsidRPr="007E082E">
        <w:rPr>
          <w:rFonts w:ascii="Times New Roman" w:eastAsia="Times New Roman" w:hAnsi="Times New Roman" w:cs="Times New Roman"/>
          <w:sz w:val="24"/>
          <w:szCs w:val="24"/>
        </w:rPr>
        <w:t xml:space="preserve">also bring a </w:t>
      </w:r>
      <w:r w:rsidR="004F6B26">
        <w:rPr>
          <w:rFonts w:ascii="Times New Roman" w:eastAsia="Times New Roman" w:hAnsi="Times New Roman" w:cs="Times New Roman"/>
          <w:sz w:val="24"/>
          <w:szCs w:val="24"/>
        </w:rPr>
        <w:t xml:space="preserve">worse </w:t>
      </w:r>
      <w:r w:rsidR="00390597" w:rsidRPr="007E082E">
        <w:rPr>
          <w:rFonts w:ascii="Times New Roman" w:eastAsia="Times New Roman" w:hAnsi="Times New Roman" w:cs="Times New Roman"/>
          <w:sz w:val="24"/>
          <w:szCs w:val="24"/>
        </w:rPr>
        <w:t>FNR (low</w:t>
      </w:r>
      <w:r w:rsidR="004F6B26">
        <w:rPr>
          <w:rFonts w:ascii="Times New Roman" w:eastAsia="Times New Roman" w:hAnsi="Times New Roman" w:cs="Times New Roman"/>
          <w:sz w:val="24"/>
          <w:szCs w:val="24"/>
        </w:rPr>
        <w:t>er</w:t>
      </w:r>
      <w:r w:rsidR="002549F5">
        <w:rPr>
          <w:rFonts w:ascii="Times New Roman" w:eastAsia="Times New Roman" w:hAnsi="Times New Roman" w:cs="Times New Roman"/>
          <w:sz w:val="24"/>
          <w:szCs w:val="24"/>
        </w:rPr>
        <w:t xml:space="preserve"> power)</w:t>
      </w:r>
      <w:r w:rsidR="00390597">
        <w:rPr>
          <w:rFonts w:ascii="Times New Roman" w:eastAsia="Times New Roman" w:hAnsi="Times New Roman" w:cs="Times New Roman"/>
          <w:sz w:val="24"/>
          <w:szCs w:val="24"/>
        </w:rPr>
        <w:t xml:space="preserve">. </w:t>
      </w:r>
      <w:r w:rsidR="004A1195">
        <w:rPr>
          <w:rFonts w:ascii="Times New Roman" w:hAnsi="Times New Roman" w:cs="Times New Roman"/>
          <w:sz w:val="24"/>
          <w:szCs w:val="24"/>
        </w:rPr>
        <w:t xml:space="preserve">Identifying </w:t>
      </w:r>
      <w:r w:rsidR="008A3AE5">
        <w:rPr>
          <w:rFonts w:ascii="Times New Roman" w:hAnsi="Times New Roman" w:cs="Times New Roman"/>
          <w:sz w:val="24"/>
          <w:szCs w:val="24"/>
        </w:rPr>
        <w:t>th</w:t>
      </w:r>
      <w:r w:rsidR="00576349">
        <w:rPr>
          <w:rFonts w:ascii="Times New Roman" w:hAnsi="Times New Roman" w:cs="Times New Roman"/>
          <w:sz w:val="24"/>
          <w:szCs w:val="24"/>
        </w:rPr>
        <w:t>e most sensible</w:t>
      </w:r>
      <w:r w:rsidR="008A3AE5">
        <w:rPr>
          <w:rFonts w:ascii="Times New Roman" w:hAnsi="Times New Roman" w:cs="Times New Roman"/>
          <w:sz w:val="24"/>
          <w:szCs w:val="24"/>
        </w:rPr>
        <w:t xml:space="preserve"> threshold </w:t>
      </w:r>
      <w:r w:rsidR="00576349">
        <w:rPr>
          <w:rFonts w:ascii="Times New Roman" w:hAnsi="Times New Roman" w:cs="Times New Roman"/>
          <w:sz w:val="24"/>
          <w:szCs w:val="24"/>
        </w:rPr>
        <w:t xml:space="preserve">for a chosen objective </w:t>
      </w:r>
      <w:r w:rsidR="008A3AE5">
        <w:rPr>
          <w:rFonts w:ascii="Times New Roman" w:hAnsi="Times New Roman" w:cs="Times New Roman"/>
          <w:sz w:val="24"/>
          <w:szCs w:val="24"/>
        </w:rPr>
        <w:lastRenderedPageBreak/>
        <w:t>would be valuable to better understand the trade-offs of different sampling schemes in specific systems.</w:t>
      </w:r>
      <w:r w:rsidR="00390597">
        <w:rPr>
          <w:rFonts w:ascii="Times New Roman" w:hAnsi="Times New Roman" w:cs="Times New Roman"/>
          <w:sz w:val="24"/>
          <w:szCs w:val="24"/>
        </w:rPr>
        <w:t xml:space="preserve"> </w:t>
      </w:r>
      <w:r w:rsidR="00635AF6">
        <w:rPr>
          <w:rFonts w:ascii="Times New Roman" w:eastAsia="Times New Roman" w:hAnsi="Times New Roman" w:cs="Times New Roman"/>
          <w:sz w:val="24"/>
          <w:szCs w:val="24"/>
        </w:rPr>
        <w:t>TGI can also readily be used on</w:t>
      </w:r>
      <w:r w:rsidR="001056C8">
        <w:rPr>
          <w:rFonts w:ascii="Times New Roman" w:eastAsia="Times New Roman" w:hAnsi="Times New Roman" w:cs="Times New Roman"/>
          <w:sz w:val="24"/>
          <w:szCs w:val="24"/>
        </w:rPr>
        <w:t xml:space="preserve"> other types of genetic data, such as</w:t>
      </w:r>
      <w:r w:rsidR="00635AF6">
        <w:rPr>
          <w:rFonts w:ascii="Times New Roman" w:eastAsia="Times New Roman" w:hAnsi="Times New Roman" w:cs="Times New Roman"/>
          <w:sz w:val="24"/>
          <w:szCs w:val="24"/>
        </w:rPr>
        <w:t xml:space="preserve"> microsatellite</w:t>
      </w:r>
      <w:r w:rsidR="001056C8">
        <w:rPr>
          <w:rFonts w:ascii="Times New Roman" w:eastAsia="Times New Roman" w:hAnsi="Times New Roman" w:cs="Times New Roman"/>
          <w:sz w:val="24"/>
          <w:szCs w:val="24"/>
        </w:rPr>
        <w:t>s</w:t>
      </w:r>
      <w:r w:rsidR="00635AF6">
        <w:rPr>
          <w:rFonts w:ascii="Times New Roman" w:eastAsia="Times New Roman" w:hAnsi="Times New Roman" w:cs="Times New Roman"/>
          <w:sz w:val="24"/>
          <w:szCs w:val="24"/>
        </w:rPr>
        <w:t xml:space="preserve">. </w:t>
      </w:r>
    </w:p>
    <w:p w14:paraId="6B5C89F1" w14:textId="5DAC70CB" w:rsidR="00F51C1B" w:rsidRDefault="008E6668"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TGI </w:t>
      </w:r>
      <w:r w:rsidR="00E370AB">
        <w:rPr>
          <w:rFonts w:ascii="Times New Roman" w:eastAsia="Times New Roman" w:hAnsi="Times New Roman" w:cs="Times New Roman"/>
          <w:sz w:val="24"/>
          <w:szCs w:val="24"/>
        </w:rPr>
        <w:t>provides a way to go beyond</w:t>
      </w:r>
      <w:r w:rsidR="00A91D2E">
        <w:rPr>
          <w:rFonts w:ascii="Times New Roman" w:eastAsia="Times New Roman" w:hAnsi="Times New Roman" w:cs="Times New Roman"/>
          <w:sz w:val="24"/>
          <w:szCs w:val="24"/>
        </w:rPr>
        <w:t xml:space="preserve"> arbitrarily comparing pairwise genetic differentiation</w:t>
      </w:r>
      <w:r w:rsidR="001F4307">
        <w:rPr>
          <w:rFonts w:ascii="Times New Roman" w:eastAsia="Times New Roman" w:hAnsi="Times New Roman" w:cs="Times New Roman"/>
          <w:sz w:val="24"/>
          <w:szCs w:val="24"/>
        </w:rPr>
        <w:t>,</w:t>
      </w:r>
      <w:r w:rsidR="00A91D2E">
        <w:rPr>
          <w:rFonts w:ascii="Times New Roman" w:eastAsia="Times New Roman" w:hAnsi="Times New Roman" w:cs="Times New Roman"/>
          <w:sz w:val="24"/>
          <w:szCs w:val="24"/>
        </w:rPr>
        <w:t xml:space="preserve"> </w:t>
      </w:r>
      <w:r w:rsidR="00FD0BAE">
        <w:rPr>
          <w:rFonts w:ascii="Times New Roman" w:eastAsia="Times New Roman" w:hAnsi="Times New Roman" w:cs="Times New Roman"/>
          <w:sz w:val="24"/>
          <w:szCs w:val="24"/>
        </w:rPr>
        <w:t>or node-based genetic diversity values</w:t>
      </w:r>
      <w:r w:rsidR="00F51C1B">
        <w:rPr>
          <w:rFonts w:ascii="Times New Roman" w:eastAsia="Times New Roman" w:hAnsi="Times New Roman" w:cs="Times New Roman"/>
          <w:sz w:val="24"/>
          <w:szCs w:val="24"/>
        </w:rPr>
        <w:t xml:space="preserve">. </w:t>
      </w:r>
      <w:r w:rsidR="00E370AB">
        <w:rPr>
          <w:rFonts w:ascii="Times New Roman" w:eastAsia="Times New Roman" w:hAnsi="Times New Roman" w:cs="Times New Roman"/>
          <w:sz w:val="24"/>
          <w:szCs w:val="24"/>
        </w:rPr>
        <w:t xml:space="preserve">TGI was not designed as an alternative to sophisticated and well-established methods seeking to infer demography from large genetic datasets collected at a single time. Instead, it was designed to help research teams </w:t>
      </w:r>
      <w:r w:rsidR="00026052">
        <w:rPr>
          <w:rFonts w:ascii="Times New Roman" w:eastAsia="Times New Roman" w:hAnsi="Times New Roman" w:cs="Times New Roman"/>
          <w:sz w:val="24"/>
          <w:szCs w:val="24"/>
        </w:rPr>
        <w:t>possessing</w:t>
      </w:r>
      <w:r w:rsidR="00E370AB">
        <w:rPr>
          <w:rFonts w:ascii="Times New Roman" w:eastAsia="Times New Roman" w:hAnsi="Times New Roman" w:cs="Times New Roman"/>
          <w:sz w:val="24"/>
          <w:szCs w:val="24"/>
        </w:rPr>
        <w:t xml:space="preserve"> repeated samples for non-model organisms with limited genotypic information, especially those wanting to compare new samples to older ones. </w:t>
      </w:r>
      <w:r w:rsidR="00F51C1B">
        <w:rPr>
          <w:rFonts w:ascii="Times New Roman" w:eastAsia="Times New Roman" w:hAnsi="Times New Roman" w:cs="Times New Roman"/>
          <w:sz w:val="24"/>
          <w:szCs w:val="24"/>
        </w:rPr>
        <w:t>Nonetheless</w:t>
      </w:r>
      <w:r w:rsidR="00A91D2E">
        <w:rPr>
          <w:rFonts w:ascii="Times New Roman" w:eastAsia="Times New Roman" w:hAnsi="Times New Roman" w:cs="Times New Roman"/>
          <w:sz w:val="24"/>
          <w:szCs w:val="24"/>
        </w:rPr>
        <w:t xml:space="preserve">, </w:t>
      </w:r>
      <w:r w:rsidR="00F51C1B">
        <w:rPr>
          <w:rFonts w:ascii="Times New Roman" w:eastAsia="Times New Roman" w:hAnsi="Times New Roman" w:cs="Times New Roman"/>
          <w:sz w:val="24"/>
          <w:szCs w:val="24"/>
        </w:rPr>
        <w:t xml:space="preserve">more </w:t>
      </w:r>
      <w:r w:rsidR="00390597">
        <w:rPr>
          <w:rFonts w:ascii="Times New Roman" w:eastAsia="Times New Roman" w:hAnsi="Times New Roman" w:cs="Times New Roman"/>
          <w:sz w:val="24"/>
          <w:szCs w:val="24"/>
        </w:rPr>
        <w:t xml:space="preserve">work is needed to explore how </w:t>
      </w:r>
      <w:r w:rsidR="003E094B">
        <w:rPr>
          <w:rFonts w:ascii="Times New Roman" w:eastAsia="Times New Roman" w:hAnsi="Times New Roman" w:cs="Times New Roman"/>
          <w:sz w:val="24"/>
          <w:szCs w:val="24"/>
        </w:rPr>
        <w:t>the performance</w:t>
      </w:r>
      <w:r w:rsidR="00390597">
        <w:rPr>
          <w:rFonts w:ascii="Times New Roman" w:eastAsia="Times New Roman" w:hAnsi="Times New Roman" w:cs="Times New Roman"/>
          <w:sz w:val="24"/>
          <w:szCs w:val="24"/>
        </w:rPr>
        <w:t xml:space="preserve"> of TGI varies with other factors </w:t>
      </w:r>
      <w:r w:rsidR="00F51C1B">
        <w:rPr>
          <w:rFonts w:ascii="Times New Roman" w:eastAsia="Times New Roman" w:hAnsi="Times New Roman" w:cs="Times New Roman"/>
          <w:sz w:val="24"/>
          <w:szCs w:val="24"/>
        </w:rPr>
        <w:t>such as: 1)</w:t>
      </w:r>
      <w:r w:rsidR="00390597">
        <w:rPr>
          <w:rFonts w:ascii="Times New Roman" w:eastAsia="Times New Roman" w:hAnsi="Times New Roman" w:cs="Times New Roman"/>
          <w:sz w:val="24"/>
          <w:szCs w:val="24"/>
        </w:rPr>
        <w:t xml:space="preserve"> genetic distance</w:t>
      </w:r>
      <w:r w:rsidR="00E370AB">
        <w:rPr>
          <w:rFonts w:ascii="Times New Roman" w:eastAsia="Times New Roman" w:hAnsi="Times New Roman" w:cs="Times New Roman"/>
          <w:sz w:val="24"/>
          <w:szCs w:val="24"/>
        </w:rPr>
        <w:t xml:space="preserve"> algorithm</w:t>
      </w:r>
      <w:r w:rsidR="00F51C1B">
        <w:rPr>
          <w:rFonts w:ascii="Times New Roman" w:eastAsia="Times New Roman" w:hAnsi="Times New Roman" w:cs="Times New Roman"/>
          <w:sz w:val="24"/>
          <w:szCs w:val="24"/>
        </w:rPr>
        <w:t>; 2)</w:t>
      </w:r>
      <w:r w:rsidR="00390597">
        <w:rPr>
          <w:rFonts w:ascii="Times New Roman" w:eastAsia="Times New Roman" w:hAnsi="Times New Roman" w:cs="Times New Roman"/>
          <w:sz w:val="24"/>
          <w:szCs w:val="24"/>
        </w:rPr>
        <w:t xml:space="preserve"> spatial autocorrelation in genetic legacies</w:t>
      </w:r>
      <w:r w:rsidR="00F51C1B">
        <w:rPr>
          <w:rFonts w:ascii="Times New Roman" w:eastAsia="Times New Roman" w:hAnsi="Times New Roman" w:cs="Times New Roman"/>
          <w:sz w:val="24"/>
          <w:szCs w:val="24"/>
        </w:rPr>
        <w:t xml:space="preserve">; 3) </w:t>
      </w:r>
      <w:r w:rsidR="00390597">
        <w:rPr>
          <w:rFonts w:ascii="Times New Roman" w:eastAsia="Times New Roman" w:hAnsi="Times New Roman" w:cs="Times New Roman"/>
          <w:sz w:val="24"/>
          <w:szCs w:val="24"/>
        </w:rPr>
        <w:t>effective population size</w:t>
      </w:r>
      <w:r w:rsidR="00F51C1B">
        <w:rPr>
          <w:rFonts w:ascii="Times New Roman" w:eastAsia="Times New Roman" w:hAnsi="Times New Roman" w:cs="Times New Roman"/>
          <w:sz w:val="24"/>
          <w:szCs w:val="24"/>
        </w:rPr>
        <w:t xml:space="preserve">; and 4) </w:t>
      </w:r>
      <w:r w:rsidR="003E094B">
        <w:rPr>
          <w:rFonts w:ascii="Times New Roman" w:eastAsia="Times New Roman" w:hAnsi="Times New Roman" w:cs="Times New Roman"/>
          <w:sz w:val="24"/>
          <w:szCs w:val="24"/>
        </w:rPr>
        <w:t>spatial heterogeneity in landscape resistance to movement.</w:t>
      </w:r>
      <w:r w:rsidR="001A5615">
        <w:rPr>
          <w:rFonts w:ascii="Times New Roman" w:eastAsia="Times New Roman" w:hAnsi="Times New Roman" w:cs="Times New Roman"/>
          <w:sz w:val="24"/>
          <w:szCs w:val="24"/>
        </w:rPr>
        <w:t xml:space="preserve"> </w:t>
      </w:r>
    </w:p>
    <w:p w14:paraId="5A0EC423" w14:textId="3E8E9702" w:rsidR="00390597" w:rsidRDefault="008751EA"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504319" w:rsidRPr="00504319">
        <w:rPr>
          <w:rFonts w:ascii="Times New Roman" w:eastAsia="Times New Roman" w:hAnsi="Times New Roman" w:cs="Times New Roman"/>
          <w:sz w:val="24"/>
          <w:szCs w:val="24"/>
        </w:rPr>
        <w:t>uccessful implem</w:t>
      </w:r>
      <w:r w:rsidR="00C51299">
        <w:rPr>
          <w:rFonts w:ascii="Times New Roman" w:eastAsia="Times New Roman" w:hAnsi="Times New Roman" w:cs="Times New Roman"/>
          <w:sz w:val="24"/>
          <w:szCs w:val="24"/>
        </w:rPr>
        <w:t>en</w:t>
      </w:r>
      <w:r w:rsidR="00504319" w:rsidRPr="00504319">
        <w:rPr>
          <w:rFonts w:ascii="Times New Roman" w:eastAsia="Times New Roman" w:hAnsi="Times New Roman" w:cs="Times New Roman"/>
          <w:sz w:val="24"/>
          <w:szCs w:val="24"/>
        </w:rPr>
        <w:t xml:space="preserve">tation of TGI </w:t>
      </w:r>
      <w:r w:rsidR="00F51C1B">
        <w:rPr>
          <w:rFonts w:ascii="Times New Roman" w:eastAsia="Times New Roman" w:hAnsi="Times New Roman" w:cs="Times New Roman"/>
          <w:sz w:val="24"/>
          <w:szCs w:val="24"/>
        </w:rPr>
        <w:t xml:space="preserve">in new systems </w:t>
      </w:r>
      <w:r>
        <w:rPr>
          <w:rFonts w:ascii="Times New Roman" w:eastAsia="Times New Roman" w:hAnsi="Times New Roman" w:cs="Times New Roman"/>
          <w:sz w:val="24"/>
          <w:szCs w:val="24"/>
        </w:rPr>
        <w:t>can benefit from</w:t>
      </w:r>
      <w:r w:rsidR="00504319" w:rsidRPr="00504319">
        <w:rPr>
          <w:rFonts w:ascii="Times New Roman" w:eastAsia="Times New Roman" w:hAnsi="Times New Roman" w:cs="Times New Roman"/>
          <w:sz w:val="24"/>
          <w:szCs w:val="24"/>
        </w:rPr>
        <w:t xml:space="preserve"> </w:t>
      </w:r>
      <w:r w:rsidR="00504319" w:rsidRPr="003A4F52">
        <w:rPr>
          <w:rFonts w:ascii="Times New Roman" w:eastAsia="Times New Roman" w:hAnsi="Times New Roman" w:cs="Times New Roman"/>
          <w:i/>
          <w:iCs/>
          <w:sz w:val="24"/>
          <w:szCs w:val="24"/>
        </w:rPr>
        <w:t>a priori</w:t>
      </w:r>
      <w:r w:rsidR="00504319" w:rsidRPr="00504319">
        <w:rPr>
          <w:rFonts w:ascii="Times New Roman" w:eastAsia="Times New Roman" w:hAnsi="Times New Roman" w:cs="Times New Roman"/>
          <w:sz w:val="24"/>
          <w:szCs w:val="24"/>
        </w:rPr>
        <w:t xml:space="preserve"> understand</w:t>
      </w:r>
      <w:r>
        <w:rPr>
          <w:rFonts w:ascii="Times New Roman" w:eastAsia="Times New Roman" w:hAnsi="Times New Roman" w:cs="Times New Roman"/>
          <w:sz w:val="24"/>
          <w:szCs w:val="24"/>
        </w:rPr>
        <w:t>ing of their population dynamics and the nature and scale of possible disturbances in the study area. Indeed, this could help researchers better pick a</w:t>
      </w:r>
      <w:r w:rsidR="00CB0ABF">
        <w:rPr>
          <w:rFonts w:ascii="Times New Roman" w:eastAsia="Times New Roman" w:hAnsi="Times New Roman" w:cs="Times New Roman"/>
          <w:sz w:val="24"/>
          <w:szCs w:val="24"/>
        </w:rPr>
        <w:t xml:space="preserve"> range of useful</w:t>
      </w:r>
      <w:r w:rsidR="00504319" w:rsidRPr="00504319">
        <w:rPr>
          <w:rFonts w:ascii="Times New Roman" w:eastAsia="Times New Roman" w:hAnsi="Times New Roman" w:cs="Times New Roman"/>
          <w:sz w:val="24"/>
          <w:szCs w:val="24"/>
        </w:rPr>
        <w:t xml:space="preserve"> threshold values to u</w:t>
      </w:r>
      <w:r w:rsidR="00CB0ABF">
        <w:rPr>
          <w:rFonts w:ascii="Times New Roman" w:eastAsia="Times New Roman" w:hAnsi="Times New Roman" w:cs="Times New Roman"/>
          <w:sz w:val="24"/>
          <w:szCs w:val="24"/>
        </w:rPr>
        <w:t>se.</w:t>
      </w:r>
      <w:r w:rsidR="00F51C1B">
        <w:rPr>
          <w:rFonts w:ascii="Times New Roman" w:eastAsia="Times New Roman" w:hAnsi="Times New Roman" w:cs="Times New Roman"/>
          <w:sz w:val="24"/>
          <w:szCs w:val="24"/>
        </w:rPr>
        <w:t xml:space="preserve"> These v</w:t>
      </w:r>
      <w:r w:rsidR="00A0133D">
        <w:rPr>
          <w:rFonts w:ascii="Times New Roman" w:eastAsia="Times New Roman" w:hAnsi="Times New Roman" w:cs="Times New Roman"/>
          <w:sz w:val="24"/>
          <w:szCs w:val="24"/>
        </w:rPr>
        <w:t xml:space="preserve">alues ultimately represent trade-offs in potential conservation costs and it important that researchers grasp their importance. </w:t>
      </w:r>
      <w:r>
        <w:rPr>
          <w:rFonts w:ascii="Times New Roman" w:eastAsia="Times New Roman" w:hAnsi="Times New Roman" w:cs="Times New Roman"/>
          <w:sz w:val="24"/>
          <w:szCs w:val="24"/>
        </w:rPr>
        <w:t>S</w:t>
      </w:r>
      <w:r w:rsidR="00CB0ABF">
        <w:rPr>
          <w:rFonts w:ascii="Times New Roman" w:eastAsia="Times New Roman" w:hAnsi="Times New Roman" w:cs="Times New Roman"/>
          <w:sz w:val="24"/>
          <w:szCs w:val="24"/>
        </w:rPr>
        <w:t xml:space="preserve">imulation </w:t>
      </w:r>
      <w:r w:rsidR="001F4307">
        <w:rPr>
          <w:rFonts w:ascii="Times New Roman" w:eastAsia="Times New Roman" w:hAnsi="Times New Roman" w:cs="Times New Roman"/>
          <w:sz w:val="24"/>
          <w:szCs w:val="24"/>
        </w:rPr>
        <w:t>is</w:t>
      </w:r>
      <w:r w:rsidR="005F2768">
        <w:rPr>
          <w:rFonts w:ascii="Times New Roman" w:eastAsia="Times New Roman" w:hAnsi="Times New Roman" w:cs="Times New Roman"/>
          <w:sz w:val="24"/>
          <w:szCs w:val="24"/>
        </w:rPr>
        <w:t xml:space="preserve"> </w:t>
      </w:r>
      <w:r w:rsidR="005F2768" w:rsidRPr="0007763B">
        <w:rPr>
          <w:rFonts w:ascii="Times New Roman" w:eastAsia="Times New Roman" w:hAnsi="Times New Roman" w:cs="Times New Roman"/>
          <w:sz w:val="24"/>
          <w:szCs w:val="24"/>
        </w:rPr>
        <w:t xml:space="preserve">a </w:t>
      </w:r>
      <w:r w:rsidR="005F2768">
        <w:rPr>
          <w:rFonts w:ascii="Times New Roman" w:eastAsia="Times New Roman" w:hAnsi="Times New Roman" w:cs="Times New Roman"/>
          <w:sz w:val="24"/>
          <w:szCs w:val="24"/>
        </w:rPr>
        <w:t xml:space="preserve">powerful </w:t>
      </w:r>
      <w:r w:rsidR="005F2768" w:rsidRPr="0007763B">
        <w:rPr>
          <w:rFonts w:ascii="Times New Roman" w:eastAsia="Times New Roman" w:hAnsi="Times New Roman" w:cs="Times New Roman"/>
          <w:sz w:val="24"/>
          <w:szCs w:val="24"/>
        </w:rPr>
        <w:t xml:space="preserve">tool for </w:t>
      </w:r>
      <w:r w:rsidR="005F2768">
        <w:rPr>
          <w:rFonts w:ascii="Times New Roman" w:eastAsia="Times New Roman" w:hAnsi="Times New Roman" w:cs="Times New Roman"/>
          <w:sz w:val="24"/>
          <w:szCs w:val="24"/>
        </w:rPr>
        <w:t xml:space="preserve">investigating how demography and spatial context influence population genetic dynamics </w:t>
      </w:r>
      <w:r w:rsidR="005F2768">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[64]","plainTextFormattedCitation":"[64]","previouslyFormattedCitation":"[66]"},"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[64]</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DC6119">
        <w:rPr>
          <w:rFonts w:ascii="Times New Roman" w:eastAsia="Times New Roman" w:hAnsi="Times New Roman" w:cs="Times New Roman"/>
          <w:sz w:val="24"/>
          <w:szCs w:val="24"/>
        </w:rPr>
        <w:t xml:space="preserve">and </w:t>
      </w:r>
      <w:r w:rsidR="00CB0ABF">
        <w:rPr>
          <w:rFonts w:ascii="Times New Roman" w:eastAsia="Times New Roman" w:hAnsi="Times New Roman" w:cs="Times New Roman"/>
          <w:sz w:val="24"/>
          <w:szCs w:val="24"/>
        </w:rPr>
        <w:t>can be used</w:t>
      </w:r>
      <w:r w:rsidR="005F2768">
        <w:rPr>
          <w:rFonts w:ascii="Times New Roman" w:eastAsia="Times New Roman" w:hAnsi="Times New Roman" w:cs="Times New Roman"/>
          <w:sz w:val="24"/>
          <w:szCs w:val="24"/>
        </w:rPr>
        <w:t xml:space="preserve"> </w:t>
      </w:r>
      <w:r w:rsidR="005F2768" w:rsidRPr="00504319">
        <w:rPr>
          <w:rFonts w:ascii="Times New Roman" w:eastAsia="Times New Roman" w:hAnsi="Times New Roman" w:cs="Times New Roman"/>
          <w:sz w:val="24"/>
          <w:szCs w:val="24"/>
        </w:rPr>
        <w:t>to help identify those appropriate threshold values</w:t>
      </w:r>
      <w:r w:rsidR="00CB0ABF">
        <w:rPr>
          <w:rFonts w:ascii="Times New Roman" w:eastAsia="Times New Roman" w:hAnsi="Times New Roman" w:cs="Times New Roman"/>
          <w:sz w:val="24"/>
          <w:szCs w:val="24"/>
        </w:rPr>
        <w:t xml:space="preserve">, as </w:t>
      </w:r>
      <w:r w:rsidR="00FA7433">
        <w:rPr>
          <w:rFonts w:ascii="Times New Roman" w:eastAsia="Times New Roman" w:hAnsi="Times New Roman" w:cs="Times New Roman"/>
          <w:sz w:val="24"/>
          <w:szCs w:val="24"/>
        </w:rPr>
        <w:t>we have demonstrated here</w:t>
      </w:r>
      <w:r w:rsidR="00504319" w:rsidRPr="00504319">
        <w:rPr>
          <w:rFonts w:ascii="Times New Roman" w:eastAsia="Times New Roman" w:hAnsi="Times New Roman" w:cs="Times New Roman"/>
          <w:sz w:val="24"/>
          <w:szCs w:val="24"/>
        </w:rPr>
        <w:t xml:space="preserve">. </w:t>
      </w:r>
      <w:r w:rsidR="00AE3D17">
        <w:rPr>
          <w:rFonts w:ascii="Times New Roman" w:eastAsia="Times New Roman" w:hAnsi="Times New Roman" w:cs="Times New Roman"/>
          <w:sz w:val="24"/>
          <w:szCs w:val="24"/>
        </w:rPr>
        <w:t>Several</w:t>
      </w:r>
      <w:r w:rsidR="005F2768">
        <w:rPr>
          <w:rFonts w:ascii="Times New Roman" w:eastAsia="Times New Roman" w:hAnsi="Times New Roman" w:cs="Times New Roman"/>
          <w:sz w:val="24"/>
          <w:szCs w:val="24"/>
        </w:rPr>
        <w:t xml:space="preserve"> programs such as </w:t>
      </w:r>
      <w:r w:rsidR="005F2768" w:rsidRPr="00DF7D4D">
        <w:rPr>
          <w:rFonts w:ascii="Times New Roman" w:eastAsia="Times New Roman" w:hAnsi="Times New Roman" w:cs="Times New Roman"/>
          <w:i/>
          <w:sz w:val="24"/>
          <w:szCs w:val="24"/>
        </w:rPr>
        <w:t>CDMetaPOP</w:t>
      </w:r>
      <w:bookmarkStart w:id="21" w:name="_GoBack"/>
      <w:bookmarkEnd w:id="21"/>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[45]","plainTextFormattedCitation":"[45]","previouslyFormattedCitation":"[44]"},"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[45]</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5F2768" w:rsidRPr="00FF7F91">
        <w:rPr>
          <w:rFonts w:ascii="Times New Roman" w:eastAsia="Times New Roman" w:hAnsi="Times New Roman" w:cs="Times New Roman"/>
          <w:i/>
          <w:sz w:val="24"/>
          <w:szCs w:val="24"/>
        </w:rPr>
        <w:t>Nemo</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[65]","plainTextFormattedCitation":"[65]","previouslyFormattedCitation":"[67]"},"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[65]</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5F2768" w:rsidRPr="00DF7D4D">
        <w:rPr>
          <w:rFonts w:ascii="Times New Roman" w:eastAsia="Times New Roman" w:hAnsi="Times New Roman" w:cs="Times New Roman"/>
          <w:i/>
          <w:sz w:val="24"/>
          <w:szCs w:val="24"/>
        </w:rPr>
        <w:t>SPLATCHE</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[66]","plainTextFormattedCitation":"[66]","previouslyFormattedCitation":"[68]"},"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[66]</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or </w:t>
      </w:r>
      <w:r w:rsidR="005F2768" w:rsidRPr="00DF7D4D">
        <w:rPr>
          <w:rFonts w:ascii="Times New Roman" w:eastAsia="Times New Roman" w:hAnsi="Times New Roman" w:cs="Times New Roman"/>
          <w:i/>
          <w:sz w:val="24"/>
          <w:szCs w:val="24"/>
        </w:rPr>
        <w:t>SLIM</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[67]","plainTextFormattedCitation":"[67]","previouslyFormattedCitation":"[69]"},"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[67]</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provide very flexible and sophisticated ways to implement such simulations.</w:t>
      </w:r>
      <w:r w:rsidR="00FA7433">
        <w:rPr>
          <w:rFonts w:ascii="Times New Roman" w:eastAsia="Times New Roman" w:hAnsi="Times New Roman" w:cs="Times New Roman"/>
          <w:sz w:val="24"/>
          <w:szCs w:val="24"/>
        </w:rPr>
        <w:t xml:space="preserve"> </w:t>
      </w:r>
      <w:r w:rsidR="00DC6119">
        <w:rPr>
          <w:rFonts w:ascii="Times New Roman" w:eastAsia="Times New Roman" w:hAnsi="Times New Roman" w:cs="Times New Roman"/>
          <w:sz w:val="24"/>
          <w:szCs w:val="24"/>
        </w:rPr>
        <w:t>We</w:t>
      </w:r>
      <w:r w:rsidR="00504319" w:rsidRPr="00504319">
        <w:rPr>
          <w:rFonts w:ascii="Times New Roman" w:eastAsia="Times New Roman" w:hAnsi="Times New Roman" w:cs="Times New Roman"/>
          <w:sz w:val="24"/>
          <w:szCs w:val="24"/>
        </w:rPr>
        <w:t xml:space="preserve"> expect greater sensitivity to thre</w:t>
      </w:r>
      <w:r w:rsidR="00CB0ABF">
        <w:rPr>
          <w:rFonts w:ascii="Times New Roman" w:eastAsia="Times New Roman" w:hAnsi="Times New Roman" w:cs="Times New Roman"/>
          <w:sz w:val="24"/>
          <w:szCs w:val="24"/>
        </w:rPr>
        <w:t xml:space="preserve">shold selection in systems that </w:t>
      </w:r>
      <w:r w:rsidR="00504319" w:rsidRPr="00504319">
        <w:rPr>
          <w:rFonts w:ascii="Times New Roman" w:eastAsia="Times New Roman" w:hAnsi="Times New Roman" w:cs="Times New Roman"/>
          <w:sz w:val="24"/>
          <w:szCs w:val="24"/>
        </w:rPr>
        <w:t>exhibit dramatic demogr</w:t>
      </w:r>
      <w:r w:rsidR="005F2768">
        <w:rPr>
          <w:rFonts w:ascii="Times New Roman" w:eastAsia="Times New Roman" w:hAnsi="Times New Roman" w:cs="Times New Roman"/>
          <w:sz w:val="24"/>
          <w:szCs w:val="24"/>
        </w:rPr>
        <w:t>a</w:t>
      </w:r>
      <w:r w:rsidR="00504319" w:rsidRPr="00504319">
        <w:rPr>
          <w:rFonts w:ascii="Times New Roman" w:eastAsia="Times New Roman" w:hAnsi="Times New Roman" w:cs="Times New Roman"/>
          <w:sz w:val="24"/>
          <w:szCs w:val="24"/>
        </w:rPr>
        <w:t>phic fl</w:t>
      </w:r>
      <w:r w:rsidR="006171E0">
        <w:rPr>
          <w:rFonts w:ascii="Times New Roman" w:eastAsia="Times New Roman" w:hAnsi="Times New Roman" w:cs="Times New Roman"/>
          <w:sz w:val="24"/>
          <w:szCs w:val="24"/>
        </w:rPr>
        <w:t>uc</w:t>
      </w:r>
      <w:r w:rsidR="00504319" w:rsidRPr="00504319">
        <w:rPr>
          <w:rFonts w:ascii="Times New Roman" w:eastAsia="Times New Roman" w:hAnsi="Times New Roman" w:cs="Times New Roman"/>
          <w:sz w:val="24"/>
          <w:szCs w:val="24"/>
        </w:rPr>
        <w:t>tuations, as is the case in outbreaking or invasive species</w:t>
      </w:r>
      <w:r w:rsidR="00C30E2B">
        <w:rPr>
          <w:rFonts w:ascii="Times New Roman" w:eastAsia="Times New Roman" w:hAnsi="Times New Roman" w:cs="Times New Roman"/>
          <w:sz w:val="24"/>
          <w:szCs w:val="24"/>
        </w:rPr>
        <w:t xml:space="preserve">. Those systems would therefore </w:t>
      </w:r>
      <w:r w:rsidR="00C33251">
        <w:rPr>
          <w:rFonts w:ascii="Times New Roman" w:eastAsia="Times New Roman" w:hAnsi="Times New Roman" w:cs="Times New Roman"/>
          <w:sz w:val="24"/>
          <w:szCs w:val="24"/>
        </w:rPr>
        <w:t xml:space="preserve">greatly </w:t>
      </w:r>
      <w:r w:rsidR="00C30E2B">
        <w:rPr>
          <w:rFonts w:ascii="Times New Roman" w:eastAsia="Times New Roman" w:hAnsi="Times New Roman" w:cs="Times New Roman"/>
          <w:sz w:val="24"/>
          <w:szCs w:val="24"/>
        </w:rPr>
        <w:t xml:space="preserve">benefit from of a </w:t>
      </w:r>
      <w:r w:rsidR="00C30E2B">
        <w:rPr>
          <w:rFonts w:ascii="Times New Roman" w:eastAsia="Times New Roman" w:hAnsi="Times New Roman" w:cs="Times New Roman"/>
          <w:sz w:val="24"/>
          <w:szCs w:val="24"/>
        </w:rPr>
        <w:lastRenderedPageBreak/>
        <w:t>simulation study designed to pick the most appropriate threshold for the analysis of empirical data</w:t>
      </w:r>
      <w:r w:rsidR="00C33251">
        <w:rPr>
          <w:rFonts w:ascii="Times New Roman" w:eastAsia="Times New Roman" w:hAnsi="Times New Roman" w:cs="Times New Roman"/>
          <w:sz w:val="24"/>
          <w:szCs w:val="24"/>
        </w:rPr>
        <w:t>, instead of using arbitrary threshold</w:t>
      </w:r>
      <w:r w:rsidR="00504319" w:rsidRPr="00504319">
        <w:rPr>
          <w:rFonts w:ascii="Times New Roman" w:eastAsia="Times New Roman" w:hAnsi="Times New Roman" w:cs="Times New Roman"/>
          <w:sz w:val="24"/>
          <w:szCs w:val="24"/>
        </w:rPr>
        <w:t>.</w:t>
      </w:r>
      <w:r w:rsidR="00C33251">
        <w:rPr>
          <w:rFonts w:ascii="Times New Roman" w:eastAsia="Times New Roman" w:hAnsi="Times New Roman" w:cs="Times New Roman"/>
          <w:sz w:val="24"/>
          <w:szCs w:val="24"/>
        </w:rPr>
        <w:t xml:space="preserve"> </w:t>
      </w:r>
    </w:p>
    <w:p w14:paraId="7315AF72" w14:textId="77777777" w:rsidR="00C30E2B" w:rsidRDefault="00C30E2B" w:rsidP="00B47107">
      <w:pPr>
        <w:spacing w:before="240" w:after="240" w:line="480" w:lineRule="auto"/>
        <w:rPr>
          <w:rFonts w:ascii="Times New Roman" w:eastAsia="Times New Roman" w:hAnsi="Times New Roman" w:cs="Times New Roman"/>
          <w:sz w:val="24"/>
          <w:szCs w:val="24"/>
        </w:rPr>
      </w:pPr>
    </w:p>
    <w:p w14:paraId="39BEF1E4" w14:textId="0CAD772C" w:rsidR="00F51C1B" w:rsidRDefault="00D002FB"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Empirical application of the method</w:t>
      </w:r>
    </w:p>
    <w:p w14:paraId="75C18987" w14:textId="6259F6EE" w:rsidR="00D002FB" w:rsidRPr="008751EA" w:rsidRDefault="00067800"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successfully applied TGI on an empirical featured an endangered vertebrate for which temporal genetic change had been described, but not tested. One population had been hypothesized to have undergone atypical change in the original publication and our application of TGI supported it. We therefore showed how to strengthen the results for future temporal genetic studies using repeated samples through the straightforward TGI testing procedure. Different empirical datasets, and different research objectives may require TGI users to tweak our procedure. The TGI function is transparent and flexible, and using different permutation and genetic distance algorithms would be straightforward. This could be done by simply changing a few lines in the commented TGI function we provide as supplementary material.</w:t>
      </w:r>
    </w:p>
    <w:p w14:paraId="11E39B79" w14:textId="77777777" w:rsidR="00F51C1B" w:rsidRPr="003A4F52" w:rsidRDefault="00F51C1B" w:rsidP="00B47107">
      <w:pPr>
        <w:spacing w:before="240" w:after="240" w:line="480" w:lineRule="auto"/>
        <w:rPr>
          <w:rFonts w:ascii="Times New Roman" w:eastAsia="Times New Roman" w:hAnsi="Times New Roman" w:cs="Times New Roman"/>
          <w:i/>
          <w:iCs/>
          <w:sz w:val="24"/>
          <w:szCs w:val="24"/>
        </w:rPr>
      </w:pPr>
      <w:r w:rsidRPr="003A4F52">
        <w:rPr>
          <w:rFonts w:ascii="Times New Roman" w:eastAsia="Times New Roman" w:hAnsi="Times New Roman" w:cs="Times New Roman"/>
          <w:i/>
          <w:iCs/>
          <w:sz w:val="24"/>
          <w:szCs w:val="24"/>
        </w:rPr>
        <w:t>Conclusions</w:t>
      </w:r>
    </w:p>
    <w:p w14:paraId="764C2B7F" w14:textId="6CABB249" w:rsidR="00804242" w:rsidRDefault="009E00FB"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changes in genetic diversity, beyond what one would expect due to background micro-evolutionary processes, can help researchers and conservation managers identify locations that have experienced important past demographic events. </w:t>
      </w:r>
      <w:r w:rsidR="00C029BB">
        <w:rPr>
          <w:rFonts w:ascii="Times New Roman" w:eastAsia="Times New Roman" w:hAnsi="Times New Roman" w:cs="Times New Roman"/>
          <w:sz w:val="24"/>
          <w:szCs w:val="24"/>
        </w:rPr>
        <w:t>These events could be detrimental (</w:t>
      </w:r>
      <w:r w:rsidR="00C029BB">
        <w:rPr>
          <w:rFonts w:ascii="Times New Roman" w:eastAsia="Times New Roman" w:hAnsi="Times New Roman" w:cs="Times New Roman"/>
          <w:i/>
          <w:sz w:val="24"/>
          <w:szCs w:val="24"/>
        </w:rPr>
        <w:t xml:space="preserve">e.g. </w:t>
      </w:r>
      <w:r w:rsidR="00C029BB">
        <w:rPr>
          <w:rFonts w:ascii="Times New Roman" w:eastAsia="Times New Roman" w:hAnsi="Times New Roman" w:cs="Times New Roman"/>
          <w:sz w:val="24"/>
          <w:szCs w:val="24"/>
        </w:rPr>
        <w:t>loss of diversity, maladaptation) or beneficial (</w:t>
      </w:r>
      <w:r w:rsidR="00C029BB">
        <w:rPr>
          <w:rFonts w:ascii="Times New Roman" w:eastAsia="Times New Roman" w:hAnsi="Times New Roman" w:cs="Times New Roman"/>
          <w:i/>
          <w:sz w:val="24"/>
          <w:szCs w:val="24"/>
        </w:rPr>
        <w:t xml:space="preserve">e.g. </w:t>
      </w:r>
      <w:r w:rsidR="00C029BB">
        <w:rPr>
          <w:rFonts w:ascii="Times New Roman" w:eastAsia="Times New Roman" w:hAnsi="Times New Roman" w:cs="Times New Roman"/>
          <w:sz w:val="24"/>
          <w:szCs w:val="24"/>
        </w:rPr>
        <w:t>higher effective population size, genetic rescue).</w:t>
      </w:r>
      <w:r w:rsidR="00C029BB" w:rsidRPr="00FF26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 sites could then be prioritized for increased monitoring and further investigation into the origin of these changes.</w:t>
      </w:r>
      <w:r w:rsidRPr="00FF2602">
        <w:rPr>
          <w:rFonts w:ascii="Times New Roman" w:eastAsia="Times New Roman" w:hAnsi="Times New Roman" w:cs="Times New Roman"/>
          <w:sz w:val="24"/>
          <w:szCs w:val="24"/>
        </w:rPr>
        <w:t xml:space="preserve"> </w:t>
      </w:r>
      <w:r w:rsidR="006C7C4E">
        <w:rPr>
          <w:rFonts w:ascii="Times New Roman" w:eastAsia="Times New Roman" w:hAnsi="Times New Roman" w:cs="Times New Roman"/>
          <w:sz w:val="24"/>
          <w:szCs w:val="24"/>
        </w:rPr>
        <w:t xml:space="preserve">As shown in our application of TGI on an endangered animal system, our method provides a direct test of the hypothesis of exceptional temporal genetic </w:t>
      </w:r>
      <w:r w:rsidR="006C7C4E">
        <w:rPr>
          <w:rFonts w:ascii="Times New Roman" w:eastAsia="Times New Roman" w:hAnsi="Times New Roman" w:cs="Times New Roman"/>
          <w:sz w:val="24"/>
          <w:szCs w:val="24"/>
        </w:rPr>
        <w:lastRenderedPageBreak/>
        <w:t xml:space="preserve">change. </w:t>
      </w:r>
      <w:r>
        <w:rPr>
          <w:rFonts w:ascii="Times New Roman" w:eastAsia="Times New Roman" w:hAnsi="Times New Roman" w:cs="Times New Roman"/>
          <w:sz w:val="24"/>
          <w:szCs w:val="24"/>
        </w:rPr>
        <w:t>Our approach</w:t>
      </w:r>
      <w:r w:rsidR="00121054">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detecting</w:t>
      </w:r>
      <w:r w:rsidRPr="004176BF">
        <w:rPr>
          <w:rFonts w:ascii="Times New Roman" w:eastAsia="Times New Roman" w:hAnsi="Times New Roman" w:cs="Times New Roman"/>
          <w:sz w:val="24"/>
          <w:szCs w:val="24"/>
        </w:rPr>
        <w:t xml:space="preserve"> </w:t>
      </w:r>
      <w:r w:rsidR="00121054">
        <w:rPr>
          <w:rFonts w:ascii="Times New Roman" w:eastAsia="Times New Roman" w:hAnsi="Times New Roman" w:cs="Times New Roman"/>
          <w:sz w:val="24"/>
          <w:szCs w:val="24"/>
        </w:rPr>
        <w:t>tempora</w:t>
      </w:r>
      <w:r>
        <w:rPr>
          <w:rFonts w:ascii="Times New Roman" w:eastAsia="Times New Roman" w:hAnsi="Times New Roman" w:cs="Times New Roman"/>
          <w:sz w:val="24"/>
          <w:szCs w:val="24"/>
        </w:rPr>
        <w:t>l genetic different</w:t>
      </w:r>
      <w:r w:rsidR="00121054">
        <w:rPr>
          <w:rFonts w:ascii="Times New Roman" w:eastAsia="Times New Roman" w:hAnsi="Times New Roman" w:cs="Times New Roman"/>
          <w:sz w:val="24"/>
          <w:szCs w:val="24"/>
        </w:rPr>
        <w:t>i</w:t>
      </w:r>
      <w:r>
        <w:rPr>
          <w:rFonts w:ascii="Times New Roman" w:eastAsia="Times New Roman" w:hAnsi="Times New Roman" w:cs="Times New Roman"/>
          <w:sz w:val="24"/>
          <w:szCs w:val="24"/>
        </w:rPr>
        <w:t>at</w:t>
      </w:r>
      <w:r w:rsidR="00121054">
        <w:rPr>
          <w:rFonts w:ascii="Times New Roman" w:eastAsia="Times New Roman" w:hAnsi="Times New Roman" w:cs="Times New Roman"/>
          <w:sz w:val="24"/>
          <w:szCs w:val="24"/>
        </w:rPr>
        <w:t>i</w:t>
      </w:r>
      <w:r>
        <w:rPr>
          <w:rFonts w:ascii="Times New Roman" w:eastAsia="Times New Roman" w:hAnsi="Times New Roman" w:cs="Times New Roman"/>
          <w:sz w:val="24"/>
          <w:szCs w:val="24"/>
        </w:rPr>
        <w:t>on does not require extensive genomic information and can be used to explore the temporal dynami</w:t>
      </w:r>
      <w:r w:rsidR="00121054">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s of demographically induced genetic diversity using relatively small genetic datasets </w:t>
      </w:r>
      <w:r w:rsidRPr="004176BF">
        <w:rPr>
          <w:rFonts w:ascii="Times New Roman" w:eastAsia="Times New Roman" w:hAnsi="Times New Roman" w:cs="Times New Roman"/>
          <w:sz w:val="24"/>
          <w:szCs w:val="24"/>
        </w:rPr>
        <w:t>(</w:t>
      </w:r>
      <w:r w:rsidRPr="004176BF">
        <w:rPr>
          <w:rFonts w:ascii="Times New Roman" w:eastAsia="Times New Roman" w:hAnsi="Times New Roman" w:cs="Times New Roman"/>
          <w:i/>
          <w:sz w:val="24"/>
          <w:szCs w:val="24"/>
        </w:rPr>
        <w:t xml:space="preserve">e.g. </w:t>
      </w:r>
      <w:r w:rsidRPr="004176BF">
        <w:rPr>
          <w:rFonts w:ascii="Times New Roman" w:eastAsia="Times New Roman" w:hAnsi="Times New Roman" w:cs="Times New Roman"/>
          <w:sz w:val="24"/>
          <w:szCs w:val="24"/>
        </w:rPr>
        <w:t>hundreds of SNPs)</w:t>
      </w:r>
      <w:r>
        <w:rPr>
          <w:rFonts w:ascii="Times New Roman" w:eastAsia="Times New Roman" w:hAnsi="Times New Roman" w:cs="Times New Roman"/>
          <w:sz w:val="24"/>
          <w:szCs w:val="24"/>
        </w:rPr>
        <w:t>. As such, our approach holds great promise</w:t>
      </w:r>
      <w:r w:rsidR="00E9091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E90919">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facilitat</w:t>
      </w:r>
      <w:r w:rsidR="00E90919">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spati</w:t>
      </w:r>
      <w:r w:rsidR="00154844">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-temporal analysis of wild, </w:t>
      </w:r>
      <w:r w:rsidRPr="004176BF">
        <w:rPr>
          <w:rFonts w:ascii="Times New Roman" w:eastAsia="Times New Roman" w:hAnsi="Times New Roman" w:cs="Times New Roman"/>
          <w:sz w:val="24"/>
          <w:szCs w:val="24"/>
        </w:rPr>
        <w:t>non-model organisms</w:t>
      </w:r>
      <w:r>
        <w:rPr>
          <w:rFonts w:ascii="Times New Roman" w:eastAsia="Times New Roman" w:hAnsi="Times New Roman" w:cs="Times New Roman"/>
          <w:sz w:val="24"/>
          <w:szCs w:val="24"/>
        </w:rPr>
        <w:t xml:space="preserve"> for which extensive genomic resources are yet to be developed</w:t>
      </w:r>
      <w:r w:rsidR="00C029BB">
        <w:rPr>
          <w:rFonts w:ascii="Times New Roman" w:eastAsia="Times New Roman" w:hAnsi="Times New Roman" w:cs="Times New Roman"/>
          <w:sz w:val="24"/>
          <w:szCs w:val="24"/>
        </w:rPr>
        <w:t>.</w:t>
      </w:r>
    </w:p>
    <w:p w14:paraId="588C36C5" w14:textId="77777777" w:rsidR="00995C05" w:rsidRPr="00186794" w:rsidRDefault="00995C05" w:rsidP="000E06D6">
      <w:pPr>
        <w:spacing w:before="240" w:after="240" w:line="276" w:lineRule="auto"/>
        <w:rPr>
          <w:rFonts w:ascii="Times New Roman" w:eastAsia="Times New Roman" w:hAnsi="Times New Roman" w:cs="Times New Roman"/>
          <w:sz w:val="24"/>
          <w:szCs w:val="24"/>
        </w:rPr>
      </w:pPr>
    </w:p>
    <w:p w14:paraId="7643BE20" w14:textId="4F2EF09C" w:rsidR="008221AF" w:rsidRPr="0007763B" w:rsidRDefault="008221AF" w:rsidP="000E06D6">
      <w:pPr>
        <w:spacing w:before="240" w:after="240" w:line="276"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296FB6F1" w14:textId="65B942D7" w:rsidR="008221AF" w:rsidRPr="0007763B" w:rsidRDefault="008221AF" w:rsidP="000E06D6">
      <w:pPr>
        <w:spacing w:before="240" w:after="240" w:line="276" w:lineRule="auto"/>
        <w:rPr>
          <w:rFonts w:ascii="Times New Roman" w:hAnsi="Times New Roman" w:cs="Times New Roman"/>
          <w:sz w:val="24"/>
          <w:szCs w:val="24"/>
        </w:rPr>
      </w:pPr>
      <w:r w:rsidRPr="0007763B">
        <w:rPr>
          <w:rFonts w:ascii="Times New Roman" w:hAnsi="Times New Roman" w:cs="Times New Roman"/>
          <w:sz w:val="24"/>
          <w:szCs w:val="24"/>
        </w:rPr>
        <w:t>This research was supported by a grant to PMAJ and the TRIA Network from the Natural Sciences and Engineering Research Council of Canada (grant no. NET GP 434810-12), with contributions from Alberta Agriculture and Forestry, fRI Research, Manitoba Conservation and 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w:t>
      </w:r>
      <w:r w:rsidR="004B01E2">
        <w:rPr>
          <w:rFonts w:ascii="Times New Roman" w:hAnsi="Times New Roman" w:cs="Times New Roman"/>
          <w:sz w:val="24"/>
          <w:szCs w:val="24"/>
        </w:rPr>
        <w:t xml:space="preserve">y Modelling (FCM) NSERC CREATE. </w:t>
      </w:r>
      <w:r w:rsidR="004B01E2" w:rsidRPr="004B01E2">
        <w:rPr>
          <w:rFonts w:ascii="Times New Roman" w:hAnsi="Times New Roman" w:cs="Times New Roman"/>
          <w:sz w:val="24"/>
          <w:szCs w:val="24"/>
        </w:rPr>
        <w:t xml:space="preserve">Computations were made on the supercomputer </w:t>
      </w:r>
      <w:r w:rsidR="004B01E2">
        <w:rPr>
          <w:rFonts w:ascii="Times New Roman" w:hAnsi="Times New Roman" w:cs="Times New Roman"/>
          <w:sz w:val="24"/>
          <w:szCs w:val="24"/>
        </w:rPr>
        <w:t>CEDAR</w:t>
      </w:r>
      <w:r w:rsidR="004B01E2" w:rsidRPr="004B01E2">
        <w:rPr>
          <w:rFonts w:ascii="Times New Roman" w:hAnsi="Times New Roman" w:cs="Times New Roman"/>
          <w:sz w:val="24"/>
          <w:szCs w:val="24"/>
        </w:rPr>
        <w:t xml:space="preserve"> </w:t>
      </w:r>
      <w:r w:rsidR="004B01E2">
        <w:rPr>
          <w:rFonts w:ascii="Times New Roman" w:hAnsi="Times New Roman" w:cs="Times New Roman"/>
          <w:sz w:val="24"/>
          <w:szCs w:val="24"/>
        </w:rPr>
        <w:t>managed</w:t>
      </w:r>
      <w:r w:rsidR="007A4D11" w:rsidRPr="007A4D11">
        <w:rPr>
          <w:rFonts w:ascii="Times New Roman" w:hAnsi="Times New Roman" w:cs="Times New Roman"/>
          <w:sz w:val="24"/>
          <w:szCs w:val="24"/>
        </w:rPr>
        <w:t xml:space="preserve"> by Compute Canada (</w:t>
      </w:r>
      <w:hyperlink r:id="rId11" w:history="1">
        <w:r w:rsidR="007A4D11" w:rsidRPr="009A0FD7">
          <w:rPr>
            <w:rStyle w:val="Lienhypertexte"/>
            <w:rFonts w:ascii="Times New Roman" w:hAnsi="Times New Roman" w:cs="Times New Roman"/>
            <w:sz w:val="24"/>
            <w:szCs w:val="24"/>
          </w:rPr>
          <w:t>www.computecanada.ca</w:t>
        </w:r>
      </w:hyperlink>
      <w:r w:rsidR="007A4D11" w:rsidRPr="007A4D11">
        <w:rPr>
          <w:rFonts w:ascii="Times New Roman" w:hAnsi="Times New Roman" w:cs="Times New Roman"/>
          <w:sz w:val="24"/>
          <w:szCs w:val="24"/>
        </w:rPr>
        <w:t>).</w:t>
      </w:r>
      <w:r w:rsidR="007A4D11">
        <w:rPr>
          <w:rFonts w:ascii="Times New Roman" w:hAnsi="Times New Roman" w:cs="Times New Roman"/>
          <w:sz w:val="24"/>
          <w:szCs w:val="24"/>
        </w:rPr>
        <w:t xml:space="preserve"> </w:t>
      </w:r>
      <w:r w:rsidRPr="0007763B">
        <w:rPr>
          <w:rFonts w:ascii="Times New Roman" w:hAnsi="Times New Roman" w:cs="Times New Roman"/>
          <w:sz w:val="24"/>
          <w:szCs w:val="24"/>
        </w:rPr>
        <w:t xml:space="preserve">Finally, we thank </w:t>
      </w:r>
      <w:r w:rsidR="005E037A">
        <w:rPr>
          <w:rFonts w:ascii="Times New Roman" w:hAnsi="Times New Roman" w:cs="Times New Roman"/>
          <w:sz w:val="24"/>
          <w:szCs w:val="24"/>
        </w:rPr>
        <w:t>Jeremy Larroque,</w:t>
      </w:r>
      <w:r w:rsidR="002862FB">
        <w:rPr>
          <w:rFonts w:ascii="Times New Roman" w:hAnsi="Times New Roman" w:cs="Times New Roman"/>
          <w:sz w:val="24"/>
          <w:szCs w:val="24"/>
        </w:rPr>
        <w:t xml:space="preserve"> Hinatea Ariey</w:t>
      </w:r>
      <w:r w:rsidR="005E037A">
        <w:rPr>
          <w:rFonts w:ascii="Times New Roman" w:hAnsi="Times New Roman" w:cs="Times New Roman"/>
          <w:sz w:val="24"/>
          <w:szCs w:val="24"/>
        </w:rPr>
        <w:t xml:space="preserve"> and </w:t>
      </w:r>
      <w:r w:rsidR="00C37D52">
        <w:rPr>
          <w:rFonts w:ascii="Times New Roman" w:hAnsi="Times New Roman" w:cs="Times New Roman"/>
          <w:sz w:val="24"/>
          <w:szCs w:val="24"/>
        </w:rPr>
        <w:t>Charlotte Van Engeland</w:t>
      </w:r>
      <w:r w:rsidR="002862FB">
        <w:rPr>
          <w:rFonts w:ascii="Times New Roman" w:hAnsi="Times New Roman" w:cs="Times New Roman"/>
          <w:sz w:val="24"/>
          <w:szCs w:val="24"/>
        </w:rPr>
        <w:t xml:space="preserve"> for their</w:t>
      </w:r>
      <w:r w:rsidRPr="0007763B">
        <w:rPr>
          <w:rFonts w:ascii="Times New Roman" w:hAnsi="Times New Roman" w:cs="Times New Roman"/>
          <w:sz w:val="24"/>
          <w:szCs w:val="24"/>
        </w:rPr>
        <w:t xml:space="preserve"> comments on an earlier version of the manuscript.</w:t>
      </w:r>
    </w:p>
    <w:p w14:paraId="0807C411" w14:textId="613194E6" w:rsidR="008221AF" w:rsidRDefault="008221AF" w:rsidP="000E06D6">
      <w:pPr>
        <w:spacing w:before="240" w:after="240" w:line="276" w:lineRule="auto"/>
        <w:rPr>
          <w:rFonts w:ascii="Times New Roman" w:hAnsi="Times New Roman" w:cs="Times New Roman"/>
          <w:sz w:val="24"/>
          <w:szCs w:val="24"/>
        </w:rPr>
      </w:pPr>
    </w:p>
    <w:p w14:paraId="5629C031" w14:textId="1DD2DDEB" w:rsidR="004E13A5" w:rsidRPr="0007763B" w:rsidRDefault="004E13A5" w:rsidP="000E06D6">
      <w:pPr>
        <w:spacing w:before="240" w:after="240" w:line="276"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REFERENCES</w:t>
      </w:r>
    </w:p>
    <w:p w14:paraId="18AABA46" w14:textId="3B83F969" w:rsidR="00013275" w:rsidRPr="00013275" w:rsidRDefault="004E13A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7763B">
        <w:rPr>
          <w:rFonts w:ascii="Times New Roman" w:eastAsia="Times New Roman" w:hAnsi="Times New Roman" w:cs="Times New Roman"/>
          <w:sz w:val="24"/>
          <w:szCs w:val="24"/>
        </w:rPr>
        <w:fldChar w:fldCharType="begin" w:fldLock="1"/>
      </w:r>
      <w:r w:rsidRPr="0007763B">
        <w:rPr>
          <w:rFonts w:ascii="Times New Roman" w:eastAsia="Times New Roman" w:hAnsi="Times New Roman" w:cs="Times New Roman"/>
          <w:sz w:val="24"/>
          <w:szCs w:val="24"/>
        </w:rPr>
        <w:instrText xml:space="preserve">ADDIN Mendeley Bibliography CSL_BIBLIOGRAPHY </w:instrText>
      </w:r>
      <w:r w:rsidRPr="0007763B">
        <w:rPr>
          <w:rFonts w:ascii="Times New Roman" w:eastAsia="Times New Roman" w:hAnsi="Times New Roman" w:cs="Times New Roman"/>
          <w:sz w:val="24"/>
          <w:szCs w:val="24"/>
        </w:rPr>
        <w:fldChar w:fldCharType="separate"/>
      </w:r>
      <w:r w:rsidR="00013275" w:rsidRPr="00013275">
        <w:rPr>
          <w:rFonts w:ascii="Times New Roman" w:hAnsi="Times New Roman" w:cs="Times New Roman"/>
          <w:noProof/>
          <w:sz w:val="24"/>
          <w:szCs w:val="24"/>
        </w:rPr>
        <w:t xml:space="preserve">1. </w:t>
      </w:r>
      <w:r w:rsidR="00013275" w:rsidRPr="00013275">
        <w:rPr>
          <w:rFonts w:ascii="Times New Roman" w:hAnsi="Times New Roman" w:cs="Times New Roman"/>
          <w:noProof/>
          <w:sz w:val="24"/>
          <w:szCs w:val="24"/>
        </w:rPr>
        <w:tab/>
        <w:t>Leigh DM, Hendry AP, Vázquez‐Domínguez E, Friesen VL. Estimated six percent loss of genetic variation in wild populations since the industrial revolution. Evol Appl. 2019; 1–8. doi:10.1111/eva.12810</w:t>
      </w:r>
    </w:p>
    <w:p w14:paraId="68B8C959"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 </w:t>
      </w:r>
      <w:r w:rsidRPr="00013275">
        <w:rPr>
          <w:rFonts w:ascii="Times New Roman" w:hAnsi="Times New Roman" w:cs="Times New Roman"/>
          <w:noProof/>
          <w:sz w:val="24"/>
          <w:szCs w:val="24"/>
        </w:rPr>
        <w:tab/>
        <w:t>Dirzo R, Young HS, Galetti M, Ceballos G, Isaac NJB, Collen B. Defaunation in the Anthropocene. Science (80- ). 2014;401: 401–406. doi:10.1126/science.1251817</w:t>
      </w:r>
    </w:p>
    <w:p w14:paraId="141144D6"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 </w:t>
      </w:r>
      <w:r w:rsidRPr="00013275">
        <w:rPr>
          <w:rFonts w:ascii="Times New Roman" w:hAnsi="Times New Roman" w:cs="Times New Roman"/>
          <w:noProof/>
          <w:sz w:val="24"/>
          <w:szCs w:val="24"/>
        </w:rPr>
        <w:tab/>
        <w:t>Bellard C, Bertelsmeier C, Leadley P, Thuiller W, Courchamp F. Impacts of climate change on the future of biodiversity. Ecol Lett. 2012;15: 365–377. doi:10.1111/j.1461-0248.2011.01736.x</w:t>
      </w:r>
    </w:p>
    <w:p w14:paraId="758A6FA0"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 </w:t>
      </w:r>
      <w:r w:rsidRPr="00013275">
        <w:rPr>
          <w:rFonts w:ascii="Times New Roman" w:hAnsi="Times New Roman" w:cs="Times New Roman"/>
          <w:noProof/>
          <w:sz w:val="24"/>
          <w:szCs w:val="24"/>
        </w:rPr>
        <w:tab/>
        <w:t>Fenderson LE, Kovach AI, Llamas B. Spatiotemporal Landscape Genetics: Investigating Ecology and Evolution through Space and Time. Mol Ecol. 2019; mec.15315. doi:10.1111/mec.15315</w:t>
      </w:r>
    </w:p>
    <w:p w14:paraId="5AE93B91"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 </w:t>
      </w:r>
      <w:r w:rsidRPr="00013275">
        <w:rPr>
          <w:rFonts w:ascii="Times New Roman" w:hAnsi="Times New Roman" w:cs="Times New Roman"/>
          <w:noProof/>
          <w:sz w:val="24"/>
          <w:szCs w:val="24"/>
        </w:rPr>
        <w:tab/>
        <w:t xml:space="preserve">Bradburd GS, Ralph PL. Spatial Population Genetics: It’s About Time. Annu Rev Ecol </w:t>
      </w:r>
      <w:r w:rsidRPr="00013275">
        <w:rPr>
          <w:rFonts w:ascii="Times New Roman" w:hAnsi="Times New Roman" w:cs="Times New Roman"/>
          <w:noProof/>
          <w:sz w:val="24"/>
          <w:szCs w:val="24"/>
        </w:rPr>
        <w:lastRenderedPageBreak/>
        <w:t>Evol Syst. 2019;50: 427–449. doi:10.1146/annurev-ecolsys-110316-022659</w:t>
      </w:r>
    </w:p>
    <w:p w14:paraId="409F1FFD"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6. </w:t>
      </w:r>
      <w:r w:rsidRPr="00013275">
        <w:rPr>
          <w:rFonts w:ascii="Times New Roman" w:hAnsi="Times New Roman" w:cs="Times New Roman"/>
          <w:noProof/>
          <w:sz w:val="24"/>
          <w:szCs w:val="24"/>
        </w:rPr>
        <w:tab/>
        <w:t>Lowe WH, Allendorf FW. What can genetics tell us about population connectivity? Mol Ecol. 2010;19: 3038–3051. doi:10.1111/j.1365-294X.2010.04688.x</w:t>
      </w:r>
    </w:p>
    <w:p w14:paraId="339AFF7B"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7. </w:t>
      </w:r>
      <w:r w:rsidRPr="00013275">
        <w:rPr>
          <w:rFonts w:ascii="Times New Roman" w:hAnsi="Times New Roman" w:cs="Times New Roman"/>
          <w:noProof/>
          <w:sz w:val="24"/>
          <w:szCs w:val="24"/>
        </w:rPr>
        <w:tab/>
        <w:t>Segelbacher G, Cushman SA, Epperson BK, Fortin MJ, Francois O, Hardy OJ, et al. Applications of landscape genetics in conservation biology: Concepts and challenges. Conserv Genet. 2010;11: 375–385. doi:10.1007/s10592-009-0044-5</w:t>
      </w:r>
    </w:p>
    <w:p w14:paraId="5C47F1F7"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8. </w:t>
      </w:r>
      <w:r w:rsidRPr="00013275">
        <w:rPr>
          <w:rFonts w:ascii="Times New Roman" w:hAnsi="Times New Roman" w:cs="Times New Roman"/>
          <w:noProof/>
          <w:sz w:val="24"/>
          <w:szCs w:val="24"/>
        </w:rPr>
        <w:tab/>
        <w:t>Allendorf FW, Hohenlohe PA, Luikart G. Genomics and the future of conservation genetics. Nat Rev Genet. 2010;11: 697–709. doi:10.1038/nrg2844</w:t>
      </w:r>
    </w:p>
    <w:p w14:paraId="4F1A7A3B"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9. </w:t>
      </w:r>
      <w:r w:rsidRPr="00013275">
        <w:rPr>
          <w:rFonts w:ascii="Times New Roman" w:hAnsi="Times New Roman" w:cs="Times New Roman"/>
          <w:noProof/>
          <w:sz w:val="24"/>
          <w:szCs w:val="24"/>
        </w:rPr>
        <w:tab/>
        <w:t>Harrisson KA, Pavlova A, Telonis-Scott M, Sunnucks P. Using genomics to characterize evolutionary potential for conservation of wild populations. Evol Appl. 2014;7: 1008–1025. doi:10.1111/eva.12149</w:t>
      </w:r>
    </w:p>
    <w:p w14:paraId="45CFF9AF"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10. </w:t>
      </w:r>
      <w:r w:rsidRPr="00013275">
        <w:rPr>
          <w:rFonts w:ascii="Times New Roman" w:hAnsi="Times New Roman" w:cs="Times New Roman"/>
          <w:noProof/>
          <w:sz w:val="24"/>
          <w:szCs w:val="24"/>
        </w:rPr>
        <w:tab/>
        <w:t>Moraes AM, Ruiz-Miranda CR, Ribeiro MC, Grativol AD, da S. Carvalho C, Dietz JM, et al. Temporal genetic dynamics of reintroduced and translocated populations of the endangered golden lion tamarin (Leontopithecus rosalia). Conserv Genet. 2017;18: 995–1009. doi:10.1007/s10592-017-0948-4</w:t>
      </w:r>
    </w:p>
    <w:p w14:paraId="56AA76A7"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11. </w:t>
      </w:r>
      <w:r w:rsidRPr="00013275">
        <w:rPr>
          <w:rFonts w:ascii="Times New Roman" w:hAnsi="Times New Roman" w:cs="Times New Roman"/>
          <w:noProof/>
          <w:sz w:val="24"/>
          <w:szCs w:val="24"/>
        </w:rPr>
        <w:tab/>
        <w:t>Díez-del-Molino D, Sánchez-Barreiro F, Barnes I, Gilbert MTP, Dalén L. Quantifying Temporal Genomic Erosion in Endangered Species. Trends Ecol Evol. 2018;33: 176–185. doi:10.1016/j.tree.2017.12.002</w:t>
      </w:r>
    </w:p>
    <w:p w14:paraId="6496DAD4"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12. </w:t>
      </w:r>
      <w:r w:rsidRPr="00013275">
        <w:rPr>
          <w:rFonts w:ascii="Times New Roman" w:hAnsi="Times New Roman" w:cs="Times New Roman"/>
          <w:noProof/>
          <w:sz w:val="24"/>
          <w:szCs w:val="24"/>
        </w:rPr>
        <w:tab/>
        <w:t>Lauterjung MB, Montagna T, Bernardi AP, da Silva JZ, da Costa NCF, Steiner F, et al. Temporal changes in population genetics of six threatened Brazilian plant species in a fragmented landscape. For Ecol Manage. 2019;435: 144–150. doi:10.1016/j.foreco.2018.12.058</w:t>
      </w:r>
    </w:p>
    <w:p w14:paraId="0A55E204"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13. </w:t>
      </w:r>
      <w:r w:rsidRPr="00013275">
        <w:rPr>
          <w:rFonts w:ascii="Times New Roman" w:hAnsi="Times New Roman" w:cs="Times New Roman"/>
          <w:noProof/>
          <w:sz w:val="24"/>
          <w:szCs w:val="24"/>
        </w:rPr>
        <w:tab/>
        <w:t>Banks SC, Cary GJ, Smith AL, Davies ID, Driscoll DA, Gill AM, et al. How does ecological disturbance influence genetic diversity ? Trends Ecol Evol. 2013;28: 670–679. doi:10.1016/j.tree.2013.08.005</w:t>
      </w:r>
    </w:p>
    <w:p w14:paraId="1BCC759E"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14. </w:t>
      </w:r>
      <w:r w:rsidRPr="00013275">
        <w:rPr>
          <w:rFonts w:ascii="Times New Roman" w:hAnsi="Times New Roman" w:cs="Times New Roman"/>
          <w:noProof/>
          <w:sz w:val="24"/>
          <w:szCs w:val="24"/>
        </w:rPr>
        <w:tab/>
        <w:t xml:space="preserve">Wright S. Isolation by Distance. Genetics. 1943;28: 114–138. </w:t>
      </w:r>
    </w:p>
    <w:p w14:paraId="0DC8F0CA"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15. </w:t>
      </w:r>
      <w:r w:rsidRPr="00013275">
        <w:rPr>
          <w:rFonts w:ascii="Times New Roman" w:hAnsi="Times New Roman" w:cs="Times New Roman"/>
          <w:noProof/>
          <w:sz w:val="24"/>
          <w:szCs w:val="24"/>
        </w:rPr>
        <w:tab/>
        <w:t xml:space="preserve">Rousset F. Genetic Differentiation and Estimation of Gene Flow from FStatistics Under Isolation by Distance. Genetics. 1997;145: 1219–1228. </w:t>
      </w:r>
    </w:p>
    <w:p w14:paraId="70CA264F"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16. </w:t>
      </w:r>
      <w:r w:rsidRPr="00013275">
        <w:rPr>
          <w:rFonts w:ascii="Times New Roman" w:hAnsi="Times New Roman" w:cs="Times New Roman"/>
          <w:noProof/>
          <w:sz w:val="24"/>
          <w:szCs w:val="24"/>
        </w:rPr>
        <w:tab/>
        <w:t>Maruyama T, Fuerstt PA. Population bottlenecks and nonequilibrium models in opulation genetics. II. Number of alleles in a small population that was formed by a recent bottleneck. Genetics. 1985;111: 675–689. Available: https://www.ncbi.nlm.nih.gov/pmc/articles/PMC1202664/pdf/675.pdf</w:t>
      </w:r>
    </w:p>
    <w:p w14:paraId="162C95FE"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17. </w:t>
      </w:r>
      <w:r w:rsidRPr="00013275">
        <w:rPr>
          <w:rFonts w:ascii="Times New Roman" w:hAnsi="Times New Roman" w:cs="Times New Roman"/>
          <w:noProof/>
          <w:sz w:val="24"/>
          <w:szCs w:val="24"/>
        </w:rPr>
        <w:tab/>
        <w:t>Gattepaille LM, Jakobsson M, Blum MGB. Inferring population size changes with sequence and SNP data: Lessons from human bottlenecks. Heredity (Edinb). 2013;110: 409–419. doi:10.1038/hdy.2012.120</w:t>
      </w:r>
    </w:p>
    <w:p w14:paraId="4782FD53"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lastRenderedPageBreak/>
        <w:t xml:space="preserve">18. </w:t>
      </w:r>
      <w:r w:rsidRPr="00013275">
        <w:rPr>
          <w:rFonts w:ascii="Times New Roman" w:hAnsi="Times New Roman" w:cs="Times New Roman"/>
          <w:noProof/>
          <w:sz w:val="24"/>
          <w:szCs w:val="24"/>
        </w:rPr>
        <w:tab/>
        <w:t>Buschbom J, Yanbaev Y, Degen B. Efficient long-distance gene flow into an isolated relict oak stand. J Hered. 2011;102: 464–472. doi:10.1093/jhered/esr023</w:t>
      </w:r>
    </w:p>
    <w:p w14:paraId="073D4102"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19. </w:t>
      </w:r>
      <w:r w:rsidRPr="00013275">
        <w:rPr>
          <w:rFonts w:ascii="Times New Roman" w:hAnsi="Times New Roman" w:cs="Times New Roman"/>
          <w:noProof/>
          <w:sz w:val="24"/>
          <w:szCs w:val="24"/>
        </w:rPr>
        <w:tab/>
        <w:t>Bezemer N, Krauss SL, Roberts DG, Hopper SD. Conservation of old individual trees and small populations is integral to maintain species’ genetic diversity of a historically fragmented woody perennial. Mol Ecol. 2019; 3339–3357. doi:10.1111/mec.15164</w:t>
      </w:r>
    </w:p>
    <w:p w14:paraId="53F393C3"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20. </w:t>
      </w:r>
      <w:r w:rsidRPr="00013275">
        <w:rPr>
          <w:rFonts w:ascii="Times New Roman" w:hAnsi="Times New Roman" w:cs="Times New Roman"/>
          <w:noProof/>
          <w:sz w:val="24"/>
          <w:szCs w:val="24"/>
        </w:rPr>
        <w:tab/>
        <w:t>Wittische J, Janes JK, James PMA. Modelling landscape genetic connectivity of the mountain pine beetle in western Canada. Can J For Res. 2019;1348: 1339–1348. doi:10.1139/cjfr-2018-0417</w:t>
      </w:r>
    </w:p>
    <w:p w14:paraId="427875DC"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21. </w:t>
      </w:r>
      <w:r w:rsidRPr="00013275">
        <w:rPr>
          <w:rFonts w:ascii="Times New Roman" w:hAnsi="Times New Roman" w:cs="Times New Roman"/>
          <w:noProof/>
          <w:sz w:val="24"/>
          <w:szCs w:val="24"/>
        </w:rPr>
        <w:tab/>
        <w:t>Larroque J, Legault S, Johns R, Lumley L, Cusson M, Renaut S, et al. Temporal variation in spatial genetic structure during population outbreaks: Distinguishing among different potential drivers of spatial synchrony. Evol Appl. 2019; 1–15. doi:10.1111/eva.12852</w:t>
      </w:r>
    </w:p>
    <w:p w14:paraId="224E407B"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22. </w:t>
      </w:r>
      <w:r w:rsidRPr="00013275">
        <w:rPr>
          <w:rFonts w:ascii="Times New Roman" w:hAnsi="Times New Roman" w:cs="Times New Roman"/>
          <w:noProof/>
          <w:sz w:val="24"/>
          <w:szCs w:val="24"/>
        </w:rPr>
        <w:tab/>
        <w:t>Suárez NM, Betancor E, Fregel R, Rodríguez F, Pestano J, Sua NM, et al. Genetic signature of a severe forest fire on the endangered Gran Canaria blue chaffinch (Fringilla teydea polatzeki). Conserv Genet. 2012;13: 499–507. doi:10.1007/s10592-011-0302-1</w:t>
      </w:r>
    </w:p>
    <w:p w14:paraId="2F0C7412"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23. </w:t>
      </w:r>
      <w:r w:rsidRPr="00013275">
        <w:rPr>
          <w:rFonts w:ascii="Times New Roman" w:hAnsi="Times New Roman" w:cs="Times New Roman"/>
          <w:noProof/>
          <w:sz w:val="24"/>
          <w:szCs w:val="24"/>
        </w:rPr>
        <w:tab/>
        <w:t>Poff NLR, Larson EI, Salerno PE, Morton SG, Kondratieff BC, Flecker AS, et al. Extreme streams: species persistence and genomic change in montane insect populations across a flooding gradient. Ecol Lett. 2018;21: 525–535. doi:10.1111/ele.12918</w:t>
      </w:r>
    </w:p>
    <w:p w14:paraId="0BCD91A9"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24. </w:t>
      </w:r>
      <w:r w:rsidRPr="00013275">
        <w:rPr>
          <w:rFonts w:ascii="Times New Roman" w:hAnsi="Times New Roman" w:cs="Times New Roman"/>
          <w:noProof/>
          <w:sz w:val="24"/>
          <w:szCs w:val="24"/>
        </w:rPr>
        <w:tab/>
        <w:t xml:space="preserve">Mack RN, Simberloff D, Lonsdale WM, Evans H, Clout M, Bazzaz FA. Biotic invasions: causes, epidemiology, global consequences, and control. Ecol Appl. 2000;10: 689–710. </w:t>
      </w:r>
    </w:p>
    <w:p w14:paraId="6859BFEE"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25. </w:t>
      </w:r>
      <w:r w:rsidRPr="00013275">
        <w:rPr>
          <w:rFonts w:ascii="Times New Roman" w:hAnsi="Times New Roman" w:cs="Times New Roman"/>
          <w:noProof/>
          <w:sz w:val="24"/>
          <w:szCs w:val="24"/>
        </w:rPr>
        <w:tab/>
        <w:t>Fisher MC, Garner TWJ. Chytrid fungi and global amphibian declines. Nat Rev Microbiol. 2020;18: 332–343. doi:10.1038/s41579-020-0335-x</w:t>
      </w:r>
    </w:p>
    <w:p w14:paraId="56250EDC"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26. </w:t>
      </w:r>
      <w:r w:rsidRPr="00013275">
        <w:rPr>
          <w:rFonts w:ascii="Times New Roman" w:hAnsi="Times New Roman" w:cs="Times New Roman"/>
          <w:noProof/>
          <w:sz w:val="24"/>
          <w:szCs w:val="24"/>
        </w:rPr>
        <w:tab/>
        <w:t>Maynard AJ, Ambrose L, Cooper RD, Chow WK, Davis JB, Muzari MO, et al. Tiger on the prowl: Invasion history and spatio-temporal genetic structure of the Asian tiger mosquito Aedes albopictus (Skuse 1894) in the Indo-Pacific. PLoS Negl Trop Dis. 2017;11: 1–27. doi:10.1371/journal.pntd.0005546</w:t>
      </w:r>
    </w:p>
    <w:p w14:paraId="66B8025C"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27. </w:t>
      </w:r>
      <w:r w:rsidRPr="00013275">
        <w:rPr>
          <w:rFonts w:ascii="Times New Roman" w:hAnsi="Times New Roman" w:cs="Times New Roman"/>
          <w:noProof/>
          <w:sz w:val="24"/>
          <w:szCs w:val="24"/>
        </w:rPr>
        <w:tab/>
        <w:t>Apodaca JJ, Trexler JC, Jue NK, Schrader M, Travis J. Large-scale natural disturbance alters genetic population structure of the sailfin molly, poecilia latipinna. Am Nat. 2013;181: 254–263. doi:10.1086/668831</w:t>
      </w:r>
    </w:p>
    <w:p w14:paraId="3C3F679A"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28. </w:t>
      </w:r>
      <w:r w:rsidRPr="00013275">
        <w:rPr>
          <w:rFonts w:ascii="Times New Roman" w:hAnsi="Times New Roman" w:cs="Times New Roman"/>
          <w:noProof/>
          <w:sz w:val="24"/>
          <w:szCs w:val="24"/>
        </w:rPr>
        <w:tab/>
        <w:t>Taylor PD, Fahrig L, Henein K, Merriam G. Connectivity is a vital element of landscape structure. Oikos. 1993;68: 571–573. doi:10.2307/3544927</w:t>
      </w:r>
    </w:p>
    <w:p w14:paraId="6776532A"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29. </w:t>
      </w:r>
      <w:r w:rsidRPr="00013275">
        <w:rPr>
          <w:rFonts w:ascii="Times New Roman" w:hAnsi="Times New Roman" w:cs="Times New Roman"/>
          <w:noProof/>
          <w:sz w:val="24"/>
          <w:szCs w:val="24"/>
        </w:rPr>
        <w:tab/>
        <w:t>Bolnick DI, Nosil P. Natural selection in populations subject to a migration load. Evolution (N Y). 2007;61: 2229–2243. doi:10.1111/j.1558-5646.2007.00179.x</w:t>
      </w:r>
    </w:p>
    <w:p w14:paraId="41615264"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30. </w:t>
      </w:r>
      <w:r w:rsidRPr="00013275">
        <w:rPr>
          <w:rFonts w:ascii="Times New Roman" w:hAnsi="Times New Roman" w:cs="Times New Roman"/>
          <w:noProof/>
          <w:sz w:val="24"/>
          <w:szCs w:val="24"/>
        </w:rPr>
        <w:tab/>
        <w:t>Kremer A, Ronce O, Robledo-Arnuncio JJ, Guillaume F, Bohrer G, Nathan R, et al. Long-distance gene flow and adaptation of forest trees to rapid climate change. Ecol Lett. 2012;15: 378–392. doi:10.1111/j.1461-0248.2012.01746.x</w:t>
      </w:r>
    </w:p>
    <w:p w14:paraId="4DA2A1E4"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lastRenderedPageBreak/>
        <w:t xml:space="preserve">31. </w:t>
      </w:r>
      <w:r w:rsidRPr="00013275">
        <w:rPr>
          <w:rFonts w:ascii="Times New Roman" w:hAnsi="Times New Roman" w:cs="Times New Roman"/>
          <w:noProof/>
          <w:sz w:val="24"/>
          <w:szCs w:val="24"/>
        </w:rPr>
        <w:tab/>
        <w:t>Aeschbacher S, Selby JP, Willis JH, Coop GM. Population-genomic inference of the strength and timing of selection against gene flow. 2016; 1–6. doi:10.1101/072736</w:t>
      </w:r>
    </w:p>
    <w:p w14:paraId="73298051"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32. </w:t>
      </w:r>
      <w:r w:rsidRPr="00013275">
        <w:rPr>
          <w:rFonts w:ascii="Times New Roman" w:hAnsi="Times New Roman" w:cs="Times New Roman"/>
          <w:noProof/>
          <w:sz w:val="24"/>
          <w:szCs w:val="24"/>
        </w:rPr>
        <w:tab/>
        <w:t>Landguth EL, Holden ZA, Mahalovich MF, Cushman SA. Using landscape genetics simulations for planting blister rust resistant whitebark pine in the US Northern Rocky Mountains. Front Genet. 2017;8: 1–12. doi:10.3389/fgene.2017.00009</w:t>
      </w:r>
    </w:p>
    <w:p w14:paraId="1A2C9120"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33. </w:t>
      </w:r>
      <w:r w:rsidRPr="00013275">
        <w:rPr>
          <w:rFonts w:ascii="Times New Roman" w:hAnsi="Times New Roman" w:cs="Times New Roman"/>
          <w:noProof/>
          <w:sz w:val="24"/>
          <w:szCs w:val="24"/>
        </w:rPr>
        <w:tab/>
        <w:t>Excoffier L, Dupanloup I, Huerta-Sánchez E, Sousa VC, Foll M. Robust Demographic Inference from Genomic and SNP Data. PLoS Genet. 2013;9. doi:10.1371/journal.pgen.1003905</w:t>
      </w:r>
    </w:p>
    <w:p w14:paraId="3AC8291B"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34. </w:t>
      </w:r>
      <w:r w:rsidRPr="00013275">
        <w:rPr>
          <w:rFonts w:ascii="Times New Roman" w:hAnsi="Times New Roman" w:cs="Times New Roman"/>
          <w:noProof/>
          <w:sz w:val="24"/>
          <w:szCs w:val="24"/>
        </w:rPr>
        <w:tab/>
        <w:t>Gutenkunst RN, Hernandez RD, Williamson SH, Bustamante CD. Inferring the joint demographic history of multiple populations from multidimensional SNP frequency data. PLoS Genet. 2009;5. doi:10.1371/journal.pgen.1000695</w:t>
      </w:r>
    </w:p>
    <w:p w14:paraId="2BDDB84B"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35. </w:t>
      </w:r>
      <w:r w:rsidRPr="00013275">
        <w:rPr>
          <w:rFonts w:ascii="Times New Roman" w:hAnsi="Times New Roman" w:cs="Times New Roman"/>
          <w:noProof/>
          <w:sz w:val="24"/>
          <w:szCs w:val="24"/>
        </w:rPr>
        <w:tab/>
        <w:t>Kamm J, Terhorst J, Durbin R, Song YS. Efficiently Inferring the Demographic History of Many Populations With Allele Count Data. J Am Stat Assoc. 2019;0: 1–16. doi:10.1080/01621459.2019.1635482</w:t>
      </w:r>
    </w:p>
    <w:p w14:paraId="73F3D3A9"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36. </w:t>
      </w:r>
      <w:r w:rsidRPr="00013275">
        <w:rPr>
          <w:rFonts w:ascii="Times New Roman" w:hAnsi="Times New Roman" w:cs="Times New Roman"/>
          <w:noProof/>
          <w:sz w:val="24"/>
          <w:szCs w:val="24"/>
        </w:rPr>
        <w:tab/>
        <w:t>Marth GT, Czabarka E, Murvai J, Sherry ST. The Allele Frequency Spectrum in Genome-Wide Human Variation Data Reveals Signals of Differential Demographic History in Three Large World Populations. Genetics. 2004;166: 351–372. doi:10.1534/genetics.166.1.351</w:t>
      </w:r>
    </w:p>
    <w:p w14:paraId="6C0BDFFF"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37. </w:t>
      </w:r>
      <w:r w:rsidRPr="00013275">
        <w:rPr>
          <w:rFonts w:ascii="Times New Roman" w:hAnsi="Times New Roman" w:cs="Times New Roman"/>
          <w:noProof/>
          <w:sz w:val="24"/>
          <w:szCs w:val="24"/>
        </w:rPr>
        <w:tab/>
        <w:t>Albrechtsen A, Nielsen FC, Nielsen R. Ascertainment biases in SNP chips affect measures of population divergence. Mol Biol Evol. 2010;27: 2534–2547. doi:10.1093/molbev/msq148</w:t>
      </w:r>
    </w:p>
    <w:p w14:paraId="1E9D1F2B" w14:textId="77777777" w:rsidR="00013275" w:rsidRPr="008751EA"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lang w:val="fr-CA"/>
        </w:rPr>
      </w:pPr>
      <w:r w:rsidRPr="00013275">
        <w:rPr>
          <w:rFonts w:ascii="Times New Roman" w:hAnsi="Times New Roman" w:cs="Times New Roman"/>
          <w:noProof/>
          <w:sz w:val="24"/>
          <w:szCs w:val="24"/>
        </w:rPr>
        <w:t xml:space="preserve">38. </w:t>
      </w:r>
      <w:r w:rsidRPr="00013275">
        <w:rPr>
          <w:rFonts w:ascii="Times New Roman" w:hAnsi="Times New Roman" w:cs="Times New Roman"/>
          <w:noProof/>
          <w:sz w:val="24"/>
          <w:szCs w:val="24"/>
        </w:rPr>
        <w:tab/>
        <w:t xml:space="preserve">Clark AG, Hubisz MJ, Bustamante CD, Williamson SH, Nielsen R. Ascertainment bias in studies of human genome-wide polymorphism. </w:t>
      </w:r>
      <w:r w:rsidRPr="008751EA">
        <w:rPr>
          <w:rFonts w:ascii="Times New Roman" w:hAnsi="Times New Roman" w:cs="Times New Roman"/>
          <w:noProof/>
          <w:sz w:val="24"/>
          <w:szCs w:val="24"/>
          <w:lang w:val="fr-CA"/>
        </w:rPr>
        <w:t>Genome Res. 2005;15: 1496–1502. doi:10.1101/gr.4107905</w:t>
      </w:r>
    </w:p>
    <w:p w14:paraId="0CC16CE5"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8751EA">
        <w:rPr>
          <w:rFonts w:ascii="Times New Roman" w:hAnsi="Times New Roman" w:cs="Times New Roman"/>
          <w:noProof/>
          <w:sz w:val="24"/>
          <w:szCs w:val="24"/>
          <w:lang w:val="fr-CA"/>
        </w:rPr>
        <w:t xml:space="preserve">39. </w:t>
      </w:r>
      <w:r w:rsidRPr="008751EA">
        <w:rPr>
          <w:rFonts w:ascii="Times New Roman" w:hAnsi="Times New Roman" w:cs="Times New Roman"/>
          <w:noProof/>
          <w:sz w:val="24"/>
          <w:szCs w:val="24"/>
          <w:lang w:val="fr-CA"/>
        </w:rPr>
        <w:tab/>
        <w:t xml:space="preserve">Segura-García I, Garavelli L, Tringali M, Matthews T, Chérubin LM, Hunt J, et al. </w:t>
      </w:r>
      <w:r w:rsidRPr="00013275">
        <w:rPr>
          <w:rFonts w:ascii="Times New Roman" w:hAnsi="Times New Roman" w:cs="Times New Roman"/>
          <w:noProof/>
          <w:sz w:val="24"/>
          <w:szCs w:val="24"/>
        </w:rPr>
        <w:t>Reconstruction of larval origins based on genetic relatedness and biophysical modeling. Sci Rep. 2019;9: 1–9. doi:10.1038/s41598-019-43435-9</w:t>
      </w:r>
    </w:p>
    <w:p w14:paraId="737B5079"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40. </w:t>
      </w:r>
      <w:r w:rsidRPr="00013275">
        <w:rPr>
          <w:rFonts w:ascii="Times New Roman" w:hAnsi="Times New Roman" w:cs="Times New Roman"/>
          <w:noProof/>
          <w:sz w:val="24"/>
          <w:szCs w:val="24"/>
        </w:rPr>
        <w:tab/>
        <w:t>Knight NL, Vaghefi N, Hansen ZR, Kikkert JR, Pethybridge SJ. Temporal Genetic Differentiation of Cercospora beticola Populations in New York Table Beet Fields. Plant Dis. 2018;102: 2074–2082. doi:10.1094/PDIS-01-18-0175-RE</w:t>
      </w:r>
    </w:p>
    <w:p w14:paraId="5CCB3681"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41. </w:t>
      </w:r>
      <w:r w:rsidRPr="00013275">
        <w:rPr>
          <w:rFonts w:ascii="Times New Roman" w:hAnsi="Times New Roman" w:cs="Times New Roman"/>
          <w:noProof/>
          <w:sz w:val="24"/>
          <w:szCs w:val="24"/>
        </w:rPr>
        <w:tab/>
        <w:t>Bhatia G, Patterson N, Sankararaman S, Price AL. Estimating and interpreting F. Genome Res. 2013; 1–9. doi:10.1101/gr.154831.113.23</w:t>
      </w:r>
    </w:p>
    <w:p w14:paraId="7AF6D923"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42. </w:t>
      </w:r>
      <w:r w:rsidRPr="00013275">
        <w:rPr>
          <w:rFonts w:ascii="Times New Roman" w:hAnsi="Times New Roman" w:cs="Times New Roman"/>
          <w:noProof/>
          <w:sz w:val="24"/>
          <w:szCs w:val="24"/>
        </w:rPr>
        <w:tab/>
        <w:t>Skoglund P, Sjödin P, Skoglund T, Lascoux M, Jakobsson M. Investigating population history using temporal genetic differentiation. Mol Biol Evol. 2014;31: 2516–2527. doi:10.1093/molbev/msu192</w:t>
      </w:r>
    </w:p>
    <w:p w14:paraId="6AF51198"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43. </w:t>
      </w:r>
      <w:r w:rsidRPr="00013275">
        <w:rPr>
          <w:rFonts w:ascii="Times New Roman" w:hAnsi="Times New Roman" w:cs="Times New Roman"/>
          <w:noProof/>
          <w:sz w:val="24"/>
          <w:szCs w:val="24"/>
        </w:rPr>
        <w:tab/>
        <w:t xml:space="preserve">Murray GGR, Wang F, Harrison EM, Paterson GK, Mather AE, Harris SR, et al. The </w:t>
      </w:r>
      <w:r w:rsidRPr="00013275">
        <w:rPr>
          <w:rFonts w:ascii="Times New Roman" w:hAnsi="Times New Roman" w:cs="Times New Roman"/>
          <w:noProof/>
          <w:sz w:val="24"/>
          <w:szCs w:val="24"/>
        </w:rPr>
        <w:lastRenderedPageBreak/>
        <w:t>effect of genetic structure on molecular dating and tests for temporal signal. Methods Ecol Evol. 2016;7: 80–89. doi:10.1111/2041-210X.12466</w:t>
      </w:r>
    </w:p>
    <w:p w14:paraId="56B0D40D"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44. </w:t>
      </w:r>
      <w:r w:rsidRPr="00013275">
        <w:rPr>
          <w:rFonts w:ascii="Times New Roman" w:hAnsi="Times New Roman" w:cs="Times New Roman"/>
          <w:noProof/>
          <w:sz w:val="24"/>
          <w:szCs w:val="24"/>
        </w:rPr>
        <w:tab/>
        <w:t>Legendre P. A temporal beta-diversity index to identify sites that have changed in exceptional ways in space–time surveys. Ecol Evol. 2019;9: 3500–3514. doi:10.1002/ece3.4984</w:t>
      </w:r>
    </w:p>
    <w:p w14:paraId="58C3DCD9"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45. </w:t>
      </w:r>
      <w:r w:rsidRPr="00013275">
        <w:rPr>
          <w:rFonts w:ascii="Times New Roman" w:hAnsi="Times New Roman" w:cs="Times New Roman"/>
          <w:noProof/>
          <w:sz w:val="24"/>
          <w:szCs w:val="24"/>
        </w:rPr>
        <w:tab/>
        <w:t>Landguth EL, Bearlin A, Day CC, Dunham J. CDMetaPOP: an individual-based, eco-evolutionary model for spatially explicit simulation of landscape demogenetics. Methods Ecol Evol. 2017;8: 4–11. doi:10.1111/2041-210X.12608</w:t>
      </w:r>
    </w:p>
    <w:p w14:paraId="6CFC60C6"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46. </w:t>
      </w:r>
      <w:r w:rsidRPr="00013275">
        <w:rPr>
          <w:rFonts w:ascii="Times New Roman" w:hAnsi="Times New Roman" w:cs="Times New Roman"/>
          <w:noProof/>
          <w:sz w:val="24"/>
          <w:szCs w:val="24"/>
        </w:rPr>
        <w:tab/>
        <w:t xml:space="preserve">Legendre P, Legendre L. Numerical Ecology. Third Engl. Amsterdam: Elsevier; 2012. </w:t>
      </w:r>
    </w:p>
    <w:p w14:paraId="29197402"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47. </w:t>
      </w:r>
      <w:r w:rsidRPr="00013275">
        <w:rPr>
          <w:rFonts w:ascii="Times New Roman" w:hAnsi="Times New Roman" w:cs="Times New Roman"/>
          <w:noProof/>
          <w:sz w:val="24"/>
          <w:szCs w:val="24"/>
        </w:rPr>
        <w:tab/>
        <w:t>Agapow PM, Burt A. Indices of multilocus linkage disequilibrium. Mol Ecol Notes. 2001;1: 101–102. doi:10.1046/j.1471-8278.2000.00014.x</w:t>
      </w:r>
    </w:p>
    <w:p w14:paraId="50842FBE"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48. </w:t>
      </w:r>
      <w:r w:rsidRPr="00013275">
        <w:rPr>
          <w:rFonts w:ascii="Times New Roman" w:hAnsi="Times New Roman" w:cs="Times New Roman"/>
          <w:noProof/>
          <w:sz w:val="24"/>
          <w:szCs w:val="24"/>
        </w:rPr>
        <w:tab/>
        <w:t xml:space="preserve">Rogers JS. Measures of genetic similarity and genetic distances. In: Wheeler MR, editor. Studies in Genetics VII. Austin: The University of Texas; 1972. pp. 145–153. </w:t>
      </w:r>
    </w:p>
    <w:p w14:paraId="7A285CA5"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49. </w:t>
      </w:r>
      <w:r w:rsidRPr="00013275">
        <w:rPr>
          <w:rFonts w:ascii="Times New Roman" w:hAnsi="Times New Roman" w:cs="Times New Roman"/>
          <w:noProof/>
          <w:sz w:val="24"/>
          <w:szCs w:val="24"/>
        </w:rPr>
        <w:tab/>
        <w:t>Pereira P, Teixeira J, Velo-Antón G. Allele surfing shaped the genetic structure of the European pond turtle via colonization and population expansion across the Iberian Peninsula from Africa. J Biogeogr. 2018;45: 2202–2215. doi:10.1111/jbi.13412</w:t>
      </w:r>
    </w:p>
    <w:p w14:paraId="797710DC"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50. </w:t>
      </w:r>
      <w:r w:rsidRPr="00013275">
        <w:rPr>
          <w:rFonts w:ascii="Times New Roman" w:hAnsi="Times New Roman" w:cs="Times New Roman"/>
          <w:noProof/>
          <w:sz w:val="24"/>
          <w:szCs w:val="24"/>
        </w:rPr>
        <w:tab/>
        <w:t>Bennett PI, Stone JK. Environmental variables associated with Nothophaeocryptopus gaeumannii population structure and Swiss needle cast severity in Western Oregon and Washington. Ecol Evol. 2019;9: 11379–11394. doi:10.1002/ece3.5639</w:t>
      </w:r>
    </w:p>
    <w:p w14:paraId="67CECFEA"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51. </w:t>
      </w:r>
      <w:r w:rsidRPr="00013275">
        <w:rPr>
          <w:rFonts w:ascii="Times New Roman" w:hAnsi="Times New Roman" w:cs="Times New Roman"/>
          <w:noProof/>
          <w:sz w:val="24"/>
          <w:szCs w:val="24"/>
        </w:rPr>
        <w:tab/>
        <w:t>Allio R, Donega S, Galtier N, Nabholz B. Large variation in the ratio of mitochondrial to nuclear mutation rate across animals: Implications for genetic diversity and the use of mitochondrial DNA as a molecular marker. Mol Biol Evol. 2017;34: 2762–2772. doi:10.1093/molbev/msx197</w:t>
      </w:r>
    </w:p>
    <w:p w14:paraId="040B37ED"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52. </w:t>
      </w:r>
      <w:r w:rsidRPr="00013275">
        <w:rPr>
          <w:rFonts w:ascii="Times New Roman" w:hAnsi="Times New Roman" w:cs="Times New Roman"/>
          <w:noProof/>
          <w:sz w:val="24"/>
          <w:szCs w:val="24"/>
        </w:rPr>
        <w:tab/>
        <w:t>Landguth EL, Bearlin A, Day CC, Dunham J. CDMetaPOP: an individual-based, eco-evolutionary model for spatially-explicit simulation of landscape demogenetics. Methods Ecol Evol. 2016. doi:10.1111/2041-210X.12608</w:t>
      </w:r>
    </w:p>
    <w:p w14:paraId="3D6D3280"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53. </w:t>
      </w:r>
      <w:r w:rsidRPr="00013275">
        <w:rPr>
          <w:rFonts w:ascii="Times New Roman" w:hAnsi="Times New Roman" w:cs="Times New Roman"/>
          <w:noProof/>
          <w:sz w:val="24"/>
          <w:szCs w:val="24"/>
        </w:rPr>
        <w:tab/>
        <w:t>Robledo-Arnuncio JJ, Rousset F. Isolation by distance in a continuous population under stochastic demographic fluctuations. J Evol Biol. 2010;23: 53–71. doi:10.1111/j.1420-9101.2009.01860.x</w:t>
      </w:r>
    </w:p>
    <w:p w14:paraId="21372335"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54. </w:t>
      </w:r>
      <w:r w:rsidRPr="00013275">
        <w:rPr>
          <w:rFonts w:ascii="Times New Roman" w:hAnsi="Times New Roman" w:cs="Times New Roman"/>
          <w:noProof/>
          <w:sz w:val="24"/>
          <w:szCs w:val="24"/>
        </w:rPr>
        <w:tab/>
        <w:t>R Core Team. R: A language and environment for statistical computing. Vienna, Austria: R Foundation for Statistical Computing; 2019. Available: https://www.r-project.org/</w:t>
      </w:r>
    </w:p>
    <w:p w14:paraId="5B4E5F66"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55. </w:t>
      </w:r>
      <w:r w:rsidRPr="00013275">
        <w:rPr>
          <w:rFonts w:ascii="Times New Roman" w:hAnsi="Times New Roman" w:cs="Times New Roman"/>
          <w:noProof/>
          <w:sz w:val="24"/>
          <w:szCs w:val="24"/>
        </w:rPr>
        <w:tab/>
        <w:t>RStudio Team. RStudio: Integrated Development for R. Boston, MA: RStudio, Inc.; 2018. Available: http://www.rstudio.com/</w:t>
      </w:r>
    </w:p>
    <w:p w14:paraId="68AEC044"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56. </w:t>
      </w:r>
      <w:r w:rsidRPr="00013275">
        <w:rPr>
          <w:rFonts w:ascii="Times New Roman" w:hAnsi="Times New Roman" w:cs="Times New Roman"/>
          <w:noProof/>
          <w:sz w:val="24"/>
          <w:szCs w:val="24"/>
        </w:rPr>
        <w:tab/>
        <w:t>Jombart T. Adegenet: A R package for the multivariate analysis of genetic markers. Bioinformatics. 2008;24: 1403–1405. doi:10.1093/bioinformatics/btn129</w:t>
      </w:r>
    </w:p>
    <w:p w14:paraId="1312E658"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lastRenderedPageBreak/>
        <w:t xml:space="preserve">57. </w:t>
      </w:r>
      <w:r w:rsidRPr="00013275">
        <w:rPr>
          <w:rFonts w:ascii="Times New Roman" w:hAnsi="Times New Roman" w:cs="Times New Roman"/>
          <w:noProof/>
          <w:sz w:val="24"/>
          <w:szCs w:val="24"/>
        </w:rPr>
        <w:tab/>
        <w:t>Jombart T, Ahmed I. adegenet 1.3-1: New tools for the analysis of genome-wide SNP data. Bioinformatics. 2011;27: 3070–3071. doi:10.1093/bioinformatics/btr521</w:t>
      </w:r>
    </w:p>
    <w:p w14:paraId="571B7830"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58. </w:t>
      </w:r>
      <w:r w:rsidRPr="00013275">
        <w:rPr>
          <w:rFonts w:ascii="Times New Roman" w:hAnsi="Times New Roman" w:cs="Times New Roman"/>
          <w:noProof/>
          <w:sz w:val="24"/>
          <w:szCs w:val="24"/>
        </w:rPr>
        <w:tab/>
        <w:t>Paradis E. Pegas: An R package for population genetics with an integrated-modular approach. Bioinformatics. 2010;26: 419–420. doi:10.1093/bioinformatics/btp696</w:t>
      </w:r>
    </w:p>
    <w:p w14:paraId="53DEA872"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59. </w:t>
      </w:r>
      <w:r w:rsidRPr="00013275">
        <w:rPr>
          <w:rFonts w:ascii="Times New Roman" w:hAnsi="Times New Roman" w:cs="Times New Roman"/>
          <w:noProof/>
          <w:sz w:val="24"/>
          <w:szCs w:val="24"/>
        </w:rPr>
        <w:tab/>
        <w:t>Kamvar ZN, Tabima JF, Gr̈unwald NJ. Poppr: An R package for genetic analysis of populations with clonal, partially clonal, and/or sexual reproduction. PeerJ. 2014;2014: 1–14. doi:10.7717/peerj.281</w:t>
      </w:r>
    </w:p>
    <w:p w14:paraId="1FF1038B"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60. </w:t>
      </w:r>
      <w:r w:rsidRPr="00013275">
        <w:rPr>
          <w:rFonts w:ascii="Times New Roman" w:hAnsi="Times New Roman" w:cs="Times New Roman"/>
          <w:noProof/>
          <w:sz w:val="24"/>
          <w:szCs w:val="24"/>
        </w:rPr>
        <w:tab/>
        <w:t>Kamvar ZN, Brooks JC, Grünwald NJ. Novel R tools for analysis of genome-wide population genetic data with emphasis on clonality. Front Genet. 2015;6: 1–10. doi:10.3389/fgene.2015.00208</w:t>
      </w:r>
    </w:p>
    <w:p w14:paraId="7C21B513"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61. </w:t>
      </w:r>
      <w:r w:rsidRPr="00013275">
        <w:rPr>
          <w:rFonts w:ascii="Times New Roman" w:hAnsi="Times New Roman" w:cs="Times New Roman"/>
          <w:noProof/>
          <w:sz w:val="24"/>
          <w:szCs w:val="24"/>
        </w:rPr>
        <w:tab/>
        <w:t>Dray S, Bauman D, Blanchet FG, Borcard D, Clappe S, Guenard G, et al. adespatial: multivariate multiscale spatial analysis. 2019. Available: https://cran.r-project.org/package=adespatial</w:t>
      </w:r>
    </w:p>
    <w:p w14:paraId="342C81FB"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62. </w:t>
      </w:r>
      <w:r w:rsidRPr="00013275">
        <w:rPr>
          <w:rFonts w:ascii="Times New Roman" w:hAnsi="Times New Roman" w:cs="Times New Roman"/>
          <w:noProof/>
          <w:sz w:val="24"/>
          <w:szCs w:val="24"/>
        </w:rPr>
        <w:tab/>
        <w:t>Kinziger AP, Hellmair M, McCraney WT, Jacobs DK, Goldsmith G. Temporal genetic analysis of the endangered tidewater goby: Extinction-colonization dynamics or drift in isolation? Mol Ecol. 2015;24: 5544–5560. doi:10.1111/mec.13424</w:t>
      </w:r>
    </w:p>
    <w:p w14:paraId="2A833933"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63. </w:t>
      </w:r>
      <w:r w:rsidRPr="00013275">
        <w:rPr>
          <w:rFonts w:ascii="Times New Roman" w:hAnsi="Times New Roman" w:cs="Times New Roman"/>
          <w:noProof/>
          <w:sz w:val="24"/>
          <w:szCs w:val="24"/>
        </w:rPr>
        <w:tab/>
        <w:t>Rousset F, Ferdy J-B. Testing environmental and genetic effects in the presence of spatial autocorrelation. Ecography (Cop). 2014;37: 781–790. doi:10.1111/ecog.00566</w:t>
      </w:r>
    </w:p>
    <w:p w14:paraId="07362A27"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64. </w:t>
      </w:r>
      <w:r w:rsidRPr="00013275">
        <w:rPr>
          <w:rFonts w:ascii="Times New Roman" w:hAnsi="Times New Roman" w:cs="Times New Roman"/>
          <w:noProof/>
          <w:sz w:val="24"/>
          <w:szCs w:val="24"/>
        </w:rPr>
        <w:tab/>
        <w:t>Epperson BK, McRae BH, Scribner K, Cushman S a, Rosenberg MS, Fortin M-J, et al. Utility of computer simulations in landscape genetics. Mol Ecol. 2010;19: 3549–64. doi:10.1111/j.1365-294X.2010.04678.x</w:t>
      </w:r>
    </w:p>
    <w:p w14:paraId="43FBDEBA"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65. </w:t>
      </w:r>
      <w:r w:rsidRPr="00013275">
        <w:rPr>
          <w:rFonts w:ascii="Times New Roman" w:hAnsi="Times New Roman" w:cs="Times New Roman"/>
          <w:noProof/>
          <w:sz w:val="24"/>
          <w:szCs w:val="24"/>
        </w:rPr>
        <w:tab/>
        <w:t>Guillaume F, Rougemont J. Nemo: An evolutionary and population genetics programming framework. Bioinformatics. 2006;22: 2556–2557. doi:10.1093/bioinformatics/btl415</w:t>
      </w:r>
    </w:p>
    <w:p w14:paraId="309C6721"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66. </w:t>
      </w:r>
      <w:r w:rsidRPr="00013275">
        <w:rPr>
          <w:rFonts w:ascii="Times New Roman" w:hAnsi="Times New Roman" w:cs="Times New Roman"/>
          <w:noProof/>
          <w:sz w:val="24"/>
          <w:szCs w:val="24"/>
        </w:rPr>
        <w:tab/>
        <w:t>Currat M, Ray N, Excoffier L. SPLATCHE: A program to simulate genetic diversity taking into account environmental heterogeneity. Mol Ecol Notes. 2004;4: 139–142. doi:10.1046/j.1471-8286.2003.00582.x</w:t>
      </w:r>
    </w:p>
    <w:p w14:paraId="7B2D237E"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rPr>
      </w:pPr>
      <w:r w:rsidRPr="00013275">
        <w:rPr>
          <w:rFonts w:ascii="Times New Roman" w:hAnsi="Times New Roman" w:cs="Times New Roman"/>
          <w:noProof/>
          <w:sz w:val="24"/>
          <w:szCs w:val="24"/>
        </w:rPr>
        <w:t xml:space="preserve">67. </w:t>
      </w:r>
      <w:r w:rsidRPr="00013275">
        <w:rPr>
          <w:rFonts w:ascii="Times New Roman" w:hAnsi="Times New Roman" w:cs="Times New Roman"/>
          <w:noProof/>
          <w:sz w:val="24"/>
          <w:szCs w:val="24"/>
        </w:rPr>
        <w:tab/>
        <w:t>Haller BC, Messer PW. SLiM 3: Forward Genetic Simulations Beyond the Wright-Fisher Model. Mol Biol Evol. 2019;36: 632–637. doi:10.1093/molbev/msy228</w:t>
      </w:r>
    </w:p>
    <w:p w14:paraId="4413F7C0" w14:textId="77777777" w:rsidR="00060B67" w:rsidRDefault="004E13A5" w:rsidP="000E06D6">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fldChar w:fldCharType="end"/>
      </w:r>
    </w:p>
    <w:p w14:paraId="4D6E552D" w14:textId="0C26B5AA" w:rsidR="003333C4" w:rsidRDefault="003333C4" w:rsidP="000E06D6">
      <w:pPr>
        <w:spacing w:before="240" w:after="240" w:line="276" w:lineRule="auto"/>
        <w:rPr>
          <w:rFonts w:ascii="Times New Roman" w:hAnsi="Times New Roman" w:cs="Times New Roman"/>
          <w:b/>
          <w:sz w:val="24"/>
          <w:szCs w:val="24"/>
        </w:rPr>
      </w:pPr>
      <w:r w:rsidRPr="003333C4">
        <w:rPr>
          <w:rFonts w:ascii="Times New Roman" w:hAnsi="Times New Roman" w:cs="Times New Roman"/>
          <w:b/>
          <w:sz w:val="24"/>
          <w:szCs w:val="24"/>
        </w:rPr>
        <w:t xml:space="preserve"> </w:t>
      </w:r>
      <w:r>
        <w:rPr>
          <w:rFonts w:ascii="Times New Roman" w:hAnsi="Times New Roman" w:cs="Times New Roman"/>
          <w:b/>
          <w:sz w:val="24"/>
          <w:szCs w:val="24"/>
        </w:rPr>
        <w:t>DATA ACCESSIBILITY</w:t>
      </w:r>
    </w:p>
    <w:p w14:paraId="1CC66BB4" w14:textId="52D2B07C" w:rsidR="003333C4" w:rsidRDefault="003333C4" w:rsidP="000E06D6">
      <w:pPr>
        <w:spacing w:before="240" w:after="240" w:line="276" w:lineRule="auto"/>
        <w:rPr>
          <w:rFonts w:ascii="Times New Roman" w:hAnsi="Times New Roman" w:cs="Times New Roman"/>
          <w:sz w:val="24"/>
          <w:szCs w:val="24"/>
        </w:rPr>
      </w:pPr>
      <w:r>
        <w:rPr>
          <w:rFonts w:ascii="Times New Roman" w:hAnsi="Times New Roman" w:cs="Times New Roman"/>
          <w:sz w:val="24"/>
          <w:szCs w:val="24"/>
        </w:rPr>
        <w:t xml:space="preserve">All simulation data used for this paper will be deposited online upon acceptance. Functions used to analyze the simulations will be available on a public repository on </w:t>
      </w:r>
      <w:r w:rsidRPr="00ED2205">
        <w:rPr>
          <w:rFonts w:ascii="Times New Roman" w:hAnsi="Times New Roman" w:cs="Times New Roman"/>
          <w:i/>
          <w:sz w:val="24"/>
          <w:szCs w:val="24"/>
        </w:rPr>
        <w:t>GitHub</w:t>
      </w:r>
      <w:r>
        <w:rPr>
          <w:rFonts w:ascii="Times New Roman" w:hAnsi="Times New Roman" w:cs="Times New Roman"/>
          <w:sz w:val="24"/>
          <w:szCs w:val="24"/>
        </w:rPr>
        <w:t>.</w:t>
      </w:r>
      <w:r>
        <w:rPr>
          <w:rFonts w:ascii="Times New Roman" w:hAnsi="Times New Roman" w:cs="Times New Roman"/>
          <w:i/>
          <w:sz w:val="24"/>
          <w:szCs w:val="24"/>
        </w:rPr>
        <w:t xml:space="preserve"> </w:t>
      </w:r>
      <w:r w:rsidRPr="00F36A60">
        <w:rPr>
          <w:rFonts w:ascii="Times New Roman" w:hAnsi="Times New Roman" w:cs="Times New Roman"/>
          <w:sz w:val="24"/>
          <w:szCs w:val="24"/>
        </w:rPr>
        <w:t>TGI,</w:t>
      </w:r>
      <w:r>
        <w:rPr>
          <w:rFonts w:ascii="Times New Roman" w:hAnsi="Times New Roman" w:cs="Times New Roman"/>
          <w:sz w:val="24"/>
          <w:szCs w:val="24"/>
        </w:rPr>
        <w:t xml:space="preserve"> the function that would be most useful to potential users of our approach, will continue to be maintained and developed and may be contributed to a CRAN package in the near future.</w:t>
      </w:r>
    </w:p>
    <w:p w14:paraId="77C96E18" w14:textId="7F12D294" w:rsidR="00067650" w:rsidRDefault="00067650" w:rsidP="000E06D6">
      <w:pPr>
        <w:spacing w:before="240" w:after="240" w:line="276" w:lineRule="auto"/>
        <w:rPr>
          <w:rFonts w:ascii="Times New Roman" w:hAnsi="Times New Roman" w:cs="Times New Roman"/>
          <w:sz w:val="24"/>
          <w:szCs w:val="24"/>
        </w:rPr>
      </w:pPr>
    </w:p>
    <w:p w14:paraId="1025689C" w14:textId="4CB46292" w:rsidR="00067650" w:rsidRDefault="00067650" w:rsidP="000E06D6">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AUTHOR CONTRIBUTIONS</w:t>
      </w:r>
    </w:p>
    <w:p w14:paraId="46A8D64F" w14:textId="61027A18" w:rsidR="00067650" w:rsidRPr="00067650" w:rsidRDefault="00067650" w:rsidP="000E06D6">
      <w:pPr>
        <w:spacing w:before="240" w:after="240" w:line="276" w:lineRule="auto"/>
        <w:rPr>
          <w:rFonts w:ascii="Times New Roman" w:hAnsi="Times New Roman" w:cs="Times New Roman"/>
          <w:sz w:val="24"/>
          <w:szCs w:val="24"/>
        </w:rPr>
      </w:pPr>
      <w:r>
        <w:rPr>
          <w:rFonts w:ascii="Times New Roman" w:hAnsi="Times New Roman" w:cs="Times New Roman"/>
          <w:sz w:val="24"/>
          <w:szCs w:val="24"/>
        </w:rPr>
        <w:t>J.W</w:t>
      </w:r>
      <w:r w:rsidRPr="00067650">
        <w:rPr>
          <w:rFonts w:ascii="Times New Roman" w:hAnsi="Times New Roman" w:cs="Times New Roman"/>
          <w:sz w:val="24"/>
          <w:szCs w:val="24"/>
        </w:rPr>
        <w:t xml:space="preserve">. designed the study, </w:t>
      </w:r>
      <w:r w:rsidR="003136A1">
        <w:rPr>
          <w:rFonts w:ascii="Times New Roman" w:hAnsi="Times New Roman" w:cs="Times New Roman"/>
          <w:sz w:val="24"/>
          <w:szCs w:val="24"/>
        </w:rPr>
        <w:t>created</w:t>
      </w:r>
      <w:r w:rsidRPr="00067650">
        <w:rPr>
          <w:rFonts w:ascii="Times New Roman" w:hAnsi="Times New Roman" w:cs="Times New Roman"/>
          <w:sz w:val="24"/>
          <w:szCs w:val="24"/>
        </w:rPr>
        <w:t xml:space="preserve"> the simulation inputs, ran the simulations</w:t>
      </w:r>
      <w:r>
        <w:rPr>
          <w:rFonts w:ascii="Times New Roman" w:hAnsi="Times New Roman" w:cs="Times New Roman"/>
          <w:sz w:val="24"/>
          <w:szCs w:val="24"/>
        </w:rPr>
        <w:t>,</w:t>
      </w:r>
      <w:r w:rsidR="003136A1">
        <w:rPr>
          <w:rFonts w:ascii="Times New Roman" w:hAnsi="Times New Roman" w:cs="Times New Roman"/>
          <w:sz w:val="24"/>
          <w:szCs w:val="24"/>
        </w:rPr>
        <w:t xml:space="preserve"> transformed the TBI function to TGI, </w:t>
      </w:r>
      <w:r w:rsidR="0013574D">
        <w:rPr>
          <w:rFonts w:ascii="Times New Roman" w:hAnsi="Times New Roman" w:cs="Times New Roman"/>
          <w:sz w:val="24"/>
          <w:szCs w:val="24"/>
        </w:rPr>
        <w:t xml:space="preserve">and </w:t>
      </w:r>
      <w:r>
        <w:rPr>
          <w:rFonts w:ascii="Times New Roman" w:hAnsi="Times New Roman" w:cs="Times New Roman"/>
          <w:sz w:val="24"/>
          <w:szCs w:val="24"/>
        </w:rPr>
        <w:t>performed the analyses. P.L</w:t>
      </w:r>
      <w:r w:rsidRPr="00067650">
        <w:rPr>
          <w:rFonts w:ascii="Times New Roman" w:hAnsi="Times New Roman" w:cs="Times New Roman"/>
          <w:sz w:val="24"/>
          <w:szCs w:val="24"/>
        </w:rPr>
        <w:t>.</w:t>
      </w:r>
      <w:r>
        <w:rPr>
          <w:rFonts w:ascii="Times New Roman" w:hAnsi="Times New Roman" w:cs="Times New Roman"/>
          <w:sz w:val="24"/>
          <w:szCs w:val="24"/>
        </w:rPr>
        <w:t xml:space="preserve"> and P.M.A.J. pro</w:t>
      </w:r>
      <w:r w:rsidRPr="00067650">
        <w:rPr>
          <w:rFonts w:ascii="Times New Roman" w:hAnsi="Times New Roman" w:cs="Times New Roman"/>
          <w:sz w:val="24"/>
          <w:szCs w:val="24"/>
        </w:rPr>
        <w:t xml:space="preserve">vided </w:t>
      </w:r>
      <w:r w:rsidR="0013574D">
        <w:rPr>
          <w:rFonts w:ascii="Times New Roman" w:hAnsi="Times New Roman" w:cs="Times New Roman"/>
          <w:sz w:val="24"/>
          <w:szCs w:val="24"/>
        </w:rPr>
        <w:t>advice</w:t>
      </w:r>
      <w:r w:rsidRPr="00067650">
        <w:rPr>
          <w:rFonts w:ascii="Times New Roman" w:hAnsi="Times New Roman" w:cs="Times New Roman"/>
          <w:sz w:val="24"/>
          <w:szCs w:val="24"/>
        </w:rPr>
        <w:t xml:space="preserve"> on</w:t>
      </w:r>
      <w:r w:rsidR="0013574D">
        <w:rPr>
          <w:rFonts w:ascii="Times New Roman" w:hAnsi="Times New Roman" w:cs="Times New Roman"/>
          <w:sz w:val="24"/>
          <w:szCs w:val="24"/>
        </w:rPr>
        <w:t xml:space="preserve"> the study design,</w:t>
      </w:r>
      <w:r>
        <w:rPr>
          <w:rFonts w:ascii="Times New Roman" w:hAnsi="Times New Roman" w:cs="Times New Roman"/>
          <w:sz w:val="24"/>
          <w:szCs w:val="24"/>
        </w:rPr>
        <w:t xml:space="preserve"> analysis</w:t>
      </w:r>
      <w:r w:rsidR="0013574D">
        <w:rPr>
          <w:rFonts w:ascii="Times New Roman" w:hAnsi="Times New Roman" w:cs="Times New Roman"/>
          <w:sz w:val="24"/>
          <w:szCs w:val="24"/>
        </w:rPr>
        <w:t xml:space="preserve">, and the </w:t>
      </w:r>
      <w:r w:rsidR="0059426E">
        <w:rPr>
          <w:rFonts w:ascii="Times New Roman" w:hAnsi="Times New Roman" w:cs="Times New Roman"/>
          <w:sz w:val="24"/>
          <w:szCs w:val="24"/>
        </w:rPr>
        <w:t>visualization</w:t>
      </w:r>
      <w:r w:rsidR="0013574D">
        <w:rPr>
          <w:rFonts w:ascii="Times New Roman" w:hAnsi="Times New Roman" w:cs="Times New Roman"/>
          <w:sz w:val="24"/>
          <w:szCs w:val="24"/>
        </w:rPr>
        <w:t>. J.W., P.L. and P.M.A.J. wrote the paper.</w:t>
      </w:r>
    </w:p>
    <w:p w14:paraId="4B6EED1A" w14:textId="77777777" w:rsidR="00067650" w:rsidRDefault="00067650" w:rsidP="000E06D6">
      <w:pPr>
        <w:spacing w:before="240" w:after="240" w:line="276" w:lineRule="auto"/>
        <w:rPr>
          <w:rFonts w:ascii="Times New Roman" w:hAnsi="Times New Roman" w:cs="Times New Roman"/>
          <w:sz w:val="24"/>
          <w:szCs w:val="24"/>
        </w:rPr>
      </w:pPr>
    </w:p>
    <w:p w14:paraId="41B566EE" w14:textId="4004EAFF" w:rsidR="0011218E" w:rsidRDefault="0011218E" w:rsidP="000E06D6">
      <w:pPr>
        <w:spacing w:before="240" w:after="240" w:line="276" w:lineRule="auto"/>
        <w:rPr>
          <w:rFonts w:ascii="Times New Roman" w:hAnsi="Times New Roman" w:cs="Times New Roman"/>
          <w:b/>
          <w:sz w:val="24"/>
          <w:szCs w:val="24"/>
        </w:rPr>
      </w:pPr>
    </w:p>
    <w:p w14:paraId="17B800CC" w14:textId="5C602E5B" w:rsidR="001C73C8" w:rsidRDefault="001C73C8" w:rsidP="000E06D6">
      <w:pPr>
        <w:spacing w:before="240" w:after="240" w:line="276" w:lineRule="auto"/>
        <w:rPr>
          <w:rFonts w:ascii="Times New Roman" w:hAnsi="Times New Roman" w:cs="Times New Roman"/>
          <w:b/>
          <w:sz w:val="24"/>
          <w:szCs w:val="24"/>
        </w:rPr>
      </w:pPr>
    </w:p>
    <w:p w14:paraId="70DF4C4C" w14:textId="60ACDC44" w:rsidR="001C73C8" w:rsidRDefault="001C73C8" w:rsidP="000E06D6">
      <w:pPr>
        <w:spacing w:before="240" w:after="240" w:line="276" w:lineRule="auto"/>
        <w:rPr>
          <w:rFonts w:ascii="Times New Roman" w:hAnsi="Times New Roman" w:cs="Times New Roman"/>
          <w:b/>
          <w:sz w:val="24"/>
          <w:szCs w:val="24"/>
        </w:rPr>
      </w:pPr>
    </w:p>
    <w:p w14:paraId="285305AD" w14:textId="77777777" w:rsidR="00D63CAD" w:rsidRDefault="00D63CAD" w:rsidP="000E06D6">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1DF81713" w14:textId="492194B7" w:rsidR="00067650" w:rsidRPr="00067650" w:rsidRDefault="00067650" w:rsidP="000E06D6">
      <w:pPr>
        <w:spacing w:before="240" w:after="240" w:line="276" w:lineRule="auto"/>
        <w:rPr>
          <w:rFonts w:ascii="Times New Roman" w:hAnsi="Times New Roman" w:cs="Times New Roman"/>
          <w:sz w:val="24"/>
          <w:szCs w:val="24"/>
        </w:rPr>
      </w:pPr>
      <w:r>
        <w:rPr>
          <w:rFonts w:ascii="Times New Roman" w:hAnsi="Times New Roman" w:cs="Times New Roman"/>
          <w:b/>
          <w:sz w:val="24"/>
          <w:szCs w:val="24"/>
        </w:rPr>
        <w:lastRenderedPageBreak/>
        <w:t>TABLES AND FIGURES</w:t>
      </w:r>
    </w:p>
    <w:p w14:paraId="2D90C039" w14:textId="77777777" w:rsidR="0011218E" w:rsidRDefault="0011218E" w:rsidP="000E06D6">
      <w:pPr>
        <w:spacing w:before="240" w:line="276" w:lineRule="auto"/>
        <w:rPr>
          <w:rFonts w:ascii="Times New Roman" w:hAnsi="Times New Roman" w:cs="Times New Roman"/>
          <w:sz w:val="24"/>
          <w:szCs w:val="24"/>
          <w:lang w:val="en-CA"/>
        </w:rPr>
      </w:pPr>
      <w:r>
        <w:rPr>
          <w:rFonts w:ascii="Times New Roman" w:hAnsi="Times New Roman" w:cs="Times New Roman"/>
          <w:b/>
          <w:sz w:val="24"/>
          <w:szCs w:val="24"/>
          <w:lang w:val="en-CA"/>
        </w:rPr>
        <w:t xml:space="preserve">Table 1: </w:t>
      </w:r>
      <w:r>
        <w:rPr>
          <w:rFonts w:ascii="Times New Roman" w:hAnsi="Times New Roman" w:cs="Times New Roman"/>
          <w:sz w:val="24"/>
          <w:szCs w:val="24"/>
          <w:lang w:val="en-CA"/>
        </w:rPr>
        <w:t>Two-factor s</w:t>
      </w:r>
      <w:r w:rsidRPr="00D74ECC">
        <w:rPr>
          <w:rFonts w:ascii="Times New Roman" w:hAnsi="Times New Roman" w:cs="Times New Roman"/>
          <w:sz w:val="24"/>
          <w:szCs w:val="24"/>
          <w:lang w:val="en-CA"/>
        </w:rPr>
        <w:t>i</w:t>
      </w:r>
      <w:r>
        <w:rPr>
          <w:rFonts w:ascii="Times New Roman" w:hAnsi="Times New Roman" w:cs="Times New Roman"/>
          <w:sz w:val="24"/>
          <w:szCs w:val="24"/>
          <w:lang w:val="en-CA"/>
        </w:rPr>
        <w:t xml:space="preserve">mulation experiment with scenario abbreviations used throughout the manuscript. Rows: number of populations with </w:t>
      </w:r>
      <w:r>
        <w:rPr>
          <w:rFonts w:ascii="Times New Roman" w:eastAsia="Times New Roman" w:hAnsi="Times New Roman" w:cs="Times New Roman"/>
          <w:sz w:val="24"/>
          <w:szCs w:val="24"/>
        </w:rPr>
        <w:t>spatio-temporal population genetic legacies. Columns: dispersal values.</w:t>
      </w:r>
      <w:r>
        <w:rPr>
          <w:rFonts w:ascii="Times New Roman" w:hAnsi="Times New Roman" w:cs="Times New Roman"/>
          <w:sz w:val="24"/>
          <w:szCs w:val="24"/>
          <w:lang w:val="en-CA"/>
        </w:rPr>
        <w:t xml:space="preserve"> Numbers in parentheses indicate the number of unique simulations ran for each factor level or combination of factor levels. We ran 2160 simulations in total.</w:t>
      </w:r>
    </w:p>
    <w:tbl>
      <w:tblPr>
        <w:tblStyle w:val="Grilledutableau"/>
        <w:tblW w:w="0" w:type="auto"/>
        <w:tblLook w:val="04A0" w:firstRow="1" w:lastRow="0" w:firstColumn="1" w:lastColumn="0" w:noHBand="0" w:noVBand="1"/>
      </w:tblPr>
      <w:tblGrid>
        <w:gridCol w:w="2605"/>
        <w:gridCol w:w="2250"/>
        <w:gridCol w:w="2157"/>
        <w:gridCol w:w="2338"/>
      </w:tblGrid>
      <w:tr w:rsidR="0011218E" w14:paraId="50ADC9B8" w14:textId="77777777" w:rsidTr="00060B67">
        <w:trPr>
          <w:trHeight w:val="1160"/>
        </w:trPr>
        <w:tc>
          <w:tcPr>
            <w:tcW w:w="2605" w:type="dxa"/>
          </w:tcPr>
          <w:p w14:paraId="252B0441" w14:textId="77777777" w:rsidR="0011218E" w:rsidRDefault="0011218E" w:rsidP="000E06D6">
            <w:pPr>
              <w:spacing w:before="240" w:line="276" w:lineRule="auto"/>
              <w:jc w:val="right"/>
              <w:rPr>
                <w:rFonts w:ascii="Times New Roman" w:hAnsi="Times New Roman" w:cs="Times New Roman"/>
                <w:i/>
                <w:sz w:val="24"/>
                <w:szCs w:val="24"/>
                <w:lang w:val="en-CA"/>
              </w:rPr>
            </w:pPr>
            <w:r w:rsidRPr="003D5A1B">
              <w:rPr>
                <w:rFonts w:ascii="Times New Roman" w:hAnsi="Times New Roman" w:cs="Times New Roman"/>
                <w:i/>
                <w:sz w:val="24"/>
                <w:szCs w:val="24"/>
                <w:lang w:val="en-CA"/>
              </w:rPr>
              <w:t>Dispersal</w:t>
            </w:r>
            <w:r>
              <w:rPr>
                <w:rFonts w:ascii="Times New Roman" w:hAnsi="Times New Roman" w:cs="Times New Roman"/>
                <w:i/>
                <w:sz w:val="24"/>
                <w:szCs w:val="24"/>
                <w:lang w:val="en-CA"/>
              </w:rPr>
              <w:t xml:space="preserve"> (B)</w:t>
            </w:r>
          </w:p>
          <w:p w14:paraId="7E4EF844" w14:textId="77777777" w:rsidR="0011218E" w:rsidRPr="003D5A1B" w:rsidRDefault="0011218E" w:rsidP="000E06D6">
            <w:pPr>
              <w:spacing w:before="240" w:line="276" w:lineRule="auto"/>
              <w:rPr>
                <w:rFonts w:ascii="Times New Roman" w:hAnsi="Times New Roman" w:cs="Times New Roman"/>
                <w:i/>
                <w:sz w:val="24"/>
                <w:szCs w:val="24"/>
                <w:lang w:val="en-CA"/>
              </w:rPr>
            </w:pPr>
            <w:r>
              <w:rPr>
                <w:rFonts w:ascii="Times New Roman" w:hAnsi="Times New Roman" w:cs="Times New Roman"/>
                <w:i/>
                <w:sz w:val="24"/>
                <w:szCs w:val="24"/>
                <w:lang w:val="en-CA"/>
              </w:rPr>
              <w:t>No. populations</w:t>
            </w:r>
          </w:p>
        </w:tc>
        <w:tc>
          <w:tcPr>
            <w:tcW w:w="2250" w:type="dxa"/>
          </w:tcPr>
          <w:p w14:paraId="369753EC"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Low</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w:t>
            </w:r>
            <w:r w:rsidRPr="003D5A1B">
              <w:rPr>
                <w:rFonts w:ascii="Times New Roman" w:hAnsi="Times New Roman" w:cs="Times New Roman"/>
                <w:sz w:val="24"/>
                <w:szCs w:val="24"/>
                <w:lang w:val="en-CA"/>
              </w:rPr>
              <w:t>0)</w:t>
            </w:r>
          </w:p>
        </w:tc>
        <w:tc>
          <w:tcPr>
            <w:tcW w:w="2157" w:type="dxa"/>
          </w:tcPr>
          <w:p w14:paraId="667B4B17"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Moderate</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c>
          <w:tcPr>
            <w:tcW w:w="2338" w:type="dxa"/>
          </w:tcPr>
          <w:p w14:paraId="22FCA0B3"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High</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r>
      <w:tr w:rsidR="0011218E" w14:paraId="6CD2AC75" w14:textId="77777777" w:rsidTr="00060B67">
        <w:tc>
          <w:tcPr>
            <w:tcW w:w="2605" w:type="dxa"/>
          </w:tcPr>
          <w:p w14:paraId="362077C1"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1</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169EEDC6"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L1 (180)</w:t>
            </w:r>
          </w:p>
        </w:tc>
        <w:tc>
          <w:tcPr>
            <w:tcW w:w="2157" w:type="dxa"/>
          </w:tcPr>
          <w:p w14:paraId="6A14836B"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M1 (180)</w:t>
            </w:r>
          </w:p>
        </w:tc>
        <w:tc>
          <w:tcPr>
            <w:tcW w:w="2338" w:type="dxa"/>
          </w:tcPr>
          <w:p w14:paraId="30028C72"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H1 (180)</w:t>
            </w:r>
          </w:p>
        </w:tc>
      </w:tr>
      <w:tr w:rsidR="0011218E" w14:paraId="5812C1E9" w14:textId="77777777" w:rsidTr="00060B67">
        <w:tc>
          <w:tcPr>
            <w:tcW w:w="2605" w:type="dxa"/>
          </w:tcPr>
          <w:p w14:paraId="692EE370"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2</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46D81EEC"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L2 (180)</w:t>
            </w:r>
          </w:p>
        </w:tc>
        <w:tc>
          <w:tcPr>
            <w:tcW w:w="2157" w:type="dxa"/>
          </w:tcPr>
          <w:p w14:paraId="6C271867"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M2 (180)</w:t>
            </w:r>
          </w:p>
        </w:tc>
        <w:tc>
          <w:tcPr>
            <w:tcW w:w="2338" w:type="dxa"/>
          </w:tcPr>
          <w:p w14:paraId="32E00B00"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H2 (180)</w:t>
            </w:r>
          </w:p>
        </w:tc>
      </w:tr>
      <w:tr w:rsidR="0011218E" w14:paraId="2CF29EAE" w14:textId="77777777" w:rsidTr="00060B67">
        <w:tc>
          <w:tcPr>
            <w:tcW w:w="2605" w:type="dxa"/>
          </w:tcPr>
          <w:p w14:paraId="62A5E959"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3</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11F5F625"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L3 (180)</w:t>
            </w:r>
          </w:p>
        </w:tc>
        <w:tc>
          <w:tcPr>
            <w:tcW w:w="2157" w:type="dxa"/>
          </w:tcPr>
          <w:p w14:paraId="23F091C1"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M3 (180)</w:t>
            </w:r>
          </w:p>
        </w:tc>
        <w:tc>
          <w:tcPr>
            <w:tcW w:w="2338" w:type="dxa"/>
          </w:tcPr>
          <w:p w14:paraId="5F146850"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H3 (180)</w:t>
            </w:r>
          </w:p>
        </w:tc>
      </w:tr>
      <w:tr w:rsidR="0011218E" w14:paraId="5206BFEC" w14:textId="77777777" w:rsidTr="00060B67">
        <w:tc>
          <w:tcPr>
            <w:tcW w:w="2605" w:type="dxa"/>
          </w:tcPr>
          <w:p w14:paraId="72BE35FA" w14:textId="77777777" w:rsidR="0011218E" w:rsidRPr="004C5976" w:rsidRDefault="0011218E" w:rsidP="00D63CAD">
            <w:pPr>
              <w:spacing w:before="240" w:line="276" w:lineRule="auto"/>
              <w:rPr>
                <w:rFonts w:ascii="Times New Roman" w:hAnsi="Times New Roman" w:cs="Times New Roman"/>
                <w:sz w:val="24"/>
                <w:szCs w:val="24"/>
                <w:lang w:val="en-CA"/>
              </w:rPr>
            </w:pPr>
            <w:r>
              <w:rPr>
                <w:rFonts w:ascii="Times New Roman" w:hAnsi="Times New Roman" w:cs="Times New Roman"/>
                <w:b/>
                <w:sz w:val="24"/>
                <w:szCs w:val="24"/>
                <w:lang w:val="en-CA"/>
              </w:rPr>
              <w:t>0: control</w:t>
            </w:r>
            <w:r>
              <w:rPr>
                <w:rFonts w:ascii="Times New Roman" w:hAnsi="Times New Roman" w:cs="Times New Roman"/>
                <w:sz w:val="24"/>
                <w:szCs w:val="24"/>
                <w:lang w:val="en-CA"/>
              </w:rPr>
              <w:t xml:space="preserve"> (540)</w:t>
            </w:r>
          </w:p>
        </w:tc>
        <w:tc>
          <w:tcPr>
            <w:tcW w:w="2250" w:type="dxa"/>
          </w:tcPr>
          <w:p w14:paraId="06299D94"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CL (180)</w:t>
            </w:r>
          </w:p>
        </w:tc>
        <w:tc>
          <w:tcPr>
            <w:tcW w:w="2157" w:type="dxa"/>
          </w:tcPr>
          <w:p w14:paraId="058EDDA8"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 xml:space="preserve">CM (180) </w:t>
            </w:r>
          </w:p>
        </w:tc>
        <w:tc>
          <w:tcPr>
            <w:tcW w:w="2338" w:type="dxa"/>
          </w:tcPr>
          <w:p w14:paraId="54DA33EC"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CH (180)</w:t>
            </w:r>
          </w:p>
        </w:tc>
      </w:tr>
    </w:tbl>
    <w:p w14:paraId="52BF2944" w14:textId="0DEBF8CD" w:rsidR="004E13A5" w:rsidRDefault="004E13A5"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767B3B24"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52C4C8A2"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29BC9D9B"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64E71C0A"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070A22A3" w14:textId="77777777" w:rsidR="0059426E" w:rsidRDefault="0059426E" w:rsidP="00D63CAD">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CA4CF29" w14:textId="45DD2AD1" w:rsidR="00E916A4" w:rsidRDefault="00A6525C"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w:lastRenderedPageBreak/>
        <mc:AlternateContent>
          <mc:Choice Requires="wps">
            <w:drawing>
              <wp:anchor distT="45720" distB="45720" distL="114300" distR="114300" simplePos="0" relativeHeight="251692032" behindDoc="0" locked="0" layoutInCell="1" allowOverlap="1" wp14:anchorId="7AEDE447" wp14:editId="7E6E4A55">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AAC8CF" w14:textId="4FE4636B" w:rsidR="00774023" w:rsidRPr="00A6525C" w:rsidRDefault="00774023">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EDE447"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6FAAC8CF" w14:textId="4FE4636B" w:rsidR="00774023" w:rsidRPr="00A6525C" w:rsidRDefault="00774023">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00FB44C4" w:rsidRPr="00FB44C4">
        <w:rPr>
          <w:rFonts w:ascii="Times New Roman" w:hAnsi="Times New Roman" w:cs="Times New Roman"/>
          <w:b/>
          <w:noProof/>
          <w:sz w:val="24"/>
          <w:szCs w:val="24"/>
        </w:rPr>
        <w:drawing>
          <wp:inline distT="0" distB="0" distL="0" distR="0" wp14:anchorId="13F676B0" wp14:editId="0AF39DCA">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24A61E9" w14:textId="50C05AF5" w:rsidR="00FB44C4" w:rsidRDefault="00CD5B9B"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mc:AlternateContent>
          <mc:Choice Requires="wps">
            <w:drawing>
              <wp:anchor distT="45720" distB="45720" distL="114300" distR="114300" simplePos="0" relativeHeight="251694080" behindDoc="0" locked="0" layoutInCell="1" allowOverlap="1" wp14:anchorId="54CD6865" wp14:editId="2709504F">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D45879" w14:textId="36D2EB08" w:rsidR="00774023" w:rsidRPr="00A6525C" w:rsidRDefault="00774023" w:rsidP="00A6525C">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CD6865" id="_x0000_s1027" type="#_x0000_t202" style="position:absolute;margin-left:9.75pt;margin-top:1.25pt;width:39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0DD45879" w14:textId="36D2EB08" w:rsidR="00774023" w:rsidRPr="00A6525C" w:rsidRDefault="00774023" w:rsidP="00A6525C">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00FB44C4" w:rsidRPr="00FB44C4">
        <w:rPr>
          <w:rFonts w:ascii="Times New Roman" w:hAnsi="Times New Roman" w:cs="Times New Roman"/>
          <w:b/>
          <w:noProof/>
          <w:sz w:val="24"/>
          <w:szCs w:val="24"/>
        </w:rPr>
        <w:drawing>
          <wp:inline distT="0" distB="0" distL="0" distR="0" wp14:anchorId="4B0BCFFF" wp14:editId="4A617A8A">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332AB549" w14:textId="57A06E8B" w:rsidR="00E916A4" w:rsidRPr="004F5616" w:rsidRDefault="00E916A4" w:rsidP="00D63CAD">
      <w:pPr>
        <w:widowControl w:val="0"/>
        <w:autoSpaceDE w:val="0"/>
        <w:autoSpaceDN w:val="0"/>
        <w:adjustRightInd w:val="0"/>
        <w:spacing w:before="240" w:after="240" w:line="276"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Pr>
          <w:rFonts w:ascii="Times New Roman" w:hAnsi="Times New Roman" w:cs="Times New Roman"/>
          <w:b/>
          <w:sz w:val="24"/>
          <w:szCs w:val="24"/>
          <w:lang w:val="en-CA"/>
        </w:rPr>
        <w:t>ure 1</w:t>
      </w:r>
      <w:r w:rsidR="00B201B9">
        <w:rPr>
          <w:rFonts w:ascii="Times New Roman" w:hAnsi="Times New Roman" w:cs="Times New Roman"/>
          <w:b/>
          <w:sz w:val="24"/>
          <w:szCs w:val="24"/>
          <w:lang w:val="en-CA"/>
        </w:rPr>
        <w:t xml:space="preserve">. </w:t>
      </w:r>
      <w:r w:rsidR="00B15B49">
        <w:rPr>
          <w:rFonts w:ascii="Times New Roman" w:hAnsi="Times New Roman" w:cs="Times New Roman"/>
          <w:sz w:val="24"/>
          <w:szCs w:val="24"/>
          <w:lang w:val="en-CA"/>
        </w:rPr>
        <w:t xml:space="preserve">Schematic representations of A) the computation of the original TGI values and B) the way we permutated input genotypic matrices to create a distribution to test TGI significance. </w:t>
      </w:r>
    </w:p>
    <w:p w14:paraId="0685E61E" w14:textId="69F68546" w:rsidR="00A8397E" w:rsidRPr="0007763B" w:rsidRDefault="0097002F" w:rsidP="00D63CAD">
      <w:pPr>
        <w:spacing w:before="240" w:line="276" w:lineRule="auto"/>
        <w:rPr>
          <w:rFonts w:ascii="Times New Roman" w:hAnsi="Times New Roman" w:cs="Times New Roman"/>
          <w:sz w:val="24"/>
          <w:szCs w:val="24"/>
          <w:lang w:val="en-CA"/>
        </w:rPr>
      </w:pPr>
      <w:r>
        <w:rPr>
          <w:rFonts w:ascii="Times New Roman" w:hAnsi="Times New Roman" w:cs="Times New Roman"/>
          <w:noProof/>
          <w:sz w:val="24"/>
          <w:szCs w:val="24"/>
        </w:rPr>
        <w:lastRenderedPageBreak/>
        <w:drawing>
          <wp:inline distT="0" distB="0" distL="0" distR="0" wp14:anchorId="3163AE30" wp14:editId="689D0419">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59D9B73B" w14:textId="287968D7" w:rsidR="00A8397E" w:rsidRPr="0007763B" w:rsidRDefault="00A8397E" w:rsidP="00D63CAD">
      <w:pPr>
        <w:spacing w:before="240" w:line="276"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sidR="00E916A4">
        <w:rPr>
          <w:rFonts w:ascii="Times New Roman" w:hAnsi="Times New Roman" w:cs="Times New Roman"/>
          <w:b/>
          <w:sz w:val="24"/>
          <w:szCs w:val="24"/>
          <w:lang w:val="en-CA"/>
        </w:rPr>
        <w:t>ure 2</w:t>
      </w:r>
      <w:r w:rsidR="00B201B9">
        <w:rPr>
          <w:rFonts w:ascii="Times New Roman" w:hAnsi="Times New Roman" w:cs="Times New Roman"/>
          <w:b/>
          <w:sz w:val="24"/>
          <w:szCs w:val="24"/>
          <w:lang w:val="en-CA"/>
        </w:rPr>
        <w:t>.</w:t>
      </w:r>
      <w:r w:rsidRPr="0007763B">
        <w:rPr>
          <w:rFonts w:ascii="Times New Roman" w:hAnsi="Times New Roman" w:cs="Times New Roman"/>
          <w:b/>
          <w:sz w:val="24"/>
          <w:szCs w:val="24"/>
          <w:lang w:val="en-CA"/>
        </w:rPr>
        <w:t xml:space="preserve"> </w:t>
      </w:r>
      <w:r w:rsidRPr="0007763B">
        <w:rPr>
          <w:rFonts w:ascii="Times New Roman" w:hAnsi="Times New Roman" w:cs="Times New Roman"/>
          <w:sz w:val="24"/>
          <w:szCs w:val="24"/>
          <w:lang w:val="en-CA"/>
        </w:rPr>
        <w:t xml:space="preserve">Probability of dispersal of an individual </w:t>
      </w:r>
      <w:r>
        <w:rPr>
          <w:rFonts w:ascii="Times New Roman" w:hAnsi="Times New Roman" w:cs="Times New Roman"/>
          <w:sz w:val="24"/>
          <w:szCs w:val="24"/>
          <w:lang w:val="en-CA"/>
        </w:rPr>
        <w:t>as a function of geographic distance, in</w:t>
      </w:r>
      <w:r w:rsidRPr="0007763B">
        <w:rPr>
          <w:rFonts w:ascii="Times New Roman" w:hAnsi="Times New Roman" w:cs="Times New Roman"/>
          <w:sz w:val="24"/>
          <w:szCs w:val="24"/>
          <w:lang w:val="en-CA"/>
        </w:rPr>
        <w:t xml:space="preserve"> three different dispersal scenarios</w:t>
      </w:r>
      <w:r>
        <w:rPr>
          <w:rFonts w:ascii="Times New Roman" w:hAnsi="Times New Roman" w:cs="Times New Roman"/>
          <w:sz w:val="24"/>
          <w:szCs w:val="24"/>
          <w:lang w:val="en-CA"/>
        </w:rPr>
        <w:t>.</w:t>
      </w:r>
    </w:p>
    <w:p w14:paraId="176E860A" w14:textId="50F27F0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01FF1951" w14:textId="28127C56"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838A869" w14:textId="79DB0E4C"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3C06E7F" w14:textId="1AD05E1A"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46B6BF38" w14:textId="33D68203"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260DDA35" w14:textId="4E4B88B5" w:rsidR="00A8397E" w:rsidRDefault="0097002F"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C8608B" wp14:editId="6E93436A">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5">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83AB12C" w14:textId="0BC38463" w:rsidR="00A8397E" w:rsidRDefault="00A8397E" w:rsidP="00D63CAD">
      <w:pPr>
        <w:spacing w:before="240" w:after="240" w:line="276" w:lineRule="auto"/>
        <w:rPr>
          <w:rFonts w:ascii="Times New Roman" w:eastAsia="Times New Roman" w:hAnsi="Times New Roman" w:cs="Times New Roman"/>
          <w:b/>
          <w:sz w:val="24"/>
          <w:szCs w:val="24"/>
          <w:lang w:val="en-CA"/>
        </w:rPr>
      </w:pPr>
      <w:r>
        <w:rPr>
          <w:rFonts w:ascii="Times New Roman" w:eastAsia="Times New Roman" w:hAnsi="Times New Roman" w:cs="Times New Roman"/>
          <w:b/>
          <w:sz w:val="24"/>
          <w:szCs w:val="24"/>
        </w:rPr>
        <w:t>Fig</w:t>
      </w:r>
      <w:r w:rsidR="0097002F">
        <w:rPr>
          <w:rFonts w:ascii="Times New Roman" w:eastAsia="Times New Roman" w:hAnsi="Times New Roman" w:cs="Times New Roman"/>
          <w:b/>
          <w:sz w:val="24"/>
          <w:szCs w:val="24"/>
        </w:rPr>
        <w:t>ure 3</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bars.</w:t>
      </w:r>
      <w:r w:rsidR="00716073">
        <w:rPr>
          <w:rFonts w:ascii="Times New Roman" w:eastAsia="Times New Roman" w:hAnsi="Times New Roman" w:cs="Times New Roman"/>
          <w:sz w:val="24"/>
          <w:szCs w:val="24"/>
        </w:rPr>
        <w:t xml:space="preserve"> For better visualization, we included only threshold</w:t>
      </w:r>
      <w:r w:rsidR="00C67375">
        <w:rPr>
          <w:rFonts w:ascii="Times New Roman" w:eastAsia="Times New Roman" w:hAnsi="Times New Roman" w:cs="Times New Roman"/>
          <w:sz w:val="24"/>
          <w:szCs w:val="24"/>
        </w:rPr>
        <w:t>s</w:t>
      </w:r>
      <w:r w:rsidR="00716073">
        <w:rPr>
          <w:rFonts w:ascii="Times New Roman" w:eastAsia="Times New Roman" w:hAnsi="Times New Roman" w:cs="Times New Roman"/>
          <w:sz w:val="24"/>
          <w:szCs w:val="24"/>
        </w:rPr>
        <w:t xml:space="preserve"> with FNR values not equal to 1.</w:t>
      </w:r>
    </w:p>
    <w:p w14:paraId="7CAE7465" w14:textId="03BDE8E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5F028894" w14:textId="4D60A79C" w:rsidR="00405886" w:rsidRDefault="0097002F" w:rsidP="00D63CAD">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00AF8FF" wp14:editId="5917B05F">
            <wp:extent cx="6829425" cy="50323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_new.jpeg"/>
                    <pic:cNvPicPr/>
                  </pic:nvPicPr>
                  <pic:blipFill>
                    <a:blip r:embed="rId16">
                      <a:extLst>
                        <a:ext uri="{28A0092B-C50C-407E-A947-70E740481C1C}">
                          <a14:useLocalDpi xmlns:a14="http://schemas.microsoft.com/office/drawing/2010/main" val="0"/>
                        </a:ext>
                      </a:extLst>
                    </a:blip>
                    <a:stretch>
                      <a:fillRect/>
                    </a:stretch>
                  </pic:blipFill>
                  <pic:spPr>
                    <a:xfrm>
                      <a:off x="0" y="0"/>
                      <a:ext cx="6835415" cy="5036737"/>
                    </a:xfrm>
                    <a:prstGeom prst="rect">
                      <a:avLst/>
                    </a:prstGeom>
                  </pic:spPr>
                </pic:pic>
              </a:graphicData>
            </a:graphic>
          </wp:inline>
        </w:drawing>
      </w:r>
    </w:p>
    <w:p w14:paraId="16D49D31" w14:textId="0AD7D20D" w:rsidR="00A8397E" w:rsidRDefault="0097002F"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sidR="00A8397E">
        <w:rPr>
          <w:rFonts w:ascii="Times New Roman" w:eastAsia="Times New Roman" w:hAnsi="Times New Roman" w:cs="Times New Roman"/>
          <w:b/>
          <w:sz w:val="24"/>
          <w:szCs w:val="24"/>
        </w:rPr>
        <w:t>.</w:t>
      </w:r>
      <w:r w:rsidR="00A8397E">
        <w:rPr>
          <w:rFonts w:ascii="Times New Roman" w:eastAsia="Times New Roman" w:hAnsi="Times New Roman" w:cs="Times New Roman"/>
          <w:sz w:val="24"/>
          <w:szCs w:val="24"/>
        </w:rPr>
        <w:t xml:space="preserve"> FPR across all threshold and scenarios. Control experiments are shown with dashed lines. Those values are for samplings done at the 100 and 101 generations 100 and 101, i.e. right before and </w:t>
      </w:r>
      <w:r w:rsidR="00BC1113">
        <w:rPr>
          <w:rFonts w:ascii="Times New Roman" w:eastAsia="Times New Roman" w:hAnsi="Times New Roman" w:cs="Times New Roman"/>
          <w:sz w:val="24"/>
          <w:szCs w:val="24"/>
        </w:rPr>
        <w:t xml:space="preserve">after the migration event. 95% </w:t>
      </w:r>
      <w:r w:rsidR="00A8397E">
        <w:rPr>
          <w:rFonts w:ascii="Times New Roman" w:eastAsia="Times New Roman" w:hAnsi="Times New Roman" w:cs="Times New Roman"/>
          <w:sz w:val="24"/>
          <w:szCs w:val="24"/>
        </w:rPr>
        <w:t>confidence intervals of the FPR estimates are displayed by bars.</w:t>
      </w:r>
    </w:p>
    <w:p w14:paraId="279BBE88" w14:textId="60DEE8E5"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2997B92" w14:textId="5A20F13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3CD1D618" w14:textId="41700C8F"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029EAB23" w14:textId="0CB5774D"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163198AC" w14:textId="1A24302A" w:rsidR="00A8397E" w:rsidRDefault="0045144B" w:rsidP="00D63CAD">
      <w:pPr>
        <w:spacing w:before="240" w:after="240" w:line="276" w:lineRule="auto"/>
        <w:rPr>
          <w:rFonts w:ascii="Times New Roman" w:eastAsia="Times New Roman" w:hAnsi="Times New Roman" w:cs="Times New Roman"/>
          <w:b/>
          <w:sz w:val="24"/>
          <w:szCs w:val="24"/>
        </w:rPr>
      </w:pPr>
      <w:r w:rsidRPr="009A0A45">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84864" behindDoc="0" locked="0" layoutInCell="1" allowOverlap="1" wp14:anchorId="06D90C57" wp14:editId="26DAE0AE">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71A423A2" w14:textId="77777777" w:rsidR="00774023" w:rsidRPr="007308D8" w:rsidRDefault="00774023"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40F7EB2C" w14:textId="77777777" w:rsidR="00774023" w:rsidRPr="007308D8" w:rsidRDefault="00774023"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90C57" id="_x0000_s1028" type="#_x0000_t202" style="position:absolute;margin-left:268.5pt;margin-top:405.9pt;width:276pt;height:26.3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71A423A2" w14:textId="77777777" w:rsidR="00774023" w:rsidRPr="007308D8" w:rsidRDefault="00774023"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40F7EB2C" w14:textId="77777777" w:rsidR="00774023" w:rsidRPr="007308D8" w:rsidRDefault="00774023"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9A0A45">
        <w:rPr>
          <w:rFonts w:ascii="Times New Roman" w:eastAsia="Times New Roman" w:hAnsi="Times New Roman" w:cs="Times New Roman"/>
          <w:b/>
          <w:noProof/>
          <w:sz w:val="24"/>
          <w:szCs w:val="24"/>
        </w:rPr>
        <mc:AlternateContent>
          <mc:Choice Requires="wps">
            <w:drawing>
              <wp:anchor distT="45720" distB="45720" distL="114300" distR="114300" simplePos="0" relativeHeight="251683840" behindDoc="0" locked="0" layoutInCell="1" allowOverlap="1" wp14:anchorId="57C98BC8" wp14:editId="2DB228FB">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205D16D" w14:textId="77777777" w:rsidR="00774023" w:rsidRPr="007308D8" w:rsidRDefault="00774023"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343FFF4A" w14:textId="77777777" w:rsidR="00774023" w:rsidRPr="007308D8" w:rsidRDefault="00774023"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C98BC8" id="_x0000_s1029" type="#_x0000_t202" style="position:absolute;margin-left:3.75pt;margin-top:405.9pt;width:240.75pt;height:26.3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205D16D" w14:textId="77777777" w:rsidR="00774023" w:rsidRPr="007308D8" w:rsidRDefault="00774023"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343FFF4A" w14:textId="77777777" w:rsidR="00774023" w:rsidRPr="007308D8" w:rsidRDefault="00774023"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7308D8">
        <w:rPr>
          <w:rFonts w:ascii="Times New Roman" w:eastAsia="Times New Roman" w:hAnsi="Times New Roman" w:cs="Times New Roman"/>
          <w:b/>
          <w:noProof/>
          <w:sz w:val="24"/>
          <w:szCs w:val="24"/>
        </w:rPr>
        <mc:AlternateContent>
          <mc:Choice Requires="wps">
            <w:drawing>
              <wp:anchor distT="0" distB="0" distL="114300" distR="114300" simplePos="0" relativeHeight="251682816" behindDoc="0" locked="0" layoutInCell="1" allowOverlap="1" wp14:anchorId="45ED61D2" wp14:editId="597022E4">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B1AB62"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007308D8">
        <w:rPr>
          <w:rFonts w:ascii="Times New Roman" w:eastAsia="Times New Roman" w:hAnsi="Times New Roman" w:cs="Times New Roman"/>
          <w:b/>
          <w:noProof/>
          <w:sz w:val="24"/>
          <w:szCs w:val="24"/>
        </w:rPr>
        <mc:AlternateContent>
          <mc:Choice Requires="wps">
            <w:drawing>
              <wp:anchor distT="0" distB="0" distL="114300" distR="114300" simplePos="0" relativeHeight="251681792" behindDoc="0" locked="0" layoutInCell="1" allowOverlap="1" wp14:anchorId="16DCA513" wp14:editId="3DF77AC4">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5FF28" id="Double flèche horizontale 18" o:spid="_x0000_s1026" type="#_x0000_t69" style="position:absolute;margin-left:32.25pt;margin-top:397.65pt;width:209.25pt;height: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007308D8">
        <w:rPr>
          <w:rFonts w:ascii="Times New Roman" w:eastAsia="Times New Roman" w:hAnsi="Times New Roman" w:cs="Times New Roman"/>
          <w:b/>
          <w:noProof/>
          <w:sz w:val="24"/>
          <w:szCs w:val="24"/>
        </w:rPr>
        <w:drawing>
          <wp:inline distT="0" distB="0" distL="0" distR="0" wp14:anchorId="7B17F458" wp14:editId="2A783966">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7">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07BAC05A" w14:textId="77777777" w:rsidR="00A8397E" w:rsidRDefault="00A8397E" w:rsidP="00D63CAD">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06265009" w14:textId="2B25C84F" w:rsidR="00A8397E" w:rsidRDefault="00A8397E"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w:t>
      </w:r>
      <w:r w:rsidR="00CE0BFC">
        <w:rPr>
          <w:rFonts w:ascii="Times New Roman" w:eastAsia="Times New Roman" w:hAnsi="Times New Roman" w:cs="Times New Roman"/>
          <w:b/>
          <w:sz w:val="24"/>
          <w:szCs w:val="24"/>
        </w:rPr>
        <w:t>ure 5</w:t>
      </w:r>
      <w:r>
        <w:rPr>
          <w:rFonts w:ascii="Times New Roman" w:eastAsia="Times New Roman" w:hAnsi="Times New Roman" w:cs="Times New Roman"/>
          <w:sz w:val="24"/>
          <w:szCs w:val="24"/>
        </w:rPr>
        <w:t>. FNR from TGI tests performed between samplings carried out up to 9 generations before or after the migration event (arrow) when compared with sampling done the generation after the event for prior samplings, or the generation before the event for posterior samplings. 95% confidence intervals are displayed by bars.</w:t>
      </w:r>
    </w:p>
    <w:p w14:paraId="1A6A6BCB" w14:textId="62D2E2E8" w:rsidR="00A8397E" w:rsidRDefault="00BA0355" w:rsidP="00D63CAD">
      <w:pPr>
        <w:spacing w:before="240" w:after="240" w:line="276" w:lineRule="auto"/>
        <w:rPr>
          <w:rFonts w:ascii="Times New Roman" w:eastAsia="Times New Roman" w:hAnsi="Times New Roman" w:cs="Times New Roman"/>
          <w:b/>
          <w:sz w:val="24"/>
          <w:szCs w:val="24"/>
        </w:rPr>
      </w:pPr>
      <w:r w:rsidRPr="004950B6">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99200" behindDoc="0" locked="0" layoutInCell="1" allowOverlap="1" wp14:anchorId="015EF5B9" wp14:editId="75C0684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6A03C7F" w14:textId="77777777" w:rsidR="00774023" w:rsidRPr="007308D8" w:rsidRDefault="00774023"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1C3D9A59" w14:textId="77777777" w:rsidR="00774023" w:rsidRPr="007308D8" w:rsidRDefault="00774023"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5EF5B9" id="_x0000_s1030" type="#_x0000_t202" style="position:absolute;margin-left:268.5pt;margin-top:410.1pt;width:276pt;height:26.3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6A03C7F" w14:textId="77777777" w:rsidR="00774023" w:rsidRPr="007308D8" w:rsidRDefault="00774023"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1C3D9A59" w14:textId="77777777" w:rsidR="00774023" w:rsidRPr="007308D8" w:rsidRDefault="00774023"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4950B6">
        <w:rPr>
          <w:rFonts w:ascii="Times New Roman" w:eastAsia="Times New Roman" w:hAnsi="Times New Roman" w:cs="Times New Roman"/>
          <w:b/>
          <w:noProof/>
          <w:sz w:val="24"/>
          <w:szCs w:val="24"/>
        </w:rPr>
        <mc:AlternateContent>
          <mc:Choice Requires="wps">
            <w:drawing>
              <wp:anchor distT="45720" distB="45720" distL="114300" distR="114300" simplePos="0" relativeHeight="251698176" behindDoc="0" locked="0" layoutInCell="1" allowOverlap="1" wp14:anchorId="6D4A799F" wp14:editId="7BF4B493">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23B675BC" w14:textId="77777777" w:rsidR="00774023" w:rsidRPr="007308D8" w:rsidRDefault="00774023"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9CF73F5" w14:textId="77777777" w:rsidR="00774023" w:rsidRPr="007308D8" w:rsidRDefault="00774023"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4A799F" id="_x0000_s1031" type="#_x0000_t202" style="position:absolute;margin-left:3.75pt;margin-top:410.1pt;width:240.75pt;height:26.3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23B675BC" w14:textId="77777777" w:rsidR="00774023" w:rsidRPr="007308D8" w:rsidRDefault="00774023"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9CF73F5" w14:textId="77777777" w:rsidR="00774023" w:rsidRPr="007308D8" w:rsidRDefault="00774023"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4950B6" w:rsidRPr="004950B6">
        <w:rPr>
          <w:rFonts w:ascii="Times New Roman" w:eastAsia="Times New Roman" w:hAnsi="Times New Roman" w:cs="Times New Roman"/>
          <w:b/>
          <w:noProof/>
          <w:sz w:val="24"/>
          <w:szCs w:val="24"/>
        </w:rPr>
        <mc:AlternateContent>
          <mc:Choice Requires="wps">
            <w:drawing>
              <wp:anchor distT="0" distB="0" distL="114300" distR="114300" simplePos="0" relativeHeight="251696128" behindDoc="0" locked="0" layoutInCell="1" allowOverlap="1" wp14:anchorId="5F2958CF" wp14:editId="1F5A1AED">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A13A9" id="Double flèche horizontale 14" o:spid="_x0000_s1026" type="#_x0000_t69" style="position:absolute;margin-left:32.25pt;margin-top:402pt;width:209.25pt;height: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004950B6" w:rsidRPr="004950B6">
        <w:rPr>
          <w:rFonts w:ascii="Times New Roman" w:eastAsia="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63529A20" wp14:editId="5EC7C78B">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D1F84" id="Double flèche horizontale 15" o:spid="_x0000_s1026" type="#_x0000_t69" style="position:absolute;margin-left:247.45pt;margin-top:401.95pt;width:206.25pt;height: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004950B6">
        <w:rPr>
          <w:rFonts w:ascii="Times New Roman" w:eastAsia="Times New Roman" w:hAnsi="Times New Roman" w:cs="Times New Roman"/>
          <w:b/>
          <w:noProof/>
          <w:sz w:val="24"/>
          <w:szCs w:val="24"/>
        </w:rPr>
        <w:drawing>
          <wp:inline distT="0" distB="0" distL="0" distR="0" wp14:anchorId="426333E1" wp14:editId="33ADB417">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8">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71CBA046" w14:textId="77777777" w:rsidR="004F7C4A" w:rsidRDefault="004F7C4A" w:rsidP="00D63CAD">
      <w:pPr>
        <w:spacing w:before="240" w:after="240" w:line="276" w:lineRule="auto"/>
        <w:rPr>
          <w:rFonts w:ascii="Times New Roman" w:eastAsia="Times New Roman" w:hAnsi="Times New Roman" w:cs="Times New Roman"/>
          <w:b/>
          <w:sz w:val="24"/>
          <w:szCs w:val="24"/>
        </w:rPr>
      </w:pPr>
    </w:p>
    <w:p w14:paraId="07A6B730" w14:textId="6CE92E34" w:rsidR="00A8397E" w:rsidRDefault="004950B6"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w:t>
      </w:r>
      <w:r w:rsidR="00A8397E">
        <w:rPr>
          <w:rFonts w:ascii="Times New Roman" w:eastAsia="Times New Roman" w:hAnsi="Times New Roman" w:cs="Times New Roman"/>
          <w:sz w:val="24"/>
          <w:szCs w:val="24"/>
        </w:rPr>
        <w:t xml:space="preserve">. FPR from TGI tests performed between sampling executed up to 9 generations before or after the event (arrow) when compared with sampling done the generation after the event for prior samplings, or the generation before the event for posterior samplings. </w:t>
      </w:r>
      <w:r w:rsidR="00A8397E" w:rsidRPr="00174DDB">
        <w:rPr>
          <w:rFonts w:ascii="Times New Roman" w:eastAsia="Times New Roman" w:hAnsi="Times New Roman" w:cs="Times New Roman"/>
          <w:sz w:val="24"/>
          <w:szCs w:val="24"/>
        </w:rPr>
        <w:t>95% confidence intervals are displayed by bars</w:t>
      </w:r>
      <w:r w:rsidR="00A2308E" w:rsidRPr="00174DDB">
        <w:rPr>
          <w:rFonts w:ascii="Times New Roman" w:eastAsia="Times New Roman" w:hAnsi="Times New Roman" w:cs="Times New Roman"/>
          <w:sz w:val="24"/>
          <w:szCs w:val="24"/>
        </w:rPr>
        <w:t>.</w:t>
      </w:r>
    </w:p>
    <w:p w14:paraId="44CFA160" w14:textId="36BBF59A" w:rsidR="00A8397E" w:rsidRP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A592308" w14:textId="77777777" w:rsidR="00D63CAD" w:rsidRDefault="00D63CAD" w:rsidP="00D63CAD">
      <w:pPr>
        <w:widowControl w:val="0"/>
        <w:autoSpaceDE w:val="0"/>
        <w:autoSpaceDN w:val="0"/>
        <w:adjustRightInd w:val="0"/>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A0691EB" w14:textId="286CA094" w:rsidR="00E17E24" w:rsidRDefault="00E17E24"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B9551F">
        <w:rPr>
          <w:rFonts w:ascii="Times New Roman" w:eastAsia="Times New Roman" w:hAnsi="Times New Roman" w:cs="Times New Roman"/>
          <w:b/>
          <w:sz w:val="24"/>
          <w:szCs w:val="24"/>
        </w:rPr>
        <w:lastRenderedPageBreak/>
        <w:t>ANNEX A:</w:t>
      </w:r>
      <w:r w:rsidR="00F206C2">
        <w:rPr>
          <w:rFonts w:ascii="Times New Roman" w:eastAsia="Times New Roman" w:hAnsi="Times New Roman" w:cs="Times New Roman"/>
          <w:sz w:val="24"/>
          <w:szCs w:val="24"/>
        </w:rPr>
        <w:t xml:space="preserve"> R</w:t>
      </w:r>
      <w:r w:rsidR="00B9551F">
        <w:rPr>
          <w:rFonts w:ascii="Times New Roman" w:eastAsia="Times New Roman" w:hAnsi="Times New Roman" w:cs="Times New Roman"/>
          <w:sz w:val="24"/>
          <w:szCs w:val="24"/>
        </w:rPr>
        <w:t>oger’s genetic distance</w:t>
      </w:r>
    </w:p>
    <w:p w14:paraId="07FA4A6A" w14:textId="76E2FE80" w:rsidR="00CC017F" w:rsidRDefault="00017E75"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Given</w:t>
      </w:r>
      <w:r w:rsidR="00CC017F">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L</m:t>
        </m:r>
      </m:oMath>
      <w:r w:rsidR="00CC017F">
        <w:rPr>
          <w:rFonts w:ascii="Times New Roman" w:eastAsia="Times New Roman" w:hAnsi="Times New Roman" w:cs="Times New Roman"/>
          <w:sz w:val="24"/>
          <w:szCs w:val="24"/>
        </w:rPr>
        <w:t xml:space="preserve"> loci</w:t>
      </w:r>
      <w:r w:rsidR="00770CDB">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a</m:t>
        </m:r>
      </m:oMath>
      <w:r w:rsidR="00CC017F">
        <w:rPr>
          <w:rFonts w:ascii="Times New Roman" w:eastAsia="Times New Roman" w:hAnsi="Times New Roman" w:cs="Times New Roman"/>
          <w:i/>
          <w:sz w:val="24"/>
          <w:szCs w:val="24"/>
        </w:rPr>
        <w:t xml:space="preserve"> </w:t>
      </w:r>
      <w:r w:rsidR="00CC017F">
        <w:rPr>
          <w:rFonts w:ascii="Times New Roman" w:eastAsia="Times New Roman" w:hAnsi="Times New Roman" w:cs="Times New Roman"/>
          <w:sz w:val="24"/>
          <w:szCs w:val="24"/>
        </w:rPr>
        <w:t>alleles:</w:t>
      </w:r>
    </w:p>
    <w:p w14:paraId="4833BCFF" w14:textId="18300B82" w:rsidR="001535E2" w:rsidRDefault="009529EF"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75B04A0C" w14:textId="5CDDD2B5" w:rsidR="00634F6B" w:rsidRDefault="00634F6B"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p>
    <w:p w14:paraId="31F3D69B" w14:textId="77777777" w:rsidR="00D63CAD" w:rsidRDefault="00D63CAD" w:rsidP="00D63CAD">
      <w:pPr>
        <w:widowControl w:val="0"/>
        <w:autoSpaceDE w:val="0"/>
        <w:autoSpaceDN w:val="0"/>
        <w:adjustRightInd w:val="0"/>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C8BC1F7" w14:textId="4C6AA2C9" w:rsidR="00634F6B" w:rsidRDefault="00634F6B"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ANNEX B:</w:t>
      </w:r>
      <w:r w:rsidR="006D19BE">
        <w:rPr>
          <w:rFonts w:ascii="Times New Roman" w:eastAsia="Times New Roman" w:hAnsi="Times New Roman" w:cs="Times New Roman"/>
          <w:b/>
          <w:sz w:val="24"/>
          <w:szCs w:val="24"/>
        </w:rPr>
        <w:t xml:space="preserve"> </w:t>
      </w:r>
      <w:r w:rsidR="006D19BE" w:rsidRPr="006D19BE">
        <w:rPr>
          <w:rFonts w:ascii="Times New Roman" w:eastAsia="Times New Roman" w:hAnsi="Times New Roman" w:cs="Times New Roman"/>
          <w:sz w:val="24"/>
          <w:szCs w:val="24"/>
        </w:rPr>
        <w:t>TGI function</w:t>
      </w:r>
    </w:p>
    <w:p w14:paraId="1B8509D2" w14:textId="1955A68C"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mat1: the genotypic matrix associated with the first sampling; must be a genind object</w:t>
      </w:r>
    </w:p>
    <w:p w14:paraId="5BEAF404" w14:textId="5A5F5EBB"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mat2: the genotypic matrix associated with the second sampling; must be a genind object</w:t>
      </w:r>
    </w:p>
    <w:p w14:paraId="61985159" w14:textId="141E0B92"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nperm: the the number of permutations used in the evaluation of significance</w:t>
      </w:r>
    </w:p>
    <w:p w14:paraId="4E67482A" w14:textId="0C934378"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seed.: you may specify a seed by using this argument</w:t>
      </w:r>
    </w:p>
    <w:p w14:paraId="08900F4A" w14:textId="51FE8A17"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method: see ?adegenet::dist.genpop</w:t>
      </w:r>
    </w:p>
    <w:p w14:paraId="2D046940" w14:textId="1031587C" w:rsidR="002D262F" w:rsidRPr="0059426E" w:rsidRDefault="002D262F"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correc: correction for multiple inference; see ?p.adjust</w:t>
      </w:r>
    </w:p>
    <w:p w14:paraId="501C3FD9" w14:textId="5DF4E14E" w:rsidR="002D262F" w:rsidRPr="0059426E" w:rsidRDefault="002D262F"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thresh_for_GL: indicate here</w:t>
      </w:r>
      <w:r w:rsidR="00B83A4B" w:rsidRPr="0059426E">
        <w:rPr>
          <w:rFonts w:ascii="Courier New" w:eastAsia="Times New Roman" w:hAnsi="Courier New" w:cs="Courier New"/>
          <w:b/>
          <w:bCs/>
          <w:sz w:val="16"/>
          <w:szCs w:val="16"/>
        </w:rPr>
        <w:t xml:space="preserve"> the threshold you want to use</w:t>
      </w:r>
    </w:p>
    <w:p w14:paraId="16744D8C" w14:textId="77777777" w:rsidR="009465A6" w:rsidRPr="0059426E" w:rsidRDefault="009465A6"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61D904C5" w14:textId="0892E3FC" w:rsidR="00FA43B1" w:rsidRPr="0059426E" w:rsidRDefault="007E084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Pr>
          <w:rFonts w:ascii="Courier New" w:eastAsia="Times New Roman" w:hAnsi="Courier New" w:cs="Courier New"/>
          <w:b/>
          <w:bCs/>
          <w:sz w:val="16"/>
          <w:szCs w:val="16"/>
        </w:rPr>
        <w:t>TGI</w:t>
      </w:r>
      <w:r w:rsidR="00174DDB" w:rsidRPr="0059426E">
        <w:rPr>
          <w:rFonts w:ascii="Courier New" w:eastAsia="Times New Roman" w:hAnsi="Courier New" w:cs="Courier New"/>
          <w:b/>
          <w:bCs/>
          <w:sz w:val="16"/>
          <w:szCs w:val="16"/>
        </w:rPr>
        <w:t xml:space="preserve"> &lt;- function (mat1, mat2, nperm = 999, replace = FALSE, seed. = NULL,</w:t>
      </w:r>
    </w:p>
    <w:p w14:paraId="727DBBA5" w14:textId="6F47EF2C" w:rsidR="00174DDB" w:rsidRPr="0059426E" w:rsidRDefault="00174DDB" w:rsidP="00D63CAD">
      <w:pPr>
        <w:widowControl w:val="0"/>
        <w:autoSpaceDE w:val="0"/>
        <w:autoSpaceDN w:val="0"/>
        <w:adjustRightInd w:val="0"/>
        <w:spacing w:after="0" w:line="276" w:lineRule="auto"/>
        <w:ind w:left="1440"/>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method = 4, correc = "holm", thresh_for_GL = 0.05) {  </w:t>
      </w:r>
    </w:p>
    <w:p w14:paraId="6AF0AD3A" w14:textId="018AFB2B" w:rsidR="00DE1D7D"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Dependency on packages</w:t>
      </w:r>
    </w:p>
    <w:p w14:paraId="7A73718A" w14:textId="05E9E8FD" w:rsidR="00FA43B1"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library(adegenet)</w:t>
      </w:r>
    </w:p>
    <w:p w14:paraId="799BF26C" w14:textId="60629B9C" w:rsidR="00DE1D7D"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w:t>
      </w:r>
      <w:r w:rsidR="006736C8" w:rsidRPr="0059426E">
        <w:rPr>
          <w:rFonts w:ascii="Courier New" w:eastAsia="Times New Roman" w:hAnsi="Courier New" w:cs="Courier New"/>
          <w:b/>
          <w:bCs/>
          <w:sz w:val="16"/>
          <w:szCs w:val="16"/>
        </w:rPr>
        <w:t>poppr)</w:t>
      </w:r>
    </w:p>
    <w:p w14:paraId="4BF65B89" w14:textId="0AA1FFB9"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0018204C" w:rsidRPr="0059426E">
        <w:rPr>
          <w:rFonts w:ascii="Courier New" w:eastAsia="Times New Roman" w:hAnsi="Courier New" w:cs="Courier New"/>
          <w:b/>
          <w:bCs/>
          <w:sz w:val="16"/>
          <w:szCs w:val="16"/>
        </w:rPr>
        <w:t xml:space="preserve">Conversion from </w:t>
      </w:r>
      <w:r w:rsidRPr="0059426E">
        <w:rPr>
          <w:rFonts w:ascii="Courier New" w:eastAsia="Times New Roman" w:hAnsi="Courier New" w:cs="Courier New"/>
          <w:b/>
          <w:bCs/>
          <w:sz w:val="16"/>
          <w:szCs w:val="16"/>
        </w:rPr>
        <w:t xml:space="preserve">genind to genpop objects  </w:t>
      </w:r>
    </w:p>
    <w:p w14:paraId="4522793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 &lt;- genind2genpop(mat1)</w:t>
      </w:r>
    </w:p>
    <w:p w14:paraId="56917378" w14:textId="77777777" w:rsidR="00174DDB" w:rsidRPr="00774023"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Pr="00774023">
        <w:rPr>
          <w:rFonts w:ascii="Courier New" w:eastAsia="Times New Roman" w:hAnsi="Courier New" w:cs="Courier New"/>
          <w:b/>
          <w:bCs/>
          <w:sz w:val="16"/>
          <w:szCs w:val="16"/>
        </w:rPr>
        <w:t>mat1p &lt;- mat1p[,order(colnames(mat1p@tab))]</w:t>
      </w:r>
    </w:p>
    <w:p w14:paraId="2507B4C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774023">
        <w:rPr>
          <w:rFonts w:ascii="Courier New" w:eastAsia="Times New Roman" w:hAnsi="Courier New" w:cs="Courier New"/>
          <w:b/>
          <w:bCs/>
          <w:sz w:val="16"/>
          <w:szCs w:val="16"/>
        </w:rPr>
        <w:t xml:space="preserve">  </w:t>
      </w:r>
      <w:r w:rsidRPr="0059426E">
        <w:rPr>
          <w:rFonts w:ascii="Courier New" w:eastAsia="Times New Roman" w:hAnsi="Courier New" w:cs="Courier New"/>
          <w:b/>
          <w:bCs/>
          <w:sz w:val="16"/>
          <w:szCs w:val="16"/>
        </w:rPr>
        <w:t>mat2p &lt;- genind2genpop(mat2)</w:t>
      </w:r>
    </w:p>
    <w:p w14:paraId="6881C17D" w14:textId="2F36A365" w:rsidR="00174DDB" w:rsidRPr="00774023"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Pr="00774023">
        <w:rPr>
          <w:rFonts w:ascii="Courier New" w:eastAsia="Times New Roman" w:hAnsi="Courier New" w:cs="Courier New"/>
          <w:b/>
          <w:bCs/>
          <w:sz w:val="16"/>
          <w:szCs w:val="16"/>
        </w:rPr>
        <w:t xml:space="preserve">mat2p &lt;- mat2p[,order(colnames(mat2p@tab))]  </w:t>
      </w:r>
    </w:p>
    <w:p w14:paraId="7411FFD5" w14:textId="77777777" w:rsidR="00FA43B1" w:rsidRPr="00774023"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774023">
        <w:rPr>
          <w:rFonts w:ascii="Courier New" w:eastAsia="Times New Roman" w:hAnsi="Courier New" w:cs="Courier New"/>
          <w:b/>
          <w:bCs/>
          <w:sz w:val="16"/>
          <w:szCs w:val="16"/>
        </w:rPr>
        <w:t xml:space="preserve"> </w:t>
      </w:r>
    </w:p>
    <w:p w14:paraId="030D193F" w14:textId="2DA0275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Function to compute genetic distances  </w:t>
      </w:r>
    </w:p>
    <w:p w14:paraId="288E3C5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dissim &lt;- function(mat1p, mat2p, method) {</w:t>
      </w:r>
    </w:p>
    <w:p w14:paraId="73AE714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 &lt;- vector(mode = "numeric", length = nrow(mat1p@tab))</w:t>
      </w:r>
    </w:p>
    <w:p w14:paraId="063CE287"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(i in 1:nrow(mat1p@tab)){</w:t>
      </w:r>
    </w:p>
    <w:p w14:paraId="68CB02D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(i == 1){</w:t>
      </w:r>
    </w:p>
    <w:p w14:paraId="4F3831D1"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&lt;- 2</w:t>
      </w:r>
    </w:p>
    <w:p w14:paraId="39DBFE9C"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else { </w:t>
      </w:r>
    </w:p>
    <w:p w14:paraId="47C37EC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&lt;- 1</w:t>
      </w:r>
    </w:p>
    <w:p w14:paraId="31E3D63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0C9EA73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temp_genpop &lt;- mat1p</w:t>
      </w:r>
    </w:p>
    <w:p w14:paraId="3D82E17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temp_genpop@tab[trick,] &lt;- mat2p@tab[i,]</w:t>
      </w:r>
    </w:p>
    <w:p w14:paraId="6111952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dis[i] &lt;- dist.genpop(temp_genpop[c(trick, i),], method = method)</w:t>
      </w:r>
    </w:p>
    <w:p w14:paraId="7A941F6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1F86C17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list(dis = dis)</w:t>
      </w:r>
    </w:p>
    <w:p w14:paraId="5EA53933" w14:textId="49CA4314"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439159A7" w14:textId="77777777" w:rsidR="00FA43B1"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5292FAD5" w14:textId="2282981C"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Initialization of seed, tolerance  </w:t>
      </w:r>
    </w:p>
    <w:p w14:paraId="6BAD8FB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(!is.null(seed.)){</w:t>
      </w:r>
    </w:p>
    <w:p w14:paraId="7C6F9DF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set.seed(seed.)      </w:t>
      </w:r>
    </w:p>
    <w:p w14:paraId="08135B3D" w14:textId="30AB71D2"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en-CA"/>
        </w:rPr>
        <w:t xml:space="preserve">  </w:t>
      </w:r>
      <w:r w:rsidRPr="0059426E">
        <w:rPr>
          <w:rFonts w:ascii="Courier New" w:eastAsia="Times New Roman" w:hAnsi="Courier New" w:cs="Courier New"/>
          <w:b/>
          <w:bCs/>
          <w:sz w:val="16"/>
          <w:szCs w:val="16"/>
          <w:lang w:val="fr-CA"/>
        </w:rPr>
        <w:t xml:space="preserve">}  </w:t>
      </w:r>
    </w:p>
    <w:p w14:paraId="351AFB80" w14:textId="294DF26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epsilon &lt;- sqrt(.Machine$double.eps)  </w:t>
      </w:r>
    </w:p>
    <w:p w14:paraId="04E6773B"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p>
    <w:p w14:paraId="1A25ADE0" w14:textId="29678F05"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Dimensions check  </w:t>
      </w:r>
    </w:p>
    <w:p w14:paraId="328C1E14"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lang w:val="fr-CA"/>
        </w:rPr>
        <w:t xml:space="preserve">  </w:t>
      </w:r>
      <w:r w:rsidRPr="0059426E">
        <w:rPr>
          <w:rFonts w:ascii="Courier New" w:eastAsia="Times New Roman" w:hAnsi="Courier New" w:cs="Courier New"/>
          <w:b/>
          <w:bCs/>
          <w:sz w:val="16"/>
          <w:szCs w:val="16"/>
        </w:rPr>
        <w:t>n &lt;- nrow(mat1p@tab)</w:t>
      </w:r>
    </w:p>
    <w:p w14:paraId="446AA57B"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 &lt;- ncol(mat1p@tab)</w:t>
      </w:r>
    </w:p>
    <w:p w14:paraId="4A5B2CB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((nrow(mat2p@tab) != n) | (ncol(mat2p@tab) != p)){</w:t>
      </w:r>
    </w:p>
    <w:p w14:paraId="26CF117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stop("The matrices are not of the same size!")</w:t>
      </w:r>
    </w:p>
    <w:p w14:paraId="0C5E788C" w14:textId="5CA4784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4266E5C7"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1F435313" w14:textId="18A9BA90"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Empirical genetic distances</w:t>
      </w:r>
    </w:p>
    <w:p w14:paraId="74D6CCE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tmp &lt;- dissim(mat1p, mat2p, method)</w:t>
      </w:r>
    </w:p>
    <w:p w14:paraId="33000DD3" w14:textId="104D6E1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dis.ref &lt;- tmp$dis  </w:t>
      </w:r>
    </w:p>
    <w:p w14:paraId="241F399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Permutations</w:t>
      </w:r>
    </w:p>
    <w:p w14:paraId="5CF0F27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(nperm &gt; 0) {</w:t>
      </w:r>
    </w:p>
    <w:p w14:paraId="22931AF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my.vec &lt;- sample(1:(10 * nperm), size = nperm)</w:t>
      </w:r>
    </w:p>
    <w:p w14:paraId="3550446B" w14:textId="40C715E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outlier.count = rep(1, n)    </w:t>
      </w:r>
    </w:p>
    <w:p w14:paraId="164C59BC" w14:textId="16218CC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(iperm in 1:nperm) {      </w:t>
      </w:r>
    </w:p>
    <w:p w14:paraId="0A1B4EA0"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set.seed(my.vec[iperm])</w:t>
      </w:r>
    </w:p>
    <w:p w14:paraId="54A414FC"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mat1p</w:t>
      </w:r>
    </w:p>
    <w:p w14:paraId="02FA096D" w14:textId="602CD9B2"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shufflepop(mat1.perm, method=4)      </w:t>
      </w:r>
    </w:p>
    <w:p w14:paraId="4D484CA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lastRenderedPageBreak/>
        <w:t xml:space="preserve">      set.seed(my.vec[iperm])</w:t>
      </w:r>
    </w:p>
    <w:p w14:paraId="69B1630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mat2p</w:t>
      </w:r>
    </w:p>
    <w:p w14:paraId="58071E6A" w14:textId="2A3D10CC"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shufflepop(mat2.perm, method=4)      </w:t>
      </w:r>
    </w:p>
    <w:p w14:paraId="7B79679E" w14:textId="1637A8E4"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tmp &lt;- dissim(mat1.perm, mat2.perm, method)      </w:t>
      </w:r>
    </w:p>
    <w:p w14:paraId="7B891B7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dis.perm &lt;- tmp$dis</w:t>
      </w:r>
    </w:p>
    <w:p w14:paraId="55EED8C7"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ge &lt;- which(dis.perm + epsilon &gt;= dis.ref)</w:t>
      </w:r>
    </w:p>
    <w:p w14:paraId="46FF2794"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(length(ge) &gt; 0) { </w:t>
      </w:r>
    </w:p>
    <w:p w14:paraId="459E3813"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outlier.count[ge] &lt;- outlier.count[ge] + 1</w:t>
      </w:r>
    </w:p>
    <w:p w14:paraId="61DA0C8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051FE99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34512F6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p.dist &lt;- outlier.count/(nperm + 1)</w:t>
      </w:r>
    </w:p>
    <w:p w14:paraId="637DB6AB" w14:textId="52AB518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69807881" w14:textId="1407082B"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p.adj &lt;- p.adjust(p.dist, method = correc)  </w:t>
      </w:r>
    </w:p>
    <w:p w14:paraId="7F6DB137"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77FF6110" w14:textId="4D505DA6"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002D262F" w:rsidRPr="0059426E">
        <w:rPr>
          <w:rFonts w:ascii="Courier New" w:eastAsia="Times New Roman" w:hAnsi="Courier New" w:cs="Courier New"/>
          <w:b/>
          <w:bCs/>
          <w:sz w:val="16"/>
          <w:szCs w:val="16"/>
        </w:rPr>
        <w:t>Simple g</w:t>
      </w:r>
      <w:r w:rsidRPr="0059426E">
        <w:rPr>
          <w:rFonts w:ascii="Courier New" w:eastAsia="Times New Roman" w:hAnsi="Courier New" w:cs="Courier New"/>
          <w:b/>
          <w:bCs/>
          <w:sz w:val="16"/>
          <w:szCs w:val="16"/>
        </w:rPr>
        <w:t xml:space="preserve">ain or loss?  </w:t>
      </w:r>
    </w:p>
    <w:p w14:paraId="1B3B8ED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n.pop1 &lt;- seppop(mat1)</w:t>
      </w:r>
    </w:p>
    <w:p w14:paraId="14BAE683" w14:textId="6A2DA1C1"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n.pop2 &lt;- seppop(mat2)  </w:t>
      </w:r>
    </w:p>
    <w:p w14:paraId="6129F74B"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mean.hexp1 &lt;- do.call("c", lapply(n.pop1, function(x) mean(summary(x)$Hexp)))</w:t>
      </w:r>
    </w:p>
    <w:p w14:paraId="194E10B4" w14:textId="040E8A63"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mean.hexp2 &lt;- do.call("c", lapply(n.pop2, function(x) mean(summary(x)$Hexp)))  </w:t>
      </w:r>
    </w:p>
    <w:p w14:paraId="62E389A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mean.hexp1[is.nan(mean.hexp1)] &lt;- NA</w:t>
      </w:r>
    </w:p>
    <w:p w14:paraId="164C387C" w14:textId="3891FA7B"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mean.hexp2[is.nan(mean.hexp2)] &lt;- NA  </w:t>
      </w:r>
    </w:p>
    <w:p w14:paraId="2B7A6E0A" w14:textId="7499511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simple_d</w:t>
      </w:r>
      <w:r w:rsidR="00B83A4B" w:rsidRPr="0059426E">
        <w:rPr>
          <w:rFonts w:ascii="Courier New" w:eastAsia="Times New Roman" w:hAnsi="Courier New" w:cs="Courier New"/>
          <w:b/>
          <w:bCs/>
          <w:sz w:val="16"/>
          <w:szCs w:val="16"/>
        </w:rPr>
        <w:t>iff &lt;- mean.hexp2 - mean.hexp1</w:t>
      </w:r>
    </w:p>
    <w:p w14:paraId="38C9F192" w14:textId="4A6A12F4" w:rsidR="00B83A4B" w:rsidRPr="0059426E" w:rsidRDefault="00B83A4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Please only take note of the sign of this difference, not the absolute value</w:t>
      </w:r>
    </w:p>
    <w:p w14:paraId="27B0F457" w14:textId="3D7029F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output &lt;- list(TBI = dis.ref, p.TBI = p.dist, p.adj = p.adj, gainloss = simple_diff[p.adj &lt; thresh_for_GL])  </w:t>
      </w:r>
    </w:p>
    <w:p w14:paraId="21B31B79" w14:textId="2211918F"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class(output) &lt;- "TGI"  </w:t>
      </w:r>
    </w:p>
    <w:p w14:paraId="6F31B25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return(output)</w:t>
      </w:r>
    </w:p>
    <w:p w14:paraId="161E9D28" w14:textId="0A5A0983" w:rsidR="00174DDB"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w:t>
      </w:r>
    </w:p>
    <w:p w14:paraId="3B2B89F5" w14:textId="77777777" w:rsidR="0059426E" w:rsidRPr="0059426E" w:rsidRDefault="0059426E"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sectPr w:rsidR="0059426E" w:rsidRPr="0059426E" w:rsidSect="005C268D">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Pierre" w:date="2020-02-02T17:40:00Z" w:initials="PL">
    <w:p w14:paraId="740ACEA1" w14:textId="58131018" w:rsidR="00774023" w:rsidRPr="00AD29E1" w:rsidRDefault="00774023">
      <w:pPr>
        <w:pStyle w:val="Commentaire"/>
        <w:rPr>
          <w:lang w:val="fr-CA"/>
        </w:rPr>
      </w:pPr>
      <w:r>
        <w:rPr>
          <w:rStyle w:val="Marquedecommentaire"/>
        </w:rPr>
        <w:annotationRef/>
      </w:r>
      <w:r w:rsidRPr="00AD29E1">
        <w:rPr>
          <w:lang w:val="fr-CA"/>
        </w:rPr>
        <w:t>L’attribution aléatoire assure-t-elle vraiment la diversité maximum à tout coup? Par hazard, tous tes individus pourraient obtenir exactement la meme structure génétique, donc une diversité nulle.</w:t>
      </w:r>
    </w:p>
  </w:comment>
  <w:comment w:id="4" w:author="Julian WITTISCHE" w:date="2020-02-11T22:15:00Z" w:initials="JW">
    <w:p w14:paraId="0389988E" w14:textId="37EE7BCE" w:rsidR="00774023" w:rsidRPr="000A5888" w:rsidRDefault="00774023">
      <w:pPr>
        <w:pStyle w:val="Commentaire"/>
        <w:rPr>
          <w:lang w:val="fr-CA"/>
        </w:rPr>
      </w:pPr>
      <w:r>
        <w:rPr>
          <w:rStyle w:val="Marquedecommentaire"/>
        </w:rPr>
        <w:annotationRef/>
      </w:r>
      <w:r>
        <w:rPr>
          <w:lang w:val="fr-CA"/>
        </w:rPr>
        <w:t xml:space="preserve">Puisqu’il y a beaucoup de marqueurs et d’individus, et que la probabilité est la même pour chaque allèle (0.5 si 2 allèles), on se rapproche du maximum de diversité représenté par la fonction f(x) = x(1-x) sur [0, 1]. </w:t>
      </w:r>
    </w:p>
  </w:comment>
  <w:comment w:id="5" w:author="Pierre" w:date="2020-02-03T08:42:00Z" w:initials="PL">
    <w:p w14:paraId="24AFB168" w14:textId="57DB156A" w:rsidR="00774023" w:rsidRPr="00AD29E1" w:rsidRDefault="00774023">
      <w:pPr>
        <w:pStyle w:val="Commentaire"/>
        <w:rPr>
          <w:lang w:val="fr-CA"/>
        </w:rPr>
      </w:pPr>
      <w:r>
        <w:rPr>
          <w:rStyle w:val="Marquedecommentaire"/>
        </w:rPr>
        <w:annotationRef/>
      </w:r>
      <w:r w:rsidRPr="00AD29E1">
        <w:rPr>
          <w:lang w:val="fr-CA"/>
        </w:rPr>
        <w:t>Dans les simulations pour estimer l’erreur de type I, ceci est le nombre total de tests (ou de simulations), n’est-ce pas?</w:t>
      </w:r>
    </w:p>
  </w:comment>
  <w:comment w:id="6" w:author="Julian WITTISCHE" w:date="2020-02-11T23:25:00Z" w:initials="JW">
    <w:p w14:paraId="7426DE3D" w14:textId="6C1DF5E2" w:rsidR="00774023" w:rsidRPr="002D1CC0" w:rsidRDefault="00774023">
      <w:pPr>
        <w:pStyle w:val="Commentaire"/>
        <w:rPr>
          <w:lang w:val="fr-CA"/>
        </w:rPr>
      </w:pPr>
      <w:r>
        <w:rPr>
          <w:rStyle w:val="Marquedecommentaire"/>
        </w:rPr>
        <w:annotationRef/>
      </w:r>
      <w:r>
        <w:rPr>
          <w:lang w:val="fr-CA"/>
        </w:rPr>
        <w:t>Pour être sûr de bien se comprendre : j</w:t>
      </w:r>
      <w:r w:rsidRPr="002D1CC0">
        <w:rPr>
          <w:lang w:val="fr-CA"/>
        </w:rPr>
        <w:t>’ai calculé FPR comme étant égal</w:t>
      </w:r>
      <w:r>
        <w:rPr>
          <w:lang w:val="fr-CA"/>
        </w:rPr>
        <w:t>e à FP/(TN+FP) donc le dénominateur représente tous les tests résultants en un négatif.</w:t>
      </w:r>
    </w:p>
  </w:comment>
  <w:comment w:id="7" w:author="Patrick" w:date="2020-07-29T12:43:00Z" w:initials="P">
    <w:p w14:paraId="683171F1" w14:textId="21F5C94B" w:rsidR="00774023" w:rsidRDefault="00774023">
      <w:pPr>
        <w:pStyle w:val="Commentaire"/>
      </w:pPr>
      <w:r>
        <w:rPr>
          <w:rStyle w:val="Marquedecommentaire"/>
        </w:rPr>
        <w:annotationRef/>
      </w:r>
      <w:r>
        <w:t xml:space="preserve">General goal of adapting tbi to tgi and why is needed first. THEN talk about the experiments to test its sensitivity… </w:t>
      </w:r>
    </w:p>
  </w:comment>
  <w:comment w:id="9" w:author="Patrick" w:date="2020-07-29T13:33:00Z" w:initials="P">
    <w:p w14:paraId="4A91A583" w14:textId="77777777" w:rsidR="00E31CD5" w:rsidRDefault="00E31CD5" w:rsidP="00E31CD5">
      <w:pPr>
        <w:pStyle w:val="Commentaire"/>
      </w:pPr>
      <w:r>
        <w:rPr>
          <w:rStyle w:val="Marquedecommentaire"/>
        </w:rPr>
        <w:annotationRef/>
      </w:r>
      <w:r>
        <w:t>IMO you really need a full paragraph constrating your approach and the data to the TBI – perhaps this should be the first paragraph of the discussion as it best connect sit to what has been done before.</w:t>
      </w:r>
    </w:p>
  </w:comment>
  <w:comment w:id="10" w:author="Julian WITTISCHE" w:date="2020-10-12T14:37:00Z" w:initials="JW">
    <w:p w14:paraId="233B351F" w14:textId="77777777" w:rsidR="00CA5AD0" w:rsidRDefault="00CA5AD0" w:rsidP="00CA5AD0">
      <w:pPr>
        <w:pStyle w:val="Commentaire"/>
      </w:pPr>
      <w:r>
        <w:rPr>
          <w:rStyle w:val="Marquedecommentaire"/>
        </w:rPr>
        <w:annotationRef/>
      </w:r>
      <w:r>
        <w:t>Could you rephrase it as something like: identify the scope of application, limitis of its capacity to correctly identify …</w:t>
      </w:r>
    </w:p>
    <w:p w14:paraId="3171989E" w14:textId="77777777" w:rsidR="00CA5AD0" w:rsidRDefault="00CA5AD0" w:rsidP="00CA5AD0">
      <w:pPr>
        <w:pStyle w:val="Commentaire"/>
      </w:pPr>
    </w:p>
    <w:p w14:paraId="0AC95DE9" w14:textId="6DF8A6C5" w:rsidR="00CA5AD0" w:rsidRDefault="00CA5AD0" w:rsidP="00CA5AD0">
      <w:pPr>
        <w:pStyle w:val="Commentaire"/>
      </w:pPr>
      <w:r>
        <w:t>That is, focus on the successful identification, not the failure.</w:t>
      </w:r>
    </w:p>
  </w:comment>
  <w:comment w:id="11" w:author="Patrick" w:date="2020-07-29T12:51:00Z" w:initials="P">
    <w:p w14:paraId="79DE3AAB" w14:textId="1AB44283" w:rsidR="00774023" w:rsidRDefault="00774023">
      <w:pPr>
        <w:pStyle w:val="Commentaire"/>
      </w:pPr>
      <w:r>
        <w:rPr>
          <w:rStyle w:val="Marquedecommentaire"/>
        </w:rPr>
        <w:annotationRef/>
      </w:r>
      <w:r>
        <w:t>“implications” “benefits” ideas evoked but not explained. Show, don’t tell.</w:t>
      </w:r>
    </w:p>
  </w:comment>
  <w:comment w:id="13" w:author="Patrick" w:date="2020-07-29T13:22:00Z" w:initials="P">
    <w:p w14:paraId="2DA6CB90" w14:textId="5387DDC7" w:rsidR="00774023" w:rsidRDefault="00774023">
      <w:pPr>
        <w:pStyle w:val="Commentaire"/>
      </w:pPr>
      <w:r>
        <w:rPr>
          <w:rStyle w:val="Marquedecommentaire"/>
        </w:rPr>
        <w:annotationRef/>
      </w:r>
      <w:r>
        <w:t>Can you bring it back to the specific kinds of events you are interested in and which might be single large events, and which might be small? The spatial autocorrelation question is interesting, but I wonder if you start to ask a different type of question when thinking about multiple, fragmented “events”</w:t>
      </w:r>
    </w:p>
  </w:comment>
  <w:comment w:id="15" w:author="Patrick" w:date="2020-07-29T13:24:00Z" w:initials="P">
    <w:p w14:paraId="67D88DB4" w14:textId="3750E38A" w:rsidR="00774023" w:rsidRDefault="00774023">
      <w:pPr>
        <w:pStyle w:val="Commentaire"/>
      </w:pPr>
      <w:r>
        <w:rPr>
          <w:rStyle w:val="Marquedecommentaire"/>
        </w:rPr>
        <w:annotationRef/>
      </w:r>
      <w:r>
        <w:t>Could the “event” persist through time and be present in different populations? You cold unpack this idea and place it in context here with ecological examples</w:t>
      </w:r>
    </w:p>
  </w:comment>
  <w:comment w:id="17" w:author="Patrick" w:date="2020-07-29T13:26:00Z" w:initials="P">
    <w:p w14:paraId="7AAB4D8B" w14:textId="49875BD2" w:rsidR="00774023" w:rsidRDefault="00774023">
      <w:pPr>
        <w:pStyle w:val="Commentaire"/>
      </w:pPr>
      <w:r>
        <w:rPr>
          <w:rStyle w:val="Marquedecommentaire"/>
        </w:rPr>
        <w:annotationRef/>
      </w:r>
      <w:r>
        <w:t>And above</w:t>
      </w:r>
    </w:p>
  </w:comment>
  <w:comment w:id="19" w:author="Patrick" w:date="2020-07-29T13:31:00Z" w:initials="P">
    <w:p w14:paraId="7B36BAF8" w14:textId="00EA096A" w:rsidR="00774023" w:rsidRDefault="00774023">
      <w:pPr>
        <w:pStyle w:val="Commentaire"/>
      </w:pPr>
      <w:r>
        <w:rPr>
          <w:rStyle w:val="Marquedecommentaire"/>
        </w:rPr>
        <w:annotationRef/>
      </w:r>
      <w:r>
        <w:t xml:space="preserve">I suggest you totally dissect this paragraph and reconstruct it. </w:t>
      </w:r>
    </w:p>
  </w:comment>
  <w:comment w:id="20" w:author="Patrick" w:date="2020-07-29T13:30:00Z" w:initials="P">
    <w:p w14:paraId="704FFF9D" w14:textId="66BBE010" w:rsidR="00774023" w:rsidRDefault="00774023">
      <w:pPr>
        <w:pStyle w:val="Commentaire"/>
      </w:pPr>
      <w:r>
        <w:rPr>
          <w:rStyle w:val="Marquedecommentaire"/>
        </w:rPr>
        <w:annotationRef/>
      </w:r>
      <w:r>
        <w:t xml:space="preserve">I do not understand this.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0ACEA1" w15:done="0"/>
  <w15:commentEx w15:paraId="0389988E" w15:paraIdParent="740ACEA1" w15:done="0"/>
  <w15:commentEx w15:paraId="24AFB168" w15:done="0"/>
  <w15:commentEx w15:paraId="7426DE3D" w15:paraIdParent="24AFB168" w15:done="0"/>
  <w15:commentEx w15:paraId="683171F1" w15:done="0"/>
  <w15:commentEx w15:paraId="4A91A583" w15:done="0"/>
  <w15:commentEx w15:paraId="0AC95DE9" w15:done="0"/>
  <w15:commentEx w15:paraId="79DE3AAB" w15:done="0"/>
  <w15:commentEx w15:paraId="2DA6CB90" w15:done="0"/>
  <w15:commentEx w15:paraId="67D88DB4" w15:done="0"/>
  <w15:commentEx w15:paraId="7AAB4D8B" w15:done="0"/>
  <w15:commentEx w15:paraId="7B36BAF8" w15:done="0"/>
  <w15:commentEx w15:paraId="704FFF9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9E7D9F" w14:textId="77777777" w:rsidR="009529EF" w:rsidRDefault="009529EF" w:rsidP="00596125">
      <w:pPr>
        <w:spacing w:after="0" w:line="240" w:lineRule="auto"/>
      </w:pPr>
      <w:r>
        <w:separator/>
      </w:r>
    </w:p>
  </w:endnote>
  <w:endnote w:type="continuationSeparator" w:id="0">
    <w:p w14:paraId="461992DC" w14:textId="77777777" w:rsidR="009529EF" w:rsidRDefault="009529EF" w:rsidP="00596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23703"/>
      <w:docPartObj>
        <w:docPartGallery w:val="Page Numbers (Bottom of Page)"/>
        <w:docPartUnique/>
      </w:docPartObj>
    </w:sdtPr>
    <w:sdtEndPr/>
    <w:sdtContent>
      <w:p w14:paraId="4D925038" w14:textId="642616DC" w:rsidR="00774023" w:rsidRDefault="00774023">
        <w:pPr>
          <w:pStyle w:val="Pieddepage"/>
          <w:jc w:val="right"/>
        </w:pPr>
        <w:r>
          <w:fldChar w:fldCharType="begin"/>
        </w:r>
        <w:r>
          <w:instrText>PAGE   \* MERGEFORMAT</w:instrText>
        </w:r>
        <w:r>
          <w:fldChar w:fldCharType="separate"/>
        </w:r>
        <w:r w:rsidR="00C550A7" w:rsidRPr="00C550A7">
          <w:rPr>
            <w:noProof/>
            <w:lang w:val="fr-FR"/>
          </w:rPr>
          <w:t>31</w:t>
        </w:r>
        <w:r>
          <w:fldChar w:fldCharType="end"/>
        </w:r>
      </w:p>
    </w:sdtContent>
  </w:sdt>
  <w:p w14:paraId="3FAB228B" w14:textId="77777777" w:rsidR="00774023" w:rsidRDefault="0077402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98696C" w14:textId="77777777" w:rsidR="009529EF" w:rsidRDefault="009529EF" w:rsidP="00596125">
      <w:pPr>
        <w:spacing w:after="0" w:line="240" w:lineRule="auto"/>
      </w:pPr>
      <w:r>
        <w:separator/>
      </w:r>
    </w:p>
  </w:footnote>
  <w:footnote w:type="continuationSeparator" w:id="0">
    <w:p w14:paraId="65AAD7FC" w14:textId="77777777" w:rsidR="009529EF" w:rsidRDefault="009529EF" w:rsidP="005961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5"/>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n WITTISCHE">
    <w15:presenceInfo w15:providerId="Windows Live" w15:userId="33223d2814f40967"/>
  </w15:person>
  <w15:person w15:author="Patrick">
    <w15:presenceInfo w15:providerId="None" w15:userId="Pat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A3MjCzMDQ2MTYxMjNQ0lEKTi0uzszPAykwNqgFAFg6TuctAAAA"/>
  </w:docVars>
  <w:rsids>
    <w:rsidRoot w:val="004E13A5"/>
    <w:rsid w:val="00000454"/>
    <w:rsid w:val="0000168C"/>
    <w:rsid w:val="00002466"/>
    <w:rsid w:val="00002A64"/>
    <w:rsid w:val="0000309C"/>
    <w:rsid w:val="0000391E"/>
    <w:rsid w:val="000053C7"/>
    <w:rsid w:val="00005F69"/>
    <w:rsid w:val="00006829"/>
    <w:rsid w:val="00011C71"/>
    <w:rsid w:val="0001269B"/>
    <w:rsid w:val="00013275"/>
    <w:rsid w:val="00013579"/>
    <w:rsid w:val="000141B3"/>
    <w:rsid w:val="0001712C"/>
    <w:rsid w:val="00017CBA"/>
    <w:rsid w:val="00017E75"/>
    <w:rsid w:val="00017F16"/>
    <w:rsid w:val="00021D02"/>
    <w:rsid w:val="000222ED"/>
    <w:rsid w:val="000227A4"/>
    <w:rsid w:val="00023F2C"/>
    <w:rsid w:val="00024F61"/>
    <w:rsid w:val="00025988"/>
    <w:rsid w:val="00026052"/>
    <w:rsid w:val="0002624B"/>
    <w:rsid w:val="00026490"/>
    <w:rsid w:val="00026783"/>
    <w:rsid w:val="000270B4"/>
    <w:rsid w:val="00027F85"/>
    <w:rsid w:val="0003098F"/>
    <w:rsid w:val="00032375"/>
    <w:rsid w:val="00033B96"/>
    <w:rsid w:val="00034D01"/>
    <w:rsid w:val="00043A33"/>
    <w:rsid w:val="00044857"/>
    <w:rsid w:val="0004518E"/>
    <w:rsid w:val="00045E93"/>
    <w:rsid w:val="00051F54"/>
    <w:rsid w:val="00053498"/>
    <w:rsid w:val="00053730"/>
    <w:rsid w:val="00055B96"/>
    <w:rsid w:val="00055C1A"/>
    <w:rsid w:val="00056C25"/>
    <w:rsid w:val="00056F49"/>
    <w:rsid w:val="000575AB"/>
    <w:rsid w:val="00060B67"/>
    <w:rsid w:val="00061580"/>
    <w:rsid w:val="000623C8"/>
    <w:rsid w:val="00063753"/>
    <w:rsid w:val="000637AB"/>
    <w:rsid w:val="00064F7E"/>
    <w:rsid w:val="000673CD"/>
    <w:rsid w:val="00067650"/>
    <w:rsid w:val="00067800"/>
    <w:rsid w:val="00067B6C"/>
    <w:rsid w:val="00067CAB"/>
    <w:rsid w:val="00072895"/>
    <w:rsid w:val="00072AB5"/>
    <w:rsid w:val="00073EE3"/>
    <w:rsid w:val="000745F8"/>
    <w:rsid w:val="00074A4E"/>
    <w:rsid w:val="00074A90"/>
    <w:rsid w:val="00074D7C"/>
    <w:rsid w:val="000752B5"/>
    <w:rsid w:val="000753A8"/>
    <w:rsid w:val="00076536"/>
    <w:rsid w:val="0007763B"/>
    <w:rsid w:val="00077818"/>
    <w:rsid w:val="00077D03"/>
    <w:rsid w:val="00081DB8"/>
    <w:rsid w:val="00082620"/>
    <w:rsid w:val="00084066"/>
    <w:rsid w:val="00087ACB"/>
    <w:rsid w:val="00091C4E"/>
    <w:rsid w:val="00092FF0"/>
    <w:rsid w:val="00093A55"/>
    <w:rsid w:val="000955D0"/>
    <w:rsid w:val="00095B49"/>
    <w:rsid w:val="00095FC2"/>
    <w:rsid w:val="000968AD"/>
    <w:rsid w:val="00097A65"/>
    <w:rsid w:val="000A22EB"/>
    <w:rsid w:val="000A301E"/>
    <w:rsid w:val="000A3EC4"/>
    <w:rsid w:val="000A5079"/>
    <w:rsid w:val="000A5888"/>
    <w:rsid w:val="000A6671"/>
    <w:rsid w:val="000A6983"/>
    <w:rsid w:val="000A7724"/>
    <w:rsid w:val="000B078B"/>
    <w:rsid w:val="000B2A40"/>
    <w:rsid w:val="000B306E"/>
    <w:rsid w:val="000B3530"/>
    <w:rsid w:val="000B3F8B"/>
    <w:rsid w:val="000B568D"/>
    <w:rsid w:val="000B57B3"/>
    <w:rsid w:val="000B6A15"/>
    <w:rsid w:val="000B7CDD"/>
    <w:rsid w:val="000C1EE3"/>
    <w:rsid w:val="000C2859"/>
    <w:rsid w:val="000C43B2"/>
    <w:rsid w:val="000C4C79"/>
    <w:rsid w:val="000D03BF"/>
    <w:rsid w:val="000D08D6"/>
    <w:rsid w:val="000D147C"/>
    <w:rsid w:val="000D1B30"/>
    <w:rsid w:val="000D1CB4"/>
    <w:rsid w:val="000D5B7A"/>
    <w:rsid w:val="000D5C81"/>
    <w:rsid w:val="000D683F"/>
    <w:rsid w:val="000D6D10"/>
    <w:rsid w:val="000D74D9"/>
    <w:rsid w:val="000E06D6"/>
    <w:rsid w:val="000E1A78"/>
    <w:rsid w:val="000E2680"/>
    <w:rsid w:val="000E3A1A"/>
    <w:rsid w:val="000E54F4"/>
    <w:rsid w:val="000E5A37"/>
    <w:rsid w:val="000F06F3"/>
    <w:rsid w:val="000F4009"/>
    <w:rsid w:val="000F49A2"/>
    <w:rsid w:val="000F79A4"/>
    <w:rsid w:val="00104E43"/>
    <w:rsid w:val="001056C8"/>
    <w:rsid w:val="00107891"/>
    <w:rsid w:val="001079BE"/>
    <w:rsid w:val="0011218E"/>
    <w:rsid w:val="001155AF"/>
    <w:rsid w:val="00115765"/>
    <w:rsid w:val="00117E9F"/>
    <w:rsid w:val="00121054"/>
    <w:rsid w:val="0012140E"/>
    <w:rsid w:val="001221C3"/>
    <w:rsid w:val="00123128"/>
    <w:rsid w:val="001232DB"/>
    <w:rsid w:val="00124964"/>
    <w:rsid w:val="00124A09"/>
    <w:rsid w:val="0012642F"/>
    <w:rsid w:val="00126DC2"/>
    <w:rsid w:val="00127CC5"/>
    <w:rsid w:val="00127D3A"/>
    <w:rsid w:val="00127F13"/>
    <w:rsid w:val="0013029C"/>
    <w:rsid w:val="0013089B"/>
    <w:rsid w:val="00130BC1"/>
    <w:rsid w:val="00130C89"/>
    <w:rsid w:val="00131252"/>
    <w:rsid w:val="00131E2F"/>
    <w:rsid w:val="00133B7C"/>
    <w:rsid w:val="0013574D"/>
    <w:rsid w:val="00136405"/>
    <w:rsid w:val="00136C7B"/>
    <w:rsid w:val="001371AE"/>
    <w:rsid w:val="00140675"/>
    <w:rsid w:val="00140CCA"/>
    <w:rsid w:val="001411DE"/>
    <w:rsid w:val="001425D4"/>
    <w:rsid w:val="001429F5"/>
    <w:rsid w:val="001446F6"/>
    <w:rsid w:val="00146654"/>
    <w:rsid w:val="001467B2"/>
    <w:rsid w:val="00147BDF"/>
    <w:rsid w:val="0015292B"/>
    <w:rsid w:val="00152A73"/>
    <w:rsid w:val="001535E2"/>
    <w:rsid w:val="00154844"/>
    <w:rsid w:val="00155C4D"/>
    <w:rsid w:val="001563B0"/>
    <w:rsid w:val="001571E0"/>
    <w:rsid w:val="00161403"/>
    <w:rsid w:val="00162C41"/>
    <w:rsid w:val="001633CB"/>
    <w:rsid w:val="00164AEE"/>
    <w:rsid w:val="00167216"/>
    <w:rsid w:val="00167AEB"/>
    <w:rsid w:val="00170501"/>
    <w:rsid w:val="00170C36"/>
    <w:rsid w:val="00171477"/>
    <w:rsid w:val="00171B72"/>
    <w:rsid w:val="00174C4C"/>
    <w:rsid w:val="00174D09"/>
    <w:rsid w:val="00174DDB"/>
    <w:rsid w:val="001751BD"/>
    <w:rsid w:val="001756ED"/>
    <w:rsid w:val="001765A4"/>
    <w:rsid w:val="00176B13"/>
    <w:rsid w:val="0017749B"/>
    <w:rsid w:val="00180AFB"/>
    <w:rsid w:val="0018204C"/>
    <w:rsid w:val="0018247F"/>
    <w:rsid w:val="00183124"/>
    <w:rsid w:val="00184ABD"/>
    <w:rsid w:val="00184FCD"/>
    <w:rsid w:val="001854BA"/>
    <w:rsid w:val="00186794"/>
    <w:rsid w:val="00190258"/>
    <w:rsid w:val="0019294D"/>
    <w:rsid w:val="0019382F"/>
    <w:rsid w:val="001950CB"/>
    <w:rsid w:val="00195791"/>
    <w:rsid w:val="001965D2"/>
    <w:rsid w:val="001A0280"/>
    <w:rsid w:val="001A3BDD"/>
    <w:rsid w:val="001A5222"/>
    <w:rsid w:val="001A5615"/>
    <w:rsid w:val="001B0116"/>
    <w:rsid w:val="001B077C"/>
    <w:rsid w:val="001B42BC"/>
    <w:rsid w:val="001B4AB6"/>
    <w:rsid w:val="001B5C4E"/>
    <w:rsid w:val="001B721A"/>
    <w:rsid w:val="001C20B2"/>
    <w:rsid w:val="001C2928"/>
    <w:rsid w:val="001C38DB"/>
    <w:rsid w:val="001C3A06"/>
    <w:rsid w:val="001C73C8"/>
    <w:rsid w:val="001D0ACA"/>
    <w:rsid w:val="001D1B0E"/>
    <w:rsid w:val="001D2ADC"/>
    <w:rsid w:val="001D3FDE"/>
    <w:rsid w:val="001D512B"/>
    <w:rsid w:val="001D512F"/>
    <w:rsid w:val="001D5510"/>
    <w:rsid w:val="001E0296"/>
    <w:rsid w:val="001E1272"/>
    <w:rsid w:val="001E16C9"/>
    <w:rsid w:val="001E28D2"/>
    <w:rsid w:val="001E3806"/>
    <w:rsid w:val="001E3C7E"/>
    <w:rsid w:val="001E483E"/>
    <w:rsid w:val="001E4D7C"/>
    <w:rsid w:val="001E570D"/>
    <w:rsid w:val="001E58E9"/>
    <w:rsid w:val="001F3196"/>
    <w:rsid w:val="001F4124"/>
    <w:rsid w:val="001F42AA"/>
    <w:rsid w:val="001F4307"/>
    <w:rsid w:val="001F6DBA"/>
    <w:rsid w:val="001F6EAA"/>
    <w:rsid w:val="001F6EAC"/>
    <w:rsid w:val="001F7518"/>
    <w:rsid w:val="00200373"/>
    <w:rsid w:val="0020343C"/>
    <w:rsid w:val="00204474"/>
    <w:rsid w:val="002050D0"/>
    <w:rsid w:val="0021147F"/>
    <w:rsid w:val="00213093"/>
    <w:rsid w:val="00217199"/>
    <w:rsid w:val="0022197D"/>
    <w:rsid w:val="00222868"/>
    <w:rsid w:val="002234E0"/>
    <w:rsid w:val="00226237"/>
    <w:rsid w:val="002268C5"/>
    <w:rsid w:val="0022740C"/>
    <w:rsid w:val="0023072B"/>
    <w:rsid w:val="0023083C"/>
    <w:rsid w:val="002340FD"/>
    <w:rsid w:val="002344C1"/>
    <w:rsid w:val="00234531"/>
    <w:rsid w:val="002363EE"/>
    <w:rsid w:val="002377D0"/>
    <w:rsid w:val="0024289D"/>
    <w:rsid w:val="002446CC"/>
    <w:rsid w:val="002456C9"/>
    <w:rsid w:val="00245CCF"/>
    <w:rsid w:val="00250512"/>
    <w:rsid w:val="0025060E"/>
    <w:rsid w:val="00250C27"/>
    <w:rsid w:val="00251650"/>
    <w:rsid w:val="0025226F"/>
    <w:rsid w:val="00252A94"/>
    <w:rsid w:val="00252F55"/>
    <w:rsid w:val="00253769"/>
    <w:rsid w:val="002538EE"/>
    <w:rsid w:val="002549F5"/>
    <w:rsid w:val="00254C32"/>
    <w:rsid w:val="002575B1"/>
    <w:rsid w:val="00257C14"/>
    <w:rsid w:val="0026174E"/>
    <w:rsid w:val="00261B7F"/>
    <w:rsid w:val="00262D52"/>
    <w:rsid w:val="00263F2E"/>
    <w:rsid w:val="002648C9"/>
    <w:rsid w:val="00266374"/>
    <w:rsid w:val="00266A86"/>
    <w:rsid w:val="00266D04"/>
    <w:rsid w:val="00267018"/>
    <w:rsid w:val="002676EC"/>
    <w:rsid w:val="002718C5"/>
    <w:rsid w:val="002760DF"/>
    <w:rsid w:val="00276516"/>
    <w:rsid w:val="00276CE2"/>
    <w:rsid w:val="002810B8"/>
    <w:rsid w:val="002829C4"/>
    <w:rsid w:val="00282E4D"/>
    <w:rsid w:val="00284908"/>
    <w:rsid w:val="00285BCD"/>
    <w:rsid w:val="002862FB"/>
    <w:rsid w:val="00287B30"/>
    <w:rsid w:val="00290241"/>
    <w:rsid w:val="00290668"/>
    <w:rsid w:val="00290DA8"/>
    <w:rsid w:val="00290FDF"/>
    <w:rsid w:val="00291776"/>
    <w:rsid w:val="00292102"/>
    <w:rsid w:val="00295FF4"/>
    <w:rsid w:val="002972B7"/>
    <w:rsid w:val="00297FFA"/>
    <w:rsid w:val="002A0488"/>
    <w:rsid w:val="002A1E12"/>
    <w:rsid w:val="002A1F8B"/>
    <w:rsid w:val="002A3DE7"/>
    <w:rsid w:val="002A488E"/>
    <w:rsid w:val="002B1325"/>
    <w:rsid w:val="002B4583"/>
    <w:rsid w:val="002C3535"/>
    <w:rsid w:val="002C36D6"/>
    <w:rsid w:val="002C3A65"/>
    <w:rsid w:val="002C3D4F"/>
    <w:rsid w:val="002C44A3"/>
    <w:rsid w:val="002C56D3"/>
    <w:rsid w:val="002C668E"/>
    <w:rsid w:val="002C7903"/>
    <w:rsid w:val="002C7C02"/>
    <w:rsid w:val="002D00E2"/>
    <w:rsid w:val="002D1CC0"/>
    <w:rsid w:val="002D262F"/>
    <w:rsid w:val="002D2EEA"/>
    <w:rsid w:val="002D4601"/>
    <w:rsid w:val="002D63E3"/>
    <w:rsid w:val="002E0D4E"/>
    <w:rsid w:val="002E1313"/>
    <w:rsid w:val="002E615A"/>
    <w:rsid w:val="002E7623"/>
    <w:rsid w:val="002F00E9"/>
    <w:rsid w:val="002F032B"/>
    <w:rsid w:val="002F1D89"/>
    <w:rsid w:val="002F222A"/>
    <w:rsid w:val="002F4A70"/>
    <w:rsid w:val="002F50D0"/>
    <w:rsid w:val="002F510B"/>
    <w:rsid w:val="002F53A6"/>
    <w:rsid w:val="002F5737"/>
    <w:rsid w:val="00302E8C"/>
    <w:rsid w:val="0030512B"/>
    <w:rsid w:val="0031038B"/>
    <w:rsid w:val="00310B2C"/>
    <w:rsid w:val="00311A8D"/>
    <w:rsid w:val="00311C05"/>
    <w:rsid w:val="0031329F"/>
    <w:rsid w:val="003136A1"/>
    <w:rsid w:val="003143B1"/>
    <w:rsid w:val="00314411"/>
    <w:rsid w:val="00314CA1"/>
    <w:rsid w:val="00315CBD"/>
    <w:rsid w:val="00316ED7"/>
    <w:rsid w:val="0032094E"/>
    <w:rsid w:val="00322EF1"/>
    <w:rsid w:val="00323843"/>
    <w:rsid w:val="00326306"/>
    <w:rsid w:val="00327D5D"/>
    <w:rsid w:val="00331CF4"/>
    <w:rsid w:val="00332595"/>
    <w:rsid w:val="003333C4"/>
    <w:rsid w:val="00335E2F"/>
    <w:rsid w:val="003378A5"/>
    <w:rsid w:val="00337F86"/>
    <w:rsid w:val="003422BA"/>
    <w:rsid w:val="00342BF4"/>
    <w:rsid w:val="003430E4"/>
    <w:rsid w:val="00347EEB"/>
    <w:rsid w:val="00350E98"/>
    <w:rsid w:val="00351520"/>
    <w:rsid w:val="0035426D"/>
    <w:rsid w:val="003545AD"/>
    <w:rsid w:val="003549D9"/>
    <w:rsid w:val="00354DBD"/>
    <w:rsid w:val="00354E8A"/>
    <w:rsid w:val="0035558D"/>
    <w:rsid w:val="00355E82"/>
    <w:rsid w:val="00355F4E"/>
    <w:rsid w:val="00356D6A"/>
    <w:rsid w:val="00356F5D"/>
    <w:rsid w:val="00357CA8"/>
    <w:rsid w:val="003615F1"/>
    <w:rsid w:val="003654C9"/>
    <w:rsid w:val="00367BC5"/>
    <w:rsid w:val="0037039A"/>
    <w:rsid w:val="003706EC"/>
    <w:rsid w:val="003711DA"/>
    <w:rsid w:val="00373A31"/>
    <w:rsid w:val="003741B4"/>
    <w:rsid w:val="00374ECD"/>
    <w:rsid w:val="00374F31"/>
    <w:rsid w:val="003759E4"/>
    <w:rsid w:val="00377029"/>
    <w:rsid w:val="0037716B"/>
    <w:rsid w:val="00377FD9"/>
    <w:rsid w:val="00382F3C"/>
    <w:rsid w:val="00383673"/>
    <w:rsid w:val="003837A0"/>
    <w:rsid w:val="00384231"/>
    <w:rsid w:val="00384CD3"/>
    <w:rsid w:val="00384DF0"/>
    <w:rsid w:val="003854C0"/>
    <w:rsid w:val="00386410"/>
    <w:rsid w:val="00386BA1"/>
    <w:rsid w:val="00386C07"/>
    <w:rsid w:val="0039025A"/>
    <w:rsid w:val="0039028C"/>
    <w:rsid w:val="00390597"/>
    <w:rsid w:val="00391295"/>
    <w:rsid w:val="0039225C"/>
    <w:rsid w:val="00392DE7"/>
    <w:rsid w:val="00394C28"/>
    <w:rsid w:val="00396207"/>
    <w:rsid w:val="00396770"/>
    <w:rsid w:val="00397084"/>
    <w:rsid w:val="003A1360"/>
    <w:rsid w:val="003A27A1"/>
    <w:rsid w:val="003A30C6"/>
    <w:rsid w:val="003A4F52"/>
    <w:rsid w:val="003A5706"/>
    <w:rsid w:val="003B19F7"/>
    <w:rsid w:val="003B3778"/>
    <w:rsid w:val="003B3FF3"/>
    <w:rsid w:val="003B5A7D"/>
    <w:rsid w:val="003B771C"/>
    <w:rsid w:val="003C17E9"/>
    <w:rsid w:val="003C228D"/>
    <w:rsid w:val="003C3E3B"/>
    <w:rsid w:val="003C45C0"/>
    <w:rsid w:val="003C46CA"/>
    <w:rsid w:val="003C4854"/>
    <w:rsid w:val="003C4910"/>
    <w:rsid w:val="003C4FA0"/>
    <w:rsid w:val="003C681E"/>
    <w:rsid w:val="003C6825"/>
    <w:rsid w:val="003C7909"/>
    <w:rsid w:val="003C7CA3"/>
    <w:rsid w:val="003D41F3"/>
    <w:rsid w:val="003D4DE5"/>
    <w:rsid w:val="003D4FA3"/>
    <w:rsid w:val="003D56EC"/>
    <w:rsid w:val="003D5A1B"/>
    <w:rsid w:val="003D67FC"/>
    <w:rsid w:val="003D72B7"/>
    <w:rsid w:val="003D7520"/>
    <w:rsid w:val="003E094B"/>
    <w:rsid w:val="003E16F2"/>
    <w:rsid w:val="003E3E3C"/>
    <w:rsid w:val="003E5DC8"/>
    <w:rsid w:val="003E6E25"/>
    <w:rsid w:val="003E71A5"/>
    <w:rsid w:val="003E73EA"/>
    <w:rsid w:val="003F1140"/>
    <w:rsid w:val="003F114F"/>
    <w:rsid w:val="003F2FF1"/>
    <w:rsid w:val="003F354B"/>
    <w:rsid w:val="003F382F"/>
    <w:rsid w:val="003F3E31"/>
    <w:rsid w:val="003F6100"/>
    <w:rsid w:val="003F69D8"/>
    <w:rsid w:val="003F7F85"/>
    <w:rsid w:val="00401B87"/>
    <w:rsid w:val="00401C87"/>
    <w:rsid w:val="004021B6"/>
    <w:rsid w:val="004024F6"/>
    <w:rsid w:val="004032CF"/>
    <w:rsid w:val="004036B9"/>
    <w:rsid w:val="00405886"/>
    <w:rsid w:val="004058E4"/>
    <w:rsid w:val="00406446"/>
    <w:rsid w:val="00407351"/>
    <w:rsid w:val="00410133"/>
    <w:rsid w:val="0041016F"/>
    <w:rsid w:val="00411503"/>
    <w:rsid w:val="004119E6"/>
    <w:rsid w:val="00415543"/>
    <w:rsid w:val="00415B08"/>
    <w:rsid w:val="00415BB4"/>
    <w:rsid w:val="0041618B"/>
    <w:rsid w:val="004170BB"/>
    <w:rsid w:val="004176BF"/>
    <w:rsid w:val="0041772B"/>
    <w:rsid w:val="0042030E"/>
    <w:rsid w:val="004218EE"/>
    <w:rsid w:val="004225F4"/>
    <w:rsid w:val="00422C59"/>
    <w:rsid w:val="00425183"/>
    <w:rsid w:val="00425BB7"/>
    <w:rsid w:val="00430107"/>
    <w:rsid w:val="004305E4"/>
    <w:rsid w:val="004306AD"/>
    <w:rsid w:val="0043100B"/>
    <w:rsid w:val="0043113A"/>
    <w:rsid w:val="00433983"/>
    <w:rsid w:val="00435DEE"/>
    <w:rsid w:val="00435FC0"/>
    <w:rsid w:val="00436872"/>
    <w:rsid w:val="004378A1"/>
    <w:rsid w:val="0044118B"/>
    <w:rsid w:val="0044180A"/>
    <w:rsid w:val="00441A68"/>
    <w:rsid w:val="004441A5"/>
    <w:rsid w:val="00450EC4"/>
    <w:rsid w:val="0045144B"/>
    <w:rsid w:val="00451660"/>
    <w:rsid w:val="00451F89"/>
    <w:rsid w:val="00455008"/>
    <w:rsid w:val="004616CF"/>
    <w:rsid w:val="00461C2D"/>
    <w:rsid w:val="00464830"/>
    <w:rsid w:val="00464A53"/>
    <w:rsid w:val="0047226E"/>
    <w:rsid w:val="00472402"/>
    <w:rsid w:val="004724FE"/>
    <w:rsid w:val="00474B98"/>
    <w:rsid w:val="00475747"/>
    <w:rsid w:val="00476B05"/>
    <w:rsid w:val="00480063"/>
    <w:rsid w:val="00480282"/>
    <w:rsid w:val="0048240C"/>
    <w:rsid w:val="0048505E"/>
    <w:rsid w:val="00485ADA"/>
    <w:rsid w:val="00487A82"/>
    <w:rsid w:val="00492036"/>
    <w:rsid w:val="00492594"/>
    <w:rsid w:val="00492978"/>
    <w:rsid w:val="004950B6"/>
    <w:rsid w:val="00495321"/>
    <w:rsid w:val="004960F6"/>
    <w:rsid w:val="0049704F"/>
    <w:rsid w:val="00497A69"/>
    <w:rsid w:val="004A0F6F"/>
    <w:rsid w:val="004A1195"/>
    <w:rsid w:val="004A31BB"/>
    <w:rsid w:val="004A38A8"/>
    <w:rsid w:val="004A42FA"/>
    <w:rsid w:val="004A6030"/>
    <w:rsid w:val="004A6053"/>
    <w:rsid w:val="004A6ACA"/>
    <w:rsid w:val="004A6C2F"/>
    <w:rsid w:val="004A6CE0"/>
    <w:rsid w:val="004B01E2"/>
    <w:rsid w:val="004B09C0"/>
    <w:rsid w:val="004B1469"/>
    <w:rsid w:val="004B20F9"/>
    <w:rsid w:val="004B3E70"/>
    <w:rsid w:val="004B4990"/>
    <w:rsid w:val="004B5712"/>
    <w:rsid w:val="004B600A"/>
    <w:rsid w:val="004B65F7"/>
    <w:rsid w:val="004B692A"/>
    <w:rsid w:val="004B7793"/>
    <w:rsid w:val="004C0170"/>
    <w:rsid w:val="004C2190"/>
    <w:rsid w:val="004C27A8"/>
    <w:rsid w:val="004C27F4"/>
    <w:rsid w:val="004C5976"/>
    <w:rsid w:val="004C7C6F"/>
    <w:rsid w:val="004D0391"/>
    <w:rsid w:val="004D104E"/>
    <w:rsid w:val="004D1456"/>
    <w:rsid w:val="004D22FC"/>
    <w:rsid w:val="004D4681"/>
    <w:rsid w:val="004D5094"/>
    <w:rsid w:val="004D63F8"/>
    <w:rsid w:val="004D64CA"/>
    <w:rsid w:val="004D7255"/>
    <w:rsid w:val="004E072F"/>
    <w:rsid w:val="004E0FF0"/>
    <w:rsid w:val="004E13A5"/>
    <w:rsid w:val="004E3D3B"/>
    <w:rsid w:val="004E3EF4"/>
    <w:rsid w:val="004E50E5"/>
    <w:rsid w:val="004E5352"/>
    <w:rsid w:val="004E6917"/>
    <w:rsid w:val="004F11B7"/>
    <w:rsid w:val="004F3DEA"/>
    <w:rsid w:val="004F5616"/>
    <w:rsid w:val="004F5F02"/>
    <w:rsid w:val="004F670E"/>
    <w:rsid w:val="004F6B26"/>
    <w:rsid w:val="004F75B9"/>
    <w:rsid w:val="004F7610"/>
    <w:rsid w:val="004F7C4A"/>
    <w:rsid w:val="004F7DFD"/>
    <w:rsid w:val="00500627"/>
    <w:rsid w:val="00500E46"/>
    <w:rsid w:val="005015CA"/>
    <w:rsid w:val="00501FD5"/>
    <w:rsid w:val="00503A2E"/>
    <w:rsid w:val="00504319"/>
    <w:rsid w:val="0050472E"/>
    <w:rsid w:val="00504E37"/>
    <w:rsid w:val="00505232"/>
    <w:rsid w:val="005063D9"/>
    <w:rsid w:val="00506E45"/>
    <w:rsid w:val="00510355"/>
    <w:rsid w:val="00510AB3"/>
    <w:rsid w:val="005154C3"/>
    <w:rsid w:val="0051590A"/>
    <w:rsid w:val="005159F5"/>
    <w:rsid w:val="00516D7F"/>
    <w:rsid w:val="00522BA6"/>
    <w:rsid w:val="00522C3E"/>
    <w:rsid w:val="00523484"/>
    <w:rsid w:val="00524392"/>
    <w:rsid w:val="005248EF"/>
    <w:rsid w:val="0053038E"/>
    <w:rsid w:val="0053064B"/>
    <w:rsid w:val="00530706"/>
    <w:rsid w:val="00530707"/>
    <w:rsid w:val="00530C19"/>
    <w:rsid w:val="00532158"/>
    <w:rsid w:val="005336FB"/>
    <w:rsid w:val="00533C55"/>
    <w:rsid w:val="00534D93"/>
    <w:rsid w:val="005357E7"/>
    <w:rsid w:val="00535B75"/>
    <w:rsid w:val="00535DAC"/>
    <w:rsid w:val="005363F4"/>
    <w:rsid w:val="00537346"/>
    <w:rsid w:val="00537BAC"/>
    <w:rsid w:val="00540E32"/>
    <w:rsid w:val="00541832"/>
    <w:rsid w:val="005429AE"/>
    <w:rsid w:val="0054565E"/>
    <w:rsid w:val="00546239"/>
    <w:rsid w:val="00547B44"/>
    <w:rsid w:val="005524EA"/>
    <w:rsid w:val="00552FCF"/>
    <w:rsid w:val="005542C9"/>
    <w:rsid w:val="00555324"/>
    <w:rsid w:val="00561DE1"/>
    <w:rsid w:val="00562FD4"/>
    <w:rsid w:val="00564AA6"/>
    <w:rsid w:val="005655B6"/>
    <w:rsid w:val="005663CD"/>
    <w:rsid w:val="0056645A"/>
    <w:rsid w:val="005718BB"/>
    <w:rsid w:val="00572191"/>
    <w:rsid w:val="005725C7"/>
    <w:rsid w:val="005750CA"/>
    <w:rsid w:val="00576349"/>
    <w:rsid w:val="00577AF7"/>
    <w:rsid w:val="00577BA0"/>
    <w:rsid w:val="0058294B"/>
    <w:rsid w:val="00584133"/>
    <w:rsid w:val="00586186"/>
    <w:rsid w:val="0058664C"/>
    <w:rsid w:val="0059053F"/>
    <w:rsid w:val="00593107"/>
    <w:rsid w:val="00593DF4"/>
    <w:rsid w:val="0059426E"/>
    <w:rsid w:val="00596125"/>
    <w:rsid w:val="00596B92"/>
    <w:rsid w:val="005A17AF"/>
    <w:rsid w:val="005A19D3"/>
    <w:rsid w:val="005A4792"/>
    <w:rsid w:val="005A56C0"/>
    <w:rsid w:val="005A588F"/>
    <w:rsid w:val="005A6C4E"/>
    <w:rsid w:val="005A7AE1"/>
    <w:rsid w:val="005A7E68"/>
    <w:rsid w:val="005B5111"/>
    <w:rsid w:val="005B52B2"/>
    <w:rsid w:val="005B5C24"/>
    <w:rsid w:val="005B67F7"/>
    <w:rsid w:val="005B723C"/>
    <w:rsid w:val="005B75A9"/>
    <w:rsid w:val="005C17F4"/>
    <w:rsid w:val="005C1D4B"/>
    <w:rsid w:val="005C268D"/>
    <w:rsid w:val="005C6117"/>
    <w:rsid w:val="005C66EB"/>
    <w:rsid w:val="005C6B4D"/>
    <w:rsid w:val="005C7AE2"/>
    <w:rsid w:val="005D027E"/>
    <w:rsid w:val="005D04ED"/>
    <w:rsid w:val="005D0E13"/>
    <w:rsid w:val="005D51DE"/>
    <w:rsid w:val="005D5434"/>
    <w:rsid w:val="005D5951"/>
    <w:rsid w:val="005D663D"/>
    <w:rsid w:val="005D6657"/>
    <w:rsid w:val="005D6EA5"/>
    <w:rsid w:val="005D7E7B"/>
    <w:rsid w:val="005E0041"/>
    <w:rsid w:val="005E037A"/>
    <w:rsid w:val="005E07EE"/>
    <w:rsid w:val="005E309B"/>
    <w:rsid w:val="005E31A2"/>
    <w:rsid w:val="005E4D5F"/>
    <w:rsid w:val="005E527F"/>
    <w:rsid w:val="005E5CC4"/>
    <w:rsid w:val="005F2768"/>
    <w:rsid w:val="005F29B0"/>
    <w:rsid w:val="005F394B"/>
    <w:rsid w:val="005F3C03"/>
    <w:rsid w:val="005F4F97"/>
    <w:rsid w:val="005F57D8"/>
    <w:rsid w:val="005F6CBE"/>
    <w:rsid w:val="005F6E17"/>
    <w:rsid w:val="005F736B"/>
    <w:rsid w:val="00601497"/>
    <w:rsid w:val="006025A8"/>
    <w:rsid w:val="006026A8"/>
    <w:rsid w:val="00604C02"/>
    <w:rsid w:val="00605D40"/>
    <w:rsid w:val="00606121"/>
    <w:rsid w:val="006062D5"/>
    <w:rsid w:val="0060684C"/>
    <w:rsid w:val="006069FC"/>
    <w:rsid w:val="00611055"/>
    <w:rsid w:val="00611155"/>
    <w:rsid w:val="00611A4E"/>
    <w:rsid w:val="00613210"/>
    <w:rsid w:val="006141B4"/>
    <w:rsid w:val="006141FC"/>
    <w:rsid w:val="0061427D"/>
    <w:rsid w:val="00614ACA"/>
    <w:rsid w:val="00615759"/>
    <w:rsid w:val="00616333"/>
    <w:rsid w:val="006171E0"/>
    <w:rsid w:val="00617696"/>
    <w:rsid w:val="00620800"/>
    <w:rsid w:val="00621C36"/>
    <w:rsid w:val="00621FB9"/>
    <w:rsid w:val="00625DA8"/>
    <w:rsid w:val="00626150"/>
    <w:rsid w:val="00626796"/>
    <w:rsid w:val="00630A22"/>
    <w:rsid w:val="00631580"/>
    <w:rsid w:val="00631CD3"/>
    <w:rsid w:val="006339F9"/>
    <w:rsid w:val="00634B5A"/>
    <w:rsid w:val="00634F6B"/>
    <w:rsid w:val="00635445"/>
    <w:rsid w:val="00635AF6"/>
    <w:rsid w:val="00635E61"/>
    <w:rsid w:val="006368E7"/>
    <w:rsid w:val="00636A47"/>
    <w:rsid w:val="00636D6C"/>
    <w:rsid w:val="00640C87"/>
    <w:rsid w:val="0064138C"/>
    <w:rsid w:val="00641871"/>
    <w:rsid w:val="00643C26"/>
    <w:rsid w:val="00643EFE"/>
    <w:rsid w:val="006451B0"/>
    <w:rsid w:val="006458B4"/>
    <w:rsid w:val="0064599B"/>
    <w:rsid w:val="00646321"/>
    <w:rsid w:val="00646795"/>
    <w:rsid w:val="006467E3"/>
    <w:rsid w:val="00646D9C"/>
    <w:rsid w:val="00646E49"/>
    <w:rsid w:val="006505E5"/>
    <w:rsid w:val="006507CE"/>
    <w:rsid w:val="00652058"/>
    <w:rsid w:val="006520B8"/>
    <w:rsid w:val="0065400A"/>
    <w:rsid w:val="00654C24"/>
    <w:rsid w:val="006550F7"/>
    <w:rsid w:val="00655DDB"/>
    <w:rsid w:val="0065660C"/>
    <w:rsid w:val="00661D88"/>
    <w:rsid w:val="006624C2"/>
    <w:rsid w:val="00662E4F"/>
    <w:rsid w:val="00663230"/>
    <w:rsid w:val="006639AF"/>
    <w:rsid w:val="00667F46"/>
    <w:rsid w:val="006715EF"/>
    <w:rsid w:val="006736C8"/>
    <w:rsid w:val="006738FD"/>
    <w:rsid w:val="0067400C"/>
    <w:rsid w:val="00674958"/>
    <w:rsid w:val="006754D0"/>
    <w:rsid w:val="00675D5B"/>
    <w:rsid w:val="0067751A"/>
    <w:rsid w:val="006801C5"/>
    <w:rsid w:val="006814B3"/>
    <w:rsid w:val="006815E1"/>
    <w:rsid w:val="00681C46"/>
    <w:rsid w:val="006836BF"/>
    <w:rsid w:val="00683D02"/>
    <w:rsid w:val="00684DBB"/>
    <w:rsid w:val="00684F6A"/>
    <w:rsid w:val="00685386"/>
    <w:rsid w:val="00687D27"/>
    <w:rsid w:val="00690CD2"/>
    <w:rsid w:val="00691A19"/>
    <w:rsid w:val="00692022"/>
    <w:rsid w:val="006925AE"/>
    <w:rsid w:val="00694155"/>
    <w:rsid w:val="0069475B"/>
    <w:rsid w:val="0069486C"/>
    <w:rsid w:val="006975A3"/>
    <w:rsid w:val="006A13C8"/>
    <w:rsid w:val="006A175B"/>
    <w:rsid w:val="006A2CC3"/>
    <w:rsid w:val="006A2E72"/>
    <w:rsid w:val="006A6F60"/>
    <w:rsid w:val="006B08FC"/>
    <w:rsid w:val="006B5D89"/>
    <w:rsid w:val="006B671B"/>
    <w:rsid w:val="006B7759"/>
    <w:rsid w:val="006C17CD"/>
    <w:rsid w:val="006C3377"/>
    <w:rsid w:val="006C38E4"/>
    <w:rsid w:val="006C4353"/>
    <w:rsid w:val="006C63A2"/>
    <w:rsid w:val="006C6F92"/>
    <w:rsid w:val="006C7C4E"/>
    <w:rsid w:val="006D0458"/>
    <w:rsid w:val="006D198B"/>
    <w:rsid w:val="006D19BE"/>
    <w:rsid w:val="006D1F0D"/>
    <w:rsid w:val="006D2272"/>
    <w:rsid w:val="006D298C"/>
    <w:rsid w:val="006D3001"/>
    <w:rsid w:val="006D4C4D"/>
    <w:rsid w:val="006D5CD5"/>
    <w:rsid w:val="006D70DA"/>
    <w:rsid w:val="006D7C16"/>
    <w:rsid w:val="006E3979"/>
    <w:rsid w:val="006E3B4C"/>
    <w:rsid w:val="006E412E"/>
    <w:rsid w:val="006E538A"/>
    <w:rsid w:val="006E59F8"/>
    <w:rsid w:val="006E5FFA"/>
    <w:rsid w:val="006E7977"/>
    <w:rsid w:val="006F04E2"/>
    <w:rsid w:val="006F1AD7"/>
    <w:rsid w:val="006F243F"/>
    <w:rsid w:val="006F2BC3"/>
    <w:rsid w:val="006F3E42"/>
    <w:rsid w:val="006F4BDE"/>
    <w:rsid w:val="006F59FE"/>
    <w:rsid w:val="006F69BC"/>
    <w:rsid w:val="006F6A06"/>
    <w:rsid w:val="006F6F06"/>
    <w:rsid w:val="006F7172"/>
    <w:rsid w:val="006F7782"/>
    <w:rsid w:val="00700309"/>
    <w:rsid w:val="00702DAA"/>
    <w:rsid w:val="00706123"/>
    <w:rsid w:val="0070692F"/>
    <w:rsid w:val="00710291"/>
    <w:rsid w:val="00711BC5"/>
    <w:rsid w:val="007130C0"/>
    <w:rsid w:val="00713536"/>
    <w:rsid w:val="00713FE7"/>
    <w:rsid w:val="00715DD3"/>
    <w:rsid w:val="00716073"/>
    <w:rsid w:val="00716E49"/>
    <w:rsid w:val="00717877"/>
    <w:rsid w:val="00720E9A"/>
    <w:rsid w:val="007219E7"/>
    <w:rsid w:val="00721C89"/>
    <w:rsid w:val="007238DC"/>
    <w:rsid w:val="00725828"/>
    <w:rsid w:val="0072718C"/>
    <w:rsid w:val="00730005"/>
    <w:rsid w:val="00730648"/>
    <w:rsid w:val="007308D8"/>
    <w:rsid w:val="00731B76"/>
    <w:rsid w:val="0073485F"/>
    <w:rsid w:val="00735DDF"/>
    <w:rsid w:val="00736400"/>
    <w:rsid w:val="00736E7E"/>
    <w:rsid w:val="00740944"/>
    <w:rsid w:val="00744706"/>
    <w:rsid w:val="00745D2C"/>
    <w:rsid w:val="007462E2"/>
    <w:rsid w:val="007466CC"/>
    <w:rsid w:val="00746931"/>
    <w:rsid w:val="00747A55"/>
    <w:rsid w:val="00747E27"/>
    <w:rsid w:val="00751073"/>
    <w:rsid w:val="0075208A"/>
    <w:rsid w:val="00754884"/>
    <w:rsid w:val="00754EBE"/>
    <w:rsid w:val="00754F33"/>
    <w:rsid w:val="00757698"/>
    <w:rsid w:val="0075793A"/>
    <w:rsid w:val="007617DB"/>
    <w:rsid w:val="00761899"/>
    <w:rsid w:val="007627B6"/>
    <w:rsid w:val="007629BC"/>
    <w:rsid w:val="0076372F"/>
    <w:rsid w:val="00764A61"/>
    <w:rsid w:val="00770956"/>
    <w:rsid w:val="00770CDB"/>
    <w:rsid w:val="00771580"/>
    <w:rsid w:val="007729F2"/>
    <w:rsid w:val="0077390A"/>
    <w:rsid w:val="00773BE4"/>
    <w:rsid w:val="00774023"/>
    <w:rsid w:val="007749FA"/>
    <w:rsid w:val="00775867"/>
    <w:rsid w:val="00776CEC"/>
    <w:rsid w:val="00777B9A"/>
    <w:rsid w:val="00780C20"/>
    <w:rsid w:val="007817CA"/>
    <w:rsid w:val="007839F5"/>
    <w:rsid w:val="00783CE4"/>
    <w:rsid w:val="00784289"/>
    <w:rsid w:val="007848A4"/>
    <w:rsid w:val="00784C47"/>
    <w:rsid w:val="007850C5"/>
    <w:rsid w:val="00786CFE"/>
    <w:rsid w:val="00787B05"/>
    <w:rsid w:val="00790718"/>
    <w:rsid w:val="00791081"/>
    <w:rsid w:val="007911A6"/>
    <w:rsid w:val="00791C0F"/>
    <w:rsid w:val="00792DB8"/>
    <w:rsid w:val="007942B0"/>
    <w:rsid w:val="007947EF"/>
    <w:rsid w:val="00795488"/>
    <w:rsid w:val="00795844"/>
    <w:rsid w:val="00796D26"/>
    <w:rsid w:val="007A0974"/>
    <w:rsid w:val="007A3784"/>
    <w:rsid w:val="007A49EF"/>
    <w:rsid w:val="007A4D11"/>
    <w:rsid w:val="007A4E13"/>
    <w:rsid w:val="007A50B8"/>
    <w:rsid w:val="007A6666"/>
    <w:rsid w:val="007A686D"/>
    <w:rsid w:val="007A7C90"/>
    <w:rsid w:val="007B05E0"/>
    <w:rsid w:val="007B0795"/>
    <w:rsid w:val="007B643B"/>
    <w:rsid w:val="007B6A83"/>
    <w:rsid w:val="007C05E2"/>
    <w:rsid w:val="007C09B8"/>
    <w:rsid w:val="007C16E3"/>
    <w:rsid w:val="007C19E5"/>
    <w:rsid w:val="007C51E0"/>
    <w:rsid w:val="007C62DE"/>
    <w:rsid w:val="007C7016"/>
    <w:rsid w:val="007C72EE"/>
    <w:rsid w:val="007C7871"/>
    <w:rsid w:val="007C7FE1"/>
    <w:rsid w:val="007D0454"/>
    <w:rsid w:val="007D5A56"/>
    <w:rsid w:val="007D5FD1"/>
    <w:rsid w:val="007D60E9"/>
    <w:rsid w:val="007D68AE"/>
    <w:rsid w:val="007D76B3"/>
    <w:rsid w:val="007D7E27"/>
    <w:rsid w:val="007D7FB8"/>
    <w:rsid w:val="007E082E"/>
    <w:rsid w:val="007E084D"/>
    <w:rsid w:val="007E0A1E"/>
    <w:rsid w:val="007E138A"/>
    <w:rsid w:val="007E1C8E"/>
    <w:rsid w:val="007E677E"/>
    <w:rsid w:val="007E6FCA"/>
    <w:rsid w:val="007E7573"/>
    <w:rsid w:val="007F01A9"/>
    <w:rsid w:val="007F0A07"/>
    <w:rsid w:val="007F1539"/>
    <w:rsid w:val="007F2596"/>
    <w:rsid w:val="007F2634"/>
    <w:rsid w:val="007F274B"/>
    <w:rsid w:val="007F43DF"/>
    <w:rsid w:val="007F6443"/>
    <w:rsid w:val="007F6517"/>
    <w:rsid w:val="007F6D6E"/>
    <w:rsid w:val="007F7138"/>
    <w:rsid w:val="00802883"/>
    <w:rsid w:val="00804242"/>
    <w:rsid w:val="0080459E"/>
    <w:rsid w:val="00805090"/>
    <w:rsid w:val="00807B8A"/>
    <w:rsid w:val="0081052F"/>
    <w:rsid w:val="008139D8"/>
    <w:rsid w:val="00813DBB"/>
    <w:rsid w:val="008152A9"/>
    <w:rsid w:val="00816D23"/>
    <w:rsid w:val="00817492"/>
    <w:rsid w:val="00820DBE"/>
    <w:rsid w:val="00821191"/>
    <w:rsid w:val="008221AF"/>
    <w:rsid w:val="00823BCE"/>
    <w:rsid w:val="008257A1"/>
    <w:rsid w:val="008268BA"/>
    <w:rsid w:val="00830373"/>
    <w:rsid w:val="008309BF"/>
    <w:rsid w:val="00830D43"/>
    <w:rsid w:val="008317CD"/>
    <w:rsid w:val="008348EE"/>
    <w:rsid w:val="00834A69"/>
    <w:rsid w:val="008375B6"/>
    <w:rsid w:val="008410E8"/>
    <w:rsid w:val="00841510"/>
    <w:rsid w:val="0084240D"/>
    <w:rsid w:val="00842FC3"/>
    <w:rsid w:val="008437FA"/>
    <w:rsid w:val="00843B2E"/>
    <w:rsid w:val="0084424D"/>
    <w:rsid w:val="0084643E"/>
    <w:rsid w:val="0084712E"/>
    <w:rsid w:val="00847992"/>
    <w:rsid w:val="00850187"/>
    <w:rsid w:val="00850FB4"/>
    <w:rsid w:val="008537CB"/>
    <w:rsid w:val="00853B20"/>
    <w:rsid w:val="00860047"/>
    <w:rsid w:val="008601CB"/>
    <w:rsid w:val="008615D7"/>
    <w:rsid w:val="008617EB"/>
    <w:rsid w:val="00861BB3"/>
    <w:rsid w:val="00862B1F"/>
    <w:rsid w:val="00864392"/>
    <w:rsid w:val="008647FB"/>
    <w:rsid w:val="00864999"/>
    <w:rsid w:val="00864BB6"/>
    <w:rsid w:val="00864FAF"/>
    <w:rsid w:val="008661B5"/>
    <w:rsid w:val="008668B7"/>
    <w:rsid w:val="008674BD"/>
    <w:rsid w:val="00867C10"/>
    <w:rsid w:val="008726B1"/>
    <w:rsid w:val="00873F32"/>
    <w:rsid w:val="00874586"/>
    <w:rsid w:val="008751EA"/>
    <w:rsid w:val="00875EA5"/>
    <w:rsid w:val="00876118"/>
    <w:rsid w:val="00876350"/>
    <w:rsid w:val="00877B8B"/>
    <w:rsid w:val="00881259"/>
    <w:rsid w:val="00886D97"/>
    <w:rsid w:val="008903BF"/>
    <w:rsid w:val="00892A3A"/>
    <w:rsid w:val="0089340C"/>
    <w:rsid w:val="00895523"/>
    <w:rsid w:val="00896E43"/>
    <w:rsid w:val="008A0B8C"/>
    <w:rsid w:val="008A0CE4"/>
    <w:rsid w:val="008A219E"/>
    <w:rsid w:val="008A2B43"/>
    <w:rsid w:val="008A2F5F"/>
    <w:rsid w:val="008A3027"/>
    <w:rsid w:val="008A372A"/>
    <w:rsid w:val="008A3AE5"/>
    <w:rsid w:val="008A40CE"/>
    <w:rsid w:val="008A7AF8"/>
    <w:rsid w:val="008B19C5"/>
    <w:rsid w:val="008B21CA"/>
    <w:rsid w:val="008B2632"/>
    <w:rsid w:val="008B2B6D"/>
    <w:rsid w:val="008B2DA1"/>
    <w:rsid w:val="008B6491"/>
    <w:rsid w:val="008B6989"/>
    <w:rsid w:val="008B7986"/>
    <w:rsid w:val="008C2A8C"/>
    <w:rsid w:val="008C31BD"/>
    <w:rsid w:val="008C35FC"/>
    <w:rsid w:val="008C480D"/>
    <w:rsid w:val="008C6CDE"/>
    <w:rsid w:val="008D2682"/>
    <w:rsid w:val="008D2C1D"/>
    <w:rsid w:val="008D3CBE"/>
    <w:rsid w:val="008D4364"/>
    <w:rsid w:val="008D49F5"/>
    <w:rsid w:val="008D57CB"/>
    <w:rsid w:val="008D5B11"/>
    <w:rsid w:val="008D5DC5"/>
    <w:rsid w:val="008D6209"/>
    <w:rsid w:val="008E00E0"/>
    <w:rsid w:val="008E0DB3"/>
    <w:rsid w:val="008E5867"/>
    <w:rsid w:val="008E63EA"/>
    <w:rsid w:val="008E6450"/>
    <w:rsid w:val="008E65CC"/>
    <w:rsid w:val="008E6668"/>
    <w:rsid w:val="008E6B15"/>
    <w:rsid w:val="008F2088"/>
    <w:rsid w:val="008F394F"/>
    <w:rsid w:val="008F5296"/>
    <w:rsid w:val="008F66A1"/>
    <w:rsid w:val="008F6FB3"/>
    <w:rsid w:val="0090094F"/>
    <w:rsid w:val="00901BC2"/>
    <w:rsid w:val="00903156"/>
    <w:rsid w:val="00903FDD"/>
    <w:rsid w:val="00904887"/>
    <w:rsid w:val="009048D9"/>
    <w:rsid w:val="00904B54"/>
    <w:rsid w:val="0090522E"/>
    <w:rsid w:val="00906C92"/>
    <w:rsid w:val="00907699"/>
    <w:rsid w:val="00910194"/>
    <w:rsid w:val="009113ED"/>
    <w:rsid w:val="00911F2D"/>
    <w:rsid w:val="00912D11"/>
    <w:rsid w:val="009135E9"/>
    <w:rsid w:val="00914FD7"/>
    <w:rsid w:val="009150FB"/>
    <w:rsid w:val="00916AA7"/>
    <w:rsid w:val="0091764F"/>
    <w:rsid w:val="00920934"/>
    <w:rsid w:val="00921376"/>
    <w:rsid w:val="009219AB"/>
    <w:rsid w:val="00925D59"/>
    <w:rsid w:val="009267FF"/>
    <w:rsid w:val="00926F7A"/>
    <w:rsid w:val="009275A9"/>
    <w:rsid w:val="009279F4"/>
    <w:rsid w:val="00927E09"/>
    <w:rsid w:val="00931038"/>
    <w:rsid w:val="009311E6"/>
    <w:rsid w:val="0093343E"/>
    <w:rsid w:val="00933BE9"/>
    <w:rsid w:val="0093513F"/>
    <w:rsid w:val="009351D9"/>
    <w:rsid w:val="00936449"/>
    <w:rsid w:val="00940D8A"/>
    <w:rsid w:val="00941118"/>
    <w:rsid w:val="009465A6"/>
    <w:rsid w:val="00946B0E"/>
    <w:rsid w:val="00946E5D"/>
    <w:rsid w:val="009507E1"/>
    <w:rsid w:val="009529EF"/>
    <w:rsid w:val="00952DCB"/>
    <w:rsid w:val="00953E39"/>
    <w:rsid w:val="00954745"/>
    <w:rsid w:val="00955C73"/>
    <w:rsid w:val="00955D0E"/>
    <w:rsid w:val="00956895"/>
    <w:rsid w:val="00960C19"/>
    <w:rsid w:val="00960F8C"/>
    <w:rsid w:val="00961CAD"/>
    <w:rsid w:val="0096227D"/>
    <w:rsid w:val="00962A6B"/>
    <w:rsid w:val="00962B5C"/>
    <w:rsid w:val="00964666"/>
    <w:rsid w:val="00965170"/>
    <w:rsid w:val="00966378"/>
    <w:rsid w:val="00966A00"/>
    <w:rsid w:val="00966DB2"/>
    <w:rsid w:val="009671FF"/>
    <w:rsid w:val="0097002F"/>
    <w:rsid w:val="00973A4F"/>
    <w:rsid w:val="00976615"/>
    <w:rsid w:val="00980F57"/>
    <w:rsid w:val="00981F59"/>
    <w:rsid w:val="009821DF"/>
    <w:rsid w:val="00982479"/>
    <w:rsid w:val="009844B3"/>
    <w:rsid w:val="00987604"/>
    <w:rsid w:val="00987774"/>
    <w:rsid w:val="00987E74"/>
    <w:rsid w:val="00990CFD"/>
    <w:rsid w:val="0099229B"/>
    <w:rsid w:val="0099254D"/>
    <w:rsid w:val="00992E41"/>
    <w:rsid w:val="00993057"/>
    <w:rsid w:val="00993792"/>
    <w:rsid w:val="00994541"/>
    <w:rsid w:val="00995C05"/>
    <w:rsid w:val="009A0A45"/>
    <w:rsid w:val="009A1C9A"/>
    <w:rsid w:val="009A2299"/>
    <w:rsid w:val="009A22A3"/>
    <w:rsid w:val="009A3B7C"/>
    <w:rsid w:val="009A43EF"/>
    <w:rsid w:val="009A5BE8"/>
    <w:rsid w:val="009B001E"/>
    <w:rsid w:val="009B0696"/>
    <w:rsid w:val="009B1C8F"/>
    <w:rsid w:val="009B2975"/>
    <w:rsid w:val="009B36E6"/>
    <w:rsid w:val="009B6270"/>
    <w:rsid w:val="009C1654"/>
    <w:rsid w:val="009C383E"/>
    <w:rsid w:val="009C3D05"/>
    <w:rsid w:val="009C5C6C"/>
    <w:rsid w:val="009C6F0C"/>
    <w:rsid w:val="009C7677"/>
    <w:rsid w:val="009D06C0"/>
    <w:rsid w:val="009D181A"/>
    <w:rsid w:val="009D1D4E"/>
    <w:rsid w:val="009D1F80"/>
    <w:rsid w:val="009D2703"/>
    <w:rsid w:val="009D33DF"/>
    <w:rsid w:val="009D3685"/>
    <w:rsid w:val="009D3B27"/>
    <w:rsid w:val="009D4A91"/>
    <w:rsid w:val="009D56FB"/>
    <w:rsid w:val="009D581E"/>
    <w:rsid w:val="009D7BE8"/>
    <w:rsid w:val="009E00FB"/>
    <w:rsid w:val="009E0B9D"/>
    <w:rsid w:val="009E0DF8"/>
    <w:rsid w:val="009E4A05"/>
    <w:rsid w:val="009E4A19"/>
    <w:rsid w:val="009E6663"/>
    <w:rsid w:val="009E683E"/>
    <w:rsid w:val="009E7625"/>
    <w:rsid w:val="009E7BAF"/>
    <w:rsid w:val="009F267D"/>
    <w:rsid w:val="009F38AB"/>
    <w:rsid w:val="009F3A4A"/>
    <w:rsid w:val="009F3FB9"/>
    <w:rsid w:val="009F61E0"/>
    <w:rsid w:val="009F76DA"/>
    <w:rsid w:val="00A0133D"/>
    <w:rsid w:val="00A020EA"/>
    <w:rsid w:val="00A03B83"/>
    <w:rsid w:val="00A04F14"/>
    <w:rsid w:val="00A07226"/>
    <w:rsid w:val="00A07C15"/>
    <w:rsid w:val="00A07FFC"/>
    <w:rsid w:val="00A10ABA"/>
    <w:rsid w:val="00A11506"/>
    <w:rsid w:val="00A11547"/>
    <w:rsid w:val="00A13178"/>
    <w:rsid w:val="00A1387D"/>
    <w:rsid w:val="00A13D2D"/>
    <w:rsid w:val="00A15DB1"/>
    <w:rsid w:val="00A17632"/>
    <w:rsid w:val="00A208FA"/>
    <w:rsid w:val="00A211B7"/>
    <w:rsid w:val="00A212A8"/>
    <w:rsid w:val="00A2308E"/>
    <w:rsid w:val="00A239B8"/>
    <w:rsid w:val="00A24993"/>
    <w:rsid w:val="00A24EF4"/>
    <w:rsid w:val="00A26A5C"/>
    <w:rsid w:val="00A26C79"/>
    <w:rsid w:val="00A277A6"/>
    <w:rsid w:val="00A27927"/>
    <w:rsid w:val="00A3005D"/>
    <w:rsid w:val="00A30430"/>
    <w:rsid w:val="00A312A8"/>
    <w:rsid w:val="00A324A1"/>
    <w:rsid w:val="00A3254C"/>
    <w:rsid w:val="00A333B2"/>
    <w:rsid w:val="00A35D40"/>
    <w:rsid w:val="00A37072"/>
    <w:rsid w:val="00A40866"/>
    <w:rsid w:val="00A422FD"/>
    <w:rsid w:val="00A42BF1"/>
    <w:rsid w:val="00A43AB7"/>
    <w:rsid w:val="00A44CD5"/>
    <w:rsid w:val="00A45BF4"/>
    <w:rsid w:val="00A45D09"/>
    <w:rsid w:val="00A45E5A"/>
    <w:rsid w:val="00A462A4"/>
    <w:rsid w:val="00A51228"/>
    <w:rsid w:val="00A51906"/>
    <w:rsid w:val="00A51948"/>
    <w:rsid w:val="00A51D3F"/>
    <w:rsid w:val="00A538F0"/>
    <w:rsid w:val="00A53D4B"/>
    <w:rsid w:val="00A54C18"/>
    <w:rsid w:val="00A56229"/>
    <w:rsid w:val="00A56A06"/>
    <w:rsid w:val="00A60F90"/>
    <w:rsid w:val="00A61965"/>
    <w:rsid w:val="00A61990"/>
    <w:rsid w:val="00A6316D"/>
    <w:rsid w:val="00A63C66"/>
    <w:rsid w:val="00A64B43"/>
    <w:rsid w:val="00A6525C"/>
    <w:rsid w:val="00A656C6"/>
    <w:rsid w:val="00A66D8B"/>
    <w:rsid w:val="00A70334"/>
    <w:rsid w:val="00A736F8"/>
    <w:rsid w:val="00A7405A"/>
    <w:rsid w:val="00A74CDA"/>
    <w:rsid w:val="00A75ECD"/>
    <w:rsid w:val="00A76BF1"/>
    <w:rsid w:val="00A80A8B"/>
    <w:rsid w:val="00A80FA5"/>
    <w:rsid w:val="00A8176B"/>
    <w:rsid w:val="00A8397E"/>
    <w:rsid w:val="00A84ED9"/>
    <w:rsid w:val="00A914D0"/>
    <w:rsid w:val="00A91D2E"/>
    <w:rsid w:val="00A92319"/>
    <w:rsid w:val="00A92DD0"/>
    <w:rsid w:val="00A93089"/>
    <w:rsid w:val="00A93497"/>
    <w:rsid w:val="00A95594"/>
    <w:rsid w:val="00A95B48"/>
    <w:rsid w:val="00A96BD0"/>
    <w:rsid w:val="00A970F5"/>
    <w:rsid w:val="00A97629"/>
    <w:rsid w:val="00AA1CF9"/>
    <w:rsid w:val="00AA3A0B"/>
    <w:rsid w:val="00AA4E39"/>
    <w:rsid w:val="00AA76BD"/>
    <w:rsid w:val="00AA784F"/>
    <w:rsid w:val="00AB2B18"/>
    <w:rsid w:val="00AB3E90"/>
    <w:rsid w:val="00AB4F71"/>
    <w:rsid w:val="00AB5220"/>
    <w:rsid w:val="00AB57D8"/>
    <w:rsid w:val="00AB5B62"/>
    <w:rsid w:val="00AB68BE"/>
    <w:rsid w:val="00AB7D8A"/>
    <w:rsid w:val="00AC0D96"/>
    <w:rsid w:val="00AC11B4"/>
    <w:rsid w:val="00AC1399"/>
    <w:rsid w:val="00AC1D0A"/>
    <w:rsid w:val="00AC1E60"/>
    <w:rsid w:val="00AC2F7C"/>
    <w:rsid w:val="00AC4388"/>
    <w:rsid w:val="00AC7B7B"/>
    <w:rsid w:val="00AD083D"/>
    <w:rsid w:val="00AD1069"/>
    <w:rsid w:val="00AD29E1"/>
    <w:rsid w:val="00AD2B2F"/>
    <w:rsid w:val="00AD4106"/>
    <w:rsid w:val="00AD490A"/>
    <w:rsid w:val="00AD5499"/>
    <w:rsid w:val="00AD5E24"/>
    <w:rsid w:val="00AE1AED"/>
    <w:rsid w:val="00AE2814"/>
    <w:rsid w:val="00AE34D2"/>
    <w:rsid w:val="00AE35CD"/>
    <w:rsid w:val="00AE3D17"/>
    <w:rsid w:val="00AE5EAA"/>
    <w:rsid w:val="00AE630D"/>
    <w:rsid w:val="00AE6C1A"/>
    <w:rsid w:val="00AF0791"/>
    <w:rsid w:val="00AF128F"/>
    <w:rsid w:val="00AF1EE7"/>
    <w:rsid w:val="00AF3090"/>
    <w:rsid w:val="00AF3595"/>
    <w:rsid w:val="00AF3775"/>
    <w:rsid w:val="00AF3E77"/>
    <w:rsid w:val="00AF487F"/>
    <w:rsid w:val="00AF5779"/>
    <w:rsid w:val="00AF5BB5"/>
    <w:rsid w:val="00AF5C97"/>
    <w:rsid w:val="00AF661E"/>
    <w:rsid w:val="00AF6D3B"/>
    <w:rsid w:val="00AF7CC7"/>
    <w:rsid w:val="00B00A89"/>
    <w:rsid w:val="00B0214F"/>
    <w:rsid w:val="00B02F7D"/>
    <w:rsid w:val="00B031BE"/>
    <w:rsid w:val="00B03466"/>
    <w:rsid w:val="00B04DCD"/>
    <w:rsid w:val="00B06606"/>
    <w:rsid w:val="00B105CD"/>
    <w:rsid w:val="00B11125"/>
    <w:rsid w:val="00B11673"/>
    <w:rsid w:val="00B13AE1"/>
    <w:rsid w:val="00B147F6"/>
    <w:rsid w:val="00B14D5E"/>
    <w:rsid w:val="00B15B49"/>
    <w:rsid w:val="00B1651D"/>
    <w:rsid w:val="00B169C5"/>
    <w:rsid w:val="00B16ECC"/>
    <w:rsid w:val="00B16FB5"/>
    <w:rsid w:val="00B201B9"/>
    <w:rsid w:val="00B20342"/>
    <w:rsid w:val="00B2075A"/>
    <w:rsid w:val="00B2132B"/>
    <w:rsid w:val="00B22380"/>
    <w:rsid w:val="00B236EF"/>
    <w:rsid w:val="00B238ED"/>
    <w:rsid w:val="00B258FF"/>
    <w:rsid w:val="00B25EF6"/>
    <w:rsid w:val="00B25F98"/>
    <w:rsid w:val="00B32337"/>
    <w:rsid w:val="00B327AC"/>
    <w:rsid w:val="00B34350"/>
    <w:rsid w:val="00B3465A"/>
    <w:rsid w:val="00B3786F"/>
    <w:rsid w:val="00B37A76"/>
    <w:rsid w:val="00B40A44"/>
    <w:rsid w:val="00B43648"/>
    <w:rsid w:val="00B441F7"/>
    <w:rsid w:val="00B458A7"/>
    <w:rsid w:val="00B47107"/>
    <w:rsid w:val="00B51B58"/>
    <w:rsid w:val="00B51D74"/>
    <w:rsid w:val="00B53747"/>
    <w:rsid w:val="00B53EE1"/>
    <w:rsid w:val="00B56B96"/>
    <w:rsid w:val="00B63285"/>
    <w:rsid w:val="00B63983"/>
    <w:rsid w:val="00B63A97"/>
    <w:rsid w:val="00B63C0C"/>
    <w:rsid w:val="00B63E88"/>
    <w:rsid w:val="00B6498A"/>
    <w:rsid w:val="00B64B13"/>
    <w:rsid w:val="00B64B9E"/>
    <w:rsid w:val="00B70338"/>
    <w:rsid w:val="00B71811"/>
    <w:rsid w:val="00B72DF0"/>
    <w:rsid w:val="00B73177"/>
    <w:rsid w:val="00B752BC"/>
    <w:rsid w:val="00B76004"/>
    <w:rsid w:val="00B76891"/>
    <w:rsid w:val="00B800CE"/>
    <w:rsid w:val="00B80189"/>
    <w:rsid w:val="00B803AC"/>
    <w:rsid w:val="00B80C11"/>
    <w:rsid w:val="00B82026"/>
    <w:rsid w:val="00B825BE"/>
    <w:rsid w:val="00B82AB3"/>
    <w:rsid w:val="00B83A4B"/>
    <w:rsid w:val="00B858AA"/>
    <w:rsid w:val="00B87FEB"/>
    <w:rsid w:val="00B900D6"/>
    <w:rsid w:val="00B90851"/>
    <w:rsid w:val="00B910E4"/>
    <w:rsid w:val="00B922D5"/>
    <w:rsid w:val="00B9551F"/>
    <w:rsid w:val="00B9640C"/>
    <w:rsid w:val="00B964CC"/>
    <w:rsid w:val="00B972ED"/>
    <w:rsid w:val="00BA0355"/>
    <w:rsid w:val="00BA0803"/>
    <w:rsid w:val="00BA2D31"/>
    <w:rsid w:val="00BA391C"/>
    <w:rsid w:val="00BA5835"/>
    <w:rsid w:val="00BA6B34"/>
    <w:rsid w:val="00BA72C1"/>
    <w:rsid w:val="00BA77FD"/>
    <w:rsid w:val="00BB07F2"/>
    <w:rsid w:val="00BB2E31"/>
    <w:rsid w:val="00BB4F01"/>
    <w:rsid w:val="00BB6B2C"/>
    <w:rsid w:val="00BB6EC7"/>
    <w:rsid w:val="00BB7EF9"/>
    <w:rsid w:val="00BC1041"/>
    <w:rsid w:val="00BC1113"/>
    <w:rsid w:val="00BC2783"/>
    <w:rsid w:val="00BC2FDB"/>
    <w:rsid w:val="00BC3187"/>
    <w:rsid w:val="00BC3588"/>
    <w:rsid w:val="00BC35A2"/>
    <w:rsid w:val="00BC3881"/>
    <w:rsid w:val="00BC54C1"/>
    <w:rsid w:val="00BC66F2"/>
    <w:rsid w:val="00BC6E54"/>
    <w:rsid w:val="00BC72FE"/>
    <w:rsid w:val="00BC7EFA"/>
    <w:rsid w:val="00BD001D"/>
    <w:rsid w:val="00BD0403"/>
    <w:rsid w:val="00BD4E64"/>
    <w:rsid w:val="00BD57C8"/>
    <w:rsid w:val="00BD5E9A"/>
    <w:rsid w:val="00BD6DD3"/>
    <w:rsid w:val="00BD7264"/>
    <w:rsid w:val="00BE0353"/>
    <w:rsid w:val="00BE0825"/>
    <w:rsid w:val="00BE2644"/>
    <w:rsid w:val="00BE3F8E"/>
    <w:rsid w:val="00BE5759"/>
    <w:rsid w:val="00BE6331"/>
    <w:rsid w:val="00BE7626"/>
    <w:rsid w:val="00BF391B"/>
    <w:rsid w:val="00BF78ED"/>
    <w:rsid w:val="00C00283"/>
    <w:rsid w:val="00C00686"/>
    <w:rsid w:val="00C00F10"/>
    <w:rsid w:val="00C011E9"/>
    <w:rsid w:val="00C0184F"/>
    <w:rsid w:val="00C023E3"/>
    <w:rsid w:val="00C029BB"/>
    <w:rsid w:val="00C05305"/>
    <w:rsid w:val="00C06039"/>
    <w:rsid w:val="00C074BE"/>
    <w:rsid w:val="00C07FA2"/>
    <w:rsid w:val="00C11EEA"/>
    <w:rsid w:val="00C126BB"/>
    <w:rsid w:val="00C1386F"/>
    <w:rsid w:val="00C1393E"/>
    <w:rsid w:val="00C14C0D"/>
    <w:rsid w:val="00C15D2E"/>
    <w:rsid w:val="00C16340"/>
    <w:rsid w:val="00C16802"/>
    <w:rsid w:val="00C16C0E"/>
    <w:rsid w:val="00C16E00"/>
    <w:rsid w:val="00C20F65"/>
    <w:rsid w:val="00C21316"/>
    <w:rsid w:val="00C2150B"/>
    <w:rsid w:val="00C23647"/>
    <w:rsid w:val="00C255A4"/>
    <w:rsid w:val="00C25B7D"/>
    <w:rsid w:val="00C26D28"/>
    <w:rsid w:val="00C27137"/>
    <w:rsid w:val="00C30E2B"/>
    <w:rsid w:val="00C30EAB"/>
    <w:rsid w:val="00C3107A"/>
    <w:rsid w:val="00C31F7B"/>
    <w:rsid w:val="00C3279E"/>
    <w:rsid w:val="00C33251"/>
    <w:rsid w:val="00C3547E"/>
    <w:rsid w:val="00C365FA"/>
    <w:rsid w:val="00C37C45"/>
    <w:rsid w:val="00C37D52"/>
    <w:rsid w:val="00C402B5"/>
    <w:rsid w:val="00C414D5"/>
    <w:rsid w:val="00C422DB"/>
    <w:rsid w:val="00C4355E"/>
    <w:rsid w:val="00C44162"/>
    <w:rsid w:val="00C46C5B"/>
    <w:rsid w:val="00C4728B"/>
    <w:rsid w:val="00C47756"/>
    <w:rsid w:val="00C47A12"/>
    <w:rsid w:val="00C51299"/>
    <w:rsid w:val="00C5132F"/>
    <w:rsid w:val="00C519A3"/>
    <w:rsid w:val="00C5386F"/>
    <w:rsid w:val="00C5479F"/>
    <w:rsid w:val="00C550A7"/>
    <w:rsid w:val="00C560DB"/>
    <w:rsid w:val="00C569A0"/>
    <w:rsid w:val="00C60673"/>
    <w:rsid w:val="00C6094D"/>
    <w:rsid w:val="00C60C9C"/>
    <w:rsid w:val="00C60DE9"/>
    <w:rsid w:val="00C61BAE"/>
    <w:rsid w:val="00C639AD"/>
    <w:rsid w:val="00C64363"/>
    <w:rsid w:val="00C64A82"/>
    <w:rsid w:val="00C64D99"/>
    <w:rsid w:val="00C67375"/>
    <w:rsid w:val="00C67C58"/>
    <w:rsid w:val="00C71E31"/>
    <w:rsid w:val="00C71E83"/>
    <w:rsid w:val="00C7231E"/>
    <w:rsid w:val="00C72944"/>
    <w:rsid w:val="00C73507"/>
    <w:rsid w:val="00C74EA1"/>
    <w:rsid w:val="00C7501F"/>
    <w:rsid w:val="00C754F6"/>
    <w:rsid w:val="00C77098"/>
    <w:rsid w:val="00C82CED"/>
    <w:rsid w:val="00C86B88"/>
    <w:rsid w:val="00C908FF"/>
    <w:rsid w:val="00C910F7"/>
    <w:rsid w:val="00C912AB"/>
    <w:rsid w:val="00C91C4C"/>
    <w:rsid w:val="00C930B1"/>
    <w:rsid w:val="00C93279"/>
    <w:rsid w:val="00C955CE"/>
    <w:rsid w:val="00C97FA0"/>
    <w:rsid w:val="00CA3406"/>
    <w:rsid w:val="00CA4362"/>
    <w:rsid w:val="00CA4A18"/>
    <w:rsid w:val="00CA5AD0"/>
    <w:rsid w:val="00CB0166"/>
    <w:rsid w:val="00CB0ABF"/>
    <w:rsid w:val="00CB17CB"/>
    <w:rsid w:val="00CB24CD"/>
    <w:rsid w:val="00CB3FBD"/>
    <w:rsid w:val="00CB5159"/>
    <w:rsid w:val="00CB560E"/>
    <w:rsid w:val="00CB6200"/>
    <w:rsid w:val="00CB6792"/>
    <w:rsid w:val="00CB6FB3"/>
    <w:rsid w:val="00CC017F"/>
    <w:rsid w:val="00CC1F19"/>
    <w:rsid w:val="00CC244E"/>
    <w:rsid w:val="00CC2517"/>
    <w:rsid w:val="00CC3218"/>
    <w:rsid w:val="00CC38F2"/>
    <w:rsid w:val="00CC5037"/>
    <w:rsid w:val="00CC5AFB"/>
    <w:rsid w:val="00CC677C"/>
    <w:rsid w:val="00CC72B2"/>
    <w:rsid w:val="00CD0163"/>
    <w:rsid w:val="00CD5B9B"/>
    <w:rsid w:val="00CD74D0"/>
    <w:rsid w:val="00CE0BFC"/>
    <w:rsid w:val="00CE0FF0"/>
    <w:rsid w:val="00CE217D"/>
    <w:rsid w:val="00CE2895"/>
    <w:rsid w:val="00CE3EED"/>
    <w:rsid w:val="00CE507A"/>
    <w:rsid w:val="00CE5170"/>
    <w:rsid w:val="00CE517A"/>
    <w:rsid w:val="00CE6B0A"/>
    <w:rsid w:val="00CE6FD9"/>
    <w:rsid w:val="00CE71E7"/>
    <w:rsid w:val="00CF097B"/>
    <w:rsid w:val="00CF2F4B"/>
    <w:rsid w:val="00CF30F2"/>
    <w:rsid w:val="00CF353A"/>
    <w:rsid w:val="00CF4FC5"/>
    <w:rsid w:val="00CF5169"/>
    <w:rsid w:val="00CF7403"/>
    <w:rsid w:val="00CF755A"/>
    <w:rsid w:val="00CF7E96"/>
    <w:rsid w:val="00D002FB"/>
    <w:rsid w:val="00D00F0A"/>
    <w:rsid w:val="00D01E4D"/>
    <w:rsid w:val="00D02662"/>
    <w:rsid w:val="00D02F42"/>
    <w:rsid w:val="00D03563"/>
    <w:rsid w:val="00D07A3A"/>
    <w:rsid w:val="00D100F7"/>
    <w:rsid w:val="00D1389F"/>
    <w:rsid w:val="00D14145"/>
    <w:rsid w:val="00D157CE"/>
    <w:rsid w:val="00D2058D"/>
    <w:rsid w:val="00D21628"/>
    <w:rsid w:val="00D21F28"/>
    <w:rsid w:val="00D23CEC"/>
    <w:rsid w:val="00D2425A"/>
    <w:rsid w:val="00D24C18"/>
    <w:rsid w:val="00D2594B"/>
    <w:rsid w:val="00D2605D"/>
    <w:rsid w:val="00D265A0"/>
    <w:rsid w:val="00D276A5"/>
    <w:rsid w:val="00D3019E"/>
    <w:rsid w:val="00D3227E"/>
    <w:rsid w:val="00D32D21"/>
    <w:rsid w:val="00D3335E"/>
    <w:rsid w:val="00D33BEF"/>
    <w:rsid w:val="00D34C06"/>
    <w:rsid w:val="00D36BFD"/>
    <w:rsid w:val="00D373F0"/>
    <w:rsid w:val="00D41158"/>
    <w:rsid w:val="00D419BF"/>
    <w:rsid w:val="00D41CD8"/>
    <w:rsid w:val="00D42082"/>
    <w:rsid w:val="00D4209F"/>
    <w:rsid w:val="00D433EE"/>
    <w:rsid w:val="00D43790"/>
    <w:rsid w:val="00D438AC"/>
    <w:rsid w:val="00D4510C"/>
    <w:rsid w:val="00D45310"/>
    <w:rsid w:val="00D476F7"/>
    <w:rsid w:val="00D521FC"/>
    <w:rsid w:val="00D534BD"/>
    <w:rsid w:val="00D5357A"/>
    <w:rsid w:val="00D54E9F"/>
    <w:rsid w:val="00D56318"/>
    <w:rsid w:val="00D60D2C"/>
    <w:rsid w:val="00D61CE3"/>
    <w:rsid w:val="00D62AED"/>
    <w:rsid w:val="00D62FA6"/>
    <w:rsid w:val="00D63CAD"/>
    <w:rsid w:val="00D65028"/>
    <w:rsid w:val="00D65457"/>
    <w:rsid w:val="00D66B9D"/>
    <w:rsid w:val="00D72DC4"/>
    <w:rsid w:val="00D73057"/>
    <w:rsid w:val="00D74ECC"/>
    <w:rsid w:val="00D77D74"/>
    <w:rsid w:val="00D8178E"/>
    <w:rsid w:val="00D82B29"/>
    <w:rsid w:val="00D8326B"/>
    <w:rsid w:val="00D84E37"/>
    <w:rsid w:val="00D851FB"/>
    <w:rsid w:val="00D85461"/>
    <w:rsid w:val="00D854FE"/>
    <w:rsid w:val="00D85987"/>
    <w:rsid w:val="00D87DAF"/>
    <w:rsid w:val="00D90AAF"/>
    <w:rsid w:val="00D92DB8"/>
    <w:rsid w:val="00D944C3"/>
    <w:rsid w:val="00D9453C"/>
    <w:rsid w:val="00D95DF9"/>
    <w:rsid w:val="00DA17B9"/>
    <w:rsid w:val="00DA20F1"/>
    <w:rsid w:val="00DA3188"/>
    <w:rsid w:val="00DA3E21"/>
    <w:rsid w:val="00DA49DC"/>
    <w:rsid w:val="00DA5278"/>
    <w:rsid w:val="00DA5888"/>
    <w:rsid w:val="00DA5FB4"/>
    <w:rsid w:val="00DB2FB7"/>
    <w:rsid w:val="00DB377C"/>
    <w:rsid w:val="00DB693D"/>
    <w:rsid w:val="00DB72AE"/>
    <w:rsid w:val="00DC0711"/>
    <w:rsid w:val="00DC074F"/>
    <w:rsid w:val="00DC1FCE"/>
    <w:rsid w:val="00DC2BAC"/>
    <w:rsid w:val="00DC6119"/>
    <w:rsid w:val="00DC62C0"/>
    <w:rsid w:val="00DC660E"/>
    <w:rsid w:val="00DC6A9F"/>
    <w:rsid w:val="00DC6E86"/>
    <w:rsid w:val="00DC7EDB"/>
    <w:rsid w:val="00DD02CB"/>
    <w:rsid w:val="00DD02FD"/>
    <w:rsid w:val="00DD4047"/>
    <w:rsid w:val="00DD4060"/>
    <w:rsid w:val="00DD6118"/>
    <w:rsid w:val="00DD748B"/>
    <w:rsid w:val="00DD759F"/>
    <w:rsid w:val="00DE0B71"/>
    <w:rsid w:val="00DE1D7D"/>
    <w:rsid w:val="00DE3FED"/>
    <w:rsid w:val="00DE429B"/>
    <w:rsid w:val="00DE45D1"/>
    <w:rsid w:val="00DE4C3E"/>
    <w:rsid w:val="00DE559E"/>
    <w:rsid w:val="00DE72D8"/>
    <w:rsid w:val="00DE735D"/>
    <w:rsid w:val="00DE7729"/>
    <w:rsid w:val="00DE7782"/>
    <w:rsid w:val="00DF0F06"/>
    <w:rsid w:val="00DF14EE"/>
    <w:rsid w:val="00DF23B7"/>
    <w:rsid w:val="00DF26F3"/>
    <w:rsid w:val="00DF3A37"/>
    <w:rsid w:val="00DF443E"/>
    <w:rsid w:val="00DF567C"/>
    <w:rsid w:val="00DF5ADE"/>
    <w:rsid w:val="00DF7D4D"/>
    <w:rsid w:val="00E00767"/>
    <w:rsid w:val="00E00B50"/>
    <w:rsid w:val="00E02731"/>
    <w:rsid w:val="00E03CD3"/>
    <w:rsid w:val="00E042E0"/>
    <w:rsid w:val="00E05108"/>
    <w:rsid w:val="00E05A84"/>
    <w:rsid w:val="00E06812"/>
    <w:rsid w:val="00E0779F"/>
    <w:rsid w:val="00E10364"/>
    <w:rsid w:val="00E10473"/>
    <w:rsid w:val="00E10E04"/>
    <w:rsid w:val="00E116E0"/>
    <w:rsid w:val="00E12952"/>
    <w:rsid w:val="00E1477A"/>
    <w:rsid w:val="00E155D8"/>
    <w:rsid w:val="00E164C3"/>
    <w:rsid w:val="00E17E24"/>
    <w:rsid w:val="00E21228"/>
    <w:rsid w:val="00E22BE5"/>
    <w:rsid w:val="00E23AB4"/>
    <w:rsid w:val="00E24C5B"/>
    <w:rsid w:val="00E25199"/>
    <w:rsid w:val="00E2582E"/>
    <w:rsid w:val="00E260AA"/>
    <w:rsid w:val="00E273FB"/>
    <w:rsid w:val="00E27D0A"/>
    <w:rsid w:val="00E308A2"/>
    <w:rsid w:val="00E309AD"/>
    <w:rsid w:val="00E3166A"/>
    <w:rsid w:val="00E31CD5"/>
    <w:rsid w:val="00E326F3"/>
    <w:rsid w:val="00E33831"/>
    <w:rsid w:val="00E33E95"/>
    <w:rsid w:val="00E341C6"/>
    <w:rsid w:val="00E3621D"/>
    <w:rsid w:val="00E370AB"/>
    <w:rsid w:val="00E3718C"/>
    <w:rsid w:val="00E4125D"/>
    <w:rsid w:val="00E42EDD"/>
    <w:rsid w:val="00E43BA5"/>
    <w:rsid w:val="00E44F45"/>
    <w:rsid w:val="00E455A2"/>
    <w:rsid w:val="00E45849"/>
    <w:rsid w:val="00E46177"/>
    <w:rsid w:val="00E46584"/>
    <w:rsid w:val="00E46AFF"/>
    <w:rsid w:val="00E46EF8"/>
    <w:rsid w:val="00E51646"/>
    <w:rsid w:val="00E535D3"/>
    <w:rsid w:val="00E5378C"/>
    <w:rsid w:val="00E537E1"/>
    <w:rsid w:val="00E53F33"/>
    <w:rsid w:val="00E5485D"/>
    <w:rsid w:val="00E61527"/>
    <w:rsid w:val="00E61AEA"/>
    <w:rsid w:val="00E64624"/>
    <w:rsid w:val="00E648B6"/>
    <w:rsid w:val="00E65F6C"/>
    <w:rsid w:val="00E67229"/>
    <w:rsid w:val="00E67306"/>
    <w:rsid w:val="00E67A61"/>
    <w:rsid w:val="00E707D2"/>
    <w:rsid w:val="00E715FE"/>
    <w:rsid w:val="00E71C81"/>
    <w:rsid w:val="00E739F5"/>
    <w:rsid w:val="00E75CDD"/>
    <w:rsid w:val="00E75D16"/>
    <w:rsid w:val="00E76498"/>
    <w:rsid w:val="00E76778"/>
    <w:rsid w:val="00E768D0"/>
    <w:rsid w:val="00E801CA"/>
    <w:rsid w:val="00E83AD6"/>
    <w:rsid w:val="00E855C9"/>
    <w:rsid w:val="00E85B45"/>
    <w:rsid w:val="00E86DE8"/>
    <w:rsid w:val="00E876E6"/>
    <w:rsid w:val="00E9039C"/>
    <w:rsid w:val="00E90919"/>
    <w:rsid w:val="00E9164A"/>
    <w:rsid w:val="00E916A4"/>
    <w:rsid w:val="00E91D97"/>
    <w:rsid w:val="00E9211E"/>
    <w:rsid w:val="00E92C64"/>
    <w:rsid w:val="00E9314B"/>
    <w:rsid w:val="00E93C3B"/>
    <w:rsid w:val="00E946DA"/>
    <w:rsid w:val="00E95A2C"/>
    <w:rsid w:val="00E97F87"/>
    <w:rsid w:val="00EA3D89"/>
    <w:rsid w:val="00EA43F0"/>
    <w:rsid w:val="00EA48BC"/>
    <w:rsid w:val="00EA49CD"/>
    <w:rsid w:val="00EA49E6"/>
    <w:rsid w:val="00EA515D"/>
    <w:rsid w:val="00EA64AE"/>
    <w:rsid w:val="00EA7841"/>
    <w:rsid w:val="00EA7995"/>
    <w:rsid w:val="00EB269F"/>
    <w:rsid w:val="00EB39CE"/>
    <w:rsid w:val="00EB564F"/>
    <w:rsid w:val="00EB7845"/>
    <w:rsid w:val="00ED2205"/>
    <w:rsid w:val="00ED2759"/>
    <w:rsid w:val="00ED3853"/>
    <w:rsid w:val="00ED5A15"/>
    <w:rsid w:val="00EE0379"/>
    <w:rsid w:val="00EE3211"/>
    <w:rsid w:val="00EE4163"/>
    <w:rsid w:val="00EE4532"/>
    <w:rsid w:val="00EE5A45"/>
    <w:rsid w:val="00EE6000"/>
    <w:rsid w:val="00EE7EE0"/>
    <w:rsid w:val="00EF1054"/>
    <w:rsid w:val="00EF28F1"/>
    <w:rsid w:val="00EF5DFD"/>
    <w:rsid w:val="00F02E66"/>
    <w:rsid w:val="00F02EAB"/>
    <w:rsid w:val="00F03276"/>
    <w:rsid w:val="00F045D5"/>
    <w:rsid w:val="00F04F70"/>
    <w:rsid w:val="00F05BC1"/>
    <w:rsid w:val="00F05FD6"/>
    <w:rsid w:val="00F06536"/>
    <w:rsid w:val="00F065FC"/>
    <w:rsid w:val="00F07F7B"/>
    <w:rsid w:val="00F1098A"/>
    <w:rsid w:val="00F11734"/>
    <w:rsid w:val="00F11CC4"/>
    <w:rsid w:val="00F1314A"/>
    <w:rsid w:val="00F135FE"/>
    <w:rsid w:val="00F136EF"/>
    <w:rsid w:val="00F14791"/>
    <w:rsid w:val="00F147BB"/>
    <w:rsid w:val="00F15220"/>
    <w:rsid w:val="00F1582E"/>
    <w:rsid w:val="00F17C3F"/>
    <w:rsid w:val="00F20393"/>
    <w:rsid w:val="00F206C2"/>
    <w:rsid w:val="00F22819"/>
    <w:rsid w:val="00F2342E"/>
    <w:rsid w:val="00F236E8"/>
    <w:rsid w:val="00F2498B"/>
    <w:rsid w:val="00F24C6B"/>
    <w:rsid w:val="00F26C85"/>
    <w:rsid w:val="00F27778"/>
    <w:rsid w:val="00F316B6"/>
    <w:rsid w:val="00F320FC"/>
    <w:rsid w:val="00F322CA"/>
    <w:rsid w:val="00F332D0"/>
    <w:rsid w:val="00F34539"/>
    <w:rsid w:val="00F36A60"/>
    <w:rsid w:val="00F37ADB"/>
    <w:rsid w:val="00F424FD"/>
    <w:rsid w:val="00F42B89"/>
    <w:rsid w:val="00F42FFF"/>
    <w:rsid w:val="00F50B1C"/>
    <w:rsid w:val="00F50BB1"/>
    <w:rsid w:val="00F51277"/>
    <w:rsid w:val="00F51C1B"/>
    <w:rsid w:val="00F52026"/>
    <w:rsid w:val="00F5398E"/>
    <w:rsid w:val="00F54551"/>
    <w:rsid w:val="00F56092"/>
    <w:rsid w:val="00F5629D"/>
    <w:rsid w:val="00F60294"/>
    <w:rsid w:val="00F607A2"/>
    <w:rsid w:val="00F60F39"/>
    <w:rsid w:val="00F6114F"/>
    <w:rsid w:val="00F618DE"/>
    <w:rsid w:val="00F62EA3"/>
    <w:rsid w:val="00F63000"/>
    <w:rsid w:val="00F63344"/>
    <w:rsid w:val="00F63903"/>
    <w:rsid w:val="00F6438F"/>
    <w:rsid w:val="00F64C3B"/>
    <w:rsid w:val="00F64E4B"/>
    <w:rsid w:val="00F6615F"/>
    <w:rsid w:val="00F71A63"/>
    <w:rsid w:val="00F73330"/>
    <w:rsid w:val="00F74AFD"/>
    <w:rsid w:val="00F81100"/>
    <w:rsid w:val="00F824A8"/>
    <w:rsid w:val="00F8290F"/>
    <w:rsid w:val="00F8383D"/>
    <w:rsid w:val="00F85527"/>
    <w:rsid w:val="00F857B5"/>
    <w:rsid w:val="00F90329"/>
    <w:rsid w:val="00F9052D"/>
    <w:rsid w:val="00F91B30"/>
    <w:rsid w:val="00F9282F"/>
    <w:rsid w:val="00F92865"/>
    <w:rsid w:val="00F92D6E"/>
    <w:rsid w:val="00F93139"/>
    <w:rsid w:val="00F93E4E"/>
    <w:rsid w:val="00F952C8"/>
    <w:rsid w:val="00F95452"/>
    <w:rsid w:val="00F962E5"/>
    <w:rsid w:val="00F972F2"/>
    <w:rsid w:val="00FA090A"/>
    <w:rsid w:val="00FA3B98"/>
    <w:rsid w:val="00FA43B1"/>
    <w:rsid w:val="00FA65E6"/>
    <w:rsid w:val="00FA7433"/>
    <w:rsid w:val="00FA7F15"/>
    <w:rsid w:val="00FB0EF7"/>
    <w:rsid w:val="00FB1B10"/>
    <w:rsid w:val="00FB44C4"/>
    <w:rsid w:val="00FB4507"/>
    <w:rsid w:val="00FB5740"/>
    <w:rsid w:val="00FB6E99"/>
    <w:rsid w:val="00FC050F"/>
    <w:rsid w:val="00FC0721"/>
    <w:rsid w:val="00FC1F62"/>
    <w:rsid w:val="00FC2DFB"/>
    <w:rsid w:val="00FC33C1"/>
    <w:rsid w:val="00FC4D0C"/>
    <w:rsid w:val="00FC5954"/>
    <w:rsid w:val="00FC789E"/>
    <w:rsid w:val="00FD0BAE"/>
    <w:rsid w:val="00FD1093"/>
    <w:rsid w:val="00FD22B7"/>
    <w:rsid w:val="00FD2FB9"/>
    <w:rsid w:val="00FD3C10"/>
    <w:rsid w:val="00FD66A5"/>
    <w:rsid w:val="00FD6BF1"/>
    <w:rsid w:val="00FE2CA3"/>
    <w:rsid w:val="00FE3CAC"/>
    <w:rsid w:val="00FE585F"/>
    <w:rsid w:val="00FF0551"/>
    <w:rsid w:val="00FF1FF7"/>
    <w:rsid w:val="00FF2602"/>
    <w:rsid w:val="00FF5323"/>
    <w:rsid w:val="00FF669A"/>
    <w:rsid w:val="00FF66D6"/>
    <w:rsid w:val="00FF7CA1"/>
    <w:rsid w:val="00FF7F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D86140"/>
  <w15:docId w15:val="{3FA5F270-EFDB-4584-8EA4-28D400A5C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3A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13A5"/>
    <w:rPr>
      <w:color w:val="0563C1" w:themeColor="hyperlink"/>
      <w:u w:val="single"/>
    </w:rPr>
  </w:style>
  <w:style w:type="table" w:styleId="Grilledutableau">
    <w:name w:val="Table Grid"/>
    <w:basedOn w:val="TableauNormal"/>
    <w:uiPriority w:val="39"/>
    <w:rsid w:val="004E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13A5"/>
    <w:pPr>
      <w:ind w:left="720"/>
      <w:contextualSpacing/>
    </w:pPr>
  </w:style>
  <w:style w:type="character" w:styleId="Marquedecommentaire">
    <w:name w:val="annotation reference"/>
    <w:basedOn w:val="Policepardfaut"/>
    <w:uiPriority w:val="99"/>
    <w:semiHidden/>
    <w:unhideWhenUsed/>
    <w:rsid w:val="004E13A5"/>
    <w:rPr>
      <w:sz w:val="16"/>
      <w:szCs w:val="16"/>
    </w:rPr>
  </w:style>
  <w:style w:type="paragraph" w:styleId="Commentaire">
    <w:name w:val="annotation text"/>
    <w:basedOn w:val="Normal"/>
    <w:link w:val="CommentaireCar"/>
    <w:uiPriority w:val="99"/>
    <w:unhideWhenUsed/>
    <w:rsid w:val="004E13A5"/>
    <w:pPr>
      <w:spacing w:line="240" w:lineRule="auto"/>
    </w:pPr>
    <w:rPr>
      <w:sz w:val="20"/>
      <w:szCs w:val="20"/>
    </w:rPr>
  </w:style>
  <w:style w:type="character" w:customStyle="1" w:styleId="CommentaireCar">
    <w:name w:val="Commentaire Car"/>
    <w:basedOn w:val="Policepardfaut"/>
    <w:link w:val="Commentaire"/>
    <w:uiPriority w:val="99"/>
    <w:rsid w:val="004E13A5"/>
    <w:rPr>
      <w:sz w:val="20"/>
      <w:szCs w:val="20"/>
    </w:rPr>
  </w:style>
  <w:style w:type="paragraph" w:styleId="Textedebulles">
    <w:name w:val="Balloon Text"/>
    <w:basedOn w:val="Normal"/>
    <w:link w:val="TextedebullesCar"/>
    <w:uiPriority w:val="99"/>
    <w:semiHidden/>
    <w:unhideWhenUsed/>
    <w:rsid w:val="004E13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13A5"/>
    <w:rPr>
      <w:rFonts w:ascii="Segoe UI" w:hAnsi="Segoe UI" w:cs="Segoe UI"/>
      <w:sz w:val="18"/>
      <w:szCs w:val="18"/>
    </w:rPr>
  </w:style>
  <w:style w:type="character" w:styleId="Lienhypertextesuivivisit">
    <w:name w:val="FollowedHyperlink"/>
    <w:basedOn w:val="Policepardfaut"/>
    <w:uiPriority w:val="99"/>
    <w:semiHidden/>
    <w:unhideWhenUsed/>
    <w:rsid w:val="00B0214F"/>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276516"/>
    <w:rPr>
      <w:b/>
      <w:bCs/>
    </w:rPr>
  </w:style>
  <w:style w:type="character" w:customStyle="1" w:styleId="ObjetducommentaireCar">
    <w:name w:val="Objet du commentaire Car"/>
    <w:basedOn w:val="CommentaireCar"/>
    <w:link w:val="Objetducommentaire"/>
    <w:uiPriority w:val="99"/>
    <w:semiHidden/>
    <w:rsid w:val="00276516"/>
    <w:rPr>
      <w:b/>
      <w:bCs/>
      <w:sz w:val="20"/>
      <w:szCs w:val="20"/>
    </w:rPr>
  </w:style>
  <w:style w:type="character" w:styleId="Textedelespacerserv">
    <w:name w:val="Placeholder Text"/>
    <w:basedOn w:val="Policepardfaut"/>
    <w:uiPriority w:val="99"/>
    <w:semiHidden/>
    <w:rsid w:val="00720E9A"/>
    <w:rPr>
      <w:color w:val="808080"/>
    </w:rPr>
  </w:style>
  <w:style w:type="paragraph" w:styleId="En-tte">
    <w:name w:val="header"/>
    <w:basedOn w:val="Normal"/>
    <w:link w:val="En-tteCar"/>
    <w:uiPriority w:val="99"/>
    <w:unhideWhenUsed/>
    <w:rsid w:val="00596125"/>
    <w:pPr>
      <w:tabs>
        <w:tab w:val="center" w:pos="4680"/>
        <w:tab w:val="right" w:pos="9360"/>
      </w:tabs>
      <w:spacing w:after="0" w:line="240" w:lineRule="auto"/>
    </w:pPr>
  </w:style>
  <w:style w:type="character" w:customStyle="1" w:styleId="En-tteCar">
    <w:name w:val="En-tête Car"/>
    <w:basedOn w:val="Policepardfaut"/>
    <w:link w:val="En-tte"/>
    <w:uiPriority w:val="99"/>
    <w:rsid w:val="00596125"/>
  </w:style>
  <w:style w:type="paragraph" w:styleId="Pieddepage">
    <w:name w:val="footer"/>
    <w:basedOn w:val="Normal"/>
    <w:link w:val="PieddepageCar"/>
    <w:uiPriority w:val="99"/>
    <w:unhideWhenUsed/>
    <w:rsid w:val="00596125"/>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96125"/>
  </w:style>
  <w:style w:type="character" w:styleId="Numrodeligne">
    <w:name w:val="line number"/>
    <w:basedOn w:val="Policepardfaut"/>
    <w:uiPriority w:val="99"/>
    <w:semiHidden/>
    <w:unhideWhenUsed/>
    <w:rsid w:val="00596125"/>
  </w:style>
  <w:style w:type="paragraph" w:styleId="Rvision">
    <w:name w:val="Revision"/>
    <w:hidden/>
    <w:uiPriority w:val="99"/>
    <w:semiHidden/>
    <w:rsid w:val="0075208A"/>
    <w:pPr>
      <w:spacing w:after="0" w:line="240" w:lineRule="auto"/>
    </w:pPr>
  </w:style>
  <w:style w:type="paragraph" w:styleId="NormalWeb">
    <w:name w:val="Normal (Web)"/>
    <w:basedOn w:val="Normal"/>
    <w:uiPriority w:val="99"/>
    <w:semiHidden/>
    <w:unhideWhenUsed/>
    <w:rsid w:val="00E916A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2549">
      <w:bodyDiv w:val="1"/>
      <w:marLeft w:val="0"/>
      <w:marRight w:val="0"/>
      <w:marTop w:val="0"/>
      <w:marBottom w:val="0"/>
      <w:divBdr>
        <w:top w:val="none" w:sz="0" w:space="0" w:color="auto"/>
        <w:left w:val="none" w:sz="0" w:space="0" w:color="auto"/>
        <w:bottom w:val="none" w:sz="0" w:space="0" w:color="auto"/>
        <w:right w:val="none" w:sz="0" w:space="0" w:color="auto"/>
      </w:divBdr>
    </w:div>
    <w:div w:id="45882298">
      <w:bodyDiv w:val="1"/>
      <w:marLeft w:val="0"/>
      <w:marRight w:val="0"/>
      <w:marTop w:val="0"/>
      <w:marBottom w:val="0"/>
      <w:divBdr>
        <w:top w:val="none" w:sz="0" w:space="0" w:color="auto"/>
        <w:left w:val="none" w:sz="0" w:space="0" w:color="auto"/>
        <w:bottom w:val="none" w:sz="0" w:space="0" w:color="auto"/>
        <w:right w:val="none" w:sz="0" w:space="0" w:color="auto"/>
      </w:divBdr>
    </w:div>
    <w:div w:id="144320578">
      <w:bodyDiv w:val="1"/>
      <w:marLeft w:val="0"/>
      <w:marRight w:val="0"/>
      <w:marTop w:val="0"/>
      <w:marBottom w:val="0"/>
      <w:divBdr>
        <w:top w:val="none" w:sz="0" w:space="0" w:color="auto"/>
        <w:left w:val="none" w:sz="0" w:space="0" w:color="auto"/>
        <w:bottom w:val="none" w:sz="0" w:space="0" w:color="auto"/>
        <w:right w:val="none" w:sz="0" w:space="0" w:color="auto"/>
      </w:divBdr>
    </w:div>
    <w:div w:id="181091632">
      <w:bodyDiv w:val="1"/>
      <w:marLeft w:val="0"/>
      <w:marRight w:val="0"/>
      <w:marTop w:val="0"/>
      <w:marBottom w:val="0"/>
      <w:divBdr>
        <w:top w:val="none" w:sz="0" w:space="0" w:color="auto"/>
        <w:left w:val="none" w:sz="0" w:space="0" w:color="auto"/>
        <w:bottom w:val="none" w:sz="0" w:space="0" w:color="auto"/>
        <w:right w:val="none" w:sz="0" w:space="0" w:color="auto"/>
      </w:divBdr>
    </w:div>
    <w:div w:id="240287730">
      <w:bodyDiv w:val="1"/>
      <w:marLeft w:val="0"/>
      <w:marRight w:val="0"/>
      <w:marTop w:val="0"/>
      <w:marBottom w:val="0"/>
      <w:divBdr>
        <w:top w:val="none" w:sz="0" w:space="0" w:color="auto"/>
        <w:left w:val="none" w:sz="0" w:space="0" w:color="auto"/>
        <w:bottom w:val="none" w:sz="0" w:space="0" w:color="auto"/>
        <w:right w:val="none" w:sz="0" w:space="0" w:color="auto"/>
      </w:divBdr>
    </w:div>
    <w:div w:id="320474525">
      <w:bodyDiv w:val="1"/>
      <w:marLeft w:val="0"/>
      <w:marRight w:val="0"/>
      <w:marTop w:val="0"/>
      <w:marBottom w:val="0"/>
      <w:divBdr>
        <w:top w:val="none" w:sz="0" w:space="0" w:color="auto"/>
        <w:left w:val="none" w:sz="0" w:space="0" w:color="auto"/>
        <w:bottom w:val="none" w:sz="0" w:space="0" w:color="auto"/>
        <w:right w:val="none" w:sz="0" w:space="0" w:color="auto"/>
      </w:divBdr>
    </w:div>
    <w:div w:id="374894377">
      <w:bodyDiv w:val="1"/>
      <w:marLeft w:val="0"/>
      <w:marRight w:val="0"/>
      <w:marTop w:val="0"/>
      <w:marBottom w:val="0"/>
      <w:divBdr>
        <w:top w:val="none" w:sz="0" w:space="0" w:color="auto"/>
        <w:left w:val="none" w:sz="0" w:space="0" w:color="auto"/>
        <w:bottom w:val="none" w:sz="0" w:space="0" w:color="auto"/>
        <w:right w:val="none" w:sz="0" w:space="0" w:color="auto"/>
      </w:divBdr>
    </w:div>
    <w:div w:id="492453318">
      <w:bodyDiv w:val="1"/>
      <w:marLeft w:val="0"/>
      <w:marRight w:val="0"/>
      <w:marTop w:val="0"/>
      <w:marBottom w:val="0"/>
      <w:divBdr>
        <w:top w:val="none" w:sz="0" w:space="0" w:color="auto"/>
        <w:left w:val="none" w:sz="0" w:space="0" w:color="auto"/>
        <w:bottom w:val="none" w:sz="0" w:space="0" w:color="auto"/>
        <w:right w:val="none" w:sz="0" w:space="0" w:color="auto"/>
      </w:divBdr>
    </w:div>
    <w:div w:id="707144006">
      <w:bodyDiv w:val="1"/>
      <w:marLeft w:val="0"/>
      <w:marRight w:val="0"/>
      <w:marTop w:val="0"/>
      <w:marBottom w:val="0"/>
      <w:divBdr>
        <w:top w:val="none" w:sz="0" w:space="0" w:color="auto"/>
        <w:left w:val="none" w:sz="0" w:space="0" w:color="auto"/>
        <w:bottom w:val="none" w:sz="0" w:space="0" w:color="auto"/>
        <w:right w:val="none" w:sz="0" w:space="0" w:color="auto"/>
      </w:divBdr>
    </w:div>
    <w:div w:id="748043370">
      <w:bodyDiv w:val="1"/>
      <w:marLeft w:val="0"/>
      <w:marRight w:val="0"/>
      <w:marTop w:val="0"/>
      <w:marBottom w:val="0"/>
      <w:divBdr>
        <w:top w:val="none" w:sz="0" w:space="0" w:color="auto"/>
        <w:left w:val="none" w:sz="0" w:space="0" w:color="auto"/>
        <w:bottom w:val="none" w:sz="0" w:space="0" w:color="auto"/>
        <w:right w:val="none" w:sz="0" w:space="0" w:color="auto"/>
      </w:divBdr>
    </w:div>
    <w:div w:id="770708032">
      <w:bodyDiv w:val="1"/>
      <w:marLeft w:val="0"/>
      <w:marRight w:val="0"/>
      <w:marTop w:val="0"/>
      <w:marBottom w:val="0"/>
      <w:divBdr>
        <w:top w:val="none" w:sz="0" w:space="0" w:color="auto"/>
        <w:left w:val="none" w:sz="0" w:space="0" w:color="auto"/>
        <w:bottom w:val="none" w:sz="0" w:space="0" w:color="auto"/>
        <w:right w:val="none" w:sz="0" w:space="0" w:color="auto"/>
      </w:divBdr>
    </w:div>
    <w:div w:id="817453151">
      <w:bodyDiv w:val="1"/>
      <w:marLeft w:val="0"/>
      <w:marRight w:val="0"/>
      <w:marTop w:val="0"/>
      <w:marBottom w:val="0"/>
      <w:divBdr>
        <w:top w:val="none" w:sz="0" w:space="0" w:color="auto"/>
        <w:left w:val="none" w:sz="0" w:space="0" w:color="auto"/>
        <w:bottom w:val="none" w:sz="0" w:space="0" w:color="auto"/>
        <w:right w:val="none" w:sz="0" w:space="0" w:color="auto"/>
      </w:divBdr>
    </w:div>
    <w:div w:id="860779715">
      <w:bodyDiv w:val="1"/>
      <w:marLeft w:val="0"/>
      <w:marRight w:val="0"/>
      <w:marTop w:val="0"/>
      <w:marBottom w:val="0"/>
      <w:divBdr>
        <w:top w:val="none" w:sz="0" w:space="0" w:color="auto"/>
        <w:left w:val="none" w:sz="0" w:space="0" w:color="auto"/>
        <w:bottom w:val="none" w:sz="0" w:space="0" w:color="auto"/>
        <w:right w:val="none" w:sz="0" w:space="0" w:color="auto"/>
      </w:divBdr>
    </w:div>
    <w:div w:id="887642841">
      <w:bodyDiv w:val="1"/>
      <w:marLeft w:val="0"/>
      <w:marRight w:val="0"/>
      <w:marTop w:val="0"/>
      <w:marBottom w:val="0"/>
      <w:divBdr>
        <w:top w:val="none" w:sz="0" w:space="0" w:color="auto"/>
        <w:left w:val="none" w:sz="0" w:space="0" w:color="auto"/>
        <w:bottom w:val="none" w:sz="0" w:space="0" w:color="auto"/>
        <w:right w:val="none" w:sz="0" w:space="0" w:color="auto"/>
      </w:divBdr>
    </w:div>
    <w:div w:id="949436817">
      <w:bodyDiv w:val="1"/>
      <w:marLeft w:val="0"/>
      <w:marRight w:val="0"/>
      <w:marTop w:val="0"/>
      <w:marBottom w:val="0"/>
      <w:divBdr>
        <w:top w:val="none" w:sz="0" w:space="0" w:color="auto"/>
        <w:left w:val="none" w:sz="0" w:space="0" w:color="auto"/>
        <w:bottom w:val="none" w:sz="0" w:space="0" w:color="auto"/>
        <w:right w:val="none" w:sz="0" w:space="0" w:color="auto"/>
      </w:divBdr>
    </w:div>
    <w:div w:id="1106968731">
      <w:bodyDiv w:val="1"/>
      <w:marLeft w:val="0"/>
      <w:marRight w:val="0"/>
      <w:marTop w:val="0"/>
      <w:marBottom w:val="0"/>
      <w:divBdr>
        <w:top w:val="none" w:sz="0" w:space="0" w:color="auto"/>
        <w:left w:val="none" w:sz="0" w:space="0" w:color="auto"/>
        <w:bottom w:val="none" w:sz="0" w:space="0" w:color="auto"/>
        <w:right w:val="none" w:sz="0" w:space="0" w:color="auto"/>
      </w:divBdr>
    </w:div>
    <w:div w:id="1401830467">
      <w:bodyDiv w:val="1"/>
      <w:marLeft w:val="0"/>
      <w:marRight w:val="0"/>
      <w:marTop w:val="0"/>
      <w:marBottom w:val="0"/>
      <w:divBdr>
        <w:top w:val="none" w:sz="0" w:space="0" w:color="auto"/>
        <w:left w:val="none" w:sz="0" w:space="0" w:color="auto"/>
        <w:bottom w:val="none" w:sz="0" w:space="0" w:color="auto"/>
        <w:right w:val="none" w:sz="0" w:space="0" w:color="auto"/>
      </w:divBdr>
    </w:div>
    <w:div w:id="1435246659">
      <w:bodyDiv w:val="1"/>
      <w:marLeft w:val="0"/>
      <w:marRight w:val="0"/>
      <w:marTop w:val="0"/>
      <w:marBottom w:val="0"/>
      <w:divBdr>
        <w:top w:val="none" w:sz="0" w:space="0" w:color="auto"/>
        <w:left w:val="none" w:sz="0" w:space="0" w:color="auto"/>
        <w:bottom w:val="none" w:sz="0" w:space="0" w:color="auto"/>
        <w:right w:val="none" w:sz="0" w:space="0" w:color="auto"/>
      </w:divBdr>
    </w:div>
    <w:div w:id="1438213121">
      <w:bodyDiv w:val="1"/>
      <w:marLeft w:val="0"/>
      <w:marRight w:val="0"/>
      <w:marTop w:val="0"/>
      <w:marBottom w:val="0"/>
      <w:divBdr>
        <w:top w:val="none" w:sz="0" w:space="0" w:color="auto"/>
        <w:left w:val="none" w:sz="0" w:space="0" w:color="auto"/>
        <w:bottom w:val="none" w:sz="0" w:space="0" w:color="auto"/>
        <w:right w:val="none" w:sz="0" w:space="0" w:color="auto"/>
      </w:divBdr>
    </w:div>
    <w:div w:id="1468548932">
      <w:bodyDiv w:val="1"/>
      <w:marLeft w:val="0"/>
      <w:marRight w:val="0"/>
      <w:marTop w:val="0"/>
      <w:marBottom w:val="0"/>
      <w:divBdr>
        <w:top w:val="none" w:sz="0" w:space="0" w:color="auto"/>
        <w:left w:val="none" w:sz="0" w:space="0" w:color="auto"/>
        <w:bottom w:val="none" w:sz="0" w:space="0" w:color="auto"/>
        <w:right w:val="none" w:sz="0" w:space="0" w:color="auto"/>
      </w:divBdr>
    </w:div>
    <w:div w:id="1710376073">
      <w:bodyDiv w:val="1"/>
      <w:marLeft w:val="0"/>
      <w:marRight w:val="0"/>
      <w:marTop w:val="0"/>
      <w:marBottom w:val="0"/>
      <w:divBdr>
        <w:top w:val="none" w:sz="0" w:space="0" w:color="auto"/>
        <w:left w:val="none" w:sz="0" w:space="0" w:color="auto"/>
        <w:bottom w:val="none" w:sz="0" w:space="0" w:color="auto"/>
        <w:right w:val="none" w:sz="0" w:space="0" w:color="auto"/>
      </w:divBdr>
    </w:div>
    <w:div w:id="1734620453">
      <w:bodyDiv w:val="1"/>
      <w:marLeft w:val="0"/>
      <w:marRight w:val="0"/>
      <w:marTop w:val="0"/>
      <w:marBottom w:val="0"/>
      <w:divBdr>
        <w:top w:val="none" w:sz="0" w:space="0" w:color="auto"/>
        <w:left w:val="none" w:sz="0" w:space="0" w:color="auto"/>
        <w:bottom w:val="none" w:sz="0" w:space="0" w:color="auto"/>
        <w:right w:val="none" w:sz="0" w:space="0" w:color="auto"/>
      </w:divBdr>
    </w:div>
    <w:div w:id="1879514322">
      <w:bodyDiv w:val="1"/>
      <w:marLeft w:val="0"/>
      <w:marRight w:val="0"/>
      <w:marTop w:val="0"/>
      <w:marBottom w:val="0"/>
      <w:divBdr>
        <w:top w:val="none" w:sz="0" w:space="0" w:color="auto"/>
        <w:left w:val="none" w:sz="0" w:space="0" w:color="auto"/>
        <w:bottom w:val="none" w:sz="0" w:space="0" w:color="auto"/>
        <w:right w:val="none" w:sz="0" w:space="0" w:color="auto"/>
      </w:divBdr>
    </w:div>
    <w:div w:id="2005664221">
      <w:bodyDiv w:val="1"/>
      <w:marLeft w:val="0"/>
      <w:marRight w:val="0"/>
      <w:marTop w:val="0"/>
      <w:marBottom w:val="0"/>
      <w:divBdr>
        <w:top w:val="none" w:sz="0" w:space="0" w:color="auto"/>
        <w:left w:val="none" w:sz="0" w:space="0" w:color="auto"/>
        <w:bottom w:val="none" w:sz="0" w:space="0" w:color="auto"/>
        <w:right w:val="none" w:sz="0" w:space="0" w:color="auto"/>
      </w:divBdr>
    </w:div>
    <w:div w:id="2014336820">
      <w:bodyDiv w:val="1"/>
      <w:marLeft w:val="0"/>
      <w:marRight w:val="0"/>
      <w:marTop w:val="0"/>
      <w:marBottom w:val="0"/>
      <w:divBdr>
        <w:top w:val="none" w:sz="0" w:space="0" w:color="auto"/>
        <w:left w:val="none" w:sz="0" w:space="0" w:color="auto"/>
        <w:bottom w:val="none" w:sz="0" w:space="0" w:color="auto"/>
        <w:right w:val="none" w:sz="0" w:space="0" w:color="auto"/>
      </w:divBdr>
    </w:div>
    <w:div w:id="204756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mputecanada.ca"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E825B-2AAD-4DE4-91DB-03EC52A6B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11391</TotalTime>
  <Pages>40</Pages>
  <Words>37511</Words>
  <Characters>213815</Characters>
  <Application>Microsoft Office Word</Application>
  <DocSecurity>0</DocSecurity>
  <Lines>1781</Lines>
  <Paragraphs>501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114</cp:revision>
  <cp:lastPrinted>2020-02-03T19:43:00Z</cp:lastPrinted>
  <dcterms:created xsi:type="dcterms:W3CDTF">2020-08-02T20:49:00Z</dcterms:created>
  <dcterms:modified xsi:type="dcterms:W3CDTF">2020-10-19T17:41:00Z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http://www.zotero.org/styles/journal-of-ecology</vt:lpwstr>
  </property>
  <property fmtid="{D5CDD505-2E9C-101B-9397-08002B2CF9AE}" pid="11" name="Mendeley Recent Style Name 4_1">
    <vt:lpwstr>Journal of Ecology</vt:lpwstr>
  </property>
  <property fmtid="{D5CDD505-2E9C-101B-9397-08002B2CF9AE}" pid="12" name="Mendeley Recent Style Id 5_1">
    <vt:lpwstr>http://www.zotero.org/styles/methods-in-ecology-and-evolution</vt:lpwstr>
  </property>
  <property fmtid="{D5CDD505-2E9C-101B-9397-08002B2CF9AE}" pid="13" name="Mendeley Recent Style Name 5_1">
    <vt:lpwstr>Methods in Ecology and Evolution</vt:lpwstr>
  </property>
  <property fmtid="{D5CDD505-2E9C-101B-9397-08002B2CF9AE}" pid="14" name="Mendeley Recent Style Id 6_1">
    <vt:lpwstr>http://www.zotero.org/styles/molecular-ecology</vt:lpwstr>
  </property>
  <property fmtid="{D5CDD505-2E9C-101B-9397-08002B2CF9AE}" pid="15" name="Mendeley Recent Style Name 6_1">
    <vt:lpwstr>Molecular Ecology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http://www.zotero.org/styles/plos-biology</vt:lpwstr>
  </property>
  <property fmtid="{D5CDD505-2E9C-101B-9397-08002B2CF9AE}" pid="19" name="Mendeley Recent Style Name 8_1">
    <vt:lpwstr>PLOS Biology</vt:lpwstr>
  </property>
  <property fmtid="{D5CDD505-2E9C-101B-9397-08002B2CF9AE}" pid="20" name="Mendeley Recent Style Id 9_1">
    <vt:lpwstr>http://www.zotero.org/styles/science-of-the-total-environment</vt:lpwstr>
  </property>
  <property fmtid="{D5CDD505-2E9C-101B-9397-08002B2CF9AE}" pid="21" name="Mendeley Recent Style Name 9_1">
    <vt:lpwstr>Science of the Total Environment</vt:lpwstr>
  </property>
  <property fmtid="{D5CDD505-2E9C-101B-9397-08002B2CF9AE}" pid="22" name="Mendeley Document_1">
    <vt:lpwstr>True</vt:lpwstr>
  </property>
  <property fmtid="{D5CDD505-2E9C-101B-9397-08002B2CF9AE}" pid="23" name="Mendeley Unique User Id_1">
    <vt:lpwstr>441c624b-6731-3071-a03e-c2bcec96f8d7</vt:lpwstr>
  </property>
  <property fmtid="{D5CDD505-2E9C-101B-9397-08002B2CF9AE}" pid="24" name="Mendeley Citation Style_1">
    <vt:lpwstr>http://www.zotero.org/styles/plos-biology</vt:lpwstr>
  </property>
</Properties>
</file>