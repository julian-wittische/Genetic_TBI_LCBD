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22467068" w:rsidR="004E13A5" w:rsidRPr="0007763B" w:rsidRDefault="004E13A5" w:rsidP="00F34539">
      <w:pPr>
        <w:spacing w:before="240" w:after="240" w:line="276" w:lineRule="auto"/>
        <w:rPr>
          <w:rFonts w:ascii="Times New Roman" w:hAnsi="Times New Roman" w:cs="Times New Roman"/>
          <w:sz w:val="24"/>
          <w:szCs w:val="24"/>
        </w:rPr>
      </w:pPr>
      <w:bookmarkStart w:id="0" w:name="_GoBack"/>
      <w:bookmarkEnd w:id="0"/>
      <w:r w:rsidRPr="0007763B">
        <w:rPr>
          <w:rFonts w:ascii="Times New Roman" w:eastAsia="Times New Roman" w:hAnsi="Times New Roman" w:cs="Times New Roman"/>
          <w:b/>
          <w:bCs/>
          <w:sz w:val="24"/>
          <w:szCs w:val="24"/>
        </w:rPr>
        <w:t>Detecting temporal change</w:t>
      </w:r>
      <w:r w:rsidR="000E06D6">
        <w:rPr>
          <w:rFonts w:ascii="Times New Roman" w:eastAsia="Times New Roman" w:hAnsi="Times New Roman" w:cs="Times New Roman"/>
          <w:b/>
          <w:bCs/>
          <w:sz w:val="24"/>
          <w:szCs w:val="24"/>
        </w:rPr>
        <w:t>s</w:t>
      </w:r>
      <w:r w:rsidRPr="0007763B">
        <w:rPr>
          <w:rFonts w:ascii="Times New Roman" w:eastAsia="Times New Roman" w:hAnsi="Times New Roman" w:cs="Times New Roman"/>
          <w:b/>
          <w:bCs/>
          <w:sz w:val="24"/>
          <w:szCs w:val="24"/>
        </w:rPr>
        <w:t xml:space="preserve"> in genetic diversity</w:t>
      </w:r>
      <w:r w:rsidR="004C2190" w:rsidRPr="004C2190">
        <w:rPr>
          <w:rFonts w:ascii="Times New Roman" w:eastAsia="Times New Roman" w:hAnsi="Times New Roman" w:cs="Times New Roman"/>
          <w:b/>
          <w:bCs/>
          <w:sz w:val="24"/>
          <w:szCs w:val="24"/>
        </w:rPr>
        <w:t xml:space="preserve"> </w:t>
      </w:r>
      <w:r w:rsidR="004C2190" w:rsidRPr="0007763B">
        <w:rPr>
          <w:rFonts w:ascii="Times New Roman" w:eastAsia="Times New Roman" w:hAnsi="Times New Roman" w:cs="Times New Roman"/>
          <w:b/>
          <w:bCs/>
          <w:sz w:val="24"/>
          <w:szCs w:val="24"/>
        </w:rPr>
        <w:t>using limited information</w:t>
      </w:r>
      <w:r w:rsidR="000E06D6">
        <w:rPr>
          <w:rFonts w:ascii="Times New Roman" w:eastAsia="Times New Roman" w:hAnsi="Times New Roman" w:cs="Times New Roman"/>
          <w:b/>
          <w:bCs/>
          <w:sz w:val="24"/>
          <w:szCs w:val="24"/>
        </w:rPr>
        <w:t xml:space="preserve">: </w:t>
      </w:r>
      <w:r w:rsidR="008A2B43">
        <w:rPr>
          <w:rFonts w:ascii="Times New Roman" w:eastAsia="Times New Roman" w:hAnsi="Times New Roman" w:cs="Times New Roman"/>
          <w:b/>
          <w:bCs/>
          <w:sz w:val="24"/>
          <w:szCs w:val="24"/>
        </w:rPr>
        <w:t>a new tool</w:t>
      </w:r>
      <w:r w:rsidR="000E06D6">
        <w:rPr>
          <w:rFonts w:ascii="Times New Roman" w:eastAsia="Times New Roman" w:hAnsi="Times New Roman" w:cs="Times New Roman"/>
          <w:b/>
          <w:bCs/>
          <w:sz w:val="24"/>
          <w:szCs w:val="24"/>
        </w:rPr>
        <w:t xml:space="preserve"> for </w:t>
      </w:r>
      <w:r w:rsidR="00252A94">
        <w:rPr>
          <w:rFonts w:ascii="Times New Roman" w:eastAsia="Times New Roman" w:hAnsi="Times New Roman" w:cs="Times New Roman"/>
          <w:b/>
          <w:bCs/>
          <w:sz w:val="24"/>
          <w:szCs w:val="24"/>
        </w:rPr>
        <w:t>molecular ecology studies</w:t>
      </w:r>
      <w:r w:rsidR="008A2B43">
        <w:rPr>
          <w:rFonts w:ascii="Times New Roman" w:eastAsia="Times New Roman" w:hAnsi="Times New Roman" w:cs="Times New Roman"/>
          <w:b/>
          <w:bCs/>
          <w:sz w:val="24"/>
          <w:szCs w:val="24"/>
        </w:rPr>
        <w:t xml:space="preserve"> with repeated samples. </w:t>
      </w:r>
    </w:p>
    <w:p w14:paraId="211B9477"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3A1B5ADE" w14:textId="5C6FE0B3" w:rsidR="004E13A5" w:rsidRPr="00F322CA" w:rsidRDefault="004E13A5" w:rsidP="00F34539">
      <w:pPr>
        <w:spacing w:before="240" w:after="240" w:line="276"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4AEC9552" w14:textId="6E4BD447" w:rsidR="004E13A5" w:rsidRPr="00AD29E1" w:rsidRDefault="00F322CA" w:rsidP="00F34539">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xml:space="preserve">, </w:t>
      </w:r>
      <w:r w:rsidR="005E5CC4">
        <w:rPr>
          <w:rFonts w:ascii="Times New Roman" w:eastAsia="Times New Roman" w:hAnsi="Times New Roman" w:cs="Times New Roman"/>
          <w:sz w:val="24"/>
          <w:szCs w:val="24"/>
          <w:lang w:val="fr-CA"/>
        </w:rPr>
        <w:t xml:space="preserve">Campus MIL, </w:t>
      </w:r>
      <w:r w:rsidR="004E13A5" w:rsidRPr="0007763B">
        <w:rPr>
          <w:rFonts w:ascii="Times New Roman" w:eastAsia="Times New Roman" w:hAnsi="Times New Roman" w:cs="Times New Roman"/>
          <w:sz w:val="24"/>
          <w:szCs w:val="24"/>
          <w:lang w:val="fr-CA"/>
        </w:rPr>
        <w:t xml:space="preserve">Université de Montréal, </w:t>
      </w:r>
      <w:r w:rsidR="005E5CC4">
        <w:rPr>
          <w:rFonts w:ascii="Times New Roman" w:eastAsia="Times New Roman" w:hAnsi="Times New Roman" w:cs="Times New Roman"/>
          <w:sz w:val="24"/>
          <w:szCs w:val="24"/>
          <w:lang w:val="fr-CA"/>
        </w:rPr>
        <w:t xml:space="preserve">C.P. 6128, succ. </w:t>
      </w:r>
      <w:r w:rsidR="005E5CC4" w:rsidRPr="00AD29E1">
        <w:rPr>
          <w:rFonts w:ascii="Times New Roman" w:eastAsia="Times New Roman" w:hAnsi="Times New Roman" w:cs="Times New Roman"/>
          <w:sz w:val="24"/>
          <w:szCs w:val="24"/>
        </w:rPr>
        <w:t xml:space="preserve">Centre-ville, </w:t>
      </w:r>
      <w:r w:rsidR="004E13A5" w:rsidRPr="00AD29E1">
        <w:rPr>
          <w:rFonts w:ascii="Times New Roman" w:eastAsia="Times New Roman" w:hAnsi="Times New Roman" w:cs="Times New Roman"/>
          <w:sz w:val="24"/>
          <w:szCs w:val="24"/>
        </w:rPr>
        <w:t>Montréal, QC, Canada, H3C 3J7</w:t>
      </w:r>
    </w:p>
    <w:p w14:paraId="43FF6B38" w14:textId="2CDDCBB6" w:rsidR="00F322CA" w:rsidRPr="00F322CA" w:rsidRDefault="00F322CA" w:rsidP="00F34539">
      <w:pPr>
        <w:spacing w:before="240" w:after="240" w:line="276"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E86DE8" w:rsidRPr="00E86DE8">
        <w:rPr>
          <w:rFonts w:ascii="Times New Roman" w:eastAsia="Times New Roman" w:hAnsi="Times New Roman" w:cs="Times New Roman"/>
          <w:sz w:val="24"/>
          <w:szCs w:val="24"/>
        </w:rPr>
        <w:t>Graduate Department of</w:t>
      </w:r>
      <w:r w:rsidR="00E86DE8">
        <w:rPr>
          <w:rFonts w:ascii="Times New Roman" w:eastAsia="Times New Roman" w:hAnsi="Times New Roman" w:cs="Times New Roman"/>
          <w:sz w:val="24"/>
          <w:szCs w:val="24"/>
          <w:vertAlign w:val="superscript"/>
        </w:rPr>
        <w:t xml:space="preserve"> </w:t>
      </w:r>
      <w:r w:rsidR="00AC1D0A">
        <w:rPr>
          <w:rFonts w:ascii="Times New Roman" w:eastAsia="Times New Roman" w:hAnsi="Times New Roman" w:cs="Times New Roman"/>
          <w:sz w:val="24"/>
          <w:szCs w:val="24"/>
        </w:rPr>
        <w:t xml:space="preserve">Forestry,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F34539">
      <w:pPr>
        <w:spacing w:before="240" w:after="240" w:line="276" w:lineRule="auto"/>
        <w:rPr>
          <w:rFonts w:ascii="Times New Roman" w:eastAsia="Times New Roman" w:hAnsi="Times New Roman" w:cs="Times New Roman"/>
          <w:sz w:val="24"/>
          <w:szCs w:val="24"/>
        </w:rPr>
      </w:pPr>
    </w:p>
    <w:p w14:paraId="5A59C235"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8">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7B2B731C" w14:textId="7FDA0E83" w:rsidR="004E13A5" w:rsidRDefault="004E13A5" w:rsidP="00F34539">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42475706" w:rsidR="004E13A5" w:rsidRPr="0007763B" w:rsidRDefault="00E61527" w:rsidP="00F34539">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1) Molecular Ecology Resources</w:t>
      </w:r>
      <w:r w:rsidR="00290DA8">
        <w:rPr>
          <w:rFonts w:ascii="Times New Roman" w:eastAsia="Times New Roman" w:hAnsi="Times New Roman" w:cs="Times New Roman"/>
          <w:sz w:val="24"/>
          <w:szCs w:val="24"/>
        </w:rPr>
        <w:t xml:space="preserve"> (hope is limited)</w:t>
      </w:r>
      <w:r w:rsidR="00252A94">
        <w:rPr>
          <w:rFonts w:ascii="Times New Roman" w:eastAsia="Times New Roman" w:hAnsi="Times New Roman" w:cs="Times New Roman"/>
          <w:sz w:val="24"/>
          <w:szCs w:val="24"/>
        </w:rPr>
        <w:t>, 2) Ecography, 3) Ecological Modelling, 3</w:t>
      </w:r>
      <w:r>
        <w:rPr>
          <w:rFonts w:ascii="Times New Roman" w:eastAsia="Times New Roman" w:hAnsi="Times New Roman" w:cs="Times New Roman"/>
          <w:sz w:val="24"/>
          <w:szCs w:val="24"/>
        </w:rPr>
        <w:t xml:space="preserve">) </w:t>
      </w:r>
      <w:r w:rsidRPr="00E61527">
        <w:rPr>
          <w:rFonts w:ascii="Times New Roman" w:eastAsia="Times New Roman" w:hAnsi="Times New Roman" w:cs="Times New Roman"/>
          <w:sz w:val="24"/>
          <w:szCs w:val="24"/>
        </w:rPr>
        <w:t>Environmental Modelling &amp; Software</w:t>
      </w:r>
      <w:r w:rsidR="00D43790">
        <w:rPr>
          <w:rFonts w:ascii="Times New Roman" w:eastAsia="Times New Roman" w:hAnsi="Times New Roman" w:cs="Times New Roman"/>
          <w:sz w:val="24"/>
          <w:szCs w:val="24"/>
        </w:rPr>
        <w:t xml:space="preserve">, </w:t>
      </w:r>
      <w:r w:rsidR="00252A94">
        <w:rPr>
          <w:rFonts w:ascii="Times New Roman" w:eastAsia="Times New Roman" w:hAnsi="Times New Roman" w:cs="Times New Roman"/>
          <w:sz w:val="24"/>
          <w:szCs w:val="24"/>
        </w:rPr>
        <w:t>4</w:t>
      </w:r>
      <w:r w:rsidR="00D43790">
        <w:rPr>
          <w:rFonts w:ascii="Times New Roman" w:eastAsia="Times New Roman" w:hAnsi="Times New Roman" w:cs="Times New Roman"/>
          <w:sz w:val="24"/>
          <w:szCs w:val="24"/>
        </w:rPr>
        <w:t>) Ecology and Evolution</w:t>
      </w:r>
      <w:r w:rsidR="00252A94">
        <w:rPr>
          <w:rFonts w:ascii="Times New Roman" w:eastAsia="Times New Roman" w:hAnsi="Times New Roman" w:cs="Times New Roman"/>
          <w:sz w:val="24"/>
          <w:szCs w:val="24"/>
        </w:rPr>
        <w:t>, 5) Ecological Informatics</w:t>
      </w:r>
      <w:r w:rsidR="00D43790">
        <w:rPr>
          <w:rFonts w:ascii="Times New Roman" w:eastAsia="Times New Roman" w:hAnsi="Times New Roman" w:cs="Times New Roman"/>
          <w:sz w:val="24"/>
          <w:szCs w:val="24"/>
        </w:rPr>
        <w:t>.</w:t>
      </w:r>
    </w:p>
    <w:p w14:paraId="14716220" w14:textId="77777777" w:rsidR="004E13A5" w:rsidRPr="0007763B" w:rsidRDefault="004E13A5" w:rsidP="00F34539">
      <w:pPr>
        <w:spacing w:before="240" w:after="240" w:line="276" w:lineRule="auto"/>
        <w:rPr>
          <w:rFonts w:ascii="Times New Roman" w:eastAsia="Times New Roman" w:hAnsi="Times New Roman" w:cs="Times New Roman"/>
          <w:sz w:val="24"/>
          <w:szCs w:val="24"/>
        </w:rPr>
      </w:pPr>
    </w:p>
    <w:p w14:paraId="5CCE16C7" w14:textId="1989100A" w:rsidR="004E13A5" w:rsidRDefault="004E13A5" w:rsidP="00F34539">
      <w:pPr>
        <w:spacing w:before="240" w:after="240" w:line="276" w:lineRule="auto"/>
        <w:rPr>
          <w:rFonts w:ascii="Times New Roman" w:eastAsia="Times New Roman" w:hAnsi="Times New Roman" w:cs="Times New Roman"/>
          <w:sz w:val="24"/>
          <w:szCs w:val="24"/>
        </w:rPr>
      </w:pPr>
    </w:p>
    <w:p w14:paraId="3A38FFD0" w14:textId="77777777" w:rsidR="007617DB" w:rsidRDefault="007617DB" w:rsidP="00F34539">
      <w:pPr>
        <w:spacing w:before="240" w:after="240" w:line="276" w:lineRule="auto"/>
        <w:rPr>
          <w:rFonts w:ascii="Times New Roman" w:eastAsia="Times New Roman" w:hAnsi="Times New Roman" w:cs="Times New Roman"/>
          <w:sz w:val="24"/>
          <w:szCs w:val="24"/>
        </w:rPr>
      </w:pPr>
    </w:p>
    <w:p w14:paraId="7A9AAAB5" w14:textId="77777777" w:rsidR="000E06D6" w:rsidRDefault="000E06D6" w:rsidP="000E06D6">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03A4E13" w14:textId="265DE158" w:rsidR="00186794" w:rsidRPr="00186794" w:rsidRDefault="00186794" w:rsidP="000E06D6">
      <w:pPr>
        <w:spacing w:before="240" w:after="240" w:line="276" w:lineRule="auto"/>
        <w:rPr>
          <w:rFonts w:ascii="Times New Roman" w:eastAsia="Times New Roman" w:hAnsi="Times New Roman" w:cs="Times New Roman"/>
          <w:b/>
          <w:sz w:val="24"/>
          <w:szCs w:val="24"/>
        </w:rPr>
      </w:pPr>
      <w:bookmarkStart w:id="1" w:name="_Hlk46493480"/>
      <w:r>
        <w:rPr>
          <w:rFonts w:ascii="Times New Roman" w:eastAsia="Times New Roman" w:hAnsi="Times New Roman" w:cs="Times New Roman"/>
          <w:b/>
          <w:sz w:val="24"/>
          <w:szCs w:val="24"/>
        </w:rPr>
        <w:lastRenderedPageBreak/>
        <w:t>ABSTRACT</w:t>
      </w:r>
    </w:p>
    <w:p w14:paraId="76261800" w14:textId="5B1CF6D8" w:rsidR="006E59F8" w:rsidRDefault="00186794" w:rsidP="000E06D6">
      <w:pPr>
        <w:spacing w:before="240" w:after="240" w:line="276" w:lineRule="auto"/>
        <w:rPr>
          <w:rFonts w:ascii="Times New Roman" w:eastAsia="Times New Roman" w:hAnsi="Times New Roman" w:cs="Times New Roman"/>
          <w:sz w:val="24"/>
          <w:szCs w:val="24"/>
        </w:rPr>
      </w:pPr>
      <w:r w:rsidRPr="00D534BD">
        <w:rPr>
          <w:rFonts w:ascii="Times New Roman" w:hAnsi="Times New Roman" w:cs="Times New Roman"/>
          <w:sz w:val="24"/>
          <w:szCs w:val="24"/>
        </w:rPr>
        <w:t xml:space="preserve">Understanding </w:t>
      </w:r>
      <w:r w:rsidRPr="00D534BD">
        <w:rPr>
          <w:rFonts w:ascii="Times New Roman" w:eastAsia="Times New Roman" w:hAnsi="Times New Roman" w:cs="Times New Roman"/>
          <w:sz w:val="24"/>
          <w:szCs w:val="24"/>
        </w:rPr>
        <w:t xml:space="preserve">spatio-temporal changes in biodiversity, including genetic diversity, is essential to </w:t>
      </w:r>
      <w:r w:rsidR="000E06D6">
        <w:rPr>
          <w:rFonts w:ascii="Times New Roman" w:eastAsia="Times New Roman" w:hAnsi="Times New Roman" w:cs="Times New Roman"/>
          <w:sz w:val="24"/>
          <w:szCs w:val="24"/>
        </w:rPr>
        <w:t>track the effects of global change and to inform effective</w:t>
      </w:r>
      <w:r w:rsidR="000E06D6" w:rsidRPr="00D534BD">
        <w:rPr>
          <w:rFonts w:ascii="Times New Roman" w:eastAsia="Times New Roman" w:hAnsi="Times New Roman" w:cs="Times New Roman"/>
          <w:sz w:val="24"/>
          <w:szCs w:val="24"/>
        </w:rPr>
        <w:t xml:space="preserve"> </w:t>
      </w:r>
      <w:r w:rsidRPr="00D534BD">
        <w:rPr>
          <w:rFonts w:ascii="Times New Roman" w:eastAsia="Times New Roman" w:hAnsi="Times New Roman" w:cs="Times New Roman"/>
          <w:sz w:val="24"/>
          <w:szCs w:val="24"/>
        </w:rPr>
        <w:t xml:space="preserve">conservation plans. </w:t>
      </w:r>
      <w:r w:rsidR="00342BF4">
        <w:rPr>
          <w:rFonts w:ascii="Times New Roman" w:eastAsia="Times New Roman" w:hAnsi="Times New Roman" w:cs="Times New Roman"/>
          <w:sz w:val="24"/>
          <w:szCs w:val="24"/>
        </w:rPr>
        <w:t xml:space="preserve">Although, </w:t>
      </w:r>
      <w:r w:rsidR="00564AA6">
        <w:rPr>
          <w:rFonts w:ascii="Times New Roman" w:eastAsia="Times New Roman" w:hAnsi="Times New Roman" w:cs="Times New Roman"/>
          <w:sz w:val="24"/>
          <w:szCs w:val="24"/>
        </w:rPr>
        <w:t xml:space="preserve">temporal questions are common </w:t>
      </w:r>
      <w:r w:rsidR="00342BF4">
        <w:rPr>
          <w:rFonts w:ascii="Times New Roman" w:eastAsia="Times New Roman" w:hAnsi="Times New Roman" w:cs="Times New Roman"/>
          <w:sz w:val="24"/>
          <w:szCs w:val="24"/>
        </w:rPr>
        <w:t>in community ecology,</w:t>
      </w:r>
      <w:r w:rsidR="00564AA6">
        <w:rPr>
          <w:rFonts w:ascii="Times New Roman" w:eastAsia="Times New Roman" w:hAnsi="Times New Roman" w:cs="Times New Roman"/>
          <w:sz w:val="24"/>
          <w:szCs w:val="24"/>
        </w:rPr>
        <w:t xml:space="preserve"> they are not in landscape genetics</w:t>
      </w:r>
      <w:r w:rsidR="00342BF4">
        <w:rPr>
          <w:rFonts w:ascii="Times New Roman" w:eastAsia="Times New Roman" w:hAnsi="Times New Roman" w:cs="Times New Roman"/>
          <w:sz w:val="24"/>
          <w:szCs w:val="24"/>
        </w:rPr>
        <w:t>. Indeed</w:t>
      </w:r>
      <w:r w:rsidR="00CD74D0" w:rsidRPr="00D534BD">
        <w:rPr>
          <w:rFonts w:ascii="Times New Roman" w:eastAsia="Times New Roman" w:hAnsi="Times New Roman" w:cs="Times New Roman"/>
          <w:sz w:val="24"/>
          <w:szCs w:val="24"/>
        </w:rPr>
        <w:t xml:space="preserve">, detecting </w:t>
      </w:r>
      <w:r w:rsidR="000E06D6">
        <w:rPr>
          <w:rFonts w:ascii="Times New Roman" w:eastAsia="Times New Roman" w:hAnsi="Times New Roman" w:cs="Times New Roman"/>
          <w:sz w:val="24"/>
          <w:szCs w:val="24"/>
        </w:rPr>
        <w:t>changes in</w:t>
      </w:r>
      <w:r w:rsidR="000E06D6" w:rsidRPr="00D534BD">
        <w:rPr>
          <w:rFonts w:ascii="Times New Roman" w:eastAsia="Times New Roman" w:hAnsi="Times New Roman" w:cs="Times New Roman"/>
          <w:sz w:val="24"/>
          <w:szCs w:val="24"/>
        </w:rPr>
        <w:t xml:space="preserve"> </w:t>
      </w:r>
      <w:r w:rsidR="00CD74D0" w:rsidRPr="00D534BD">
        <w:rPr>
          <w:rFonts w:ascii="Times New Roman" w:eastAsia="Times New Roman" w:hAnsi="Times New Roman" w:cs="Times New Roman"/>
          <w:sz w:val="24"/>
          <w:szCs w:val="24"/>
        </w:rPr>
        <w:t xml:space="preserve">local genetic </w:t>
      </w:r>
      <w:r w:rsidR="000E06D6">
        <w:rPr>
          <w:rFonts w:ascii="Times New Roman" w:eastAsia="Times New Roman" w:hAnsi="Times New Roman" w:cs="Times New Roman"/>
          <w:sz w:val="24"/>
          <w:szCs w:val="24"/>
        </w:rPr>
        <w:t xml:space="preserve">diversity beyond what one would </w:t>
      </w:r>
      <w:r w:rsidR="00CD74D0" w:rsidRPr="00D534BD">
        <w:rPr>
          <w:rFonts w:ascii="Times New Roman" w:eastAsia="Times New Roman" w:hAnsi="Times New Roman" w:cs="Times New Roman"/>
          <w:sz w:val="24"/>
          <w:szCs w:val="24"/>
        </w:rPr>
        <w:t xml:space="preserve">expect from common processes </w:t>
      </w:r>
      <w:r w:rsidR="00564AA6">
        <w:rPr>
          <w:rFonts w:ascii="Times New Roman" w:eastAsia="Times New Roman" w:hAnsi="Times New Roman" w:cs="Times New Roman"/>
          <w:sz w:val="24"/>
          <w:szCs w:val="24"/>
        </w:rPr>
        <w:t xml:space="preserve">involved at multiple scales </w:t>
      </w:r>
      <w:r w:rsidR="00CD74D0" w:rsidRPr="00D534BD">
        <w:rPr>
          <w:rFonts w:ascii="Times New Roman" w:eastAsia="Times New Roman" w:hAnsi="Times New Roman" w:cs="Times New Roman"/>
          <w:sz w:val="24"/>
          <w:szCs w:val="24"/>
        </w:rPr>
        <w:t>such as drift, is challenging.</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Our capacity to detect such changes is also very information dependent. Existing </w:t>
      </w:r>
      <w:r w:rsidR="00912D11" w:rsidRPr="00D534BD">
        <w:rPr>
          <w:rFonts w:ascii="Times New Roman" w:eastAsia="Times New Roman" w:hAnsi="Times New Roman" w:cs="Times New Roman"/>
          <w:sz w:val="24"/>
          <w:szCs w:val="24"/>
        </w:rPr>
        <w:t xml:space="preserve">methods to detect </w:t>
      </w:r>
      <w:r w:rsidR="000E06D6">
        <w:rPr>
          <w:rFonts w:ascii="Times New Roman" w:eastAsia="Times New Roman" w:hAnsi="Times New Roman" w:cs="Times New Roman"/>
          <w:sz w:val="24"/>
          <w:szCs w:val="24"/>
        </w:rPr>
        <w:t xml:space="preserve">meaningful </w:t>
      </w:r>
      <w:r w:rsidR="00912D11" w:rsidRPr="00D534BD">
        <w:rPr>
          <w:rFonts w:ascii="Times New Roman" w:eastAsia="Times New Roman" w:hAnsi="Times New Roman" w:cs="Times New Roman"/>
          <w:sz w:val="24"/>
          <w:szCs w:val="24"/>
        </w:rPr>
        <w:t>genetic change</w:t>
      </w:r>
      <w:r w:rsidR="000E06D6">
        <w:rPr>
          <w:rFonts w:ascii="Times New Roman" w:eastAsia="Times New Roman" w:hAnsi="Times New Roman" w:cs="Times New Roman"/>
          <w:sz w:val="24"/>
          <w:szCs w:val="24"/>
        </w:rPr>
        <w:t>s</w:t>
      </w:r>
      <w:r w:rsidR="00912D11"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through </w:t>
      </w:r>
      <w:r w:rsidR="00912D11" w:rsidRPr="00D534BD">
        <w:rPr>
          <w:rFonts w:ascii="Times New Roman" w:eastAsia="Times New Roman" w:hAnsi="Times New Roman" w:cs="Times New Roman"/>
          <w:sz w:val="24"/>
          <w:szCs w:val="24"/>
        </w:rPr>
        <w:t xml:space="preserve">time </w:t>
      </w:r>
      <w:r w:rsidR="000E06D6">
        <w:rPr>
          <w:rFonts w:ascii="Times New Roman" w:eastAsia="Times New Roman" w:hAnsi="Times New Roman" w:cs="Times New Roman"/>
          <w:sz w:val="24"/>
          <w:szCs w:val="24"/>
        </w:rPr>
        <w:t xml:space="preserve">typically </w:t>
      </w:r>
      <w:r w:rsidR="00912D11" w:rsidRPr="00D534BD">
        <w:rPr>
          <w:rFonts w:ascii="Times New Roman" w:eastAsia="Times New Roman" w:hAnsi="Times New Roman" w:cs="Times New Roman"/>
          <w:sz w:val="24"/>
          <w:szCs w:val="24"/>
        </w:rPr>
        <w:t>require large genetic datasets</w:t>
      </w:r>
      <w:r w:rsidR="00FD3C10" w:rsidRPr="00D534BD">
        <w:rPr>
          <w:rFonts w:ascii="Times New Roman" w:eastAsia="Times New Roman" w:hAnsi="Times New Roman" w:cs="Times New Roman"/>
          <w:sz w:val="24"/>
          <w:szCs w:val="24"/>
        </w:rPr>
        <w:t xml:space="preserve"> </w:t>
      </w:r>
      <w:r w:rsidR="000E06D6">
        <w:rPr>
          <w:rFonts w:ascii="Times New Roman" w:eastAsia="Times New Roman" w:hAnsi="Times New Roman" w:cs="Times New Roman"/>
          <w:sz w:val="24"/>
          <w:szCs w:val="24"/>
        </w:rPr>
        <w:t xml:space="preserve">containing </w:t>
      </w:r>
      <w:r w:rsidR="00FD3C10" w:rsidRPr="00D534BD">
        <w:rPr>
          <w:rFonts w:ascii="Times New Roman" w:eastAsia="Times New Roman" w:hAnsi="Times New Roman" w:cs="Times New Roman"/>
          <w:sz w:val="24"/>
          <w:szCs w:val="24"/>
        </w:rPr>
        <w:t>information beyond simple allele counts</w:t>
      </w:r>
      <w:r w:rsidR="000E06D6">
        <w:rPr>
          <w:rFonts w:ascii="Times New Roman" w:eastAsia="Times New Roman" w:hAnsi="Times New Roman" w:cs="Times New Roman"/>
          <w:sz w:val="24"/>
          <w:szCs w:val="24"/>
        </w:rPr>
        <w:t>.</w:t>
      </w:r>
      <w:r w:rsidR="00F857B5">
        <w:rPr>
          <w:rFonts w:ascii="Times New Roman" w:eastAsia="Times New Roman" w:hAnsi="Times New Roman" w:cs="Times New Roman"/>
          <w:sz w:val="24"/>
          <w:szCs w:val="24"/>
        </w:rPr>
        <w:t xml:space="preserve"> </w:t>
      </w:r>
      <w:r w:rsidR="00E10473" w:rsidRPr="00E10473">
        <w:rPr>
          <w:rFonts w:ascii="Times New Roman" w:eastAsia="Times New Roman" w:hAnsi="Times New Roman" w:cs="Times New Roman"/>
          <w:sz w:val="24"/>
          <w:szCs w:val="24"/>
        </w:rPr>
        <w:t>However, there are many situati</w:t>
      </w:r>
      <w:r w:rsidR="00E10473">
        <w:rPr>
          <w:rFonts w:ascii="Times New Roman" w:eastAsia="Times New Roman" w:hAnsi="Times New Roman" w:cs="Times New Roman"/>
          <w:sz w:val="24"/>
          <w:szCs w:val="24"/>
        </w:rPr>
        <w:t>ons where we want to understand</w:t>
      </w:r>
      <w:r w:rsidR="00E10473" w:rsidRPr="00E10473">
        <w:rPr>
          <w:rFonts w:ascii="Times New Roman" w:eastAsia="Times New Roman" w:hAnsi="Times New Roman" w:cs="Times New Roman"/>
          <w:sz w:val="24"/>
          <w:szCs w:val="24"/>
        </w:rPr>
        <w:t xml:space="preserve"> temporal change </w:t>
      </w:r>
      <w:r w:rsidR="00E10473">
        <w:rPr>
          <w:rFonts w:ascii="Times New Roman" w:eastAsia="Times New Roman" w:hAnsi="Times New Roman" w:cs="Times New Roman"/>
          <w:sz w:val="24"/>
          <w:szCs w:val="24"/>
        </w:rPr>
        <w:t>in genetic diversity</w:t>
      </w:r>
      <w:r w:rsidR="00081DB8">
        <w:rPr>
          <w:rFonts w:ascii="Times New Roman" w:eastAsia="Times New Roman" w:hAnsi="Times New Roman" w:cs="Times New Roman"/>
          <w:sz w:val="24"/>
          <w:szCs w:val="24"/>
        </w:rPr>
        <w:t>, for example</w:t>
      </w:r>
      <w:r w:rsidR="00081DB8" w:rsidRPr="00081DB8">
        <w:t xml:space="preserve"> </w:t>
      </w:r>
      <w:r w:rsidR="00081DB8" w:rsidRPr="00081DB8">
        <w:rPr>
          <w:rFonts w:ascii="Times New Roman" w:eastAsia="Times New Roman" w:hAnsi="Times New Roman" w:cs="Times New Roman"/>
          <w:sz w:val="24"/>
          <w:szCs w:val="24"/>
        </w:rPr>
        <w:t>are induced by demographic events like immigration, or popu</w:t>
      </w:r>
      <w:r w:rsidR="00535DAC">
        <w:rPr>
          <w:rFonts w:ascii="Times New Roman" w:eastAsia="Times New Roman" w:hAnsi="Times New Roman" w:cs="Times New Roman"/>
          <w:sz w:val="24"/>
          <w:szCs w:val="24"/>
        </w:rPr>
        <w:t>lation cycles</w:t>
      </w:r>
      <w:r w:rsidR="00E10473" w:rsidRPr="00E10473">
        <w:rPr>
          <w:rFonts w:ascii="Times New Roman" w:eastAsia="Times New Roman" w:hAnsi="Times New Roman" w:cs="Times New Roman"/>
          <w:sz w:val="24"/>
          <w:szCs w:val="24"/>
        </w:rPr>
        <w:t>, but in which such extensive information is not available.</w:t>
      </w:r>
      <w:r w:rsidR="00E10473">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In this paper, we describe </w:t>
      </w:r>
      <w:r w:rsidR="009844B3">
        <w:rPr>
          <w:rFonts w:ascii="Times New Roman" w:eastAsia="Times New Roman" w:hAnsi="Times New Roman" w:cs="Times New Roman"/>
          <w:sz w:val="24"/>
          <w:szCs w:val="24"/>
        </w:rPr>
        <w:t xml:space="preserve">Temporal Genetic Indices </w:t>
      </w:r>
      <w:r w:rsidR="00091C4E">
        <w:rPr>
          <w:rFonts w:ascii="Times New Roman" w:eastAsia="Times New Roman" w:hAnsi="Times New Roman" w:cs="Times New Roman"/>
          <w:sz w:val="24"/>
          <w:szCs w:val="24"/>
        </w:rPr>
        <w:t xml:space="preserve">(TGI), </w:t>
      </w:r>
      <w:r w:rsidR="009844B3">
        <w:rPr>
          <w:rFonts w:ascii="Times New Roman" w:eastAsia="Times New Roman" w:hAnsi="Times New Roman" w:cs="Times New Roman"/>
          <w:sz w:val="24"/>
          <w:szCs w:val="24"/>
        </w:rPr>
        <w:t xml:space="preserve">a </w:t>
      </w:r>
      <w:r w:rsidR="00F857B5">
        <w:rPr>
          <w:rFonts w:ascii="Times New Roman" w:eastAsia="Times New Roman" w:hAnsi="Times New Roman" w:cs="Times New Roman"/>
          <w:sz w:val="24"/>
          <w:szCs w:val="24"/>
        </w:rPr>
        <w:t xml:space="preserve">new </w:t>
      </w:r>
      <w:r w:rsidR="009844B3">
        <w:rPr>
          <w:rFonts w:ascii="Times New Roman" w:eastAsia="Times New Roman" w:hAnsi="Times New Roman" w:cs="Times New Roman"/>
          <w:sz w:val="24"/>
          <w:szCs w:val="24"/>
        </w:rPr>
        <w:t xml:space="preserve">method </w:t>
      </w:r>
      <w:r w:rsidR="00F857B5">
        <w:rPr>
          <w:rFonts w:ascii="Times New Roman" w:eastAsia="Times New Roman" w:hAnsi="Times New Roman" w:cs="Times New Roman"/>
          <w:sz w:val="24"/>
          <w:szCs w:val="24"/>
        </w:rPr>
        <w:t xml:space="preserve">to </w:t>
      </w:r>
      <w:r w:rsidR="00E10473">
        <w:rPr>
          <w:rFonts w:ascii="Times New Roman" w:eastAsia="Times New Roman" w:hAnsi="Times New Roman" w:cs="Times New Roman"/>
          <w:sz w:val="24"/>
          <w:szCs w:val="24"/>
        </w:rPr>
        <w:t>i</w:t>
      </w:r>
      <w:r w:rsidR="00E10473" w:rsidRPr="00E10473">
        <w:rPr>
          <w:rFonts w:ascii="Times New Roman" w:eastAsia="Times New Roman" w:hAnsi="Times New Roman" w:cs="Times New Roman"/>
          <w:sz w:val="24"/>
          <w:szCs w:val="24"/>
        </w:rPr>
        <w:t>dentify significant changes in genetic diversity through time</w:t>
      </w:r>
      <w:r w:rsidR="00F857B5">
        <w:rPr>
          <w:rFonts w:ascii="Times New Roman" w:eastAsia="Times New Roman" w:hAnsi="Times New Roman" w:cs="Times New Roman"/>
          <w:sz w:val="24"/>
          <w:szCs w:val="24"/>
        </w:rPr>
        <w:t xml:space="preserve">. This method uses </w:t>
      </w:r>
      <w:r w:rsidR="009844B3">
        <w:rPr>
          <w:rFonts w:ascii="Times New Roman" w:eastAsia="Times New Roman" w:hAnsi="Times New Roman" w:cs="Times New Roman"/>
          <w:sz w:val="24"/>
          <w:szCs w:val="24"/>
        </w:rPr>
        <w:t>permutations</w:t>
      </w:r>
      <w:r w:rsidR="00912D11">
        <w:rPr>
          <w:rFonts w:ascii="Times New Roman" w:eastAsia="Times New Roman" w:hAnsi="Times New Roman" w:cs="Times New Roman"/>
          <w:sz w:val="24"/>
          <w:szCs w:val="24"/>
        </w:rPr>
        <w:t xml:space="preserve"> of genotypic matrices</w:t>
      </w:r>
      <w:r w:rsidR="009844B3">
        <w:rPr>
          <w:rFonts w:ascii="Times New Roman" w:eastAsia="Times New Roman" w:hAnsi="Times New Roman" w:cs="Times New Roman"/>
          <w:sz w:val="24"/>
          <w:szCs w:val="24"/>
        </w:rPr>
        <w:t xml:space="preserve"> to test the significance </w:t>
      </w:r>
      <w:r w:rsidR="00397084">
        <w:rPr>
          <w:rFonts w:ascii="Times New Roman" w:eastAsia="Times New Roman" w:hAnsi="Times New Roman" w:cs="Times New Roman"/>
          <w:sz w:val="24"/>
          <w:szCs w:val="24"/>
        </w:rPr>
        <w:t xml:space="preserve">of </w:t>
      </w:r>
      <w:r w:rsidR="009844B3">
        <w:rPr>
          <w:rFonts w:ascii="Times New Roman" w:eastAsia="Times New Roman" w:hAnsi="Times New Roman" w:cs="Times New Roman"/>
          <w:sz w:val="24"/>
          <w:szCs w:val="24"/>
        </w:rPr>
        <w:t xml:space="preserve">genetic temporal change at sites, given genetic change in </w:t>
      </w:r>
      <w:r w:rsidR="0091764F">
        <w:rPr>
          <w:rFonts w:ascii="Times New Roman" w:eastAsia="Times New Roman" w:hAnsi="Times New Roman" w:cs="Times New Roman"/>
          <w:sz w:val="24"/>
          <w:szCs w:val="24"/>
        </w:rPr>
        <w:t xml:space="preserve">other sampling sites in </w:t>
      </w:r>
      <w:r w:rsidR="009844B3">
        <w:rPr>
          <w:rFonts w:ascii="Times New Roman" w:eastAsia="Times New Roman" w:hAnsi="Times New Roman" w:cs="Times New Roman"/>
          <w:sz w:val="24"/>
          <w:szCs w:val="24"/>
        </w:rPr>
        <w:t>the study land</w:t>
      </w:r>
      <w:r w:rsidR="00CA3406">
        <w:rPr>
          <w:rFonts w:ascii="Times New Roman" w:eastAsia="Times New Roman" w:hAnsi="Times New Roman" w:cs="Times New Roman"/>
          <w:sz w:val="24"/>
          <w:szCs w:val="24"/>
        </w:rPr>
        <w:t>s</w:t>
      </w:r>
      <w:r w:rsidR="009844B3">
        <w:rPr>
          <w:rFonts w:ascii="Times New Roman" w:eastAsia="Times New Roman" w:hAnsi="Times New Roman" w:cs="Times New Roman"/>
          <w:sz w:val="24"/>
          <w:szCs w:val="24"/>
        </w:rPr>
        <w:t>cape.</w:t>
      </w:r>
      <w:r w:rsidR="00D534BD">
        <w:rPr>
          <w:rFonts w:ascii="Times New Roman" w:eastAsia="Times New Roman" w:hAnsi="Times New Roman" w:cs="Times New Roman"/>
          <w:sz w:val="24"/>
          <w:szCs w:val="24"/>
        </w:rPr>
        <w:t xml:space="preserve"> </w:t>
      </w:r>
      <w:r w:rsidR="00017F16">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overcomes existing challenges to detecting temporal genetic change in </w:t>
      </w:r>
      <w:r w:rsidR="00017F16">
        <w:rPr>
          <w:rFonts w:ascii="Times New Roman" w:eastAsia="Times New Roman" w:hAnsi="Times New Roman" w:cs="Times New Roman"/>
          <w:sz w:val="24"/>
          <w:szCs w:val="24"/>
        </w:rPr>
        <w:t>genetic datasets</w:t>
      </w:r>
      <w:r w:rsidR="006C38E4">
        <w:rPr>
          <w:rFonts w:ascii="Times New Roman" w:eastAsia="Times New Roman" w:hAnsi="Times New Roman" w:cs="Times New Roman"/>
          <w:sz w:val="24"/>
          <w:szCs w:val="24"/>
        </w:rPr>
        <w:t xml:space="preserve"> with minimal </w:t>
      </w:r>
      <w:r w:rsidR="003D4DE5">
        <w:rPr>
          <w:rFonts w:ascii="Times New Roman" w:eastAsia="Times New Roman" w:hAnsi="Times New Roman" w:cs="Times New Roman"/>
          <w:sz w:val="24"/>
          <w:szCs w:val="24"/>
        </w:rPr>
        <w:t>genetic information</w:t>
      </w:r>
      <w:r w:rsidR="00017F16">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 xml:space="preserve">We </w:t>
      </w:r>
      <w:r w:rsidR="006C38E4">
        <w:rPr>
          <w:rFonts w:ascii="Times New Roman" w:eastAsia="Times New Roman" w:hAnsi="Times New Roman" w:cs="Times New Roman"/>
          <w:sz w:val="24"/>
          <w:szCs w:val="24"/>
        </w:rPr>
        <w:t xml:space="preserve">demonstrate the utility of </w:t>
      </w:r>
      <w:r w:rsidR="00091C4E">
        <w:rPr>
          <w:rFonts w:ascii="Times New Roman" w:eastAsia="Times New Roman" w:hAnsi="Times New Roman" w:cs="Times New Roman"/>
          <w:sz w:val="24"/>
          <w:szCs w:val="24"/>
        </w:rPr>
        <w:t xml:space="preserve">TGI </w:t>
      </w:r>
      <w:r w:rsidR="006C38E4">
        <w:rPr>
          <w:rFonts w:ascii="Times New Roman" w:eastAsia="Times New Roman" w:hAnsi="Times New Roman" w:cs="Times New Roman"/>
          <w:sz w:val="24"/>
          <w:szCs w:val="24"/>
        </w:rPr>
        <w:t xml:space="preserve">for identifying the genetic legacies of important historical demographic events </w:t>
      </w:r>
      <w:r w:rsidR="00091C4E">
        <w:rPr>
          <w:rFonts w:ascii="Times New Roman" w:eastAsia="Times New Roman" w:hAnsi="Times New Roman" w:cs="Times New Roman"/>
          <w:sz w:val="24"/>
          <w:szCs w:val="24"/>
        </w:rPr>
        <w:t>using demo-genetic simulations</w:t>
      </w:r>
      <w:r w:rsidR="006C38E4">
        <w:rPr>
          <w:rFonts w:ascii="Times New Roman" w:eastAsia="Times New Roman" w:hAnsi="Times New Roman" w:cs="Times New Roman"/>
          <w:sz w:val="24"/>
          <w:szCs w:val="24"/>
        </w:rPr>
        <w:t>. We further demonstrate the ability of our TGI approach to identify such legacies</w:t>
      </w:r>
      <w:r w:rsidR="00091C4E">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under different levels of </w:t>
      </w:r>
      <w:r w:rsidR="00091C4E">
        <w:rPr>
          <w:rFonts w:ascii="Times New Roman" w:eastAsia="Times New Roman" w:hAnsi="Times New Roman" w:cs="Times New Roman"/>
          <w:sz w:val="24"/>
          <w:szCs w:val="24"/>
        </w:rPr>
        <w:t xml:space="preserve">dispersal, </w:t>
      </w:r>
      <w:r w:rsidR="006C38E4">
        <w:rPr>
          <w:rFonts w:ascii="Times New Roman" w:eastAsia="Times New Roman" w:hAnsi="Times New Roman" w:cs="Times New Roman"/>
          <w:sz w:val="24"/>
          <w:szCs w:val="24"/>
        </w:rPr>
        <w:t>spatial extent of the demographic event</w:t>
      </w:r>
      <w:r w:rsidR="00091C4E">
        <w:rPr>
          <w:rFonts w:ascii="Times New Roman" w:eastAsia="Times New Roman" w:hAnsi="Times New Roman" w:cs="Times New Roman"/>
          <w:sz w:val="24"/>
          <w:szCs w:val="24"/>
        </w:rPr>
        <w:t>, and the timing of sampling relative to the event</w:t>
      </w:r>
      <w:r w:rsidR="004C7C6F">
        <w:rPr>
          <w:rFonts w:ascii="Times New Roman" w:eastAsia="Times New Roman" w:hAnsi="Times New Roman" w:cs="Times New Roman"/>
          <w:sz w:val="24"/>
          <w:szCs w:val="24"/>
        </w:rPr>
        <w:t xml:space="preserve">. </w:t>
      </w:r>
      <w:r w:rsidR="006C38E4">
        <w:rPr>
          <w:rFonts w:ascii="Times New Roman" w:eastAsia="Times New Roman" w:hAnsi="Times New Roman" w:cs="Times New Roman"/>
          <w:sz w:val="24"/>
          <w:szCs w:val="24"/>
        </w:rPr>
        <w:t xml:space="preserve">Finally, we </w:t>
      </w:r>
      <w:r w:rsidR="00EA43F0">
        <w:rPr>
          <w:rFonts w:ascii="Times New Roman" w:eastAsia="Times New Roman" w:hAnsi="Times New Roman" w:cs="Times New Roman"/>
          <w:sz w:val="24"/>
          <w:szCs w:val="24"/>
        </w:rPr>
        <w:t xml:space="preserve">successfully </w:t>
      </w:r>
      <w:r w:rsidR="00091C4E">
        <w:rPr>
          <w:rFonts w:ascii="Times New Roman" w:eastAsia="Times New Roman" w:hAnsi="Times New Roman" w:cs="Times New Roman"/>
          <w:sz w:val="24"/>
          <w:szCs w:val="24"/>
        </w:rPr>
        <w:t xml:space="preserve">applied TGI </w:t>
      </w:r>
      <w:r w:rsidR="006C38E4">
        <w:rPr>
          <w:rFonts w:ascii="Times New Roman" w:eastAsia="Times New Roman" w:hAnsi="Times New Roman" w:cs="Times New Roman"/>
          <w:sz w:val="24"/>
          <w:szCs w:val="24"/>
        </w:rPr>
        <w:t xml:space="preserve">to an </w:t>
      </w:r>
      <w:r w:rsidR="00EA43F0">
        <w:rPr>
          <w:rFonts w:ascii="Times New Roman" w:eastAsia="Times New Roman" w:hAnsi="Times New Roman" w:cs="Times New Roman"/>
          <w:sz w:val="24"/>
          <w:szCs w:val="24"/>
        </w:rPr>
        <w:t>empirical dataset, with our application providing a straightforward test for genetic change, and supporting previous conclusions about the dataset</w:t>
      </w:r>
      <w:r w:rsid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A</w:t>
      </w:r>
      <w:r w:rsidR="00CA3406">
        <w:rPr>
          <w:rFonts w:ascii="Times New Roman" w:eastAsia="Times New Roman" w:hAnsi="Times New Roman" w:cs="Times New Roman"/>
          <w:sz w:val="24"/>
          <w:szCs w:val="24"/>
        </w:rPr>
        <w:t>n</w:t>
      </w:r>
      <w:r w:rsidR="00EA43F0">
        <w:rPr>
          <w:rFonts w:ascii="Times New Roman" w:eastAsia="Times New Roman" w:hAnsi="Times New Roman" w:cs="Times New Roman"/>
          <w:sz w:val="24"/>
          <w:szCs w:val="24"/>
        </w:rPr>
        <w:t xml:space="preserve"> </w:t>
      </w:r>
      <w:r w:rsidR="00091C4E">
        <w:rPr>
          <w:rFonts w:ascii="Times New Roman" w:eastAsia="Times New Roman" w:hAnsi="Times New Roman" w:cs="Times New Roman"/>
          <w:sz w:val="24"/>
          <w:szCs w:val="24"/>
        </w:rPr>
        <w:t>R</w:t>
      </w:r>
      <w:r w:rsidR="00091C4E" w:rsidRPr="00091C4E">
        <w:rPr>
          <w:rFonts w:ascii="Times New Roman" w:eastAsia="Times New Roman" w:hAnsi="Times New Roman" w:cs="Times New Roman"/>
          <w:sz w:val="24"/>
          <w:szCs w:val="24"/>
        </w:rPr>
        <w:t xml:space="preserve"> </w:t>
      </w:r>
      <w:r w:rsidR="00EA43F0">
        <w:rPr>
          <w:rFonts w:ascii="Times New Roman" w:eastAsia="Times New Roman" w:hAnsi="Times New Roman" w:cs="Times New Roman"/>
          <w:sz w:val="24"/>
          <w:szCs w:val="24"/>
        </w:rPr>
        <w:t>function</w:t>
      </w:r>
      <w:r w:rsidR="00912D11">
        <w:rPr>
          <w:rFonts w:ascii="Times New Roman" w:eastAsia="Times New Roman" w:hAnsi="Times New Roman" w:cs="Times New Roman"/>
          <w:sz w:val="24"/>
          <w:szCs w:val="24"/>
        </w:rPr>
        <w:t xml:space="preserve"> to </w:t>
      </w:r>
      <w:r w:rsidR="00091C4E" w:rsidRPr="00091C4E">
        <w:rPr>
          <w:rFonts w:ascii="Times New Roman" w:eastAsia="Times New Roman" w:hAnsi="Times New Roman" w:cs="Times New Roman"/>
          <w:sz w:val="24"/>
          <w:szCs w:val="24"/>
        </w:rPr>
        <w:t>implement the method</w:t>
      </w:r>
      <w:r w:rsidR="00EA43F0">
        <w:rPr>
          <w:rFonts w:ascii="Times New Roman" w:eastAsia="Times New Roman" w:hAnsi="Times New Roman" w:cs="Times New Roman"/>
          <w:sz w:val="24"/>
          <w:szCs w:val="24"/>
        </w:rPr>
        <w:t xml:space="preserve"> is now available</w:t>
      </w:r>
      <w:r w:rsidR="00092FF0">
        <w:rPr>
          <w:rFonts w:ascii="Times New Roman" w:eastAsia="Times New Roman" w:hAnsi="Times New Roman" w:cs="Times New Roman"/>
          <w:sz w:val="24"/>
          <w:szCs w:val="24"/>
        </w:rPr>
        <w:t>, as well as convenience functions for those wishing to further simulate and analyze their simulations.</w:t>
      </w:r>
    </w:p>
    <w:bookmarkEnd w:id="1"/>
    <w:p w14:paraId="025AEE26" w14:textId="4CD7D3CD" w:rsidR="00674958" w:rsidRDefault="00674958" w:rsidP="000E06D6">
      <w:pPr>
        <w:spacing w:before="240" w:after="240" w:line="276" w:lineRule="auto"/>
        <w:rPr>
          <w:rFonts w:ascii="Times New Roman" w:eastAsia="Times New Roman" w:hAnsi="Times New Roman" w:cs="Times New Roman"/>
          <w:sz w:val="24"/>
          <w:szCs w:val="24"/>
        </w:rPr>
      </w:pPr>
    </w:p>
    <w:p w14:paraId="0EE5374B" w14:textId="432D843A" w:rsidR="00287B30" w:rsidRDefault="00287B30" w:rsidP="000E06D6">
      <w:pPr>
        <w:spacing w:before="240" w:after="240" w:line="276" w:lineRule="auto"/>
        <w:rPr>
          <w:rFonts w:ascii="Times New Roman" w:eastAsia="Times New Roman" w:hAnsi="Times New Roman" w:cs="Times New Roman"/>
          <w:sz w:val="24"/>
          <w:szCs w:val="24"/>
        </w:rPr>
      </w:pPr>
    </w:p>
    <w:p w14:paraId="44366D9A" w14:textId="77777777" w:rsidR="00287B30" w:rsidRDefault="00287B30" w:rsidP="000E06D6">
      <w:pPr>
        <w:spacing w:before="240" w:after="240" w:line="276" w:lineRule="auto"/>
        <w:rPr>
          <w:rFonts w:ascii="Times New Roman" w:eastAsia="Times New Roman" w:hAnsi="Times New Roman" w:cs="Times New Roman"/>
          <w:sz w:val="24"/>
          <w:szCs w:val="24"/>
        </w:rPr>
      </w:pPr>
    </w:p>
    <w:p w14:paraId="014B733A" w14:textId="77777777" w:rsidR="00E83AD6" w:rsidRDefault="00E83AD6" w:rsidP="000E06D6">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7E22FFB" w14:textId="756365F6" w:rsidR="004E13A5" w:rsidRPr="0007763B" w:rsidRDefault="004E13A5" w:rsidP="000E06D6">
      <w:pPr>
        <w:spacing w:before="240" w:after="240" w:line="276" w:lineRule="auto"/>
        <w:rPr>
          <w:rFonts w:ascii="Times New Roman" w:eastAsia="Times New Roman" w:hAnsi="Times New Roman" w:cs="Times New Roman"/>
          <w:b/>
          <w:sz w:val="24"/>
          <w:szCs w:val="24"/>
        </w:rPr>
      </w:pPr>
      <w:commentRangeStart w:id="2"/>
      <w:r w:rsidRPr="0007763B">
        <w:rPr>
          <w:rFonts w:ascii="Times New Roman" w:eastAsia="Times New Roman" w:hAnsi="Times New Roman" w:cs="Times New Roman"/>
          <w:b/>
          <w:sz w:val="24"/>
          <w:szCs w:val="24"/>
        </w:rPr>
        <w:lastRenderedPageBreak/>
        <w:t>INTRODUCTION</w:t>
      </w:r>
      <w:commentRangeEnd w:id="2"/>
      <w:r w:rsidR="005B5C24">
        <w:rPr>
          <w:rStyle w:val="Marquedecommentaire"/>
        </w:rPr>
        <w:commentReference w:id="2"/>
      </w:r>
    </w:p>
    <w:p w14:paraId="5DE0D710" w14:textId="377697B3" w:rsidR="007839F5" w:rsidRDefault="00AC1D0A"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 biodiversity </w:t>
      </w:r>
      <w:r w:rsidR="00E86DE8">
        <w:rPr>
          <w:rFonts w:ascii="Times New Roman" w:eastAsia="Times New Roman" w:hAnsi="Times New Roman" w:cs="Times New Roman"/>
          <w:sz w:val="24"/>
          <w:szCs w:val="24"/>
        </w:rPr>
        <w:t>in terms of genes, species, popu</w:t>
      </w:r>
      <w:r w:rsidR="008F2088">
        <w:rPr>
          <w:rFonts w:ascii="Times New Roman" w:eastAsia="Times New Roman" w:hAnsi="Times New Roman" w:cs="Times New Roman"/>
          <w:sz w:val="24"/>
          <w:szCs w:val="24"/>
        </w:rPr>
        <w:t>la</w:t>
      </w:r>
      <w:r w:rsidR="00C86B88">
        <w:rPr>
          <w:rFonts w:ascii="Times New Roman" w:eastAsia="Times New Roman" w:hAnsi="Times New Roman" w:cs="Times New Roman"/>
          <w:sz w:val="24"/>
          <w:szCs w:val="24"/>
        </w:rPr>
        <w:t>tions, and ecosystems is</w:t>
      </w:r>
      <w:r w:rsidR="00E86D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being lost at an increasing rate with significant consequences for ecosystem functioning and long term viabilit</w:t>
      </w:r>
      <w:r w:rsidR="002A488E">
        <w:rPr>
          <w:rFonts w:ascii="Times New Roman" w:eastAsia="Times New Roman" w:hAnsi="Times New Roman" w:cs="Times New Roman"/>
          <w:sz w:val="24"/>
          <w:szCs w:val="24"/>
        </w:rPr>
        <w:t>y of the biosphere</w:t>
      </w:r>
      <w:r>
        <w:rPr>
          <w:rFonts w:ascii="Times New Roman" w:eastAsia="Times New Roman" w:hAnsi="Times New Roman" w:cs="Times New Roman"/>
          <w:sz w:val="24"/>
          <w:szCs w:val="24"/>
        </w:rPr>
        <w:t xml:space="preserve"> </w:t>
      </w:r>
      <w:r w:rsidR="00451660" w:rsidRPr="00295FF4">
        <w:rPr>
          <w:rFonts w:ascii="Times New Roman" w:eastAsia="Times New Roman" w:hAnsi="Times New Roman" w:cs="Times New Roman"/>
          <w:sz w:val="24"/>
          <w:szCs w:val="24"/>
        </w:rPr>
        <w:fldChar w:fldCharType="begin" w:fldLock="1"/>
      </w:r>
      <w:r w:rsidR="00CA3406">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biodiversity","type":"article-journal","volume":"15"},"uris":["http://www.mendeley.com/documents/?uuid=6edcb743-ffdc-43ab-a618-354e9c4d297a"]}],"mendeley":{"formattedCitation":"(Bellard, Bertelsmeier, Leadley, Thuiller, &amp; Courchamp, 2012; Dirzo et al., 2014; Leigh, Hendry, Vázquez‐Domínguez, &amp; Friesen, 2019)","plainTextFormattedCitation":"(Bellard, Bertelsmeier, Leadley, Thuiller, &amp; Courchamp, 2012; Dirzo et al., 2014; Leigh, Hendry, Vázquez‐Domínguez, &amp; Friesen, 2019)","previouslyFormattedCitation":"(Bellard, Bertelsmeier, Leadley, Thuiller, &amp; Courchamp, 2012; Dirzo et al., 2014; 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2A488E" w:rsidRPr="002A488E">
        <w:rPr>
          <w:rFonts w:ascii="Times New Roman" w:eastAsia="Times New Roman" w:hAnsi="Times New Roman" w:cs="Times New Roman"/>
          <w:noProof/>
          <w:sz w:val="24"/>
          <w:szCs w:val="24"/>
        </w:rPr>
        <w:t>(Bellard, Bertelsmeier, Leadley, Thuiller, &amp; Courchamp, 2012; Dirzo et al., 2014; Leigh, Hendry, Vázquez‐Domínguez, &amp; Friesen, 2019)</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8F2088">
        <w:rPr>
          <w:rFonts w:ascii="Times New Roman" w:eastAsia="Times New Roman" w:hAnsi="Times New Roman" w:cs="Times New Roman"/>
          <w:sz w:val="24"/>
          <w:szCs w:val="24"/>
        </w:rPr>
        <w:t xml:space="preserve"> </w:t>
      </w:r>
      <w:r w:rsidR="008F2088">
        <w:rPr>
          <w:rFonts w:ascii="Times New Roman" w:eastAsia="Times New Roman" w:hAnsi="Times New Roman" w:cs="Times New Roman"/>
          <w:sz w:val="24"/>
          <w:szCs w:val="24"/>
        </w:rPr>
        <w:fldChar w:fldCharType="begin" w:fldLock="1"/>
      </w:r>
      <w:r w:rsidR="00895523">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Fenderson, Kovach, &amp; Llamas, 2019)","plainTextFormattedCitation":"(Bradburd &amp; Ralph, 2019; Fenderson, Kovach, &amp; Llamas, 2019)","previouslyFormattedCitation":"(Bradburd &amp; Ralph, 2019; Fenderson, Kovach, &amp; Llamas, 2019)"},"properties":{"noteIndex":0},"schema":"https://github.com/citation-style-language/schema/raw/master/csl-citation.json"}</w:instrText>
      </w:r>
      <w:r w:rsidR="008F2088">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(Bradburd &amp; Ralph, 2019; Fenderson, Kovach, &amp; Llamas, 2019)</w:t>
      </w:r>
      <w:r w:rsidR="008F2088">
        <w:rPr>
          <w:rFonts w:ascii="Times New Roman" w:eastAsia="Times New Roman" w:hAnsi="Times New Roman" w:cs="Times New Roman"/>
          <w:sz w:val="24"/>
          <w:szCs w:val="24"/>
        </w:rPr>
        <w:fldChar w:fldCharType="end"/>
      </w:r>
      <w:r w:rsidR="008F2088">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4C282889" w14:textId="5A229D6F" w:rsidR="00DD02CB" w:rsidRPr="00295FF4" w:rsidRDefault="003A5706"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patial and temporal variation </w:t>
      </w:r>
      <w:r w:rsidR="00B87FEB">
        <w:rPr>
          <w:rFonts w:ascii="Times New Roman" w:eastAsia="Times New Roman" w:hAnsi="Times New Roman" w:cs="Times New Roman"/>
          <w:sz w:val="24"/>
          <w:szCs w:val="24"/>
        </w:rPr>
        <w:t xml:space="preserve">in genetic diversity </w:t>
      </w:r>
      <w:r w:rsidR="004E13A5" w:rsidRPr="00295FF4">
        <w:rPr>
          <w:rFonts w:ascii="Times New Roman" w:eastAsia="Times New Roman" w:hAnsi="Times New Roman" w:cs="Times New Roman"/>
          <w:sz w:val="24"/>
          <w:szCs w:val="24"/>
        </w:rPr>
        <w:t>can tell us a great deal about</w:t>
      </w:r>
      <w:r w:rsidR="004E13A5"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population </w:t>
      </w:r>
      <w:r w:rsidR="004E13A5" w:rsidRPr="00295FF4">
        <w:rPr>
          <w:rFonts w:ascii="Times New Roman" w:hAnsi="Times New Roman" w:cs="Times New Roman"/>
          <w:sz w:val="24"/>
          <w:szCs w:val="24"/>
        </w:rPr>
        <w:t xml:space="preserve">demography </w:t>
      </w:r>
      <w:r w:rsidR="0047226E" w:rsidRPr="00295FF4">
        <w:rPr>
          <w:rFonts w:ascii="Times New Roman" w:hAnsi="Times New Roman" w:cs="Times New Roman"/>
          <w:sz w:val="24"/>
          <w:szCs w:val="24"/>
        </w:rPr>
        <w:t>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EA49E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C25B7D" w:rsidRPr="00C25B7D">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ha</w:t>
      </w:r>
      <w:r w:rsidR="000753A8">
        <w:rPr>
          <w:rFonts w:ascii="Times New Roman" w:eastAsia="Times New Roman" w:hAnsi="Times New Roman" w:cs="Times New Roman"/>
          <w:sz w:val="24"/>
          <w:szCs w:val="24"/>
        </w:rPr>
        <w:t>s</w:t>
      </w:r>
      <w:r w:rsidR="002050D0" w:rsidRPr="00295FF4">
        <w:rPr>
          <w:rFonts w:ascii="Times New Roman" w:eastAsia="Times New Roman" w:hAnsi="Times New Roman" w:cs="Times New Roman"/>
          <w:sz w:val="24"/>
          <w:szCs w:val="24"/>
        </w:rPr>
        <w:t xml:space="preserve"> proven essential to translat</w:t>
      </w:r>
      <w:r w:rsidR="000753A8">
        <w:rPr>
          <w:rFonts w:ascii="Times New Roman" w:eastAsia="Times New Roman" w:hAnsi="Times New Roman" w:cs="Times New Roman"/>
          <w:sz w:val="24"/>
          <w:szCs w:val="24"/>
        </w:rPr>
        <w:t xml:space="preserve">e </w:t>
      </w:r>
      <w:r w:rsidR="002050D0" w:rsidRPr="00295FF4">
        <w:rPr>
          <w:rFonts w:ascii="Times New Roman" w:eastAsia="Times New Roman" w:hAnsi="Times New Roman" w:cs="Times New Roman"/>
          <w:sz w:val="24"/>
          <w:szCs w:val="24"/>
        </w:rPr>
        <w:t xml:space="preserve">observed genetic variation into meaningful inferences that are </w:t>
      </w:r>
      <w:r w:rsidR="000753A8">
        <w:rPr>
          <w:rFonts w:ascii="Times New Roman" w:eastAsia="Times New Roman" w:hAnsi="Times New Roman" w:cs="Times New Roman"/>
          <w:sz w:val="24"/>
          <w:szCs w:val="24"/>
        </w:rPr>
        <w:t xml:space="preserve">essential </w:t>
      </w:r>
      <w:r w:rsidR="00E801CA">
        <w:rPr>
          <w:rFonts w:ascii="Times New Roman" w:eastAsia="Times New Roman" w:hAnsi="Times New Roman" w:cs="Times New Roman"/>
          <w:sz w:val="24"/>
          <w:szCs w:val="24"/>
        </w:rPr>
        <w:t xml:space="preserve">for conservation efforts </w:t>
      </w:r>
      <w:r w:rsidR="004E13A5"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FB4507">
        <w:rPr>
          <w:rFonts w:ascii="Times New Roman" w:eastAsia="Times New Roman" w:hAnsi="Times New Roman" w:cs="Times New Roman"/>
          <w:sz w:val="24"/>
          <w:szCs w:val="24"/>
        </w:rPr>
        <w:t>T</w:t>
      </w:r>
      <w:r w:rsidR="00B87FEB">
        <w:rPr>
          <w:rFonts w:ascii="Times New Roman" w:eastAsia="Times New Roman" w:hAnsi="Times New Roman" w:cs="Times New Roman"/>
          <w:sz w:val="24"/>
          <w:szCs w:val="24"/>
        </w:rPr>
        <w:t xml:space="preserve">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0C4C79">
        <w:rPr>
          <w:rFonts w:ascii="Times New Roman" w:eastAsia="Times New Roman" w:hAnsi="Times New Roman" w:cs="Times New Roman"/>
          <w:sz w:val="24"/>
          <w:szCs w:val="24"/>
        </w:rPr>
        <w:t xml:space="preserve">takes these ideas further and </w:t>
      </w:r>
      <w:r w:rsidR="00B87FEB">
        <w:rPr>
          <w:rFonts w:ascii="Times New Roman" w:eastAsia="Times New Roman" w:hAnsi="Times New Roman" w:cs="Times New Roman"/>
          <w:sz w:val="24"/>
          <w:szCs w:val="24"/>
        </w:rPr>
        <w:t xml:space="preserve">examines </w:t>
      </w:r>
      <w:r w:rsidR="004E13A5"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004E13A5"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004E13A5" w:rsidRPr="00295FF4">
        <w:rPr>
          <w:rFonts w:ascii="Times New Roman" w:eastAsia="Times New Roman" w:hAnsi="Times New Roman" w:cs="Times New Roman"/>
          <w:sz w:val="24"/>
          <w:szCs w:val="24"/>
        </w:rPr>
        <w:fldChar w:fldCharType="begin" w:fldLock="1"/>
      </w:r>
      <w:r w:rsidR="00776CEC">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2013)","previouslyFormattedCitation":"(Manel &amp; Holderegger, 2013; Manel, Schwartz, Luikart, &amp; Taberlet, 2003; Wagner &amp; Fortin, 2013)"},"properties":{"noteIndex":0},"schema":"https://github.com/citation-style-language/schema/raw/master/csl-citation.json"}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004E13A5"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to improve </w:t>
      </w:r>
      <w:r w:rsidR="000753A8">
        <w:rPr>
          <w:rFonts w:ascii="Times New Roman" w:eastAsia="Times New Roman" w:hAnsi="Times New Roman" w:cs="Times New Roman"/>
          <w:sz w:val="24"/>
          <w:szCs w:val="24"/>
        </w:rPr>
        <w:t xml:space="preserve">our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r w:rsidR="00140675">
        <w:rPr>
          <w:rFonts w:ascii="Times New Roman" w:eastAsia="Times New Roman" w:hAnsi="Times New Roman" w:cs="Times New Roman"/>
          <w:sz w:val="24"/>
          <w:szCs w:val="24"/>
        </w:rPr>
        <w:t xml:space="preserve">Landscape genetics has historically </w:t>
      </w:r>
      <w:r w:rsidR="000753A8">
        <w:rPr>
          <w:rFonts w:ascii="Times New Roman" w:eastAsia="Times New Roman" w:hAnsi="Times New Roman" w:cs="Times New Roman"/>
          <w:sz w:val="24"/>
          <w:szCs w:val="24"/>
        </w:rPr>
        <w:t xml:space="preserve">mostly </w:t>
      </w:r>
      <w:r w:rsidR="00140675">
        <w:rPr>
          <w:rFonts w:ascii="Times New Roman" w:eastAsia="Times New Roman" w:hAnsi="Times New Roman" w:cs="Times New Roman"/>
          <w:sz w:val="24"/>
          <w:szCs w:val="24"/>
        </w:rPr>
        <w:t xml:space="preserve">had a spatial focus, </w:t>
      </w:r>
      <w:r w:rsidR="000753A8">
        <w:rPr>
          <w:rFonts w:ascii="Times New Roman" w:eastAsia="Times New Roman" w:hAnsi="Times New Roman" w:cs="Times New Roman"/>
          <w:sz w:val="24"/>
          <w:szCs w:val="24"/>
        </w:rPr>
        <w:t xml:space="preserve">in studies </w:t>
      </w:r>
      <w:r w:rsidR="00E9164A">
        <w:rPr>
          <w:rFonts w:ascii="Times New Roman" w:eastAsia="Times New Roman" w:hAnsi="Times New Roman" w:cs="Times New Roman"/>
          <w:sz w:val="24"/>
          <w:szCs w:val="24"/>
        </w:rPr>
        <w:t xml:space="preserve">where sampling and analysis </w:t>
      </w:r>
      <w:r w:rsidR="00CA3406">
        <w:rPr>
          <w:rFonts w:ascii="Times New Roman" w:eastAsia="Times New Roman" w:hAnsi="Times New Roman" w:cs="Times New Roman"/>
          <w:sz w:val="24"/>
          <w:szCs w:val="24"/>
        </w:rPr>
        <w:t>were</w:t>
      </w:r>
      <w:r w:rsidR="000753A8">
        <w:rPr>
          <w:rFonts w:ascii="Times New Roman" w:eastAsia="Times New Roman" w:hAnsi="Times New Roman" w:cs="Times New Roman"/>
          <w:sz w:val="24"/>
          <w:szCs w:val="24"/>
        </w:rPr>
        <w:t xml:space="preserve"> carried out </w:t>
      </w:r>
      <w:r w:rsidR="00F424FD">
        <w:rPr>
          <w:rFonts w:ascii="Times New Roman" w:eastAsia="Times New Roman" w:hAnsi="Times New Roman" w:cs="Times New Roman"/>
          <w:sz w:val="24"/>
          <w:szCs w:val="24"/>
        </w:rPr>
        <w:t>at a single point in time</w:t>
      </w:r>
      <w:r w:rsidR="00140675">
        <w:rPr>
          <w:rFonts w:ascii="Times New Roman" w:eastAsia="Times New Roman" w:hAnsi="Times New Roman" w:cs="Times New Roman"/>
          <w:sz w:val="24"/>
          <w:szCs w:val="24"/>
        </w:rPr>
        <w:t xml:space="preserve">. Adding a temporal dimension to landscape genetics represents </w:t>
      </w:r>
      <w:r w:rsidR="00C86B88">
        <w:rPr>
          <w:rFonts w:ascii="Times New Roman" w:eastAsia="Times New Roman" w:hAnsi="Times New Roman" w:cs="Times New Roman"/>
          <w:sz w:val="24"/>
          <w:szCs w:val="24"/>
        </w:rPr>
        <w:t>a great opportunity for improv</w:t>
      </w:r>
      <w:r w:rsidR="00140675">
        <w:rPr>
          <w:rFonts w:ascii="Times New Roman" w:eastAsia="Times New Roman" w:hAnsi="Times New Roman" w:cs="Times New Roman"/>
          <w:sz w:val="24"/>
          <w:szCs w:val="24"/>
        </w:rPr>
        <w:t>ing the quality and usefulness of inference</w:t>
      </w:r>
      <w:r w:rsidR="000955D0">
        <w:rPr>
          <w:rFonts w:ascii="Times New Roman" w:eastAsia="Times New Roman" w:hAnsi="Times New Roman" w:cs="Times New Roman"/>
          <w:sz w:val="24"/>
          <w:szCs w:val="24"/>
        </w:rPr>
        <w:t xml:space="preserve"> </w:t>
      </w:r>
      <w:r w:rsidR="000955D0">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{"citationItems":[{"id":"ITEM-1","itemData":{"DOI":"10.1111/2041-210X.12799","ISSN":"2041210X","abstract":"Landscape heterogeneity and habitat connectivity affect species movements, playing an important role in determining the likelihood of species persistence. However, landscape connectivity is usually evaluated using static snap-shots, which do not account for the sequential interactions among habitat patches through time. We developed a network-based model of landscape dynamics, and corresponding connectivity metrics, to account for the reachable habitat across space and time. We illustrate the behaviour of these metrics, using fragmented forested landscapes in the Atlantic Forest of Brazil. We parametrized the models using the dispersal capacities of selected bird and small mammal species. We found that when considering spatio-temporal links, connectivity is estimated to be on average 30% higher (with a maximum of 150% higher) than what is estimated from purely spatial models. This higher degree of spatio-temporal connectivity arises due to connections through temporal stepping-stone patches that appear (habitat gain) and disappear (habitat loss) over time. Species with short dispersal distances (&lt;1000 m) particularly benefited from the spatio-temporal connections. The contribution of spatio-temporal connectivity to habitat reachability increased with higher habitat loss rates. Moreover, it depended on the amount of habitat in the landscape, being higher at intermediate habitat amounts (</w:instrText>
      </w:r>
      <w:r w:rsidR="00EF5DFD">
        <w:rPr>
          <w:rFonts w:ascii="Cambria Math" w:eastAsia="Times New Roman" w:hAnsi="Cambria Math" w:cs="Cambria Math"/>
          <w:sz w:val="24"/>
          <w:szCs w:val="24"/>
        </w:rPr>
        <w:instrText>∼</w:instrText>
      </w:r>
      <w:r w:rsidR="00EF5DFD">
        <w:rPr>
          <w:rFonts w:ascii="Times New Roman" w:eastAsia="Times New Roman" w:hAnsi="Times New Roman" w:cs="Times New Roman"/>
          <w:sz w:val="24"/>
          <w:szCs w:val="24"/>
        </w:rPr>
        <w:instrText>30%). We showed that accounting for spatio-temporal connectivity is critical for understanding ecological patterns and processes in dynamic landscapes, and that a series of purely spatial connectivity metrics underestimates the actual connectivity patterns across time. The proposed spatio-temporal connectivity approach and metrics can be applied to evaluate the effective connectivity patterns and trends in a variety of dynamic landscapes, avoiding the potential overestimates of population isolation and extinction probabilities that may result from widely used purely spatial connectivity models.","author":[{"dropping-particle":"","family":"Martensen","given":"Alexandre Camargo","non-dropping-particle":"","parse-names":false,"suffix":""},{"dropping-particle":"","family":"Saura","given":"Santiago","non-dropping-particle":"","parse-names":false,"suffix":""},{"dropping-particle":"","family":"Fortin","given":"Marie Josee","non-dropping-particle":"","parse-names":false,"suffix":""}],"container-title":"Methods in Ecology and Evolution","id":"ITEM-1","issue":"10","issued":{"date-parts":[["2017"]]},"page":"1253-1264","title":"Spatio-temporal connectivity: assessing the amount of reachable habitat in dynamic landscapes","type":"article-journal","volume":"8"},"uris":["http://www.mendeley.com/documents/?uuid=1ad145ca-2f1a-4f6e-820a-cac55b015656"]},{"id":"ITEM-2","itemData":{"DOI":"10.1111/eva.12617","ISSN":"17524571","abstract":"©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change","type":"article-journal","volume":"11"},"uris":["http://www.mendeley.com/documents/?uuid=2a1248c9-1ece-4b65-ada7-aef90b3b6aba"]},{"id":"ITEM-3","itemData":{"DOI":"10.1111/j.1365-294X.2010.04757.x","ISSN":"1365-294X","PMID":"20723051","abstract":"Landscape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ecology","id":"ITEM-3","issue":"17","issued":{"date-parts":[["2010","9"]]},"page":"3565-75","title":"Considering spatial and temporal scale in landscape-genetic studies of gene flow.","type":"article-journal","volume":"19"},"uris":["http://www.mendeley.com/documents/?uuid=f69887eb-68f3-4da1-826f-4bf5b94093e4"]},{"id":"ITEM-4","itemData":{"DOI":"10.3354/meps12009","ISSN":"01718630","abstract":"The Pacific oyster Crassostrea gigas was, for decades, massively introduced to North America from Japan and established large, self-recruiting populations in the Pacific Northwest of the USA and Canada. A previous study of mtDNA variation revealed little population genetic structure among populations from British Columbia and Washington State. Here, we used samples from that study, more recent samples from 2 of the same localities, and 2 additional samples, including 1 from Japan, to investigate spatial and temporal genetic variation at 52 mapped, coding, single-nucleotide polymorphisms (SNPs) assayed by high-resolution melting (HRM). Little variation was detected among North American populations, which, as a group, are distinct, perhaps adaptively so, from oysters in Hiroshima, Japan. However, significant excesses of heterozygotes with respect to random mating expectations and of pairwise linkage disequilibria revealed that North American populations are not in Hardy-Weinberg (random mating) equilibrium. Moreover, genetic changes over 10 to 21 yr in 2 localities are substantial, despite high gene flow, and are as large as spatial variance per generation. These results caution against basing connectivity or seascape genetic analyses on snapshots of spatial population structure in high gene-flow species. Because migration and selection are ruled out as causes of temporal genetic change, random genetic drift is the most parsimonious explanation. This implies effective population sizes (Ne) of hundreds to a few thousands, orders of magnitude smaller than the natural abundance (N) of this oyster. These low Ne:N ratios are compatible with the hypothesis of sweepstakes reproductive success.","author":[{"dropping-particle":"","family":"Sun","given":"Xiujun","non-dropping-particle":"","parse-names":false,"suffix":""},{"dropping-particle":"","family":"Hedgecock","given":"Dennis","non-dropping-particle":"","parse-names":false,"suffix":""}],"container-title":"Marine Ecology Progress Series","id":"ITEM-4","issued":{"date-parts":[["2017"]]},"page":"79-93","title":"Temporal genetic change in North American Pacific oyster populations suggests caution in seascape genetics analyses of high gene-flow species","type":"article-journal","volume":"565"},"uris":["http://www.mendeley.com/documents/?uuid=79b2fc54-b086-43cd-8240-5a737442966e"]}],"mendeley":{"formattedCitation":"(Anderson et al., 2010; Draheim, Moore, Fortin, &amp; Scribner, 2018; Martensen, Saura, &amp; Fortin, 2017; Sun &amp; Hedgecock, 2017)","plainTextFormattedCitation":"(Anderson et al., 2010; Draheim, Moore, Fortin, &amp; Scribner, 2018; Martensen, Saura, &amp; Fortin, 2017; Sun &amp; Hedgecock, 2017)","previouslyFormattedCitation":"(Anderson et al., 2010; Draheim, Moore, Fortin, &amp; Scribner, 2018; Martensen, Saura, &amp; Fortin, 2017; Sun &amp; Hedgecock, 2017)"},"properties":{"noteIndex":0},"schema":"https://github.com/citation-style-language/schema/raw/master/csl-citation.json"}</w:instrText>
      </w:r>
      <w:r w:rsidR="000955D0">
        <w:rPr>
          <w:rFonts w:ascii="Times New Roman" w:eastAsia="Times New Roman" w:hAnsi="Times New Roman" w:cs="Times New Roman"/>
          <w:sz w:val="24"/>
          <w:szCs w:val="24"/>
        </w:rPr>
        <w:fldChar w:fldCharType="separate"/>
      </w:r>
      <w:r w:rsidR="000955D0" w:rsidRPr="000955D0">
        <w:rPr>
          <w:rFonts w:ascii="Times New Roman" w:eastAsia="Times New Roman" w:hAnsi="Times New Roman" w:cs="Times New Roman"/>
          <w:noProof/>
          <w:sz w:val="24"/>
          <w:szCs w:val="24"/>
        </w:rPr>
        <w:t>(Anderson et al., 2010; Draheim, Moore, Fortin, &amp; Scribner, 2018; Martensen, Saura, &amp; Fortin, 2017; Sun &amp; Hedgecock, 2017)</w:t>
      </w:r>
      <w:r w:rsidR="000955D0">
        <w:rPr>
          <w:rFonts w:ascii="Times New Roman" w:eastAsia="Times New Roman" w:hAnsi="Times New Roman" w:cs="Times New Roman"/>
          <w:sz w:val="24"/>
          <w:szCs w:val="24"/>
        </w:rPr>
        <w:fldChar w:fldCharType="end"/>
      </w:r>
      <w:r w:rsidR="000955D0">
        <w:rPr>
          <w:rFonts w:ascii="Times New Roman" w:eastAsia="Times New Roman" w:hAnsi="Times New Roman" w:cs="Times New Roman"/>
          <w:sz w:val="24"/>
          <w:szCs w:val="24"/>
        </w:rPr>
        <w:t xml:space="preserve">. </w:t>
      </w:r>
      <w:r w:rsidR="00BA5835">
        <w:rPr>
          <w:rFonts w:ascii="Times New Roman" w:eastAsia="Times New Roman" w:hAnsi="Times New Roman" w:cs="Times New Roman"/>
          <w:sz w:val="24"/>
          <w:szCs w:val="24"/>
        </w:rPr>
        <w:t>N</w:t>
      </w:r>
      <w:r w:rsidR="00BA5835" w:rsidRPr="00BA5835">
        <w:rPr>
          <w:rFonts w:ascii="Times New Roman" w:eastAsia="Times New Roman" w:hAnsi="Times New Roman" w:cs="Times New Roman"/>
          <w:sz w:val="24"/>
          <w:szCs w:val="24"/>
        </w:rPr>
        <w:t>ew conceptual approaches and tools that allow for the integration of spatial and temporal variation in studies of gen</w:t>
      </w:r>
      <w:r w:rsidR="00AC11B4">
        <w:rPr>
          <w:rFonts w:ascii="Times New Roman" w:eastAsia="Times New Roman" w:hAnsi="Times New Roman" w:cs="Times New Roman"/>
          <w:sz w:val="24"/>
          <w:szCs w:val="24"/>
        </w:rPr>
        <w:t>e</w:t>
      </w:r>
      <w:r w:rsidR="00BA5835" w:rsidRPr="00BA5835">
        <w:rPr>
          <w:rFonts w:ascii="Times New Roman" w:eastAsia="Times New Roman" w:hAnsi="Times New Roman" w:cs="Times New Roman"/>
          <w:sz w:val="24"/>
          <w:szCs w:val="24"/>
        </w:rPr>
        <w:t>tic variation hold great promise</w:t>
      </w:r>
      <w:r w:rsidR="000753A8">
        <w:rPr>
          <w:rFonts w:ascii="Times New Roman" w:eastAsia="Times New Roman" w:hAnsi="Times New Roman" w:cs="Times New Roman"/>
          <w:sz w:val="24"/>
          <w:szCs w:val="24"/>
        </w:rPr>
        <w:t>s</w:t>
      </w:r>
      <w:r w:rsidR="00BA5835" w:rsidRPr="00BA5835">
        <w:rPr>
          <w:rFonts w:ascii="Times New Roman" w:eastAsia="Times New Roman" w:hAnsi="Times New Roman" w:cs="Times New Roman"/>
          <w:sz w:val="24"/>
          <w:szCs w:val="24"/>
        </w:rPr>
        <w:t xml:space="preserve"> </w:t>
      </w:r>
      <w:r w:rsidR="000753A8">
        <w:rPr>
          <w:rFonts w:ascii="Times New Roman" w:eastAsia="Times New Roman" w:hAnsi="Times New Roman" w:cs="Times New Roman"/>
          <w:sz w:val="24"/>
          <w:szCs w:val="24"/>
        </w:rPr>
        <w:t>of</w:t>
      </w:r>
      <w:r w:rsidR="000753A8" w:rsidRPr="00BA5835">
        <w:rPr>
          <w:rFonts w:ascii="Times New Roman" w:eastAsia="Times New Roman" w:hAnsi="Times New Roman" w:cs="Times New Roman"/>
          <w:sz w:val="24"/>
          <w:szCs w:val="24"/>
        </w:rPr>
        <w:t xml:space="preserve"> </w:t>
      </w:r>
      <w:r w:rsidR="00BA5835" w:rsidRPr="00BA5835">
        <w:rPr>
          <w:rFonts w:ascii="Times New Roman" w:eastAsia="Times New Roman" w:hAnsi="Times New Roman" w:cs="Times New Roman"/>
          <w:sz w:val="24"/>
          <w:szCs w:val="24"/>
        </w:rPr>
        <w:t>further e</w:t>
      </w:r>
      <w:r w:rsidR="00C20F65">
        <w:rPr>
          <w:rFonts w:ascii="Times New Roman" w:eastAsia="Times New Roman" w:hAnsi="Times New Roman" w:cs="Times New Roman"/>
          <w:sz w:val="24"/>
          <w:szCs w:val="24"/>
        </w:rPr>
        <w:t>lucidating the processes that go</w:t>
      </w:r>
      <w:r w:rsidR="007C7016">
        <w:rPr>
          <w:rFonts w:ascii="Times New Roman" w:eastAsia="Times New Roman" w:hAnsi="Times New Roman" w:cs="Times New Roman"/>
          <w:sz w:val="24"/>
          <w:szCs w:val="24"/>
        </w:rPr>
        <w:t xml:space="preserve">vern demographically </w:t>
      </w:r>
      <w:r w:rsidR="00BA5835" w:rsidRPr="00BA5835">
        <w:rPr>
          <w:rFonts w:ascii="Times New Roman" w:eastAsia="Times New Roman" w:hAnsi="Times New Roman" w:cs="Times New Roman"/>
          <w:sz w:val="24"/>
          <w:szCs w:val="24"/>
        </w:rPr>
        <w:t>dynamic systems such a</w:t>
      </w:r>
      <w:r w:rsidR="00C86B88">
        <w:rPr>
          <w:rFonts w:ascii="Times New Roman" w:eastAsia="Times New Roman" w:hAnsi="Times New Roman" w:cs="Times New Roman"/>
          <w:sz w:val="24"/>
          <w:szCs w:val="24"/>
        </w:rPr>
        <w:t xml:space="preserve">s </w:t>
      </w:r>
      <w:r w:rsidR="000753A8">
        <w:rPr>
          <w:rFonts w:ascii="Times New Roman" w:eastAsia="Times New Roman" w:hAnsi="Times New Roman" w:cs="Times New Roman"/>
          <w:sz w:val="24"/>
          <w:szCs w:val="24"/>
        </w:rPr>
        <w:t xml:space="preserve">insect </w:t>
      </w:r>
      <w:r w:rsidR="007466CC" w:rsidRPr="00295FF4">
        <w:rPr>
          <w:rFonts w:ascii="Times New Roman" w:eastAsia="Times New Roman" w:hAnsi="Times New Roman" w:cs="Times New Roman"/>
          <w:sz w:val="24"/>
          <w:szCs w:val="24"/>
        </w:rPr>
        <w:t>outbreaks, invasions</w:t>
      </w:r>
      <w:r w:rsidR="00584133">
        <w:rPr>
          <w:rFonts w:ascii="Times New Roman" w:eastAsia="Times New Roman" w:hAnsi="Times New Roman" w:cs="Times New Roman"/>
          <w:sz w:val="24"/>
          <w:szCs w:val="24"/>
        </w:rPr>
        <w:t>,</w:t>
      </w:r>
      <w:r w:rsidR="007466CC" w:rsidRPr="00295FF4">
        <w:rPr>
          <w:rFonts w:ascii="Times New Roman" w:eastAsia="Times New Roman" w:hAnsi="Times New Roman" w:cs="Times New Roman"/>
          <w:sz w:val="24"/>
          <w:szCs w:val="24"/>
        </w:rPr>
        <w:t xml:space="preserve"> </w:t>
      </w:r>
      <w:r w:rsidR="00AD083D">
        <w:rPr>
          <w:rFonts w:ascii="Times New Roman" w:eastAsia="Times New Roman" w:hAnsi="Times New Roman" w:cs="Times New Roman"/>
          <w:sz w:val="24"/>
          <w:szCs w:val="24"/>
        </w:rPr>
        <w:t xml:space="preserve">disease spread, </w:t>
      </w:r>
      <w:r w:rsidR="007466CC" w:rsidRPr="00295FF4">
        <w:rPr>
          <w:rFonts w:ascii="Times New Roman" w:eastAsia="Times New Roman" w:hAnsi="Times New Roman" w:cs="Times New Roman"/>
          <w:sz w:val="24"/>
          <w:szCs w:val="24"/>
        </w:rPr>
        <w:t xml:space="preserve">and species declines </w:t>
      </w:r>
      <w:commentRangeStart w:id="3"/>
      <w:r w:rsidR="00476B05">
        <w:rPr>
          <w:rFonts w:ascii="Times New Roman" w:eastAsia="Times New Roman" w:hAnsi="Times New Roman" w:cs="Times New Roman"/>
          <w:sz w:val="24"/>
          <w:szCs w:val="24"/>
        </w:rPr>
        <w:fldChar w:fldCharType="begin" w:fldLock="1"/>
      </w:r>
      <w:r w:rsidR="00C3107A">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Time","type":"article-journal","volume":"50"},"uris":["http://www.mendeley.com/documents/?uuid=5b8329f5-6c06-479c-a979-f166811dcc49"]}],"mendeley":{"formattedCitation":"(Allendorf et al., 2010; Bradburd &amp; Ralph, 2019; Fenderson et al., 2019)","plainTextFormattedCitation":"(Allendorf et al., 2010; Bradburd &amp; Ralph, 2019; Fenderson et al., 2019)","previouslyFormattedCitation":"(Allendorf et al., 2010; Bradburd &amp; Ralph, 2019; Fenderson et al., 2019)"},"properties":{"noteIndex":0},"schema":"https://github.com/citation-style-language/schema/raw/master/csl-citation.json"}</w:instrText>
      </w:r>
      <w:r w:rsidR="00476B05">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(Allendorf et al., 2010; Bradburd &amp; Ralph, 2019; Fenderson et al., 2019)</w:t>
      </w:r>
      <w:r w:rsidR="00476B05">
        <w:rPr>
          <w:rFonts w:ascii="Times New Roman" w:eastAsia="Times New Roman" w:hAnsi="Times New Roman" w:cs="Times New Roman"/>
          <w:sz w:val="24"/>
          <w:szCs w:val="24"/>
        </w:rPr>
        <w:fldChar w:fldCharType="end"/>
      </w:r>
      <w:commentRangeEnd w:id="3"/>
      <w:r w:rsidR="00F34539">
        <w:rPr>
          <w:rStyle w:val="Marquedecommentaire"/>
        </w:rPr>
        <w:commentReference w:id="3"/>
      </w:r>
      <w:r w:rsidR="00476B05">
        <w:rPr>
          <w:rFonts w:ascii="Times New Roman" w:eastAsia="Times New Roman" w:hAnsi="Times New Roman" w:cs="Times New Roman"/>
          <w:sz w:val="24"/>
          <w:szCs w:val="24"/>
        </w:rPr>
        <w:t>.</w:t>
      </w:r>
      <w:r w:rsidR="007466CC" w:rsidRPr="00295FF4">
        <w:rPr>
          <w:rFonts w:ascii="Times New Roman" w:eastAsia="Times New Roman" w:hAnsi="Times New Roman" w:cs="Times New Roman"/>
          <w:sz w:val="24"/>
          <w:szCs w:val="24"/>
        </w:rPr>
        <w:t xml:space="preserve"> </w:t>
      </w:r>
    </w:p>
    <w:p w14:paraId="23324154" w14:textId="0A2B3BCC" w:rsidR="00CF30F2" w:rsidRPr="00295FF4" w:rsidRDefault="003549D9" w:rsidP="000E06D6">
      <w:pPr>
        <w:spacing w:before="240" w:after="240" w:line="276" w:lineRule="auto"/>
        <w:rPr>
          <w:rFonts w:ascii="Times New Roman" w:eastAsia="Times New Roman" w:hAnsi="Times New Roman" w:cs="Times New Roman"/>
          <w:sz w:val="24"/>
          <w:szCs w:val="24"/>
        </w:rPr>
      </w:pPr>
      <w:commentRangeStart w:id="4"/>
      <w:r w:rsidRPr="00295FF4">
        <w:rPr>
          <w:rFonts w:ascii="Times New Roman" w:eastAsia="Times New Roman" w:hAnsi="Times New Roman" w:cs="Times New Roman"/>
          <w:sz w:val="24"/>
          <w:szCs w:val="24"/>
        </w:rPr>
        <w:t>T</w:t>
      </w:r>
      <w:r w:rsidR="00CC1F19" w:rsidRPr="00295FF4">
        <w:rPr>
          <w:rFonts w:ascii="Times New Roman" w:eastAsia="Times New Roman" w:hAnsi="Times New Roman" w:cs="Times New Roman"/>
          <w:sz w:val="24"/>
          <w:szCs w:val="24"/>
        </w:rPr>
        <w:t>emporal</w:t>
      </w:r>
      <w:commentRangeEnd w:id="4"/>
      <w:r w:rsidR="009A5BE8">
        <w:rPr>
          <w:rStyle w:val="Marquedecommentaire"/>
        </w:rPr>
        <w:commentReference w:id="4"/>
      </w:r>
      <w:r w:rsidR="00CC1F19" w:rsidRPr="00295FF4">
        <w:rPr>
          <w:rFonts w:ascii="Times New Roman" w:eastAsia="Times New Roman" w:hAnsi="Times New Roman" w:cs="Times New Roman"/>
          <w:sz w:val="24"/>
          <w:szCs w:val="24"/>
        </w:rPr>
        <w:t xml:space="preserve">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w:t>
      </w:r>
      <w:r w:rsidR="00C3107A">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at the crux of many conservation </w:t>
      </w:r>
      <w:r w:rsidR="008E65CC">
        <w:rPr>
          <w:rFonts w:ascii="Times New Roman" w:eastAsia="Times New Roman" w:hAnsi="Times New Roman" w:cs="Times New Roman"/>
          <w:sz w:val="24"/>
          <w:szCs w:val="24"/>
        </w:rPr>
        <w:t xml:space="preserve">and public health </w:t>
      </w:r>
      <w:r w:rsidR="00CC1F19" w:rsidRPr="00295FF4">
        <w:rPr>
          <w:rFonts w:ascii="Times New Roman" w:eastAsia="Times New Roman" w:hAnsi="Times New Roman" w:cs="Times New Roman"/>
          <w:sz w:val="24"/>
          <w:szCs w:val="24"/>
        </w:rPr>
        <w:t>issues</w:t>
      </w:r>
      <w:r w:rsidR="00584133">
        <w:rPr>
          <w:rFonts w:ascii="Times New Roman" w:eastAsia="Times New Roman" w:hAnsi="Times New Roman" w:cs="Times New Roman"/>
          <w:sz w:val="24"/>
          <w:szCs w:val="24"/>
        </w:rPr>
        <w:t xml:space="preserve"> </w:t>
      </w:r>
      <w:r w:rsidR="00C912AB">
        <w:rPr>
          <w:rFonts w:ascii="Times New Roman" w:eastAsia="Times New Roman" w:hAnsi="Times New Roman" w:cs="Times New Roman"/>
          <w:sz w:val="24"/>
          <w:szCs w:val="24"/>
        </w:rPr>
        <w:fldChar w:fldCharType="begin" w:fldLock="1"/>
      </w:r>
      <w:r w:rsidR="00382F3C">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w:instrText>
      </w:r>
      <w:r w:rsidR="00382F3C" w:rsidRPr="00A277A6">
        <w:rPr>
          <w:rFonts w:ascii="Times New Roman" w:eastAsia="Times New Roman" w:hAnsi="Times New Roman" w:cs="Times New Roman"/>
          <w:sz w:val="24"/>
          <w:szCs w:val="24"/>
          <w:lang w:val="fr-CA"/>
        </w:rPr>
        <w:instrText>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landscape","type":"article-journal","volume":"435"},"uris":["http://www.mendeley.com/documents/?uuid=9bd1dcb3-564c-4adf-8ceb-377304856ad0"]}],"mendeley":{"formattedCitation":"(Díez-del-Molino, Sánchez-Barreiro, Barnes, Gilbert, &amp; Dalén, 2018; Lauterjung et al., 2019; Moraes et al., 2017)","plainTextFormattedCitation":"(Díez-del-Molino, Sánchez-Barreiro, Barnes, Gilbert, &amp; Dalén, 2018; Lauterjung et al., 2019; Moraes et al., 2017)","previouslyFormattedCitation":"(Díez-del-Molino, Sánchez-Barreiro, Barnes, Gilbert, &amp; Dalén, 2018; Lauterjung et al., 2019; Moraes et al., 2017)"},"properties":{"noteIndex":0},"schema":"https://github.com/citation-style-language/schema/raw/master/csl-citation.json"}</w:instrText>
      </w:r>
      <w:r w:rsidR="00C912AB">
        <w:rPr>
          <w:rFonts w:ascii="Times New Roman" w:eastAsia="Times New Roman" w:hAnsi="Times New Roman" w:cs="Times New Roman"/>
          <w:sz w:val="24"/>
          <w:szCs w:val="24"/>
        </w:rPr>
        <w:fldChar w:fldCharType="separate"/>
      </w:r>
      <w:r w:rsidR="00DF26F3" w:rsidRPr="00DF26F3">
        <w:rPr>
          <w:rFonts w:ascii="Times New Roman" w:eastAsia="Times New Roman" w:hAnsi="Times New Roman" w:cs="Times New Roman"/>
          <w:noProof/>
          <w:sz w:val="24"/>
          <w:szCs w:val="24"/>
          <w:lang w:val="fr-CA"/>
        </w:rPr>
        <w:t>(Díez-del-Molino, Sánchez-Barreiro, Barnes, Gilbert, &amp; Dalén, 2018; Lauterjung et al., 2019; Moraes et al., 2017)</w:t>
      </w:r>
      <w:r w:rsidR="00C912AB">
        <w:rPr>
          <w:rFonts w:ascii="Times New Roman" w:eastAsia="Times New Roman" w:hAnsi="Times New Roman" w:cs="Times New Roman"/>
          <w:sz w:val="24"/>
          <w:szCs w:val="24"/>
        </w:rPr>
        <w:fldChar w:fldCharType="end"/>
      </w:r>
      <w:r w:rsidR="00850FB4" w:rsidRPr="00D90AAF">
        <w:rPr>
          <w:rFonts w:ascii="Times New Roman" w:eastAsia="Times New Roman" w:hAnsi="Times New Roman" w:cs="Times New Roman"/>
          <w:sz w:val="24"/>
          <w:szCs w:val="24"/>
          <w:lang w:val="fr-CA"/>
        </w:rPr>
        <w:t xml:space="preserve">. </w:t>
      </w:r>
      <w:r w:rsidR="00F607A2">
        <w:rPr>
          <w:rFonts w:ascii="Times New Roman" w:eastAsia="Times New Roman" w:hAnsi="Times New Roman" w:cs="Times New Roman"/>
          <w:sz w:val="24"/>
          <w:szCs w:val="24"/>
        </w:rPr>
        <w:t>R</w:t>
      </w:r>
      <w:r w:rsidR="00F607A2" w:rsidRPr="00295FF4">
        <w:rPr>
          <w:rFonts w:ascii="Times New Roman" w:eastAsia="Times New Roman" w:hAnsi="Times New Roman" w:cs="Times New Roman"/>
          <w:sz w:val="24"/>
          <w:szCs w:val="24"/>
        </w:rPr>
        <w:t xml:space="preserve">esearchers commonly use </w:t>
      </w:r>
      <w:r w:rsidR="009A5BE8">
        <w:rPr>
          <w:rFonts w:ascii="Times New Roman" w:eastAsia="Times New Roman" w:hAnsi="Times New Roman" w:cs="Times New Roman"/>
          <w:sz w:val="24"/>
          <w:szCs w:val="24"/>
        </w:rPr>
        <w:t xml:space="preserve">patterns in </w:t>
      </w:r>
      <w:r w:rsidR="00F607A2" w:rsidRPr="00295FF4">
        <w:rPr>
          <w:rFonts w:ascii="Times New Roman" w:eastAsia="Times New Roman" w:hAnsi="Times New Roman" w:cs="Times New Roman"/>
          <w:sz w:val="24"/>
          <w:szCs w:val="24"/>
        </w:rPr>
        <w:t xml:space="preserve">spatio-temporal population genetic </w:t>
      </w:r>
      <w:r w:rsidR="009A5BE8">
        <w:rPr>
          <w:rFonts w:ascii="Times New Roman" w:eastAsia="Times New Roman" w:hAnsi="Times New Roman" w:cs="Times New Roman"/>
          <w:sz w:val="24"/>
          <w:szCs w:val="24"/>
        </w:rPr>
        <w:t>data</w:t>
      </w:r>
      <w:r w:rsidR="00A76BF1">
        <w:rPr>
          <w:rFonts w:ascii="Times New Roman" w:eastAsia="Times New Roman" w:hAnsi="Times New Roman" w:cs="Times New Roman"/>
          <w:sz w:val="24"/>
          <w:szCs w:val="24"/>
        </w:rPr>
        <w:t xml:space="preserve"> </w:t>
      </w:r>
      <w:r w:rsidR="00A76BF1">
        <w:rPr>
          <w:rFonts w:ascii="Times New Roman" w:eastAsia="Times New Roman" w:hAnsi="Times New Roman" w:cs="Times New Roman"/>
          <w:sz w:val="24"/>
          <w:szCs w:val="24"/>
        </w:rPr>
        <w:fldChar w:fldCharType="begin" w:fldLock="1"/>
      </w:r>
      <w:r w:rsidR="00895523">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?","type":"article-journal","volume":"28"},"uris":["http://www.mendeley.com/documents/?uuid=06ebdefa-cee6-4920-8a7d-6c048017100c"]}],"mendeley":{"formattedCitation":"(Banks et al., 2013)","plainTextFormattedCitation":"(Banks et al., 2013)","previouslyFormattedCitation":"(Banks et al., 2013)"},"properties":{"noteIndex":0},"schema":"https://github.com/citation-style-language/schema/raw/master/csl-citation.json"}</w:instrText>
      </w:r>
      <w:r w:rsidR="00A76BF1">
        <w:rPr>
          <w:rFonts w:ascii="Times New Roman" w:eastAsia="Times New Roman" w:hAnsi="Times New Roman" w:cs="Times New Roman"/>
          <w:sz w:val="24"/>
          <w:szCs w:val="24"/>
        </w:rPr>
        <w:fldChar w:fldCharType="separate"/>
      </w:r>
      <w:r w:rsidR="00A76BF1" w:rsidRPr="00A76BF1">
        <w:rPr>
          <w:rFonts w:ascii="Times New Roman" w:eastAsia="Times New Roman" w:hAnsi="Times New Roman" w:cs="Times New Roman"/>
          <w:noProof/>
          <w:sz w:val="24"/>
          <w:szCs w:val="24"/>
        </w:rPr>
        <w:t>(Banks et al., 2013)</w:t>
      </w:r>
      <w:r w:rsidR="00A76BF1">
        <w:rPr>
          <w:rFonts w:ascii="Times New Roman" w:eastAsia="Times New Roman" w:hAnsi="Times New Roman" w:cs="Times New Roman"/>
          <w:sz w:val="24"/>
          <w:szCs w:val="24"/>
        </w:rPr>
        <w:fldChar w:fldCharType="end"/>
      </w:r>
      <w:r w:rsidR="00736E7E">
        <w:rPr>
          <w:rFonts w:ascii="Times New Roman" w:eastAsia="Times New Roman" w:hAnsi="Times New Roman" w:cs="Times New Roman"/>
          <w:sz w:val="24"/>
          <w:szCs w:val="24"/>
        </w:rPr>
        <w:t>,</w:t>
      </w:r>
      <w:r w:rsidR="00F607A2" w:rsidRPr="00295FF4">
        <w:rPr>
          <w:rFonts w:ascii="Times New Roman" w:eastAsia="Times New Roman" w:hAnsi="Times New Roman" w:cs="Times New Roman"/>
          <w:sz w:val="24"/>
          <w:szCs w:val="24"/>
        </w:rPr>
        <w:t xml:space="preserve"> to </w:t>
      </w:r>
      <w:r w:rsidR="009A5BE8">
        <w:rPr>
          <w:rFonts w:ascii="Times New Roman" w:eastAsia="Times New Roman" w:hAnsi="Times New Roman" w:cs="Times New Roman"/>
          <w:sz w:val="24"/>
          <w:szCs w:val="24"/>
        </w:rPr>
        <w:t xml:space="preserve">quantify </w:t>
      </w:r>
      <w:r w:rsidR="00F607A2" w:rsidRPr="00295FF4">
        <w:rPr>
          <w:rFonts w:ascii="Times New Roman" w:eastAsia="Times New Roman" w:hAnsi="Times New Roman" w:cs="Times New Roman"/>
          <w:sz w:val="24"/>
          <w:szCs w:val="24"/>
        </w:rPr>
        <w:t xml:space="preserve">isolation-by-distance </w:t>
      </w:r>
      <w:r w:rsidR="00F607A2" w:rsidRPr="00295FF4">
        <w:rPr>
          <w:rFonts w:ascii="Times New Roman" w:eastAsia="Times New Roman" w:hAnsi="Times New Roman" w:cs="Times New Roman"/>
          <w:sz w:val="24"/>
          <w:szCs w:val="24"/>
        </w:rPr>
        <w:fldChar w:fldCharType="begin" w:fldLock="1"/>
      </w:r>
      <w:r w:rsidR="00F607A2"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(Rousset, 1997; Wright, 1943)</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time since </w:t>
      </w:r>
      <w:r w:rsidR="00F607A2" w:rsidRPr="00295FF4">
        <w:rPr>
          <w:rFonts w:ascii="Times New Roman" w:eastAsia="Times New Roman" w:hAnsi="Times New Roman" w:cs="Times New Roman"/>
          <w:sz w:val="24"/>
          <w:szCs w:val="24"/>
        </w:rPr>
        <w:t xml:space="preserve">population bottlenecks </w:t>
      </w:r>
      <w:r w:rsidR="00F607A2" w:rsidRPr="00295FF4">
        <w:rPr>
          <w:rFonts w:ascii="Times New Roman" w:eastAsia="Times New Roman" w:hAnsi="Times New Roman" w:cs="Times New Roman"/>
          <w:sz w:val="24"/>
          <w:szCs w:val="24"/>
        </w:rPr>
        <w:fldChar w:fldCharType="begin" w:fldLock="1"/>
      </w:r>
      <w:r w:rsidR="00F607A2">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(Gattepaille, Jakobsson, &amp; Blum, 2013; Maruyama &amp; Fuerstt, 1985)</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rates of </w:t>
      </w:r>
      <w:r w:rsidR="00F607A2" w:rsidRPr="00295FF4">
        <w:rPr>
          <w:rFonts w:ascii="Times New Roman" w:eastAsia="Times New Roman" w:hAnsi="Times New Roman" w:cs="Times New Roman"/>
          <w:sz w:val="24"/>
          <w:szCs w:val="24"/>
        </w:rPr>
        <w:t xml:space="preserve">migration between isolated populations </w:t>
      </w:r>
      <w:r w:rsidR="00F607A2" w:rsidRPr="00295FF4">
        <w:rPr>
          <w:rFonts w:ascii="Times New Roman" w:eastAsia="Times New Roman" w:hAnsi="Times New Roman" w:cs="Times New Roman"/>
          <w:sz w:val="24"/>
          <w:szCs w:val="24"/>
        </w:rPr>
        <w:fldChar w:fldCharType="begin" w:fldLock="1"/>
      </w:r>
      <w:r w:rsidR="00F607A2"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F607A2" w:rsidRPr="00295FF4">
        <w:rPr>
          <w:rFonts w:ascii="Times New Roman" w:eastAsia="Times New Roman" w:hAnsi="Times New Roman" w:cs="Times New Roman"/>
          <w:noProof/>
          <w:sz w:val="24"/>
          <w:szCs w:val="24"/>
        </w:rPr>
        <w:t>(Bezemer, Krauss, Roberts, &amp; Hopper, 2019; Buschbom, Yanbaev, &amp; Degen, 2011)</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 xml:space="preserve">, and </w:t>
      </w:r>
      <w:r w:rsidR="009A5BE8">
        <w:rPr>
          <w:rFonts w:ascii="Times New Roman" w:eastAsia="Times New Roman" w:hAnsi="Times New Roman" w:cs="Times New Roman"/>
          <w:sz w:val="24"/>
          <w:szCs w:val="24"/>
        </w:rPr>
        <w:t xml:space="preserve">timing and extent of </w:t>
      </w:r>
      <w:r w:rsidR="00F607A2" w:rsidRPr="00295FF4">
        <w:rPr>
          <w:rFonts w:ascii="Times New Roman" w:eastAsia="Times New Roman" w:hAnsi="Times New Roman" w:cs="Times New Roman"/>
          <w:sz w:val="24"/>
          <w:szCs w:val="24"/>
        </w:rPr>
        <w:t xml:space="preserve">outbreak expansions </w:t>
      </w:r>
      <w:r w:rsidR="00F607A2" w:rsidRPr="00295FF4">
        <w:rPr>
          <w:rFonts w:ascii="Times New Roman" w:eastAsia="Times New Roman" w:hAnsi="Times New Roman" w:cs="Times New Roman"/>
          <w:sz w:val="24"/>
          <w:szCs w:val="24"/>
        </w:rPr>
        <w:fldChar w:fldCharType="begin" w:fldLock="1"/>
      </w:r>
      <w:r w:rsidR="00C3107A">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F607A2" w:rsidRPr="00295FF4">
        <w:rPr>
          <w:rFonts w:ascii="Times New Roman" w:eastAsia="Times New Roman" w:hAnsi="Times New Roman" w:cs="Times New Roman"/>
          <w:sz w:val="24"/>
          <w:szCs w:val="24"/>
        </w:rPr>
        <w:fldChar w:fldCharType="separate"/>
      </w:r>
      <w:r w:rsidR="00895523" w:rsidRPr="00895523">
        <w:rPr>
          <w:rFonts w:ascii="Times New Roman" w:eastAsia="Times New Roman" w:hAnsi="Times New Roman" w:cs="Times New Roman"/>
          <w:noProof/>
          <w:sz w:val="24"/>
          <w:szCs w:val="24"/>
        </w:rPr>
        <w:t>(Larroque et al., 2019; Wittische, Janes, &amp; James, 2019)</w:t>
      </w:r>
      <w:r w:rsidR="00F607A2" w:rsidRPr="00295FF4">
        <w:rPr>
          <w:rFonts w:ascii="Times New Roman" w:eastAsia="Times New Roman" w:hAnsi="Times New Roman" w:cs="Times New Roman"/>
          <w:sz w:val="24"/>
          <w:szCs w:val="24"/>
        </w:rPr>
        <w:fldChar w:fldCharType="end"/>
      </w:r>
      <w:r w:rsidR="00F607A2" w:rsidRPr="00295FF4">
        <w:rPr>
          <w:rFonts w:ascii="Times New Roman" w:eastAsia="Times New Roman" w:hAnsi="Times New Roman" w:cs="Times New Roman"/>
          <w:sz w:val="24"/>
          <w:szCs w:val="24"/>
        </w:rPr>
        <w:t>.</w:t>
      </w:r>
      <w:r w:rsidR="00F607A2">
        <w:rPr>
          <w:rFonts w:ascii="Times New Roman" w:eastAsia="Times New Roman" w:hAnsi="Times New Roman" w:cs="Times New Roman"/>
          <w:sz w:val="24"/>
          <w:szCs w:val="24"/>
        </w:rPr>
        <w:t xml:space="preserve"> </w:t>
      </w:r>
      <w:r w:rsidR="009A5BE8">
        <w:rPr>
          <w:rFonts w:ascii="Times New Roman" w:eastAsia="Times New Roman" w:hAnsi="Times New Roman" w:cs="Times New Roman"/>
          <w:sz w:val="24"/>
          <w:szCs w:val="24"/>
        </w:rPr>
        <w:t xml:space="preserve">Further development of temporally-explicit approaches </w:t>
      </w:r>
      <w:r w:rsidR="001232DB">
        <w:rPr>
          <w:rFonts w:ascii="Times New Roman" w:eastAsia="Times New Roman" w:hAnsi="Times New Roman" w:cs="Times New Roman"/>
          <w:sz w:val="24"/>
          <w:szCs w:val="24"/>
        </w:rPr>
        <w:t>are</w:t>
      </w:r>
      <w:r w:rsidR="006F6F06">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t xml:space="preserve">needed to </w:t>
      </w:r>
      <w:r w:rsidR="009A5BE8">
        <w:rPr>
          <w:rFonts w:ascii="Times New Roman" w:eastAsia="Times New Roman" w:hAnsi="Times New Roman" w:cs="Times New Roman"/>
          <w:sz w:val="24"/>
          <w:szCs w:val="24"/>
        </w:rPr>
        <w:t xml:space="preserve">quantify and evaluate changes in genetic variation through time. Specifically, such tools are needed to </w:t>
      </w:r>
      <w:r w:rsidR="001232DB">
        <w:rPr>
          <w:rFonts w:ascii="Times New Roman" w:eastAsia="Times New Roman" w:hAnsi="Times New Roman" w:cs="Times New Roman"/>
          <w:sz w:val="24"/>
          <w:szCs w:val="24"/>
        </w:rPr>
        <w:t xml:space="preserve">identify </w:t>
      </w:r>
      <w:del w:id="5" w:author="Patrick" w:date="2020-07-27T17:15:00Z">
        <w:r w:rsidR="001232DB" w:rsidDel="009A5BE8">
          <w:rPr>
            <w:rFonts w:ascii="Times New Roman" w:eastAsia="Times New Roman" w:hAnsi="Times New Roman" w:cs="Times New Roman"/>
            <w:sz w:val="24"/>
            <w:szCs w:val="24"/>
          </w:rPr>
          <w:delText xml:space="preserve">which </w:delText>
        </w:r>
      </w:del>
      <w:r w:rsidR="001232DB">
        <w:rPr>
          <w:rFonts w:ascii="Times New Roman" w:eastAsia="Times New Roman" w:hAnsi="Times New Roman" w:cs="Times New Roman"/>
          <w:sz w:val="24"/>
          <w:szCs w:val="24"/>
        </w:rPr>
        <w:t xml:space="preserve">populations </w:t>
      </w:r>
      <w:ins w:id="6" w:author="Patrick" w:date="2020-07-27T17:15:00Z">
        <w:r w:rsidR="009A5BE8">
          <w:rPr>
            <w:rFonts w:ascii="Times New Roman" w:eastAsia="Times New Roman" w:hAnsi="Times New Roman" w:cs="Times New Roman"/>
            <w:sz w:val="24"/>
            <w:szCs w:val="24"/>
          </w:rPr>
          <w:t xml:space="preserve">that </w:t>
        </w:r>
      </w:ins>
      <w:r w:rsidR="001232DB">
        <w:rPr>
          <w:rFonts w:ascii="Times New Roman" w:eastAsia="Times New Roman" w:hAnsi="Times New Roman" w:cs="Times New Roman"/>
          <w:sz w:val="24"/>
          <w:szCs w:val="24"/>
        </w:rPr>
        <w:t xml:space="preserve">have experienced </w:t>
      </w:r>
      <w:del w:id="7" w:author="Patrick" w:date="2020-07-24T20:31:00Z">
        <w:r w:rsidR="001232DB" w:rsidDel="003A5706">
          <w:rPr>
            <w:rFonts w:ascii="Times New Roman" w:eastAsia="Times New Roman" w:hAnsi="Times New Roman" w:cs="Times New Roman"/>
            <w:sz w:val="24"/>
            <w:szCs w:val="24"/>
          </w:rPr>
          <w:delText xml:space="preserve">high </w:delText>
        </w:r>
      </w:del>
      <w:ins w:id="8" w:author="Patrick" w:date="2020-07-27T17:15:00Z">
        <w:r w:rsidR="009A5BE8">
          <w:rPr>
            <w:rFonts w:ascii="Times New Roman" w:eastAsia="Times New Roman" w:hAnsi="Times New Roman" w:cs="Times New Roman"/>
            <w:sz w:val="24"/>
            <w:szCs w:val="24"/>
          </w:rPr>
          <w:t xml:space="preserve">important </w:t>
        </w:r>
      </w:ins>
      <w:ins w:id="9" w:author="Patrick" w:date="2020-07-24T20:31:00Z">
        <w:r w:rsidR="003A5706">
          <w:rPr>
            <w:rFonts w:ascii="Times New Roman" w:eastAsia="Times New Roman" w:hAnsi="Times New Roman" w:cs="Times New Roman"/>
            <w:sz w:val="24"/>
            <w:szCs w:val="24"/>
          </w:rPr>
          <w:t xml:space="preserve">historical </w:t>
        </w:r>
      </w:ins>
      <w:r w:rsidR="001232DB">
        <w:rPr>
          <w:rFonts w:ascii="Times New Roman" w:eastAsia="Times New Roman" w:hAnsi="Times New Roman" w:cs="Times New Roman"/>
          <w:sz w:val="24"/>
          <w:szCs w:val="24"/>
        </w:rPr>
        <w:t xml:space="preserve">mortality as a result of </w:t>
      </w:r>
      <w:ins w:id="10" w:author="Patrick" w:date="2020-07-24T20:31:00Z">
        <w:r w:rsidR="003A5706">
          <w:rPr>
            <w:rFonts w:ascii="Times New Roman" w:eastAsia="Times New Roman" w:hAnsi="Times New Roman" w:cs="Times New Roman"/>
            <w:sz w:val="24"/>
            <w:szCs w:val="24"/>
          </w:rPr>
          <w:t xml:space="preserve">demographic events that affect population sizes and influence landscape scale </w:t>
        </w:r>
        <w:commentRangeStart w:id="11"/>
        <w:r w:rsidR="003A5706">
          <w:rPr>
            <w:rFonts w:ascii="Times New Roman" w:eastAsia="Times New Roman" w:hAnsi="Times New Roman" w:cs="Times New Roman"/>
            <w:sz w:val="24"/>
            <w:szCs w:val="24"/>
          </w:rPr>
          <w:t>population</w:t>
        </w:r>
      </w:ins>
      <w:commentRangeEnd w:id="11"/>
      <w:ins w:id="12" w:author="Patrick" w:date="2020-07-27T17:15:00Z">
        <w:r w:rsidR="009A5BE8">
          <w:rPr>
            <w:rStyle w:val="Marquedecommentaire"/>
          </w:rPr>
          <w:commentReference w:id="11"/>
        </w:r>
      </w:ins>
      <w:ins w:id="13" w:author="Patrick" w:date="2020-07-24T20:31:00Z">
        <w:r w:rsidR="003A5706">
          <w:rPr>
            <w:rFonts w:ascii="Times New Roman" w:eastAsia="Times New Roman" w:hAnsi="Times New Roman" w:cs="Times New Roman"/>
            <w:sz w:val="24"/>
            <w:szCs w:val="24"/>
          </w:rPr>
          <w:t xml:space="preserve"> connectivity. </w:t>
        </w:r>
      </w:ins>
      <w:ins w:id="14" w:author="Patrick" w:date="2020-07-24T20:32:00Z">
        <w:r w:rsidR="003A5706">
          <w:rPr>
            <w:rFonts w:ascii="Times New Roman" w:eastAsia="Times New Roman" w:hAnsi="Times New Roman" w:cs="Times New Roman"/>
            <w:sz w:val="24"/>
            <w:szCs w:val="24"/>
          </w:rPr>
          <w:t xml:space="preserve">Such events may </w:t>
        </w:r>
        <w:r w:rsidR="003A5706">
          <w:rPr>
            <w:rFonts w:ascii="Times New Roman" w:eastAsia="Times New Roman" w:hAnsi="Times New Roman" w:cs="Times New Roman"/>
            <w:sz w:val="24"/>
            <w:szCs w:val="24"/>
          </w:rPr>
          <w:lastRenderedPageBreak/>
          <w:t xml:space="preserve">include </w:t>
        </w:r>
      </w:ins>
      <w:r w:rsidR="001232DB">
        <w:rPr>
          <w:rFonts w:ascii="Times New Roman" w:eastAsia="Times New Roman" w:hAnsi="Times New Roman" w:cs="Times New Roman"/>
          <w:sz w:val="24"/>
          <w:szCs w:val="24"/>
        </w:rPr>
        <w:t>disturbance</w:t>
      </w:r>
      <w:ins w:id="15" w:author="Patrick" w:date="2020-07-24T20:32:00Z">
        <w:r w:rsidR="003A5706">
          <w:rPr>
            <w:rFonts w:ascii="Times New Roman" w:eastAsia="Times New Roman" w:hAnsi="Times New Roman" w:cs="Times New Roman"/>
            <w:sz w:val="24"/>
            <w:szCs w:val="24"/>
          </w:rPr>
          <w:t>s</w:t>
        </w:r>
      </w:ins>
      <w:r w:rsidR="001232DB">
        <w:rPr>
          <w:rFonts w:ascii="Times New Roman" w:eastAsia="Times New Roman" w:hAnsi="Times New Roman" w:cs="Times New Roman"/>
          <w:sz w:val="24"/>
          <w:szCs w:val="24"/>
        </w:rPr>
        <w:t xml:space="preserve"> such as a </w:t>
      </w:r>
      <w:del w:id="16" w:author="Patrick" w:date="2020-07-24T20:32:00Z">
        <w:r w:rsidR="001232DB" w:rsidDel="003A5706">
          <w:rPr>
            <w:rFonts w:ascii="Times New Roman" w:eastAsia="Times New Roman" w:hAnsi="Times New Roman" w:cs="Times New Roman"/>
            <w:sz w:val="24"/>
            <w:szCs w:val="24"/>
          </w:rPr>
          <w:delText xml:space="preserve">forest </w:delText>
        </w:r>
      </w:del>
      <w:ins w:id="17" w:author="Patrick" w:date="2020-07-24T20:32:00Z">
        <w:r w:rsidR="003A5706">
          <w:rPr>
            <w:rFonts w:ascii="Times New Roman" w:eastAsia="Times New Roman" w:hAnsi="Times New Roman" w:cs="Times New Roman"/>
            <w:sz w:val="24"/>
            <w:szCs w:val="24"/>
          </w:rPr>
          <w:t>wild</w:t>
        </w:r>
      </w:ins>
      <w:r w:rsidR="001232DB">
        <w:rPr>
          <w:rFonts w:ascii="Times New Roman" w:eastAsia="Times New Roman" w:hAnsi="Times New Roman" w:cs="Times New Roman"/>
          <w:sz w:val="24"/>
          <w:szCs w:val="24"/>
        </w:rPr>
        <w:t>fire, major weather event</w:t>
      </w:r>
      <w:ins w:id="18" w:author="Patrick" w:date="2020-07-24T20:32:00Z">
        <w:r w:rsidR="003A5706">
          <w:rPr>
            <w:rFonts w:ascii="Times New Roman" w:eastAsia="Times New Roman" w:hAnsi="Times New Roman" w:cs="Times New Roman"/>
            <w:sz w:val="24"/>
            <w:szCs w:val="24"/>
          </w:rPr>
          <w:t>s</w:t>
        </w:r>
      </w:ins>
      <w:commentRangeStart w:id="19"/>
      <w:r w:rsidR="001232DB">
        <w:rPr>
          <w:rFonts w:ascii="Times New Roman" w:eastAsia="Times New Roman" w:hAnsi="Times New Roman" w:cs="Times New Roman"/>
          <w:sz w:val="24"/>
          <w:szCs w:val="24"/>
        </w:rPr>
        <w:t xml:space="preserve">, </w:t>
      </w:r>
      <w:ins w:id="20" w:author="Patrick" w:date="2020-07-24T20:32:00Z">
        <w:r w:rsidR="003A5706">
          <w:rPr>
            <w:rFonts w:ascii="Times New Roman" w:eastAsia="Times New Roman" w:hAnsi="Times New Roman" w:cs="Times New Roman"/>
            <w:sz w:val="24"/>
            <w:szCs w:val="24"/>
          </w:rPr>
          <w:t>invasions of predators or competitors</w:t>
        </w:r>
        <w:commentRangeEnd w:id="19"/>
        <w:r w:rsidR="003A5706">
          <w:rPr>
            <w:rStyle w:val="Marquedecommentaire"/>
          </w:rPr>
          <w:commentReference w:id="19"/>
        </w:r>
        <w:r w:rsidR="003A5706">
          <w:rPr>
            <w:rFonts w:ascii="Times New Roman" w:eastAsia="Times New Roman" w:hAnsi="Times New Roman" w:cs="Times New Roman"/>
            <w:sz w:val="24"/>
            <w:szCs w:val="24"/>
          </w:rPr>
          <w:t xml:space="preserve">, </w:t>
        </w:r>
      </w:ins>
      <w:r w:rsidR="001232DB">
        <w:rPr>
          <w:rFonts w:ascii="Times New Roman" w:eastAsia="Times New Roman" w:hAnsi="Times New Roman" w:cs="Times New Roman"/>
          <w:sz w:val="24"/>
          <w:szCs w:val="24"/>
        </w:rPr>
        <w:t xml:space="preserve">or </w:t>
      </w:r>
      <w:del w:id="21" w:author="Patrick" w:date="2020-07-24T20:32:00Z">
        <w:r w:rsidR="001232DB" w:rsidDel="003A5706">
          <w:rPr>
            <w:rFonts w:ascii="Times New Roman" w:eastAsia="Times New Roman" w:hAnsi="Times New Roman" w:cs="Times New Roman"/>
            <w:sz w:val="24"/>
            <w:szCs w:val="24"/>
          </w:rPr>
          <w:delText xml:space="preserve">disease </w:delText>
        </w:r>
      </w:del>
      <w:r w:rsidR="001232DB">
        <w:rPr>
          <w:rFonts w:ascii="Times New Roman" w:eastAsia="Times New Roman" w:hAnsi="Times New Roman" w:cs="Times New Roman"/>
          <w:sz w:val="24"/>
          <w:szCs w:val="24"/>
        </w:rPr>
        <w:t>outbreaks</w:t>
      </w:r>
      <w:ins w:id="22" w:author="Patrick" w:date="2020-07-24T20:32:00Z">
        <w:r w:rsidR="003A5706">
          <w:rPr>
            <w:rFonts w:ascii="Times New Roman" w:eastAsia="Times New Roman" w:hAnsi="Times New Roman" w:cs="Times New Roman"/>
            <w:sz w:val="24"/>
            <w:szCs w:val="24"/>
          </w:rPr>
          <w:t xml:space="preserve"> of disease</w:t>
        </w:r>
      </w:ins>
      <w:r w:rsidR="001232DB">
        <w:rPr>
          <w:rFonts w:ascii="Times New Roman" w:eastAsia="Times New Roman" w:hAnsi="Times New Roman" w:cs="Times New Roman"/>
          <w:sz w:val="24"/>
          <w:szCs w:val="24"/>
        </w:rPr>
        <w:t xml:space="preserve"> </w:t>
      </w:r>
      <w:r w:rsidR="001232DB">
        <w:rPr>
          <w:rFonts w:ascii="Times New Roman" w:eastAsia="Times New Roman" w:hAnsi="Times New Roman" w:cs="Times New Roman"/>
          <w:sz w:val="24"/>
          <w:szCs w:val="24"/>
        </w:rPr>
        <w:fldChar w:fldCharType="begin" w:fldLock="1"/>
      </w:r>
      <w:r w:rsidR="001232DB">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polatzeki)","type":"article-journal","volume":"13"},"uris":["http://www.mendeley.com/documents/?uuid=0183b5d4-76f2-40a5-b527-d403b3587981"]},{"id":"ITEM-2","itemData":{"DOI":"10.1111/ele.12918","ISSN":"14610248","abstract":"The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gradient","type":"article-journal","volume":"21"},"uris":["http://www.mendeley.com/documents/?uuid=f11777e8-48d5-4be7-91e3-33e1a4149214"]}],"mendeley":{"formattedCitation":"(Poff et al., 2018; Suárez, Betancor, Fregel, Rodríguez, &amp; Pestano, 2012)","plainTextFormattedCitation":"(Poff et al., 2018; Suárez, Betancor, Fregel, Rodríguez, &amp; Pestano, 2012)","previouslyFormattedCitation":"(Poff et al., 2018; Suárez, Betancor, Fregel, Rodríguez, &amp; Pestano, 2012)"},"properties":{"noteIndex":0},"schema":"https://github.com/citation-style-language/schema/raw/master/csl-citation.json"}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1232DB" w:rsidRPr="000A5079">
        <w:rPr>
          <w:rFonts w:ascii="Times New Roman" w:eastAsia="Times New Roman" w:hAnsi="Times New Roman" w:cs="Times New Roman"/>
          <w:noProof/>
          <w:sz w:val="24"/>
          <w:szCs w:val="24"/>
        </w:rPr>
        <w:t>(Poff et al., 2018; Suárez, Betancor, Fregel, Rodríguez, &amp; Pestano, 2012)</w:t>
      </w:r>
      <w:r w:rsidR="001232DB">
        <w:rPr>
          <w:rFonts w:ascii="Times New Roman" w:eastAsia="Times New Roman" w:hAnsi="Times New Roman" w:cs="Times New Roman"/>
          <w:sz w:val="24"/>
          <w:szCs w:val="24"/>
        </w:rPr>
        <w:fldChar w:fldCharType="end"/>
      </w:r>
      <w:r w:rsidR="001232DB">
        <w:rPr>
          <w:rFonts w:ascii="Times New Roman" w:eastAsia="Times New Roman" w:hAnsi="Times New Roman" w:cs="Times New Roman"/>
          <w:sz w:val="24"/>
          <w:szCs w:val="24"/>
        </w:rPr>
        <w:t xml:space="preserve">. </w:t>
      </w:r>
      <w:r w:rsidR="00C3107A">
        <w:rPr>
          <w:rFonts w:ascii="Times New Roman" w:eastAsia="Times New Roman" w:hAnsi="Times New Roman" w:cs="Times New Roman"/>
          <w:sz w:val="24"/>
          <w:szCs w:val="24"/>
        </w:rPr>
        <w:t>Similarly, such analyse</w:t>
      </w:r>
      <w:r w:rsidR="001232DB">
        <w:rPr>
          <w:rFonts w:ascii="Times New Roman" w:eastAsia="Times New Roman" w:hAnsi="Times New Roman" w:cs="Times New Roman"/>
          <w:sz w:val="24"/>
          <w:szCs w:val="24"/>
        </w:rPr>
        <w:t xml:space="preserve">s could identify which, among a set of previously sampled populations, received migrants from a long-distance dispersal event </w:t>
      </w:r>
      <w:r w:rsidR="001232DB">
        <w:rPr>
          <w:rFonts w:ascii="Times New Roman" w:eastAsia="Times New Roman" w:hAnsi="Times New Roman" w:cs="Times New Roman"/>
          <w:sz w:val="24"/>
          <w:szCs w:val="24"/>
        </w:rPr>
        <w:fldChar w:fldCharType="begin" w:fldLock="1"/>
      </w:r>
      <w:r w:rsidR="001232DB">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latipinna","type":"article-journal","volume":"181"},"uris":["http://www.mendeley.com/documents/?uuid=8c95d3bd-3c90-49c6-8de9-fbd4b5165a8d"]}],"mendeley":{"formattedCitation":"(Apodaca, Trexler, Jue, Schrader, &amp; Travis, 2013)","plainTextFormattedCitation":"(Apodaca, Trexler, Jue, Schrader, &amp; Travis, 2013)","previouslyFormattedCitation":"(Apodaca, Trexler, Jue, Schrader, &amp; Travis, 2013)"},"properties":{"noteIndex":0},"schema":"https://github.com/citation-style-language/schema/raw/master/csl-citation.json"}</w:instrText>
      </w:r>
      <w:r w:rsidR="001232DB">
        <w:rPr>
          <w:rFonts w:ascii="Times New Roman" w:eastAsia="Times New Roman" w:hAnsi="Times New Roman" w:cs="Times New Roman"/>
          <w:sz w:val="24"/>
          <w:szCs w:val="24"/>
        </w:rPr>
        <w:fldChar w:fldCharType="separate"/>
      </w:r>
      <w:r w:rsidR="001232DB" w:rsidRPr="00CC5AFB">
        <w:rPr>
          <w:rFonts w:ascii="Times New Roman" w:eastAsia="Times New Roman" w:hAnsi="Times New Roman" w:cs="Times New Roman"/>
          <w:noProof/>
          <w:sz w:val="24"/>
          <w:szCs w:val="24"/>
        </w:rPr>
        <w:t>(Apodaca, Trexler, Jue, Schrader, &amp; Travis, 2013)</w:t>
      </w:r>
      <w:r w:rsidR="001232DB">
        <w:rPr>
          <w:rFonts w:ascii="Times New Roman" w:eastAsia="Times New Roman" w:hAnsi="Times New Roman" w:cs="Times New Roman"/>
          <w:sz w:val="24"/>
          <w:szCs w:val="24"/>
        </w:rPr>
        <w:fldChar w:fldCharType="end"/>
      </w:r>
      <w:r w:rsidR="00F607A2">
        <w:rPr>
          <w:rFonts w:ascii="Times New Roman" w:eastAsia="Times New Roman" w:hAnsi="Times New Roman" w:cs="Times New Roman"/>
          <w:sz w:val="24"/>
          <w:szCs w:val="24"/>
        </w:rPr>
        <w:t xml:space="preserve">. </w:t>
      </w:r>
      <w:del w:id="23" w:author="Patrick" w:date="2020-07-27T17:18:00Z">
        <w:r w:rsidR="006F6F06" w:rsidDel="009A5BE8">
          <w:rPr>
            <w:rFonts w:ascii="Times New Roman" w:eastAsia="Times New Roman" w:hAnsi="Times New Roman" w:cs="Times New Roman"/>
            <w:sz w:val="24"/>
            <w:szCs w:val="24"/>
          </w:rPr>
          <w:delText>S</w:delText>
        </w:r>
        <w:r w:rsidR="008E65CC" w:rsidDel="009A5BE8">
          <w:rPr>
            <w:rFonts w:ascii="Times New Roman" w:eastAsia="Times New Roman" w:hAnsi="Times New Roman" w:cs="Times New Roman"/>
            <w:sz w:val="24"/>
            <w:szCs w:val="24"/>
          </w:rPr>
          <w:delText>patio-temporal genetic studies have</w:delText>
        </w:r>
        <w:r w:rsidR="006F6F06" w:rsidDel="009A5BE8">
          <w:rPr>
            <w:rFonts w:ascii="Times New Roman" w:eastAsia="Times New Roman" w:hAnsi="Times New Roman" w:cs="Times New Roman"/>
            <w:sz w:val="24"/>
            <w:szCs w:val="24"/>
          </w:rPr>
          <w:delText xml:space="preserve"> </w:delText>
        </w:r>
      </w:del>
      <w:del w:id="24" w:author="Patrick" w:date="2020-07-27T17:16:00Z">
        <w:r w:rsidR="006F6F06" w:rsidDel="009A5BE8">
          <w:rPr>
            <w:rFonts w:ascii="Times New Roman" w:eastAsia="Times New Roman" w:hAnsi="Times New Roman" w:cs="Times New Roman"/>
            <w:sz w:val="24"/>
            <w:szCs w:val="24"/>
          </w:rPr>
          <w:delText>also</w:delText>
        </w:r>
        <w:r w:rsidR="008E65CC" w:rsidDel="009A5BE8">
          <w:rPr>
            <w:rFonts w:ascii="Times New Roman" w:eastAsia="Times New Roman" w:hAnsi="Times New Roman" w:cs="Times New Roman"/>
            <w:sz w:val="24"/>
            <w:szCs w:val="24"/>
          </w:rPr>
          <w:delText xml:space="preserve"> led to a better </w:delText>
        </w:r>
      </w:del>
      <w:del w:id="25" w:author="Patrick" w:date="2020-07-27T17:18:00Z">
        <w:r w:rsidR="008E65CC" w:rsidDel="009A5BE8">
          <w:rPr>
            <w:rFonts w:ascii="Times New Roman" w:eastAsia="Times New Roman" w:hAnsi="Times New Roman" w:cs="Times New Roman"/>
            <w:sz w:val="24"/>
            <w:szCs w:val="24"/>
          </w:rPr>
          <w:delText xml:space="preserve">understanding of </w:delText>
        </w:r>
      </w:del>
      <w:del w:id="26" w:author="Patrick" w:date="2020-07-27T17:16:00Z">
        <w:r w:rsidR="008E65CC" w:rsidDel="009A5BE8">
          <w:rPr>
            <w:rFonts w:ascii="Times New Roman" w:eastAsia="Times New Roman" w:hAnsi="Times New Roman" w:cs="Times New Roman"/>
            <w:sz w:val="24"/>
            <w:szCs w:val="24"/>
          </w:rPr>
          <w:delText>the invas</w:delText>
        </w:r>
        <w:r w:rsidR="00DC62C0" w:rsidDel="009A5BE8">
          <w:rPr>
            <w:rFonts w:ascii="Times New Roman" w:eastAsia="Times New Roman" w:hAnsi="Times New Roman" w:cs="Times New Roman"/>
            <w:sz w:val="24"/>
            <w:szCs w:val="24"/>
          </w:rPr>
          <w:delText xml:space="preserve">ion history of </w:delText>
        </w:r>
        <w:r w:rsidR="006715EF" w:rsidDel="009A5BE8">
          <w:rPr>
            <w:rFonts w:ascii="Times New Roman" w:eastAsia="Times New Roman" w:hAnsi="Times New Roman" w:cs="Times New Roman"/>
            <w:sz w:val="24"/>
            <w:szCs w:val="24"/>
          </w:rPr>
          <w:delText xml:space="preserve">the vector species of </w:delText>
        </w:r>
        <w:r w:rsidR="00DC62C0" w:rsidDel="009A5BE8">
          <w:rPr>
            <w:rFonts w:ascii="Times New Roman" w:eastAsia="Times New Roman" w:hAnsi="Times New Roman" w:cs="Times New Roman"/>
            <w:sz w:val="24"/>
            <w:szCs w:val="24"/>
          </w:rPr>
          <w:delText xml:space="preserve">major </w:delText>
        </w:r>
      </w:del>
      <w:del w:id="27" w:author="Patrick" w:date="2020-07-27T17:18:00Z">
        <w:r w:rsidR="00DC62C0" w:rsidDel="009A5BE8">
          <w:rPr>
            <w:rFonts w:ascii="Times New Roman" w:eastAsia="Times New Roman" w:hAnsi="Times New Roman" w:cs="Times New Roman"/>
            <w:sz w:val="24"/>
            <w:szCs w:val="24"/>
          </w:rPr>
          <w:delText xml:space="preserve">diseases </w:delText>
        </w:r>
        <w:r w:rsidR="00EF5DFD" w:rsidDel="009A5BE8">
          <w:rPr>
            <w:rFonts w:ascii="Times New Roman" w:eastAsia="Times New Roman" w:hAnsi="Times New Roman" w:cs="Times New Roman"/>
            <w:sz w:val="24"/>
            <w:szCs w:val="24"/>
          </w:rPr>
          <w:fldChar w:fldCharType="begin" w:fldLock="1"/>
        </w:r>
        <w:r w:rsidR="00217199" w:rsidDel="009A5BE8">
          <w:rPr>
            <w:rFonts w:ascii="Times New Roman" w:eastAsia="Times New Roman" w:hAnsi="Times New Roman" w:cs="Times New Roman"/>
            <w:sz w:val="24"/>
            <w:szCs w:val="24"/>
          </w:rPr>
          <w:delInstrText>ADDIN CSL_CITATION {"citationItems":[{"id":"ITEM-1","itemData":{"DOI":"10.1371/journal.pntd.0005546","ISBN":"1111111111","ISSN":"19352735","abstract":"Background: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Indo-Pacific","type":"article-journal","volume":"11"},"uris":["http://www.mendeley.com/documents/?uuid=504e76fd-cda2-43b5-bc93-59c51d059adf"]}],"mendeley":{"formattedCitation":"(Maynard et al., 2017)","plainTextFormattedCitation":"(Maynard et al., 2017)","previouslyFormattedCitation":"(Maynard et al., 2017)"},"properties":{"noteIndex":0},"schema":"https://github.com/citation-style-language/schema/raw/master/csl-citation.json"}</w:delInstrText>
        </w:r>
        <w:r w:rsidR="00EF5DFD" w:rsidDel="009A5BE8">
          <w:rPr>
            <w:rFonts w:ascii="Times New Roman" w:eastAsia="Times New Roman" w:hAnsi="Times New Roman" w:cs="Times New Roman"/>
            <w:sz w:val="24"/>
            <w:szCs w:val="24"/>
          </w:rPr>
          <w:fldChar w:fldCharType="separate"/>
        </w:r>
        <w:r w:rsidR="008E65CC" w:rsidRPr="00850FB4" w:rsidDel="009A5BE8">
          <w:rPr>
            <w:rFonts w:ascii="Times New Roman" w:eastAsia="Times New Roman" w:hAnsi="Times New Roman" w:cs="Times New Roman"/>
            <w:noProof/>
            <w:sz w:val="24"/>
            <w:szCs w:val="24"/>
          </w:rPr>
          <w:delText>(Maynard et al., 2017)</w:delText>
        </w:r>
        <w:r w:rsidR="00EF5DFD" w:rsidDel="009A5BE8">
          <w:rPr>
            <w:rFonts w:ascii="Times New Roman" w:eastAsia="Times New Roman" w:hAnsi="Times New Roman" w:cs="Times New Roman"/>
            <w:sz w:val="24"/>
            <w:szCs w:val="24"/>
          </w:rPr>
          <w:fldChar w:fldCharType="end"/>
        </w:r>
        <w:r w:rsidR="0048505E" w:rsidDel="009A5BE8">
          <w:rPr>
            <w:rFonts w:ascii="Times New Roman" w:eastAsia="Times New Roman" w:hAnsi="Times New Roman" w:cs="Times New Roman"/>
            <w:sz w:val="24"/>
            <w:szCs w:val="24"/>
          </w:rPr>
          <w:delText xml:space="preserve"> and of</w:delText>
        </w:r>
        <w:r w:rsidR="00850FB4" w:rsidDel="009A5BE8">
          <w:rPr>
            <w:rFonts w:ascii="Times New Roman" w:eastAsia="Times New Roman" w:hAnsi="Times New Roman" w:cs="Times New Roman"/>
            <w:sz w:val="24"/>
            <w:szCs w:val="24"/>
          </w:rPr>
          <w:delText xml:space="preserve"> the impacts of </w:delText>
        </w:r>
        <w:r w:rsidR="00706123" w:rsidDel="009A5BE8">
          <w:rPr>
            <w:rFonts w:ascii="Times New Roman" w:eastAsia="Times New Roman" w:hAnsi="Times New Roman" w:cs="Times New Roman"/>
            <w:sz w:val="24"/>
            <w:szCs w:val="24"/>
          </w:rPr>
          <w:delText xml:space="preserve">landscape </w:delText>
        </w:r>
        <w:r w:rsidR="00DC62C0" w:rsidDel="009A5BE8">
          <w:rPr>
            <w:rFonts w:ascii="Times New Roman" w:eastAsia="Times New Roman" w:hAnsi="Times New Roman" w:cs="Times New Roman"/>
            <w:sz w:val="24"/>
            <w:szCs w:val="24"/>
          </w:rPr>
          <w:delText>fragmentation</w:delText>
        </w:r>
        <w:r w:rsidR="00EA49E6" w:rsidDel="009A5BE8">
          <w:rPr>
            <w:rFonts w:ascii="Times New Roman" w:eastAsia="Times New Roman" w:hAnsi="Times New Roman" w:cs="Times New Roman"/>
            <w:sz w:val="24"/>
            <w:szCs w:val="24"/>
          </w:rPr>
          <w:delText xml:space="preserve"> and alteration</w:delText>
        </w:r>
        <w:r w:rsidR="00DC62C0" w:rsidDel="009A5BE8">
          <w:rPr>
            <w:rFonts w:ascii="Times New Roman" w:eastAsia="Times New Roman" w:hAnsi="Times New Roman" w:cs="Times New Roman"/>
            <w:sz w:val="24"/>
            <w:szCs w:val="24"/>
          </w:rPr>
          <w:delText xml:space="preserve"> on</w:delText>
        </w:r>
        <w:r w:rsidR="00850FB4" w:rsidDel="009A5BE8">
          <w:rPr>
            <w:rFonts w:ascii="Times New Roman" w:eastAsia="Times New Roman" w:hAnsi="Times New Roman" w:cs="Times New Roman"/>
            <w:sz w:val="24"/>
            <w:szCs w:val="24"/>
          </w:rPr>
          <w:delText xml:space="preserve"> food web</w:delText>
        </w:r>
        <w:r w:rsidR="00DC62C0" w:rsidDel="009A5BE8">
          <w:rPr>
            <w:rFonts w:ascii="Times New Roman" w:eastAsia="Times New Roman" w:hAnsi="Times New Roman" w:cs="Times New Roman"/>
            <w:sz w:val="24"/>
            <w:szCs w:val="24"/>
          </w:rPr>
          <w:delText>s</w:delText>
        </w:r>
        <w:r w:rsidR="007238DC" w:rsidDel="009A5BE8">
          <w:rPr>
            <w:rFonts w:ascii="Times New Roman" w:eastAsia="Times New Roman" w:hAnsi="Times New Roman" w:cs="Times New Roman"/>
            <w:sz w:val="24"/>
            <w:szCs w:val="24"/>
          </w:rPr>
          <w:delText xml:space="preserve"> </w:delText>
        </w:r>
        <w:r w:rsidR="007238DC" w:rsidDel="009A5BE8">
          <w:rPr>
            <w:rFonts w:ascii="Times New Roman" w:eastAsia="Times New Roman" w:hAnsi="Times New Roman" w:cs="Times New Roman"/>
            <w:sz w:val="24"/>
            <w:szCs w:val="24"/>
          </w:rPr>
          <w:fldChar w:fldCharType="begin" w:fldLock="1"/>
        </w:r>
        <w:r w:rsidR="007238DC" w:rsidDel="009A5BE8">
          <w:rPr>
            <w:rFonts w:ascii="Times New Roman" w:eastAsia="Times New Roman" w:hAnsi="Times New Roman" w:cs="Times New Roman"/>
            <w:sz w:val="24"/>
            <w:szCs w:val="24"/>
          </w:rPr>
          <w:delInstrText>ADDIN CSL_CITATION {"citationItems":[{"id":"ITEM-1","itemData":{"DOI":"10.1098/rspb.2016.0668","ISSN":"14712954","abstract":"A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Sciences","id":"ITEM-1","issue":"1831","issued":{"date-parts":[["2016"]]},"page":"1-8","title":"Spatial and temporal genetic structure at the fourth trophic level in a fragmented landscape","type":"article-journal","volume":"283"},"uris":["http://www.mendeley.com/documents/?uuid=420637d1-8283-439d-b28d-d34164767e51"]}],"mendeley":{"formattedCitation":"(Nair, Fountain, Ikonen, Ojanen, &amp; Van Nouhuys, 2016)","plainTextFormattedCitation":"(Nair, Fountain, Ikonen, Ojanen, &amp; Van Nouhuys, 2016)","previouslyFormattedCitation":"(Nair, Fountain, Ikonen, Ojanen, &amp; Van Nouhuys, 2016)"},"properties":{"noteIndex":0},"schema":"https://github.com/citation-style-language/schema/raw/master/csl-citation.json"}</w:delInstrText>
        </w:r>
        <w:r w:rsidR="007238DC" w:rsidDel="009A5BE8">
          <w:rPr>
            <w:rFonts w:ascii="Times New Roman" w:eastAsia="Times New Roman" w:hAnsi="Times New Roman" w:cs="Times New Roman"/>
            <w:sz w:val="24"/>
            <w:szCs w:val="24"/>
          </w:rPr>
          <w:fldChar w:fldCharType="separate"/>
        </w:r>
        <w:r w:rsidR="007238DC" w:rsidRPr="007238DC" w:rsidDel="009A5BE8">
          <w:rPr>
            <w:rFonts w:ascii="Times New Roman" w:eastAsia="Times New Roman" w:hAnsi="Times New Roman" w:cs="Times New Roman"/>
            <w:noProof/>
            <w:sz w:val="24"/>
            <w:szCs w:val="24"/>
          </w:rPr>
          <w:delText>(Nair, Fountain, Ikonen, Ojanen, &amp; Van Nouhuys, 2016)</w:delText>
        </w:r>
        <w:r w:rsidR="007238DC" w:rsidDel="009A5BE8">
          <w:rPr>
            <w:rFonts w:ascii="Times New Roman" w:eastAsia="Times New Roman" w:hAnsi="Times New Roman" w:cs="Times New Roman"/>
            <w:sz w:val="24"/>
            <w:szCs w:val="24"/>
          </w:rPr>
          <w:fldChar w:fldCharType="end"/>
        </w:r>
        <w:r w:rsidR="00EA49E6" w:rsidDel="009A5BE8">
          <w:rPr>
            <w:rFonts w:ascii="Times New Roman" w:eastAsia="Times New Roman" w:hAnsi="Times New Roman" w:cs="Times New Roman"/>
            <w:sz w:val="24"/>
            <w:szCs w:val="24"/>
          </w:rPr>
          <w:delText xml:space="preserve"> and rare species</w:delText>
        </w:r>
        <w:r w:rsidR="00850FB4" w:rsidDel="009A5BE8">
          <w:rPr>
            <w:rFonts w:ascii="Times New Roman" w:eastAsia="Times New Roman" w:hAnsi="Times New Roman" w:cs="Times New Roman"/>
            <w:sz w:val="24"/>
            <w:szCs w:val="24"/>
          </w:rPr>
          <w:delText xml:space="preserve"> </w:delText>
        </w:r>
        <w:r w:rsidR="008E65CC" w:rsidDel="009A5BE8">
          <w:rPr>
            <w:rFonts w:ascii="Times New Roman" w:eastAsia="Times New Roman" w:hAnsi="Times New Roman" w:cs="Times New Roman"/>
            <w:sz w:val="24"/>
            <w:szCs w:val="24"/>
          </w:rPr>
          <w:fldChar w:fldCharType="begin" w:fldLock="1"/>
        </w:r>
        <w:r w:rsidR="00A76BF1" w:rsidDel="009A5BE8">
          <w:rPr>
            <w:rFonts w:ascii="Times New Roman" w:eastAsia="Times New Roman" w:hAnsi="Times New Roman" w:cs="Times New Roman"/>
            <w:sz w:val="24"/>
            <w:szCs w:val="24"/>
          </w:rPr>
          <w:delInstrText>ADDIN CSL_CITATION {"citationItems":[{"id":"ITEM-1","itemData":{"DOI":"10.1643/cg-17-682","ISSN":"0045-8511","abstract":"The Eastern Massasauga (Sistrurus catenatus) is a small, grassland-dependent rattlesnake species declining throughout its native range, and is thus a species of high conservation priority. In Illinois, only a single population remains of a once widespread distribution. We documented genetic diversity in this population over a ten-year period and assessed levels of heterozygosity, allelic diversity, inbreeding (FIS), and effective population size (Ne). Neither heterozygosity nor levels of inbreeding differed significantly among periods. We identified 21 alleles that occurred in a single time period, some of which may have been lost from the population given our estimated detection probability of 93%. Effective population size (Ne) was numerically small and showed a decreasing trend through time. Despite small population size and a lack of connectivity, there was no significant decline in genetic diversity over the ten-year study. Aspects of life history, coupled with a preference for a historically patchy habitat, may mitigate the loss of genetic diversity in the species and promote their persistence in the fragmented habitats of the Anthropocene. However, continued genetic monitoring is recommended, and population recovery measures should be implemented as soon as possible to mitigate the deleterious effects of small population size.","author":[{"dropping-particle":"","family":"Baker","given":"Sarah J.","non-dropping-particle":"","parse-names":false,"suffix":""},{"dropping-particle":"","family":"Anthonysamy","given":"Whitney J. B.","non-dropping-particle":"","parse-names":false,"suffix":""},{"dropping-particle":"","family":"Davis","given":"Mark A.","non-dropping-particle":"","parse-names":false,"suffix":""},{"dropping-particle":"","family":"Dreslik","given":"Michael J.","non-dropping-particle":"","parse-names":false,"suffix":""},{"dropping-particle":"","family":"Douglas","given":"Marlis R.","non-dropping-particle":"","parse-names":false,"suffix":""},{"dropping-particle":"","family":"Douglas","given":"Michael E.","non-dropping-particle":"","parse-names":false,"suffix":""},{"dropping-particle":"","family":"Phillips","given":"Christopher A.","non-dropping-particle":"","parse-names":false,"suffix":""}],"container-title":"Copeia","id":"ITEM-1","issue":"3","issued":{"date-parts":[["2018"]]},"page":"414-420","title":" Temporal Patterns of Genetic Diversity in an Imperiled Population of the Eastern Massasauga Rattlesnake ( Sistrurus catenatus ) ","type":"article-journal","volume":"106"},"uris":["http://www.mendeley.com/documents/?uuid=98a1f47d-5609-4a76-84de-717e1e8997b8"]}],"mendeley":{"formattedCitation":"(Baker et al., 2018)","plainTextFormattedCitation":"(Baker et al., 2018)","previouslyFormattedCitation":"(Baker et al., 2018)"},"properties":{"noteIndex":0},"schema":"https://github.com/citation-style-language/schema/raw/master/csl-citation.json"}</w:delInstrText>
        </w:r>
        <w:r w:rsidR="008E65CC" w:rsidDel="009A5BE8">
          <w:rPr>
            <w:rFonts w:ascii="Times New Roman" w:eastAsia="Times New Roman" w:hAnsi="Times New Roman" w:cs="Times New Roman"/>
            <w:sz w:val="24"/>
            <w:szCs w:val="24"/>
          </w:rPr>
          <w:fldChar w:fldCharType="separate"/>
        </w:r>
        <w:r w:rsidR="007238DC" w:rsidRPr="007238DC" w:rsidDel="009A5BE8">
          <w:rPr>
            <w:rFonts w:ascii="Times New Roman" w:eastAsia="Times New Roman" w:hAnsi="Times New Roman" w:cs="Times New Roman"/>
            <w:noProof/>
            <w:sz w:val="24"/>
            <w:szCs w:val="24"/>
          </w:rPr>
          <w:delText>(Baker et al., 2018)</w:delText>
        </w:r>
        <w:r w:rsidR="008E65CC" w:rsidDel="009A5BE8">
          <w:rPr>
            <w:rFonts w:ascii="Times New Roman" w:eastAsia="Times New Roman" w:hAnsi="Times New Roman" w:cs="Times New Roman"/>
            <w:sz w:val="24"/>
            <w:szCs w:val="24"/>
          </w:rPr>
          <w:fldChar w:fldCharType="end"/>
        </w:r>
        <w:r w:rsidR="006738FD" w:rsidRPr="00850FB4" w:rsidDel="009A5BE8">
          <w:rPr>
            <w:rFonts w:ascii="Times New Roman" w:eastAsia="Times New Roman" w:hAnsi="Times New Roman" w:cs="Times New Roman"/>
            <w:sz w:val="24"/>
            <w:szCs w:val="24"/>
          </w:rPr>
          <w:delText xml:space="preserve">. </w:delText>
        </w:r>
      </w:del>
      <w:ins w:id="28" w:author="Patrick" w:date="2020-07-27T17:18:00Z">
        <w:r w:rsidR="009A5BE8">
          <w:rPr>
            <w:rFonts w:ascii="Times New Roman" w:eastAsia="Times New Roman" w:hAnsi="Times New Roman" w:cs="Times New Roman"/>
            <w:sz w:val="24"/>
            <w:szCs w:val="24"/>
          </w:rPr>
          <w:t xml:space="preserve">Because </w:t>
        </w:r>
      </w:ins>
      <w:del w:id="29" w:author="Patrick" w:date="2020-07-27T17:18:00Z">
        <w:r w:rsidR="006738FD" w:rsidDel="009A5BE8">
          <w:rPr>
            <w:rFonts w:ascii="Times New Roman" w:eastAsia="Times New Roman" w:hAnsi="Times New Roman" w:cs="Times New Roman"/>
            <w:sz w:val="24"/>
            <w:szCs w:val="24"/>
          </w:rPr>
          <w:delText>T</w:delText>
        </w:r>
      </w:del>
      <w:ins w:id="30" w:author="Patrick" w:date="2020-07-27T17:18:00Z">
        <w:r w:rsidR="009A5BE8">
          <w:rPr>
            <w:rFonts w:ascii="Times New Roman" w:eastAsia="Times New Roman" w:hAnsi="Times New Roman" w:cs="Times New Roman"/>
            <w:sz w:val="24"/>
            <w:szCs w:val="24"/>
          </w:rPr>
          <w:t>t</w:t>
        </w:r>
      </w:ins>
      <w:r w:rsidR="006738FD">
        <w:rPr>
          <w:rFonts w:ascii="Times New Roman" w:eastAsia="Times New Roman" w:hAnsi="Times New Roman" w:cs="Times New Roman"/>
          <w:sz w:val="24"/>
          <w:szCs w:val="24"/>
        </w:rPr>
        <w:t xml:space="preserve">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r w:rsidR="006738FD">
        <w:rPr>
          <w:rFonts w:ascii="Times New Roman" w:eastAsia="Times New Roman" w:hAnsi="Times New Roman" w:cs="Times New Roman"/>
          <w:sz w:val="24"/>
          <w:szCs w:val="24"/>
        </w:rPr>
        <w:t xml:space="preserve"> </w:t>
      </w:r>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1950CB">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ins w:id="31" w:author="Patrick" w:date="2020-07-27T17:18:00Z">
        <w:r w:rsidR="009A5BE8">
          <w:rPr>
            <w:rFonts w:ascii="Times New Roman" w:eastAsia="Times New Roman" w:hAnsi="Times New Roman" w:cs="Times New Roman"/>
            <w:sz w:val="24"/>
            <w:szCs w:val="24"/>
          </w:rPr>
          <w:t>,</w:t>
        </w:r>
      </w:ins>
      <w:del w:id="32" w:author="Patrick" w:date="2020-07-27T17:18:00Z">
        <w:r w:rsidR="006715EF" w:rsidDel="009A5BE8">
          <w:rPr>
            <w:rFonts w:ascii="Times New Roman" w:eastAsia="Times New Roman" w:hAnsi="Times New Roman" w:cs="Times New Roman"/>
            <w:sz w:val="24"/>
            <w:szCs w:val="24"/>
          </w:rPr>
          <w:delText>;</w:delText>
        </w:r>
      </w:del>
      <w:r w:rsidR="0018247F">
        <w:rPr>
          <w:rFonts w:ascii="Times New Roman" w:eastAsia="Times New Roman" w:hAnsi="Times New Roman" w:cs="Times New Roman"/>
          <w:sz w:val="24"/>
          <w:szCs w:val="24"/>
        </w:rPr>
        <w:t xml:space="preserve"> relating it to</w:t>
      </w:r>
      <w:r w:rsidR="0048505E">
        <w:rPr>
          <w:rFonts w:ascii="Times New Roman" w:eastAsia="Times New Roman" w:hAnsi="Times New Roman" w:cs="Times New Roman"/>
          <w:sz w:val="24"/>
          <w:szCs w:val="24"/>
        </w:rPr>
        <w:t xml:space="preserve"> </w:t>
      </w:r>
      <w:del w:id="33" w:author="Patrick" w:date="2020-07-27T17:18:00Z">
        <w:r w:rsidR="0048505E" w:rsidDel="009A5BE8">
          <w:rPr>
            <w:rFonts w:ascii="Times New Roman" w:eastAsia="Times New Roman" w:hAnsi="Times New Roman" w:cs="Times New Roman"/>
            <w:sz w:val="24"/>
            <w:szCs w:val="24"/>
          </w:rPr>
          <w:delText xml:space="preserve">temporal </w:delText>
        </w:r>
      </w:del>
      <w:r w:rsidR="0048505E">
        <w:rPr>
          <w:rFonts w:ascii="Times New Roman" w:eastAsia="Times New Roman" w:hAnsi="Times New Roman" w:cs="Times New Roman"/>
          <w:sz w:val="24"/>
          <w:szCs w:val="24"/>
        </w:rPr>
        <w:t xml:space="preserve">landscape </w:t>
      </w:r>
      <w:r w:rsidR="00CF30F2" w:rsidRPr="00295FF4">
        <w:rPr>
          <w:rFonts w:ascii="Times New Roman" w:eastAsia="Times New Roman" w:hAnsi="Times New Roman" w:cs="Times New Roman"/>
          <w:sz w:val="24"/>
          <w:szCs w:val="24"/>
        </w:rPr>
        <w:t xml:space="preserve">change </w:t>
      </w:r>
      <w:r w:rsidR="00634B5A" w:rsidRPr="00295FF4">
        <w:rPr>
          <w:rFonts w:ascii="Times New Roman" w:eastAsia="Times New Roman" w:hAnsi="Times New Roman" w:cs="Times New Roman"/>
          <w:sz w:val="24"/>
          <w:szCs w:val="24"/>
        </w:rPr>
        <w:t>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CA3406">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r w:rsidR="009C7677">
        <w:rPr>
          <w:rFonts w:ascii="Times New Roman" w:eastAsia="Times New Roman" w:hAnsi="Times New Roman" w:cs="Times New Roman"/>
          <w:sz w:val="24"/>
          <w:szCs w:val="24"/>
        </w:rPr>
        <w:t xml:space="preserve"> </w:t>
      </w:r>
      <w:del w:id="34" w:author="Patrick" w:date="2020-07-27T17:17:00Z">
        <w:r w:rsidR="007C7016" w:rsidDel="009A5BE8">
          <w:rPr>
            <w:rFonts w:ascii="Times New Roman" w:eastAsia="Times New Roman" w:hAnsi="Times New Roman" w:cs="Times New Roman"/>
            <w:sz w:val="24"/>
            <w:szCs w:val="24"/>
          </w:rPr>
          <w:delText>An i</w:delText>
        </w:r>
        <w:r w:rsidR="00AF487F" w:rsidDel="009A5BE8">
          <w:rPr>
            <w:rFonts w:ascii="Times New Roman" w:eastAsia="Times New Roman" w:hAnsi="Times New Roman" w:cs="Times New Roman"/>
            <w:sz w:val="24"/>
            <w:szCs w:val="24"/>
          </w:rPr>
          <w:delText>mproved capacity to detect meaningful changes in genetic diversity of populations, and from which to infer the effects of historical demographic events, hold</w:delText>
        </w:r>
        <w:r w:rsidR="007C7016" w:rsidDel="009A5BE8">
          <w:rPr>
            <w:rFonts w:ascii="Times New Roman" w:eastAsia="Times New Roman" w:hAnsi="Times New Roman" w:cs="Times New Roman"/>
            <w:sz w:val="24"/>
            <w:szCs w:val="24"/>
          </w:rPr>
          <w:delText>s</w:delText>
        </w:r>
        <w:r w:rsidR="00AF487F" w:rsidDel="009A5BE8">
          <w:rPr>
            <w:rFonts w:ascii="Times New Roman" w:eastAsia="Times New Roman" w:hAnsi="Times New Roman" w:cs="Times New Roman"/>
            <w:sz w:val="24"/>
            <w:szCs w:val="24"/>
          </w:rPr>
          <w:delText xml:space="preserve"> great potential to improve management, including guiding the prioritization of areas for conservation or mitigation efforts.</w:delText>
        </w:r>
        <w:r w:rsidR="00946B0E" w:rsidDel="009A5BE8">
          <w:rPr>
            <w:rFonts w:ascii="Times New Roman" w:eastAsia="Times New Roman" w:hAnsi="Times New Roman" w:cs="Times New Roman"/>
            <w:sz w:val="24"/>
            <w:szCs w:val="24"/>
          </w:rPr>
          <w:delText xml:space="preserve"> </w:delText>
        </w:r>
      </w:del>
      <w:r w:rsidR="007942B0">
        <w:rPr>
          <w:rFonts w:ascii="Times New Roman" w:eastAsia="Times New Roman" w:hAnsi="Times New Roman" w:cs="Times New Roman"/>
          <w:sz w:val="24"/>
          <w:szCs w:val="24"/>
        </w:rPr>
        <w:t>However, d</w:t>
      </w:r>
      <w:r w:rsidR="007942B0" w:rsidRPr="00204474">
        <w:rPr>
          <w:rFonts w:ascii="Times New Roman" w:eastAsia="Times New Roman" w:hAnsi="Times New Roman" w:cs="Times New Roman"/>
          <w:sz w:val="24"/>
          <w:szCs w:val="24"/>
        </w:rPr>
        <w:t>istinguishing between natural variation in temp</w:t>
      </w:r>
      <w:r w:rsidR="007942B0">
        <w:rPr>
          <w:rFonts w:ascii="Times New Roman" w:eastAsia="Times New Roman" w:hAnsi="Times New Roman" w:cs="Times New Roman"/>
          <w:sz w:val="24"/>
          <w:szCs w:val="24"/>
        </w:rPr>
        <w:t>o</w:t>
      </w:r>
      <w:r w:rsidR="007942B0" w:rsidRPr="00204474">
        <w:rPr>
          <w:rFonts w:ascii="Times New Roman" w:eastAsia="Times New Roman" w:hAnsi="Times New Roman" w:cs="Times New Roman"/>
          <w:sz w:val="24"/>
          <w:szCs w:val="24"/>
        </w:rPr>
        <w:t>ral genetic structure due to the</w:t>
      </w:r>
      <w:r w:rsidR="007942B0">
        <w:rPr>
          <w:rFonts w:ascii="Times New Roman" w:eastAsia="Times New Roman" w:hAnsi="Times New Roman" w:cs="Times New Roman"/>
          <w:sz w:val="24"/>
          <w:szCs w:val="24"/>
        </w:rPr>
        <w:t xml:space="preserve"> </w:t>
      </w:r>
      <w:r w:rsidR="007942B0" w:rsidRPr="00204474">
        <w:rPr>
          <w:rFonts w:ascii="Times New Roman" w:eastAsia="Times New Roman" w:hAnsi="Times New Roman" w:cs="Times New Roman"/>
          <w:sz w:val="24"/>
          <w:szCs w:val="24"/>
        </w:rPr>
        <w:t xml:space="preserve">processes of </w:t>
      </w:r>
      <w:r w:rsidR="007942B0" w:rsidRPr="00295FF4">
        <w:rPr>
          <w:rFonts w:ascii="Times New Roman" w:eastAsia="Times New Roman" w:hAnsi="Times New Roman" w:cs="Times New Roman"/>
          <w:sz w:val="24"/>
          <w:szCs w:val="24"/>
        </w:rPr>
        <w:t>recombination</w:t>
      </w:r>
      <w:r w:rsidR="007942B0">
        <w:rPr>
          <w:rFonts w:ascii="Times New Roman" w:eastAsia="Times New Roman" w:hAnsi="Times New Roman" w:cs="Times New Roman"/>
          <w:sz w:val="24"/>
          <w:szCs w:val="24"/>
        </w:rPr>
        <w:t>,</w:t>
      </w:r>
      <w:r w:rsidR="007942B0" w:rsidRPr="00295FF4">
        <w:rPr>
          <w:rFonts w:ascii="Times New Roman" w:eastAsia="Times New Roman" w:hAnsi="Times New Roman" w:cs="Times New Roman"/>
          <w:sz w:val="24"/>
          <w:szCs w:val="24"/>
        </w:rPr>
        <w:t xml:space="preserve"> mutation</w:t>
      </w:r>
      <w:r w:rsidR="007942B0">
        <w:rPr>
          <w:rFonts w:ascii="Times New Roman" w:eastAsia="Times New Roman" w:hAnsi="Times New Roman" w:cs="Times New Roman"/>
          <w:sz w:val="24"/>
          <w:szCs w:val="24"/>
        </w:rPr>
        <w:t xml:space="preserve">, and </w:t>
      </w:r>
      <w:r w:rsidR="007942B0" w:rsidRPr="00295FF4">
        <w:rPr>
          <w:rFonts w:ascii="Times New Roman" w:eastAsia="Times New Roman" w:hAnsi="Times New Roman" w:cs="Times New Roman"/>
          <w:sz w:val="24"/>
          <w:szCs w:val="24"/>
        </w:rPr>
        <w:t>demographic</w:t>
      </w:r>
      <w:r w:rsidR="007942B0">
        <w:rPr>
          <w:rFonts w:ascii="Times New Roman" w:eastAsia="Times New Roman" w:hAnsi="Times New Roman" w:cs="Times New Roman"/>
          <w:sz w:val="24"/>
          <w:szCs w:val="24"/>
        </w:rPr>
        <w:t xml:space="preserve">ally-induced </w:t>
      </w:r>
      <w:r w:rsidR="007942B0" w:rsidRPr="00295FF4">
        <w:rPr>
          <w:rFonts w:ascii="Times New Roman" w:eastAsia="Times New Roman" w:hAnsi="Times New Roman" w:cs="Times New Roman"/>
          <w:sz w:val="24"/>
          <w:szCs w:val="24"/>
        </w:rPr>
        <w:t>genetic drift</w:t>
      </w:r>
      <w:r w:rsidR="007942B0" w:rsidRPr="00204474">
        <w:rPr>
          <w:rFonts w:ascii="Times New Roman" w:eastAsia="Times New Roman" w:hAnsi="Times New Roman" w:cs="Times New Roman"/>
          <w:sz w:val="24"/>
          <w:szCs w:val="24"/>
        </w:rPr>
        <w:t xml:space="preserve"> from the changes wrought by </w:t>
      </w:r>
      <w:r w:rsidR="007942B0">
        <w:rPr>
          <w:rFonts w:ascii="Times New Roman" w:eastAsia="Times New Roman" w:hAnsi="Times New Roman" w:cs="Times New Roman"/>
          <w:sz w:val="24"/>
          <w:szCs w:val="24"/>
        </w:rPr>
        <w:t>external landscape variation is challenging.</w:t>
      </w:r>
    </w:p>
    <w:p w14:paraId="7573E9EB" w14:textId="77777777" w:rsidR="000F79A4" w:rsidRDefault="009E7BAF" w:rsidP="000E06D6">
      <w:pPr>
        <w:spacing w:before="240" w:after="240" w:line="276" w:lineRule="auto"/>
        <w:rPr>
          <w:ins w:id="35" w:author="Patrick" w:date="2020-07-28T12:00:00Z"/>
          <w:rFonts w:ascii="Times New Roman" w:hAnsi="Times New Roman" w:cs="Times New Roman"/>
          <w:sz w:val="24"/>
          <w:szCs w:val="24"/>
        </w:rPr>
      </w:pPr>
      <w:del w:id="36" w:author="Patrick" w:date="2020-07-28T10:29:00Z">
        <w:r w:rsidRPr="00295FF4" w:rsidDel="00615759">
          <w:rPr>
            <w:rFonts w:ascii="Times New Roman" w:eastAsia="Times New Roman" w:hAnsi="Times New Roman" w:cs="Times New Roman"/>
            <w:sz w:val="24"/>
            <w:szCs w:val="24"/>
          </w:rPr>
          <w:delText>Spatio-temporal population genetics m</w:delText>
        </w:r>
      </w:del>
      <w:del w:id="37" w:author="Patrick" w:date="2020-07-28T10:53:00Z">
        <w:r w:rsidR="006451B0" w:rsidRPr="00295FF4" w:rsidDel="00A80A8B">
          <w:rPr>
            <w:rFonts w:ascii="Times New Roman" w:hAnsi="Times New Roman" w:cs="Times New Roman"/>
            <w:sz w:val="24"/>
            <w:szCs w:val="24"/>
          </w:rPr>
          <w:delText>ethods</w:delText>
        </w:r>
        <w:r w:rsidR="005D663D" w:rsidRPr="00295FF4" w:rsidDel="00A80A8B">
          <w:rPr>
            <w:rFonts w:ascii="Times New Roman" w:hAnsi="Times New Roman" w:cs="Times New Roman"/>
            <w:sz w:val="24"/>
            <w:szCs w:val="24"/>
          </w:rPr>
          <w:delText xml:space="preserve"> </w:delText>
        </w:r>
        <w:r w:rsidRPr="00295FF4" w:rsidDel="00A80A8B">
          <w:rPr>
            <w:rFonts w:ascii="Times New Roman" w:hAnsi="Times New Roman" w:cs="Times New Roman"/>
            <w:sz w:val="24"/>
            <w:szCs w:val="24"/>
          </w:rPr>
          <w:delText xml:space="preserve">to detect </w:delText>
        </w:r>
      </w:del>
      <w:del w:id="38" w:author="Patrick" w:date="2020-07-28T10:29:00Z">
        <w:r w:rsidR="0048505E" w:rsidDel="00615759">
          <w:rPr>
            <w:rFonts w:ascii="Times New Roman" w:hAnsi="Times New Roman" w:cs="Times New Roman"/>
            <w:sz w:val="24"/>
            <w:szCs w:val="24"/>
          </w:rPr>
          <w:delText xml:space="preserve">such </w:delText>
        </w:r>
      </w:del>
      <w:del w:id="39" w:author="Patrick" w:date="2020-07-28T10:53:00Z">
        <w:r w:rsidRPr="00295FF4" w:rsidDel="00A80A8B">
          <w:rPr>
            <w:rFonts w:ascii="Times New Roman" w:hAnsi="Times New Roman" w:cs="Times New Roman"/>
            <w:sz w:val="24"/>
            <w:szCs w:val="24"/>
          </w:rPr>
          <w:delText xml:space="preserve">significant demographic events </w:delText>
        </w:r>
      </w:del>
      <w:del w:id="40" w:author="Patrick" w:date="2020-07-28T10:29:00Z">
        <w:r w:rsidR="006451B0" w:rsidRPr="00295FF4" w:rsidDel="00615759">
          <w:rPr>
            <w:rFonts w:ascii="Times New Roman" w:hAnsi="Times New Roman" w:cs="Times New Roman"/>
            <w:sz w:val="24"/>
            <w:szCs w:val="24"/>
          </w:rPr>
          <w:delText>exist</w:delText>
        </w:r>
        <w:r w:rsidR="00685386" w:rsidRPr="00295FF4" w:rsidDel="00615759">
          <w:rPr>
            <w:rFonts w:ascii="Times New Roman" w:hAnsi="Times New Roman" w:cs="Times New Roman"/>
            <w:sz w:val="24"/>
            <w:szCs w:val="24"/>
          </w:rPr>
          <w:delText>, but t</w:delText>
        </w:r>
        <w:r w:rsidR="00D41158" w:rsidRPr="00295FF4" w:rsidDel="00615759">
          <w:rPr>
            <w:rFonts w:ascii="Times New Roman" w:hAnsi="Times New Roman" w:cs="Times New Roman"/>
            <w:sz w:val="24"/>
            <w:szCs w:val="24"/>
          </w:rPr>
          <w:delText xml:space="preserve">hey </w:delText>
        </w:r>
        <w:r w:rsidR="00D65028" w:rsidRPr="00295FF4" w:rsidDel="00615759">
          <w:rPr>
            <w:rFonts w:ascii="Times New Roman" w:hAnsi="Times New Roman" w:cs="Times New Roman"/>
            <w:sz w:val="24"/>
            <w:szCs w:val="24"/>
          </w:rPr>
          <w:delText>are</w:delText>
        </w:r>
        <w:r w:rsidR="00685386" w:rsidRPr="00295FF4" w:rsidDel="00615759">
          <w:rPr>
            <w:rFonts w:ascii="Times New Roman" w:hAnsi="Times New Roman" w:cs="Times New Roman"/>
            <w:sz w:val="24"/>
            <w:szCs w:val="24"/>
          </w:rPr>
          <w:delText xml:space="preserve"> generally</w:delText>
        </w:r>
        <w:r w:rsidR="00AA3A0B" w:rsidRPr="00295FF4" w:rsidDel="00615759">
          <w:rPr>
            <w:rFonts w:ascii="Times New Roman" w:hAnsi="Times New Roman" w:cs="Times New Roman"/>
            <w:sz w:val="24"/>
            <w:szCs w:val="24"/>
          </w:rPr>
          <w:delText xml:space="preserve"> </w:delText>
        </w:r>
        <w:r w:rsidR="00D65028" w:rsidRPr="00295FF4" w:rsidDel="00615759">
          <w:rPr>
            <w:rFonts w:ascii="Times New Roman" w:hAnsi="Times New Roman" w:cs="Times New Roman"/>
            <w:sz w:val="24"/>
            <w:szCs w:val="24"/>
          </w:rPr>
          <w:delText xml:space="preserve">purpose-built </w:delText>
        </w:r>
        <w:r w:rsidR="006451B0" w:rsidRPr="00295FF4" w:rsidDel="00615759">
          <w:rPr>
            <w:rFonts w:ascii="Times New Roman" w:hAnsi="Times New Roman" w:cs="Times New Roman"/>
            <w:sz w:val="24"/>
            <w:szCs w:val="24"/>
          </w:rPr>
          <w:delText xml:space="preserve">for </w:delText>
        </w:r>
      </w:del>
      <w:del w:id="41" w:author="Patrick" w:date="2020-07-28T10:53:00Z">
        <w:r w:rsidR="001950CB" w:rsidDel="00A80A8B">
          <w:rPr>
            <w:rFonts w:ascii="Times New Roman" w:hAnsi="Times New Roman" w:cs="Times New Roman"/>
            <w:sz w:val="24"/>
            <w:szCs w:val="24"/>
          </w:rPr>
          <w:delText>information-rich</w:delText>
        </w:r>
        <w:r w:rsidR="00D65028" w:rsidRPr="00295FF4" w:rsidDel="00A80A8B">
          <w:rPr>
            <w:rFonts w:ascii="Times New Roman" w:hAnsi="Times New Roman" w:cs="Times New Roman"/>
            <w:sz w:val="24"/>
            <w:szCs w:val="24"/>
          </w:rPr>
          <w:delText xml:space="preserve"> </w:delText>
        </w:r>
        <w:r w:rsidR="00685386" w:rsidRPr="00295FF4" w:rsidDel="00A80A8B">
          <w:rPr>
            <w:rFonts w:ascii="Times New Roman" w:hAnsi="Times New Roman" w:cs="Times New Roman"/>
            <w:sz w:val="24"/>
            <w:szCs w:val="24"/>
          </w:rPr>
          <w:delText>genetic</w:delText>
        </w:r>
        <w:r w:rsidR="001E4D7C" w:rsidRPr="00295FF4" w:rsidDel="00A80A8B">
          <w:rPr>
            <w:rFonts w:ascii="Times New Roman" w:hAnsi="Times New Roman" w:cs="Times New Roman"/>
            <w:sz w:val="24"/>
            <w:szCs w:val="24"/>
          </w:rPr>
          <w:delText xml:space="preserve"> datasets</w:delText>
        </w:r>
        <w:r w:rsidR="00D65028" w:rsidRPr="00295FF4" w:rsidDel="00A80A8B">
          <w:rPr>
            <w:rFonts w:ascii="Times New Roman" w:hAnsi="Times New Roman" w:cs="Times New Roman"/>
            <w:sz w:val="24"/>
            <w:szCs w:val="24"/>
          </w:rPr>
          <w:delText>, which span great</w:delText>
        </w:r>
        <w:r w:rsidR="005B723C" w:rsidRPr="00295FF4" w:rsidDel="00A80A8B">
          <w:rPr>
            <w:rFonts w:ascii="Times New Roman" w:hAnsi="Times New Roman" w:cs="Times New Roman"/>
            <w:sz w:val="24"/>
            <w:szCs w:val="24"/>
          </w:rPr>
          <w:delText xml:space="preserve"> sections or the genome</w:delText>
        </w:r>
        <w:r w:rsidR="004A6053" w:rsidDel="00A80A8B">
          <w:rPr>
            <w:rFonts w:ascii="Times New Roman" w:hAnsi="Times New Roman" w:cs="Times New Roman"/>
            <w:sz w:val="24"/>
            <w:szCs w:val="24"/>
          </w:rPr>
          <w:delText xml:space="preserve"> or are the result of deep sequencing</w:delText>
        </w:r>
        <w:r w:rsidR="0000391E" w:rsidDel="00A80A8B">
          <w:rPr>
            <w:rFonts w:ascii="Times New Roman" w:hAnsi="Times New Roman" w:cs="Times New Roman"/>
            <w:sz w:val="24"/>
            <w:szCs w:val="24"/>
          </w:rPr>
          <w:delText>.</w:delText>
        </w:r>
        <w:r w:rsidR="00E03CD3" w:rsidDel="00A80A8B">
          <w:rPr>
            <w:rFonts w:ascii="Times New Roman" w:hAnsi="Times New Roman" w:cs="Times New Roman"/>
            <w:sz w:val="24"/>
            <w:szCs w:val="24"/>
          </w:rPr>
          <w:delText xml:space="preserve"> </w:delText>
        </w:r>
      </w:del>
      <w:del w:id="42" w:author="Patrick" w:date="2020-07-28T10:30:00Z">
        <w:r w:rsidR="0000391E" w:rsidDel="00615759">
          <w:rPr>
            <w:rFonts w:ascii="Times New Roman" w:hAnsi="Times New Roman" w:cs="Times New Roman"/>
            <w:sz w:val="24"/>
            <w:szCs w:val="24"/>
          </w:rPr>
          <w:delText>S</w:delText>
        </w:r>
      </w:del>
      <w:del w:id="43" w:author="Patrick" w:date="2020-07-28T10:53:00Z">
        <w:r w:rsidR="0000391E" w:rsidDel="00A80A8B">
          <w:rPr>
            <w:rFonts w:ascii="Times New Roman" w:hAnsi="Times New Roman" w:cs="Times New Roman"/>
            <w:sz w:val="24"/>
            <w:szCs w:val="24"/>
          </w:rPr>
          <w:delText>uch data</w:delText>
        </w:r>
        <w:r w:rsidR="004A6053" w:rsidDel="00A80A8B">
          <w:rPr>
            <w:rFonts w:ascii="Times New Roman" w:hAnsi="Times New Roman" w:cs="Times New Roman"/>
            <w:sz w:val="24"/>
            <w:szCs w:val="24"/>
          </w:rPr>
          <w:delText xml:space="preserve"> </w:delText>
        </w:r>
        <w:r w:rsidR="001950CB" w:rsidDel="00A80A8B">
          <w:rPr>
            <w:rFonts w:ascii="Times New Roman" w:hAnsi="Times New Roman" w:cs="Times New Roman"/>
            <w:sz w:val="24"/>
            <w:szCs w:val="24"/>
          </w:rPr>
          <w:delText xml:space="preserve">are </w:delText>
        </w:r>
        <w:r w:rsidR="0000391E" w:rsidDel="00A80A8B">
          <w:rPr>
            <w:rFonts w:ascii="Times New Roman" w:hAnsi="Times New Roman" w:cs="Times New Roman"/>
            <w:sz w:val="24"/>
            <w:szCs w:val="24"/>
          </w:rPr>
          <w:delText xml:space="preserve">usually </w:delText>
        </w:r>
        <w:r w:rsidR="00685386" w:rsidRPr="00295FF4" w:rsidDel="00A80A8B">
          <w:rPr>
            <w:rFonts w:ascii="Times New Roman" w:hAnsi="Times New Roman" w:cs="Times New Roman"/>
            <w:sz w:val="24"/>
            <w:szCs w:val="24"/>
          </w:rPr>
          <w:delText xml:space="preserve">collected at a single point in </w:delText>
        </w:r>
        <w:commentRangeStart w:id="44"/>
        <w:r w:rsidR="00685386" w:rsidRPr="00295FF4" w:rsidDel="00A80A8B">
          <w:rPr>
            <w:rFonts w:ascii="Times New Roman" w:hAnsi="Times New Roman" w:cs="Times New Roman"/>
            <w:sz w:val="24"/>
            <w:szCs w:val="24"/>
          </w:rPr>
          <w:delText>time</w:delText>
        </w:r>
        <w:commentRangeEnd w:id="44"/>
        <w:r w:rsidR="00615759" w:rsidDel="00A80A8B">
          <w:rPr>
            <w:rStyle w:val="Marquedecommentaire"/>
          </w:rPr>
          <w:commentReference w:id="44"/>
        </w:r>
        <w:r w:rsidR="00685386" w:rsidRPr="00295FF4" w:rsidDel="00A80A8B">
          <w:rPr>
            <w:rFonts w:ascii="Times New Roman" w:hAnsi="Times New Roman" w:cs="Times New Roman"/>
            <w:sz w:val="24"/>
            <w:szCs w:val="24"/>
          </w:rPr>
          <w:delText>.</w:delText>
        </w:r>
        <w:r w:rsidR="007F2634" w:rsidRPr="00295FF4" w:rsidDel="00A80A8B">
          <w:rPr>
            <w:rFonts w:ascii="Times New Roman" w:hAnsi="Times New Roman" w:cs="Times New Roman"/>
            <w:sz w:val="24"/>
            <w:szCs w:val="24"/>
          </w:rPr>
          <w:delText xml:space="preserve"> </w:delText>
        </w:r>
        <w:r w:rsidR="00D42082" w:rsidDel="00A80A8B">
          <w:rPr>
            <w:rFonts w:ascii="Times New Roman" w:hAnsi="Times New Roman" w:cs="Times New Roman"/>
            <w:sz w:val="24"/>
            <w:szCs w:val="24"/>
          </w:rPr>
          <w:delText>For example,</w:delText>
        </w:r>
        <w:r w:rsidR="001950CB" w:rsidDel="00A80A8B">
          <w:rPr>
            <w:rFonts w:ascii="Times New Roman" w:hAnsi="Times New Roman" w:cs="Times New Roman"/>
            <w:sz w:val="24"/>
            <w:szCs w:val="24"/>
          </w:rPr>
          <w:delText xml:space="preserve"> </w:delText>
        </w:r>
        <w:r w:rsidR="007C7016" w:rsidDel="00A80A8B">
          <w:rPr>
            <w:rFonts w:ascii="Times New Roman" w:hAnsi="Times New Roman" w:cs="Times New Roman"/>
            <w:sz w:val="24"/>
            <w:szCs w:val="24"/>
          </w:rPr>
          <w:delText>several</w:delText>
        </w:r>
        <w:r w:rsidR="00383673" w:rsidDel="00A80A8B">
          <w:rPr>
            <w:rFonts w:ascii="Times New Roman" w:hAnsi="Times New Roman" w:cs="Times New Roman"/>
            <w:sz w:val="24"/>
            <w:szCs w:val="24"/>
          </w:rPr>
          <w:delText xml:space="preserve"> sophisticated </w:delText>
        </w:r>
        <w:r w:rsidR="001950CB" w:rsidDel="00A80A8B">
          <w:rPr>
            <w:rFonts w:ascii="Times New Roman" w:hAnsi="Times New Roman" w:cs="Times New Roman"/>
            <w:sz w:val="24"/>
            <w:szCs w:val="24"/>
          </w:rPr>
          <w:delText xml:space="preserve">frameworks </w:delText>
        </w:r>
        <w:r w:rsidR="00383673" w:rsidDel="00A80A8B">
          <w:rPr>
            <w:rFonts w:ascii="Times New Roman" w:hAnsi="Times New Roman" w:cs="Times New Roman"/>
            <w:sz w:val="24"/>
            <w:szCs w:val="24"/>
          </w:rPr>
          <w:delText>have been used</w:delText>
        </w:r>
        <w:r w:rsidR="001950CB" w:rsidDel="00A80A8B">
          <w:rPr>
            <w:rFonts w:ascii="Times New Roman" w:hAnsi="Times New Roman" w:cs="Times New Roman"/>
            <w:sz w:val="24"/>
            <w:szCs w:val="24"/>
          </w:rPr>
          <w:delText xml:space="preserve"> </w:delText>
        </w:r>
      </w:del>
      <w:ins w:id="45" w:author="Patrick" w:date="2020-07-28T10:52:00Z">
        <w:r w:rsidR="00A80A8B">
          <w:rPr>
            <w:rFonts w:ascii="Times New Roman" w:hAnsi="Times New Roman" w:cs="Times New Roman"/>
            <w:sz w:val="24"/>
            <w:szCs w:val="24"/>
          </w:rPr>
          <w:t xml:space="preserve">Methods </w:t>
        </w:r>
      </w:ins>
      <w:r w:rsidR="001950CB">
        <w:rPr>
          <w:rFonts w:ascii="Times New Roman" w:hAnsi="Times New Roman" w:cs="Times New Roman"/>
          <w:sz w:val="24"/>
          <w:szCs w:val="24"/>
        </w:rPr>
        <w:t>to infer demographic history</w:t>
      </w:r>
      <w:ins w:id="46" w:author="Patrick" w:date="2020-07-28T10:53:00Z">
        <w:r w:rsidR="00A80A8B">
          <w:rPr>
            <w:rFonts w:ascii="Times New Roman" w:hAnsi="Times New Roman" w:cs="Times New Roman"/>
            <w:sz w:val="24"/>
            <w:szCs w:val="24"/>
          </w:rPr>
          <w:t xml:space="preserve"> using genetic data</w:t>
        </w:r>
      </w:ins>
      <w:r w:rsidR="001950CB">
        <w:rPr>
          <w:rFonts w:ascii="Times New Roman" w:hAnsi="Times New Roman" w:cs="Times New Roman"/>
          <w:sz w:val="24"/>
          <w:szCs w:val="24"/>
        </w:rPr>
        <w:t xml:space="preserve"> </w:t>
      </w:r>
      <w:ins w:id="47" w:author="Patrick" w:date="2020-07-28T10:53:00Z">
        <w:r w:rsidR="00A80A8B">
          <w:rPr>
            <w:rFonts w:ascii="Times New Roman" w:hAnsi="Times New Roman" w:cs="Times New Roman"/>
            <w:sz w:val="24"/>
            <w:szCs w:val="24"/>
          </w:rPr>
          <w:t xml:space="preserve">typically </w:t>
        </w:r>
      </w:ins>
      <w:ins w:id="48" w:author="Patrick" w:date="2020-07-28T10:52:00Z">
        <w:r w:rsidR="00A80A8B">
          <w:rPr>
            <w:rFonts w:ascii="Times New Roman" w:hAnsi="Times New Roman" w:cs="Times New Roman"/>
            <w:sz w:val="24"/>
            <w:szCs w:val="24"/>
          </w:rPr>
          <w:t xml:space="preserve">require </w:t>
        </w:r>
      </w:ins>
      <w:del w:id="49" w:author="Patrick" w:date="2020-07-28T10:52:00Z">
        <w:r w:rsidR="001950CB" w:rsidDel="00A80A8B">
          <w:rPr>
            <w:rFonts w:ascii="Times New Roman" w:hAnsi="Times New Roman" w:cs="Times New Roman"/>
            <w:sz w:val="24"/>
            <w:szCs w:val="24"/>
          </w:rPr>
          <w:delText xml:space="preserve">from </w:delText>
        </w:r>
        <w:r w:rsidR="00876118" w:rsidDel="00A80A8B">
          <w:rPr>
            <w:rFonts w:ascii="Times New Roman" w:hAnsi="Times New Roman" w:cs="Times New Roman"/>
            <w:sz w:val="24"/>
            <w:szCs w:val="24"/>
          </w:rPr>
          <w:delText>at least</w:delText>
        </w:r>
        <w:r w:rsidR="001950CB" w:rsidDel="00A80A8B">
          <w:rPr>
            <w:rFonts w:ascii="Times New Roman" w:hAnsi="Times New Roman" w:cs="Times New Roman"/>
            <w:sz w:val="24"/>
            <w:szCs w:val="24"/>
          </w:rPr>
          <w:delText xml:space="preserve"> </w:delText>
        </w:r>
      </w:del>
      <w:r w:rsidR="001950CB">
        <w:rPr>
          <w:rFonts w:ascii="Times New Roman" w:hAnsi="Times New Roman" w:cs="Times New Roman"/>
          <w:sz w:val="24"/>
          <w:szCs w:val="24"/>
        </w:rPr>
        <w:t xml:space="preserve">tens of thousands of </w:t>
      </w:r>
      <w:r w:rsidR="00876118">
        <w:rPr>
          <w:rFonts w:ascii="Times New Roman" w:hAnsi="Times New Roman" w:cs="Times New Roman"/>
          <w:sz w:val="24"/>
          <w:szCs w:val="24"/>
        </w:rPr>
        <w:t>loci</w:t>
      </w:r>
      <w:ins w:id="50" w:author="Patrick" w:date="2020-07-28T10:52:00Z">
        <w:r w:rsidR="00A80A8B">
          <w:rPr>
            <w:rFonts w:ascii="Times New Roman" w:hAnsi="Times New Roman" w:cs="Times New Roman"/>
            <w:sz w:val="24"/>
            <w:szCs w:val="24"/>
          </w:rPr>
          <w:t xml:space="preserve"> and require further information </w:t>
        </w:r>
      </w:ins>
      <w:del w:id="51" w:author="Patrick" w:date="2020-07-28T10:52:00Z">
        <w:r w:rsidR="001950CB" w:rsidDel="00A80A8B">
          <w:rPr>
            <w:rFonts w:ascii="Times New Roman" w:hAnsi="Times New Roman" w:cs="Times New Roman"/>
            <w:sz w:val="24"/>
            <w:szCs w:val="24"/>
          </w:rPr>
          <w:delText xml:space="preserve">, based </w:delText>
        </w:r>
      </w:del>
      <w:r w:rsidR="001950CB">
        <w:rPr>
          <w:rFonts w:ascii="Times New Roman" w:hAnsi="Times New Roman" w:cs="Times New Roman"/>
          <w:sz w:val="24"/>
          <w:szCs w:val="24"/>
        </w:rPr>
        <w:t xml:space="preserve">on </w:t>
      </w:r>
      <w:commentRangeStart w:id="52"/>
      <w:r w:rsidR="001950CB">
        <w:rPr>
          <w:rFonts w:ascii="Times New Roman" w:hAnsi="Times New Roman" w:cs="Times New Roman"/>
          <w:sz w:val="24"/>
          <w:szCs w:val="24"/>
        </w:rPr>
        <w:t xml:space="preserve">different demographic scenarios </w:t>
      </w:r>
      <w:r w:rsidR="0048505E">
        <w:rPr>
          <w:rFonts w:ascii="Times New Roman" w:hAnsi="Times New Roman" w:cs="Times New Roman"/>
          <w:sz w:val="24"/>
          <w:szCs w:val="24"/>
        </w:rPr>
        <w:t xml:space="preserve">and evolutionary assumptions </w:t>
      </w:r>
      <w:commentRangeEnd w:id="52"/>
      <w:r w:rsidR="00A80A8B">
        <w:rPr>
          <w:rStyle w:val="Marquedecommentaire"/>
        </w:rPr>
        <w:commentReference w:id="52"/>
      </w:r>
      <w:r w:rsidR="004A6053" w:rsidRPr="00295FF4">
        <w:rPr>
          <w:rFonts w:ascii="Times New Roman" w:hAnsi="Times New Roman" w:cs="Times New Roman"/>
          <w:sz w:val="24"/>
          <w:szCs w:val="24"/>
        </w:rPr>
        <w:fldChar w:fldCharType="begin" w:fldLock="1"/>
      </w:r>
      <w:r w:rsidR="00B71811">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Data","type":"article-journal","volume":"0"},"uris":["http://www.mendeley.com/documents/?uuid=148d0e38-889f-4b1f-a86b-ae84ba95573a"]}],"mendeley":{"formattedCitation":"(Excoffier, Dupanloup, Huerta-Sánchez, Sousa, &amp; Foll, 2013; Gutenkunst, Hernandez, Williamson, &amp; Bustamante, 2009; Kamm, Terhorst, Durbin, &amp; Song, 2019)","plainTextFormattedCitation":"(Excoffier, Dupanloup, Huerta-Sánchez, Sousa, &amp; Foll, 2013; Gutenkunst, Hernandez, Williamson, &amp; Bustamante, 2009; Kamm, Terhorst, Durbin, &amp; Song, 2019)","previouslyFormattedCitation":"(Excoffier, Dupanloup, Huerta-Sánchez, Sousa, &amp; Foll, 2013; Gutenkunst, Hernandez, Williamson, &amp; Bustamante, 2009; Kamm, Terhorst, Durbin, &amp; Song, 2019)"},"properties":{"noteIndex":0},"schema":"https://github.com/citation-style-language/schema/raw/master/csl-citation.json"}</w:instrText>
      </w:r>
      <w:r w:rsidR="004A6053" w:rsidRPr="00295FF4">
        <w:rPr>
          <w:rFonts w:ascii="Times New Roman" w:hAnsi="Times New Roman" w:cs="Times New Roman"/>
          <w:sz w:val="24"/>
          <w:szCs w:val="24"/>
        </w:rPr>
        <w:fldChar w:fldCharType="separate"/>
      </w:r>
      <w:r w:rsidR="00876118" w:rsidRPr="00876118">
        <w:rPr>
          <w:rFonts w:ascii="Times New Roman" w:hAnsi="Times New Roman" w:cs="Times New Roman"/>
          <w:noProof/>
          <w:sz w:val="24"/>
          <w:szCs w:val="24"/>
        </w:rPr>
        <w:t>(Excoffier, Dupanloup, Huerta-Sánchez, Sousa, &amp; Foll, 2013; Gutenkunst, Hernandez, Williamson, &amp; Bustamante, 2009; Kamm, Terhorst, Durbin, &amp; Song, 2019)</w:t>
      </w:r>
      <w:r w:rsidR="004A6053" w:rsidRPr="00295FF4">
        <w:rPr>
          <w:rFonts w:ascii="Times New Roman" w:hAnsi="Times New Roman" w:cs="Times New Roman"/>
          <w:sz w:val="24"/>
          <w:szCs w:val="24"/>
        </w:rPr>
        <w:fldChar w:fldCharType="end"/>
      </w:r>
      <w:r w:rsidR="001950CB">
        <w:rPr>
          <w:rFonts w:ascii="Times New Roman" w:hAnsi="Times New Roman" w:cs="Times New Roman"/>
          <w:sz w:val="24"/>
          <w:szCs w:val="24"/>
        </w:rPr>
        <w:t xml:space="preserve">. </w:t>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input</w:t>
      </w:r>
      <w:r w:rsidR="00876118">
        <w:rPr>
          <w:rFonts w:ascii="Times New Roman" w:hAnsi="Times New Roman" w:cs="Times New Roman"/>
          <w:sz w:val="24"/>
          <w:szCs w:val="24"/>
        </w:rPr>
        <w:t xml:space="preserve"> beyond </w:t>
      </w:r>
      <w:r w:rsidR="00C64363">
        <w:rPr>
          <w:rFonts w:ascii="Times New Roman" w:hAnsi="Times New Roman" w:cs="Times New Roman"/>
          <w:sz w:val="24"/>
          <w:szCs w:val="24"/>
        </w:rPr>
        <w:t xml:space="preserve">simple </w:t>
      </w:r>
      <w:r w:rsidR="00876118">
        <w:rPr>
          <w:rFonts w:ascii="Times New Roman" w:hAnsi="Times New Roman" w:cs="Times New Roman"/>
          <w:sz w:val="24"/>
          <w:szCs w:val="24"/>
        </w:rPr>
        <w:t>allele counts,</w:t>
      </w:r>
      <w:r w:rsidR="005B723C" w:rsidRPr="00295FF4">
        <w:rPr>
          <w:rFonts w:ascii="Times New Roman" w:hAnsi="Times New Roman" w:cs="Times New Roman"/>
          <w:sz w:val="24"/>
          <w:szCs w:val="24"/>
        </w:rPr>
        <w:t xml:space="preserve">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F11CC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polymorphism","type":"article-journal","volume":"15"},"uris":["http://www.mendeley.com/documents/?uuid=9b136313-01e9-44fa-b912-0864235c0a66"]}],"mendeley":{"formattedCitation":"(Albrechtsen, Nielsen, &amp; Nielsen, 2010; Clark, Hubisz, Bustamante, Williamson, &amp; Nielsen, 2005; Marth, Czabarka, Murvai, &amp; Sherry, 2004)","plainTextFormattedCitation":"(Albrechtsen, Nielsen, &amp; Nielsen, 2010; Clark, Hubisz, Bustamante, Williamson, &amp; Nielsen, 2005; Marth, Czabarka, Murvai, &amp; Sherry, 2004)","previouslyFormattedCitation":"(Albrechtsen, Nielsen, &amp; Nielsen, 2010; Clark, Hubisz, Bustamante, Williamson, &amp; Nielsen, 2005; 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3B19F7" w:rsidRPr="003B19F7">
        <w:rPr>
          <w:rFonts w:ascii="Times New Roman" w:hAnsi="Times New Roman" w:cs="Times New Roman"/>
          <w:noProof/>
          <w:sz w:val="24"/>
          <w:szCs w:val="24"/>
        </w:rPr>
        <w:t>(Albrechtsen, Nielsen, &amp; Nielsen, 2010; Clark, Hubisz, Bustamante, Williamson, &amp; Nielsen, 2005; Marth, Czabarka, Murvai, &amp; Sherry, 2004)</w:t>
      </w:r>
      <w:r w:rsidR="00BC1041" w:rsidRPr="00295FF4">
        <w:rPr>
          <w:rFonts w:ascii="Times New Roman" w:hAnsi="Times New Roman" w:cs="Times New Roman"/>
          <w:sz w:val="24"/>
          <w:szCs w:val="24"/>
        </w:rPr>
        <w:fldChar w:fldCharType="end"/>
      </w:r>
      <w:r w:rsidR="00D42082">
        <w:rPr>
          <w:rFonts w:ascii="Times New Roman" w:hAnsi="Times New Roman" w:cs="Times New Roman"/>
          <w:sz w:val="24"/>
          <w:szCs w:val="24"/>
        </w:rPr>
        <w:t xml:space="preserve"> to</w:t>
      </w:r>
      <w:r w:rsidR="00876118">
        <w:rPr>
          <w:rFonts w:ascii="Times New Roman" w:hAnsi="Times New Roman" w:cs="Times New Roman"/>
          <w:sz w:val="24"/>
          <w:szCs w:val="24"/>
        </w:rPr>
        <w:t xml:space="preserve"> estimate demographic parameters and </w:t>
      </w:r>
      <w:commentRangeStart w:id="53"/>
      <w:r w:rsidR="00876118">
        <w:rPr>
          <w:rFonts w:ascii="Times New Roman" w:hAnsi="Times New Roman" w:cs="Times New Roman"/>
          <w:sz w:val="24"/>
          <w:szCs w:val="24"/>
        </w:rPr>
        <w:t>history</w:t>
      </w:r>
      <w:commentRangeEnd w:id="53"/>
      <w:r w:rsidR="00A80A8B">
        <w:rPr>
          <w:rStyle w:val="Marquedecommentaire"/>
        </w:rPr>
        <w:commentReference w:id="53"/>
      </w:r>
      <w:r w:rsidR="00876118">
        <w:rPr>
          <w:rFonts w:ascii="Times New Roman" w:hAnsi="Times New Roman" w:cs="Times New Roman"/>
          <w:sz w:val="24"/>
          <w:szCs w:val="24"/>
        </w:rPr>
        <w:t>.</w:t>
      </w:r>
      <w:r w:rsidR="00681C46" w:rsidRPr="00295FF4">
        <w:rPr>
          <w:rFonts w:ascii="Times New Roman" w:hAnsi="Times New Roman" w:cs="Times New Roman"/>
          <w:sz w:val="24"/>
          <w:szCs w:val="24"/>
        </w:rPr>
        <w:t xml:space="preserve"> </w:t>
      </w:r>
      <w:del w:id="54" w:author="Patrick" w:date="2020-07-28T11:58:00Z">
        <w:r w:rsidR="0000391E" w:rsidDel="000F79A4">
          <w:rPr>
            <w:rFonts w:ascii="Times New Roman" w:hAnsi="Times New Roman" w:cs="Times New Roman"/>
            <w:sz w:val="24"/>
            <w:szCs w:val="24"/>
          </w:rPr>
          <w:delText>In practice</w:delText>
        </w:r>
        <w:r w:rsidR="00F91B30" w:rsidDel="000F79A4">
          <w:rPr>
            <w:rFonts w:ascii="Times New Roman" w:hAnsi="Times New Roman" w:cs="Times New Roman"/>
            <w:sz w:val="24"/>
            <w:szCs w:val="24"/>
          </w:rPr>
          <w:delText>,</w:delText>
        </w:r>
        <w:r w:rsidR="00383673" w:rsidDel="000F79A4">
          <w:rPr>
            <w:rFonts w:ascii="Times New Roman" w:hAnsi="Times New Roman" w:cs="Times New Roman"/>
            <w:sz w:val="24"/>
            <w:szCs w:val="24"/>
          </w:rPr>
          <w:delText xml:space="preserve"> </w:delText>
        </w:r>
      </w:del>
      <w:del w:id="55" w:author="Patrick" w:date="2020-07-28T10:55:00Z">
        <w:r w:rsidR="00383673" w:rsidDel="00A80A8B">
          <w:rPr>
            <w:rFonts w:ascii="Times New Roman" w:hAnsi="Times New Roman" w:cs="Times New Roman"/>
            <w:sz w:val="24"/>
            <w:szCs w:val="24"/>
          </w:rPr>
          <w:delText xml:space="preserve">many </w:delText>
        </w:r>
      </w:del>
      <w:del w:id="56" w:author="Patrick" w:date="2020-07-28T11:58:00Z">
        <w:r w:rsidR="00383673" w:rsidDel="000F79A4">
          <w:rPr>
            <w:rFonts w:ascii="Times New Roman" w:hAnsi="Times New Roman" w:cs="Times New Roman"/>
            <w:sz w:val="24"/>
            <w:szCs w:val="24"/>
          </w:rPr>
          <w:delText>r</w:delText>
        </w:r>
      </w:del>
      <w:ins w:id="57" w:author="Patrick" w:date="2020-07-28T11:58:00Z">
        <w:r w:rsidR="000F79A4">
          <w:rPr>
            <w:rFonts w:ascii="Times New Roman" w:hAnsi="Times New Roman" w:cs="Times New Roman"/>
            <w:sz w:val="24"/>
            <w:szCs w:val="24"/>
          </w:rPr>
          <w:t>R</w:t>
        </w:r>
      </w:ins>
      <w:r w:rsidR="00383673">
        <w:rPr>
          <w:rFonts w:ascii="Times New Roman" w:hAnsi="Times New Roman" w:cs="Times New Roman"/>
          <w:sz w:val="24"/>
          <w:szCs w:val="24"/>
        </w:rPr>
        <w:t>esearch</w:t>
      </w:r>
      <w:ins w:id="58" w:author="Patrick" w:date="2020-07-28T10:55:00Z">
        <w:r w:rsidR="00A80A8B">
          <w:rPr>
            <w:rFonts w:ascii="Times New Roman" w:hAnsi="Times New Roman" w:cs="Times New Roman"/>
            <w:sz w:val="24"/>
            <w:szCs w:val="24"/>
          </w:rPr>
          <w:t xml:space="preserve">ers </w:t>
        </w:r>
      </w:ins>
      <w:ins w:id="59" w:author="Patrick" w:date="2020-07-28T11:58:00Z">
        <w:r w:rsidR="000F79A4">
          <w:rPr>
            <w:rFonts w:ascii="Times New Roman" w:hAnsi="Times New Roman" w:cs="Times New Roman"/>
            <w:sz w:val="24"/>
            <w:szCs w:val="24"/>
          </w:rPr>
          <w:t xml:space="preserve">are also </w:t>
        </w:r>
      </w:ins>
      <w:ins w:id="60" w:author="Patrick" w:date="2020-07-28T10:55:00Z">
        <w:r w:rsidR="00A80A8B">
          <w:rPr>
            <w:rFonts w:ascii="Times New Roman" w:hAnsi="Times New Roman" w:cs="Times New Roman"/>
            <w:sz w:val="24"/>
            <w:szCs w:val="24"/>
          </w:rPr>
          <w:t xml:space="preserve">interested </w:t>
        </w:r>
      </w:ins>
      <w:ins w:id="61" w:author="Patrick" w:date="2020-07-28T11:58:00Z">
        <w:r w:rsidR="000F79A4">
          <w:rPr>
            <w:rFonts w:ascii="Times New Roman" w:hAnsi="Times New Roman" w:cs="Times New Roman"/>
            <w:sz w:val="24"/>
            <w:szCs w:val="24"/>
          </w:rPr>
          <w:t>however in examining spatial-</w:t>
        </w:r>
      </w:ins>
      <w:ins w:id="62" w:author="Patrick" w:date="2020-07-28T10:55:00Z">
        <w:r w:rsidR="00A80A8B">
          <w:rPr>
            <w:rFonts w:ascii="Times New Roman" w:hAnsi="Times New Roman" w:cs="Times New Roman"/>
            <w:sz w:val="24"/>
            <w:szCs w:val="24"/>
          </w:rPr>
          <w:t xml:space="preserve">temporal </w:t>
        </w:r>
      </w:ins>
      <w:ins w:id="63" w:author="Patrick" w:date="2020-07-28T11:58:00Z">
        <w:r w:rsidR="000F79A4">
          <w:rPr>
            <w:rFonts w:ascii="Times New Roman" w:hAnsi="Times New Roman" w:cs="Times New Roman"/>
            <w:sz w:val="24"/>
            <w:szCs w:val="24"/>
          </w:rPr>
          <w:t>patterns of genet</w:t>
        </w:r>
      </w:ins>
      <w:ins w:id="64" w:author="Patrick" w:date="2020-07-28T11:59:00Z">
        <w:r w:rsidR="000F79A4">
          <w:rPr>
            <w:rFonts w:ascii="Times New Roman" w:hAnsi="Times New Roman" w:cs="Times New Roman"/>
            <w:sz w:val="24"/>
            <w:szCs w:val="24"/>
          </w:rPr>
          <w:t xml:space="preserve">ic variation in systems where </w:t>
        </w:r>
      </w:ins>
      <w:del w:id="65" w:author="Patrick" w:date="2020-07-28T10:55:00Z">
        <w:r w:rsidR="00383673" w:rsidDel="00A80A8B">
          <w:rPr>
            <w:rFonts w:ascii="Times New Roman" w:hAnsi="Times New Roman" w:cs="Times New Roman"/>
            <w:sz w:val="24"/>
            <w:szCs w:val="24"/>
          </w:rPr>
          <w:delText xml:space="preserve"> project</w:delText>
        </w:r>
        <w:r w:rsidR="009C1654" w:rsidDel="00A80A8B">
          <w:rPr>
            <w:rFonts w:ascii="Times New Roman" w:hAnsi="Times New Roman" w:cs="Times New Roman"/>
            <w:sz w:val="24"/>
            <w:szCs w:val="24"/>
          </w:rPr>
          <w:delText>s</w:delText>
        </w:r>
        <w:r w:rsidR="00383673" w:rsidDel="00A80A8B">
          <w:rPr>
            <w:rFonts w:ascii="Times New Roman" w:hAnsi="Times New Roman" w:cs="Times New Roman"/>
            <w:sz w:val="24"/>
            <w:szCs w:val="24"/>
          </w:rPr>
          <w:delText xml:space="preserve"> </w:delText>
        </w:r>
      </w:del>
      <w:del w:id="66" w:author="Patrick" w:date="2020-07-28T11:59:00Z">
        <w:r w:rsidR="00383673" w:rsidDel="000F79A4">
          <w:rPr>
            <w:rFonts w:ascii="Times New Roman" w:hAnsi="Times New Roman" w:cs="Times New Roman"/>
            <w:sz w:val="24"/>
            <w:szCs w:val="24"/>
          </w:rPr>
          <w:delText xml:space="preserve">have </w:delText>
        </w:r>
      </w:del>
      <w:ins w:id="67" w:author="Patrick" w:date="2020-07-28T10:55:00Z">
        <w:r w:rsidR="00A80A8B">
          <w:rPr>
            <w:rFonts w:ascii="Times New Roman" w:hAnsi="Times New Roman" w:cs="Times New Roman"/>
            <w:sz w:val="24"/>
            <w:szCs w:val="24"/>
          </w:rPr>
          <w:t>less information (e.g</w:t>
        </w:r>
      </w:ins>
      <w:ins w:id="68" w:author="Patrick" w:date="2020-07-28T11:54:00Z">
        <w:r w:rsidR="000F79A4">
          <w:rPr>
            <w:rFonts w:ascii="Times New Roman" w:hAnsi="Times New Roman" w:cs="Times New Roman"/>
            <w:sz w:val="24"/>
            <w:szCs w:val="24"/>
          </w:rPr>
          <w:t>.</w:t>
        </w:r>
      </w:ins>
      <w:ins w:id="69" w:author="Patrick" w:date="2020-07-28T10:55:00Z">
        <w:r w:rsidR="00A80A8B">
          <w:rPr>
            <w:rFonts w:ascii="Times New Roman" w:hAnsi="Times New Roman" w:cs="Times New Roman"/>
            <w:sz w:val="24"/>
            <w:szCs w:val="24"/>
          </w:rPr>
          <w:t xml:space="preserve">, fewer markers) </w:t>
        </w:r>
      </w:ins>
      <w:ins w:id="70" w:author="Patrick" w:date="2020-07-28T11:59:00Z">
        <w:r w:rsidR="000F79A4">
          <w:rPr>
            <w:rFonts w:ascii="Times New Roman" w:hAnsi="Times New Roman" w:cs="Times New Roman"/>
            <w:sz w:val="24"/>
            <w:szCs w:val="24"/>
          </w:rPr>
          <w:t xml:space="preserve">is available. Such systems may include </w:t>
        </w:r>
      </w:ins>
      <w:del w:id="71" w:author="Patrick" w:date="2020-07-28T10:55:00Z">
        <w:r w:rsidR="00383673" w:rsidDel="00A80A8B">
          <w:rPr>
            <w:rFonts w:ascii="Times New Roman" w:hAnsi="Times New Roman" w:cs="Times New Roman"/>
            <w:sz w:val="24"/>
            <w:szCs w:val="24"/>
          </w:rPr>
          <w:delText xml:space="preserve">fewer </w:delText>
        </w:r>
        <w:r w:rsidR="005D6657" w:rsidDel="00A80A8B">
          <w:rPr>
            <w:rFonts w:ascii="Times New Roman" w:hAnsi="Times New Roman" w:cs="Times New Roman"/>
            <w:sz w:val="24"/>
            <w:szCs w:val="24"/>
          </w:rPr>
          <w:delText xml:space="preserve">genetic </w:delText>
        </w:r>
        <w:r w:rsidR="00383673" w:rsidDel="00A80A8B">
          <w:rPr>
            <w:rFonts w:ascii="Times New Roman" w:hAnsi="Times New Roman" w:cs="Times New Roman"/>
            <w:sz w:val="24"/>
            <w:szCs w:val="24"/>
          </w:rPr>
          <w:delText>markers and/or information about those markers</w:delText>
        </w:r>
        <w:r w:rsidR="00F42FFF" w:rsidDel="00A80A8B">
          <w:rPr>
            <w:rFonts w:ascii="Times New Roman" w:hAnsi="Times New Roman" w:cs="Times New Roman"/>
            <w:sz w:val="24"/>
            <w:szCs w:val="24"/>
          </w:rPr>
          <w:delText xml:space="preserve"> </w:delText>
        </w:r>
      </w:del>
      <w:del w:id="72" w:author="Patrick" w:date="2020-07-28T11:59:00Z">
        <w:r w:rsidR="00F42FFF" w:rsidDel="000F79A4">
          <w:rPr>
            <w:rFonts w:ascii="Times New Roman" w:hAnsi="Times New Roman" w:cs="Times New Roman"/>
            <w:sz w:val="24"/>
            <w:szCs w:val="24"/>
          </w:rPr>
          <w:delText xml:space="preserve">because they focus on </w:delText>
        </w:r>
      </w:del>
      <w:r w:rsidR="00F42FFF">
        <w:rPr>
          <w:rFonts w:ascii="Times New Roman" w:hAnsi="Times New Roman" w:cs="Times New Roman"/>
          <w:sz w:val="24"/>
          <w:szCs w:val="24"/>
        </w:rPr>
        <w:t>non-model species</w:t>
      </w:r>
      <w:r w:rsidR="00383673">
        <w:rPr>
          <w:rFonts w:ascii="Times New Roman" w:hAnsi="Times New Roman" w:cs="Times New Roman"/>
          <w:sz w:val="24"/>
          <w:szCs w:val="24"/>
        </w:rPr>
        <w:t xml:space="preserve"> (e.g. Legault et al. 2020)</w:t>
      </w:r>
      <w:ins w:id="73" w:author="Patrick" w:date="2020-07-28T12:00:00Z">
        <w:r w:rsidR="000F79A4">
          <w:rPr>
            <w:rFonts w:ascii="Times New Roman" w:hAnsi="Times New Roman" w:cs="Times New Roman"/>
            <w:sz w:val="24"/>
            <w:szCs w:val="24"/>
          </w:rPr>
          <w:t xml:space="preserve"> or systems </w:t>
        </w:r>
      </w:ins>
      <w:del w:id="74" w:author="Patrick" w:date="2020-07-28T12:00:00Z">
        <w:r w:rsidR="00383673" w:rsidDel="000F79A4">
          <w:rPr>
            <w:rFonts w:ascii="Times New Roman" w:hAnsi="Times New Roman" w:cs="Times New Roman"/>
            <w:sz w:val="24"/>
            <w:szCs w:val="24"/>
          </w:rPr>
          <w:delText xml:space="preserve">, or </w:delText>
        </w:r>
      </w:del>
      <w:ins w:id="75" w:author="Patrick" w:date="2020-07-28T11:59:00Z">
        <w:r w:rsidR="000F79A4">
          <w:rPr>
            <w:rFonts w:ascii="Times New Roman" w:hAnsi="Times New Roman" w:cs="Times New Roman"/>
            <w:sz w:val="24"/>
            <w:szCs w:val="24"/>
          </w:rPr>
          <w:t xml:space="preserve">that </w:t>
        </w:r>
      </w:ins>
      <w:ins w:id="76" w:author="Patrick" w:date="2020-07-28T12:00:00Z">
        <w:r w:rsidR="000F79A4">
          <w:rPr>
            <w:rFonts w:ascii="Times New Roman" w:hAnsi="Times New Roman" w:cs="Times New Roman"/>
            <w:sz w:val="24"/>
            <w:szCs w:val="24"/>
          </w:rPr>
          <w:t xml:space="preserve">were </w:t>
        </w:r>
      </w:ins>
      <w:del w:id="77" w:author="Patrick" w:date="2020-07-28T11:59:00Z">
        <w:r w:rsidR="00383673" w:rsidDel="000F79A4">
          <w:rPr>
            <w:rFonts w:ascii="Times New Roman" w:hAnsi="Times New Roman" w:cs="Times New Roman"/>
            <w:sz w:val="24"/>
            <w:szCs w:val="24"/>
          </w:rPr>
          <w:delText xml:space="preserve">want to </w:delText>
        </w:r>
        <w:commentRangeStart w:id="78"/>
        <w:r w:rsidR="00383673" w:rsidDel="000F79A4">
          <w:rPr>
            <w:rFonts w:ascii="Times New Roman" w:hAnsi="Times New Roman" w:cs="Times New Roman"/>
            <w:sz w:val="24"/>
            <w:szCs w:val="24"/>
          </w:rPr>
          <w:delText xml:space="preserve">use </w:delText>
        </w:r>
      </w:del>
      <w:ins w:id="79" w:author="Patrick" w:date="2020-07-28T11:59:00Z">
        <w:r w:rsidR="000F79A4">
          <w:rPr>
            <w:rFonts w:ascii="Times New Roman" w:hAnsi="Times New Roman" w:cs="Times New Roman"/>
            <w:sz w:val="24"/>
            <w:szCs w:val="24"/>
          </w:rPr>
          <w:t>sampled hist</w:t>
        </w:r>
      </w:ins>
      <w:ins w:id="80" w:author="Patrick" w:date="2020-07-28T12:00:00Z">
        <w:r w:rsidR="000F79A4">
          <w:rPr>
            <w:rFonts w:ascii="Times New Roman" w:hAnsi="Times New Roman" w:cs="Times New Roman"/>
            <w:sz w:val="24"/>
            <w:szCs w:val="24"/>
          </w:rPr>
          <w:t>o</w:t>
        </w:r>
      </w:ins>
      <w:ins w:id="81" w:author="Patrick" w:date="2020-07-28T11:59:00Z">
        <w:r w:rsidR="000F79A4">
          <w:rPr>
            <w:rFonts w:ascii="Times New Roman" w:hAnsi="Times New Roman" w:cs="Times New Roman"/>
            <w:sz w:val="24"/>
            <w:szCs w:val="24"/>
          </w:rPr>
          <w:t>ri</w:t>
        </w:r>
      </w:ins>
      <w:ins w:id="82" w:author="Patrick" w:date="2020-07-28T12:00:00Z">
        <w:r w:rsidR="000F79A4">
          <w:rPr>
            <w:rFonts w:ascii="Times New Roman" w:hAnsi="Times New Roman" w:cs="Times New Roman"/>
            <w:sz w:val="24"/>
            <w:szCs w:val="24"/>
          </w:rPr>
          <w:t>c</w:t>
        </w:r>
      </w:ins>
      <w:ins w:id="83" w:author="Patrick" w:date="2020-07-28T11:59:00Z">
        <w:r w:rsidR="000F79A4">
          <w:rPr>
            <w:rFonts w:ascii="Times New Roman" w:hAnsi="Times New Roman" w:cs="Times New Roman"/>
            <w:sz w:val="24"/>
            <w:szCs w:val="24"/>
          </w:rPr>
          <w:t>ally and there</w:t>
        </w:r>
      </w:ins>
      <w:ins w:id="84" w:author="Patrick" w:date="2020-07-28T12:00:00Z">
        <w:r w:rsidR="000F79A4">
          <w:rPr>
            <w:rFonts w:ascii="Times New Roman" w:hAnsi="Times New Roman" w:cs="Times New Roman"/>
            <w:sz w:val="24"/>
            <w:szCs w:val="24"/>
          </w:rPr>
          <w:t xml:space="preserve"> </w:t>
        </w:r>
      </w:ins>
      <w:ins w:id="85" w:author="Patrick" w:date="2020-07-28T11:59:00Z">
        <w:r w:rsidR="000F79A4">
          <w:rPr>
            <w:rFonts w:ascii="Times New Roman" w:hAnsi="Times New Roman" w:cs="Times New Roman"/>
            <w:sz w:val="24"/>
            <w:szCs w:val="24"/>
          </w:rPr>
          <w:t xml:space="preserve">is </w:t>
        </w:r>
      </w:ins>
      <w:ins w:id="86" w:author="Patrick" w:date="2020-07-28T12:00:00Z">
        <w:r w:rsidR="000F79A4">
          <w:rPr>
            <w:rFonts w:ascii="Times New Roman" w:hAnsi="Times New Roman" w:cs="Times New Roman"/>
            <w:sz w:val="24"/>
            <w:szCs w:val="24"/>
          </w:rPr>
          <w:t xml:space="preserve">now </w:t>
        </w:r>
      </w:ins>
      <w:ins w:id="87" w:author="Patrick" w:date="2020-07-28T11:59:00Z">
        <w:r w:rsidR="000F79A4">
          <w:rPr>
            <w:rFonts w:ascii="Times New Roman" w:hAnsi="Times New Roman" w:cs="Times New Roman"/>
            <w:sz w:val="24"/>
            <w:szCs w:val="24"/>
          </w:rPr>
          <w:t xml:space="preserve">interest in comparing contemporary patterns with these older </w:t>
        </w:r>
      </w:ins>
      <w:ins w:id="88" w:author="Patrick" w:date="2020-07-28T12:00:00Z">
        <w:r w:rsidR="000F79A4">
          <w:rPr>
            <w:rFonts w:ascii="Times New Roman" w:hAnsi="Times New Roman" w:cs="Times New Roman"/>
            <w:sz w:val="24"/>
            <w:szCs w:val="24"/>
          </w:rPr>
          <w:t xml:space="preserve">data. </w:t>
        </w:r>
      </w:ins>
      <w:del w:id="89" w:author="Patrick" w:date="2020-07-28T12:00:00Z">
        <w:r w:rsidR="00F91B30" w:rsidDel="000F79A4">
          <w:rPr>
            <w:rFonts w:ascii="Times New Roman" w:hAnsi="Times New Roman" w:cs="Times New Roman"/>
            <w:sz w:val="24"/>
            <w:szCs w:val="24"/>
          </w:rPr>
          <w:delText xml:space="preserve">older </w:delText>
        </w:r>
        <w:r w:rsidR="00F42FFF" w:rsidDel="000F79A4">
          <w:rPr>
            <w:rFonts w:ascii="Times New Roman" w:hAnsi="Times New Roman" w:cs="Times New Roman"/>
            <w:sz w:val="24"/>
            <w:szCs w:val="24"/>
          </w:rPr>
          <w:delText xml:space="preserve">and potentially more restricted </w:delText>
        </w:r>
        <w:r w:rsidR="00F91B30" w:rsidDel="000F79A4">
          <w:rPr>
            <w:rFonts w:ascii="Times New Roman" w:hAnsi="Times New Roman" w:cs="Times New Roman"/>
            <w:sz w:val="24"/>
            <w:szCs w:val="24"/>
          </w:rPr>
          <w:delText xml:space="preserve">genetic samples or datasets </w:delText>
        </w:r>
      </w:del>
      <w:r w:rsidR="00F91B30">
        <w:rPr>
          <w:rFonts w:ascii="Times New Roman" w:hAnsi="Times New Roman" w:cs="Times New Roman"/>
          <w:sz w:val="24"/>
          <w:szCs w:val="24"/>
        </w:rPr>
        <w:fldChar w:fldCharType="begin" w:fldLock="1"/>
      </w:r>
      <w:r w:rsidR="00A07FFC">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rosalia)","type":"article-journal","volume":"18"},"uris":["http://www.mendeley.com/documents/?uuid=fbe1fad2-692c-4c36-84d9-9955d0226603"]}],"mendeley":{"formattedCitation":"(Moraes et al., 2017)","manualFormatting":"(e.g. Moraes et al., 2017)","plainTextFormattedCitation":"(Moraes et al., 2017)","previouslyFormattedCitation":"(Moraes et al., 2017)"},"properties":{"noteIndex":0},"schema":"https://github.com/citation-style-language/schema/raw/master/csl-citation.json"}</w:instrText>
      </w:r>
      <w:r w:rsidR="00F91B30">
        <w:rPr>
          <w:rFonts w:ascii="Times New Roman" w:hAnsi="Times New Roman" w:cs="Times New Roman"/>
          <w:sz w:val="24"/>
          <w:szCs w:val="24"/>
        </w:rPr>
        <w:fldChar w:fldCharType="separate"/>
      </w:r>
      <w:r w:rsidR="00F91B30" w:rsidRPr="00F91B30">
        <w:rPr>
          <w:rFonts w:ascii="Times New Roman" w:hAnsi="Times New Roman" w:cs="Times New Roman"/>
          <w:noProof/>
          <w:sz w:val="24"/>
          <w:szCs w:val="24"/>
        </w:rPr>
        <w:t>(</w:t>
      </w:r>
      <w:r w:rsidR="00F91B30">
        <w:rPr>
          <w:rFonts w:ascii="Times New Roman" w:hAnsi="Times New Roman" w:cs="Times New Roman"/>
          <w:i/>
          <w:noProof/>
          <w:sz w:val="24"/>
          <w:szCs w:val="24"/>
        </w:rPr>
        <w:t xml:space="preserve">e.g. </w:t>
      </w:r>
      <w:r w:rsidR="00F91B30" w:rsidRPr="00F91B30">
        <w:rPr>
          <w:rFonts w:ascii="Times New Roman" w:hAnsi="Times New Roman" w:cs="Times New Roman"/>
          <w:noProof/>
          <w:sz w:val="24"/>
          <w:szCs w:val="24"/>
        </w:rPr>
        <w:t>Moraes et al., 2017)</w:t>
      </w:r>
      <w:r w:rsidR="00F91B30">
        <w:rPr>
          <w:rFonts w:ascii="Times New Roman" w:hAnsi="Times New Roman" w:cs="Times New Roman"/>
          <w:sz w:val="24"/>
          <w:szCs w:val="24"/>
        </w:rPr>
        <w:fldChar w:fldCharType="end"/>
      </w:r>
      <w:del w:id="90" w:author="Patrick" w:date="2020-07-28T12:00:00Z">
        <w:r w:rsidR="00C3107A" w:rsidDel="000F79A4">
          <w:rPr>
            <w:rFonts w:ascii="Times New Roman" w:hAnsi="Times New Roman" w:cs="Times New Roman"/>
            <w:sz w:val="24"/>
            <w:szCs w:val="24"/>
          </w:rPr>
          <w:delText xml:space="preserve"> as references to compare newer samples to</w:delText>
        </w:r>
        <w:commentRangeEnd w:id="78"/>
        <w:r w:rsidR="00A80A8B" w:rsidDel="000F79A4">
          <w:rPr>
            <w:rStyle w:val="Marquedecommentaire"/>
          </w:rPr>
          <w:commentReference w:id="78"/>
        </w:r>
      </w:del>
      <w:r w:rsidR="00383673">
        <w:rPr>
          <w:rFonts w:ascii="Times New Roman" w:hAnsi="Times New Roman" w:cs="Times New Roman"/>
          <w:sz w:val="24"/>
          <w:szCs w:val="24"/>
        </w:rPr>
        <w:t xml:space="preserve">. </w:t>
      </w:r>
    </w:p>
    <w:p w14:paraId="3A81AE91" w14:textId="0E9B0D8A" w:rsidR="00FF669A" w:rsidRDefault="000F79A4" w:rsidP="000E06D6">
      <w:pPr>
        <w:spacing w:before="240" w:after="240" w:line="276" w:lineRule="auto"/>
        <w:rPr>
          <w:rFonts w:ascii="Times New Roman" w:eastAsia="Times New Roman" w:hAnsi="Times New Roman" w:cs="Times New Roman"/>
          <w:sz w:val="24"/>
          <w:szCs w:val="24"/>
        </w:rPr>
      </w:pPr>
      <w:ins w:id="91" w:author="Patrick" w:date="2020-07-28T12:01:00Z">
        <w:r>
          <w:rPr>
            <w:rFonts w:ascii="Times New Roman" w:eastAsia="Times New Roman" w:hAnsi="Times New Roman" w:cs="Times New Roman"/>
            <w:sz w:val="24"/>
            <w:szCs w:val="24"/>
          </w:rPr>
          <w:lastRenderedPageBreak/>
          <w:t xml:space="preserve">In addition to challenges associated with information availability for temporal comparisons of spatial genetic structure, there are challenges related to how to meaningfully quantify these changes. </w:t>
        </w:r>
      </w:ins>
      <w:commentRangeStart w:id="92"/>
      <w:r w:rsidR="00EA515D" w:rsidRPr="00295FF4">
        <w:rPr>
          <w:rFonts w:ascii="Times New Roman" w:eastAsia="Times New Roman" w:hAnsi="Times New Roman" w:cs="Times New Roman"/>
          <w:sz w:val="24"/>
          <w:szCs w:val="24"/>
        </w:rPr>
        <w:t>Some</w:t>
      </w:r>
      <w:commentRangeEnd w:id="92"/>
      <w:r>
        <w:rPr>
          <w:rStyle w:val="Marquedecommentaire"/>
        </w:rPr>
        <w:commentReference w:id="92"/>
      </w:r>
      <w:r w:rsidR="00EA515D" w:rsidRPr="00295FF4">
        <w:rPr>
          <w:rFonts w:ascii="Times New Roman" w:eastAsia="Times New Roman" w:hAnsi="Times New Roman" w:cs="Times New Roman"/>
          <w:sz w:val="24"/>
          <w:szCs w:val="24"/>
        </w:rPr>
        <w:t xml:space="preserve"> </w:t>
      </w:r>
      <w:del w:id="93" w:author="Patrick" w:date="2020-07-28T12:01:00Z">
        <w:r w:rsidR="00D41158" w:rsidRPr="00295FF4" w:rsidDel="000F79A4">
          <w:rPr>
            <w:rFonts w:ascii="Times New Roman" w:eastAsia="Times New Roman" w:hAnsi="Times New Roman" w:cs="Times New Roman"/>
            <w:sz w:val="24"/>
            <w:szCs w:val="24"/>
          </w:rPr>
          <w:delText xml:space="preserve">other </w:delText>
        </w:r>
      </w:del>
      <w:r w:rsidR="00EA515D" w:rsidRPr="00295FF4">
        <w:rPr>
          <w:rFonts w:ascii="Times New Roman" w:eastAsia="Times New Roman" w:hAnsi="Times New Roman" w:cs="Times New Roman"/>
          <w:sz w:val="24"/>
          <w:szCs w:val="24"/>
        </w:rPr>
        <w:t xml:space="preserve">studies have </w:t>
      </w:r>
      <w:del w:id="94" w:author="Patrick" w:date="2020-07-28T12:01:00Z">
        <w:r w:rsidR="00EA515D" w:rsidRPr="00295FF4" w:rsidDel="000F79A4">
          <w:rPr>
            <w:rFonts w:ascii="Times New Roman" w:eastAsia="Times New Roman" w:hAnsi="Times New Roman" w:cs="Times New Roman"/>
            <w:sz w:val="24"/>
            <w:szCs w:val="24"/>
          </w:rPr>
          <w:delText xml:space="preserve">directly </w:delText>
        </w:r>
      </w:del>
      <w:r w:rsidR="00EA515D" w:rsidRPr="00295FF4">
        <w:rPr>
          <w:rFonts w:ascii="Times New Roman" w:eastAsia="Times New Roman" w:hAnsi="Times New Roman" w:cs="Times New Roman"/>
          <w:sz w:val="24"/>
          <w:szCs w:val="24"/>
        </w:rPr>
        <w:t>used genetic diff</w:t>
      </w:r>
      <w:r w:rsidR="00D54E9F">
        <w:rPr>
          <w:rFonts w:ascii="Times New Roman" w:eastAsia="Times New Roman" w:hAnsi="Times New Roman" w:cs="Times New Roman"/>
          <w:sz w:val="24"/>
          <w:szCs w:val="24"/>
        </w:rPr>
        <w:t>erentiation metrics</w:t>
      </w:r>
      <w:del w:id="95" w:author="Patrick" w:date="2020-07-28T12:01:00Z">
        <w:r w:rsidR="0000391E" w:rsidDel="000F79A4">
          <w:rPr>
            <w:rFonts w:ascii="Times New Roman" w:eastAsia="Times New Roman" w:hAnsi="Times New Roman" w:cs="Times New Roman"/>
            <w:sz w:val="24"/>
            <w:szCs w:val="24"/>
          </w:rPr>
          <w:delText>,</w:delText>
        </w:r>
      </w:del>
      <w:r w:rsidR="00D54E9F">
        <w:rPr>
          <w:rFonts w:ascii="Times New Roman" w:eastAsia="Times New Roman" w:hAnsi="Times New Roman" w:cs="Times New Roman"/>
          <w:sz w:val="24"/>
          <w:szCs w:val="24"/>
        </w:rPr>
        <w:t xml:space="preserve"> such as </w:t>
      </w:r>
      <w:commentRangeStart w:id="96"/>
      <w:r w:rsidR="00D54E9F" w:rsidRPr="00295FF4">
        <w:rPr>
          <w:rFonts w:ascii="Times New Roman" w:eastAsia="Times New Roman" w:hAnsi="Times New Roman" w:cs="Times New Roman"/>
          <w:sz w:val="24"/>
          <w:szCs w:val="24"/>
        </w:rPr>
        <w:t>F</w:t>
      </w:r>
      <w:r w:rsidR="00D54E9F">
        <w:rPr>
          <w:rFonts w:ascii="Times New Roman" w:eastAsia="Times New Roman" w:hAnsi="Times New Roman" w:cs="Times New Roman"/>
          <w:sz w:val="24"/>
          <w:szCs w:val="24"/>
          <w:vertAlign w:val="subscript"/>
        </w:rPr>
        <w:t>ST</w:t>
      </w:r>
      <w:commentRangeEnd w:id="96"/>
      <w:r>
        <w:rPr>
          <w:rStyle w:val="Marquedecommentaire"/>
        </w:rPr>
        <w:commentReference w:id="96"/>
      </w:r>
      <w:ins w:id="97" w:author="Patrick" w:date="2020-07-28T12:02:00Z">
        <w:r>
          <w:rPr>
            <w:rFonts w:ascii="Times New Roman" w:eastAsia="Times New Roman" w:hAnsi="Times New Roman" w:cs="Times New Roman"/>
            <w:sz w:val="24"/>
            <w:szCs w:val="24"/>
          </w:rPr>
          <w:t xml:space="preserve"> (REF)</w:t>
        </w:r>
      </w:ins>
      <w:del w:id="98" w:author="Patrick" w:date="2020-07-28T12:02:00Z">
        <w:r w:rsidR="00EA515D" w:rsidRPr="00295FF4" w:rsidDel="000F79A4">
          <w:rPr>
            <w:rFonts w:ascii="Times New Roman" w:eastAsia="Times New Roman" w:hAnsi="Times New Roman" w:cs="Times New Roman"/>
            <w:sz w:val="24"/>
            <w:szCs w:val="24"/>
          </w:rPr>
          <w:delText>,</w:delText>
        </w:r>
      </w:del>
      <w:r w:rsidR="00EA515D" w:rsidRPr="00295FF4">
        <w:rPr>
          <w:rFonts w:ascii="Times New Roman" w:eastAsia="Times New Roman" w:hAnsi="Times New Roman" w:cs="Times New Roman"/>
          <w:sz w:val="24"/>
          <w:szCs w:val="24"/>
        </w:rPr>
        <w:t xml:space="preserve"> to evaluate temporal change</w:t>
      </w:r>
      <w:r w:rsidR="00CF097B">
        <w:rPr>
          <w:rFonts w:ascii="Times New Roman" w:eastAsia="Times New Roman" w:hAnsi="Times New Roman" w:cs="Times New Roman"/>
          <w:sz w:val="24"/>
          <w:szCs w:val="24"/>
        </w:rPr>
        <w:t>s</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AF3595">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AF3595" w:rsidRPr="001A5615">
        <w:rPr>
          <w:rFonts w:ascii="Times New Roman" w:eastAsia="Times New Roman" w:hAnsi="Times New Roman" w:cs="Times New Roman"/>
          <w:noProof/>
          <w:sz w:val="24"/>
          <w:szCs w:val="24"/>
        </w:rPr>
        <w:t>(e.g. Larroque et al 2019</w:t>
      </w:r>
      <w:r w:rsidR="000673CD" w:rsidRPr="001A5615">
        <w:rPr>
          <w:rFonts w:ascii="Times New Roman" w:eastAsia="Times New Roman" w:hAnsi="Times New Roman" w:cs="Times New Roman"/>
          <w:noProof/>
          <w:sz w:val="24"/>
          <w:szCs w:val="24"/>
        </w:rPr>
        <w:t>; Segura-García et al., 2019)</w:t>
      </w:r>
      <w:r w:rsidR="000673CD" w:rsidRPr="00295FF4">
        <w:rPr>
          <w:rFonts w:ascii="Times New Roman" w:eastAsia="Times New Roman" w:hAnsi="Times New Roman" w:cs="Times New Roman"/>
          <w:sz w:val="24"/>
          <w:szCs w:val="24"/>
        </w:rPr>
        <w:fldChar w:fldCharType="end"/>
      </w:r>
      <w:r w:rsidR="00E455A2" w:rsidRPr="001A5615">
        <w:rPr>
          <w:rFonts w:ascii="Times New Roman" w:eastAsia="Times New Roman" w:hAnsi="Times New Roman" w:cs="Times New Roman"/>
          <w:sz w:val="24"/>
          <w:szCs w:val="24"/>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r w:rsidR="00E455A2" w:rsidRPr="00295FF4">
        <w:rPr>
          <w:rFonts w:ascii="Times New Roman" w:eastAsia="Times New Roman" w:hAnsi="Times New Roman" w:cs="Times New Roman"/>
          <w:sz w:val="24"/>
          <w:szCs w:val="24"/>
        </w:rPr>
        <w:t>F</w:t>
      </w:r>
      <w:r w:rsidR="00D54E9F">
        <w:rPr>
          <w:rFonts w:ascii="Times New Roman" w:eastAsia="Times New Roman" w:hAnsi="Times New Roman" w:cs="Times New Roman"/>
          <w:sz w:val="24"/>
          <w:szCs w:val="24"/>
          <w:vertAlign w:val="subscript"/>
        </w:rPr>
        <w:t>ST</w:t>
      </w:r>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straightforward</w:t>
      </w:r>
      <w:r w:rsidR="00AF487F">
        <w:rPr>
          <w:rFonts w:ascii="Times New Roman" w:eastAsia="Times New Roman" w:hAnsi="Times New Roman" w:cs="Times New Roman"/>
          <w:sz w:val="24"/>
          <w:szCs w:val="24"/>
        </w:rPr>
        <w:t xml:space="preserve"> </w:t>
      </w:r>
      <w:r w:rsidR="00AF487F" w:rsidRPr="00295FF4">
        <w:rPr>
          <w:rFonts w:ascii="Times New Roman" w:eastAsia="Times New Roman" w:hAnsi="Times New Roman" w:cs="Times New Roman"/>
          <w:sz w:val="24"/>
          <w:szCs w:val="24"/>
        </w:rPr>
        <w:fldChar w:fldCharType="begin" w:fldLock="1"/>
      </w:r>
      <w:r w:rsidR="00AF487F"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487F" w:rsidRPr="00295FF4">
        <w:rPr>
          <w:rFonts w:ascii="Times New Roman" w:eastAsia="Times New Roman" w:hAnsi="Times New Roman" w:cs="Times New Roman"/>
          <w:sz w:val="24"/>
          <w:szCs w:val="24"/>
        </w:rPr>
        <w:fldChar w:fldCharType="separate"/>
      </w:r>
      <w:r w:rsidR="00AF487F" w:rsidRPr="00295FF4">
        <w:rPr>
          <w:rFonts w:ascii="Times New Roman" w:eastAsia="Times New Roman" w:hAnsi="Times New Roman" w:cs="Times New Roman"/>
          <w:noProof/>
          <w:sz w:val="24"/>
          <w:szCs w:val="24"/>
        </w:rPr>
        <w:t>(Bhatia, Patterson, Sankararaman, &amp; Price, 2013)</w:t>
      </w:r>
      <w:r w:rsidR="00AF487F" w:rsidRPr="00295FF4">
        <w:rPr>
          <w:rFonts w:ascii="Times New Roman" w:eastAsia="Times New Roman" w:hAnsi="Times New Roman" w:cs="Times New Roman"/>
          <w:sz w:val="24"/>
          <w:szCs w:val="24"/>
        </w:rPr>
        <w:fldChar w:fldCharType="end"/>
      </w:r>
      <w:r w:rsidR="004A6ACA"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D2058D">
        <w:rPr>
          <w:rFonts w:ascii="Times New Roman" w:eastAsia="Times New Roman" w:hAnsi="Times New Roman" w:cs="Times New Roman"/>
          <w:sz w:val="24"/>
          <w:szCs w:val="24"/>
        </w:rPr>
        <w:t>the additivity of genetic drift</w:t>
      </w:r>
      <w:r w:rsidR="00FF66D6" w:rsidRPr="00295FF4">
        <w:rPr>
          <w:rFonts w:ascii="Times New Roman" w:eastAsia="Times New Roman" w:hAnsi="Times New Roman" w:cs="Times New Roman"/>
          <w:sz w:val="24"/>
          <w:szCs w:val="24"/>
        </w:rPr>
        <w:t xml:space="preserve"> means than genetic differentiation can be associated with both</w:t>
      </w:r>
      <w:r w:rsidR="00F42FFF">
        <w:rPr>
          <w:rFonts w:ascii="Times New Roman" w:eastAsia="Times New Roman" w:hAnsi="Times New Roman" w:cs="Times New Roman"/>
          <w:sz w:val="24"/>
          <w:szCs w:val="24"/>
        </w:rPr>
        <w:t xml:space="preserve"> space and time</w:t>
      </w:r>
      <w:r w:rsidR="00FF66D6"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C27137">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 xml:space="preserve">Detecting </w:t>
      </w:r>
      <w:r w:rsidR="00F320FC" w:rsidRPr="00295FF4">
        <w:rPr>
          <w:rFonts w:ascii="Times New Roman" w:eastAsia="Times New Roman" w:hAnsi="Times New Roman" w:cs="Times New Roman"/>
          <w:sz w:val="24"/>
          <w:szCs w:val="24"/>
        </w:rPr>
        <w:t xml:space="preserve">significant </w:t>
      </w:r>
      <w:r w:rsidR="00D8178E">
        <w:rPr>
          <w:rFonts w:ascii="Times New Roman" w:eastAsia="Times New Roman" w:hAnsi="Times New Roman" w:cs="Times New Roman"/>
          <w:sz w:val="24"/>
          <w:szCs w:val="24"/>
        </w:rPr>
        <w:t xml:space="preserve">population genetic </w:t>
      </w:r>
      <w:r w:rsidR="00F320FC"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D00F0A" w:rsidRPr="00295FF4">
        <w:rPr>
          <w:rFonts w:ascii="Times New Roman" w:eastAsia="Times New Roman" w:hAnsi="Times New Roman" w:cs="Times New Roman"/>
          <w:sz w:val="24"/>
          <w:szCs w:val="24"/>
        </w:rPr>
        <w:t xml:space="preserve">, relative to </w:t>
      </w:r>
      <w:r w:rsidR="00D8178E">
        <w:rPr>
          <w:rFonts w:ascii="Times New Roman" w:eastAsia="Times New Roman" w:hAnsi="Times New Roman" w:cs="Times New Roman"/>
          <w:sz w:val="24"/>
          <w:szCs w:val="24"/>
        </w:rPr>
        <w:t xml:space="preserve">what would be </w:t>
      </w:r>
      <w:r w:rsidR="00D00F0A" w:rsidRPr="00295FF4">
        <w:rPr>
          <w:rFonts w:ascii="Times New Roman" w:eastAsia="Times New Roman" w:hAnsi="Times New Roman" w:cs="Times New Roman"/>
          <w:sz w:val="24"/>
          <w:szCs w:val="24"/>
        </w:rPr>
        <w:t xml:space="preserve">expected </w:t>
      </w:r>
      <w:r w:rsidR="00D8178E">
        <w:rPr>
          <w:rFonts w:ascii="Times New Roman" w:eastAsia="Times New Roman" w:hAnsi="Times New Roman" w:cs="Times New Roman"/>
          <w:sz w:val="24"/>
          <w:szCs w:val="24"/>
        </w:rPr>
        <w:t xml:space="preserve">due to </w:t>
      </w:r>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D8178E">
        <w:rPr>
          <w:rFonts w:ascii="Times New Roman" w:eastAsia="Times New Roman" w:hAnsi="Times New Roman" w:cs="Times New Roman"/>
          <w:sz w:val="24"/>
          <w:szCs w:val="24"/>
        </w:rPr>
        <w:t xml:space="preserve">of </w:t>
      </w:r>
      <w:r w:rsidR="00F320FC" w:rsidRPr="00295FF4">
        <w:rPr>
          <w:rFonts w:ascii="Times New Roman" w:eastAsia="Times New Roman" w:hAnsi="Times New Roman" w:cs="Times New Roman"/>
          <w:sz w:val="24"/>
          <w:szCs w:val="24"/>
        </w:rPr>
        <w:t>genetic data</w:t>
      </w:r>
      <w:r w:rsidR="007C7016">
        <w:rPr>
          <w:rFonts w:ascii="Times New Roman" w:eastAsia="Times New Roman" w:hAnsi="Times New Roman" w:cs="Times New Roman"/>
          <w:sz w:val="24"/>
          <w:szCs w:val="24"/>
        </w:rPr>
        <w:t>,</w:t>
      </w:r>
      <w:r w:rsidR="00F42FFF">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r w:rsidR="00A07FFC">
        <w:rPr>
          <w:rFonts w:ascii="Times New Roman" w:eastAsia="Times New Roman" w:hAnsi="Times New Roman" w:cs="Times New Roman"/>
          <w:sz w:val="24"/>
          <w:szCs w:val="24"/>
        </w:rPr>
        <w:t>.</w:t>
      </w:r>
    </w:p>
    <w:p w14:paraId="2BC3A1E0" w14:textId="4D2419F5" w:rsidR="000E1A78" w:rsidRPr="00295FF4" w:rsidRDefault="004E13A5" w:rsidP="000E06D6">
      <w:pPr>
        <w:spacing w:before="240" w:after="240" w:line="276"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del w:id="99" w:author="Patrick" w:date="2020-07-28T12:16:00Z">
        <w:r w:rsidR="00D8178E" w:rsidDel="0080459E">
          <w:rPr>
            <w:rFonts w:ascii="Times New Roman" w:eastAsia="Times New Roman" w:hAnsi="Times New Roman" w:cs="Times New Roman"/>
            <w:sz w:val="24"/>
            <w:szCs w:val="24"/>
          </w:rPr>
          <w:delText xml:space="preserve">have been </w:delText>
        </w:r>
      </w:del>
      <w:ins w:id="100" w:author="Patrick" w:date="2020-07-28T12:16:00Z">
        <w:r w:rsidR="0080459E">
          <w:rPr>
            <w:rFonts w:ascii="Times New Roman" w:eastAsia="Times New Roman" w:hAnsi="Times New Roman" w:cs="Times New Roman"/>
            <w:sz w:val="24"/>
            <w:szCs w:val="24"/>
          </w:rPr>
          <w:t xml:space="preserve">are </w:t>
        </w:r>
      </w:ins>
      <w:r w:rsidR="00D8178E">
        <w:rPr>
          <w:rFonts w:ascii="Times New Roman" w:eastAsia="Times New Roman" w:hAnsi="Times New Roman" w:cs="Times New Roman"/>
          <w:sz w:val="24"/>
          <w:szCs w:val="24"/>
        </w:rPr>
        <w:t xml:space="preserve">used to </w:t>
      </w:r>
      <w:ins w:id="101" w:author="Patrick" w:date="2020-07-28T12:16:00Z">
        <w:r w:rsidR="0080459E">
          <w:rPr>
            <w:rFonts w:ascii="Times New Roman" w:eastAsia="Times New Roman" w:hAnsi="Times New Roman" w:cs="Times New Roman"/>
            <w:sz w:val="24"/>
            <w:szCs w:val="24"/>
          </w:rPr>
          <w:t xml:space="preserve">quantify and </w:t>
        </w:r>
      </w:ins>
      <w:r w:rsidR="00D8178E">
        <w:rPr>
          <w:rFonts w:ascii="Times New Roman" w:eastAsia="Times New Roman" w:hAnsi="Times New Roman" w:cs="Times New Roman"/>
          <w:sz w:val="24"/>
          <w:szCs w:val="24"/>
        </w:rPr>
        <w:t>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w:t>
      </w:r>
      <w:r w:rsidR="006F4BDE">
        <w:rPr>
          <w:rFonts w:ascii="Times New Roman" w:eastAsia="Times New Roman" w:hAnsi="Times New Roman" w:cs="Times New Roman"/>
          <w:sz w:val="24"/>
          <w:szCs w:val="24"/>
        </w:rPr>
        <w:t xml:space="preserve">ecological </w:t>
      </w:r>
      <w:r w:rsidRPr="00295FF4">
        <w:rPr>
          <w:rFonts w:ascii="Times New Roman" w:eastAsia="Times New Roman" w:hAnsi="Times New Roman" w:cs="Times New Roman"/>
          <w:sz w:val="24"/>
          <w:szCs w:val="24"/>
        </w:rPr>
        <w:t xml:space="preserve">community composition </w:t>
      </w:r>
      <w:r w:rsidR="00C5132F" w:rsidRPr="00295FF4">
        <w:rPr>
          <w:rFonts w:ascii="Times New Roman" w:eastAsia="Times New Roman" w:hAnsi="Times New Roman" w:cs="Times New Roman"/>
          <w:sz w:val="24"/>
          <w:szCs w:val="24"/>
        </w:rPr>
        <w:t>through time</w:t>
      </w:r>
      <w:del w:id="102" w:author="Patrick" w:date="2020-07-28T12:17:00Z">
        <w:r w:rsidRPr="00295FF4" w:rsidDel="0080459E">
          <w:rPr>
            <w:rFonts w:ascii="Times New Roman" w:eastAsia="Times New Roman" w:hAnsi="Times New Roman" w:cs="Times New Roman"/>
            <w:sz w:val="24"/>
            <w:szCs w:val="24"/>
          </w:rPr>
          <w:delText xml:space="preserve">. </w:delText>
        </w:r>
        <w:r w:rsidR="00074A90" w:rsidRPr="00295FF4" w:rsidDel="0080459E">
          <w:rPr>
            <w:rFonts w:ascii="Times New Roman" w:eastAsia="Times New Roman" w:hAnsi="Times New Roman" w:cs="Times New Roman"/>
            <w:sz w:val="24"/>
            <w:szCs w:val="24"/>
          </w:rPr>
          <w:delText>Given the conceptual similarity between the question o</w:delText>
        </w:r>
        <w:r w:rsidR="0003098F" w:rsidRPr="00295FF4" w:rsidDel="0080459E">
          <w:rPr>
            <w:rFonts w:ascii="Times New Roman" w:eastAsia="Times New Roman" w:hAnsi="Times New Roman" w:cs="Times New Roman"/>
            <w:sz w:val="24"/>
            <w:szCs w:val="24"/>
          </w:rPr>
          <w:delText>f how mult</w:delText>
        </w:r>
        <w:r w:rsidR="00074A90" w:rsidRPr="00295FF4" w:rsidDel="0080459E">
          <w:rPr>
            <w:rFonts w:ascii="Times New Roman" w:eastAsia="Times New Roman" w:hAnsi="Times New Roman" w:cs="Times New Roman"/>
            <w:sz w:val="24"/>
            <w:szCs w:val="24"/>
          </w:rPr>
          <w:delText xml:space="preserve">i-species communities </w:delText>
        </w:r>
      </w:del>
      <w:del w:id="103" w:author="Patrick" w:date="2020-07-28T12:12:00Z">
        <w:r w:rsidR="00074A90" w:rsidRPr="00295FF4" w:rsidDel="0080459E">
          <w:rPr>
            <w:rFonts w:ascii="Times New Roman" w:eastAsia="Times New Roman" w:hAnsi="Times New Roman" w:cs="Times New Roman"/>
            <w:sz w:val="24"/>
            <w:szCs w:val="24"/>
          </w:rPr>
          <w:delText>ch</w:delText>
        </w:r>
        <w:r w:rsidR="00AE2814" w:rsidRPr="00295FF4" w:rsidDel="0080459E">
          <w:rPr>
            <w:rFonts w:ascii="Times New Roman" w:eastAsia="Times New Roman" w:hAnsi="Times New Roman" w:cs="Times New Roman"/>
            <w:sz w:val="24"/>
            <w:szCs w:val="24"/>
          </w:rPr>
          <w:delText xml:space="preserve">ange through time </w:delText>
        </w:r>
      </w:del>
      <w:del w:id="104" w:author="Patrick" w:date="2020-07-28T12:17:00Z">
        <w:r w:rsidR="00AE2814" w:rsidRPr="00295FF4" w:rsidDel="0080459E">
          <w:rPr>
            <w:rFonts w:ascii="Times New Roman" w:eastAsia="Times New Roman" w:hAnsi="Times New Roman" w:cs="Times New Roman"/>
            <w:sz w:val="24"/>
            <w:szCs w:val="24"/>
          </w:rPr>
          <w:delText xml:space="preserve">and </w:delText>
        </w:r>
      </w:del>
      <w:del w:id="105" w:author="Patrick" w:date="2020-07-28T12:12:00Z">
        <w:r w:rsidR="00D8178E" w:rsidDel="0080459E">
          <w:rPr>
            <w:rFonts w:ascii="Times New Roman" w:eastAsia="Times New Roman" w:hAnsi="Times New Roman" w:cs="Times New Roman"/>
            <w:sz w:val="24"/>
            <w:szCs w:val="24"/>
          </w:rPr>
          <w:delText xml:space="preserve">how </w:delText>
        </w:r>
      </w:del>
      <w:del w:id="106" w:author="Patrick" w:date="2020-07-28T12:17:00Z">
        <w:r w:rsidR="00074A90" w:rsidRPr="00295FF4" w:rsidDel="0080459E">
          <w:rPr>
            <w:rFonts w:ascii="Times New Roman" w:eastAsia="Times New Roman" w:hAnsi="Times New Roman" w:cs="Times New Roman"/>
            <w:sz w:val="24"/>
            <w:szCs w:val="24"/>
          </w:rPr>
          <w:delText xml:space="preserve">genetic </w:delText>
        </w:r>
      </w:del>
      <w:del w:id="107" w:author="Patrick" w:date="2020-07-28T12:12:00Z">
        <w:r w:rsidR="00D8178E" w:rsidDel="0080459E">
          <w:rPr>
            <w:rFonts w:ascii="Times New Roman" w:eastAsia="Times New Roman" w:hAnsi="Times New Roman" w:cs="Times New Roman"/>
            <w:sz w:val="24"/>
            <w:szCs w:val="24"/>
          </w:rPr>
          <w:delText xml:space="preserve">diversity </w:delText>
        </w:r>
      </w:del>
      <w:del w:id="108" w:author="Patrick" w:date="2020-07-28T12:17:00Z">
        <w:r w:rsidR="00074A90" w:rsidRPr="00295FF4" w:rsidDel="0080459E">
          <w:rPr>
            <w:rFonts w:ascii="Times New Roman" w:eastAsia="Times New Roman" w:hAnsi="Times New Roman" w:cs="Times New Roman"/>
            <w:sz w:val="24"/>
            <w:szCs w:val="24"/>
          </w:rPr>
          <w:delText>change</w:delText>
        </w:r>
        <w:r w:rsidR="00D8178E" w:rsidDel="0080459E">
          <w:rPr>
            <w:rFonts w:ascii="Times New Roman" w:eastAsia="Times New Roman" w:hAnsi="Times New Roman" w:cs="Times New Roman"/>
            <w:sz w:val="24"/>
            <w:szCs w:val="24"/>
          </w:rPr>
          <w:delText>s</w:delText>
        </w:r>
        <w:r w:rsidR="00074A90" w:rsidRPr="00295FF4" w:rsidDel="0080459E">
          <w:rPr>
            <w:rFonts w:ascii="Times New Roman" w:eastAsia="Times New Roman" w:hAnsi="Times New Roman" w:cs="Times New Roman"/>
            <w:sz w:val="24"/>
            <w:szCs w:val="24"/>
          </w:rPr>
          <w:delText xml:space="preserve"> through time, we </w:delText>
        </w:r>
      </w:del>
      <w:del w:id="109" w:author="Patrick" w:date="2020-07-28T12:13:00Z">
        <w:r w:rsidR="006F4BDE" w:rsidDel="0080459E">
          <w:rPr>
            <w:rFonts w:ascii="Times New Roman" w:eastAsia="Times New Roman" w:hAnsi="Times New Roman" w:cs="Times New Roman"/>
            <w:sz w:val="24"/>
            <w:szCs w:val="24"/>
          </w:rPr>
          <w:delText>can assume</w:delText>
        </w:r>
        <w:r w:rsidR="006F4BDE" w:rsidRPr="00295FF4" w:rsidDel="0080459E">
          <w:rPr>
            <w:rFonts w:ascii="Times New Roman" w:eastAsia="Times New Roman" w:hAnsi="Times New Roman" w:cs="Times New Roman"/>
            <w:sz w:val="24"/>
            <w:szCs w:val="24"/>
          </w:rPr>
          <w:delText xml:space="preserve"> </w:delText>
        </w:r>
        <w:r w:rsidR="00074A90" w:rsidRPr="00295FF4" w:rsidDel="0080459E">
          <w:rPr>
            <w:rFonts w:ascii="Times New Roman" w:eastAsia="Times New Roman" w:hAnsi="Times New Roman" w:cs="Times New Roman"/>
            <w:sz w:val="24"/>
            <w:szCs w:val="24"/>
          </w:rPr>
          <w:delText xml:space="preserve">that </w:delText>
        </w:r>
        <w:r w:rsidR="00D157CE" w:rsidDel="0080459E">
          <w:rPr>
            <w:rFonts w:ascii="Times New Roman" w:eastAsia="Times New Roman" w:hAnsi="Times New Roman" w:cs="Times New Roman"/>
            <w:sz w:val="24"/>
            <w:szCs w:val="24"/>
          </w:rPr>
          <w:delText xml:space="preserve">this </w:delText>
        </w:r>
        <w:r w:rsidR="006F4BDE" w:rsidDel="0080459E">
          <w:rPr>
            <w:rFonts w:ascii="Times New Roman" w:eastAsia="Times New Roman" w:hAnsi="Times New Roman" w:cs="Times New Roman"/>
            <w:sz w:val="24"/>
            <w:szCs w:val="24"/>
          </w:rPr>
          <w:delText xml:space="preserve">analysis </w:delText>
        </w:r>
      </w:del>
      <w:del w:id="110" w:author="Patrick" w:date="2020-07-28T12:17:00Z">
        <w:r w:rsidR="006F4BDE" w:rsidDel="0080459E">
          <w:rPr>
            <w:rFonts w:ascii="Times New Roman" w:eastAsia="Times New Roman" w:hAnsi="Times New Roman" w:cs="Times New Roman"/>
            <w:sz w:val="24"/>
            <w:szCs w:val="24"/>
          </w:rPr>
          <w:delText>could</w:delText>
        </w:r>
        <w:r w:rsidR="006F4BDE" w:rsidRPr="00295FF4" w:rsidDel="0080459E">
          <w:rPr>
            <w:rFonts w:ascii="Times New Roman" w:eastAsia="Times New Roman" w:hAnsi="Times New Roman" w:cs="Times New Roman"/>
            <w:sz w:val="24"/>
            <w:szCs w:val="24"/>
          </w:rPr>
          <w:delText xml:space="preserve"> </w:delText>
        </w:r>
        <w:r w:rsidR="00074A90" w:rsidRPr="00295FF4" w:rsidDel="0080459E">
          <w:rPr>
            <w:rFonts w:ascii="Times New Roman" w:eastAsia="Times New Roman" w:hAnsi="Times New Roman" w:cs="Times New Roman"/>
            <w:sz w:val="24"/>
            <w:szCs w:val="24"/>
          </w:rPr>
          <w:delText xml:space="preserve">be </w:delText>
        </w:r>
        <w:r w:rsidR="00D8178E" w:rsidDel="0080459E">
          <w:rPr>
            <w:rFonts w:ascii="Times New Roman" w:eastAsia="Times New Roman" w:hAnsi="Times New Roman" w:cs="Times New Roman"/>
            <w:sz w:val="24"/>
            <w:szCs w:val="24"/>
          </w:rPr>
          <w:delText>applied to spati</w:delText>
        </w:r>
        <w:r w:rsidR="00154844" w:rsidDel="0080459E">
          <w:rPr>
            <w:rFonts w:ascii="Times New Roman" w:eastAsia="Times New Roman" w:hAnsi="Times New Roman" w:cs="Times New Roman"/>
            <w:sz w:val="24"/>
            <w:szCs w:val="24"/>
          </w:rPr>
          <w:delText>o</w:delText>
        </w:r>
        <w:r w:rsidR="00D8178E" w:rsidDel="0080459E">
          <w:rPr>
            <w:rFonts w:ascii="Times New Roman" w:eastAsia="Times New Roman" w:hAnsi="Times New Roman" w:cs="Times New Roman"/>
            <w:sz w:val="24"/>
            <w:szCs w:val="24"/>
          </w:rPr>
          <w:delText xml:space="preserve">-temporal </w:delText>
        </w:r>
      </w:del>
      <w:del w:id="111" w:author="Patrick" w:date="2020-07-28T12:13:00Z">
        <w:r w:rsidR="00074A90" w:rsidRPr="00295FF4" w:rsidDel="0080459E">
          <w:rPr>
            <w:rFonts w:ascii="Times New Roman" w:eastAsia="Times New Roman" w:hAnsi="Times New Roman" w:cs="Times New Roman"/>
            <w:sz w:val="24"/>
            <w:szCs w:val="24"/>
          </w:rPr>
          <w:delText xml:space="preserve">multi-locus </w:delText>
        </w:r>
      </w:del>
      <w:del w:id="112" w:author="Patrick" w:date="2020-07-28T12:17:00Z">
        <w:r w:rsidR="00074A90" w:rsidRPr="00295FF4" w:rsidDel="0080459E">
          <w:rPr>
            <w:rFonts w:ascii="Times New Roman" w:eastAsia="Times New Roman" w:hAnsi="Times New Roman" w:cs="Times New Roman"/>
            <w:sz w:val="24"/>
            <w:szCs w:val="24"/>
          </w:rPr>
          <w:delText xml:space="preserve">genotypic data. </w:delText>
        </w:r>
        <w:r w:rsidRPr="00295FF4" w:rsidDel="0080459E">
          <w:rPr>
            <w:rFonts w:ascii="Times New Roman" w:eastAsia="Times New Roman" w:hAnsi="Times New Roman" w:cs="Times New Roman"/>
            <w:sz w:val="24"/>
            <w:szCs w:val="24"/>
          </w:rPr>
          <w:delText xml:space="preserve">The </w:delText>
        </w:r>
        <w:r w:rsidR="00D8178E" w:rsidDel="0080459E">
          <w:rPr>
            <w:rFonts w:ascii="Times New Roman" w:eastAsia="Times New Roman" w:hAnsi="Times New Roman" w:cs="Times New Roman"/>
            <w:sz w:val="24"/>
            <w:szCs w:val="24"/>
          </w:rPr>
          <w:delText xml:space="preserve">TBI approach quantifies </w:delText>
        </w:r>
        <w:r w:rsidRPr="00295FF4" w:rsidDel="0080459E">
          <w:rPr>
            <w:rFonts w:ascii="Times New Roman" w:eastAsia="Times New Roman" w:hAnsi="Times New Roman" w:cs="Times New Roman"/>
            <w:sz w:val="24"/>
            <w:szCs w:val="24"/>
          </w:rPr>
          <w:delText>temporal change</w:delText>
        </w:r>
        <w:r w:rsidR="006F4BDE" w:rsidDel="0080459E">
          <w:rPr>
            <w:rFonts w:ascii="Times New Roman" w:eastAsia="Times New Roman" w:hAnsi="Times New Roman" w:cs="Times New Roman"/>
            <w:sz w:val="24"/>
            <w:szCs w:val="24"/>
          </w:rPr>
          <w:delText>s</w:delText>
        </w:r>
        <w:r w:rsidRPr="00295FF4" w:rsidDel="0080459E">
          <w:rPr>
            <w:rFonts w:ascii="Times New Roman" w:eastAsia="Times New Roman" w:hAnsi="Times New Roman" w:cs="Times New Roman"/>
            <w:sz w:val="24"/>
            <w:szCs w:val="24"/>
          </w:rPr>
          <w:delText xml:space="preserve"> in sampling site</w:delText>
        </w:r>
        <w:r w:rsidR="00D8178E" w:rsidDel="0080459E">
          <w:rPr>
            <w:rFonts w:ascii="Times New Roman" w:eastAsia="Times New Roman" w:hAnsi="Times New Roman" w:cs="Times New Roman"/>
            <w:sz w:val="24"/>
            <w:szCs w:val="24"/>
          </w:rPr>
          <w:delText>s</w:delText>
        </w:r>
        <w:r w:rsidRPr="00295FF4" w:rsidDel="0080459E">
          <w:rPr>
            <w:rFonts w:ascii="Times New Roman" w:eastAsia="Times New Roman" w:hAnsi="Times New Roman" w:cs="Times New Roman"/>
            <w:sz w:val="24"/>
            <w:szCs w:val="24"/>
          </w:rPr>
          <w:delText xml:space="preserve"> between two </w:delText>
        </w:r>
        <w:r w:rsidR="00D8178E" w:rsidDel="0080459E">
          <w:rPr>
            <w:rFonts w:ascii="Times New Roman" w:eastAsia="Times New Roman" w:hAnsi="Times New Roman" w:cs="Times New Roman"/>
            <w:sz w:val="24"/>
            <w:szCs w:val="24"/>
          </w:rPr>
          <w:delText>points in time</w:delText>
        </w:r>
      </w:del>
      <w:r w:rsidR="00D8178E">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w:t>
      </w:r>
      <w:r w:rsidR="006F4BDE">
        <w:rPr>
          <w:rFonts w:ascii="Times New Roman" w:eastAsia="Times New Roman" w:hAnsi="Times New Roman" w:cs="Times New Roman"/>
          <w:sz w:val="24"/>
          <w:szCs w:val="24"/>
        </w:rPr>
        <w:t xml:space="preserve">simulated </w:t>
      </w:r>
      <w:r w:rsidR="00D01E4D" w:rsidRPr="00295FF4">
        <w:rPr>
          <w:rFonts w:ascii="Times New Roman" w:eastAsia="Times New Roman" w:hAnsi="Times New Roman" w:cs="Times New Roman"/>
          <w:sz w:val="24"/>
          <w:szCs w:val="24"/>
        </w:rPr>
        <w:t xml:space="preserve">community composition data </w:t>
      </w:r>
      <w:r w:rsidR="00D01E4D" w:rsidRPr="00295FF4">
        <w:rPr>
          <w:rFonts w:ascii="Times New Roman" w:eastAsia="Times New Roman" w:hAnsi="Times New Roman" w:cs="Times New Roman"/>
          <w:sz w:val="24"/>
          <w:szCs w:val="24"/>
        </w:rPr>
        <w:fldChar w:fldCharType="begin" w:fldLock="1"/>
      </w:r>
      <w:r w:rsidR="004D4681">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2019)","plainTextFormattedCitation":"(Legendre, 2019)","previouslyFormattedCitation":"(Legendre, 2019)"},"properties":{"noteIndex":0},"schema":"https://github.com/citation-style-language/schema/raw/master/csl-citation.json"}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A61965" w:rsidRPr="00A61965">
        <w:rPr>
          <w:rFonts w:ascii="Times New Roman" w:eastAsia="Times New Roman" w:hAnsi="Times New Roman" w:cs="Times New Roman"/>
          <w:noProof/>
          <w:sz w:val="24"/>
          <w:szCs w:val="24"/>
        </w:rPr>
        <w:t>(Legendre, 2019)</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ins w:id="113" w:author="Patrick" w:date="2020-07-28T12:17:00Z">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 xml:space="preserve">Given the conceptual similarity between the question of how </w:t>
        </w:r>
        <w:r w:rsidR="0080459E">
          <w:rPr>
            <w:rFonts w:ascii="Times New Roman" w:eastAsia="Times New Roman" w:hAnsi="Times New Roman" w:cs="Times New Roman"/>
            <w:sz w:val="24"/>
            <w:szCs w:val="24"/>
          </w:rPr>
          <w:t xml:space="preserve">diversity in </w:t>
        </w:r>
        <w:r w:rsidR="0080459E" w:rsidRPr="00295FF4">
          <w:rPr>
            <w:rFonts w:ascii="Times New Roman" w:eastAsia="Times New Roman" w:hAnsi="Times New Roman" w:cs="Times New Roman"/>
            <w:sz w:val="24"/>
            <w:szCs w:val="24"/>
          </w:rPr>
          <w:t xml:space="preserve">multi-species communities and </w:t>
        </w:r>
        <w:r w:rsidR="0080459E">
          <w:rPr>
            <w:rFonts w:ascii="Times New Roman" w:eastAsia="Times New Roman" w:hAnsi="Times New Roman" w:cs="Times New Roman"/>
            <w:sz w:val="24"/>
            <w:szCs w:val="24"/>
          </w:rPr>
          <w:t xml:space="preserve">multi-locus </w:t>
        </w:r>
        <w:r w:rsidR="0080459E" w:rsidRPr="00295FF4">
          <w:rPr>
            <w:rFonts w:ascii="Times New Roman" w:eastAsia="Times New Roman" w:hAnsi="Times New Roman" w:cs="Times New Roman"/>
            <w:sz w:val="24"/>
            <w:szCs w:val="24"/>
          </w:rPr>
          <w:t xml:space="preserve">genetic </w:t>
        </w:r>
        <w:commentRangeStart w:id="114"/>
        <w:r w:rsidR="0080459E">
          <w:rPr>
            <w:rFonts w:ascii="Times New Roman" w:eastAsia="Times New Roman" w:hAnsi="Times New Roman" w:cs="Times New Roman"/>
            <w:sz w:val="24"/>
            <w:szCs w:val="24"/>
          </w:rPr>
          <w:t>datasets</w:t>
        </w:r>
        <w:commentRangeEnd w:id="114"/>
        <w:r w:rsidR="0080459E">
          <w:rPr>
            <w:rStyle w:val="Marquedecommentaire"/>
          </w:rPr>
          <w:commentReference w:id="114"/>
        </w:r>
        <w:r w:rsidR="0080459E">
          <w:rPr>
            <w:rFonts w:ascii="Times New Roman" w:eastAsia="Times New Roman" w:hAnsi="Times New Roman" w:cs="Times New Roman"/>
            <w:sz w:val="24"/>
            <w:szCs w:val="24"/>
          </w:rPr>
          <w:t xml:space="preserve"> </w:t>
        </w:r>
        <w:r w:rsidR="0080459E" w:rsidRPr="00295FF4">
          <w:rPr>
            <w:rFonts w:ascii="Times New Roman" w:eastAsia="Times New Roman" w:hAnsi="Times New Roman" w:cs="Times New Roman"/>
            <w:sz w:val="24"/>
            <w:szCs w:val="24"/>
          </w:rPr>
          <w:t>change</w:t>
        </w:r>
        <w:r w:rsidR="0080459E">
          <w:rPr>
            <w:rFonts w:ascii="Times New Roman" w:eastAsia="Times New Roman" w:hAnsi="Times New Roman" w:cs="Times New Roman"/>
            <w:sz w:val="24"/>
            <w:szCs w:val="24"/>
          </w:rPr>
          <w:t>s</w:t>
        </w:r>
        <w:r w:rsidR="0080459E" w:rsidRPr="00295FF4">
          <w:rPr>
            <w:rFonts w:ascii="Times New Roman" w:eastAsia="Times New Roman" w:hAnsi="Times New Roman" w:cs="Times New Roman"/>
            <w:sz w:val="24"/>
            <w:szCs w:val="24"/>
          </w:rPr>
          <w:t xml:space="preserve"> through time, we </w:t>
        </w:r>
        <w:r w:rsidR="0080459E">
          <w:rPr>
            <w:rFonts w:ascii="Times New Roman" w:eastAsia="Times New Roman" w:hAnsi="Times New Roman" w:cs="Times New Roman"/>
            <w:sz w:val="24"/>
            <w:szCs w:val="24"/>
          </w:rPr>
          <w:t>sought to determine if TBI could</w:t>
        </w:r>
        <w:r w:rsidR="0080459E" w:rsidRPr="00295FF4">
          <w:rPr>
            <w:rFonts w:ascii="Times New Roman" w:eastAsia="Times New Roman" w:hAnsi="Times New Roman" w:cs="Times New Roman"/>
            <w:sz w:val="24"/>
            <w:szCs w:val="24"/>
          </w:rPr>
          <w:t xml:space="preserve"> be </w:t>
        </w:r>
        <w:r w:rsidR="0080459E">
          <w:rPr>
            <w:rFonts w:ascii="Times New Roman" w:eastAsia="Times New Roman" w:hAnsi="Times New Roman" w:cs="Times New Roman"/>
            <w:sz w:val="24"/>
            <w:szCs w:val="24"/>
          </w:rPr>
          <w:t xml:space="preserve">successfully applied to spatio-temporal </w:t>
        </w:r>
        <w:r w:rsidR="0080459E" w:rsidRPr="00295FF4">
          <w:rPr>
            <w:rFonts w:ascii="Times New Roman" w:eastAsia="Times New Roman" w:hAnsi="Times New Roman" w:cs="Times New Roman"/>
            <w:sz w:val="24"/>
            <w:szCs w:val="24"/>
          </w:rPr>
          <w:t>genotypic data.</w:t>
        </w:r>
      </w:ins>
      <w:ins w:id="115" w:author="Patrick" w:date="2020-07-28T12:25:00Z">
        <w:r w:rsidR="005B5C24">
          <w:rPr>
            <w:rFonts w:ascii="Times New Roman" w:eastAsia="Times New Roman" w:hAnsi="Times New Roman" w:cs="Times New Roman"/>
            <w:sz w:val="24"/>
            <w:szCs w:val="24"/>
          </w:rPr>
          <w:t xml:space="preserve"> We also set out to determine </w:t>
        </w:r>
      </w:ins>
      <w:ins w:id="116" w:author="Patrick" w:date="2020-07-28T12:26:00Z">
        <w:r w:rsidR="005B5C24">
          <w:rPr>
            <w:rFonts w:ascii="Times New Roman" w:eastAsia="Times New Roman" w:hAnsi="Times New Roman" w:cs="Times New Roman"/>
            <w:sz w:val="24"/>
            <w:szCs w:val="24"/>
          </w:rPr>
          <w:t>how different demographic contexts influence the ability of this method to identify historical events.</w:t>
        </w:r>
      </w:ins>
    </w:p>
    <w:p w14:paraId="4A04DFC6" w14:textId="1EE72209" w:rsidR="00AA4E39" w:rsidRPr="00295FF4" w:rsidRDefault="0080459E" w:rsidP="000E06D6">
      <w:pPr>
        <w:spacing w:before="240" w:after="240" w:line="276" w:lineRule="auto"/>
        <w:rPr>
          <w:rFonts w:ascii="Times New Roman" w:eastAsia="Times New Roman" w:hAnsi="Times New Roman" w:cs="Times New Roman"/>
          <w:sz w:val="24"/>
          <w:szCs w:val="24"/>
        </w:rPr>
      </w:pPr>
      <w:ins w:id="117" w:author="Patrick" w:date="2020-07-28T12:18:00Z">
        <w:r>
          <w:rPr>
            <w:rFonts w:ascii="Times New Roman" w:eastAsia="Times New Roman" w:hAnsi="Times New Roman" w:cs="Times New Roman"/>
            <w:sz w:val="24"/>
            <w:szCs w:val="24"/>
          </w:rPr>
          <w:t xml:space="preserve">To address </w:t>
        </w:r>
      </w:ins>
      <w:ins w:id="118" w:author="Patrick" w:date="2020-07-28T12:26:00Z">
        <w:r w:rsidR="005B5C24">
          <w:rPr>
            <w:rFonts w:ascii="Times New Roman" w:eastAsia="Times New Roman" w:hAnsi="Times New Roman" w:cs="Times New Roman"/>
            <w:sz w:val="24"/>
            <w:szCs w:val="24"/>
          </w:rPr>
          <w:t xml:space="preserve">these </w:t>
        </w:r>
      </w:ins>
      <w:ins w:id="119" w:author="Patrick" w:date="2020-07-28T12:18:00Z">
        <w:r>
          <w:rPr>
            <w:rFonts w:ascii="Times New Roman" w:eastAsia="Times New Roman" w:hAnsi="Times New Roman" w:cs="Times New Roman"/>
            <w:sz w:val="24"/>
            <w:szCs w:val="24"/>
          </w:rPr>
          <w:t>question</w:t>
        </w:r>
      </w:ins>
      <w:ins w:id="120" w:author="Patrick" w:date="2020-07-28T12:26:00Z">
        <w:r w:rsidR="005B5C24">
          <w:rPr>
            <w:rFonts w:ascii="Times New Roman" w:eastAsia="Times New Roman" w:hAnsi="Times New Roman" w:cs="Times New Roman"/>
            <w:sz w:val="24"/>
            <w:szCs w:val="24"/>
          </w:rPr>
          <w:t>s</w:t>
        </w:r>
      </w:ins>
      <w:ins w:id="121" w:author="Patrick" w:date="2020-07-28T12:18:00Z">
        <w:r>
          <w:rPr>
            <w:rFonts w:ascii="Times New Roman" w:eastAsia="Times New Roman" w:hAnsi="Times New Roman" w:cs="Times New Roman"/>
            <w:sz w:val="24"/>
            <w:szCs w:val="24"/>
          </w:rPr>
          <w:t xml:space="preserve">, </w:t>
        </w:r>
      </w:ins>
      <w:del w:id="122" w:author="Patrick" w:date="2020-07-28T12:18:00Z">
        <w:r w:rsidR="006F04E2" w:rsidRPr="00295FF4" w:rsidDel="0080459E">
          <w:rPr>
            <w:rFonts w:ascii="Times New Roman" w:eastAsia="Times New Roman" w:hAnsi="Times New Roman" w:cs="Times New Roman"/>
            <w:sz w:val="24"/>
            <w:szCs w:val="24"/>
          </w:rPr>
          <w:delText xml:space="preserve">In this study, </w:delText>
        </w:r>
      </w:del>
      <w:r w:rsidR="006F04E2" w:rsidRPr="00295FF4">
        <w:rPr>
          <w:rFonts w:ascii="Times New Roman" w:eastAsia="Times New Roman" w:hAnsi="Times New Roman" w:cs="Times New Roman"/>
          <w:sz w:val="24"/>
          <w:szCs w:val="24"/>
        </w:rPr>
        <w:t xml:space="preserve">we </w:t>
      </w:r>
      <w:del w:id="123" w:author="Patrick" w:date="2020-07-28T12:18:00Z">
        <w:r w:rsidR="00461C2D" w:rsidDel="0080459E">
          <w:rPr>
            <w:rFonts w:ascii="Times New Roman" w:eastAsia="Times New Roman" w:hAnsi="Times New Roman" w:cs="Times New Roman"/>
            <w:sz w:val="24"/>
            <w:szCs w:val="24"/>
          </w:rPr>
          <w:delText xml:space="preserve">expand </w:delText>
        </w:r>
      </w:del>
      <w:ins w:id="124" w:author="Patrick" w:date="2020-07-28T12:20:00Z">
        <w:r>
          <w:rPr>
            <w:rFonts w:ascii="Times New Roman" w:eastAsia="Times New Roman" w:hAnsi="Times New Roman" w:cs="Times New Roman"/>
            <w:sz w:val="24"/>
            <w:szCs w:val="24"/>
          </w:rPr>
          <w:t xml:space="preserve">extend </w:t>
        </w:r>
      </w:ins>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del w:id="125" w:author="Patrick" w:date="2020-07-28T12:20:00Z">
        <w:r w:rsidR="00461C2D" w:rsidDel="0080459E">
          <w:rPr>
            <w:rFonts w:ascii="Times New Roman" w:eastAsia="Times New Roman" w:hAnsi="Times New Roman" w:cs="Times New Roman"/>
            <w:sz w:val="24"/>
            <w:szCs w:val="24"/>
          </w:rPr>
          <w:delText>appl</w:delText>
        </w:r>
        <w:r w:rsidR="006F4BDE" w:rsidDel="0080459E">
          <w:rPr>
            <w:rFonts w:ascii="Times New Roman" w:eastAsia="Times New Roman" w:hAnsi="Times New Roman" w:cs="Times New Roman"/>
            <w:sz w:val="24"/>
            <w:szCs w:val="24"/>
          </w:rPr>
          <w:delText>y it</w:delText>
        </w:r>
        <w:r w:rsidR="00461C2D" w:rsidDel="0080459E">
          <w:rPr>
            <w:rFonts w:ascii="Times New Roman" w:eastAsia="Times New Roman" w:hAnsi="Times New Roman" w:cs="Times New Roman"/>
            <w:sz w:val="24"/>
            <w:szCs w:val="24"/>
          </w:rPr>
          <w:delText xml:space="preserve"> to </w:delText>
        </w:r>
      </w:del>
      <w:r w:rsidR="00461C2D">
        <w:rPr>
          <w:rFonts w:ascii="Times New Roman" w:eastAsia="Times New Roman" w:hAnsi="Times New Roman" w:cs="Times New Roman"/>
          <w:sz w:val="24"/>
          <w:szCs w:val="24"/>
        </w:rPr>
        <w:t>spat</w:t>
      </w:r>
      <w:r w:rsidR="00D438AC">
        <w:rPr>
          <w:rFonts w:ascii="Times New Roman" w:eastAsia="Times New Roman" w:hAnsi="Times New Roman" w:cs="Times New Roman"/>
          <w:sz w:val="24"/>
          <w:szCs w:val="24"/>
        </w:rPr>
        <w:t>i</w:t>
      </w:r>
      <w:r w:rsidR="0073485F">
        <w:rPr>
          <w:rFonts w:ascii="Times New Roman" w:eastAsia="Times New Roman" w:hAnsi="Times New Roman" w:cs="Times New Roman"/>
          <w:sz w:val="24"/>
          <w:szCs w:val="24"/>
        </w:rPr>
        <w:t>o</w:t>
      </w:r>
      <w:r w:rsidR="006F4BDE">
        <w:rPr>
          <w:rFonts w:ascii="Times New Roman" w:eastAsia="Times New Roman" w:hAnsi="Times New Roman" w:cs="Times New Roman"/>
          <w:sz w:val="24"/>
          <w:szCs w:val="24"/>
        </w:rPr>
        <w:t>-</w:t>
      </w:r>
      <w:r w:rsidR="00461C2D">
        <w:rPr>
          <w:rFonts w:ascii="Times New Roman" w:eastAsia="Times New Roman" w:hAnsi="Times New Roman" w:cs="Times New Roman"/>
          <w:sz w:val="24"/>
          <w:szCs w:val="24"/>
        </w:rPr>
        <w:t>temporal population genetic data. The objective of o</w:t>
      </w:r>
      <w:r w:rsidR="00AE630D">
        <w:rPr>
          <w:rFonts w:ascii="Times New Roman" w:eastAsia="Times New Roman" w:hAnsi="Times New Roman" w:cs="Times New Roman"/>
          <w:sz w:val="24"/>
          <w:szCs w:val="24"/>
        </w:rPr>
        <w:t xml:space="preserve">ur new </w:t>
      </w:r>
      <w:commentRangeStart w:id="126"/>
      <w:r w:rsidR="0073485F">
        <w:rPr>
          <w:rFonts w:ascii="Times New Roman" w:eastAsia="Times New Roman" w:hAnsi="Times New Roman" w:cs="Times New Roman"/>
          <w:sz w:val="24"/>
          <w:szCs w:val="24"/>
        </w:rPr>
        <w:t>analysis</w:t>
      </w:r>
      <w:commentRangeEnd w:id="126"/>
      <w:r>
        <w:rPr>
          <w:rStyle w:val="Marquedecommentaire"/>
        </w:rPr>
        <w:commentReference w:id="126"/>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del w:id="127" w:author="Patrick" w:date="2020-07-28T12:21:00Z">
        <w:r w:rsidR="00BF391B" w:rsidRPr="00295FF4" w:rsidDel="0080459E">
          <w:rPr>
            <w:rFonts w:ascii="Times New Roman" w:eastAsia="Times New Roman" w:hAnsi="Times New Roman" w:cs="Times New Roman"/>
            <w:sz w:val="24"/>
            <w:szCs w:val="24"/>
          </w:rPr>
          <w:delText>quantify and statistically assess</w:delText>
        </w:r>
      </w:del>
      <w:ins w:id="128" w:author="Patrick" w:date="2020-07-28T12:21:00Z">
        <w:r>
          <w:rPr>
            <w:rFonts w:ascii="Times New Roman" w:eastAsia="Times New Roman" w:hAnsi="Times New Roman" w:cs="Times New Roman"/>
            <w:sz w:val="24"/>
            <w:szCs w:val="24"/>
          </w:rPr>
          <w:t xml:space="preserve">identify significant </w:t>
        </w:r>
      </w:ins>
      <w:del w:id="129" w:author="Patrick" w:date="2020-07-28T12:21:00Z">
        <w:r w:rsidR="00BF391B" w:rsidRPr="00295FF4" w:rsidDel="0080459E">
          <w:rPr>
            <w:rFonts w:ascii="Times New Roman" w:eastAsia="Times New Roman" w:hAnsi="Times New Roman" w:cs="Times New Roman"/>
            <w:sz w:val="24"/>
            <w:szCs w:val="24"/>
          </w:rPr>
          <w:delText xml:space="preserve"> </w:delText>
        </w:r>
      </w:del>
      <w:r w:rsidR="00BF391B" w:rsidRPr="00295FF4">
        <w:rPr>
          <w:rFonts w:ascii="Times New Roman" w:eastAsia="Times New Roman" w:hAnsi="Times New Roman" w:cs="Times New Roman"/>
          <w:sz w:val="24"/>
          <w:szCs w:val="24"/>
        </w:rPr>
        <w:t xml:space="preserve">temporal variation in spatial genetic </w:t>
      </w:r>
      <w:r w:rsidR="0003098F" w:rsidRPr="00295FF4">
        <w:rPr>
          <w:rFonts w:ascii="Times New Roman" w:eastAsia="Times New Roman" w:hAnsi="Times New Roman" w:cs="Times New Roman"/>
          <w:sz w:val="24"/>
          <w:szCs w:val="24"/>
        </w:rPr>
        <w:t>diversity</w:t>
      </w:r>
      <w:ins w:id="130" w:author="Patrick" w:date="2020-07-28T12:19:00Z">
        <w:r>
          <w:rPr>
            <w:rFonts w:ascii="Times New Roman" w:eastAsia="Times New Roman" w:hAnsi="Times New Roman" w:cs="Times New Roman"/>
            <w:sz w:val="24"/>
            <w:szCs w:val="24"/>
          </w:rPr>
          <w:t xml:space="preserve"> </w:t>
        </w:r>
      </w:ins>
      <w:ins w:id="131" w:author="Patrick" w:date="2020-07-28T12:21:00Z">
        <w:r>
          <w:rPr>
            <w:rFonts w:ascii="Times New Roman" w:eastAsia="Times New Roman" w:hAnsi="Times New Roman" w:cs="Times New Roman"/>
            <w:sz w:val="24"/>
            <w:szCs w:val="24"/>
          </w:rPr>
          <w:t xml:space="preserve">with which one can </w:t>
        </w:r>
      </w:ins>
      <w:del w:id="132" w:author="Patrick" w:date="2020-07-28T12:19:00Z">
        <w:r w:rsidR="004E13A5" w:rsidRPr="00295FF4" w:rsidDel="0080459E">
          <w:rPr>
            <w:rFonts w:ascii="Times New Roman" w:eastAsia="Times New Roman" w:hAnsi="Times New Roman" w:cs="Times New Roman"/>
            <w:sz w:val="24"/>
            <w:szCs w:val="24"/>
          </w:rPr>
          <w:delText xml:space="preserve">. </w:delText>
        </w:r>
        <w:r w:rsidR="00BF391B" w:rsidRPr="00295FF4" w:rsidDel="0080459E">
          <w:rPr>
            <w:rFonts w:ascii="Times New Roman" w:eastAsia="Times New Roman" w:hAnsi="Times New Roman" w:cs="Times New Roman"/>
            <w:sz w:val="24"/>
            <w:szCs w:val="24"/>
          </w:rPr>
          <w:delText>Q</w:delText>
        </w:r>
        <w:r w:rsidR="004E13A5" w:rsidRPr="00295FF4" w:rsidDel="0080459E">
          <w:rPr>
            <w:rFonts w:ascii="Times New Roman" w:eastAsia="Times New Roman" w:hAnsi="Times New Roman" w:cs="Times New Roman"/>
            <w:sz w:val="24"/>
            <w:szCs w:val="24"/>
          </w:rPr>
          <w:delText>uantifying relative temporal genetic change</w:delText>
        </w:r>
        <w:r w:rsidR="00BF391B" w:rsidRPr="00295FF4" w:rsidDel="0080459E">
          <w:rPr>
            <w:rFonts w:ascii="Times New Roman" w:eastAsia="Times New Roman" w:hAnsi="Times New Roman" w:cs="Times New Roman"/>
            <w:sz w:val="24"/>
            <w:szCs w:val="24"/>
          </w:rPr>
          <w:delText xml:space="preserve"> among locations will </w:delText>
        </w:r>
        <w:r w:rsidR="00074A90" w:rsidRPr="00295FF4" w:rsidDel="0080459E">
          <w:rPr>
            <w:rFonts w:ascii="Times New Roman" w:eastAsia="Times New Roman" w:hAnsi="Times New Roman" w:cs="Times New Roman"/>
            <w:sz w:val="24"/>
            <w:szCs w:val="24"/>
          </w:rPr>
          <w:delText xml:space="preserve">allow us to </w:delText>
        </w:r>
      </w:del>
      <w:r w:rsidR="00074A90" w:rsidRPr="00295FF4">
        <w:rPr>
          <w:rFonts w:ascii="Times New Roman" w:eastAsia="Times New Roman" w:hAnsi="Times New Roman" w:cs="Times New Roman"/>
          <w:sz w:val="24"/>
          <w:szCs w:val="24"/>
        </w:rPr>
        <w:t xml:space="preserve">infer </w:t>
      </w:r>
      <w:r w:rsidR="00033B96">
        <w:rPr>
          <w:rFonts w:ascii="Times New Roman" w:eastAsia="Times New Roman" w:hAnsi="Times New Roman" w:cs="Times New Roman"/>
          <w:sz w:val="24"/>
          <w:szCs w:val="24"/>
        </w:rPr>
        <w:t>the existence</w:t>
      </w:r>
      <w:ins w:id="133" w:author="Patrick" w:date="2020-07-28T12:24:00Z">
        <w:r w:rsidR="005B5C24">
          <w:rPr>
            <w:rFonts w:ascii="Times New Roman" w:eastAsia="Times New Roman" w:hAnsi="Times New Roman" w:cs="Times New Roman"/>
            <w:sz w:val="24"/>
            <w:szCs w:val="24"/>
          </w:rPr>
          <w:t>, strength,</w:t>
        </w:r>
      </w:ins>
      <w:r w:rsidR="00033B96">
        <w:rPr>
          <w:rFonts w:ascii="Times New Roman" w:eastAsia="Times New Roman" w:hAnsi="Times New Roman" w:cs="Times New Roman"/>
          <w:sz w:val="24"/>
          <w:szCs w:val="24"/>
        </w:rPr>
        <w:t xml:space="preserve"> </w:t>
      </w:r>
      <w:commentRangeStart w:id="134"/>
      <w:ins w:id="135" w:author="Patrick" w:date="2020-07-28T12:19:00Z">
        <w:r>
          <w:rPr>
            <w:rFonts w:ascii="Times New Roman" w:eastAsia="Times New Roman" w:hAnsi="Times New Roman" w:cs="Times New Roman"/>
            <w:sz w:val="24"/>
            <w:szCs w:val="24"/>
          </w:rPr>
          <w:t>and timing</w:t>
        </w:r>
        <w:commentRangeEnd w:id="134"/>
        <w:r>
          <w:rPr>
            <w:rStyle w:val="Marquedecommentaire"/>
          </w:rPr>
          <w:commentReference w:id="134"/>
        </w:r>
        <w:r>
          <w:rPr>
            <w:rFonts w:ascii="Times New Roman" w:eastAsia="Times New Roman" w:hAnsi="Times New Roman" w:cs="Times New Roman"/>
            <w:sz w:val="24"/>
            <w:szCs w:val="24"/>
          </w:rPr>
          <w:t xml:space="preserve"> </w:t>
        </w:r>
      </w:ins>
      <w:r w:rsidR="00033B96">
        <w:rPr>
          <w:rFonts w:ascii="Times New Roman" w:eastAsia="Times New Roman" w:hAnsi="Times New Roman" w:cs="Times New Roman"/>
          <w:sz w:val="24"/>
          <w:szCs w:val="24"/>
        </w:rPr>
        <w:t xml:space="preserve">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ins w:id="136" w:author="Patrick" w:date="2020-07-28T12:22:00Z">
        <w:r w:rsidR="005B5C24">
          <w:rPr>
            <w:rFonts w:ascii="Times New Roman" w:eastAsia="Times New Roman" w:hAnsi="Times New Roman" w:cs="Times New Roman"/>
            <w:sz w:val="24"/>
            <w:szCs w:val="24"/>
          </w:rPr>
          <w:t xml:space="preserve"> </w:t>
        </w:r>
        <w:commentRangeStart w:id="137"/>
        <w:r w:rsidR="005B5C24">
          <w:rPr>
            <w:rFonts w:ascii="Times New Roman" w:eastAsia="Times New Roman" w:hAnsi="Times New Roman" w:cs="Times New Roman"/>
            <w:sz w:val="24"/>
            <w:szCs w:val="24"/>
          </w:rPr>
          <w:t xml:space="preserve">using relatively information-poor </w:t>
        </w:r>
      </w:ins>
      <w:del w:id="138" w:author="Patrick" w:date="2020-07-28T12:22:00Z">
        <w:r w:rsidR="00461C2D" w:rsidDel="0080459E">
          <w:rPr>
            <w:rFonts w:ascii="Times New Roman" w:eastAsia="Times New Roman" w:hAnsi="Times New Roman" w:cs="Times New Roman"/>
            <w:sz w:val="24"/>
            <w:szCs w:val="24"/>
          </w:rPr>
          <w:delText xml:space="preserve"> and</w:delText>
        </w:r>
        <w:r w:rsidR="00F05BC1" w:rsidDel="0080459E">
          <w:rPr>
            <w:rFonts w:ascii="Times New Roman" w:eastAsia="Times New Roman" w:hAnsi="Times New Roman" w:cs="Times New Roman"/>
            <w:sz w:val="24"/>
            <w:szCs w:val="24"/>
          </w:rPr>
          <w:delText xml:space="preserve"> </w:delText>
        </w:r>
        <w:r w:rsidR="00F05BC1" w:rsidDel="005B5C24">
          <w:rPr>
            <w:rFonts w:ascii="Times New Roman" w:eastAsia="Times New Roman" w:hAnsi="Times New Roman" w:cs="Times New Roman"/>
            <w:sz w:val="24"/>
            <w:szCs w:val="24"/>
          </w:rPr>
          <w:delText>provide</w:delText>
        </w:r>
        <w:r w:rsidR="00A35D40" w:rsidDel="005B5C24">
          <w:rPr>
            <w:rFonts w:ascii="Times New Roman" w:eastAsia="Times New Roman" w:hAnsi="Times New Roman" w:cs="Times New Roman"/>
            <w:sz w:val="24"/>
            <w:szCs w:val="24"/>
          </w:rPr>
          <w:delText xml:space="preserve"> sensible </w:delText>
        </w:r>
        <w:r w:rsidR="00F05BC1" w:rsidDel="005B5C24">
          <w:rPr>
            <w:rFonts w:ascii="Times New Roman" w:eastAsia="Times New Roman" w:hAnsi="Times New Roman" w:cs="Times New Roman"/>
            <w:sz w:val="24"/>
            <w:szCs w:val="24"/>
          </w:rPr>
          <w:delText>information</w:delText>
        </w:r>
        <w:r w:rsidR="00D60D2C" w:rsidDel="005B5C24">
          <w:rPr>
            <w:rFonts w:ascii="Times New Roman" w:eastAsia="Times New Roman" w:hAnsi="Times New Roman" w:cs="Times New Roman"/>
            <w:sz w:val="24"/>
            <w:szCs w:val="24"/>
          </w:rPr>
          <w:delText xml:space="preserve"> </w:delText>
        </w:r>
        <w:r w:rsidR="004A6CE0" w:rsidDel="005B5C24">
          <w:rPr>
            <w:rFonts w:ascii="Times New Roman" w:eastAsia="Times New Roman" w:hAnsi="Times New Roman" w:cs="Times New Roman"/>
            <w:sz w:val="24"/>
            <w:szCs w:val="24"/>
          </w:rPr>
          <w:delText xml:space="preserve">extracted from </w:delText>
        </w:r>
      </w:del>
      <w:r w:rsidR="004A6CE0">
        <w:rPr>
          <w:rFonts w:ascii="Times New Roman" w:eastAsia="Times New Roman" w:hAnsi="Times New Roman" w:cs="Times New Roman"/>
          <w:sz w:val="24"/>
          <w:szCs w:val="24"/>
        </w:rPr>
        <w:t>genetic data</w:t>
      </w:r>
      <w:commentRangeEnd w:id="137"/>
      <w:r w:rsidR="005B5C24">
        <w:rPr>
          <w:rStyle w:val="Marquedecommentaire"/>
        </w:rPr>
        <w:commentReference w:id="137"/>
      </w:r>
      <w:del w:id="139" w:author="Patrick" w:date="2020-07-28T12:22:00Z">
        <w:r w:rsidR="004A6CE0" w:rsidDel="005B5C24">
          <w:rPr>
            <w:rFonts w:ascii="Times New Roman" w:eastAsia="Times New Roman" w:hAnsi="Times New Roman" w:cs="Times New Roman"/>
            <w:sz w:val="24"/>
            <w:szCs w:val="24"/>
          </w:rPr>
          <w:delText xml:space="preserve"> through</w:delText>
        </w:r>
        <w:r w:rsidR="000752B5" w:rsidDel="005B5C24">
          <w:rPr>
            <w:rFonts w:ascii="Times New Roman" w:eastAsia="Times New Roman" w:hAnsi="Times New Roman" w:cs="Times New Roman"/>
            <w:sz w:val="24"/>
            <w:szCs w:val="24"/>
          </w:rPr>
          <w:delText xml:space="preserve"> assumption-light and purpose-designed tests </w:delText>
        </w:r>
        <w:r w:rsidR="00F05BC1" w:rsidDel="005B5C24">
          <w:rPr>
            <w:rFonts w:ascii="Times New Roman" w:eastAsia="Times New Roman" w:hAnsi="Times New Roman" w:cs="Times New Roman"/>
            <w:sz w:val="24"/>
            <w:szCs w:val="24"/>
          </w:rPr>
          <w:delText>to policymakers and managers</w:delText>
        </w:r>
        <w:r w:rsidR="000752B5" w:rsidDel="005B5C24">
          <w:rPr>
            <w:rFonts w:ascii="Times New Roman" w:eastAsia="Times New Roman" w:hAnsi="Times New Roman" w:cs="Times New Roman"/>
            <w:sz w:val="24"/>
            <w:szCs w:val="24"/>
          </w:rPr>
          <w:delText xml:space="preserve">, regardless of the </w:delText>
        </w:r>
        <w:r w:rsidR="00867C10" w:rsidDel="005B5C24">
          <w:rPr>
            <w:rFonts w:ascii="Times New Roman" w:eastAsia="Times New Roman" w:hAnsi="Times New Roman" w:cs="Times New Roman"/>
            <w:sz w:val="24"/>
            <w:szCs w:val="24"/>
          </w:rPr>
          <w:delText>availability</w:delText>
        </w:r>
        <w:r w:rsidR="000752B5" w:rsidDel="005B5C24">
          <w:rPr>
            <w:rFonts w:ascii="Times New Roman" w:eastAsia="Times New Roman" w:hAnsi="Times New Roman" w:cs="Times New Roman"/>
            <w:sz w:val="24"/>
            <w:szCs w:val="24"/>
          </w:rPr>
          <w:delText xml:space="preserve"> of </w:delText>
        </w:r>
        <w:r w:rsidR="0073485F" w:rsidDel="005B5C24">
          <w:rPr>
            <w:rFonts w:ascii="Times New Roman" w:eastAsia="Times New Roman" w:hAnsi="Times New Roman" w:cs="Times New Roman"/>
            <w:sz w:val="24"/>
            <w:szCs w:val="24"/>
          </w:rPr>
          <w:delText xml:space="preserve">very </w:delText>
        </w:r>
        <w:r w:rsidR="00867C10" w:rsidDel="005B5C24">
          <w:rPr>
            <w:rFonts w:ascii="Times New Roman" w:eastAsia="Times New Roman" w:hAnsi="Times New Roman" w:cs="Times New Roman"/>
            <w:sz w:val="24"/>
            <w:szCs w:val="24"/>
          </w:rPr>
          <w:delText>large</w:delText>
        </w:r>
        <w:r w:rsidR="00A35D40" w:rsidDel="005B5C24">
          <w:rPr>
            <w:rFonts w:ascii="Times New Roman" w:eastAsia="Times New Roman" w:hAnsi="Times New Roman" w:cs="Times New Roman"/>
            <w:sz w:val="24"/>
            <w:szCs w:val="24"/>
          </w:rPr>
          <w:delText xml:space="preserve"> genetic dataset</w:delText>
        </w:r>
        <w:r w:rsidR="00867C10" w:rsidDel="005B5C24">
          <w:rPr>
            <w:rFonts w:ascii="Times New Roman" w:eastAsia="Times New Roman" w:hAnsi="Times New Roman" w:cs="Times New Roman"/>
            <w:sz w:val="24"/>
            <w:szCs w:val="24"/>
          </w:rPr>
          <w:delText>s</w:delText>
        </w:r>
      </w:del>
      <w:r w:rsidR="00D60D2C">
        <w:rPr>
          <w:rFonts w:ascii="Times New Roman" w:eastAsia="Times New Roman" w:hAnsi="Times New Roman" w:cs="Times New Roman"/>
          <w:sz w:val="24"/>
          <w:szCs w:val="24"/>
        </w:rPr>
        <w:t>.</w:t>
      </w:r>
      <w:r w:rsidR="00BF391B" w:rsidRPr="00295FF4">
        <w:rPr>
          <w:rFonts w:ascii="Times New Roman" w:eastAsia="Times New Roman" w:hAnsi="Times New Roman" w:cs="Times New Roman"/>
          <w:sz w:val="24"/>
          <w:szCs w:val="24"/>
        </w:rPr>
        <w:t xml:space="preserve"> </w:t>
      </w:r>
      <w:del w:id="140" w:author="Patrick" w:date="2020-07-28T12:24:00Z">
        <w:r w:rsidR="00BF391B" w:rsidRPr="00295FF4" w:rsidDel="005B5C24">
          <w:rPr>
            <w:rFonts w:ascii="Times New Roman" w:eastAsia="Times New Roman" w:hAnsi="Times New Roman" w:cs="Times New Roman"/>
            <w:sz w:val="24"/>
            <w:szCs w:val="24"/>
          </w:rPr>
          <w:delText xml:space="preserve">Persisting </w:delText>
        </w:r>
        <w:r w:rsidR="001A5222" w:rsidRPr="00295FF4" w:rsidDel="005B5C24">
          <w:rPr>
            <w:rFonts w:ascii="Times New Roman" w:eastAsia="Times New Roman" w:hAnsi="Times New Roman" w:cs="Times New Roman"/>
            <w:sz w:val="24"/>
            <w:szCs w:val="24"/>
          </w:rPr>
          <w:delText>spatial legacies in genetic diversity</w:delText>
        </w:r>
        <w:r w:rsidR="00BF391B" w:rsidRPr="00295FF4" w:rsidDel="005B5C24">
          <w:rPr>
            <w:rFonts w:ascii="Times New Roman" w:eastAsia="Times New Roman" w:hAnsi="Times New Roman" w:cs="Times New Roman"/>
            <w:sz w:val="24"/>
            <w:szCs w:val="24"/>
          </w:rPr>
          <w:delText xml:space="preserve"> can also be used to identify sites that were most strongly impacted by previous demographic </w:delText>
        </w:r>
        <w:r w:rsidR="001A5222" w:rsidRPr="00295FF4" w:rsidDel="005B5C24">
          <w:rPr>
            <w:rFonts w:ascii="Times New Roman" w:eastAsia="Times New Roman" w:hAnsi="Times New Roman" w:cs="Times New Roman"/>
            <w:sz w:val="24"/>
            <w:szCs w:val="24"/>
          </w:rPr>
          <w:delText>event</w:delText>
        </w:r>
        <w:r w:rsidR="00BF391B" w:rsidRPr="00295FF4" w:rsidDel="005B5C24">
          <w:rPr>
            <w:rFonts w:ascii="Times New Roman" w:eastAsia="Times New Roman" w:hAnsi="Times New Roman" w:cs="Times New Roman"/>
            <w:sz w:val="24"/>
            <w:szCs w:val="24"/>
          </w:rPr>
          <w:delText>s</w:delText>
        </w:r>
        <w:r w:rsidR="001A5222" w:rsidRPr="00295FF4" w:rsidDel="005B5C24">
          <w:rPr>
            <w:rFonts w:ascii="Times New Roman" w:eastAsia="Times New Roman" w:hAnsi="Times New Roman" w:cs="Times New Roman"/>
            <w:sz w:val="24"/>
            <w:szCs w:val="24"/>
          </w:rPr>
          <w:delText xml:space="preserve">. </w:delText>
        </w:r>
      </w:del>
      <w:r w:rsidR="00A93089">
        <w:rPr>
          <w:rFonts w:ascii="Times New Roman" w:eastAsia="Times New Roman" w:hAnsi="Times New Roman" w:cs="Times New Roman"/>
          <w:sz w:val="24"/>
          <w:szCs w:val="24"/>
        </w:rPr>
        <w:t>We</w:t>
      </w:r>
      <w:r w:rsidR="00A93089"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demonstrate the effectiveness and applicability of the approach</w:t>
      </w:r>
      <w:r w:rsidR="00A93089">
        <w:rPr>
          <w:rFonts w:ascii="Times New Roman" w:eastAsia="Times New Roman" w:hAnsi="Times New Roman" w:cs="Times New Roman"/>
          <w:sz w:val="24"/>
          <w:szCs w:val="24"/>
        </w:rPr>
        <w:t xml:space="preserve"> using simulated genetic data ge</w:t>
      </w:r>
      <w:r w:rsidR="00A07FFC">
        <w:rPr>
          <w:rFonts w:ascii="Times New Roman" w:eastAsia="Times New Roman" w:hAnsi="Times New Roman" w:cs="Times New Roman"/>
          <w:sz w:val="24"/>
          <w:szCs w:val="24"/>
        </w:rPr>
        <w:t>nerated using a</w:t>
      </w:r>
      <w:r w:rsidR="00841510" w:rsidRPr="00295FF4">
        <w:rPr>
          <w:rFonts w:ascii="Times New Roman" w:eastAsia="Times New Roman" w:hAnsi="Times New Roman" w:cs="Times New Roman"/>
          <w:sz w:val="24"/>
          <w:szCs w:val="24"/>
        </w:rPr>
        <w:t xml:space="preserve"> </w:t>
      </w:r>
      <w:r w:rsidR="001A5222" w:rsidRPr="00295FF4">
        <w:rPr>
          <w:rFonts w:ascii="Times New Roman" w:eastAsia="Times New Roman" w:hAnsi="Times New Roman" w:cs="Times New Roman"/>
          <w:sz w:val="24"/>
          <w:szCs w:val="24"/>
        </w:rPr>
        <w:t xml:space="preserve">spatially-explicit </w:t>
      </w:r>
      <w:r w:rsidR="00A93089">
        <w:rPr>
          <w:rFonts w:ascii="Times New Roman" w:eastAsia="Times New Roman" w:hAnsi="Times New Roman" w:cs="Times New Roman"/>
          <w:sz w:val="24"/>
          <w:szCs w:val="24"/>
        </w:rPr>
        <w:t>demo-genetic</w:t>
      </w:r>
      <w:r w:rsidR="001A5222" w:rsidRPr="00295FF4">
        <w:rPr>
          <w:rFonts w:ascii="Times New Roman" w:eastAsia="Times New Roman" w:hAnsi="Times New Roman" w:cs="Times New Roman"/>
          <w:sz w:val="24"/>
          <w:szCs w:val="24"/>
        </w:rPr>
        <w:t xml:space="preserve">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B922D5">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2017)","manualFormatting":"(CDMetaPOP; 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w:t>
      </w:r>
      <w:r w:rsidR="00B922D5" w:rsidRPr="00B922D5">
        <w:rPr>
          <w:rFonts w:ascii="Times New Roman" w:eastAsia="Times New Roman" w:hAnsi="Times New Roman" w:cs="Times New Roman"/>
          <w:i/>
          <w:noProof/>
          <w:sz w:val="24"/>
          <w:szCs w:val="24"/>
        </w:rPr>
        <w:t>CDMetaPOP</w:t>
      </w:r>
      <w:r w:rsidR="00A93089">
        <w:rPr>
          <w:rFonts w:ascii="Times New Roman" w:eastAsia="Times New Roman" w:hAnsi="Times New Roman" w:cs="Times New Roman"/>
          <w:noProof/>
          <w:sz w:val="24"/>
          <w:szCs w:val="24"/>
        </w:rPr>
        <w:t xml:space="preserve">; </w:t>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A93089">
        <w:rPr>
          <w:rFonts w:ascii="Times New Roman" w:eastAsia="Times New Roman" w:hAnsi="Times New Roman" w:cs="Times New Roman"/>
          <w:sz w:val="24"/>
          <w:szCs w:val="24"/>
        </w:rPr>
        <w:t xml:space="preserve">Our general approach was to simulate 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AF3595">
        <w:rPr>
          <w:rFonts w:ascii="Times New Roman" w:eastAsia="Times New Roman" w:hAnsi="Times New Roman" w:cs="Times New Roman"/>
          <w:sz w:val="24"/>
          <w:szCs w:val="24"/>
        </w:rPr>
        <w:t>a</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non-selective demographic change</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CE0FF0">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of our populations</w:t>
      </w:r>
      <w:r w:rsidR="00461C2D">
        <w:rPr>
          <w:rFonts w:ascii="Times New Roman" w:eastAsia="Times New Roman" w:hAnsi="Times New Roman" w:cs="Times New Roman"/>
          <w:sz w:val="24"/>
          <w:szCs w:val="24"/>
        </w:rPr>
        <w:t xml:space="preserve"> under </w:t>
      </w:r>
      <w:r w:rsidR="00A93089">
        <w:rPr>
          <w:rFonts w:ascii="Times New Roman" w:eastAsia="Times New Roman" w:hAnsi="Times New Roman" w:cs="Times New Roman"/>
          <w:sz w:val="24"/>
          <w:szCs w:val="24"/>
        </w:rPr>
        <w:t xml:space="preserve">these </w:t>
      </w:r>
      <w:r w:rsidR="00461C2D">
        <w:rPr>
          <w:rFonts w:ascii="Times New Roman" w:eastAsia="Times New Roman" w:hAnsi="Times New Roman" w:cs="Times New Roman"/>
          <w:sz w:val="24"/>
          <w:szCs w:val="24"/>
        </w:rPr>
        <w:t xml:space="preserve">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lastRenderedPageBreak/>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w:t>
      </w:r>
      <w:r w:rsidR="00A93089">
        <w:rPr>
          <w:rFonts w:ascii="Times New Roman" w:eastAsia="Times New Roman" w:hAnsi="Times New Roman" w:cs="Times New Roman"/>
          <w:sz w:val="24"/>
          <w:szCs w:val="24"/>
        </w:rPr>
        <w:t xml:space="preserve">by </w:t>
      </w:r>
      <w:r w:rsidR="00931038" w:rsidRPr="00295FF4">
        <w:rPr>
          <w:rFonts w:ascii="Times New Roman" w:eastAsia="Times New Roman" w:hAnsi="Times New Roman" w:cs="Times New Roman"/>
          <w:sz w:val="24"/>
          <w:szCs w:val="24"/>
        </w:rPr>
        <w:t>a demographic event</w:t>
      </w:r>
      <w:r w:rsidR="00A93089">
        <w:rPr>
          <w:rFonts w:ascii="Times New Roman" w:eastAsia="Times New Roman" w:hAnsi="Times New Roman" w:cs="Times New Roman"/>
          <w:sz w:val="24"/>
          <w:szCs w:val="24"/>
        </w:rPr>
        <w:t xml:space="preserve"> (i.e., spatial extent)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w:t>
      </w:r>
      <w:r w:rsidR="00B22380">
        <w:rPr>
          <w:rFonts w:ascii="Times New Roman" w:eastAsia="Times New Roman" w:hAnsi="Times New Roman" w:cs="Times New Roman"/>
          <w:sz w:val="24"/>
          <w:szCs w:val="24"/>
        </w:rPr>
        <w:t xml:space="preserve">our </w:t>
      </w:r>
      <w:r w:rsidR="00A93089">
        <w:rPr>
          <w:rFonts w:ascii="Times New Roman" w:eastAsia="Times New Roman" w:hAnsi="Times New Roman" w:cs="Times New Roman"/>
          <w:sz w:val="24"/>
          <w:szCs w:val="24"/>
        </w:rPr>
        <w:t xml:space="preserve">capacity to detect significant </w:t>
      </w:r>
      <w:r w:rsidR="00DA5888" w:rsidRPr="00295FF4">
        <w:rPr>
          <w:rFonts w:ascii="Times New Roman" w:eastAsia="Times New Roman" w:hAnsi="Times New Roman" w:cs="Times New Roman"/>
          <w:sz w:val="24"/>
          <w:szCs w:val="24"/>
        </w:rPr>
        <w:t>temporal variation in genetic diversity.</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Performance was quantified using standard false positive/negative rates binary classification</w:t>
      </w:r>
      <w:r w:rsidR="00A93089">
        <w:rPr>
          <w:rFonts w:ascii="Times New Roman" w:eastAsia="Times New Roman" w:hAnsi="Times New Roman" w:cs="Times New Roman"/>
          <w:sz w:val="24"/>
          <w:szCs w:val="24"/>
        </w:rPr>
        <w:t xml:space="preserve"> </w:t>
      </w:r>
      <w:r w:rsidR="00A07FFC">
        <w:rPr>
          <w:rFonts w:ascii="Times New Roman" w:eastAsia="Times New Roman" w:hAnsi="Times New Roman" w:cs="Times New Roman"/>
          <w:sz w:val="24"/>
          <w:szCs w:val="24"/>
        </w:rPr>
        <w:fldChar w:fldCharType="begin" w:fldLock="1"/>
      </w:r>
      <w:r w:rsidR="00C37D52">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A07FFC">
        <w:rPr>
          <w:rFonts w:ascii="Times New Roman" w:eastAsia="Times New Roman" w:hAnsi="Times New Roman" w:cs="Times New Roman"/>
          <w:sz w:val="24"/>
          <w:szCs w:val="24"/>
        </w:rPr>
        <w:fldChar w:fldCharType="separate"/>
      </w:r>
      <w:r w:rsidR="00A07FFC" w:rsidRPr="00A07FFC">
        <w:rPr>
          <w:rFonts w:ascii="Times New Roman" w:eastAsia="Times New Roman" w:hAnsi="Times New Roman" w:cs="Times New Roman"/>
          <w:noProof/>
          <w:sz w:val="24"/>
          <w:szCs w:val="24"/>
        </w:rPr>
        <w:t>(Legendre &amp; Legendre, 2012)</w:t>
      </w:r>
      <w:r w:rsidR="00A07FFC">
        <w:rPr>
          <w:rFonts w:ascii="Times New Roman" w:eastAsia="Times New Roman" w:hAnsi="Times New Roman" w:cs="Times New Roman"/>
          <w:sz w:val="24"/>
          <w:szCs w:val="24"/>
        </w:rPr>
        <w:fldChar w:fldCharType="end"/>
      </w:r>
      <w:r w:rsidR="00523484" w:rsidRPr="00295FF4">
        <w:rPr>
          <w:rFonts w:ascii="Times New Roman" w:eastAsia="Times New Roman" w:hAnsi="Times New Roman" w:cs="Times New Roman"/>
          <w:sz w:val="24"/>
          <w:szCs w:val="24"/>
        </w:rPr>
        <w:t xml:space="preserve">.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 xml:space="preserve">predict that the longer the time between </w:t>
      </w:r>
      <w:r w:rsidR="00A93089">
        <w:rPr>
          <w:rFonts w:ascii="Times New Roman" w:eastAsia="Times New Roman" w:hAnsi="Times New Roman" w:cs="Times New Roman"/>
          <w:sz w:val="24"/>
          <w:szCs w:val="24"/>
        </w:rPr>
        <w:t xml:space="preserve">successive </w:t>
      </w:r>
      <w:r w:rsidR="00276516" w:rsidRPr="00295FF4">
        <w:rPr>
          <w:rFonts w:ascii="Times New Roman" w:eastAsia="Times New Roman" w:hAnsi="Times New Roman" w:cs="Times New Roman"/>
          <w:sz w:val="24"/>
          <w:szCs w:val="24"/>
        </w:rPr>
        <w:t>sampling,</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w:t>
      </w:r>
      <w:r w:rsidR="00B22380">
        <w:rPr>
          <w:rFonts w:ascii="Times New Roman" w:eastAsia="Times New Roman" w:hAnsi="Times New Roman" w:cs="Times New Roman"/>
          <w:sz w:val="24"/>
          <w:szCs w:val="24"/>
        </w:rPr>
        <w:t>n a demographic event occurred.</w:t>
      </w:r>
      <w:r w:rsidR="002268C5">
        <w:rPr>
          <w:rFonts w:ascii="Times New Roman" w:eastAsia="Times New Roman" w:hAnsi="Times New Roman" w:cs="Times New Roman"/>
          <w:sz w:val="24"/>
          <w:szCs w:val="24"/>
        </w:rPr>
        <w:t xml:space="preserve"> Finally, we illustrate our approach by applying it to a real genetic dataset and compare our results with </w:t>
      </w:r>
      <w:commentRangeStart w:id="141"/>
      <w:r w:rsidR="002268C5">
        <w:rPr>
          <w:rFonts w:ascii="Times New Roman" w:eastAsia="Times New Roman" w:hAnsi="Times New Roman" w:cs="Times New Roman"/>
          <w:sz w:val="24"/>
          <w:szCs w:val="24"/>
        </w:rPr>
        <w:t>earlier indirect analyses</w:t>
      </w:r>
      <w:commentRangeEnd w:id="141"/>
      <w:r w:rsidR="005B5C24">
        <w:rPr>
          <w:rStyle w:val="Marquedecommentaire"/>
        </w:rPr>
        <w:commentReference w:id="141"/>
      </w:r>
      <w:r w:rsidR="002268C5">
        <w:rPr>
          <w:rFonts w:ascii="Times New Roman" w:eastAsia="Times New Roman" w:hAnsi="Times New Roman" w:cs="Times New Roman"/>
          <w:sz w:val="24"/>
          <w:szCs w:val="24"/>
        </w:rPr>
        <w:t>.</w:t>
      </w:r>
    </w:p>
    <w:p w14:paraId="6382A033" w14:textId="77777777" w:rsidR="00AA4E39" w:rsidRPr="0007763B" w:rsidRDefault="00AA4E39" w:rsidP="000E06D6">
      <w:pPr>
        <w:spacing w:before="240" w:after="240" w:line="276" w:lineRule="auto"/>
        <w:rPr>
          <w:rFonts w:ascii="Times New Roman" w:eastAsia="Times New Roman" w:hAnsi="Times New Roman" w:cs="Times New Roman"/>
          <w:sz w:val="24"/>
          <w:szCs w:val="24"/>
        </w:rPr>
      </w:pPr>
    </w:p>
    <w:p w14:paraId="7FD0975B" w14:textId="283FBF36" w:rsidR="004E13A5" w:rsidRDefault="004E13A5" w:rsidP="000E06D6">
      <w:pPr>
        <w:spacing w:before="240" w:after="240" w:line="276"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0E06D6">
      <w:pPr>
        <w:spacing w:before="240"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p>
    <w:p w14:paraId="6F257F59" w14:textId="1F678FEE" w:rsidR="007D68AE" w:rsidRDefault="00131E2F">
      <w:pPr>
        <w:rPr>
          <w:rFonts w:ascii="Times New Roman" w:eastAsia="Times New Roman" w:hAnsi="Times New Roman" w:cs="Times New Roman"/>
          <w:sz w:val="24"/>
          <w:szCs w:val="24"/>
          <w:lang w:val="en-GB"/>
        </w:rPr>
        <w:pPrChange w:id="142" w:author="Patrick" w:date="2020-07-28T12:37:00Z">
          <w:pPr>
            <w:spacing w:before="240" w:after="240" w:line="276" w:lineRule="auto"/>
          </w:pPr>
        </w:pPrChange>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w:t>
      </w:r>
      <w:r w:rsidR="003854C0">
        <w:rPr>
          <w:rFonts w:ascii="Times New Roman" w:eastAsia="Times New Roman" w:hAnsi="Times New Roman" w:cs="Times New Roman"/>
          <w:sz w:val="24"/>
          <w:szCs w:val="24"/>
          <w:lang w:val="en-GB"/>
        </w:rPr>
        <w:t xml:space="preserve"> </w:t>
      </w:r>
      <w:commentRangeStart w:id="143"/>
      <w:r w:rsidR="003854C0">
        <w:rPr>
          <w:rFonts w:ascii="Times New Roman" w:eastAsia="Times New Roman" w:hAnsi="Times New Roman" w:cs="Times New Roman"/>
          <w:sz w:val="24"/>
          <w:szCs w:val="24"/>
          <w:lang w:val="en-GB"/>
        </w:rPr>
        <w:t>(see Legendre &amp; Legendre 2012 for an overview</w:t>
      </w:r>
      <w:r w:rsidR="004D4681">
        <w:rPr>
          <w:rFonts w:ascii="Times New Roman" w:eastAsia="Times New Roman" w:hAnsi="Times New Roman" w:cs="Times New Roman"/>
          <w:sz w:val="24"/>
          <w:szCs w:val="24"/>
          <w:lang w:val="en-GB"/>
        </w:rPr>
        <w:t xml:space="preserve"> of available dissimilarities</w:t>
      </w:r>
      <w:r w:rsidR="00045E93">
        <w:rPr>
          <w:rFonts w:ascii="Times New Roman" w:eastAsia="Times New Roman" w:hAnsi="Times New Roman" w:cs="Times New Roman"/>
          <w:sz w:val="24"/>
          <w:szCs w:val="24"/>
          <w:lang w:val="en-GB"/>
        </w:rPr>
        <w:t xml:space="preserve">, and </w:t>
      </w:r>
      <w:r w:rsidR="008726B1">
        <w:rPr>
          <w:rFonts w:ascii="Times New Roman" w:eastAsia="Times New Roman" w:hAnsi="Times New Roman" w:cs="Times New Roman"/>
          <w:sz w:val="24"/>
          <w:szCs w:val="24"/>
          <w:lang w:val="en-GB"/>
        </w:rPr>
        <w:fldChar w:fldCharType="begin" w:fldLock="1"/>
      </w:r>
      <w:r w:rsidR="00A40866">
        <w:rPr>
          <w:rFonts w:ascii="Times New Roman" w:eastAsia="Times New Roman" w:hAnsi="Times New Roman" w:cs="Times New Roman"/>
          <w:sz w:val="24"/>
          <w:szCs w:val="24"/>
          <w:lang w:val="en-GB"/>
        </w:rPr>
        <w:instrText>ADDIN CSL_CITATION {"citationItems":[{"id":"ITEM-1","itemData":{"DOI":"10.1111/ele.12141","ISSN":"1461023X","abstract":"Beta diversity can be measured in different ways. Among these, the total variance of the community data table Y can be used as an estimate of beta diversity. We show how the total variance of Y can be calculated either directly or through a dissimilarity matrix obtained using any dissimilarity index deemed appropriate for pairwise comparisons of community composition data. We addressed the question of which index to use by coding 16 indices using 14 properties that are necessary for beta assessment, comparability among data sets, sampling issues and ordination. Our comparison analysis classified the coefficients under study into five types, three of which are appropriate for beta diversity assessment. Our approach links the concept of beta diversity with the analysis of community data by commonly used methods like ordination and anova. Total beta can be partitioned into Species Contributions (SCBD: degree of variation of individual species across the study area) and Local Contributions (LCBD: comparative indicators of the ecological uniqueness of the sites) to Beta Diversity. Moreover, total beta can be broken up into within- and among-group components by manova, into orthogonal axes by ordination, into spatial scales by eigenfunction analysis or among explanatory data sets by variation partitioning.","author":[{"dropping-particle":"","family":"Legendre","given":"Pierre","non-dropping-particle":"","parse-names":false,"suffix":""},{"dropping-particle":"","family":"Cáceres","given":"Miquel","non-dropping-particle":"De","parse-names":false,"suffix":""}],"container-title":"Ecology Letters","id":"ITEM-1","issue":"8","issued":{"date-parts":[["2013"]]},"page":"951-963","title":"Beta diversity as the variance of community data: Dissimilarity coefficients and partitioning","type":"article-journal","volume":"16"},"uris":["http://www.mendeley.com/documents/?uuid=3740870f-b1f6-4aae-b656-00a16fb06b34"]}],"mendeley":{"formattedCitation":"(Legendre &amp; De Cáceres, 2013)","manualFormatting":"Legendre &amp; De Cáceres, 2013","plainTextFormattedCitation":"(Legendre &amp; De Cáceres, 2013)","previouslyFormattedCitation":"(Legendre &amp; De Cáceres, 2013)"},"properties":{"noteIndex":0},"schema":"https://github.com/citation-style-language/schema/raw/master/csl-citation.json"}</w:instrText>
      </w:r>
      <w:r w:rsidR="008726B1">
        <w:rPr>
          <w:rFonts w:ascii="Times New Roman" w:eastAsia="Times New Roman" w:hAnsi="Times New Roman" w:cs="Times New Roman"/>
          <w:sz w:val="24"/>
          <w:szCs w:val="24"/>
          <w:lang w:val="en-GB"/>
        </w:rPr>
        <w:fldChar w:fldCharType="separate"/>
      </w:r>
      <w:r w:rsidR="008726B1" w:rsidRPr="008726B1">
        <w:rPr>
          <w:rFonts w:ascii="Times New Roman" w:eastAsia="Times New Roman" w:hAnsi="Times New Roman" w:cs="Times New Roman"/>
          <w:noProof/>
          <w:sz w:val="24"/>
          <w:szCs w:val="24"/>
          <w:lang w:val="en-GB"/>
        </w:rPr>
        <w:t>Legendre &amp; De Cáceres, 2013</w:t>
      </w:r>
      <w:r w:rsidR="008726B1">
        <w:rPr>
          <w:rFonts w:ascii="Times New Roman" w:eastAsia="Times New Roman" w:hAnsi="Times New Roman" w:cs="Times New Roman"/>
          <w:sz w:val="24"/>
          <w:szCs w:val="24"/>
          <w:lang w:val="en-GB"/>
        </w:rPr>
        <w:fldChar w:fldCharType="end"/>
      </w:r>
      <w:r w:rsidR="008726B1">
        <w:rPr>
          <w:rFonts w:ascii="Times New Roman" w:eastAsia="Times New Roman" w:hAnsi="Times New Roman" w:cs="Times New Roman"/>
          <w:sz w:val="24"/>
          <w:szCs w:val="24"/>
          <w:lang w:val="en-GB"/>
        </w:rPr>
        <w:t xml:space="preserve"> </w:t>
      </w:r>
      <w:r w:rsidR="00045E93">
        <w:rPr>
          <w:rFonts w:ascii="Times New Roman" w:eastAsia="Times New Roman" w:hAnsi="Times New Roman" w:cs="Times New Roman"/>
          <w:sz w:val="24"/>
          <w:szCs w:val="24"/>
          <w:lang w:val="en-GB"/>
        </w:rPr>
        <w:t>for criteria to determine the indices that are appropriate for beta diversity studies</w:t>
      </w:r>
      <w:r w:rsidR="003854C0">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w:t>
      </w:r>
      <w:commentRangeEnd w:id="143"/>
      <w:r w:rsidR="005B5C24">
        <w:rPr>
          <w:rStyle w:val="Marquedecommentaire"/>
        </w:rPr>
        <w:commentReference w:id="143"/>
      </w:r>
      <w:r w:rsidR="002F53A6">
        <w:rPr>
          <w:rFonts w:ascii="Times New Roman" w:eastAsia="Times New Roman" w:hAnsi="Times New Roman" w:cs="Times New Roman"/>
          <w:sz w:val="24"/>
          <w:szCs w:val="24"/>
          <w:lang w:val="en-GB"/>
        </w:rPr>
        <w:t xml:space="preserve">between </w:t>
      </w:r>
      <w:r w:rsidR="00713536">
        <w:rPr>
          <w:rFonts w:ascii="Times New Roman" w:eastAsia="Times New Roman" w:hAnsi="Times New Roman" w:cs="Times New Roman"/>
          <w:sz w:val="24"/>
          <w:szCs w:val="24"/>
          <w:lang w:val="en-GB"/>
        </w:rPr>
        <w:t xml:space="preserve">the data sampled at two different times at </w:t>
      </w:r>
      <w:commentRangeStart w:id="144"/>
      <w:r w:rsidR="00713536">
        <w:rPr>
          <w:rFonts w:ascii="Times New Roman" w:eastAsia="Times New Roman" w:hAnsi="Times New Roman" w:cs="Times New Roman"/>
          <w:sz w:val="24"/>
          <w:szCs w:val="24"/>
          <w:lang w:val="en-GB"/>
        </w:rPr>
        <w:t>each site</w:t>
      </w:r>
      <w:commentRangeEnd w:id="144"/>
      <w:r w:rsidR="005B5C24">
        <w:rPr>
          <w:rStyle w:val="Marquedecommentaire"/>
        </w:rPr>
        <w:commentReference w:id="144"/>
      </w:r>
      <w:r w:rsidR="004D4681">
        <w:rPr>
          <w:rFonts w:ascii="Times New Roman" w:eastAsia="Times New Roman" w:hAnsi="Times New Roman" w:cs="Times New Roman"/>
          <w:sz w:val="24"/>
          <w:szCs w:val="24"/>
          <w:lang w:val="en-GB"/>
        </w:rPr>
        <w:t>,</w:t>
      </w:r>
      <w:r w:rsidR="002F53A6">
        <w:rPr>
          <w:rFonts w:ascii="Times New Roman" w:eastAsia="Times New Roman" w:hAnsi="Times New Roman" w:cs="Times New Roman"/>
          <w:sz w:val="24"/>
          <w:szCs w:val="24"/>
          <w:lang w:val="en-GB"/>
        </w:rPr>
        <w:t xml:space="preserve"> and testing the significance </w:t>
      </w:r>
      <w:r w:rsidR="00713536">
        <w:rPr>
          <w:rFonts w:ascii="Times New Roman" w:eastAsia="Times New Roman" w:hAnsi="Times New Roman" w:cs="Times New Roman"/>
          <w:sz w:val="24"/>
          <w:szCs w:val="24"/>
          <w:lang w:val="en-GB"/>
        </w:rPr>
        <w:t xml:space="preserve">of these indices </w:t>
      </w:r>
      <w:r w:rsidR="002F53A6">
        <w:rPr>
          <w:rFonts w:ascii="Times New Roman" w:eastAsia="Times New Roman" w:hAnsi="Times New Roman" w:cs="Times New Roman"/>
          <w:sz w:val="24"/>
          <w:szCs w:val="24"/>
          <w:lang w:val="en-GB"/>
        </w:rPr>
        <w:t xml:space="preserve">through </w:t>
      </w:r>
      <w:r w:rsidR="00713536">
        <w:rPr>
          <w:rFonts w:ascii="Times New Roman" w:eastAsia="Times New Roman" w:hAnsi="Times New Roman" w:cs="Times New Roman"/>
          <w:sz w:val="24"/>
          <w:szCs w:val="24"/>
          <w:lang w:val="en-GB"/>
        </w:rPr>
        <w:t xml:space="preserve">simultaneous </w:t>
      </w:r>
      <w:r w:rsidR="002F53A6">
        <w:rPr>
          <w:rFonts w:ascii="Times New Roman" w:eastAsia="Times New Roman" w:hAnsi="Times New Roman" w:cs="Times New Roman"/>
          <w:sz w:val="24"/>
          <w:szCs w:val="24"/>
          <w:lang w:val="en-GB"/>
        </w:rPr>
        <w:t xml:space="preserve">permutations of the </w:t>
      </w:r>
      <w:r w:rsidR="00713536">
        <w:rPr>
          <w:rFonts w:ascii="Times New Roman" w:eastAsia="Times New Roman" w:hAnsi="Times New Roman" w:cs="Times New Roman"/>
          <w:sz w:val="24"/>
          <w:szCs w:val="24"/>
          <w:lang w:val="en-GB"/>
        </w:rPr>
        <w:t xml:space="preserve">two </w:t>
      </w:r>
      <w:r w:rsidR="002F53A6">
        <w:rPr>
          <w:rFonts w:ascii="Times New Roman" w:eastAsia="Times New Roman" w:hAnsi="Times New Roman" w:cs="Times New Roman"/>
          <w:sz w:val="24"/>
          <w:szCs w:val="24"/>
          <w:lang w:val="en-GB"/>
        </w:rPr>
        <w:t>site-</w:t>
      </w:r>
      <w:r w:rsidR="00713536">
        <w:rPr>
          <w:rFonts w:ascii="Times New Roman" w:eastAsia="Times New Roman" w:hAnsi="Times New Roman" w:cs="Times New Roman"/>
          <w:sz w:val="24"/>
          <w:szCs w:val="24"/>
          <w:lang w:val="en-GB"/>
        </w:rPr>
        <w:t>by-</w:t>
      </w:r>
      <w:r w:rsidR="002F53A6">
        <w:rPr>
          <w:rFonts w:ascii="Times New Roman" w:eastAsia="Times New Roman" w:hAnsi="Times New Roman" w:cs="Times New Roman"/>
          <w:sz w:val="24"/>
          <w:szCs w:val="24"/>
          <w:lang w:val="en-GB"/>
        </w:rPr>
        <w:t xml:space="preserve">species input matrices. </w:t>
      </w:r>
      <w:ins w:id="145" w:author="Patrick" w:date="2020-07-28T12:37:00Z">
        <w:r w:rsidR="00D63CAD">
          <w:rPr>
            <w:rFonts w:ascii="Times New Roman" w:eastAsia="Times New Roman" w:hAnsi="Times New Roman" w:cs="Times New Roman"/>
            <w:sz w:val="24"/>
            <w:szCs w:val="24"/>
            <w:lang w:val="en-GB"/>
          </w:rPr>
          <w:t xml:space="preserve">In extending TBI to TGI, we used genetic distances calculated from site-level </w:t>
        </w:r>
        <w:commentRangeStart w:id="146"/>
        <w:r w:rsidR="00D63CAD">
          <w:rPr>
            <w:rFonts w:ascii="Times New Roman" w:eastAsia="Times New Roman" w:hAnsi="Times New Roman" w:cs="Times New Roman"/>
            <w:sz w:val="24"/>
            <w:szCs w:val="24"/>
            <w:lang w:val="en-GB"/>
          </w:rPr>
          <w:t xml:space="preserve">genotype frequency data </w:t>
        </w:r>
        <w:commentRangeEnd w:id="146"/>
        <w:r w:rsidR="00D63CAD">
          <w:rPr>
            <w:rStyle w:val="Marquedecommentaire"/>
          </w:rPr>
          <w:commentReference w:id="146"/>
        </w:r>
        <w:r w:rsidR="00D63CAD">
          <w:rPr>
            <w:rFonts w:ascii="Times New Roman" w:eastAsia="Times New Roman" w:hAnsi="Times New Roman" w:cs="Times New Roman"/>
            <w:sz w:val="24"/>
            <w:szCs w:val="24"/>
            <w:lang w:val="en-GB"/>
          </w:rPr>
          <w:t>instead of community dissimilarities to compare the two different sample times.</w:t>
        </w:r>
        <w:r w:rsidR="00D63CAD" w:rsidDel="00D63CAD">
          <w:rPr>
            <w:rFonts w:ascii="Times New Roman" w:eastAsia="Times New Roman" w:hAnsi="Times New Roman" w:cs="Times New Roman"/>
            <w:sz w:val="24"/>
            <w:szCs w:val="24"/>
            <w:lang w:val="en-GB"/>
          </w:rPr>
          <w:t xml:space="preserve"> </w:t>
        </w:r>
      </w:ins>
      <w:del w:id="147" w:author="Patrick" w:date="2020-07-28T12:37:00Z">
        <w:r w:rsidR="00A84ED9" w:rsidDel="00D63CAD">
          <w:rPr>
            <w:rFonts w:ascii="Times New Roman" w:eastAsia="Times New Roman" w:hAnsi="Times New Roman" w:cs="Times New Roman"/>
            <w:sz w:val="24"/>
            <w:szCs w:val="24"/>
            <w:lang w:val="en-GB"/>
          </w:rPr>
          <w:delText xml:space="preserve">In extending TBI to </w:delText>
        </w:r>
        <w:r w:rsidR="002F53A6" w:rsidDel="00D63CAD">
          <w:rPr>
            <w:rFonts w:ascii="Times New Roman" w:eastAsia="Times New Roman" w:hAnsi="Times New Roman" w:cs="Times New Roman"/>
            <w:sz w:val="24"/>
            <w:szCs w:val="24"/>
            <w:lang w:val="en-GB"/>
          </w:rPr>
          <w:delText>TGI</w:delText>
        </w:r>
        <w:r w:rsidR="004441A5" w:rsidDel="00D63CAD">
          <w:rPr>
            <w:rFonts w:ascii="Times New Roman" w:eastAsia="Times New Roman" w:hAnsi="Times New Roman" w:cs="Times New Roman"/>
            <w:sz w:val="24"/>
            <w:szCs w:val="24"/>
            <w:lang w:val="en-GB"/>
          </w:rPr>
          <w:delText>,</w:delText>
        </w:r>
        <w:r w:rsidR="002F53A6" w:rsidDel="00D63CAD">
          <w:rPr>
            <w:rFonts w:ascii="Times New Roman" w:eastAsia="Times New Roman" w:hAnsi="Times New Roman" w:cs="Times New Roman"/>
            <w:sz w:val="24"/>
            <w:szCs w:val="24"/>
            <w:lang w:val="en-GB"/>
          </w:rPr>
          <w:delText xml:space="preserve"> we considered population-level genotype frequency matrices as input </w:delText>
        </w:r>
        <w:r w:rsidR="00A277A6" w:rsidDel="00D63CAD">
          <w:rPr>
            <w:rFonts w:ascii="Times New Roman" w:eastAsia="Times New Roman" w:hAnsi="Times New Roman" w:cs="Times New Roman"/>
            <w:sz w:val="24"/>
            <w:szCs w:val="24"/>
            <w:lang w:val="en-GB"/>
          </w:rPr>
          <w:delText xml:space="preserve">and </w:delText>
        </w:r>
        <w:r w:rsidR="006368E7" w:rsidDel="00D63CAD">
          <w:rPr>
            <w:rFonts w:ascii="Times New Roman" w:eastAsia="Times New Roman" w:hAnsi="Times New Roman" w:cs="Times New Roman"/>
            <w:sz w:val="24"/>
            <w:szCs w:val="24"/>
            <w:lang w:val="en-GB"/>
          </w:rPr>
          <w:delText xml:space="preserve">used </w:delText>
        </w:r>
        <w:r w:rsidR="00713536" w:rsidDel="00D63CAD">
          <w:rPr>
            <w:rFonts w:ascii="Times New Roman" w:eastAsia="Times New Roman" w:hAnsi="Times New Roman" w:cs="Times New Roman"/>
            <w:sz w:val="24"/>
            <w:szCs w:val="24"/>
            <w:lang w:val="en-GB"/>
          </w:rPr>
          <w:delText xml:space="preserve">as dissimilarity the </w:delText>
        </w:r>
        <w:r w:rsidR="006368E7" w:rsidDel="00D63CAD">
          <w:rPr>
            <w:rFonts w:ascii="Times New Roman" w:eastAsia="Times New Roman" w:hAnsi="Times New Roman" w:cs="Times New Roman"/>
            <w:sz w:val="24"/>
            <w:szCs w:val="24"/>
            <w:lang w:val="en-GB"/>
          </w:rPr>
          <w:delText>genetic distances</w:delText>
        </w:r>
        <w:r w:rsidR="00A277A6" w:rsidDel="00D63CAD">
          <w:rPr>
            <w:rFonts w:ascii="Times New Roman" w:eastAsia="Times New Roman" w:hAnsi="Times New Roman" w:cs="Times New Roman"/>
            <w:sz w:val="24"/>
            <w:szCs w:val="24"/>
            <w:lang w:val="en-GB"/>
          </w:rPr>
          <w:delText xml:space="preserve"> </w:delText>
        </w:r>
        <w:r w:rsidR="00713536" w:rsidDel="00D63CAD">
          <w:rPr>
            <w:rFonts w:ascii="Times New Roman" w:eastAsia="Times New Roman" w:hAnsi="Times New Roman" w:cs="Times New Roman"/>
            <w:sz w:val="24"/>
            <w:szCs w:val="24"/>
            <w:lang w:val="en-GB"/>
          </w:rPr>
          <w:delText xml:space="preserve">that measure the </w:delText>
        </w:r>
        <w:r w:rsidR="00A277A6" w:rsidDel="00D63CAD">
          <w:rPr>
            <w:rFonts w:ascii="Times New Roman" w:eastAsia="Times New Roman" w:hAnsi="Times New Roman" w:cs="Times New Roman"/>
            <w:sz w:val="24"/>
            <w:szCs w:val="24"/>
            <w:lang w:val="en-GB"/>
          </w:rPr>
          <w:delText xml:space="preserve">genetic separation </w:delText>
        </w:r>
        <w:r w:rsidR="00713536" w:rsidDel="00D63CAD">
          <w:rPr>
            <w:rFonts w:ascii="Times New Roman" w:eastAsia="Times New Roman" w:hAnsi="Times New Roman" w:cs="Times New Roman"/>
            <w:sz w:val="24"/>
            <w:szCs w:val="24"/>
            <w:lang w:val="en-GB"/>
          </w:rPr>
          <w:delText xml:space="preserve">between populations </w:delText>
        </w:r>
        <w:r w:rsidR="00A277A6" w:rsidDel="00D63CAD">
          <w:rPr>
            <w:rFonts w:ascii="Times New Roman" w:eastAsia="Times New Roman" w:hAnsi="Times New Roman" w:cs="Times New Roman"/>
            <w:sz w:val="24"/>
            <w:szCs w:val="24"/>
            <w:lang w:val="en-GB"/>
          </w:rPr>
          <w:delText xml:space="preserve">sampled </w:delText>
        </w:r>
        <w:r w:rsidR="00713536" w:rsidDel="00D63CAD">
          <w:rPr>
            <w:rFonts w:ascii="Times New Roman" w:eastAsia="Times New Roman" w:hAnsi="Times New Roman" w:cs="Times New Roman"/>
            <w:sz w:val="24"/>
            <w:szCs w:val="24"/>
            <w:lang w:val="en-GB"/>
          </w:rPr>
          <w:delText xml:space="preserve">at two </w:delText>
        </w:r>
        <w:r w:rsidR="004F3DEA" w:rsidDel="00D63CAD">
          <w:rPr>
            <w:rFonts w:ascii="Times New Roman" w:eastAsia="Times New Roman" w:hAnsi="Times New Roman" w:cs="Times New Roman"/>
            <w:sz w:val="24"/>
            <w:szCs w:val="24"/>
            <w:lang w:val="en-GB"/>
          </w:rPr>
          <w:delText xml:space="preserve">different </w:delText>
        </w:r>
        <w:r w:rsidR="00713536" w:rsidDel="00D63CAD">
          <w:rPr>
            <w:rFonts w:ascii="Times New Roman" w:eastAsia="Times New Roman" w:hAnsi="Times New Roman" w:cs="Times New Roman"/>
            <w:sz w:val="24"/>
            <w:szCs w:val="24"/>
            <w:lang w:val="en-GB"/>
          </w:rPr>
          <w:delText xml:space="preserve">times, </w:delText>
        </w:r>
        <w:r w:rsidR="00A277A6" w:rsidDel="00D63CAD">
          <w:rPr>
            <w:rFonts w:ascii="Times New Roman" w:eastAsia="Times New Roman" w:hAnsi="Times New Roman" w:cs="Times New Roman"/>
            <w:sz w:val="24"/>
            <w:szCs w:val="24"/>
            <w:lang w:val="en-GB"/>
          </w:rPr>
          <w:delText>based on some geometrical and evolutionary assumptions</w:delText>
        </w:r>
        <w:r w:rsidR="000B3F8B" w:rsidDel="00D63CAD">
          <w:rPr>
            <w:rFonts w:ascii="Times New Roman" w:eastAsia="Times New Roman" w:hAnsi="Times New Roman" w:cs="Times New Roman"/>
            <w:sz w:val="24"/>
            <w:szCs w:val="24"/>
            <w:lang w:val="en-GB"/>
          </w:rPr>
          <w:delText xml:space="preserve"> </w:delText>
        </w:r>
      </w:del>
      <w:r w:rsidR="000B3F8B">
        <w:rPr>
          <w:rFonts w:ascii="Times New Roman" w:eastAsia="Times New Roman" w:hAnsi="Times New Roman" w:cs="Times New Roman"/>
          <w:sz w:val="24"/>
          <w:szCs w:val="24"/>
          <w:lang w:val="en-GB"/>
        </w:rPr>
        <w:t xml:space="preserve">(Fig. 1 </w:t>
      </w:r>
      <w:commentRangeStart w:id="148"/>
      <w:r w:rsidR="000B3F8B">
        <w:rPr>
          <w:rFonts w:ascii="Times New Roman" w:eastAsia="Times New Roman" w:hAnsi="Times New Roman" w:cs="Times New Roman"/>
          <w:sz w:val="24"/>
          <w:szCs w:val="24"/>
          <w:lang w:val="en-GB"/>
        </w:rPr>
        <w:t>A</w:t>
      </w:r>
      <w:commentRangeEnd w:id="148"/>
      <w:r w:rsidR="00D63CAD">
        <w:rPr>
          <w:rStyle w:val="Marquedecommentaire"/>
        </w:rPr>
        <w:commentReference w:id="148"/>
      </w:r>
      <w:r w:rsidR="000B3F8B">
        <w:rPr>
          <w:rFonts w:ascii="Times New Roman" w:eastAsia="Times New Roman" w:hAnsi="Times New Roman" w:cs="Times New Roman"/>
          <w:sz w:val="24"/>
          <w:szCs w:val="24"/>
          <w:lang w:val="en-GB"/>
        </w:rPr>
        <w:t>)</w:t>
      </w:r>
      <w:r w:rsidR="00A277A6">
        <w:rPr>
          <w:rFonts w:ascii="Times New Roman" w:eastAsia="Times New Roman" w:hAnsi="Times New Roman" w:cs="Times New Roman"/>
          <w:sz w:val="24"/>
          <w:szCs w:val="24"/>
          <w:lang w:val="en-GB"/>
        </w:rPr>
        <w:t xml:space="preserve">. </w:t>
      </w:r>
      <w:r w:rsidR="00E946DA">
        <w:rPr>
          <w:rFonts w:ascii="Times New Roman" w:eastAsia="Times New Roman" w:hAnsi="Times New Roman" w:cs="Times New Roman"/>
          <w:sz w:val="24"/>
          <w:szCs w:val="24"/>
          <w:lang w:val="en-GB"/>
        </w:rPr>
        <w:t>In this case, t</w:t>
      </w:r>
      <w:r w:rsidR="006368E7">
        <w:rPr>
          <w:rFonts w:ascii="Times New Roman" w:eastAsia="Times New Roman" w:hAnsi="Times New Roman" w:cs="Times New Roman"/>
          <w:sz w:val="24"/>
          <w:szCs w:val="24"/>
          <w:lang w:val="en-GB"/>
        </w:rPr>
        <w:t>he</w:t>
      </w:r>
      <w:r w:rsidR="002F53A6">
        <w:rPr>
          <w:rFonts w:ascii="Times New Roman" w:eastAsia="Times New Roman" w:hAnsi="Times New Roman" w:cs="Times New Roman"/>
          <w:sz w:val="24"/>
          <w:szCs w:val="24"/>
          <w:lang w:val="en-GB"/>
        </w:rPr>
        <w:t xml:space="preserve"> null hypothesis </w:t>
      </w:r>
      <w:r w:rsidR="00E946DA">
        <w:rPr>
          <w:rFonts w:ascii="Times New Roman" w:eastAsia="Times New Roman" w:hAnsi="Times New Roman" w:cs="Times New Roman"/>
          <w:sz w:val="24"/>
          <w:szCs w:val="24"/>
          <w:lang w:val="en-GB"/>
        </w:rPr>
        <w:t xml:space="preserve">is </w:t>
      </w:r>
      <w:r w:rsidR="002F53A6">
        <w:rPr>
          <w:rFonts w:ascii="Times New Roman" w:eastAsia="Times New Roman" w:hAnsi="Times New Roman" w:cs="Times New Roman"/>
          <w:sz w:val="24"/>
          <w:szCs w:val="24"/>
          <w:lang w:val="en-GB"/>
        </w:rPr>
        <w:t xml:space="preserve">that genetic </w:t>
      </w:r>
      <w:r w:rsidR="00713536">
        <w:rPr>
          <w:rFonts w:ascii="Times New Roman" w:eastAsia="Times New Roman" w:hAnsi="Times New Roman" w:cs="Times New Roman"/>
          <w:sz w:val="24"/>
          <w:szCs w:val="24"/>
          <w:lang w:val="en-GB"/>
        </w:rPr>
        <w:t xml:space="preserve">composition </w:t>
      </w:r>
      <w:r w:rsidR="00E946DA">
        <w:rPr>
          <w:rFonts w:ascii="Times New Roman" w:eastAsia="Times New Roman" w:hAnsi="Times New Roman" w:cs="Times New Roman"/>
          <w:sz w:val="24"/>
          <w:szCs w:val="24"/>
          <w:lang w:val="en-GB"/>
        </w:rPr>
        <w:t xml:space="preserve">does </w:t>
      </w:r>
      <w:r w:rsidR="00A84ED9">
        <w:rPr>
          <w:rFonts w:ascii="Times New Roman" w:eastAsia="Times New Roman" w:hAnsi="Times New Roman" w:cs="Times New Roman"/>
          <w:sz w:val="24"/>
          <w:szCs w:val="24"/>
          <w:lang w:val="en-GB"/>
        </w:rPr>
        <w:t xml:space="preserve">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commentRangeStart w:id="149"/>
      <w:r w:rsidR="00596B92">
        <w:rPr>
          <w:rFonts w:ascii="Times New Roman" w:eastAsia="Times New Roman" w:hAnsi="Times New Roman" w:cs="Times New Roman"/>
          <w:sz w:val="24"/>
          <w:szCs w:val="24"/>
          <w:lang w:val="en-GB"/>
        </w:rPr>
        <w:t>sampled</w:t>
      </w:r>
      <w:commentRangeEnd w:id="149"/>
      <w:r w:rsidR="008D49F5">
        <w:rPr>
          <w:rStyle w:val="Marquedecommentaire"/>
        </w:rPr>
        <w:commentReference w:id="149"/>
      </w:r>
      <w:r w:rsidR="004D4681">
        <w:rPr>
          <w:rFonts w:ascii="Times New Roman" w:eastAsia="Times New Roman" w:hAnsi="Times New Roman" w:cs="Times New Roman"/>
          <w:sz w:val="24"/>
          <w:szCs w:val="24"/>
          <w:lang w:val="en-GB"/>
        </w:rPr>
        <w:t>.</w:t>
      </w:r>
    </w:p>
    <w:p w14:paraId="0E14A362" w14:textId="03D3A59F" w:rsidR="00D92DB8" w:rsidRDefault="008D49F5" w:rsidP="000E06D6">
      <w:pPr>
        <w:spacing w:before="240" w:after="240" w:line="276" w:lineRule="auto"/>
        <w:rPr>
          <w:rFonts w:ascii="Times New Roman" w:eastAsia="Times New Roman" w:hAnsi="Times New Roman" w:cs="Times New Roman"/>
          <w:sz w:val="24"/>
          <w:szCs w:val="24"/>
        </w:rPr>
      </w:pPr>
      <w:ins w:id="150" w:author="Patrick" w:date="2020-07-28T12:50:00Z">
        <w:r>
          <w:rPr>
            <w:rFonts w:ascii="Times New Roman" w:eastAsia="Times New Roman" w:hAnsi="Times New Roman" w:cs="Times New Roman"/>
            <w:sz w:val="24"/>
            <w:szCs w:val="24"/>
            <w:lang w:val="en-GB"/>
          </w:rPr>
          <w:t>B</w:t>
        </w:r>
        <w:r w:rsidRPr="00E273FB">
          <w:rPr>
            <w:rFonts w:ascii="Times New Roman" w:eastAsia="Times New Roman" w:hAnsi="Times New Roman" w:cs="Times New Roman"/>
            <w:sz w:val="24"/>
            <w:szCs w:val="24"/>
            <w:lang w:val="en-GB"/>
          </w:rPr>
          <w:t xml:space="preserve">ackground </w:t>
        </w:r>
        <w:r>
          <w:rPr>
            <w:rFonts w:ascii="Times New Roman" w:eastAsia="Times New Roman" w:hAnsi="Times New Roman" w:cs="Times New Roman"/>
            <w:sz w:val="24"/>
            <w:szCs w:val="24"/>
            <w:lang w:val="en-GB"/>
          </w:rPr>
          <w:t xml:space="preserve">genetic </w:t>
        </w:r>
        <w:r w:rsidRPr="00E273FB">
          <w:rPr>
            <w:rFonts w:ascii="Times New Roman" w:eastAsia="Times New Roman" w:hAnsi="Times New Roman" w:cs="Times New Roman"/>
            <w:sz w:val="24"/>
            <w:szCs w:val="24"/>
            <w:lang w:val="en-GB"/>
          </w:rPr>
          <w:t>processes</w:t>
        </w:r>
        <w:r>
          <w:rPr>
            <w:rFonts w:ascii="Times New Roman" w:eastAsia="Times New Roman" w:hAnsi="Times New Roman" w:cs="Times New Roman"/>
            <w:sz w:val="24"/>
            <w:szCs w:val="24"/>
            <w:lang w:val="en-GB"/>
          </w:rPr>
          <w:t xml:space="preserve"> such as drift can also result in temporal differences in genetic structure. The challenge </w:t>
        </w:r>
        <w:r w:rsidRPr="00295FF4">
          <w:rPr>
            <w:rFonts w:ascii="Times New Roman" w:eastAsia="Times New Roman" w:hAnsi="Times New Roman" w:cs="Times New Roman"/>
            <w:sz w:val="24"/>
            <w:szCs w:val="24"/>
            <w:lang w:val="en-GB"/>
          </w:rPr>
          <w:t xml:space="preserve">is </w:t>
        </w:r>
        <w:r>
          <w:rPr>
            <w:rFonts w:ascii="Times New Roman" w:eastAsia="Times New Roman" w:hAnsi="Times New Roman" w:cs="Times New Roman"/>
            <w:sz w:val="24"/>
            <w:szCs w:val="24"/>
            <w:lang w:val="en-GB"/>
          </w:rPr>
          <w:t xml:space="preserve">therefore to identify temporal </w:t>
        </w:r>
        <w:r w:rsidRPr="00295FF4">
          <w:rPr>
            <w:rFonts w:ascii="Times New Roman" w:eastAsia="Times New Roman" w:hAnsi="Times New Roman" w:cs="Times New Roman"/>
            <w:sz w:val="24"/>
            <w:szCs w:val="24"/>
            <w:lang w:val="en-GB"/>
          </w:rPr>
          <w:t>change</w:t>
        </w:r>
        <w:r>
          <w:rPr>
            <w:rFonts w:ascii="Times New Roman" w:eastAsia="Times New Roman" w:hAnsi="Times New Roman" w:cs="Times New Roman"/>
            <w:sz w:val="24"/>
            <w:szCs w:val="24"/>
            <w:lang w:val="en-GB"/>
          </w:rPr>
          <w:t>s that are significantly different from what one would expect under a drift only scenario.</w:t>
        </w:r>
      </w:ins>
      <w:del w:id="151" w:author="Patrick" w:date="2020-07-28T12:50:00Z">
        <w:r w:rsidDel="008D49F5">
          <w:rPr>
            <w:rFonts w:ascii="Times New Roman" w:eastAsia="Times New Roman" w:hAnsi="Times New Roman" w:cs="Times New Roman"/>
            <w:sz w:val="24"/>
            <w:szCs w:val="24"/>
            <w:lang w:val="en-GB"/>
          </w:rPr>
          <w:delText>ar</w:delText>
        </w:r>
      </w:del>
      <w:r w:rsidR="007D68AE" w:rsidRPr="00295FF4">
        <w:rPr>
          <w:rFonts w:ascii="Times New Roman" w:eastAsia="Times New Roman" w:hAnsi="Times New Roman" w:cs="Times New Roman"/>
          <w:sz w:val="24"/>
          <w:szCs w:val="24"/>
          <w:lang w:val="en-GB"/>
        </w:rPr>
        <w:t xml:space="preserve">. </w:t>
      </w:r>
      <w:ins w:id="152" w:author="Patrick" w:date="2020-07-28T12:51:00Z">
        <w:r>
          <w:rPr>
            <w:rFonts w:ascii="Times New Roman" w:eastAsia="Times New Roman" w:hAnsi="Times New Roman" w:cs="Times New Roman"/>
            <w:sz w:val="24"/>
            <w:szCs w:val="24"/>
            <w:lang w:val="en-GB"/>
          </w:rPr>
          <w:t xml:space="preserve">Because </w:t>
        </w:r>
      </w:ins>
      <w:del w:id="153" w:author="Patrick" w:date="2020-07-28T12:51:00Z">
        <w:r w:rsidR="00F07F7B" w:rsidDel="008D49F5">
          <w:rPr>
            <w:rFonts w:ascii="Times New Roman" w:eastAsia="Times New Roman" w:hAnsi="Times New Roman" w:cs="Times New Roman"/>
            <w:sz w:val="24"/>
            <w:szCs w:val="24"/>
            <w:lang w:val="en-GB"/>
          </w:rPr>
          <w:delText>T</w:delText>
        </w:r>
      </w:del>
      <w:ins w:id="154" w:author="Patrick" w:date="2020-07-28T12:51:00Z">
        <w:r>
          <w:rPr>
            <w:rFonts w:ascii="Times New Roman" w:eastAsia="Times New Roman" w:hAnsi="Times New Roman" w:cs="Times New Roman"/>
            <w:sz w:val="24"/>
            <w:szCs w:val="24"/>
            <w:lang w:val="en-GB"/>
          </w:rPr>
          <w:t>t</w:t>
        </w:r>
      </w:ins>
      <w:r w:rsidR="00F07F7B">
        <w:rPr>
          <w:rFonts w:ascii="Times New Roman" w:eastAsia="Times New Roman" w:hAnsi="Times New Roman" w:cs="Times New Roman"/>
          <w:sz w:val="24"/>
          <w:szCs w:val="24"/>
          <w:lang w:val="en-GB"/>
        </w:rPr>
        <w:t>here are no reference distributions for what constitute</w:t>
      </w:r>
      <w:r w:rsidR="00E9164A">
        <w:rPr>
          <w:rFonts w:ascii="Times New Roman" w:eastAsia="Times New Roman" w:hAnsi="Times New Roman" w:cs="Times New Roman"/>
          <w:sz w:val="24"/>
          <w:szCs w:val="24"/>
          <w:lang w:val="en-GB"/>
        </w:rPr>
        <w:t>s</w:t>
      </w:r>
      <w:r w:rsidR="00F07F7B">
        <w:rPr>
          <w:rFonts w:ascii="Times New Roman" w:eastAsia="Times New Roman" w:hAnsi="Times New Roman" w:cs="Times New Roman"/>
          <w:sz w:val="24"/>
          <w:szCs w:val="24"/>
          <w:lang w:val="en-GB"/>
        </w:rPr>
        <w:t xml:space="preserve"> </w:t>
      </w:r>
      <w:ins w:id="155" w:author="Patrick" w:date="2020-07-28T12:51:00Z">
        <w:r>
          <w:rPr>
            <w:rFonts w:ascii="Times New Roman" w:eastAsia="Times New Roman" w:hAnsi="Times New Roman" w:cs="Times New Roman"/>
            <w:sz w:val="24"/>
            <w:szCs w:val="24"/>
            <w:lang w:val="en-GB"/>
          </w:rPr>
          <w:t xml:space="preserve">a </w:t>
        </w:r>
      </w:ins>
      <w:r w:rsidR="00F07F7B">
        <w:rPr>
          <w:rFonts w:ascii="Times New Roman" w:eastAsia="Times New Roman" w:hAnsi="Times New Roman" w:cs="Times New Roman"/>
          <w:sz w:val="24"/>
          <w:szCs w:val="24"/>
          <w:lang w:val="en-GB"/>
        </w:rPr>
        <w:t>significant temporal genetic change</w:t>
      </w:r>
      <w:del w:id="156" w:author="Patrick" w:date="2020-07-28T12:51:00Z">
        <w:r w:rsidR="007D68AE" w:rsidRPr="00295FF4" w:rsidDel="008D49F5">
          <w:rPr>
            <w:rFonts w:ascii="Times New Roman" w:eastAsia="Times New Roman" w:hAnsi="Times New Roman" w:cs="Times New Roman"/>
            <w:sz w:val="24"/>
            <w:szCs w:val="24"/>
            <w:lang w:val="en-GB"/>
          </w:rPr>
          <w:delText xml:space="preserve"> </w:delText>
        </w:r>
        <w:r w:rsidR="00F07F7B" w:rsidDel="008D49F5">
          <w:rPr>
            <w:rFonts w:ascii="Times New Roman" w:eastAsia="Times New Roman" w:hAnsi="Times New Roman" w:cs="Times New Roman"/>
            <w:sz w:val="24"/>
            <w:szCs w:val="24"/>
            <w:lang w:val="en-GB"/>
          </w:rPr>
          <w:delText xml:space="preserve">available to </w:delText>
        </w:r>
        <w:r w:rsidR="00F07F7B" w:rsidRPr="00295FF4" w:rsidDel="008D49F5">
          <w:rPr>
            <w:rFonts w:ascii="Times New Roman" w:eastAsia="Times New Roman" w:hAnsi="Times New Roman" w:cs="Times New Roman"/>
            <w:sz w:val="24"/>
            <w:szCs w:val="24"/>
            <w:lang w:val="en-GB"/>
          </w:rPr>
          <w:delText>researchers</w:delText>
        </w:r>
        <w:r w:rsidR="00F07F7B" w:rsidDel="008D49F5">
          <w:rPr>
            <w:rFonts w:ascii="Times New Roman" w:eastAsia="Times New Roman" w:hAnsi="Times New Roman" w:cs="Times New Roman"/>
            <w:sz w:val="24"/>
            <w:szCs w:val="24"/>
            <w:lang w:val="en-GB"/>
          </w:rPr>
          <w:delText xml:space="preserve"> and d</w:delText>
        </w:r>
        <w:r w:rsidR="00F07F7B" w:rsidRPr="00295FF4" w:rsidDel="008D49F5">
          <w:rPr>
            <w:rFonts w:ascii="Times New Roman" w:eastAsia="Times New Roman" w:hAnsi="Times New Roman" w:cs="Times New Roman"/>
            <w:sz w:val="24"/>
            <w:szCs w:val="24"/>
            <w:lang w:val="en-GB"/>
          </w:rPr>
          <w:delText>ecision</w:delText>
        </w:r>
        <w:r w:rsidR="00F07F7B" w:rsidDel="008D49F5">
          <w:rPr>
            <w:rFonts w:ascii="Times New Roman" w:eastAsia="Times New Roman" w:hAnsi="Times New Roman" w:cs="Times New Roman"/>
            <w:sz w:val="24"/>
            <w:szCs w:val="24"/>
            <w:lang w:val="en-GB"/>
          </w:rPr>
          <w:delText>-</w:delText>
        </w:r>
        <w:r w:rsidR="00F07F7B" w:rsidRPr="00295FF4" w:rsidDel="008D49F5">
          <w:rPr>
            <w:rFonts w:ascii="Times New Roman" w:eastAsia="Times New Roman" w:hAnsi="Times New Roman" w:cs="Times New Roman"/>
            <w:sz w:val="24"/>
            <w:szCs w:val="24"/>
            <w:lang w:val="en-GB"/>
          </w:rPr>
          <w:delText>makers</w:delText>
        </w:r>
        <w:r w:rsidR="00713536" w:rsidDel="008D49F5">
          <w:rPr>
            <w:rFonts w:ascii="Times New Roman" w:eastAsia="Times New Roman" w:hAnsi="Times New Roman" w:cs="Times New Roman"/>
            <w:sz w:val="24"/>
            <w:szCs w:val="24"/>
            <w:lang w:val="en-GB"/>
          </w:rPr>
          <w:delText>.</w:delText>
        </w:r>
        <w:r w:rsidR="00F07F7B" w:rsidDel="008D49F5">
          <w:rPr>
            <w:rFonts w:ascii="Times New Roman" w:eastAsia="Times New Roman" w:hAnsi="Times New Roman" w:cs="Times New Roman"/>
            <w:sz w:val="24"/>
            <w:szCs w:val="24"/>
            <w:lang w:val="en-GB"/>
          </w:rPr>
          <w:delText xml:space="preserve"> </w:delText>
        </w:r>
        <w:r w:rsidR="00713536" w:rsidDel="008D49F5">
          <w:rPr>
            <w:rFonts w:ascii="Times New Roman" w:eastAsia="Times New Roman" w:hAnsi="Times New Roman" w:cs="Times New Roman"/>
            <w:sz w:val="24"/>
            <w:szCs w:val="24"/>
            <w:lang w:val="en-GB"/>
          </w:rPr>
          <w:delText>I</w:delText>
        </w:r>
        <w:r w:rsidR="00F07F7B" w:rsidDel="008D49F5">
          <w:rPr>
            <w:rFonts w:ascii="Times New Roman" w:eastAsia="Times New Roman" w:hAnsi="Times New Roman" w:cs="Times New Roman"/>
            <w:sz w:val="24"/>
            <w:szCs w:val="24"/>
            <w:lang w:val="en-GB"/>
          </w:rPr>
          <w:delText>nstead</w:delText>
        </w:r>
      </w:del>
      <w:r w:rsidR="004D4681">
        <w:rPr>
          <w:rFonts w:ascii="Times New Roman" w:eastAsia="Times New Roman" w:hAnsi="Times New Roman" w:cs="Times New Roman"/>
          <w:sz w:val="24"/>
          <w:szCs w:val="24"/>
          <w:lang w:val="en-GB"/>
        </w:rPr>
        <w:t>,</w:t>
      </w:r>
      <w:r w:rsidR="00F07F7B">
        <w:rPr>
          <w:rFonts w:ascii="Times New Roman" w:eastAsia="Times New Roman" w:hAnsi="Times New Roman" w:cs="Times New Roman"/>
          <w:sz w:val="24"/>
          <w:szCs w:val="24"/>
          <w:lang w:val="en-GB"/>
        </w:rPr>
        <w:t xml:space="preserve"> </w:t>
      </w:r>
      <w:r w:rsidR="00713536">
        <w:rPr>
          <w:rFonts w:ascii="Times New Roman" w:eastAsia="Times New Roman" w:hAnsi="Times New Roman" w:cs="Times New Roman"/>
          <w:sz w:val="24"/>
          <w:szCs w:val="24"/>
          <w:lang w:val="en-GB"/>
        </w:rPr>
        <w:t xml:space="preserve">we </w:t>
      </w:r>
      <w:del w:id="157" w:author="Patrick" w:date="2020-07-28T12:51:00Z">
        <w:r w:rsidR="00713536" w:rsidDel="008D49F5">
          <w:rPr>
            <w:rFonts w:ascii="Times New Roman" w:eastAsia="Times New Roman" w:hAnsi="Times New Roman" w:cs="Times New Roman"/>
            <w:sz w:val="24"/>
            <w:szCs w:val="24"/>
            <w:lang w:val="en-GB"/>
          </w:rPr>
          <w:delText xml:space="preserve">will </w:delText>
        </w:r>
      </w:del>
      <w:r w:rsidR="00713536">
        <w:rPr>
          <w:rFonts w:ascii="Times New Roman" w:eastAsia="Times New Roman" w:hAnsi="Times New Roman" w:cs="Times New Roman"/>
          <w:sz w:val="24"/>
          <w:szCs w:val="24"/>
          <w:lang w:val="en-GB"/>
        </w:rPr>
        <w:t xml:space="preserve">use a </w:t>
      </w:r>
      <w:r w:rsidR="00F07F7B">
        <w:rPr>
          <w:rFonts w:ascii="Times New Roman" w:eastAsia="Times New Roman" w:hAnsi="Times New Roman" w:cs="Times New Roman"/>
          <w:sz w:val="24"/>
          <w:szCs w:val="24"/>
          <w:lang w:val="en-GB"/>
        </w:rPr>
        <w:t>p</w:t>
      </w:r>
      <w:r w:rsidR="007D68AE" w:rsidRPr="00295FF4">
        <w:rPr>
          <w:rFonts w:ascii="Times New Roman" w:eastAsia="Times New Roman" w:hAnsi="Times New Roman" w:cs="Times New Roman"/>
          <w:sz w:val="24"/>
          <w:szCs w:val="24"/>
          <w:lang w:val="en-GB"/>
        </w:rPr>
        <w:t xml:space="preserve">ermutation-based approach to generate a distribution of values </w:t>
      </w:r>
      <w:r w:rsidR="00713536">
        <w:rPr>
          <w:rFonts w:ascii="Times New Roman" w:eastAsia="Times New Roman" w:hAnsi="Times New Roman" w:cs="Times New Roman"/>
          <w:sz w:val="24"/>
          <w:szCs w:val="24"/>
          <w:lang w:val="en-GB"/>
        </w:rPr>
        <w:t xml:space="preserve">to </w:t>
      </w:r>
      <w:r w:rsidR="00F07F7B">
        <w:rPr>
          <w:rFonts w:ascii="Times New Roman" w:eastAsia="Times New Roman" w:hAnsi="Times New Roman" w:cs="Times New Roman"/>
          <w:sz w:val="24"/>
          <w:szCs w:val="24"/>
          <w:lang w:val="en-GB"/>
        </w:rPr>
        <w:t xml:space="preserve">which </w:t>
      </w:r>
      <w:del w:id="158" w:author="Patrick" w:date="2020-07-28T12:51:00Z">
        <w:r w:rsidR="00713536" w:rsidDel="008D49F5">
          <w:rPr>
            <w:rFonts w:ascii="Times New Roman" w:eastAsia="Times New Roman" w:hAnsi="Times New Roman" w:cs="Times New Roman"/>
            <w:sz w:val="24"/>
            <w:szCs w:val="24"/>
            <w:lang w:val="en-GB"/>
          </w:rPr>
          <w:delText>the</w:delText>
        </w:r>
        <w:r w:rsidR="00F07F7B" w:rsidDel="008D49F5">
          <w:rPr>
            <w:rFonts w:ascii="Times New Roman" w:eastAsia="Times New Roman" w:hAnsi="Times New Roman" w:cs="Times New Roman"/>
            <w:sz w:val="24"/>
            <w:szCs w:val="24"/>
            <w:lang w:val="en-GB"/>
          </w:rPr>
          <w:delText xml:space="preserve"> </w:delText>
        </w:r>
      </w:del>
      <w:ins w:id="159" w:author="Patrick" w:date="2020-07-28T12:51:00Z">
        <w:r>
          <w:rPr>
            <w:rFonts w:ascii="Times New Roman" w:eastAsia="Times New Roman" w:hAnsi="Times New Roman" w:cs="Times New Roman"/>
            <w:sz w:val="24"/>
            <w:szCs w:val="24"/>
            <w:lang w:val="en-GB"/>
          </w:rPr>
          <w:t xml:space="preserve">an </w:t>
        </w:r>
      </w:ins>
      <w:r w:rsidR="00F07F7B">
        <w:rPr>
          <w:rFonts w:ascii="Times New Roman" w:eastAsia="Times New Roman" w:hAnsi="Times New Roman" w:cs="Times New Roman"/>
          <w:sz w:val="24"/>
          <w:szCs w:val="24"/>
          <w:lang w:val="en-GB"/>
        </w:rPr>
        <w:t>observed value</w:t>
      </w:r>
      <w:r w:rsidR="007D68AE" w:rsidRPr="00295FF4">
        <w:rPr>
          <w:rFonts w:ascii="Times New Roman" w:eastAsia="Times New Roman" w:hAnsi="Times New Roman" w:cs="Times New Roman"/>
          <w:sz w:val="24"/>
          <w:szCs w:val="24"/>
          <w:lang w:val="en-GB"/>
        </w:rPr>
        <w:t xml:space="preserve"> can be compared. </w:t>
      </w:r>
      <w:r w:rsidR="00E946DA">
        <w:rPr>
          <w:rFonts w:ascii="Times New Roman" w:eastAsia="Times New Roman" w:hAnsi="Times New Roman" w:cs="Times New Roman"/>
          <w:sz w:val="24"/>
          <w:szCs w:val="24"/>
        </w:rPr>
        <w:t>P</w:t>
      </w:r>
      <w:r w:rsidR="007D68AE" w:rsidRPr="00295FF4">
        <w:rPr>
          <w:rFonts w:ascii="Times New Roman" w:eastAsia="Times New Roman" w:hAnsi="Times New Roman" w:cs="Times New Roman"/>
          <w:sz w:val="24"/>
          <w:szCs w:val="24"/>
        </w:rPr>
        <w:t xml:space="preserve">ermutation-based </w:t>
      </w:r>
      <w:r w:rsidR="00E946DA">
        <w:rPr>
          <w:rFonts w:ascii="Times New Roman" w:eastAsia="Times New Roman" w:hAnsi="Times New Roman" w:cs="Times New Roman"/>
          <w:sz w:val="24"/>
          <w:szCs w:val="24"/>
        </w:rPr>
        <w:t xml:space="preserve">methods have been previously developed and applied </w:t>
      </w:r>
      <w:r w:rsidR="008726B1">
        <w:rPr>
          <w:rFonts w:ascii="Times New Roman" w:eastAsia="Times New Roman" w:hAnsi="Times New Roman" w:cs="Times New Roman"/>
          <w:sz w:val="24"/>
          <w:szCs w:val="24"/>
        </w:rPr>
        <w:t>to</w:t>
      </w:r>
      <w:r w:rsidR="007D68AE" w:rsidRPr="00295FF4">
        <w:rPr>
          <w:rFonts w:ascii="Times New Roman" w:eastAsia="Times New Roman" w:hAnsi="Times New Roman" w:cs="Times New Roman"/>
          <w:sz w:val="24"/>
          <w:szCs w:val="24"/>
        </w:rPr>
        <w:t xml:space="preserve"> the analysis of spati</w:t>
      </w:r>
      <w:r w:rsidR="00154844">
        <w:rPr>
          <w:rFonts w:ascii="Times New Roman" w:eastAsia="Times New Roman" w:hAnsi="Times New Roman" w:cs="Times New Roman"/>
          <w:sz w:val="24"/>
          <w:szCs w:val="24"/>
        </w:rPr>
        <w:t>o</w:t>
      </w:r>
      <w:r w:rsidR="007D68AE" w:rsidRPr="00295FF4">
        <w:rPr>
          <w:rFonts w:ascii="Times New Roman" w:eastAsia="Times New Roman" w:hAnsi="Times New Roman" w:cs="Times New Roman"/>
          <w:sz w:val="24"/>
          <w:szCs w:val="24"/>
        </w:rPr>
        <w:t xml:space="preserve">-temporal changes in community composition </w:t>
      </w:r>
      <w:r w:rsidR="007D68AE" w:rsidRPr="00295FF4">
        <w:rPr>
          <w:rFonts w:ascii="Times New Roman" w:eastAsia="Times New Roman" w:hAnsi="Times New Roman" w:cs="Times New Roman"/>
          <w:sz w:val="24"/>
          <w:szCs w:val="24"/>
        </w:rPr>
        <w:fldChar w:fldCharType="begin" w:fldLock="1"/>
      </w:r>
      <w:r w:rsidR="008726B1">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2015)","manualFormatting":"(for reviews: 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007D68AE" w:rsidRPr="00295FF4">
        <w:rPr>
          <w:rFonts w:ascii="Times New Roman" w:eastAsia="Times New Roman" w:hAnsi="Times New Roman" w:cs="Times New Roman"/>
          <w:sz w:val="24"/>
          <w:szCs w:val="24"/>
        </w:rPr>
        <w:fldChar w:fldCharType="separate"/>
      </w:r>
      <w:r w:rsidR="007D68AE" w:rsidRPr="00295FF4">
        <w:rPr>
          <w:rFonts w:ascii="Times New Roman" w:eastAsia="Times New Roman" w:hAnsi="Times New Roman" w:cs="Times New Roman"/>
          <w:noProof/>
          <w:sz w:val="24"/>
          <w:szCs w:val="24"/>
        </w:rPr>
        <w:t>(</w:t>
      </w:r>
      <w:r w:rsidR="00713536">
        <w:rPr>
          <w:rFonts w:ascii="Times New Roman" w:eastAsia="Times New Roman" w:hAnsi="Times New Roman" w:cs="Times New Roman"/>
          <w:noProof/>
          <w:sz w:val="24"/>
          <w:szCs w:val="24"/>
        </w:rPr>
        <w:t xml:space="preserve">for reviews: </w:t>
      </w:r>
      <w:r w:rsidR="007D68AE" w:rsidRPr="00295FF4">
        <w:rPr>
          <w:rFonts w:ascii="Times New Roman" w:eastAsia="Times New Roman" w:hAnsi="Times New Roman" w:cs="Times New Roman"/>
          <w:noProof/>
          <w:sz w:val="24"/>
          <w:szCs w:val="24"/>
        </w:rPr>
        <w:t>Legendre &amp; Gauthier, 2014; Shimadzu, Dornelas, &amp; Magurran, 2015)</w:t>
      </w:r>
      <w:r w:rsidR="007D68AE" w:rsidRPr="00295FF4">
        <w:rPr>
          <w:rFonts w:ascii="Times New Roman" w:eastAsia="Times New Roman" w:hAnsi="Times New Roman" w:cs="Times New Roman"/>
          <w:sz w:val="24"/>
          <w:szCs w:val="24"/>
        </w:rPr>
        <w:fldChar w:fldCharType="end"/>
      </w:r>
      <w:r w:rsidR="007D68AE" w:rsidRPr="00295FF4">
        <w:rPr>
          <w:rFonts w:ascii="Times New Roman" w:eastAsia="Times New Roman" w:hAnsi="Times New Roman" w:cs="Times New Roman"/>
          <w:sz w:val="24"/>
          <w:szCs w:val="24"/>
        </w:rPr>
        <w:t>.</w:t>
      </w:r>
      <w:r w:rsidR="007D68AE">
        <w:rPr>
          <w:rFonts w:ascii="Times New Roman" w:eastAsia="Times New Roman" w:hAnsi="Times New Roman" w:cs="Times New Roman"/>
          <w:sz w:val="24"/>
          <w:szCs w:val="24"/>
        </w:rPr>
        <w:t xml:space="preserve"> </w:t>
      </w:r>
    </w:p>
    <w:p w14:paraId="52F3986E" w14:textId="196688C3" w:rsidR="00AF3E77" w:rsidRPr="00D92DB8" w:rsidRDefault="00E946DA"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Although </w:t>
      </w:r>
      <w:r w:rsidR="0089340C">
        <w:rPr>
          <w:rFonts w:ascii="Times New Roman" w:eastAsia="Times New Roman" w:hAnsi="Times New Roman" w:cs="Times New Roman"/>
          <w:sz w:val="24"/>
          <w:szCs w:val="24"/>
          <w:lang w:val="en-GB"/>
        </w:rPr>
        <w:t xml:space="preserve">several </w:t>
      </w:r>
      <w:r>
        <w:rPr>
          <w:rFonts w:ascii="Times New Roman" w:eastAsia="Times New Roman" w:hAnsi="Times New Roman" w:cs="Times New Roman"/>
          <w:sz w:val="24"/>
          <w:szCs w:val="24"/>
          <w:lang w:val="en-GB"/>
        </w:rPr>
        <w:t xml:space="preserve">permutation approaches </w:t>
      </w:r>
      <w:r w:rsidR="0089340C">
        <w:rPr>
          <w:rFonts w:ascii="Times New Roman" w:eastAsia="Times New Roman" w:hAnsi="Times New Roman" w:cs="Times New Roman"/>
          <w:sz w:val="24"/>
          <w:szCs w:val="24"/>
          <w:lang w:val="en-GB"/>
        </w:rPr>
        <w:t>have been described</w:t>
      </w:r>
      <w:r>
        <w:rPr>
          <w:rFonts w:ascii="Times New Roman" w:eastAsia="Times New Roman" w:hAnsi="Times New Roman" w:cs="Times New Roman"/>
          <w:sz w:val="24"/>
          <w:szCs w:val="24"/>
          <w:lang w:val="en-GB"/>
        </w:rPr>
        <w:t xml:space="preserve">, they are not all </w:t>
      </w:r>
      <w:r w:rsidR="0089340C">
        <w:rPr>
          <w:rFonts w:ascii="Times New Roman" w:eastAsia="Times New Roman" w:hAnsi="Times New Roman" w:cs="Times New Roman"/>
          <w:sz w:val="24"/>
          <w:szCs w:val="24"/>
          <w:lang w:val="en-GB"/>
        </w:rPr>
        <w:t xml:space="preserve">usable </w:t>
      </w:r>
      <w:r w:rsidR="00F236E8">
        <w:rPr>
          <w:rFonts w:ascii="Times New Roman" w:eastAsia="Times New Roman" w:hAnsi="Times New Roman" w:cs="Times New Roman"/>
          <w:sz w:val="24"/>
          <w:szCs w:val="24"/>
          <w:lang w:val="en-GB"/>
        </w:rPr>
        <w:t xml:space="preserve">to </w:t>
      </w:r>
      <w:r>
        <w:rPr>
          <w:rFonts w:ascii="Times New Roman" w:eastAsia="Times New Roman" w:hAnsi="Times New Roman" w:cs="Times New Roman"/>
          <w:sz w:val="24"/>
          <w:szCs w:val="24"/>
          <w:lang w:val="en-GB"/>
        </w:rPr>
        <w:t>support meaningful inference</w:t>
      </w:r>
      <w:r w:rsidR="004058E4">
        <w:rPr>
          <w:rFonts w:ascii="Times New Roman" w:eastAsia="Times New Roman" w:hAnsi="Times New Roman" w:cs="Times New Roman"/>
          <w:sz w:val="24"/>
          <w:szCs w:val="24"/>
          <w:lang w:val="en-GB"/>
        </w:rPr>
        <w:t xml:space="preserve"> </w:t>
      </w:r>
      <w:commentRangeStart w:id="160"/>
      <w:r w:rsidR="0089340C">
        <w:rPr>
          <w:rFonts w:ascii="Times New Roman" w:eastAsia="Times New Roman" w:hAnsi="Times New Roman" w:cs="Times New Roman"/>
          <w:sz w:val="24"/>
          <w:szCs w:val="24"/>
          <w:lang w:val="en-GB"/>
        </w:rPr>
        <w:t xml:space="preserve">for all types of scientific questions </w:t>
      </w:r>
      <w:r w:rsidR="004058E4">
        <w:rPr>
          <w:rFonts w:ascii="Times New Roman" w:eastAsia="Times New Roman" w:hAnsi="Times New Roman" w:cs="Times New Roman"/>
          <w:sz w:val="24"/>
          <w:szCs w:val="24"/>
          <w:lang w:val="en-GB"/>
        </w:rPr>
        <w:fldChar w:fldCharType="begin" w:fldLock="1"/>
      </w:r>
      <w:r w:rsidR="008726B1">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2015)","manualFormatting":"(for genetic questions, see 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w:t>
      </w:r>
      <w:r w:rsidR="00F236E8">
        <w:rPr>
          <w:rFonts w:ascii="Times New Roman" w:eastAsia="Times New Roman" w:hAnsi="Times New Roman" w:cs="Times New Roman"/>
          <w:noProof/>
          <w:sz w:val="24"/>
          <w:szCs w:val="24"/>
          <w:lang w:val="en-GB"/>
        </w:rPr>
        <w:t xml:space="preserve">for genetic questions, see </w:t>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commentRangeEnd w:id="160"/>
      <w:r w:rsidR="008D49F5">
        <w:rPr>
          <w:rStyle w:val="Marquedecommentaire"/>
        </w:rPr>
        <w:commentReference w:id="160"/>
      </w:r>
      <w:r w:rsidR="00813DBB" w:rsidRPr="002F53A6">
        <w:rPr>
          <w:rFonts w:ascii="Times New Roman" w:eastAsia="Times New Roman" w:hAnsi="Times New Roman" w:cs="Times New Roman"/>
          <w:sz w:val="24"/>
          <w:szCs w:val="24"/>
          <w:lang w:val="en-GB"/>
        </w:rPr>
        <w:t>Test</w:t>
      </w:r>
      <w:r w:rsidR="00813DBB">
        <w:rPr>
          <w:rFonts w:ascii="Times New Roman" w:eastAsia="Times New Roman" w:hAnsi="Times New Roman" w:cs="Times New Roman"/>
          <w:sz w:val="24"/>
          <w:szCs w:val="24"/>
          <w:lang w:val="en-GB"/>
        </w:rPr>
        <w:t>ing the</w:t>
      </w:r>
      <w:r w:rsidR="00813DBB" w:rsidRPr="002F53A6">
        <w:rPr>
          <w:rFonts w:ascii="Times New Roman" w:eastAsia="Times New Roman" w:hAnsi="Times New Roman" w:cs="Times New Roman"/>
          <w:sz w:val="24"/>
          <w:szCs w:val="24"/>
          <w:lang w:val="en-GB"/>
        </w:rPr>
        <w:t xml:space="preserve"> significance of</w:t>
      </w:r>
      <w:r w:rsidR="00813DBB">
        <w:rPr>
          <w:rFonts w:ascii="Times New Roman" w:eastAsia="Times New Roman" w:hAnsi="Times New Roman" w:cs="Times New Roman"/>
          <w:sz w:val="24"/>
          <w:szCs w:val="24"/>
          <w:lang w:val="en-GB"/>
        </w:rPr>
        <w:t xml:space="preserve"> TGI involved permuting the input genotypic matrices. Here, w</w:t>
      </w:r>
      <w:r w:rsidR="004306AD">
        <w:rPr>
          <w:rFonts w:ascii="Times New Roman" w:eastAsia="Times New Roman" w:hAnsi="Times New Roman" w:cs="Times New Roman"/>
          <w:sz w:val="24"/>
          <w:szCs w:val="24"/>
          <w:lang w:val="en-GB"/>
        </w:rPr>
        <w:t>e permute</w:t>
      </w:r>
      <w:r w:rsidR="0061427D">
        <w:rPr>
          <w:rFonts w:ascii="Times New Roman" w:eastAsia="Times New Roman" w:hAnsi="Times New Roman" w:cs="Times New Roman"/>
          <w:sz w:val="24"/>
          <w:szCs w:val="24"/>
          <w:lang w:val="en-GB"/>
        </w:rPr>
        <w:t>d</w:t>
      </w:r>
      <w:r w:rsidR="004306AD">
        <w:rPr>
          <w:rFonts w:ascii="Times New Roman" w:eastAsia="Times New Roman" w:hAnsi="Times New Roman" w:cs="Times New Roman"/>
          <w:sz w:val="24"/>
          <w:szCs w:val="24"/>
          <w:lang w:val="en-GB"/>
        </w:rPr>
        <w:t xml:space="preserve"> </w:t>
      </w:r>
      <w:r w:rsidR="00F236E8">
        <w:rPr>
          <w:rFonts w:ascii="Times New Roman" w:eastAsia="Times New Roman" w:hAnsi="Times New Roman" w:cs="Times New Roman"/>
          <w:sz w:val="24"/>
          <w:szCs w:val="24"/>
          <w:lang w:val="en-GB"/>
        </w:rPr>
        <w:t xml:space="preserve">the </w:t>
      </w:r>
      <w:r w:rsidR="00384CD3">
        <w:rPr>
          <w:rFonts w:ascii="Times New Roman" w:eastAsia="Times New Roman" w:hAnsi="Times New Roman" w:cs="Times New Roman"/>
          <w:sz w:val="24"/>
          <w:szCs w:val="24"/>
          <w:lang w:val="en-GB"/>
        </w:rPr>
        <w:t>genotypes</w:t>
      </w:r>
      <w:r w:rsidR="00F236E8">
        <w:rPr>
          <w:rFonts w:ascii="Times New Roman" w:eastAsia="Times New Roman" w:hAnsi="Times New Roman" w:cs="Times New Roman"/>
          <w:sz w:val="24"/>
          <w:szCs w:val="24"/>
          <w:lang w:val="en-GB"/>
        </w:rPr>
        <w:t xml:space="preserve"> at each </w:t>
      </w:r>
      <w:r w:rsidR="0061427D">
        <w:rPr>
          <w:rFonts w:ascii="Times New Roman" w:eastAsia="Times New Roman" w:hAnsi="Times New Roman" w:cs="Times New Roman"/>
          <w:sz w:val="24"/>
          <w:szCs w:val="24"/>
          <w:lang w:val="en-GB"/>
        </w:rPr>
        <w:t>loc</w:t>
      </w:r>
      <w:r w:rsidR="00F236E8">
        <w:rPr>
          <w:rFonts w:ascii="Times New Roman" w:eastAsia="Times New Roman" w:hAnsi="Times New Roman" w:cs="Times New Roman"/>
          <w:sz w:val="24"/>
          <w:szCs w:val="24"/>
          <w:lang w:val="en-GB"/>
        </w:rPr>
        <w:t>us</w:t>
      </w:r>
      <w:r w:rsidR="0061427D">
        <w:rPr>
          <w:rFonts w:ascii="Times New Roman" w:eastAsia="Times New Roman" w:hAnsi="Times New Roman" w:cs="Times New Roman"/>
          <w:sz w:val="24"/>
          <w:szCs w:val="24"/>
          <w:lang w:val="en-GB"/>
        </w:rPr>
        <w:t xml:space="preserve"> in the same way in both </w:t>
      </w:r>
      <w:r w:rsidR="00F236E8">
        <w:rPr>
          <w:rFonts w:ascii="Times New Roman" w:eastAsia="Times New Roman" w:hAnsi="Times New Roman" w:cs="Times New Roman"/>
          <w:sz w:val="24"/>
          <w:szCs w:val="24"/>
          <w:lang w:val="en-GB"/>
        </w:rPr>
        <w:t xml:space="preserve">time </w:t>
      </w:r>
      <w:r w:rsidR="0061427D">
        <w:rPr>
          <w:rFonts w:ascii="Times New Roman" w:eastAsia="Times New Roman" w:hAnsi="Times New Roman" w:cs="Times New Roman"/>
          <w:sz w:val="24"/>
          <w:szCs w:val="24"/>
          <w:lang w:val="en-GB"/>
        </w:rPr>
        <w:t>samples</w:t>
      </w:r>
      <w:r w:rsidR="000B3F8B">
        <w:rPr>
          <w:rFonts w:ascii="Times New Roman" w:eastAsia="Times New Roman" w:hAnsi="Times New Roman" w:cs="Times New Roman"/>
          <w:sz w:val="24"/>
          <w:szCs w:val="24"/>
          <w:lang w:val="en-GB"/>
        </w:rPr>
        <w:t xml:space="preserve"> (Fig. 1 B)</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lastRenderedPageBreak/>
        <w:t xml:space="preserve">using the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R package </w:t>
      </w:r>
      <w:r w:rsidR="00384CD3" w:rsidRPr="0007763B">
        <w:rPr>
          <w:rFonts w:ascii="Times New Roman" w:eastAsia="Times New Roman" w:hAnsi="Times New Roman" w:cs="Times New Roman"/>
          <w:sz w:val="24"/>
          <w:szCs w:val="24"/>
          <w:lang w:val="en-GB"/>
        </w:rPr>
        <w:t xml:space="preserve">(see </w:t>
      </w:r>
      <w:r w:rsidR="00384CD3" w:rsidRPr="0007763B">
        <w:rPr>
          <w:rFonts w:ascii="Times New Roman" w:eastAsia="Times New Roman" w:hAnsi="Times New Roman" w:cs="Times New Roman"/>
          <w:i/>
          <w:sz w:val="24"/>
          <w:szCs w:val="24"/>
          <w:lang w:val="en-GB"/>
        </w:rPr>
        <w:t>Software</w:t>
      </w:r>
      <w:r w:rsidR="00384CD3"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This permutation was chosen because it maintains allelic structure and heterozygosity </w:t>
      </w:r>
      <w:r w:rsidR="00384CD3">
        <w:rPr>
          <w:rFonts w:ascii="Times New Roman" w:eastAsia="Times New Roman" w:hAnsi="Times New Roman" w:cs="Times New Roman"/>
          <w:sz w:val="24"/>
          <w:szCs w:val="24"/>
          <w:lang w:val="en-GB"/>
        </w:rPr>
        <w:fldChar w:fldCharType="begin" w:fldLock="1"/>
      </w:r>
      <w:r w:rsidR="00384CD3">
        <w:rPr>
          <w:rFonts w:ascii="Times New Roman" w:eastAsia="Times New Roman" w:hAnsi="Times New Roman" w:cs="Times New Roman"/>
          <w:sz w:val="24"/>
          <w:szCs w:val="24"/>
          <w:lang w:val="en-GB"/>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disequilibrium","type":"article-journal","volume":"1"},"uris":["http://www.mendeley.com/documents/?uuid=7c529bf8-96c8-4c1a-9db6-c7e336498f76"]}],"mendeley":{"formattedCitation":"(Agapow &amp; Burt, 2001)","plainTextFormattedCitation":"(Agapow &amp; Burt, 2001)","previouslyFormattedCitation":"(Agapow &amp; Burt, 2001)"},"properties":{"noteIndex":0},"schema":"https://github.com/citation-style-language/schema/raw/master/csl-citation.json"}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384CD3" w:rsidRPr="00384CD3">
        <w:rPr>
          <w:rFonts w:ascii="Times New Roman" w:eastAsia="Times New Roman" w:hAnsi="Times New Roman" w:cs="Times New Roman"/>
          <w:noProof/>
          <w:sz w:val="24"/>
          <w:szCs w:val="24"/>
          <w:lang w:val="en-GB"/>
        </w:rPr>
        <w:t>(Agapow &amp; Burt, 2001)</w:t>
      </w:r>
      <w:r w:rsidR="00384CD3">
        <w:rPr>
          <w:rFonts w:ascii="Times New Roman" w:eastAsia="Times New Roman" w:hAnsi="Times New Roman" w:cs="Times New Roman"/>
          <w:sz w:val="24"/>
          <w:szCs w:val="24"/>
          <w:lang w:val="en-GB"/>
        </w:rPr>
        <w:fldChar w:fldCharType="end"/>
      </w:r>
      <w:r w:rsidR="00384CD3">
        <w:rPr>
          <w:rFonts w:ascii="Times New Roman" w:eastAsia="Times New Roman" w:hAnsi="Times New Roman" w:cs="Times New Roman"/>
          <w:sz w:val="24"/>
          <w:szCs w:val="24"/>
          <w:lang w:val="en-GB"/>
        </w:rPr>
        <w:t xml:space="preserve">. </w:t>
      </w:r>
      <w:r w:rsidR="008268BA">
        <w:rPr>
          <w:rFonts w:ascii="Times New Roman" w:eastAsia="Times New Roman" w:hAnsi="Times New Roman" w:cs="Times New Roman"/>
          <w:sz w:val="24"/>
          <w:szCs w:val="24"/>
          <w:lang w:val="en-GB"/>
        </w:rPr>
        <w:t>W</w:t>
      </w:r>
      <w:r w:rsidR="000270B4" w:rsidRPr="0007763B">
        <w:rPr>
          <w:rFonts w:ascii="Times New Roman" w:eastAsia="Times New Roman" w:hAnsi="Times New Roman" w:cs="Times New Roman"/>
          <w:sz w:val="24"/>
          <w:szCs w:val="24"/>
          <w:lang w:val="en-GB"/>
        </w:rPr>
        <w:t>e used 999 permutations in all analyses.</w:t>
      </w:r>
    </w:p>
    <w:p w14:paraId="2E1A92E5" w14:textId="77777777" w:rsidR="00F54551" w:rsidRPr="0007763B" w:rsidRDefault="00F54551" w:rsidP="000E06D6">
      <w:pPr>
        <w:spacing w:before="240" w:after="240" w:line="276" w:lineRule="auto"/>
        <w:rPr>
          <w:rFonts w:ascii="Times New Roman" w:eastAsia="Times New Roman" w:hAnsi="Times New Roman" w:cs="Times New Roman"/>
          <w:sz w:val="24"/>
          <w:szCs w:val="24"/>
          <w:lang w:val="en-GB"/>
        </w:rPr>
      </w:pPr>
    </w:p>
    <w:p w14:paraId="014CBD6E" w14:textId="3A8B9458" w:rsidR="00596B92" w:rsidRPr="00787B05" w:rsidRDefault="00596B92" w:rsidP="000E06D6">
      <w:pPr>
        <w:spacing w:before="240" w:after="240" w:line="276"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3AA88E64" w:rsidR="00AD490A" w:rsidRPr="006F59FE" w:rsidRDefault="00596B92" w:rsidP="000E06D6">
      <w:pPr>
        <w:spacing w:before="240" w:after="240" w:line="276"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Genetic distance</w:t>
      </w:r>
      <w:r w:rsidR="00D2058D">
        <w:rPr>
          <w:rFonts w:ascii="Times New Roman" w:eastAsia="Times New Roman" w:hAnsi="Times New Roman" w:cs="Times New Roman"/>
          <w:sz w:val="24"/>
          <w:szCs w:val="24"/>
          <w:lang w:val="en-GB"/>
        </w:rPr>
        <w:t>s</w:t>
      </w:r>
      <w:r>
        <w:rPr>
          <w:rFonts w:ascii="Times New Roman" w:eastAsia="Times New Roman" w:hAnsi="Times New Roman" w:cs="Times New Roman"/>
          <w:sz w:val="24"/>
          <w:szCs w:val="24"/>
          <w:lang w:val="en-GB"/>
        </w:rPr>
        <w:t xml:space="preserv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commentRangeStart w:id="161"/>
      <w:r w:rsidR="00776CEC">
        <w:rPr>
          <w:rFonts w:ascii="Times New Roman" w:eastAsia="Times New Roman" w:hAnsi="Times New Roman" w:cs="Times New Roman"/>
          <w:sz w:val="24"/>
          <w:szCs w:val="24"/>
          <w:lang w:val="en-GB"/>
        </w:rPr>
        <w:fldChar w:fldCharType="begin" w:fldLock="1"/>
      </w:r>
      <w:r w:rsidR="002F4A70">
        <w:rPr>
          <w:rFonts w:ascii="Times New Roman" w:eastAsia="Times New Roman" w:hAnsi="Times New Roman" w:cs="Times New Roman"/>
          <w:sz w:val="24"/>
          <w:szCs w:val="24"/>
          <w:lang w:val="en-GB"/>
        </w:rPr>
        <w:instrText>ADDIN CSL_CITATION {"citationItems":[{"id":"ITEM-1","itemData":{"author":[{"dropping-particle":"","family":"Avise","given":"J.C.","non-dropping-particle":"","parse-names":false,"suffix":""}],"id":"ITEM-1","issued":{"date-parts":[["1994"]]},"publisher":"Chapman &amp; Hall","publisher-place":"London, UK","title":"Molecular markers, natural history and evolution","type":"book"},"uris":["http://www.mendeley.com/documents/?uuid=0093e8a9-89a8-41a9-9077-2bc1576a9d11"]},{"id":"ITEM-2","itemData":{"author":[{"dropping-particle":"","family":"Rogers","given":"J.S.","non-dropping-particle":"","parse-names":false,"suffix":""}],"chapter-number":"4","container-title":"Studies in Genetics VII","editor":[{"dropping-particle":"","family":"Wheeler","given":"Marshall R.","non-dropping-particle":"","parse-names":false,"suffix":""}],"id":"ITEM-2","issued":{"date-parts":[["1972"]]},"page":"145-153","publisher":"The University of Texas","publisher-place":"Austin","title":"Measures of genetic similarity and genetic distances","type":"chapter"},"uris":["http://www.mendeley.com/documents/?uuid=e2f47413-304f-48e0-970f-b95fba975af9"]}],"mendeley":{"formattedCitation":"(Avise, 1994; Rogers, 1972)","plainTextFormattedCitation":"(Avise, 1994; Rogers, 1972)","previouslyFormattedCitation":"(Avise, 1994; Rogers, 1972)"},"properties":{"noteIndex":0},"schema":"https://github.com/citation-style-language/schema/raw/master/csl-citation.json"}</w:instrText>
      </w:r>
      <w:r w:rsidR="00776CEC">
        <w:rPr>
          <w:rFonts w:ascii="Times New Roman" w:eastAsia="Times New Roman" w:hAnsi="Times New Roman" w:cs="Times New Roman"/>
          <w:sz w:val="24"/>
          <w:szCs w:val="24"/>
          <w:lang w:val="en-GB"/>
        </w:rPr>
        <w:fldChar w:fldCharType="separate"/>
      </w:r>
      <w:r w:rsidR="00776CEC" w:rsidRPr="00776CEC">
        <w:rPr>
          <w:rFonts w:ascii="Times New Roman" w:eastAsia="Times New Roman" w:hAnsi="Times New Roman" w:cs="Times New Roman"/>
          <w:noProof/>
          <w:sz w:val="24"/>
          <w:szCs w:val="24"/>
          <w:lang w:val="en-GB"/>
        </w:rPr>
        <w:t>(Avise, 1994; Rogers, 1972)</w:t>
      </w:r>
      <w:r w:rsidR="00776CEC">
        <w:rPr>
          <w:rFonts w:ascii="Times New Roman" w:eastAsia="Times New Roman" w:hAnsi="Times New Roman" w:cs="Times New Roman"/>
          <w:sz w:val="24"/>
          <w:szCs w:val="24"/>
          <w:lang w:val="en-GB"/>
        </w:rPr>
        <w:fldChar w:fldCharType="end"/>
      </w:r>
      <w:commentRangeEnd w:id="161"/>
      <w:r w:rsidR="00621FB9">
        <w:rPr>
          <w:rStyle w:val="Marquedecommentaire"/>
        </w:rPr>
        <w:commentReference w:id="161"/>
      </w:r>
      <w:r w:rsidR="00987774">
        <w:rPr>
          <w:rFonts w:ascii="Times New Roman" w:eastAsia="Times New Roman" w:hAnsi="Times New Roman" w:cs="Times New Roman"/>
          <w:sz w:val="24"/>
          <w:szCs w:val="24"/>
          <w:lang w:val="en-GB"/>
        </w:rPr>
        <w:t>, which is very similar to the Euclidean genetic distance</w:t>
      </w:r>
      <w:r w:rsidR="00B9551F">
        <w:rPr>
          <w:rFonts w:ascii="Times New Roman" w:eastAsia="Times New Roman" w:hAnsi="Times New Roman" w:cs="Times New Roman"/>
          <w:sz w:val="24"/>
          <w:szCs w:val="24"/>
          <w:lang w:val="en-GB"/>
        </w:rPr>
        <w:t xml:space="preserve"> (see Annex A)</w:t>
      </w:r>
      <w:r w:rsidR="00987774">
        <w:rPr>
          <w:rFonts w:ascii="Times New Roman" w:eastAsia="Times New Roman" w:hAnsi="Times New Roman" w:cs="Times New Roman"/>
          <w:sz w:val="24"/>
          <w:szCs w:val="24"/>
          <w:lang w:val="en-GB"/>
        </w:rPr>
        <w:t>.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t>
      </w:r>
      <w:r w:rsidR="00864392">
        <w:rPr>
          <w:rFonts w:ascii="Times New Roman" w:eastAsia="Times New Roman" w:hAnsi="Times New Roman" w:cs="Times New Roman"/>
          <w:sz w:val="24"/>
          <w:szCs w:val="24"/>
          <w:lang w:val="en-GB"/>
        </w:rPr>
        <w:t xml:space="preserve">It has recently been used to investigate spatial genetic structure in a pond turtle </w:t>
      </w:r>
      <w:r w:rsidR="00864392">
        <w:rPr>
          <w:rFonts w:ascii="Times New Roman" w:eastAsia="Times New Roman" w:hAnsi="Times New Roman" w:cs="Times New Roman"/>
          <w:sz w:val="24"/>
          <w:szCs w:val="24"/>
          <w:lang w:val="en-GB"/>
        </w:rPr>
        <w:fldChar w:fldCharType="begin" w:fldLock="1"/>
      </w:r>
      <w:r w:rsidR="00864392">
        <w:rPr>
          <w:rFonts w:ascii="Times New Roman" w:eastAsia="Times New Roman" w:hAnsi="Times New Roman" w:cs="Times New Roman"/>
          <w:sz w:val="24"/>
          <w:szCs w:val="24"/>
          <w:lang w:val="en-GB"/>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Africa","type":"article-journal","volume":"45"},"uris":["http://www.mendeley.com/documents/?uuid=38e02322-6ed5-476e-a0fe-17097992713c"]}],"mendeley":{"formattedCitation":"(Pereira, Teixeira, &amp; Velo-Antón, 2018)","plainTextFormattedCitation":"(Pereira, Teixeira, &amp; Velo-Antón, 2018)","previouslyFormattedCitation":"(Pereira, Teixeira, &amp; Velo-Antón, 2018)"},"properties":{"noteIndex":0},"schema":"https://github.com/citation-style-language/schema/raw/master/csl-citation.json"}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864392" w:rsidRPr="00864392">
        <w:rPr>
          <w:rFonts w:ascii="Times New Roman" w:eastAsia="Times New Roman" w:hAnsi="Times New Roman" w:cs="Times New Roman"/>
          <w:noProof/>
          <w:sz w:val="24"/>
          <w:szCs w:val="24"/>
          <w:lang w:val="en-GB"/>
        </w:rPr>
        <w:t>(Pereira, Teixeira, &amp; Velo-Antón, 2018)</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and a fungus </w:t>
      </w:r>
      <w:r w:rsidR="00864392">
        <w:rPr>
          <w:rFonts w:ascii="Times New Roman" w:eastAsia="Times New Roman" w:hAnsi="Times New Roman" w:cs="Times New Roman"/>
          <w:sz w:val="24"/>
          <w:szCs w:val="24"/>
          <w:lang w:val="en-GB"/>
        </w:rPr>
        <w:fldChar w:fldCharType="begin" w:fldLock="1"/>
      </w:r>
      <w:r w:rsidR="00A61965">
        <w:rPr>
          <w:rFonts w:ascii="Times New Roman" w:eastAsia="Times New Roman" w:hAnsi="Times New Roman" w:cs="Times New Roman"/>
          <w:sz w:val="24"/>
          <w:szCs w:val="24"/>
          <w:lang w:val="en-GB"/>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Washington","type":"article-journal","volume":"9"},"uris":["http://www.mendeley.com/documents/?uuid=5b84ba76-0c77-4eef-97f7-1da7212b27bc"]}],"mendeley":{"formattedCitation":"(Bennett &amp; Stone, 2019)","plainTextFormattedCitation":"(Bennett &amp; Stone, 2019)","previouslyFormattedCitation":"(Bennett &amp; Stone, 2019)"},"properties":{"noteIndex":0},"schema":"https://github.com/citation-style-language/schema/raw/master/csl-citation.json"}</w:instrText>
      </w:r>
      <w:r w:rsidR="00864392">
        <w:rPr>
          <w:rFonts w:ascii="Times New Roman" w:eastAsia="Times New Roman" w:hAnsi="Times New Roman" w:cs="Times New Roman"/>
          <w:sz w:val="24"/>
          <w:szCs w:val="24"/>
          <w:lang w:val="en-GB"/>
        </w:rPr>
        <w:fldChar w:fldCharType="separate"/>
      </w:r>
      <w:r w:rsidR="00864392" w:rsidRPr="00864392">
        <w:rPr>
          <w:rFonts w:ascii="Times New Roman" w:eastAsia="Times New Roman" w:hAnsi="Times New Roman" w:cs="Times New Roman"/>
          <w:noProof/>
          <w:sz w:val="24"/>
          <w:szCs w:val="24"/>
          <w:lang w:val="en-GB"/>
        </w:rPr>
        <w:t>(Bennett &amp; Stone, 2019)</w:t>
      </w:r>
      <w:r w:rsidR="00864392">
        <w:rPr>
          <w:rFonts w:ascii="Times New Roman" w:eastAsia="Times New Roman" w:hAnsi="Times New Roman" w:cs="Times New Roman"/>
          <w:sz w:val="24"/>
          <w:szCs w:val="24"/>
          <w:lang w:val="en-GB"/>
        </w:rPr>
        <w:fldChar w:fldCharType="end"/>
      </w:r>
      <w:r w:rsidR="00864392">
        <w:rPr>
          <w:rFonts w:ascii="Times New Roman" w:eastAsia="Times New Roman" w:hAnsi="Times New Roman" w:cs="Times New Roman"/>
          <w:sz w:val="24"/>
          <w:szCs w:val="24"/>
          <w:lang w:val="en-GB"/>
        </w:rPr>
        <w:t xml:space="preserve">. </w:t>
      </w:r>
      <w:r w:rsidR="006F59FE">
        <w:rPr>
          <w:rFonts w:ascii="Times New Roman" w:eastAsia="Times New Roman" w:hAnsi="Times New Roman" w:cs="Times New Roman"/>
          <w:sz w:val="24"/>
          <w:szCs w:val="24"/>
          <w:lang w:val="en-GB"/>
        </w:rPr>
        <w:t xml:space="preserve">We computed the distance using the </w:t>
      </w:r>
      <w:r w:rsidR="006F59FE" w:rsidRPr="0007763B">
        <w:rPr>
          <w:rFonts w:ascii="Times New Roman" w:eastAsia="Times New Roman" w:hAnsi="Times New Roman" w:cs="Times New Roman"/>
          <w:i/>
          <w:sz w:val="24"/>
          <w:szCs w:val="24"/>
          <w:lang w:val="en-GB"/>
        </w:rPr>
        <w:t>dist.genpop</w:t>
      </w:r>
      <w:r w:rsidR="006F59FE" w:rsidRPr="0007763B">
        <w:rPr>
          <w:rFonts w:ascii="Times New Roman" w:eastAsia="Times New Roman" w:hAnsi="Times New Roman" w:cs="Times New Roman"/>
          <w:sz w:val="24"/>
          <w:szCs w:val="24"/>
          <w:lang w:val="en-GB"/>
        </w:rPr>
        <w:t xml:space="preserve"> </w:t>
      </w:r>
      <w:r w:rsidR="00DA3E21">
        <w:rPr>
          <w:rFonts w:ascii="Times New Roman" w:eastAsia="Times New Roman" w:hAnsi="Times New Roman" w:cs="Times New Roman"/>
          <w:sz w:val="24"/>
          <w:szCs w:val="24"/>
          <w:lang w:val="en-GB"/>
        </w:rPr>
        <w:t xml:space="preserve">function </w:t>
      </w:r>
      <w:r w:rsidR="006F59FE" w:rsidRPr="0007763B">
        <w:rPr>
          <w:rFonts w:ascii="Times New Roman" w:eastAsia="Times New Roman" w:hAnsi="Times New Roman" w:cs="Times New Roman"/>
          <w:sz w:val="24"/>
          <w:szCs w:val="24"/>
          <w:lang w:val="en-GB"/>
        </w:rPr>
        <w:t xml:space="preserve">from the </w:t>
      </w:r>
      <w:r w:rsidR="006F59FE">
        <w:rPr>
          <w:rFonts w:ascii="Times New Roman" w:eastAsia="Times New Roman" w:hAnsi="Times New Roman" w:cs="Times New Roman"/>
          <w:i/>
          <w:sz w:val="24"/>
          <w:szCs w:val="24"/>
          <w:lang w:val="en-GB"/>
        </w:rPr>
        <w:t>adegenet</w:t>
      </w:r>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D24C18" w:rsidRDefault="00910194" w:rsidP="000E06D6">
      <w:pPr>
        <w:spacing w:before="240" w:line="276" w:lineRule="auto"/>
        <w:rPr>
          <w:rFonts w:ascii="Times New Roman" w:hAnsi="Times New Roman" w:cs="Times New Roman"/>
          <w:sz w:val="24"/>
          <w:szCs w:val="24"/>
          <w:lang w:val="en-GB"/>
        </w:rPr>
      </w:pPr>
      <w:bookmarkStart w:id="162" w:name="_Toc471728242"/>
      <w:bookmarkStart w:id="163" w:name="_Toc479591296"/>
    </w:p>
    <w:p w14:paraId="004B8CF3" w14:textId="6747EDB6" w:rsidR="004E13A5" w:rsidRPr="0007763B" w:rsidRDefault="004E13A5" w:rsidP="000E06D6">
      <w:pPr>
        <w:spacing w:before="240" w:line="276"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162"/>
      <w:bookmarkEnd w:id="163"/>
    </w:p>
    <w:p w14:paraId="1ECE0643" w14:textId="403AD1CF" w:rsidR="007C19E5" w:rsidRPr="0053064B" w:rsidRDefault="004E13A5" w:rsidP="000E06D6">
      <w:pPr>
        <w:spacing w:before="240" w:after="240" w:line="276"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w:t>
      </w:r>
      <w:ins w:id="164" w:author="Patrick" w:date="2020-07-28T12:54:00Z">
        <w:r w:rsidR="00621FB9">
          <w:rPr>
            <w:rFonts w:ascii="Times New Roman" w:eastAsia="Times New Roman" w:hAnsi="Times New Roman" w:cs="Times New Roman"/>
            <w:sz w:val="24"/>
            <w:szCs w:val="24"/>
            <w:lang w:val="en-CA"/>
          </w:rPr>
          <w:t xml:space="preserve"> and test the performance of TGI</w:t>
        </w:r>
      </w:ins>
      <w:r w:rsidRPr="0007763B">
        <w:rPr>
          <w:rFonts w:ascii="Times New Roman" w:eastAsia="Times New Roman" w:hAnsi="Times New Roman" w:cs="Times New Roman"/>
          <w:sz w:val="24"/>
          <w:szCs w:val="24"/>
          <w:lang w:val="en-CA"/>
        </w:rPr>
        <w:t>, we used the</w:t>
      </w:r>
      <w:r w:rsidRPr="0007763B">
        <w:rPr>
          <w:rFonts w:ascii="Times New Roman" w:eastAsia="Times New Roman" w:hAnsi="Times New Roman" w:cs="Times New Roman"/>
          <w:sz w:val="24"/>
          <w:szCs w:val="24"/>
        </w:rPr>
        <w:t xml:space="preserve"> spatial</w:t>
      </w:r>
      <w:r w:rsidR="005D51DE">
        <w:rPr>
          <w:rFonts w:ascii="Times New Roman" w:eastAsia="Times New Roman" w:hAnsi="Times New Roman" w:cs="Times New Roman"/>
          <w:sz w:val="24"/>
          <w:szCs w:val="24"/>
        </w:rPr>
        <w:t>ly-explicit gene flow simulator</w:t>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CA"/>
        </w:rPr>
        <w:t>CDMetaPOP</w:t>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DA3E21">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define </w:t>
      </w:r>
      <w:del w:id="165" w:author="Patrick" w:date="2020-07-28T12:55:00Z">
        <w:r w:rsidR="00C6094D" w:rsidDel="00AF3775">
          <w:rPr>
            <w:rFonts w:ascii="Times New Roman" w:eastAsia="Times New Roman" w:hAnsi="Times New Roman" w:cs="Times New Roman"/>
            <w:sz w:val="24"/>
            <w:szCs w:val="24"/>
            <w:lang w:val="en-GB"/>
          </w:rPr>
          <w:delText xml:space="preserve">the </w:delText>
        </w:r>
      </w:del>
      <w:r w:rsidRPr="0007763B">
        <w:rPr>
          <w:rFonts w:ascii="Times New Roman" w:eastAsia="Times New Roman" w:hAnsi="Times New Roman" w:cs="Times New Roman"/>
          <w:sz w:val="24"/>
          <w:szCs w:val="24"/>
          <w:lang w:val="en-GB"/>
        </w:rPr>
        <w:t>initial genetic structure, spatial distribution of individuals, dispersal characteristics, and life</w:t>
      </w:r>
      <w:r w:rsidR="00D2058D">
        <w:rPr>
          <w:rFonts w:ascii="Times New Roman" w:eastAsia="Times New Roman" w:hAnsi="Times New Roman" w:cs="Times New Roman"/>
          <w:sz w:val="24"/>
          <w:szCs w:val="24"/>
          <w:lang w:val="en-GB"/>
        </w:rPr>
        <w:t>-</w:t>
      </w:r>
      <w:r w:rsidRPr="0007763B">
        <w:rPr>
          <w:rFonts w:ascii="Times New Roman" w:eastAsia="Times New Roman" w:hAnsi="Times New Roman" w:cs="Times New Roman"/>
          <w:sz w:val="24"/>
          <w:szCs w:val="24"/>
          <w:lang w:val="en-GB"/>
        </w:rPr>
        <w:t>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w:t>
      </w:r>
      <w:del w:id="166" w:author="Patrick" w:date="2020-07-28T12:55:00Z">
        <w:r w:rsidR="0053064B" w:rsidDel="00AF3775">
          <w:rPr>
            <w:rFonts w:ascii="Times New Roman" w:eastAsia="Times New Roman" w:hAnsi="Times New Roman" w:cs="Times New Roman"/>
            <w:sz w:val="24"/>
            <w:szCs w:val="24"/>
            <w:lang w:val="en-CA"/>
          </w:rPr>
          <w:delText>modelled as</w:delText>
        </w:r>
      </w:del>
      <w:r w:rsidR="0053064B">
        <w:rPr>
          <w:rFonts w:ascii="Times New Roman" w:eastAsia="Times New Roman" w:hAnsi="Times New Roman" w:cs="Times New Roman"/>
          <w:sz w:val="24"/>
          <w:szCs w:val="24"/>
          <w:lang w:val="en-CA"/>
        </w:rPr>
        <w:t xml:space="preserve">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 xml:space="preserve">square grid </w:t>
      </w:r>
      <w:r w:rsidR="00C6094D">
        <w:rPr>
          <w:rFonts w:ascii="Times New Roman" w:eastAsia="Times New Roman" w:hAnsi="Times New Roman" w:cs="Times New Roman"/>
          <w:sz w:val="24"/>
          <w:szCs w:val="24"/>
          <w:lang w:val="en-CA"/>
        </w:rPr>
        <w:t xml:space="preserve">containing </w:t>
      </w:r>
      <w:r w:rsidR="0053064B">
        <w:rPr>
          <w:rFonts w:ascii="Times New Roman" w:eastAsia="Times New Roman" w:hAnsi="Times New Roman" w:cs="Times New Roman"/>
          <w:sz w:val="24"/>
          <w:szCs w:val="24"/>
          <w:lang w:val="en-CA"/>
        </w:rPr>
        <w:t xml:space="preserve">5 </w:t>
      </w:r>
      <w:r w:rsidR="00C6094D">
        <w:rPr>
          <w:rFonts w:ascii="Times New Roman" w:eastAsia="Times New Roman" w:hAnsi="Times New Roman" w:cs="Times New Roman"/>
          <w:sz w:val="24"/>
          <w:szCs w:val="24"/>
          <w:lang w:val="en-CA"/>
        </w:rPr>
        <w:sym w:font="Symbol" w:char="F0B4"/>
      </w:r>
      <w:r w:rsidR="00C6094D">
        <w:rPr>
          <w:rFonts w:ascii="Times New Roman" w:eastAsia="Times New Roman" w:hAnsi="Times New Roman" w:cs="Times New Roman"/>
          <w:sz w:val="24"/>
          <w:szCs w:val="24"/>
          <w:lang w:val="en-CA"/>
        </w:rPr>
        <w:t xml:space="preserve"> </w:t>
      </w:r>
      <w:r w:rsidR="0053064B">
        <w:rPr>
          <w:rFonts w:ascii="Times New Roman" w:eastAsia="Times New Roman" w:hAnsi="Times New Roman" w:cs="Times New Roman"/>
          <w:sz w:val="24"/>
          <w:szCs w:val="24"/>
          <w:lang w:val="en-CA"/>
        </w:rPr>
        <w:t>5 cells,</w:t>
      </w:r>
      <w:r w:rsidR="008A2F5F">
        <w:rPr>
          <w:rFonts w:ascii="Times New Roman" w:eastAsia="Times New Roman" w:hAnsi="Times New Roman" w:cs="Times New Roman"/>
          <w:sz w:val="24"/>
          <w:szCs w:val="24"/>
          <w:lang w:val="en-CA"/>
        </w:rPr>
        <w:t xml:space="preserve"> 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commentRangeStart w:id="167"/>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 xml:space="preserve">between populations </w:t>
      </w:r>
      <w:r w:rsidR="005357E7">
        <w:rPr>
          <w:rFonts w:ascii="Times New Roman" w:eastAsia="Times New Roman" w:hAnsi="Times New Roman" w:cs="Times New Roman"/>
          <w:sz w:val="24"/>
          <w:szCs w:val="24"/>
          <w:lang w:val="en-CA"/>
        </w:rPr>
        <w:t xml:space="preserve">was strictly a function of geographic </w:t>
      </w:r>
      <w:r w:rsidR="005357E7" w:rsidRPr="0007763B">
        <w:rPr>
          <w:rFonts w:ascii="Times New Roman" w:eastAsia="Times New Roman" w:hAnsi="Times New Roman" w:cs="Times New Roman"/>
          <w:sz w:val="24"/>
          <w:szCs w:val="24"/>
          <w:lang w:val="en-CA"/>
        </w:rPr>
        <w:t>distance</w:t>
      </w:r>
      <w:commentRangeEnd w:id="167"/>
      <w:r w:rsidR="00AF3775">
        <w:rPr>
          <w:rStyle w:val="Marquedecommentaire"/>
        </w:rPr>
        <w:commentReference w:id="167"/>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00D2058D">
        <w:rPr>
          <w:rFonts w:ascii="Times New Roman" w:eastAsia="Times New Roman" w:hAnsi="Times New Roman" w:cs="Times New Roman"/>
          <w:sz w:val="24"/>
          <w:szCs w:val="24"/>
          <w:lang w:val="en-CA"/>
        </w:rPr>
        <w:t>, therefore,</w:t>
      </w:r>
      <w:r w:rsidR="006B5D89">
        <w:rPr>
          <w:rFonts w:ascii="Times New Roman" w:eastAsia="Times New Roman" w:hAnsi="Times New Roman" w:cs="Times New Roman"/>
          <w:sz w:val="24"/>
          <w:szCs w:val="24"/>
          <w:lang w:val="en-CA"/>
        </w:rPr>
        <w:t xml:space="preserve"> </w:t>
      </w:r>
      <w:r w:rsidR="00C6094D">
        <w:rPr>
          <w:rFonts w:ascii="Times New Roman" w:eastAsia="Times New Roman" w:hAnsi="Times New Roman" w:cs="Times New Roman"/>
          <w:sz w:val="24"/>
          <w:szCs w:val="24"/>
          <w:lang w:val="en-CA"/>
        </w:rPr>
        <w:t>contains</w:t>
      </w:r>
      <w:r w:rsidR="00C6094D"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a maximum of 1250 individuals. </w:t>
      </w:r>
      <w:moveFromRangeStart w:id="168" w:author="Patrick" w:date="2020-07-28T14:30:00Z" w:name="move46839057"/>
      <w:commentRangeStart w:id="169"/>
      <w:moveFrom w:id="170" w:author="Patrick" w:date="2020-07-28T14:30:00Z">
        <w:r w:rsidRPr="0007763B" w:rsidDel="00C93279">
          <w:rPr>
            <w:rFonts w:ascii="Times New Roman" w:eastAsia="Times New Roman" w:hAnsi="Times New Roman" w:cs="Times New Roman"/>
            <w:sz w:val="24"/>
            <w:szCs w:val="24"/>
            <w:lang w:val="en-CA"/>
          </w:rPr>
          <w:t xml:space="preserve">Each simulation was run for 100 generations </w:t>
        </w:r>
        <w:commentRangeEnd w:id="169"/>
        <w:r w:rsidR="00AF3775" w:rsidDel="00C93279">
          <w:rPr>
            <w:rStyle w:val="Marquedecommentaire"/>
          </w:rPr>
          <w:commentReference w:id="169"/>
        </w:r>
        <w:r w:rsidRPr="0007763B" w:rsidDel="00C93279">
          <w:rPr>
            <w:rFonts w:ascii="Times New Roman" w:eastAsia="Times New Roman" w:hAnsi="Times New Roman" w:cs="Times New Roman"/>
            <w:sz w:val="24"/>
            <w:szCs w:val="24"/>
            <w:lang w:val="en-CA"/>
          </w:rPr>
          <w:t xml:space="preserve">before a demographic event </w:t>
        </w:r>
        <w:r w:rsidR="0054565E" w:rsidDel="00C93279">
          <w:rPr>
            <w:rFonts w:ascii="Times New Roman" w:eastAsia="Times New Roman" w:hAnsi="Times New Roman" w:cs="Times New Roman"/>
            <w:sz w:val="24"/>
            <w:szCs w:val="24"/>
            <w:lang w:val="en-CA"/>
          </w:rPr>
          <w:t xml:space="preserve">(see below) </w:t>
        </w:r>
        <w:r w:rsidRPr="0007763B" w:rsidDel="00C93279">
          <w:rPr>
            <w:rFonts w:ascii="Times New Roman" w:eastAsia="Times New Roman" w:hAnsi="Times New Roman" w:cs="Times New Roman"/>
            <w:sz w:val="24"/>
            <w:szCs w:val="24"/>
            <w:lang w:val="en-CA"/>
          </w:rPr>
          <w:t xml:space="preserve">was </w:t>
        </w:r>
        <w:r w:rsidR="00DE0B71" w:rsidDel="00C93279">
          <w:rPr>
            <w:rFonts w:ascii="Times New Roman" w:eastAsia="Times New Roman" w:hAnsi="Times New Roman" w:cs="Times New Roman"/>
            <w:sz w:val="24"/>
            <w:szCs w:val="24"/>
            <w:lang w:val="en-CA"/>
          </w:rPr>
          <w:t>imposed</w:t>
        </w:r>
        <w:r w:rsidR="00DE0B71" w:rsidRPr="0007763B" w:rsidDel="00C93279">
          <w:rPr>
            <w:rFonts w:ascii="Times New Roman" w:eastAsia="Times New Roman" w:hAnsi="Times New Roman" w:cs="Times New Roman"/>
            <w:sz w:val="24"/>
            <w:szCs w:val="24"/>
            <w:lang w:val="en-CA"/>
          </w:rPr>
          <w:t xml:space="preserve"> </w:t>
        </w:r>
        <w:r w:rsidRPr="0007763B" w:rsidDel="00C93279">
          <w:rPr>
            <w:rFonts w:ascii="Times New Roman" w:eastAsia="Times New Roman" w:hAnsi="Times New Roman" w:cs="Times New Roman"/>
            <w:sz w:val="24"/>
            <w:szCs w:val="24"/>
            <w:lang w:val="en-CA"/>
          </w:rPr>
          <w:t xml:space="preserve">on up to three </w:t>
        </w:r>
        <w:r w:rsidR="00C74EA1" w:rsidDel="00C93279">
          <w:rPr>
            <w:rFonts w:ascii="Times New Roman" w:eastAsia="Times New Roman" w:hAnsi="Times New Roman" w:cs="Times New Roman"/>
            <w:sz w:val="24"/>
            <w:szCs w:val="24"/>
            <w:lang w:val="en-CA"/>
          </w:rPr>
          <w:t>populations in the landscape. 10</w:t>
        </w:r>
        <w:r w:rsidRPr="0007763B" w:rsidDel="00C93279">
          <w:rPr>
            <w:rFonts w:ascii="Times New Roman" w:eastAsia="Times New Roman" w:hAnsi="Times New Roman" w:cs="Times New Roman"/>
            <w:sz w:val="24"/>
            <w:szCs w:val="24"/>
            <w:lang w:val="en-CA"/>
          </w:rPr>
          <w:t xml:space="preserve"> more generations were simulated after th</w:t>
        </w:r>
        <w:r w:rsidR="008D2682" w:rsidDel="00C93279">
          <w:rPr>
            <w:rFonts w:ascii="Times New Roman" w:eastAsia="Times New Roman" w:hAnsi="Times New Roman" w:cs="Times New Roman"/>
            <w:sz w:val="24"/>
            <w:szCs w:val="24"/>
            <w:lang w:val="en-CA"/>
          </w:rPr>
          <w:t>is</w:t>
        </w:r>
        <w:r w:rsidRPr="0007763B" w:rsidDel="00C93279">
          <w:rPr>
            <w:rFonts w:ascii="Times New Roman" w:eastAsia="Times New Roman" w:hAnsi="Times New Roman" w:cs="Times New Roman"/>
            <w:sz w:val="24"/>
            <w:szCs w:val="24"/>
            <w:lang w:val="en-CA"/>
          </w:rPr>
          <w:t xml:space="preserve"> event.</w:t>
        </w:r>
        <w:r w:rsidR="007D7FB8" w:rsidDel="00C93279">
          <w:rPr>
            <w:rFonts w:ascii="Times New Roman" w:eastAsia="Times New Roman" w:hAnsi="Times New Roman" w:cs="Times New Roman"/>
            <w:sz w:val="24"/>
            <w:szCs w:val="24"/>
            <w:lang w:val="en-CA"/>
          </w:rPr>
          <w:t xml:space="preserve"> </w:t>
        </w:r>
      </w:moveFrom>
      <w:moveFromRangeEnd w:id="168"/>
      <w:del w:id="171" w:author="Patrick" w:date="2020-07-28T12:57:00Z">
        <w:r w:rsidR="00DE0B71" w:rsidDel="00AF3775">
          <w:rPr>
            <w:rFonts w:ascii="Times New Roman" w:eastAsia="Times New Roman" w:hAnsi="Times New Roman" w:cs="Times New Roman"/>
            <w:sz w:val="24"/>
            <w:szCs w:val="24"/>
            <w:lang w:val="en-GB"/>
          </w:rPr>
          <w:delText>The mutation rate was set at 10</w:delText>
        </w:r>
        <w:r w:rsidR="00DE0B71" w:rsidDel="00AF3775">
          <w:rPr>
            <w:rFonts w:ascii="Times New Roman" w:eastAsia="Times New Roman" w:hAnsi="Times New Roman" w:cs="Times New Roman"/>
            <w:sz w:val="24"/>
            <w:szCs w:val="24"/>
            <w:vertAlign w:val="superscript"/>
            <w:lang w:val="en-GB"/>
          </w:rPr>
          <w:delText>-8</w:delText>
        </w:r>
        <w:r w:rsidR="00DE0B71" w:rsidRPr="0007763B" w:rsidDel="00AF3775">
          <w:rPr>
            <w:rFonts w:ascii="Times New Roman" w:eastAsia="Times New Roman" w:hAnsi="Times New Roman" w:cs="Times New Roman"/>
            <w:sz w:val="24"/>
            <w:szCs w:val="24"/>
            <w:lang w:val="en-GB"/>
          </w:rPr>
          <w:delText xml:space="preserve"> to reflect empirically-derived mutation rates found in many taxa</w:delText>
        </w:r>
        <w:r w:rsidR="00CC677C" w:rsidDel="00AF3775">
          <w:rPr>
            <w:rFonts w:ascii="Times New Roman" w:eastAsia="Times New Roman" w:hAnsi="Times New Roman" w:cs="Times New Roman"/>
            <w:sz w:val="24"/>
            <w:szCs w:val="24"/>
            <w:lang w:val="en-GB"/>
          </w:rPr>
          <w:delText xml:space="preserve"> </w:delText>
        </w:r>
        <w:r w:rsidR="00CC677C" w:rsidDel="00AF3775">
          <w:rPr>
            <w:rFonts w:ascii="Times New Roman" w:eastAsia="Times New Roman" w:hAnsi="Times New Roman" w:cs="Times New Roman"/>
            <w:sz w:val="24"/>
            <w:szCs w:val="24"/>
            <w:lang w:val="en-GB"/>
          </w:rPr>
          <w:fldChar w:fldCharType="begin" w:fldLock="1"/>
        </w:r>
        <w:r w:rsidR="00F95452" w:rsidDel="00AF3775">
          <w:rPr>
            <w:rFonts w:ascii="Times New Roman" w:eastAsia="Times New Roman" w:hAnsi="Times New Roman" w:cs="Times New Roman"/>
            <w:sz w:val="24"/>
            <w:szCs w:val="24"/>
            <w:lang w:val="en-GB"/>
          </w:rPr>
          <w:del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delInstrText>
        </w:r>
        <w:r w:rsidR="00CC677C" w:rsidDel="00AF3775">
          <w:rPr>
            <w:rFonts w:ascii="Times New Roman" w:eastAsia="Times New Roman" w:hAnsi="Times New Roman" w:cs="Times New Roman"/>
            <w:sz w:val="24"/>
            <w:szCs w:val="24"/>
            <w:lang w:val="en-GB"/>
          </w:rPr>
          <w:fldChar w:fldCharType="separate"/>
        </w:r>
        <w:r w:rsidR="004C27A8" w:rsidRPr="004C27A8" w:rsidDel="00AF3775">
          <w:rPr>
            <w:rFonts w:ascii="Times New Roman" w:eastAsia="Times New Roman" w:hAnsi="Times New Roman" w:cs="Times New Roman"/>
            <w:noProof/>
            <w:sz w:val="24"/>
            <w:szCs w:val="24"/>
            <w:lang w:val="en-GB"/>
          </w:rPr>
          <w:delText>(Allio, Donega, Galtier, &amp; Nabholz, 2017)</w:delText>
        </w:r>
        <w:r w:rsidR="00CC677C" w:rsidDel="00AF3775">
          <w:rPr>
            <w:rFonts w:ascii="Times New Roman" w:eastAsia="Times New Roman" w:hAnsi="Times New Roman" w:cs="Times New Roman"/>
            <w:sz w:val="24"/>
            <w:szCs w:val="24"/>
            <w:lang w:val="en-GB"/>
          </w:rPr>
          <w:fldChar w:fldCharType="end"/>
        </w:r>
        <w:r w:rsidR="00DE0B71" w:rsidDel="00AF3775">
          <w:rPr>
            <w:rFonts w:ascii="Times New Roman" w:eastAsia="Times New Roman" w:hAnsi="Times New Roman" w:cs="Times New Roman"/>
            <w:sz w:val="24"/>
            <w:szCs w:val="24"/>
            <w:lang w:val="en-GB"/>
          </w:rPr>
          <w:delText>.</w:delText>
        </w:r>
        <w:r w:rsidR="007C19E5" w:rsidDel="00AF3775">
          <w:rPr>
            <w:rFonts w:ascii="Times New Roman" w:eastAsia="Times New Roman" w:hAnsi="Times New Roman" w:cs="Times New Roman"/>
            <w:sz w:val="24"/>
            <w:szCs w:val="24"/>
            <w:lang w:val="en-GB"/>
          </w:rPr>
          <w:delText xml:space="preserve"> </w:delText>
        </w:r>
      </w:del>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r w:rsidR="007D60E9">
        <w:rPr>
          <w:rFonts w:ascii="Times New Roman" w:eastAsia="Times New Roman" w:hAnsi="Times New Roman" w:cs="Times New Roman"/>
          <w:sz w:val="24"/>
          <w:szCs w:val="24"/>
          <w:lang w:val="en-GB"/>
        </w:rPr>
        <w:t xml:space="preserve"> Sampling was done before and after the event</w:t>
      </w:r>
      <w:r w:rsidR="00864FAF">
        <w:rPr>
          <w:rFonts w:ascii="Times New Roman" w:eastAsia="Times New Roman" w:hAnsi="Times New Roman" w:cs="Times New Roman"/>
          <w:sz w:val="24"/>
          <w:szCs w:val="24"/>
          <w:lang w:val="en-GB"/>
        </w:rPr>
        <w:t xml:space="preserve"> unless </w:t>
      </w:r>
      <w:r w:rsidR="008B2B6D">
        <w:rPr>
          <w:rFonts w:ascii="Times New Roman" w:eastAsia="Times New Roman" w:hAnsi="Times New Roman" w:cs="Times New Roman"/>
          <w:sz w:val="24"/>
          <w:szCs w:val="24"/>
          <w:lang w:val="en-GB"/>
        </w:rPr>
        <w:t xml:space="preserve">otherwise </w:t>
      </w:r>
      <w:r w:rsidR="00864FAF">
        <w:rPr>
          <w:rFonts w:ascii="Times New Roman" w:eastAsia="Times New Roman" w:hAnsi="Times New Roman" w:cs="Times New Roman"/>
          <w:sz w:val="24"/>
          <w:szCs w:val="24"/>
          <w:lang w:val="en-GB"/>
        </w:rPr>
        <w:t>specified.</w:t>
      </w:r>
      <w:ins w:id="172" w:author="Patrick" w:date="2020-07-28T12:57:00Z">
        <w:r w:rsidR="00AF3775">
          <w:rPr>
            <w:rFonts w:ascii="Times New Roman" w:eastAsia="Times New Roman" w:hAnsi="Times New Roman" w:cs="Times New Roman"/>
            <w:sz w:val="24"/>
            <w:szCs w:val="24"/>
            <w:lang w:val="en-GB"/>
          </w:rPr>
          <w:t xml:space="preserve"> </w:t>
        </w:r>
      </w:ins>
      <w:ins w:id="173" w:author="Patrick" w:date="2020-07-28T12:58:00Z">
        <w:r w:rsidR="00AF3775">
          <w:rPr>
            <w:rFonts w:ascii="Times New Roman" w:eastAsia="Times New Roman" w:hAnsi="Times New Roman" w:cs="Times New Roman"/>
            <w:sz w:val="24"/>
            <w:szCs w:val="24"/>
            <w:lang w:val="en-GB"/>
          </w:rPr>
          <w:t>The mutation rate was set at 10</w:t>
        </w:r>
        <w:r w:rsidR="00AF3775">
          <w:rPr>
            <w:rFonts w:ascii="Times New Roman" w:eastAsia="Times New Roman" w:hAnsi="Times New Roman" w:cs="Times New Roman"/>
            <w:sz w:val="24"/>
            <w:szCs w:val="24"/>
            <w:vertAlign w:val="superscript"/>
            <w:lang w:val="en-GB"/>
          </w:rPr>
          <w:t>-8</w:t>
        </w:r>
        <w:r w:rsidR="00AF3775" w:rsidRPr="0007763B">
          <w:rPr>
            <w:rFonts w:ascii="Times New Roman" w:eastAsia="Times New Roman" w:hAnsi="Times New Roman" w:cs="Times New Roman"/>
            <w:sz w:val="24"/>
            <w:szCs w:val="24"/>
            <w:lang w:val="en-GB"/>
          </w:rPr>
          <w:t xml:space="preserve"> </w:t>
        </w:r>
        <w:r w:rsidR="00AF3775">
          <w:rPr>
            <w:rFonts w:ascii="Times New Roman" w:eastAsia="Times New Roman" w:hAnsi="Times New Roman" w:cs="Times New Roman"/>
            <w:sz w:val="24"/>
            <w:szCs w:val="24"/>
            <w:lang w:val="en-GB"/>
          </w:rPr>
          <w:fldChar w:fldCharType="begin" w:fldLock="1"/>
        </w:r>
        <w:r w:rsidR="00AF3775">
          <w:rPr>
            <w:rFonts w:ascii="Times New Roman" w:eastAsia="Times New Roman" w:hAnsi="Times New Roman" w:cs="Times New Roman"/>
            <w:sz w:val="24"/>
            <w:szCs w:val="24"/>
            <w:lang w:val="en-GB"/>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marker","type":"article-journal","volume":"34"},"uris":["http://www.mendeley.com/documents/?uuid=1bfabed9-585b-49eb-a9ac-2e5e6b5c8bf6"]}],"mendeley":{"formattedCitation":"(Allio, Donega, Galtier, &amp; Nabholz, 2017)","plainTextFormattedCitation":"(Allio, Donega, Galtier, &amp; Nabholz, 2017)","previouslyFormattedCitation":"(Allio, Donega, Galtier, &amp; Nabholz, 2017)"},"properties":{"noteIndex":0},"schema":"https://github.com/citation-style-language/schema/raw/master/csl-citation.json"}</w:instrText>
        </w:r>
        <w:r w:rsidR="00AF3775">
          <w:rPr>
            <w:rFonts w:ascii="Times New Roman" w:eastAsia="Times New Roman" w:hAnsi="Times New Roman" w:cs="Times New Roman"/>
            <w:sz w:val="24"/>
            <w:szCs w:val="24"/>
            <w:lang w:val="en-GB"/>
          </w:rPr>
          <w:fldChar w:fldCharType="separate"/>
        </w:r>
        <w:r w:rsidR="00AF3775" w:rsidRPr="004C27A8">
          <w:rPr>
            <w:rFonts w:ascii="Times New Roman" w:eastAsia="Times New Roman" w:hAnsi="Times New Roman" w:cs="Times New Roman"/>
            <w:noProof/>
            <w:sz w:val="24"/>
            <w:szCs w:val="24"/>
            <w:lang w:val="en-GB"/>
          </w:rPr>
          <w:t>(Allio, Donega, Galtier, &amp; Nabholz, 2017)</w:t>
        </w:r>
        <w:r w:rsidR="00AF3775">
          <w:rPr>
            <w:rFonts w:ascii="Times New Roman" w:eastAsia="Times New Roman" w:hAnsi="Times New Roman" w:cs="Times New Roman"/>
            <w:sz w:val="24"/>
            <w:szCs w:val="24"/>
            <w:lang w:val="en-GB"/>
          </w:rPr>
          <w:fldChar w:fldCharType="end"/>
        </w:r>
        <w:r w:rsidR="00AF3775">
          <w:rPr>
            <w:rFonts w:ascii="Times New Roman" w:eastAsia="Times New Roman" w:hAnsi="Times New Roman" w:cs="Times New Roman"/>
            <w:sz w:val="24"/>
            <w:szCs w:val="24"/>
            <w:lang w:val="en-GB"/>
          </w:rPr>
          <w:t>.</w:t>
        </w:r>
      </w:ins>
    </w:p>
    <w:p w14:paraId="32CD2D77" w14:textId="0E595895" w:rsidR="00406446" w:rsidRDefault="004E13A5" w:rsidP="000E06D6">
      <w:pPr>
        <w:autoSpaceDE w:val="0"/>
        <w:autoSpaceDN w:val="0"/>
        <w:adjustRightInd w:val="0"/>
        <w:spacing w:before="240" w:after="0" w:line="276"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 xml:space="preserve">e simulated 180 </w:t>
      </w:r>
      <w:r w:rsidRPr="0001269B">
        <w:rPr>
          <w:rFonts w:ascii="Times New Roman" w:eastAsia="Times New Roman" w:hAnsi="Times New Roman" w:cs="Times New Roman"/>
          <w:sz w:val="24"/>
          <w:szCs w:val="24"/>
          <w:lang w:val="en-CA"/>
        </w:rPr>
        <w:t>replica</w:t>
      </w:r>
      <w:r w:rsidR="00B752BC" w:rsidRPr="0001269B">
        <w:rPr>
          <w:rFonts w:ascii="Times New Roman" w:eastAsia="Times New Roman" w:hAnsi="Times New Roman" w:cs="Times New Roman"/>
          <w:sz w:val="24"/>
          <w:szCs w:val="24"/>
          <w:lang w:val="en-CA"/>
        </w:rPr>
        <w:t>tes for each scenario</w:t>
      </w:r>
      <w:r w:rsidR="0001269B" w:rsidRPr="0001269B">
        <w:rPr>
          <w:rFonts w:ascii="Times New Roman" w:hAnsi="Times New Roman" w:cs="Times New Roman"/>
          <w:sz w:val="24"/>
          <w:szCs w:val="24"/>
        </w:rPr>
        <w:t xml:space="preserve"> (see below)</w:t>
      </w:r>
      <w:r w:rsidR="00B752BC" w:rsidRPr="0001269B">
        <w:rPr>
          <w:rFonts w:ascii="Times New Roman" w:eastAsia="Times New Roman" w:hAnsi="Times New Roman" w:cs="Times New Roman"/>
          <w:sz w:val="24"/>
          <w:szCs w:val="24"/>
          <w:lang w:val="en-CA"/>
        </w:rPr>
        <w:t>. For each</w:t>
      </w:r>
      <w:r w:rsidR="00B752BC">
        <w:rPr>
          <w:rFonts w:ascii="Times New Roman" w:eastAsia="Times New Roman" w:hAnsi="Times New Roman" w:cs="Times New Roman"/>
          <w:sz w:val="24"/>
          <w:szCs w:val="24"/>
          <w:lang w:val="en-CA"/>
        </w:rPr>
        <w:t xml:space="preserve"> replicate, we initialized the simulation with random and unique allocation</w:t>
      </w:r>
      <w:r w:rsidR="00993792">
        <w:rPr>
          <w:rFonts w:ascii="Times New Roman" w:eastAsia="Times New Roman" w:hAnsi="Times New Roman" w:cs="Times New Roman"/>
          <w:sz w:val="24"/>
          <w:szCs w:val="24"/>
          <w:lang w:val="en-CA"/>
        </w:rPr>
        <w:t>s</w:t>
      </w:r>
      <w:r w:rsidR="00B752BC">
        <w:rPr>
          <w:rFonts w:ascii="Times New Roman" w:eastAsia="Times New Roman" w:hAnsi="Times New Roman" w:cs="Times New Roman"/>
          <w:sz w:val="24"/>
          <w:szCs w:val="24"/>
          <w:lang w:val="en-CA"/>
        </w:rPr>
        <w:t xml:space="preserve"> of alleles among individuals, </w:t>
      </w:r>
      <w:commentRangeStart w:id="174"/>
      <w:commentRangeStart w:id="175"/>
      <w:commentRangeStart w:id="176"/>
      <w:r w:rsidR="00B752BC">
        <w:rPr>
          <w:rFonts w:ascii="Times New Roman" w:eastAsia="Times New Roman" w:hAnsi="Times New Roman" w:cs="Times New Roman"/>
          <w:sz w:val="24"/>
          <w:szCs w:val="24"/>
          <w:lang w:val="en-CA"/>
        </w:rPr>
        <w:t xml:space="preserve">therefore reaching maximum </w:t>
      </w:r>
      <w:commentRangeEnd w:id="174"/>
      <w:r w:rsidR="00993792">
        <w:rPr>
          <w:rStyle w:val="Marquedecommentaire"/>
        </w:rPr>
        <w:commentReference w:id="174"/>
      </w:r>
      <w:commentRangeEnd w:id="175"/>
      <w:r w:rsidR="000A5888">
        <w:rPr>
          <w:rStyle w:val="Marquedecommentaire"/>
        </w:rPr>
        <w:commentReference w:id="175"/>
      </w:r>
      <w:commentRangeEnd w:id="176"/>
      <w:r w:rsidR="00C93279">
        <w:rPr>
          <w:rStyle w:val="Marquedecommentaire"/>
        </w:rPr>
        <w:commentReference w:id="176"/>
      </w:r>
      <w:r w:rsidR="00B752BC">
        <w:rPr>
          <w:rFonts w:ascii="Times New Roman" w:eastAsia="Times New Roman" w:hAnsi="Times New Roman" w:cs="Times New Roman"/>
          <w:sz w:val="24"/>
          <w:szCs w:val="24"/>
          <w:lang w:val="en-CA"/>
        </w:rPr>
        <w:t>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CA3406">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they </w:t>
      </w:r>
      <w:r w:rsidR="00993792">
        <w:rPr>
          <w:rFonts w:ascii="Times New Roman" w:hAnsi="Times New Roman" w:cs="Times New Roman"/>
          <w:sz w:val="24"/>
          <w:szCs w:val="24"/>
          <w:lang w:val="en-CA"/>
        </w:rPr>
        <w:t>seemed</w:t>
      </w:r>
      <w:r w:rsidR="00993792" w:rsidRPr="0007763B">
        <w:rPr>
          <w:rFonts w:ascii="Times New Roman" w:hAnsi="Times New Roman" w:cs="Times New Roman"/>
          <w:sz w:val="24"/>
          <w:szCs w:val="24"/>
          <w:lang w:val="en-CA"/>
        </w:rPr>
        <w:t xml:space="preserve"> </w:t>
      </w:r>
      <w:r w:rsidRPr="0007763B">
        <w:rPr>
          <w:rFonts w:ascii="Times New Roman" w:hAnsi="Times New Roman" w:cs="Times New Roman"/>
          <w:sz w:val="24"/>
          <w:szCs w:val="24"/>
          <w:lang w:val="en-CA"/>
        </w:rPr>
        <w:t xml:space="preserve">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lastRenderedPageBreak/>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moveToRangeStart w:id="177" w:author="Patrick" w:date="2020-07-28T14:30:00Z" w:name="move46839057"/>
      <w:commentRangeStart w:id="178"/>
      <w:moveTo w:id="179" w:author="Patrick" w:date="2020-07-28T14:30:00Z">
        <w:r w:rsidR="00C93279" w:rsidRPr="0007763B">
          <w:rPr>
            <w:rFonts w:ascii="Times New Roman" w:eastAsia="Times New Roman" w:hAnsi="Times New Roman" w:cs="Times New Roman"/>
            <w:sz w:val="24"/>
            <w:szCs w:val="24"/>
            <w:lang w:val="en-CA"/>
          </w:rPr>
          <w:t xml:space="preserve">Each simulation was run for 100 generations </w:t>
        </w:r>
        <w:commentRangeEnd w:id="178"/>
        <w:r w:rsidR="00C93279">
          <w:rPr>
            <w:rStyle w:val="Marquedecommentaire"/>
          </w:rPr>
          <w:commentReference w:id="178"/>
        </w:r>
        <w:r w:rsidR="00C93279" w:rsidRPr="0007763B">
          <w:rPr>
            <w:rFonts w:ascii="Times New Roman" w:eastAsia="Times New Roman" w:hAnsi="Times New Roman" w:cs="Times New Roman"/>
            <w:sz w:val="24"/>
            <w:szCs w:val="24"/>
            <w:lang w:val="en-CA"/>
          </w:rPr>
          <w:t xml:space="preserve">before a demographic event </w:t>
        </w:r>
        <w:r w:rsidR="00C93279">
          <w:rPr>
            <w:rFonts w:ascii="Times New Roman" w:eastAsia="Times New Roman" w:hAnsi="Times New Roman" w:cs="Times New Roman"/>
            <w:sz w:val="24"/>
            <w:szCs w:val="24"/>
            <w:lang w:val="en-CA"/>
          </w:rPr>
          <w:t xml:space="preserve">(see below) </w:t>
        </w:r>
        <w:r w:rsidR="00C93279" w:rsidRPr="0007763B">
          <w:rPr>
            <w:rFonts w:ascii="Times New Roman" w:eastAsia="Times New Roman" w:hAnsi="Times New Roman" w:cs="Times New Roman"/>
            <w:sz w:val="24"/>
            <w:szCs w:val="24"/>
            <w:lang w:val="en-CA"/>
          </w:rPr>
          <w:t xml:space="preserve">was </w:t>
        </w:r>
        <w:r w:rsidR="00C93279">
          <w:rPr>
            <w:rFonts w:ascii="Times New Roman" w:eastAsia="Times New Roman" w:hAnsi="Times New Roman" w:cs="Times New Roman"/>
            <w:sz w:val="24"/>
            <w:szCs w:val="24"/>
            <w:lang w:val="en-CA"/>
          </w:rPr>
          <w:t>imposed</w:t>
        </w:r>
        <w:r w:rsidR="00C93279" w:rsidRPr="0007763B">
          <w:rPr>
            <w:rFonts w:ascii="Times New Roman" w:eastAsia="Times New Roman" w:hAnsi="Times New Roman" w:cs="Times New Roman"/>
            <w:sz w:val="24"/>
            <w:szCs w:val="24"/>
            <w:lang w:val="en-CA"/>
          </w:rPr>
          <w:t xml:space="preserve"> on up to three </w:t>
        </w:r>
        <w:r w:rsidR="00C93279">
          <w:rPr>
            <w:rFonts w:ascii="Times New Roman" w:eastAsia="Times New Roman" w:hAnsi="Times New Roman" w:cs="Times New Roman"/>
            <w:sz w:val="24"/>
            <w:szCs w:val="24"/>
            <w:lang w:val="en-CA"/>
          </w:rPr>
          <w:t>populations in the landscape. 10</w:t>
        </w:r>
        <w:r w:rsidR="00C93279" w:rsidRPr="0007763B">
          <w:rPr>
            <w:rFonts w:ascii="Times New Roman" w:eastAsia="Times New Roman" w:hAnsi="Times New Roman" w:cs="Times New Roman"/>
            <w:sz w:val="24"/>
            <w:szCs w:val="24"/>
            <w:lang w:val="en-CA"/>
          </w:rPr>
          <w:t xml:space="preserve"> more generations were simulated after th</w:t>
        </w:r>
        <w:r w:rsidR="00C93279">
          <w:rPr>
            <w:rFonts w:ascii="Times New Roman" w:eastAsia="Times New Roman" w:hAnsi="Times New Roman" w:cs="Times New Roman"/>
            <w:sz w:val="24"/>
            <w:szCs w:val="24"/>
            <w:lang w:val="en-CA"/>
          </w:rPr>
          <w:t>is</w:t>
        </w:r>
        <w:r w:rsidR="00C93279" w:rsidRPr="0007763B">
          <w:rPr>
            <w:rFonts w:ascii="Times New Roman" w:eastAsia="Times New Roman" w:hAnsi="Times New Roman" w:cs="Times New Roman"/>
            <w:sz w:val="24"/>
            <w:szCs w:val="24"/>
            <w:lang w:val="en-CA"/>
          </w:rPr>
          <w:t xml:space="preserve"> event.</w:t>
        </w:r>
      </w:moveTo>
      <w:moveToRangeEnd w:id="177"/>
    </w:p>
    <w:p w14:paraId="6CFFAEFA" w14:textId="68C8B32E" w:rsidR="00910194" w:rsidRDefault="00331CF4" w:rsidP="000E06D6">
      <w:pPr>
        <w:autoSpaceDE w:val="0"/>
        <w:autoSpaceDN w:val="0"/>
        <w:adjustRightInd w:val="0"/>
        <w:spacing w:before="240" w:after="0" w:line="276" w:lineRule="auto"/>
        <w:rPr>
          <w:rFonts w:ascii="Times New Roman" w:eastAsia="Times New Roman" w:hAnsi="Times New Roman" w:cs="Times New Roman"/>
          <w:sz w:val="24"/>
          <w:szCs w:val="24"/>
          <w:lang w:val="en-GB"/>
        </w:rPr>
      </w:pPr>
      <w:del w:id="180" w:author="Patrick" w:date="2020-07-28T16:09:00Z">
        <w:r w:rsidDel="00E9211E">
          <w:rPr>
            <w:rFonts w:ascii="Times New Roman" w:eastAsia="Times New Roman" w:hAnsi="Times New Roman" w:cs="Times New Roman"/>
            <w:sz w:val="24"/>
            <w:szCs w:val="24"/>
            <w:lang w:val="en-CA"/>
          </w:rPr>
          <w:delText xml:space="preserve">Many </w:delText>
        </w:r>
      </w:del>
      <w:ins w:id="181" w:author="Patrick" w:date="2020-07-28T16:09:00Z">
        <w:r w:rsidR="00E9211E">
          <w:rPr>
            <w:rFonts w:ascii="Times New Roman" w:eastAsia="Times New Roman" w:hAnsi="Times New Roman" w:cs="Times New Roman"/>
            <w:sz w:val="24"/>
            <w:szCs w:val="24"/>
            <w:lang w:val="en-CA"/>
          </w:rPr>
          <w:t xml:space="preserve">Multiple </w:t>
        </w:r>
      </w:ins>
      <w:r w:rsidR="00FC789E">
        <w:rPr>
          <w:rFonts w:ascii="Times New Roman" w:eastAsia="Times New Roman" w:hAnsi="Times New Roman" w:cs="Times New Roman"/>
          <w:sz w:val="24"/>
          <w:szCs w:val="24"/>
          <w:lang w:val="en-CA"/>
        </w:rPr>
        <w:t xml:space="preserve">demographic </w:t>
      </w:r>
      <w:r>
        <w:rPr>
          <w:rFonts w:ascii="Times New Roman" w:eastAsia="Times New Roman" w:hAnsi="Times New Roman" w:cs="Times New Roman"/>
          <w:sz w:val="24"/>
          <w:szCs w:val="24"/>
          <w:lang w:val="en-CA"/>
        </w:rPr>
        <w:t>processe</w:t>
      </w:r>
      <w:r w:rsidR="00FC789E">
        <w:rPr>
          <w:rFonts w:ascii="Times New Roman" w:eastAsia="Times New Roman" w:hAnsi="Times New Roman" w:cs="Times New Roman"/>
          <w:sz w:val="24"/>
          <w:szCs w:val="24"/>
          <w:lang w:val="en-CA"/>
        </w:rPr>
        <w:t>s</w:t>
      </w:r>
      <w:r>
        <w:rPr>
          <w:rFonts w:ascii="Times New Roman" w:eastAsia="Times New Roman" w:hAnsi="Times New Roman" w:cs="Times New Roman"/>
          <w:sz w:val="24"/>
          <w:szCs w:val="24"/>
          <w:lang w:val="en-CA"/>
        </w:rPr>
        <w:t xml:space="preserve"> </w:t>
      </w:r>
      <w:ins w:id="182" w:author="Patrick" w:date="2020-07-28T16:09:00Z">
        <w:r w:rsidR="00E9211E">
          <w:rPr>
            <w:rFonts w:ascii="Times New Roman" w:eastAsia="Times New Roman" w:hAnsi="Times New Roman" w:cs="Times New Roman"/>
            <w:sz w:val="24"/>
            <w:szCs w:val="24"/>
            <w:lang w:val="en-CA"/>
          </w:rPr>
          <w:t xml:space="preserve">affect </w:t>
        </w:r>
      </w:ins>
      <w:ins w:id="183" w:author="Patrick" w:date="2020-07-28T16:10:00Z">
        <w:r w:rsidR="00E9211E">
          <w:rPr>
            <w:rFonts w:ascii="Times New Roman" w:eastAsia="Times New Roman" w:hAnsi="Times New Roman" w:cs="Times New Roman"/>
            <w:sz w:val="24"/>
            <w:szCs w:val="24"/>
            <w:lang w:val="en-CA"/>
          </w:rPr>
          <w:t xml:space="preserve">the spatial apportionment of genetic variation. </w:t>
        </w:r>
      </w:ins>
      <w:del w:id="184" w:author="Patrick" w:date="2020-07-28T16:10:00Z">
        <w:r w:rsidDel="00E9211E">
          <w:rPr>
            <w:rFonts w:ascii="Times New Roman" w:eastAsia="Times New Roman" w:hAnsi="Times New Roman" w:cs="Times New Roman"/>
            <w:sz w:val="24"/>
            <w:szCs w:val="24"/>
            <w:lang w:val="en-CA"/>
          </w:rPr>
          <w:delText xml:space="preserve">may alter the genetic diversity of a </w:delText>
        </w:r>
        <w:r w:rsidR="009D3685" w:rsidDel="00E9211E">
          <w:rPr>
            <w:rFonts w:ascii="Times New Roman" w:eastAsia="Times New Roman" w:hAnsi="Times New Roman" w:cs="Times New Roman"/>
            <w:sz w:val="24"/>
            <w:szCs w:val="24"/>
            <w:lang w:val="en-CA"/>
          </w:rPr>
          <w:delText xml:space="preserve">local </w:delText>
        </w:r>
        <w:r w:rsidDel="00E9211E">
          <w:rPr>
            <w:rFonts w:ascii="Times New Roman" w:eastAsia="Times New Roman" w:hAnsi="Times New Roman" w:cs="Times New Roman"/>
            <w:sz w:val="24"/>
            <w:szCs w:val="24"/>
            <w:lang w:val="en-CA"/>
          </w:rPr>
          <w:delText xml:space="preserve">population and </w:delText>
        </w:r>
      </w:del>
      <w:ins w:id="185" w:author="Patrick" w:date="2020-07-28T16:10:00Z">
        <w:r w:rsidR="00E9211E">
          <w:rPr>
            <w:rFonts w:ascii="Times New Roman" w:eastAsia="Times New Roman" w:hAnsi="Times New Roman" w:cs="Times New Roman"/>
            <w:sz w:val="24"/>
            <w:szCs w:val="24"/>
            <w:lang w:val="en-CA"/>
          </w:rPr>
          <w:t xml:space="preserve">For this study, </w:t>
        </w:r>
      </w:ins>
      <w:r>
        <w:rPr>
          <w:rFonts w:ascii="Times New Roman" w:eastAsia="Times New Roman" w:hAnsi="Times New Roman" w:cs="Times New Roman"/>
          <w:sz w:val="24"/>
          <w:szCs w:val="24"/>
          <w:lang w:val="en-CA"/>
        </w:rPr>
        <w:t xml:space="preserve">we chose </w:t>
      </w:r>
      <w:ins w:id="186" w:author="Patrick" w:date="2020-07-28T16:10:00Z">
        <w:r w:rsidR="00E9211E">
          <w:rPr>
            <w:rFonts w:ascii="Times New Roman" w:eastAsia="Times New Roman" w:hAnsi="Times New Roman" w:cs="Times New Roman"/>
            <w:sz w:val="24"/>
            <w:szCs w:val="24"/>
            <w:lang w:val="en-CA"/>
          </w:rPr>
          <w:t xml:space="preserve">to investigate </w:t>
        </w:r>
      </w:ins>
      <w:del w:id="187" w:author="Patrick" w:date="2020-07-28T16:10:00Z">
        <w:r w:rsidR="00960C19" w:rsidDel="00E9211E">
          <w:rPr>
            <w:rFonts w:ascii="Times New Roman" w:eastAsia="Times New Roman" w:hAnsi="Times New Roman" w:cs="Times New Roman"/>
            <w:sz w:val="24"/>
            <w:szCs w:val="24"/>
            <w:lang w:val="en-CA"/>
          </w:rPr>
          <w:delText xml:space="preserve">our demographic event </w:delText>
        </w:r>
        <w:r w:rsidR="00FC789E" w:rsidDel="00E9211E">
          <w:rPr>
            <w:rFonts w:ascii="Times New Roman" w:eastAsia="Times New Roman" w:hAnsi="Times New Roman" w:cs="Times New Roman"/>
            <w:sz w:val="24"/>
            <w:szCs w:val="24"/>
            <w:lang w:val="en-CA"/>
          </w:rPr>
          <w:delText>to be</w:delText>
        </w:r>
        <w:r w:rsidR="00960C19" w:rsidDel="00E9211E">
          <w:rPr>
            <w:rFonts w:ascii="Times New Roman" w:eastAsia="Times New Roman" w:hAnsi="Times New Roman" w:cs="Times New Roman"/>
            <w:sz w:val="24"/>
            <w:szCs w:val="24"/>
            <w:lang w:val="en-CA"/>
          </w:rPr>
          <w:delText xml:space="preserve"> </w:delText>
        </w:r>
      </w:del>
      <w:ins w:id="188" w:author="Patrick" w:date="2020-07-28T16:10:00Z">
        <w:r w:rsidR="00E9211E">
          <w:rPr>
            <w:rFonts w:ascii="Times New Roman" w:eastAsia="Times New Roman" w:hAnsi="Times New Roman" w:cs="Times New Roman"/>
            <w:sz w:val="24"/>
            <w:szCs w:val="24"/>
            <w:lang w:val="en-CA"/>
          </w:rPr>
          <w:t xml:space="preserve">the influence of </w:t>
        </w:r>
      </w:ins>
      <w:r w:rsidR="00960C19">
        <w:rPr>
          <w:rFonts w:ascii="Times New Roman" w:eastAsia="Times New Roman" w:hAnsi="Times New Roman" w:cs="Times New Roman"/>
          <w:sz w:val="24"/>
          <w:szCs w:val="24"/>
          <w:lang w:val="en-CA"/>
        </w:rPr>
        <w:t>immigration from a previously isolated population</w:t>
      </w:r>
      <w:ins w:id="189" w:author="Patrick" w:date="2020-07-28T16:11:00Z">
        <w:r w:rsidR="00E9211E">
          <w:rPr>
            <w:rFonts w:ascii="Times New Roman" w:eastAsia="Times New Roman" w:hAnsi="Times New Roman" w:cs="Times New Roman"/>
            <w:sz w:val="24"/>
            <w:szCs w:val="24"/>
            <w:lang w:val="en-CA"/>
          </w:rPr>
          <w:t>.</w:t>
        </w:r>
      </w:ins>
      <w:del w:id="190" w:author="Patrick" w:date="2020-07-28T16:11:00Z">
        <w:r w:rsidR="00FC789E" w:rsidDel="00E9211E">
          <w:rPr>
            <w:rFonts w:ascii="Times New Roman" w:eastAsia="Times New Roman" w:hAnsi="Times New Roman" w:cs="Times New Roman"/>
            <w:sz w:val="24"/>
            <w:szCs w:val="24"/>
            <w:lang w:val="en-CA"/>
          </w:rPr>
          <w:delText xml:space="preserve"> because it is </w:delText>
        </w:r>
        <w:r w:rsidR="001B077C" w:rsidDel="00E9211E">
          <w:rPr>
            <w:rFonts w:ascii="Times New Roman" w:eastAsia="Times New Roman" w:hAnsi="Times New Roman" w:cs="Times New Roman"/>
            <w:sz w:val="24"/>
            <w:szCs w:val="24"/>
            <w:lang w:val="en-CA"/>
          </w:rPr>
          <w:delText xml:space="preserve">a </w:delText>
        </w:r>
        <w:r w:rsidR="00FC789E" w:rsidDel="00E9211E">
          <w:rPr>
            <w:rFonts w:ascii="Times New Roman" w:eastAsia="Times New Roman" w:hAnsi="Times New Roman" w:cs="Times New Roman"/>
            <w:sz w:val="24"/>
            <w:szCs w:val="24"/>
            <w:lang w:val="en-CA"/>
          </w:rPr>
          <w:delText>common</w:delText>
        </w:r>
        <w:r w:rsidR="001B077C" w:rsidDel="00E9211E">
          <w:rPr>
            <w:rFonts w:ascii="Times New Roman" w:eastAsia="Times New Roman" w:hAnsi="Times New Roman" w:cs="Times New Roman"/>
            <w:sz w:val="24"/>
            <w:szCs w:val="24"/>
            <w:lang w:val="en-CA"/>
          </w:rPr>
          <w:delText>ly studied process</w:delText>
        </w:r>
        <w:r w:rsidR="00FC789E" w:rsidDel="00E9211E">
          <w:rPr>
            <w:rFonts w:ascii="Times New Roman" w:eastAsia="Times New Roman" w:hAnsi="Times New Roman" w:cs="Times New Roman"/>
            <w:sz w:val="24"/>
            <w:szCs w:val="24"/>
            <w:lang w:val="en-CA"/>
          </w:rPr>
          <w:delText xml:space="preserve"> in the empirical literature</w:delText>
        </w:r>
        <w:r w:rsidDel="00E9211E">
          <w:rPr>
            <w:rFonts w:ascii="Times New Roman" w:eastAsia="Times New Roman" w:hAnsi="Times New Roman" w:cs="Times New Roman"/>
            <w:sz w:val="24"/>
            <w:szCs w:val="24"/>
            <w:lang w:val="en-CA"/>
          </w:rPr>
          <w:delText>.</w:delText>
        </w:r>
      </w:del>
      <w:r>
        <w:rPr>
          <w:rFonts w:ascii="Times New Roman" w:eastAsia="Times New Roman" w:hAnsi="Times New Roman" w:cs="Times New Roman"/>
          <w:sz w:val="24"/>
          <w:szCs w:val="24"/>
          <w:lang w:val="en-CA"/>
        </w:rPr>
        <w:t xml:space="preserve"> </w:t>
      </w:r>
      <w:r w:rsidR="008B2B6D">
        <w:rPr>
          <w:rFonts w:ascii="Times New Roman" w:eastAsia="Times New Roman" w:hAnsi="Times New Roman" w:cs="Times New Roman"/>
          <w:sz w:val="24"/>
          <w:szCs w:val="24"/>
          <w:lang w:val="en-GB"/>
        </w:rPr>
        <w:t xml:space="preserve">When modelling immigration, we </w:t>
      </w:r>
      <w:r w:rsidR="008647FB">
        <w:rPr>
          <w:rFonts w:ascii="Times New Roman" w:eastAsia="Times New Roman" w:hAnsi="Times New Roman" w:cs="Times New Roman"/>
          <w:sz w:val="24"/>
          <w:szCs w:val="24"/>
          <w:lang w:val="en-GB"/>
        </w:rPr>
        <w:t>simulate</w:t>
      </w:r>
      <w:r w:rsidR="008B2B6D">
        <w:rPr>
          <w:rFonts w:ascii="Times New Roman" w:eastAsia="Times New Roman" w:hAnsi="Times New Roman" w:cs="Times New Roman"/>
          <w:sz w:val="24"/>
          <w:szCs w:val="24"/>
          <w:lang w:val="en-GB"/>
        </w:rPr>
        <w:t>d</w:t>
      </w:r>
      <w:r w:rsidR="008647FB">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immigration</w:t>
      </w:r>
      <w:r w:rsidR="008647FB">
        <w:rPr>
          <w:rFonts w:ascii="Times New Roman" w:eastAsia="Times New Roman" w:hAnsi="Times New Roman" w:cs="Times New Roman"/>
          <w:sz w:val="24"/>
          <w:szCs w:val="24"/>
          <w:lang w:val="en-GB"/>
        </w:rPr>
        <w:t xml:space="preserve"> from a </w:t>
      </w:r>
      <w:r w:rsidR="008B2B6D">
        <w:rPr>
          <w:rFonts w:ascii="Times New Roman" w:eastAsia="Times New Roman" w:hAnsi="Times New Roman" w:cs="Times New Roman"/>
          <w:sz w:val="24"/>
          <w:szCs w:val="24"/>
          <w:lang w:val="en-GB"/>
        </w:rPr>
        <w:t>population that was separate from our 5</w:t>
      </w:r>
      <w:r w:rsidR="00993792">
        <w:rPr>
          <w:rFonts w:ascii="Times New Roman" w:eastAsia="Times New Roman" w:hAnsi="Times New Roman" w:cs="Times New Roman"/>
          <w:sz w:val="24"/>
          <w:szCs w:val="24"/>
          <w:lang w:val="en-CA"/>
        </w:rPr>
        <w:sym w:font="Symbol" w:char="F0B4"/>
      </w:r>
      <w:r w:rsidR="008B2B6D">
        <w:rPr>
          <w:rFonts w:ascii="Times New Roman" w:eastAsia="Times New Roman" w:hAnsi="Times New Roman" w:cs="Times New Roman"/>
          <w:sz w:val="24"/>
          <w:szCs w:val="24"/>
          <w:lang w:val="en-GB"/>
        </w:rPr>
        <w:t xml:space="preserve">5 grid (i.e., population </w:t>
      </w:r>
      <w:r w:rsidR="00925D59">
        <w:rPr>
          <w:rFonts w:ascii="Times New Roman" w:eastAsia="Times New Roman" w:hAnsi="Times New Roman" w:cs="Times New Roman"/>
          <w:sz w:val="24"/>
          <w:szCs w:val="24"/>
          <w:lang w:val="en-GB"/>
        </w:rPr>
        <w:t>#</w:t>
      </w:r>
      <w:r w:rsidR="008B2B6D">
        <w:rPr>
          <w:rFonts w:ascii="Times New Roman" w:eastAsia="Times New Roman" w:hAnsi="Times New Roman" w:cs="Times New Roman"/>
          <w:sz w:val="24"/>
          <w:szCs w:val="24"/>
          <w:lang w:val="en-GB"/>
        </w:rPr>
        <w:t>26).</w:t>
      </w:r>
      <w:r w:rsidR="00910194">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sidR="00910194">
        <w:rPr>
          <w:rFonts w:ascii="Times New Roman" w:eastAsia="Times New Roman" w:hAnsi="Times New Roman" w:cs="Times New Roman"/>
          <w:sz w:val="24"/>
          <w:szCs w:val="24"/>
          <w:lang w:val="en-GB"/>
        </w:rPr>
        <w:t xml:space="preserve">I approach to detect </w:t>
      </w:r>
      <w:r w:rsidR="0054565E">
        <w:rPr>
          <w:rFonts w:ascii="Times New Roman" w:eastAsia="Times New Roman" w:hAnsi="Times New Roman" w:cs="Times New Roman"/>
          <w:sz w:val="24"/>
          <w:szCs w:val="24"/>
          <w:lang w:val="en-GB"/>
        </w:rPr>
        <w:t>historical</w:t>
      </w:r>
      <w:r w:rsidR="008647FB">
        <w:rPr>
          <w:rFonts w:ascii="Times New Roman" w:eastAsia="Times New Roman" w:hAnsi="Times New Roman" w:cs="Times New Roman"/>
          <w:sz w:val="24"/>
          <w:szCs w:val="24"/>
          <w:lang w:val="en-GB"/>
        </w:rPr>
        <w:t xml:space="preserve"> 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changes </w:t>
      </w:r>
      <w:r w:rsidR="00925D59">
        <w:rPr>
          <w:rFonts w:ascii="Times New Roman" w:eastAsia="Times New Roman" w:hAnsi="Times New Roman" w:cs="Times New Roman"/>
          <w:sz w:val="24"/>
          <w:szCs w:val="24"/>
          <w:lang w:val="en-GB"/>
        </w:rPr>
        <w:t xml:space="preserve">in </w:t>
      </w:r>
      <w:r w:rsidR="0054565E">
        <w:rPr>
          <w:rFonts w:ascii="Times New Roman" w:eastAsia="Times New Roman" w:hAnsi="Times New Roman" w:cs="Times New Roman"/>
          <w:sz w:val="24"/>
          <w:szCs w:val="24"/>
          <w:lang w:val="en-GB"/>
        </w:rPr>
        <w:t>genetic data</w:t>
      </w:r>
      <w:r w:rsidR="00925D59" w:rsidRPr="00925D59">
        <w:rPr>
          <w:rFonts w:ascii="Times New Roman" w:hAnsi="Times New Roman" w:cs="Times New Roman"/>
          <w:sz w:val="24"/>
          <w:szCs w:val="24"/>
          <w:lang w:val="en-CA"/>
        </w:rPr>
        <w:t xml:space="preserve"> </w:t>
      </w:r>
      <w:r w:rsidR="00925D59">
        <w:rPr>
          <w:rFonts w:ascii="Times New Roman" w:hAnsi="Times New Roman" w:cs="Times New Roman"/>
          <w:sz w:val="24"/>
          <w:szCs w:val="24"/>
          <w:lang w:val="en-CA"/>
        </w:rPr>
        <w:t>due to immigration</w:t>
      </w:r>
      <w:r w:rsidR="00910194">
        <w:rPr>
          <w:rFonts w:ascii="Times New Roman" w:eastAsia="Times New Roman" w:hAnsi="Times New Roman" w:cs="Times New Roman"/>
          <w:sz w:val="24"/>
          <w:szCs w:val="24"/>
          <w:lang w:val="en-GB"/>
        </w:rPr>
        <w:t xml:space="preserve">. This </w:t>
      </w:r>
      <w:r w:rsidR="0054565E">
        <w:rPr>
          <w:rFonts w:ascii="Times New Roman" w:eastAsia="Times New Roman" w:hAnsi="Times New Roman" w:cs="Times New Roman"/>
          <w:sz w:val="24"/>
          <w:szCs w:val="24"/>
          <w:lang w:val="en-GB"/>
        </w:rPr>
        <w:t xml:space="preserve">independent source </w:t>
      </w:r>
      <w:r w:rsidR="00910194">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sidR="00910194">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00910194"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00910194" w:rsidRPr="0007763B">
        <w:rPr>
          <w:rFonts w:ascii="Times New Roman" w:eastAsia="Times New Roman" w:hAnsi="Times New Roman" w:cs="Times New Roman"/>
          <w:sz w:val="24"/>
          <w:szCs w:val="24"/>
          <w:lang w:val="en-GB"/>
        </w:rPr>
        <w:t xml:space="preserve">as other </w:t>
      </w:r>
      <w:r w:rsidR="00910194">
        <w:rPr>
          <w:rFonts w:ascii="Times New Roman" w:eastAsia="Times New Roman" w:hAnsi="Times New Roman" w:cs="Times New Roman"/>
          <w:sz w:val="24"/>
          <w:szCs w:val="24"/>
          <w:lang w:val="en-GB"/>
        </w:rPr>
        <w:t xml:space="preserve">populations in our simulated landscape. Only during </w:t>
      </w:r>
      <w:r w:rsidR="008B2B6D">
        <w:rPr>
          <w:rFonts w:ascii="Times New Roman" w:eastAsia="Times New Roman" w:hAnsi="Times New Roman" w:cs="Times New Roman"/>
          <w:sz w:val="24"/>
          <w:szCs w:val="24"/>
          <w:lang w:val="en-GB"/>
        </w:rPr>
        <w:t xml:space="preserve">simulated </w:t>
      </w:r>
      <w:r w:rsidR="00910194">
        <w:rPr>
          <w:rFonts w:ascii="Times New Roman" w:eastAsia="Times New Roman" w:hAnsi="Times New Roman" w:cs="Times New Roman"/>
          <w:sz w:val="24"/>
          <w:szCs w:val="24"/>
          <w:lang w:val="en-GB"/>
        </w:rPr>
        <w:t>demographic event</w:t>
      </w:r>
      <w:r w:rsidR="008B2B6D">
        <w:rPr>
          <w:rFonts w:ascii="Times New Roman" w:eastAsia="Times New Roman" w:hAnsi="Times New Roman" w:cs="Times New Roman"/>
          <w:sz w:val="24"/>
          <w:szCs w:val="24"/>
          <w:lang w:val="en-GB"/>
        </w:rPr>
        <w:t>s</w:t>
      </w:r>
      <w:r w:rsidR="00910194">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sidR="00910194">
        <w:rPr>
          <w:rFonts w:ascii="Times New Roman" w:eastAsia="Times New Roman" w:hAnsi="Times New Roman" w:cs="Times New Roman"/>
          <w:sz w:val="24"/>
          <w:szCs w:val="24"/>
          <w:lang w:val="en-GB"/>
        </w:rPr>
        <w:t>individuals from the 26</w:t>
      </w:r>
      <w:r w:rsidR="00910194" w:rsidRPr="00CC2517">
        <w:rPr>
          <w:rFonts w:ascii="Times New Roman" w:eastAsia="Times New Roman" w:hAnsi="Times New Roman" w:cs="Times New Roman"/>
          <w:sz w:val="24"/>
          <w:szCs w:val="24"/>
          <w:vertAlign w:val="superscript"/>
          <w:lang w:val="en-GB"/>
        </w:rPr>
        <w:t>th</w:t>
      </w:r>
      <w:r w:rsidR="00910194">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sidR="00910194">
        <w:rPr>
          <w:rFonts w:ascii="Times New Roman" w:eastAsia="Times New Roman" w:hAnsi="Times New Roman" w:cs="Times New Roman"/>
          <w:sz w:val="24"/>
          <w:szCs w:val="24"/>
          <w:lang w:val="en-GB"/>
        </w:rPr>
        <w:t xml:space="preserve">to disperse </w:t>
      </w:r>
      <w:r w:rsidR="006F69BC">
        <w:rPr>
          <w:rFonts w:ascii="Times New Roman" w:eastAsia="Times New Roman" w:hAnsi="Times New Roman" w:cs="Times New Roman"/>
          <w:sz w:val="24"/>
          <w:szCs w:val="24"/>
          <w:lang w:val="en-GB"/>
        </w:rPr>
        <w:t>into the simulation grid</w:t>
      </w:r>
      <w:r w:rsidR="00910194">
        <w:rPr>
          <w:rFonts w:ascii="Times New Roman" w:eastAsia="Times New Roman" w:hAnsi="Times New Roman" w:cs="Times New Roman"/>
          <w:sz w:val="24"/>
          <w:szCs w:val="24"/>
          <w:lang w:val="en-GB"/>
        </w:rPr>
        <w:t>.</w:t>
      </w:r>
    </w:p>
    <w:p w14:paraId="7FB032A3" w14:textId="348C7DE2" w:rsidR="00DA3E21" w:rsidRDefault="00E9211E" w:rsidP="000E06D6">
      <w:pPr>
        <w:autoSpaceDE w:val="0"/>
        <w:autoSpaceDN w:val="0"/>
        <w:adjustRightInd w:val="0"/>
        <w:spacing w:before="240" w:after="0" w:line="276" w:lineRule="auto"/>
        <w:rPr>
          <w:rFonts w:ascii="Times New Roman" w:hAnsi="Times New Roman" w:cs="Times New Roman"/>
          <w:sz w:val="24"/>
          <w:szCs w:val="24"/>
          <w:lang w:val="en-CA"/>
        </w:rPr>
      </w:pPr>
      <w:ins w:id="191" w:author="Patrick" w:date="2020-07-28T16:17:00Z">
        <w:r>
          <w:rPr>
            <w:rFonts w:ascii="Times New Roman" w:hAnsi="Times New Roman" w:cs="Times New Roman"/>
            <w:sz w:val="24"/>
            <w:szCs w:val="24"/>
            <w:lang w:val="en-CA"/>
          </w:rPr>
          <w:t xml:space="preserve">Using this model, </w:t>
        </w:r>
      </w:ins>
      <w:del w:id="192" w:author="Patrick" w:date="2020-07-28T16:17:00Z">
        <w:r w:rsidR="00DA3E21" w:rsidRPr="0007763B" w:rsidDel="00E9211E">
          <w:rPr>
            <w:rFonts w:ascii="Times New Roman" w:hAnsi="Times New Roman" w:cs="Times New Roman"/>
            <w:sz w:val="24"/>
            <w:szCs w:val="24"/>
            <w:lang w:val="en-CA"/>
          </w:rPr>
          <w:delText>W</w:delText>
        </w:r>
      </w:del>
      <w:ins w:id="193" w:author="Patrick" w:date="2020-07-28T16:17:00Z">
        <w:r>
          <w:rPr>
            <w:rFonts w:ascii="Times New Roman" w:hAnsi="Times New Roman" w:cs="Times New Roman"/>
            <w:sz w:val="24"/>
            <w:szCs w:val="24"/>
            <w:lang w:val="en-CA"/>
          </w:rPr>
          <w:t>w</w:t>
        </w:r>
      </w:ins>
      <w:r w:rsidR="00DA3E21" w:rsidRPr="0007763B">
        <w:rPr>
          <w:rFonts w:ascii="Times New Roman" w:hAnsi="Times New Roman" w:cs="Times New Roman"/>
          <w:sz w:val="24"/>
          <w:szCs w:val="24"/>
          <w:lang w:val="en-CA"/>
        </w:rPr>
        <w:t xml:space="preserve">e examined the influence of dispersal and </w:t>
      </w:r>
      <w:r w:rsidR="00B922D5">
        <w:rPr>
          <w:rFonts w:ascii="Times New Roman" w:hAnsi="Times New Roman" w:cs="Times New Roman"/>
          <w:sz w:val="24"/>
          <w:szCs w:val="24"/>
          <w:lang w:val="en-CA"/>
        </w:rPr>
        <w:t xml:space="preserve">the </w:t>
      </w:r>
      <w:r w:rsidR="00DA3E21" w:rsidRPr="0007763B">
        <w:rPr>
          <w:rFonts w:ascii="Times New Roman" w:hAnsi="Times New Roman" w:cs="Times New Roman"/>
          <w:sz w:val="24"/>
          <w:szCs w:val="24"/>
          <w:lang w:val="en-CA"/>
        </w:rPr>
        <w:t xml:space="preserve">spatial extent </w:t>
      </w:r>
      <w:r w:rsidR="00B922D5">
        <w:rPr>
          <w:rFonts w:ascii="Times New Roman" w:hAnsi="Times New Roman" w:cs="Times New Roman"/>
          <w:sz w:val="24"/>
          <w:szCs w:val="24"/>
          <w:lang w:val="en-CA"/>
        </w:rPr>
        <w:t xml:space="preserve">of </w:t>
      </w:r>
      <w:r w:rsidR="00B922D5" w:rsidRPr="0007763B">
        <w:rPr>
          <w:rFonts w:ascii="Times New Roman" w:hAnsi="Times New Roman" w:cs="Times New Roman"/>
          <w:sz w:val="24"/>
          <w:szCs w:val="24"/>
          <w:lang w:val="en-CA"/>
        </w:rPr>
        <w:t>demographic event</w:t>
      </w:r>
      <w:r w:rsidR="00925D59">
        <w:rPr>
          <w:rFonts w:ascii="Times New Roman" w:hAnsi="Times New Roman" w:cs="Times New Roman"/>
          <w:sz w:val="24"/>
          <w:szCs w:val="24"/>
          <w:lang w:val="en-CA"/>
        </w:rPr>
        <w:t>s</w:t>
      </w:r>
      <w:r w:rsidR="00B922D5"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(number of </w:t>
      </w:r>
      <w:r w:rsidR="00B922D5">
        <w:rPr>
          <w:rFonts w:ascii="Times New Roman" w:hAnsi="Times New Roman" w:cs="Times New Roman"/>
          <w:sz w:val="24"/>
          <w:szCs w:val="24"/>
          <w:lang w:val="en-CA"/>
        </w:rPr>
        <w:t xml:space="preserve">affected </w:t>
      </w:r>
      <w:r w:rsidR="00DA3E21">
        <w:rPr>
          <w:rFonts w:ascii="Times New Roman" w:hAnsi="Times New Roman" w:cs="Times New Roman"/>
          <w:sz w:val="24"/>
          <w:szCs w:val="24"/>
          <w:lang w:val="en-CA"/>
        </w:rPr>
        <w:t>populations)</w:t>
      </w:r>
      <w:del w:id="194" w:author="Patrick" w:date="2020-07-28T16:17:00Z">
        <w:r w:rsidR="00925D59" w:rsidDel="00E9211E">
          <w:rPr>
            <w:rFonts w:ascii="Times New Roman" w:hAnsi="Times New Roman" w:cs="Times New Roman"/>
            <w:sz w:val="24"/>
            <w:szCs w:val="24"/>
            <w:lang w:val="en-CA"/>
          </w:rPr>
          <w:delText xml:space="preserve">, which were </w:delText>
        </w:r>
        <w:r w:rsidR="00842FC3" w:rsidDel="00E9211E">
          <w:rPr>
            <w:rFonts w:ascii="Times New Roman" w:hAnsi="Times New Roman" w:cs="Times New Roman"/>
            <w:sz w:val="24"/>
            <w:szCs w:val="24"/>
            <w:lang w:val="en-CA"/>
          </w:rPr>
          <w:delText>s</w:delText>
        </w:r>
        <w:r w:rsidR="00925D59" w:rsidDel="00E9211E">
          <w:rPr>
            <w:rFonts w:ascii="Times New Roman" w:hAnsi="Times New Roman" w:cs="Times New Roman"/>
            <w:sz w:val="24"/>
            <w:szCs w:val="24"/>
            <w:lang w:val="en-CA"/>
          </w:rPr>
          <w:delText>imulation parameters,</w:delText>
        </w:r>
      </w:del>
      <w:r w:rsidR="00DA3E21">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on the persistence of genetic spatial legacies</w:t>
      </w:r>
      <w:del w:id="195" w:author="Patrick" w:date="2020-07-28T16:17:00Z">
        <w:r w:rsidR="00842FC3" w:rsidDel="00E9211E">
          <w:rPr>
            <w:rFonts w:ascii="Times New Roman" w:hAnsi="Times New Roman" w:cs="Times New Roman"/>
            <w:sz w:val="24"/>
            <w:szCs w:val="24"/>
            <w:lang w:val="en-CA"/>
          </w:rPr>
          <w:delText xml:space="preserve">, </w:delText>
        </w:r>
        <w:r w:rsidR="00DA3E21" w:rsidRPr="0007763B" w:rsidDel="00E9211E">
          <w:rPr>
            <w:rFonts w:ascii="Times New Roman" w:hAnsi="Times New Roman" w:cs="Times New Roman"/>
            <w:sz w:val="24"/>
            <w:szCs w:val="24"/>
            <w:lang w:val="en-CA"/>
          </w:rPr>
          <w:delText>using this simulation model</w:delText>
        </w:r>
      </w:del>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We examined three levels of </w:t>
      </w:r>
      <w:r w:rsidR="00DA3E21" w:rsidRPr="0007763B">
        <w:rPr>
          <w:rFonts w:ascii="Times New Roman" w:hAnsi="Times New Roman" w:cs="Times New Roman"/>
          <w:sz w:val="24"/>
          <w:szCs w:val="24"/>
          <w:lang w:val="en-CA"/>
        </w:rPr>
        <w:t>dispersal</w:t>
      </w:r>
      <w:r w:rsidR="0001269B">
        <w:rPr>
          <w:rFonts w:ascii="Times New Roman" w:hAnsi="Times New Roman" w:cs="Times New Roman"/>
          <w:sz w:val="24"/>
          <w:szCs w:val="24"/>
          <w:lang w:val="en-CA"/>
        </w:rPr>
        <w:t xml:space="preserve"> (see below)</w:t>
      </w:r>
      <w:r w:rsidR="00DA3E21" w:rsidRPr="0007763B">
        <w:rPr>
          <w:rFonts w:ascii="Times New Roman" w:hAnsi="Times New Roman" w:cs="Times New Roman"/>
          <w:sz w:val="24"/>
          <w:szCs w:val="24"/>
          <w:lang w:val="en-CA"/>
        </w:rPr>
        <w:t xml:space="preserve">, and </w:t>
      </w:r>
      <w:r w:rsidR="00DA3E21">
        <w:rPr>
          <w:rFonts w:ascii="Times New Roman" w:hAnsi="Times New Roman" w:cs="Times New Roman"/>
          <w:sz w:val="24"/>
          <w:szCs w:val="24"/>
          <w:lang w:val="en-CA"/>
        </w:rPr>
        <w:t>three</w:t>
      </w:r>
      <w:r w:rsidR="00DA3E21" w:rsidRPr="0007763B">
        <w:rPr>
          <w:rFonts w:ascii="Times New Roman" w:hAnsi="Times New Roman" w:cs="Times New Roman"/>
          <w:sz w:val="24"/>
          <w:szCs w:val="24"/>
          <w:lang w:val="en-CA"/>
        </w:rPr>
        <w:t xml:space="preserve"> different numbers of populations </w:t>
      </w:r>
      <w:del w:id="196" w:author="Patrick" w:date="2020-07-28T16:17:00Z">
        <w:r w:rsidR="00A3254C" w:rsidDel="00E9211E">
          <w:rPr>
            <w:rFonts w:ascii="Times New Roman" w:hAnsi="Times New Roman" w:cs="Times New Roman"/>
            <w:sz w:val="24"/>
            <w:szCs w:val="24"/>
            <w:lang w:val="en-CA"/>
          </w:rPr>
          <w:delText>(1, 2, 3)</w:delText>
        </w:r>
      </w:del>
      <w:r w:rsidR="00A3254C">
        <w:rPr>
          <w:rFonts w:ascii="Times New Roman" w:hAnsi="Times New Roman" w:cs="Times New Roman"/>
          <w:sz w:val="24"/>
          <w:szCs w:val="24"/>
          <w:lang w:val="en-CA"/>
        </w:rPr>
        <w:t xml:space="preserve"> </w:t>
      </w:r>
      <w:r w:rsidR="00DA3E21" w:rsidRPr="0007763B">
        <w:rPr>
          <w:rFonts w:ascii="Times New Roman" w:hAnsi="Times New Roman" w:cs="Times New Roman"/>
          <w:sz w:val="24"/>
          <w:szCs w:val="24"/>
          <w:lang w:val="en-CA"/>
        </w:rPr>
        <w:t>affected</w:t>
      </w:r>
      <w:r w:rsidR="00DA3E21">
        <w:rPr>
          <w:rFonts w:ascii="Times New Roman" w:hAnsi="Times New Roman" w:cs="Times New Roman"/>
          <w:sz w:val="24"/>
          <w:szCs w:val="24"/>
          <w:lang w:val="en-CA"/>
        </w:rPr>
        <w:t xml:space="preserve"> </w:t>
      </w:r>
      <w:ins w:id="197" w:author="Patrick" w:date="2020-07-28T16:18:00Z">
        <w:r>
          <w:rPr>
            <w:rFonts w:ascii="Times New Roman" w:hAnsi="Times New Roman" w:cs="Times New Roman"/>
            <w:sz w:val="24"/>
            <w:szCs w:val="24"/>
            <w:lang w:val="en-CA"/>
          </w:rPr>
          <w:t xml:space="preserve">(1, 2, 3) </w:t>
        </w:r>
      </w:ins>
      <w:r w:rsidR="00DA3E21">
        <w:rPr>
          <w:rFonts w:ascii="Times New Roman" w:hAnsi="Times New Roman" w:cs="Times New Roman"/>
          <w:sz w:val="24"/>
          <w:szCs w:val="24"/>
          <w:lang w:val="en-CA"/>
        </w:rPr>
        <w:t>for a total of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scenarios</w:t>
      </w:r>
      <w:r w:rsidR="00DA3E21">
        <w:rPr>
          <w:rFonts w:ascii="Times New Roman" w:hAnsi="Times New Roman" w:cs="Times New Roman"/>
          <w:sz w:val="24"/>
          <w:szCs w:val="24"/>
          <w:lang w:val="en-CA"/>
        </w:rPr>
        <w:t xml:space="preserve">, each of which was </w:t>
      </w:r>
      <w:commentRangeStart w:id="198"/>
      <w:r w:rsidR="00DA3E21">
        <w:rPr>
          <w:rFonts w:ascii="Times New Roman" w:hAnsi="Times New Roman" w:cs="Times New Roman"/>
          <w:sz w:val="24"/>
          <w:szCs w:val="24"/>
          <w:lang w:val="en-CA"/>
        </w:rPr>
        <w:t>replicated 180 times</w:t>
      </w:r>
      <w:commentRangeEnd w:id="198"/>
      <w:r>
        <w:rPr>
          <w:rStyle w:val="Marquedecommentaire"/>
        </w:rPr>
        <w:commentReference w:id="198"/>
      </w:r>
      <w:r w:rsidR="00DA3E21">
        <w:rPr>
          <w:rFonts w:ascii="Times New Roman" w:hAnsi="Times New Roman" w:cs="Times New Roman"/>
          <w:sz w:val="24"/>
          <w:szCs w:val="24"/>
          <w:lang w:val="en-CA"/>
        </w:rPr>
        <w:t xml:space="preserve">, for </w:t>
      </w:r>
      <w:r w:rsidR="00DA3E21" w:rsidRPr="0007763B">
        <w:rPr>
          <w:rFonts w:ascii="Times New Roman" w:hAnsi="Times New Roman" w:cs="Times New Roman"/>
          <w:sz w:val="24"/>
          <w:szCs w:val="24"/>
          <w:lang w:val="en-CA"/>
        </w:rPr>
        <w:t xml:space="preserve">a total of </w:t>
      </w:r>
      <w:r w:rsidR="00DA3E21">
        <w:rPr>
          <w:rFonts w:ascii="Times New Roman" w:hAnsi="Times New Roman" w:cs="Times New Roman"/>
          <w:sz w:val="24"/>
          <w:szCs w:val="24"/>
          <w:lang w:val="en-CA"/>
        </w:rPr>
        <w:t>1620 (9</w:t>
      </w:r>
      <w:r w:rsidR="00DA3E21" w:rsidRPr="0007763B">
        <w:rPr>
          <w:rFonts w:ascii="Times New Roman" w:hAnsi="Times New Roman" w:cs="Times New Roman"/>
          <w:sz w:val="24"/>
          <w:szCs w:val="24"/>
          <w:lang w:val="en-CA"/>
        </w:rPr>
        <w:t xml:space="preserve"> </w:t>
      </w:r>
      <w:r w:rsidR="00DA3E21">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xml:space="preserve"> 180) </w:t>
      </w:r>
      <w:r w:rsidR="00DF3A37">
        <w:rPr>
          <w:rFonts w:ascii="Times New Roman" w:hAnsi="Times New Roman" w:cs="Times New Roman"/>
          <w:sz w:val="24"/>
          <w:szCs w:val="24"/>
          <w:lang w:val="en-CA"/>
        </w:rPr>
        <w:t xml:space="preserve">unique </w:t>
      </w:r>
      <w:r w:rsidR="00DA3E21" w:rsidRPr="0007763B">
        <w:rPr>
          <w:rFonts w:ascii="Times New Roman" w:hAnsi="Times New Roman" w:cs="Times New Roman"/>
          <w:sz w:val="24"/>
          <w:szCs w:val="24"/>
          <w:lang w:val="en-CA"/>
        </w:rPr>
        <w:t>simulations</w:t>
      </w:r>
      <w:r w:rsidR="00614ACA">
        <w:rPr>
          <w:rFonts w:ascii="Times New Roman" w:hAnsi="Times New Roman" w:cs="Times New Roman"/>
          <w:sz w:val="24"/>
          <w:szCs w:val="24"/>
          <w:lang w:val="en-CA"/>
        </w:rPr>
        <w:t xml:space="preserve"> for this experiment</w:t>
      </w:r>
      <w:r w:rsidR="00257C14">
        <w:rPr>
          <w:rFonts w:ascii="Times New Roman" w:hAnsi="Times New Roman" w:cs="Times New Roman"/>
          <w:sz w:val="24"/>
          <w:szCs w:val="24"/>
          <w:lang w:val="en-CA"/>
        </w:rPr>
        <w:t>,</w:t>
      </w:r>
      <w:r w:rsidR="00614ACA">
        <w:rPr>
          <w:rFonts w:ascii="Times New Roman" w:hAnsi="Times New Roman" w:cs="Times New Roman"/>
          <w:sz w:val="24"/>
          <w:szCs w:val="24"/>
          <w:lang w:val="en-CA"/>
        </w:rPr>
        <w:t xml:space="preserve"> aside from the control </w:t>
      </w:r>
      <w:r w:rsidR="00257C14">
        <w:rPr>
          <w:rFonts w:ascii="Times New Roman" w:hAnsi="Times New Roman" w:cs="Times New Roman"/>
          <w:sz w:val="24"/>
          <w:szCs w:val="24"/>
          <w:lang w:val="en-CA"/>
        </w:rPr>
        <w:t>simulations</w:t>
      </w:r>
      <w:r w:rsidR="008A219E">
        <w:rPr>
          <w:rFonts w:ascii="Times New Roman" w:hAnsi="Times New Roman" w:cs="Times New Roman"/>
          <w:sz w:val="24"/>
          <w:szCs w:val="24"/>
          <w:lang w:val="en-CA"/>
        </w:rPr>
        <w:t xml:space="preserve"> described below</w:t>
      </w:r>
      <w:r w:rsidR="00614ACA">
        <w:rPr>
          <w:rFonts w:ascii="Times New Roman" w:hAnsi="Times New Roman" w:cs="Times New Roman"/>
          <w:sz w:val="24"/>
          <w:szCs w:val="24"/>
          <w:lang w:val="en-CA"/>
        </w:rPr>
        <w:t xml:space="preserve"> (</w:t>
      </w:r>
      <w:r w:rsidR="00B922D5">
        <w:rPr>
          <w:rFonts w:ascii="Times New Roman" w:hAnsi="Times New Roman" w:cs="Times New Roman"/>
          <w:sz w:val="24"/>
          <w:szCs w:val="24"/>
          <w:lang w:val="en-CA"/>
        </w:rPr>
        <w:t>Table 1</w:t>
      </w:r>
      <w:r w:rsidR="00614ACA">
        <w:rPr>
          <w:rFonts w:ascii="Times New Roman" w:hAnsi="Times New Roman" w:cs="Times New Roman"/>
          <w:sz w:val="24"/>
          <w:szCs w:val="24"/>
          <w:lang w:val="en-CA"/>
        </w:rPr>
        <w:t>)</w:t>
      </w:r>
      <w:r w:rsidR="00DA3E21" w:rsidRPr="0007763B">
        <w:rPr>
          <w:rFonts w:ascii="Times New Roman" w:hAnsi="Times New Roman" w:cs="Times New Roman"/>
          <w:sz w:val="24"/>
          <w:szCs w:val="24"/>
          <w:lang w:val="en-CA"/>
        </w:rPr>
        <w:t>. In the next sections, we detail how we modelled th</w:t>
      </w:r>
      <w:r w:rsidR="00DA3E21">
        <w:rPr>
          <w:rFonts w:ascii="Times New Roman" w:hAnsi="Times New Roman" w:cs="Times New Roman"/>
          <w:sz w:val="24"/>
          <w:szCs w:val="24"/>
          <w:lang w:val="en-CA"/>
        </w:rPr>
        <w:t xml:space="preserve">e </w:t>
      </w:r>
      <w:r w:rsidR="00AC7B7B">
        <w:rPr>
          <w:rFonts w:ascii="Times New Roman" w:hAnsi="Times New Roman" w:cs="Times New Roman"/>
          <w:sz w:val="24"/>
          <w:szCs w:val="24"/>
          <w:lang w:val="en-CA"/>
        </w:rPr>
        <w:t>two</w:t>
      </w:r>
      <w:r w:rsidR="00DA3E21">
        <w:rPr>
          <w:rFonts w:ascii="Times New Roman" w:hAnsi="Times New Roman" w:cs="Times New Roman"/>
          <w:sz w:val="24"/>
          <w:szCs w:val="24"/>
          <w:lang w:val="en-CA"/>
        </w:rPr>
        <w:t xml:space="preserve"> experimental factors.</w:t>
      </w:r>
    </w:p>
    <w:p w14:paraId="43752243" w14:textId="77777777" w:rsidR="00DA3E21" w:rsidRPr="00DA3E21" w:rsidRDefault="00DA3E21" w:rsidP="000E06D6">
      <w:pPr>
        <w:autoSpaceDE w:val="0"/>
        <w:autoSpaceDN w:val="0"/>
        <w:adjustRightInd w:val="0"/>
        <w:spacing w:before="240" w:after="0" w:line="276" w:lineRule="auto"/>
        <w:rPr>
          <w:rFonts w:ascii="Times New Roman" w:eastAsia="Times New Roman" w:hAnsi="Times New Roman" w:cs="Times New Roman"/>
          <w:sz w:val="24"/>
          <w:szCs w:val="24"/>
          <w:lang w:val="en-CA"/>
        </w:rPr>
      </w:pPr>
    </w:p>
    <w:p w14:paraId="041D54E7" w14:textId="644415C1" w:rsidR="004E13A5" w:rsidRPr="0007763B" w:rsidRDefault="004E13A5" w:rsidP="000E06D6">
      <w:pPr>
        <w:spacing w:before="240" w:after="240" w:line="276"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5664E707" w:rsidR="004E13A5" w:rsidRPr="00284908" w:rsidRDefault="00746931" w:rsidP="000E06D6">
      <w:pPr>
        <w:spacing w:before="240" w:line="276"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To model dispersal, we </w:t>
      </w:r>
      <w:r w:rsidR="00E12952" w:rsidRPr="00E12952">
        <w:rPr>
          <w:rFonts w:ascii="Times New Roman" w:eastAsia="Times New Roman" w:hAnsi="Times New Roman" w:cs="Times New Roman"/>
          <w:sz w:val="24"/>
          <w:szCs w:val="24"/>
          <w:lang w:val="en-CA"/>
        </w:rPr>
        <w:t xml:space="preserve">weighted </w:t>
      </w:r>
      <w:r w:rsidR="00DB693D">
        <w:rPr>
          <w:rFonts w:ascii="Times New Roman" w:eastAsia="Times New Roman" w:hAnsi="Times New Roman" w:cs="Times New Roman"/>
          <w:sz w:val="24"/>
          <w:szCs w:val="24"/>
          <w:lang w:val="en-CA"/>
        </w:rPr>
        <w:t xml:space="preserve">the </w:t>
      </w:r>
      <w:r w:rsidR="00E12952" w:rsidRPr="00E12952">
        <w:rPr>
          <w:rFonts w:ascii="Times New Roman" w:eastAsia="Times New Roman" w:hAnsi="Times New Roman" w:cs="Times New Roman"/>
          <w:sz w:val="24"/>
          <w:szCs w:val="24"/>
          <w:lang w:val="en-CA"/>
        </w:rPr>
        <w:t>geographic distances between popu</w:t>
      </w:r>
      <w:r w:rsidR="00E9164A">
        <w:rPr>
          <w:rFonts w:ascii="Times New Roman" w:eastAsia="Times New Roman" w:hAnsi="Times New Roman" w:cs="Times New Roman"/>
          <w:sz w:val="24"/>
          <w:szCs w:val="24"/>
          <w:lang w:val="en-CA"/>
        </w:rPr>
        <w:t>lati</w:t>
      </w:r>
      <w:r w:rsidR="00E12952" w:rsidRPr="00E12952">
        <w:rPr>
          <w:rFonts w:ascii="Times New Roman" w:eastAsia="Times New Roman" w:hAnsi="Times New Roman" w:cs="Times New Roman"/>
          <w:sz w:val="24"/>
          <w:szCs w:val="24"/>
          <w:lang w:val="en-CA"/>
        </w:rPr>
        <w:t xml:space="preserve">ons using a </w:t>
      </w:r>
      <w:r w:rsidR="00E12952">
        <w:rPr>
          <w:rFonts w:ascii="Times New Roman" w:eastAsia="Times New Roman" w:hAnsi="Times New Roman" w:cs="Times New Roman"/>
          <w:sz w:val="24"/>
          <w:szCs w:val="24"/>
          <w:lang w:val="en-CA"/>
        </w:rPr>
        <w:t>power</w:t>
      </w:r>
      <w:r w:rsidR="00E9164A">
        <w:rPr>
          <w:rFonts w:ascii="Times New Roman" w:eastAsia="Times New Roman" w:hAnsi="Times New Roman" w:cs="Times New Roman"/>
          <w:sz w:val="24"/>
          <w:szCs w:val="24"/>
          <w:lang w:val="en-CA"/>
        </w:rPr>
        <w:t xml:space="preserve"> </w:t>
      </w:r>
      <w:r w:rsidR="00E12952">
        <w:rPr>
          <w:rFonts w:ascii="Times New Roman" w:eastAsia="Times New Roman" w:hAnsi="Times New Roman" w:cs="Times New Roman"/>
          <w:sz w:val="24"/>
          <w:szCs w:val="24"/>
          <w:lang w:val="en-CA"/>
        </w:rPr>
        <w:t>law</w:t>
      </w:r>
      <w:r w:rsidR="00E12952" w:rsidRPr="00E12952">
        <w:rPr>
          <w:rFonts w:ascii="Times New Roman" w:eastAsia="Times New Roman" w:hAnsi="Times New Roman" w:cs="Times New Roman"/>
          <w:sz w:val="24"/>
          <w:szCs w:val="24"/>
          <w:lang w:val="en-CA"/>
        </w:rPr>
        <w:t xml:space="preserve"> function</w:t>
      </w:r>
      <w:r w:rsidR="00E12952">
        <w:rPr>
          <w:rFonts w:ascii="Times New Roman" w:eastAsia="Times New Roman" w:hAnsi="Times New Roman" w:cs="Times New Roman"/>
          <w:sz w:val="24"/>
          <w:szCs w:val="24"/>
          <w:lang w:val="en-CA"/>
        </w:rPr>
        <w:t>,</w:t>
      </w:r>
      <w:r w:rsidR="00B14D5E">
        <w:rPr>
          <w:rFonts w:ascii="Times New Roman" w:eastAsia="Times New Roman" w:hAnsi="Times New Roman" w:cs="Times New Roman"/>
          <w:sz w:val="24"/>
          <w:szCs w:val="24"/>
          <w:lang w:val="en-CA"/>
        </w:rPr>
        <w:t xml:space="preserve">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sidR="006754D0">
        <w:rPr>
          <w:rFonts w:ascii="Times New Roman" w:eastAsia="Times New Roman" w:hAnsi="Times New Roman" w:cs="Times New Roman"/>
          <w:sz w:val="24"/>
          <w:szCs w:val="24"/>
          <w:lang w:val="en-CA"/>
        </w:rPr>
        <w:t xml:space="preserve">, where </w:t>
      </w:r>
      <w:r w:rsidR="006754D0">
        <w:rPr>
          <w:rFonts w:ascii="Times New Roman" w:eastAsia="Times New Roman" w:hAnsi="Times New Roman" w:cs="Times New Roman"/>
          <w:i/>
          <w:sz w:val="24"/>
          <w:szCs w:val="24"/>
          <w:lang w:val="en-CA"/>
        </w:rPr>
        <w:t xml:space="preserve">B </w:t>
      </w:r>
      <w:r w:rsidR="006754D0">
        <w:rPr>
          <w:rFonts w:ascii="Times New Roman" w:eastAsia="Times New Roman" w:hAnsi="Times New Roman" w:cs="Times New Roman"/>
          <w:sz w:val="24"/>
          <w:szCs w:val="24"/>
          <w:lang w:val="en-CA"/>
        </w:rPr>
        <w:t xml:space="preserve">represents how </w:t>
      </w:r>
      <w:r w:rsidR="006B08FC">
        <w:rPr>
          <w:rFonts w:ascii="Times New Roman" w:eastAsia="Times New Roman" w:hAnsi="Times New Roman" w:cs="Times New Roman"/>
          <w:sz w:val="24"/>
          <w:szCs w:val="24"/>
          <w:lang w:val="en-CA"/>
        </w:rPr>
        <w:t xml:space="preserve">difficult </w:t>
      </w:r>
      <w:r w:rsidR="006754D0">
        <w:rPr>
          <w:rFonts w:ascii="Times New Roman" w:eastAsia="Times New Roman" w:hAnsi="Times New Roman" w:cs="Times New Roman"/>
          <w:sz w:val="24"/>
          <w:szCs w:val="24"/>
          <w:lang w:val="en-CA"/>
        </w:rPr>
        <w:t xml:space="preserve">it is to disperse </w:t>
      </w:r>
      <w:r w:rsidR="00DB693D">
        <w:rPr>
          <w:rFonts w:ascii="Times New Roman" w:eastAsia="Times New Roman" w:hAnsi="Times New Roman" w:cs="Times New Roman"/>
          <w:sz w:val="24"/>
          <w:szCs w:val="24"/>
          <w:lang w:val="en-CA"/>
        </w:rPr>
        <w:t xml:space="preserve">and </w:t>
      </w:r>
      <w:r w:rsidR="006754D0">
        <w:rPr>
          <w:rFonts w:ascii="Times New Roman" w:eastAsia="Times New Roman" w:hAnsi="Times New Roman" w:cs="Times New Roman"/>
          <w:sz w:val="24"/>
          <w:szCs w:val="24"/>
          <w:lang w:val="en-CA"/>
        </w:rPr>
        <w:t xml:space="preserve">high values of </w:t>
      </w:r>
      <w:r w:rsidR="006754D0" w:rsidRPr="00F135FE">
        <w:rPr>
          <w:rFonts w:ascii="Times New Roman" w:eastAsia="Times New Roman" w:hAnsi="Times New Roman" w:cs="Times New Roman"/>
          <w:i/>
          <w:sz w:val="24"/>
          <w:szCs w:val="24"/>
          <w:lang w:val="en-CA"/>
        </w:rPr>
        <w:t>B</w:t>
      </w:r>
      <w:r w:rsidR="006754D0">
        <w:rPr>
          <w:rFonts w:ascii="Times New Roman" w:eastAsia="Times New Roman" w:hAnsi="Times New Roman" w:cs="Times New Roman"/>
          <w:sz w:val="24"/>
          <w:szCs w:val="24"/>
          <w:lang w:val="en-CA"/>
        </w:rPr>
        <w:t xml:space="preserve"> correspond to low dispersal capacity (elaborated below).</w:t>
      </w:r>
      <w:r>
        <w:rPr>
          <w:rFonts w:ascii="Times New Roman" w:eastAsia="Times New Roman" w:hAnsi="Times New Roman" w:cs="Times New Roman"/>
          <w:sz w:val="24"/>
          <w:szCs w:val="24"/>
          <w:lang w:val="en-CA"/>
        </w:rPr>
        <w:t xml:space="preserve"> </w:t>
      </w:r>
      <w:r w:rsidR="006754D0">
        <w:rPr>
          <w:rFonts w:ascii="Times New Roman" w:eastAsia="Times New Roman" w:hAnsi="Times New Roman" w:cs="Times New Roman"/>
          <w:sz w:val="24"/>
          <w:szCs w:val="24"/>
          <w:lang w:val="en-CA"/>
        </w:rPr>
        <w:t xml:space="preserve">We </w:t>
      </w:r>
      <w:r>
        <w:rPr>
          <w:rFonts w:ascii="Times New Roman" w:eastAsia="Times New Roman" w:hAnsi="Times New Roman" w:cs="Times New Roman"/>
          <w:sz w:val="24"/>
          <w:szCs w:val="24"/>
          <w:lang w:val="en-CA"/>
        </w:rPr>
        <w:t>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r w:rsidRPr="003A1360">
        <w:rPr>
          <w:rFonts w:ascii="Times New Roman" w:eastAsia="Times New Roman" w:hAnsi="Times New Roman" w:cs="Times New Roman"/>
          <w:i/>
          <w:sz w:val="24"/>
          <w:szCs w:val="24"/>
          <w:lang w:val="en-CA"/>
        </w:rPr>
        <w:t>CDMetaPOP</w:t>
      </w:r>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 T</w:t>
      </w:r>
      <w:r w:rsidR="00D95DF9">
        <w:rPr>
          <w:rFonts w:ascii="Times New Roman" w:eastAsia="Times New Roman" w:hAnsi="Times New Roman" w:cs="Times New Roman"/>
          <w:sz w:val="24"/>
          <w:szCs w:val="24"/>
          <w:lang w:val="en-CA"/>
        </w:rPr>
        <w:t xml:space="preserve">his </w:t>
      </w:r>
      <w:r w:rsidR="00955C73">
        <w:rPr>
          <w:rFonts w:ascii="Times New Roman" w:eastAsia="Times New Roman" w:hAnsi="Times New Roman" w:cs="Times New Roman"/>
          <w:sz w:val="24"/>
          <w:szCs w:val="24"/>
          <w:lang w:val="en-CA"/>
        </w:rPr>
        <w:t>produced values in the [0,1] range, which are considered to represent</w:t>
      </w:r>
      <w:r w:rsidR="00284908">
        <w:rPr>
          <w:rFonts w:ascii="Times New Roman" w:eastAsia="Times New Roman" w:hAnsi="Times New Roman" w:cs="Times New Roman"/>
          <w:sz w:val="24"/>
          <w:szCs w:val="24"/>
          <w:lang w:val="en-CA"/>
        </w:rPr>
        <w:t xml:space="preserve"> </w:t>
      </w:r>
      <w:r w:rsidR="00720E9A">
        <w:rPr>
          <w:rFonts w:ascii="Times New Roman" w:eastAsia="Times New Roman" w:hAnsi="Times New Roman" w:cs="Times New Roman"/>
          <w:sz w:val="24"/>
          <w:szCs w:val="24"/>
          <w:lang w:val="en-CA"/>
        </w:rPr>
        <w:t>probabilit</w:t>
      </w:r>
      <w:r w:rsidR="00955C73">
        <w:rPr>
          <w:rFonts w:ascii="Times New Roman" w:eastAsia="Times New Roman" w:hAnsi="Times New Roman" w:cs="Times New Roman"/>
          <w:sz w:val="24"/>
          <w:szCs w:val="24"/>
          <w:lang w:val="en-CA"/>
        </w:rPr>
        <w:t>ies</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w:t>
      </w:r>
      <w:r w:rsidR="00955C73">
        <w:rPr>
          <w:rFonts w:ascii="Times New Roman" w:eastAsia="Times New Roman" w:hAnsi="Times New Roman" w:cs="Times New Roman"/>
          <w:sz w:val="24"/>
          <w:szCs w:val="24"/>
          <w:lang w:val="en-CA"/>
        </w:rPr>
        <w:t>to a cell located at that</w:t>
      </w:r>
      <w:r w:rsidR="006E412E">
        <w:rPr>
          <w:rFonts w:ascii="Times New Roman" w:eastAsia="Times New Roman" w:hAnsi="Times New Roman" w:cs="Times New Roman"/>
          <w:sz w:val="24"/>
          <w:szCs w:val="24"/>
          <w:lang w:val="en-CA"/>
        </w:rPr>
        <w:t xml:space="preserve">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population movement</w:t>
      </w:r>
      <w:r w:rsidR="006D3001">
        <w:rPr>
          <w:rFonts w:ascii="Times New Roman" w:eastAsia="Times New Roman" w:hAnsi="Times New Roman" w:cs="Times New Roman"/>
          <w:sz w:val="24"/>
          <w:szCs w:val="24"/>
          <w:lang w:val="en-CA"/>
        </w:rPr>
        <w:t>s</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w:t>
      </w:r>
      <w:r w:rsidR="00D2058D">
        <w:rPr>
          <w:rFonts w:ascii="Times New Roman" w:eastAsia="Times New Roman" w:hAnsi="Times New Roman" w:cs="Times New Roman"/>
          <w:sz w:val="24"/>
          <w:szCs w:val="24"/>
          <w:lang w:val="en-CA"/>
        </w:rPr>
        <w:t>-</w:t>
      </w:r>
      <w:r w:rsidR="00D95DF9">
        <w:rPr>
          <w:rFonts w:ascii="Times New Roman" w:eastAsia="Times New Roman" w:hAnsi="Times New Roman" w:cs="Times New Roman"/>
          <w:sz w:val="24"/>
          <w:szCs w:val="24"/>
          <w:lang w:val="en-CA"/>
        </w:rPr>
        <w:t>distance dispersal.</w:t>
      </w:r>
    </w:p>
    <w:p w14:paraId="7429503B" w14:textId="4C9C3C4E" w:rsidR="004E13A5" w:rsidRDefault="00D95DF9" w:rsidP="000E06D6">
      <w:pPr>
        <w:spacing w:before="240" w:line="276"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 xml:space="preserve">was selected randomly from the set of populations available at the </w:t>
      </w:r>
      <w:r w:rsidR="00A212A8">
        <w:rPr>
          <w:rFonts w:ascii="Times New Roman" w:hAnsi="Times New Roman" w:cs="Times New Roman"/>
          <w:sz w:val="24"/>
          <w:szCs w:val="24"/>
          <w:lang w:val="en-CA"/>
        </w:rPr>
        <w:t>given</w:t>
      </w:r>
      <w:r w:rsidR="006D3001">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distance</w:t>
      </w:r>
      <w:r w:rsidR="001371AE">
        <w:rPr>
          <w:rFonts w:ascii="Times New Roman" w:eastAsia="Times New Roman" w:hAnsi="Times New Roman" w:cs="Times New Roman"/>
          <w:sz w:val="24"/>
          <w:szCs w:val="24"/>
          <w:lang w:val="en-CA"/>
        </w:rPr>
        <w:t xml:space="preserve">. </w:t>
      </w:r>
      <w:r w:rsidR="00131252">
        <w:rPr>
          <w:rFonts w:ascii="Times New Roman" w:eastAsia="Times New Roman" w:hAnsi="Times New Roman" w:cs="Times New Roman"/>
          <w:sz w:val="24"/>
          <w:szCs w:val="24"/>
          <w:lang w:val="en-CA"/>
        </w:rPr>
        <w:t xml:space="preserve">Individuals </w:t>
      </w:r>
      <w:r w:rsidR="003A1360">
        <w:rPr>
          <w:rFonts w:ascii="Times New Roman" w:eastAsia="Times New Roman" w:hAnsi="Times New Roman" w:cs="Times New Roman"/>
          <w:sz w:val="24"/>
          <w:szCs w:val="24"/>
          <w:lang w:val="en-CA"/>
        </w:rPr>
        <w:t xml:space="preserve">always </w:t>
      </w:r>
      <w:r w:rsidR="00131252">
        <w:rPr>
          <w:rFonts w:ascii="Times New Roman" w:eastAsia="Times New Roman" w:hAnsi="Times New Roman" w:cs="Times New Roman"/>
          <w:sz w:val="24"/>
          <w:szCs w:val="24"/>
          <w:lang w:val="en-CA"/>
        </w:rPr>
        <w:t>stay within our simulated landscape</w:t>
      </w:r>
      <w:r w:rsidR="00377029">
        <w:rPr>
          <w:rFonts w:ascii="Times New Roman" w:eastAsia="Times New Roman" w:hAnsi="Times New Roman" w:cs="Times New Roman"/>
          <w:sz w:val="24"/>
          <w:szCs w:val="24"/>
          <w:lang w:val="en-CA"/>
        </w:rPr>
        <w:t>,</w:t>
      </w:r>
      <w:r w:rsidR="00131252">
        <w:rPr>
          <w:rFonts w:ascii="Times New Roman" w:eastAsia="Times New Roman" w:hAnsi="Times New Roman" w:cs="Times New Roman"/>
          <w:sz w:val="24"/>
          <w:szCs w:val="24"/>
          <w:lang w:val="en-CA"/>
        </w:rPr>
        <w:t xml:space="preserve"> and a</w:t>
      </w:r>
      <w:r w:rsidR="001F7518">
        <w:rPr>
          <w:rFonts w:ascii="Times New Roman" w:eastAsia="Times New Roman" w:hAnsi="Times New Roman" w:cs="Times New Roman"/>
          <w:sz w:val="24"/>
          <w:szCs w:val="24"/>
          <w:lang w:val="en-CA"/>
        </w:rPr>
        <w:t xml:space="preserve">ny individual may disperse </w:t>
      </w:r>
      <w:r w:rsidR="001F7518">
        <w:rPr>
          <w:rFonts w:ascii="Times New Roman" w:eastAsiaTheme="minorEastAsia" w:hAnsi="Times New Roman" w:cs="Times New Roman"/>
          <w:sz w:val="24"/>
          <w:szCs w:val="24"/>
          <w:lang w:val="en-CA"/>
        </w:rPr>
        <w:t>to</w:t>
      </w:r>
      <w:r>
        <w:rPr>
          <w:rFonts w:ascii="Times New Roman" w:eastAsiaTheme="minorEastAsia" w:hAnsi="Times New Roman" w:cs="Times New Roman"/>
          <w:sz w:val="24"/>
          <w:szCs w:val="24"/>
          <w:lang w:val="en-CA"/>
        </w:rPr>
        <w:t xml:space="preserve"> </w:t>
      </w:r>
      <w:r w:rsidR="001F7518">
        <w:rPr>
          <w:rFonts w:ascii="Times New Roman" w:eastAsiaTheme="minorEastAsia" w:hAnsi="Times New Roman" w:cs="Times New Roman"/>
          <w:sz w:val="24"/>
          <w:szCs w:val="24"/>
          <w:lang w:val="en-CA"/>
        </w:rPr>
        <w:t>one of our 25 populations</w:t>
      </w:r>
      <w:r w:rsidR="00082620">
        <w:rPr>
          <w:rFonts w:ascii="Times New Roman" w:eastAsiaTheme="minorEastAsia" w:hAnsi="Times New Roman" w:cs="Times New Roman"/>
          <w:sz w:val="24"/>
          <w:szCs w:val="24"/>
          <w:lang w:val="en-CA"/>
        </w:rPr>
        <w:t xml:space="preserve"> at each generation</w:t>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w:t>
      </w:r>
      <w:r w:rsidR="00C74EA1">
        <w:rPr>
          <w:rFonts w:ascii="Times New Roman" w:hAnsi="Times New Roman" w:cs="Times New Roman"/>
          <w:sz w:val="24"/>
          <w:szCs w:val="24"/>
          <w:lang w:val="en-CA"/>
        </w:rPr>
        <w:t>moder</w:t>
      </w:r>
      <w:r w:rsidR="004E13A5" w:rsidRPr="0007763B">
        <w:rPr>
          <w:rFonts w:ascii="Times New Roman" w:hAnsi="Times New Roman" w:cs="Times New Roman"/>
          <w:sz w:val="24"/>
          <w:szCs w:val="24"/>
          <w:lang w:val="en-CA"/>
        </w:rPr>
        <w:t xml:space="preserve">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F03276">
        <w:rPr>
          <w:rFonts w:ascii="Times New Roman" w:hAnsi="Times New Roman" w:cs="Times New Roman"/>
          <w:sz w:val="24"/>
          <w:szCs w:val="24"/>
          <w:lang w:val="en-CA"/>
        </w:rPr>
        <w:t>; Table 1)</w:t>
      </w:r>
      <w:r w:rsidR="00B00A89" w:rsidRPr="0007763B">
        <w:rPr>
          <w:rFonts w:ascii="Times New Roman" w:hAnsi="Times New Roman" w:cs="Times New Roman"/>
          <w:sz w:val="24"/>
          <w:szCs w:val="24"/>
          <w:lang w:val="en-CA"/>
        </w:rPr>
        <w:t>.</w:t>
      </w:r>
    </w:p>
    <w:p w14:paraId="20C24CA9" w14:textId="77777777" w:rsidR="006801C5" w:rsidRDefault="006801C5" w:rsidP="000E06D6">
      <w:pPr>
        <w:spacing w:before="240" w:line="276" w:lineRule="auto"/>
        <w:rPr>
          <w:rFonts w:ascii="Times New Roman" w:hAnsi="Times New Roman" w:cs="Times New Roman"/>
          <w:sz w:val="24"/>
          <w:szCs w:val="24"/>
          <w:lang w:val="en-CA"/>
        </w:rPr>
      </w:pPr>
    </w:p>
    <w:p w14:paraId="45DB3D7B" w14:textId="45B8AA8F" w:rsidR="004E13A5" w:rsidRPr="0007763B" w:rsidRDefault="00023F2C" w:rsidP="000E06D6">
      <w:pPr>
        <w:keepNext/>
        <w:spacing w:before="240" w:line="276" w:lineRule="auto"/>
        <w:rPr>
          <w:rFonts w:ascii="Times New Roman" w:eastAsia="Times New Roman" w:hAnsi="Times New Roman" w:cs="Times New Roman"/>
          <w:i/>
          <w:sz w:val="24"/>
          <w:szCs w:val="24"/>
          <w:lang w:val="en-CA"/>
        </w:rPr>
      </w:pPr>
      <w:commentRangeStart w:id="199"/>
      <w:del w:id="200" w:author="Patrick" w:date="2020-07-28T17:08:00Z">
        <w:r w:rsidDel="00F8383D">
          <w:rPr>
            <w:rFonts w:ascii="Times New Roman" w:eastAsia="Times New Roman" w:hAnsi="Times New Roman" w:cs="Times New Roman"/>
            <w:i/>
            <w:sz w:val="24"/>
            <w:szCs w:val="24"/>
            <w:lang w:val="en-CA"/>
          </w:rPr>
          <w:delText xml:space="preserve">Number and position of </w:delText>
        </w:r>
        <w:r w:rsidR="004E13A5" w:rsidRPr="0007763B" w:rsidDel="00F8383D">
          <w:rPr>
            <w:rFonts w:ascii="Times New Roman" w:eastAsia="Times New Roman" w:hAnsi="Times New Roman" w:cs="Times New Roman"/>
            <w:i/>
            <w:sz w:val="24"/>
            <w:szCs w:val="24"/>
            <w:lang w:val="en-CA"/>
          </w:rPr>
          <w:delText>populations</w:delText>
        </w:r>
        <w:r w:rsidDel="00F8383D">
          <w:rPr>
            <w:rFonts w:ascii="Times New Roman" w:eastAsia="Times New Roman" w:hAnsi="Times New Roman" w:cs="Times New Roman"/>
            <w:i/>
            <w:sz w:val="24"/>
            <w:szCs w:val="24"/>
            <w:lang w:val="en-CA"/>
          </w:rPr>
          <w:delText xml:space="preserve"> with spatial legacies</w:delText>
        </w:r>
        <w:commentRangeEnd w:id="199"/>
        <w:r w:rsidR="00F8383D" w:rsidDel="00F8383D">
          <w:rPr>
            <w:rStyle w:val="Marquedecommentaire"/>
          </w:rPr>
          <w:commentReference w:id="199"/>
        </w:r>
      </w:del>
      <w:ins w:id="201" w:author="Patrick" w:date="2020-07-28T17:08:00Z">
        <w:r w:rsidR="00F8383D">
          <w:rPr>
            <w:rFonts w:ascii="Times New Roman" w:eastAsia="Times New Roman" w:hAnsi="Times New Roman" w:cs="Times New Roman"/>
            <w:i/>
            <w:sz w:val="24"/>
            <w:szCs w:val="24"/>
            <w:lang w:val="en-CA"/>
          </w:rPr>
          <w:t>Spatial extent of dempgrphic disturbance</w:t>
        </w:r>
      </w:ins>
    </w:p>
    <w:p w14:paraId="06D28190" w14:textId="1244F139" w:rsidR="004E13A5" w:rsidRPr="0007763B" w:rsidRDefault="00023F2C" w:rsidP="000E06D6">
      <w:pPr>
        <w:spacing w:before="240" w:line="276"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w:t>
      </w:r>
      <w:commentRangeStart w:id="202"/>
      <w:r w:rsidR="004E13A5" w:rsidRPr="0007763B">
        <w:rPr>
          <w:rFonts w:ascii="Times New Roman" w:eastAsia="Times New Roman" w:hAnsi="Times New Roman" w:cs="Times New Roman"/>
          <w:sz w:val="24"/>
          <w:szCs w:val="24"/>
          <w:lang w:val="en-CA"/>
        </w:rPr>
        <w:t xml:space="preserve">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xml:space="preserve"> </w:t>
      </w:r>
      <w:commentRangeEnd w:id="202"/>
      <w:r w:rsidR="00F8383D">
        <w:rPr>
          <w:rStyle w:val="Marquedecommentaire"/>
        </w:rPr>
        <w:commentReference w:id="202"/>
      </w:r>
      <w:r>
        <w:rPr>
          <w:rFonts w:ascii="Times New Roman" w:eastAsia="Times New Roman" w:hAnsi="Times New Roman" w:cs="Times New Roman"/>
          <w:sz w:val="24"/>
          <w:szCs w:val="24"/>
          <w:lang w:val="en-CA"/>
        </w:rPr>
        <w:t>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w:t>
      </w:r>
      <w:r w:rsidR="00F64C3B">
        <w:rPr>
          <w:rFonts w:ascii="Times New Roman" w:eastAsia="Times New Roman" w:hAnsi="Times New Roman" w:cs="Times New Roman"/>
          <w:sz w:val="24"/>
          <w:szCs w:val="24"/>
          <w:lang w:val="en-CA"/>
        </w:rPr>
        <w:t>at</w:t>
      </w:r>
      <w:r w:rsidR="00F64C3B"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w:t>
      </w:r>
      <w:r w:rsidR="00F64C3B">
        <w:rPr>
          <w:rFonts w:ascii="Times New Roman" w:eastAsia="Times New Roman" w:hAnsi="Times New Roman" w:cs="Times New Roman"/>
          <w:sz w:val="24"/>
          <w:szCs w:val="24"/>
          <w:lang w:val="en-CA"/>
        </w:rPr>
        <w:t xml:space="preserve">randomly selected </w:t>
      </w:r>
      <w:r w:rsidR="004E13A5" w:rsidRPr="0007763B">
        <w:rPr>
          <w:rFonts w:ascii="Times New Roman" w:eastAsia="Times New Roman" w:hAnsi="Times New Roman" w:cs="Times New Roman"/>
          <w:sz w:val="24"/>
          <w:szCs w:val="24"/>
          <w:lang w:val="en-CA"/>
        </w:rPr>
        <w:t xml:space="preserve">among the 25. </w:t>
      </w:r>
      <w:commentRangeStart w:id="203"/>
      <w:ins w:id="204" w:author="Patrick" w:date="2020-07-28T17:08:00Z">
        <w:r w:rsidR="00F8383D">
          <w:rPr>
            <w:rFonts w:ascii="Times New Roman" w:eastAsia="Times New Roman" w:hAnsi="Times New Roman" w:cs="Times New Roman"/>
            <w:sz w:val="24"/>
            <w:szCs w:val="24"/>
            <w:lang w:val="en-CA"/>
          </w:rPr>
          <w:t xml:space="preserve">Xxx </w:t>
        </w:r>
        <w:commentRangeEnd w:id="203"/>
        <w:r w:rsidR="00F8383D">
          <w:rPr>
            <w:rStyle w:val="Marquedecommentaire"/>
          </w:rPr>
          <w:commentReference w:id="203"/>
        </w:r>
      </w:ins>
      <w:r w:rsidR="004E13A5" w:rsidRPr="0007763B">
        <w:rPr>
          <w:rFonts w:ascii="Times New Roman" w:eastAsia="Times New Roman" w:hAnsi="Times New Roman" w:cs="Times New Roman"/>
          <w:sz w:val="24"/>
          <w:szCs w:val="24"/>
          <w:lang w:val="en-CA"/>
        </w:rPr>
        <w:t xml:space="preserve">When only 1 population was </w:t>
      </w:r>
      <w:r>
        <w:rPr>
          <w:rFonts w:ascii="Times New Roman" w:eastAsia="Times New Roman" w:hAnsi="Times New Roman" w:cs="Times New Roman"/>
          <w:sz w:val="24"/>
          <w:szCs w:val="24"/>
          <w:lang w:val="en-CA"/>
        </w:rPr>
        <w:t>affected</w:t>
      </w:r>
      <w:r w:rsidR="00F64C3B">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we partitioned the 180 replicates of that scenario equally among </w:t>
      </w:r>
      <w:del w:id="205" w:author="Patrick" w:date="2020-07-28T17:15:00Z">
        <w:r w:rsidR="004E13A5" w:rsidRPr="0007763B" w:rsidDel="00F8383D">
          <w:rPr>
            <w:rFonts w:ascii="Times New Roman" w:eastAsia="Times New Roman" w:hAnsi="Times New Roman" w:cs="Times New Roman"/>
            <w:sz w:val="24"/>
            <w:szCs w:val="24"/>
            <w:lang w:val="en-CA"/>
          </w:rPr>
          <w:delText xml:space="preserve">6 </w:delText>
        </w:r>
      </w:del>
      <w:commentRangeStart w:id="206"/>
      <w:ins w:id="207" w:author="Patrick" w:date="2020-07-28T17:15:00Z">
        <w:r w:rsidR="00F8383D">
          <w:rPr>
            <w:rFonts w:ascii="Times New Roman" w:eastAsia="Times New Roman" w:hAnsi="Times New Roman" w:cs="Times New Roman"/>
            <w:sz w:val="24"/>
            <w:szCs w:val="24"/>
            <w:lang w:val="en-CA"/>
          </w:rPr>
          <w:t>six</w:t>
        </w:r>
        <w:commentRangeEnd w:id="206"/>
        <w:r w:rsidR="00F8383D">
          <w:rPr>
            <w:rStyle w:val="Marquedecommentaire"/>
          </w:rPr>
          <w:commentReference w:id="206"/>
        </w:r>
        <w:r w:rsidR="00F8383D" w:rsidRPr="0007763B">
          <w:rPr>
            <w:rFonts w:ascii="Times New Roman" w:eastAsia="Times New Roman" w:hAnsi="Times New Roman" w:cs="Times New Roman"/>
            <w:sz w:val="24"/>
            <w:szCs w:val="24"/>
            <w:lang w:val="en-CA"/>
          </w:rPr>
          <w:t xml:space="preserve"> </w:t>
        </w:r>
      </w:ins>
      <w:r w:rsidR="004E13A5" w:rsidRPr="0007763B">
        <w:rPr>
          <w:rFonts w:ascii="Times New Roman" w:eastAsia="Times New Roman" w:hAnsi="Times New Roman" w:cs="Times New Roman"/>
          <w:sz w:val="24"/>
          <w:szCs w:val="24"/>
          <w:lang w:val="en-CA"/>
        </w:rPr>
        <w:t>populations in the landscape</w:t>
      </w:r>
      <w:r w:rsidR="004A38A8" w:rsidRPr="0007763B">
        <w:rPr>
          <w:rFonts w:ascii="Times New Roman" w:eastAsia="Times New Roman" w:hAnsi="Times New Roman" w:cs="Times New Roman"/>
          <w:sz w:val="24"/>
          <w:szCs w:val="24"/>
          <w:lang w:val="en-CA"/>
        </w:rPr>
        <w:t>.</w:t>
      </w:r>
      <w:r w:rsidR="006B671B">
        <w:rPr>
          <w:rFonts w:ascii="Times New Roman" w:eastAsia="Times New Roman" w:hAnsi="Times New Roman" w:cs="Times New Roman"/>
          <w:sz w:val="24"/>
          <w:szCs w:val="24"/>
          <w:lang w:val="en-CA"/>
        </w:rPr>
        <w:t xml:space="preserve"> The positions of these</w:t>
      </w:r>
      <w:r w:rsidR="00FC050F">
        <w:rPr>
          <w:rFonts w:ascii="Times New Roman" w:eastAsia="Times New Roman" w:hAnsi="Times New Roman" w:cs="Times New Roman"/>
          <w:sz w:val="24"/>
          <w:szCs w:val="24"/>
          <w:lang w:val="en-CA"/>
        </w:rPr>
        <w:t xml:space="preserve"> 6</w:t>
      </w:r>
      <w:r w:rsidR="006B671B">
        <w:rPr>
          <w:rFonts w:ascii="Times New Roman" w:eastAsia="Times New Roman" w:hAnsi="Times New Roman" w:cs="Times New Roman"/>
          <w:sz w:val="24"/>
          <w:szCs w:val="24"/>
          <w:lang w:val="en-CA"/>
        </w:rPr>
        <w:t xml:space="preserve"> populations were </w:t>
      </w:r>
      <w:r w:rsidR="001765A4">
        <w:rPr>
          <w:rFonts w:ascii="Times New Roman" w:eastAsia="Times New Roman" w:hAnsi="Times New Roman" w:cs="Times New Roman"/>
          <w:sz w:val="24"/>
          <w:szCs w:val="24"/>
          <w:lang w:val="en-CA"/>
        </w:rPr>
        <w:t xml:space="preserve">randomly </w:t>
      </w:r>
      <w:r w:rsidR="006B671B">
        <w:rPr>
          <w:rFonts w:ascii="Times New Roman" w:eastAsia="Times New Roman" w:hAnsi="Times New Roman" w:cs="Times New Roman"/>
          <w:sz w:val="24"/>
          <w:szCs w:val="24"/>
          <w:lang w:val="en-CA"/>
        </w:rPr>
        <w:t>selected</w:t>
      </w:r>
      <w:r w:rsidR="001765A4">
        <w:rPr>
          <w:rFonts w:ascii="Times New Roman" w:eastAsia="Times New Roman" w:hAnsi="Times New Roman" w:cs="Times New Roman"/>
          <w:sz w:val="24"/>
          <w:szCs w:val="24"/>
          <w:lang w:val="en-CA"/>
        </w:rPr>
        <w:t xml:space="preserve"> once</w:t>
      </w:r>
      <w:r w:rsidR="006B671B">
        <w:rPr>
          <w:rFonts w:ascii="Times New Roman" w:eastAsia="Times New Roman" w:hAnsi="Times New Roman" w:cs="Times New Roman"/>
          <w:sz w:val="24"/>
          <w:szCs w:val="24"/>
          <w:lang w:val="en-CA"/>
        </w:rPr>
        <w:t xml:space="preserve"> and identical across runs. Indeed, b</w:t>
      </w:r>
      <w:r w:rsidR="004E13A5" w:rsidRPr="0007763B">
        <w:rPr>
          <w:rFonts w:ascii="Times New Roman" w:eastAsia="Times New Roman" w:hAnsi="Times New Roman" w:cs="Times New Roman"/>
          <w:sz w:val="24"/>
          <w:szCs w:val="24"/>
          <w:lang w:val="en-CA"/>
        </w:rPr>
        <w:t xml:space="preserve">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w:t>
      </w:r>
      <w:r w:rsidR="00A93497">
        <w:rPr>
          <w:rFonts w:ascii="Times New Roman" w:eastAsia="Times New Roman" w:hAnsi="Times New Roman" w:cs="Times New Roman"/>
          <w:sz w:val="24"/>
          <w:szCs w:val="24"/>
          <w:lang w:val="en-CA"/>
        </w:rPr>
        <w:t>e</w:t>
      </w:r>
      <w:r w:rsidR="004E13A5" w:rsidRPr="0007763B">
        <w:rPr>
          <w:rFonts w:ascii="Times New Roman" w:eastAsia="Times New Roman" w:hAnsi="Times New Roman" w:cs="Times New Roman"/>
          <w:sz w:val="24"/>
          <w:szCs w:val="24"/>
          <w:lang w:val="en-CA"/>
        </w:rPr>
        <w:t>ous</w:t>
      </w:r>
      <w:r w:rsidR="006D7C16">
        <w:rPr>
          <w:rFonts w:ascii="Times New Roman" w:eastAsia="Times New Roman" w:hAnsi="Times New Roman" w:cs="Times New Roman"/>
          <w:sz w:val="24"/>
          <w:szCs w:val="24"/>
          <w:lang w:val="en-CA"/>
        </w:rPr>
        <w:t>ly resistant to movement</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it is </w:t>
      </w:r>
      <w:r w:rsidR="007729F2">
        <w:rPr>
          <w:rFonts w:ascii="Times New Roman" w:eastAsia="Times New Roman" w:hAnsi="Times New Roman" w:cs="Times New Roman"/>
          <w:sz w:val="24"/>
          <w:szCs w:val="24"/>
          <w:lang w:val="en-CA"/>
        </w:rPr>
        <w:t xml:space="preserve">therefore </w:t>
      </w:r>
      <w:r w:rsidR="006D7C16">
        <w:rPr>
          <w:rFonts w:ascii="Times New Roman" w:eastAsia="Times New Roman" w:hAnsi="Times New Roman" w:cs="Times New Roman"/>
          <w:sz w:val="24"/>
          <w:szCs w:val="24"/>
          <w:lang w:val="en-CA"/>
        </w:rPr>
        <w:t>symmetric</w:t>
      </w:r>
      <w:r w:rsidR="004E13A5" w:rsidRPr="0007763B">
        <w:rPr>
          <w:rFonts w:ascii="Times New Roman" w:eastAsia="Times New Roman" w:hAnsi="Times New Roman" w:cs="Times New Roman"/>
          <w:sz w:val="24"/>
          <w:szCs w:val="24"/>
          <w:lang w:val="en-CA"/>
        </w:rPr>
        <w:t xml:space="preserve"> </w:t>
      </w:r>
      <w:r w:rsidR="006D7C16">
        <w:rPr>
          <w:rFonts w:ascii="Times New Roman" w:eastAsia="Times New Roman" w:hAnsi="Times New Roman" w:cs="Times New Roman"/>
          <w:sz w:val="24"/>
          <w:szCs w:val="24"/>
          <w:lang w:val="en-CA"/>
        </w:rPr>
        <w:t xml:space="preserve">and </w:t>
      </w:r>
      <w:r w:rsidR="004E13A5" w:rsidRPr="0007763B">
        <w:rPr>
          <w:rFonts w:ascii="Times New Roman" w:eastAsia="Times New Roman" w:hAnsi="Times New Roman" w:cs="Times New Roman"/>
          <w:sz w:val="24"/>
          <w:szCs w:val="24"/>
          <w:lang w:val="en-CA"/>
        </w:rPr>
        <w:t xml:space="preserve">only </w:t>
      </w:r>
      <w:commentRangeStart w:id="208"/>
      <w:r w:rsidR="004E13A5" w:rsidRPr="0007763B">
        <w:rPr>
          <w:rFonts w:ascii="Times New Roman" w:eastAsia="Times New Roman" w:hAnsi="Times New Roman" w:cs="Times New Roman"/>
          <w:sz w:val="24"/>
          <w:szCs w:val="24"/>
          <w:lang w:val="en-CA"/>
        </w:rPr>
        <w:t>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commentRangeEnd w:id="208"/>
      <w:r w:rsidR="00982479">
        <w:rPr>
          <w:rStyle w:val="Marquedecommentaire"/>
        </w:rPr>
        <w:commentReference w:id="208"/>
      </w:r>
      <w:r w:rsidR="004E13A5" w:rsidRPr="0007763B">
        <w:rPr>
          <w:rFonts w:ascii="Times New Roman" w:eastAsia="Times New Roman" w:hAnsi="Times New Roman" w:cs="Times New Roman"/>
          <w:sz w:val="24"/>
          <w:szCs w:val="24"/>
          <w:lang w:val="en-CA"/>
        </w:rPr>
        <w:t>. When several (</w:t>
      </w:r>
      <w:r w:rsidR="009F76DA">
        <w:rPr>
          <w:rFonts w:ascii="Times New Roman" w:eastAsia="Times New Roman" w:hAnsi="Times New Roman" w:cs="Times New Roman"/>
          <w:sz w:val="24"/>
          <w:szCs w:val="24"/>
          <w:lang w:val="en-CA"/>
        </w:rPr>
        <w:t>2 or 3</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w:t>
      </w:r>
      <w:commentRangeStart w:id="209"/>
      <w:r w:rsidR="004A38A8" w:rsidRPr="0007763B">
        <w:rPr>
          <w:rFonts w:ascii="Times New Roman" w:eastAsia="Times New Roman" w:hAnsi="Times New Roman" w:cs="Times New Roman"/>
          <w:sz w:val="24"/>
          <w:szCs w:val="24"/>
          <w:lang w:val="en-CA"/>
        </w:rPr>
        <w:t>events</w:t>
      </w:r>
      <w:commentRangeEnd w:id="209"/>
      <w:r w:rsidR="00982479">
        <w:rPr>
          <w:rStyle w:val="Marquedecommentaire"/>
        </w:rPr>
        <w:commentReference w:id="209"/>
      </w:r>
      <w:r w:rsidR="004A38A8" w:rsidRPr="0007763B">
        <w:rPr>
          <w:rFonts w:ascii="Times New Roman" w:eastAsia="Times New Roman" w:hAnsi="Times New Roman" w:cs="Times New Roman"/>
          <w:sz w:val="24"/>
          <w:szCs w:val="24"/>
          <w:lang w:val="en-CA"/>
        </w:rPr>
        <w:t>.</w:t>
      </w:r>
    </w:p>
    <w:p w14:paraId="6BEBF78D" w14:textId="77777777" w:rsidR="003F114F" w:rsidRPr="0007763B" w:rsidRDefault="003F114F" w:rsidP="000E06D6">
      <w:pPr>
        <w:spacing w:before="240" w:line="276" w:lineRule="auto"/>
        <w:rPr>
          <w:rFonts w:ascii="Times New Roman" w:eastAsia="Times New Roman" w:hAnsi="Times New Roman" w:cs="Times New Roman"/>
          <w:sz w:val="24"/>
          <w:szCs w:val="24"/>
          <w:lang w:val="en-CA"/>
        </w:rPr>
      </w:pPr>
    </w:p>
    <w:p w14:paraId="6C03F00F" w14:textId="5B576CA2" w:rsidR="004E13A5" w:rsidRPr="0007763B" w:rsidRDefault="003F114F" w:rsidP="000E06D6">
      <w:pPr>
        <w:keepNext/>
        <w:spacing w:before="240" w:after="240" w:line="276"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2439C9DA" w:rsidR="00FD1093" w:rsidRDefault="003F114F" w:rsidP="000E06D6">
      <w:pPr>
        <w:spacing w:before="240" w:after="240" w:line="276"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w:t>
      </w:r>
      <w:r w:rsidR="005B67F7">
        <w:rPr>
          <w:rFonts w:ascii="Times New Roman" w:eastAsia="Times New Roman" w:hAnsi="Times New Roman" w:cs="Times New Roman"/>
          <w:iCs/>
          <w:sz w:val="24"/>
          <w:szCs w:val="24"/>
          <w:lang w:val="en-GB"/>
        </w:rPr>
        <w:t>s</w:t>
      </w:r>
      <w:r w:rsidR="00E61AEA">
        <w:rPr>
          <w:rFonts w:ascii="Times New Roman" w:eastAsia="Times New Roman" w:hAnsi="Times New Roman" w:cs="Times New Roman"/>
          <w:iCs/>
          <w:sz w:val="24"/>
          <w:szCs w:val="24"/>
          <w:lang w:val="en-GB"/>
        </w:rPr>
        <w:t>, we used TG</w:t>
      </w:r>
      <w:r w:rsidRPr="0007763B">
        <w:rPr>
          <w:rFonts w:ascii="Times New Roman" w:eastAsia="Times New Roman" w:hAnsi="Times New Roman" w:cs="Times New Roman"/>
          <w:iCs/>
          <w:sz w:val="24"/>
          <w:szCs w:val="24"/>
          <w:lang w:val="en-GB"/>
        </w:rPr>
        <w:t xml:space="preserve">I on </w:t>
      </w:r>
      <w:r w:rsidR="005B67F7" w:rsidRPr="0007763B">
        <w:rPr>
          <w:rFonts w:ascii="Times New Roman" w:eastAsia="Times New Roman" w:hAnsi="Times New Roman" w:cs="Times New Roman"/>
          <w:iCs/>
          <w:sz w:val="24"/>
          <w:szCs w:val="24"/>
          <w:lang w:val="en-GB"/>
        </w:rPr>
        <w:t>simulat</w:t>
      </w:r>
      <w:r w:rsidR="005B67F7">
        <w:rPr>
          <w:rFonts w:ascii="Times New Roman" w:eastAsia="Times New Roman" w:hAnsi="Times New Roman" w:cs="Times New Roman"/>
          <w:iCs/>
          <w:sz w:val="24"/>
          <w:szCs w:val="24"/>
          <w:lang w:val="en-GB"/>
        </w:rPr>
        <w:t>ed</w:t>
      </w:r>
      <w:r w:rsidR="005B67F7"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data collected up to </w:t>
      </w:r>
      <w:r w:rsidR="009E6663">
        <w:rPr>
          <w:rFonts w:ascii="Times New Roman" w:eastAsia="Times New Roman" w:hAnsi="Times New Roman" w:cs="Times New Roman"/>
          <w:iCs/>
          <w:sz w:val="24"/>
          <w:szCs w:val="24"/>
          <w:lang w:val="en-GB"/>
        </w:rPr>
        <w:t>9</w:t>
      </w:r>
      <w:r w:rsidR="008615D7">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years </w:t>
      </w:r>
      <w:r w:rsidR="003378A5">
        <w:rPr>
          <w:rFonts w:ascii="Times New Roman" w:eastAsia="Times New Roman" w:hAnsi="Times New Roman" w:cs="Times New Roman"/>
          <w:iCs/>
          <w:sz w:val="24"/>
          <w:szCs w:val="24"/>
          <w:lang w:val="en-GB"/>
        </w:rPr>
        <w:t>before</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w:t>
      </w:r>
      <w:r w:rsidRPr="0007763B">
        <w:rPr>
          <w:rFonts w:ascii="Times New Roman" w:eastAsia="Times New Roman" w:hAnsi="Times New Roman" w:cs="Times New Roman"/>
          <w:iCs/>
          <w:sz w:val="24"/>
          <w:szCs w:val="24"/>
          <w:lang w:val="en-GB"/>
        </w:rPr>
        <w:t>after</w:t>
      </w:r>
      <w:r w:rsidR="0042030E">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 the event, and compared them with data</w:t>
      </w:r>
      <w:r w:rsidR="003378A5">
        <w:rPr>
          <w:rFonts w:ascii="Times New Roman" w:eastAsia="Times New Roman" w:hAnsi="Times New Roman" w:cs="Times New Roman"/>
          <w:iCs/>
          <w:sz w:val="24"/>
          <w:szCs w:val="24"/>
          <w:lang w:val="en-GB"/>
        </w:rPr>
        <w:t xml:space="preserve"> collected </w:t>
      </w:r>
      <w:r w:rsidR="0042030E">
        <w:rPr>
          <w:rFonts w:ascii="Times New Roman" w:eastAsia="Times New Roman" w:hAnsi="Times New Roman" w:cs="Times New Roman"/>
          <w:iCs/>
          <w:sz w:val="24"/>
          <w:szCs w:val="24"/>
          <w:lang w:val="en-GB"/>
        </w:rPr>
        <w:t xml:space="preserve">respectively </w:t>
      </w:r>
      <w:r w:rsidR="003378A5">
        <w:rPr>
          <w:rFonts w:ascii="Times New Roman" w:eastAsia="Times New Roman" w:hAnsi="Times New Roman" w:cs="Times New Roman"/>
          <w:iCs/>
          <w:sz w:val="24"/>
          <w:szCs w:val="24"/>
          <w:lang w:val="en-GB"/>
        </w:rPr>
        <w:t>right after</w:t>
      </w:r>
      <w:r w:rsidR="0042030E">
        <w:rPr>
          <w:rFonts w:ascii="Times New Roman" w:eastAsia="Times New Roman" w:hAnsi="Times New Roman" w:cs="Times New Roman"/>
          <w:iCs/>
          <w:sz w:val="24"/>
          <w:szCs w:val="24"/>
          <w:lang w:val="en-GB"/>
        </w:rPr>
        <w:t>,</w:t>
      </w:r>
      <w:r w:rsidR="003378A5">
        <w:rPr>
          <w:rFonts w:ascii="Times New Roman" w:eastAsia="Times New Roman" w:hAnsi="Times New Roman" w:cs="Times New Roman"/>
          <w:iCs/>
          <w:sz w:val="24"/>
          <w:szCs w:val="24"/>
          <w:lang w:val="en-GB"/>
        </w:rPr>
        <w:t xml:space="preserve"> and right before </w:t>
      </w:r>
      <w:r w:rsidRPr="0007763B">
        <w:rPr>
          <w:rFonts w:ascii="Times New Roman" w:eastAsia="Times New Roman" w:hAnsi="Times New Roman" w:cs="Times New Roman"/>
          <w:iCs/>
          <w:sz w:val="24"/>
          <w:szCs w:val="24"/>
          <w:lang w:val="en-GB"/>
        </w:rPr>
        <w:t>the event year.</w:t>
      </w:r>
      <w:r w:rsidR="00E326F3">
        <w:rPr>
          <w:rFonts w:ascii="Times New Roman" w:eastAsia="Times New Roman" w:hAnsi="Times New Roman" w:cs="Times New Roman"/>
          <w:iCs/>
          <w:sz w:val="24"/>
          <w:szCs w:val="24"/>
          <w:lang w:val="en-GB"/>
        </w:rPr>
        <w:t xml:space="preserve"> We chose </w:t>
      </w:r>
      <w:r w:rsidR="009E6663">
        <w:rPr>
          <w:rFonts w:ascii="Times New Roman" w:eastAsia="Times New Roman" w:hAnsi="Times New Roman" w:cs="Times New Roman"/>
          <w:iCs/>
          <w:sz w:val="24"/>
          <w:szCs w:val="24"/>
          <w:lang w:val="en-GB"/>
        </w:rPr>
        <w:t>9</w:t>
      </w:r>
      <w:r w:rsidR="00E326F3">
        <w:rPr>
          <w:rFonts w:ascii="Times New Roman" w:eastAsia="Times New Roman" w:hAnsi="Times New Roman" w:cs="Times New Roman"/>
          <w:iCs/>
          <w:sz w:val="24"/>
          <w:szCs w:val="24"/>
          <w:lang w:val="en-GB"/>
        </w:rPr>
        <w:t xml:space="preserve"> years as the maximum time be</w:t>
      </w:r>
      <w:r w:rsidR="002E615A">
        <w:rPr>
          <w:rFonts w:ascii="Times New Roman" w:eastAsia="Times New Roman" w:hAnsi="Times New Roman" w:cs="Times New Roman"/>
          <w:iCs/>
          <w:sz w:val="24"/>
          <w:szCs w:val="24"/>
          <w:lang w:val="en-GB"/>
        </w:rPr>
        <w:t>tween samplings as this time lag</w:t>
      </w:r>
      <w:r w:rsidR="00E326F3">
        <w:rPr>
          <w:rFonts w:ascii="Times New Roman" w:eastAsia="Times New Roman" w:hAnsi="Times New Roman" w:cs="Times New Roman"/>
          <w:iCs/>
          <w:sz w:val="24"/>
          <w:szCs w:val="24"/>
          <w:lang w:val="en-GB"/>
        </w:rPr>
        <w:t xml:space="preserve"> would represent most of the “before/after” population genetic studies we encountered</w:t>
      </w:r>
      <w:r w:rsidR="00BC2783">
        <w:rPr>
          <w:rFonts w:ascii="Times New Roman" w:eastAsia="Times New Roman" w:hAnsi="Times New Roman" w:cs="Times New Roman"/>
          <w:iCs/>
          <w:sz w:val="24"/>
          <w:szCs w:val="24"/>
          <w:lang w:val="en-GB"/>
        </w:rPr>
        <w:t>,</w:t>
      </w:r>
      <w:r w:rsidR="005A17AF">
        <w:rPr>
          <w:rFonts w:ascii="Times New Roman" w:eastAsia="Times New Roman" w:hAnsi="Times New Roman" w:cs="Times New Roman"/>
          <w:iCs/>
          <w:sz w:val="24"/>
          <w:szCs w:val="24"/>
          <w:lang w:val="en-GB"/>
        </w:rPr>
        <w:t xml:space="preserve"> and because most </w:t>
      </w:r>
      <w:r w:rsidR="008D5DC5">
        <w:rPr>
          <w:rFonts w:ascii="Times New Roman" w:eastAsia="Times New Roman" w:hAnsi="Times New Roman" w:cs="Times New Roman"/>
          <w:iCs/>
          <w:sz w:val="24"/>
          <w:szCs w:val="24"/>
          <w:lang w:val="en-GB"/>
        </w:rPr>
        <w:t xml:space="preserve">long-term ecological research programs monitor </w:t>
      </w:r>
      <w:r w:rsidR="005B67F7">
        <w:rPr>
          <w:rFonts w:ascii="Times New Roman" w:eastAsia="Times New Roman" w:hAnsi="Times New Roman" w:cs="Times New Roman"/>
          <w:iCs/>
          <w:sz w:val="24"/>
          <w:szCs w:val="24"/>
          <w:lang w:val="en-GB"/>
        </w:rPr>
        <w:t xml:space="preserve">during </w:t>
      </w:r>
      <w:r w:rsidR="008D5DC5">
        <w:rPr>
          <w:rFonts w:ascii="Times New Roman" w:eastAsia="Times New Roman" w:hAnsi="Times New Roman" w:cs="Times New Roman"/>
          <w:iCs/>
          <w:sz w:val="24"/>
          <w:szCs w:val="24"/>
          <w:lang w:val="en-GB"/>
        </w:rPr>
        <w:t xml:space="preserve">a shorter </w:t>
      </w:r>
      <w:r w:rsidR="005B67F7">
        <w:rPr>
          <w:rFonts w:ascii="Times New Roman" w:eastAsia="Times New Roman" w:hAnsi="Times New Roman" w:cs="Times New Roman"/>
          <w:iCs/>
          <w:sz w:val="24"/>
          <w:szCs w:val="24"/>
          <w:lang w:val="en-GB"/>
        </w:rPr>
        <w:t xml:space="preserve">time </w:t>
      </w:r>
      <w:r w:rsidR="008D5DC5">
        <w:rPr>
          <w:rFonts w:ascii="Times New Roman" w:eastAsia="Times New Roman" w:hAnsi="Times New Roman" w:cs="Times New Roman"/>
          <w:iCs/>
          <w:sz w:val="24"/>
          <w:szCs w:val="24"/>
          <w:lang w:val="en-GB"/>
        </w:rPr>
        <w:t>interval</w:t>
      </w:r>
      <w:r w:rsidR="00E326F3">
        <w:rPr>
          <w:rFonts w:ascii="Times New Roman" w:eastAsia="Times New Roman" w:hAnsi="Times New Roman" w:cs="Times New Roman"/>
          <w:iCs/>
          <w:sz w:val="24"/>
          <w:szCs w:val="24"/>
          <w:lang w:val="en-GB"/>
        </w:rPr>
        <w:t xml:space="preserve">. </w:t>
      </w:r>
      <w:commentRangeStart w:id="210"/>
      <w:r w:rsidR="00C74EA1">
        <w:rPr>
          <w:rFonts w:ascii="Times New Roman" w:eastAsia="Times New Roman" w:hAnsi="Times New Roman" w:cs="Times New Roman"/>
          <w:iCs/>
          <w:sz w:val="24"/>
          <w:szCs w:val="24"/>
          <w:lang w:val="en-GB"/>
        </w:rPr>
        <w:t>Specifically,</w:t>
      </w:r>
      <w:r w:rsidR="00F2342E">
        <w:rPr>
          <w:rFonts w:ascii="Times New Roman" w:eastAsia="Times New Roman" w:hAnsi="Times New Roman" w:cs="Times New Roman"/>
          <w:iCs/>
          <w:sz w:val="24"/>
          <w:szCs w:val="24"/>
          <w:lang w:val="en-GB"/>
        </w:rPr>
        <w:t xml:space="preserve"> for our analyses concerning </w:t>
      </w:r>
      <w:r w:rsidR="00D2058D">
        <w:rPr>
          <w:rFonts w:ascii="Times New Roman" w:eastAsia="Times New Roman" w:hAnsi="Times New Roman" w:cs="Times New Roman"/>
          <w:iCs/>
          <w:sz w:val="24"/>
          <w:szCs w:val="24"/>
          <w:lang w:val="en-GB"/>
        </w:rPr>
        <w:t xml:space="preserve">the </w:t>
      </w:r>
      <w:r w:rsidR="00F2342E">
        <w:rPr>
          <w:rFonts w:ascii="Times New Roman" w:eastAsia="Times New Roman" w:hAnsi="Times New Roman" w:cs="Times New Roman"/>
          <w:iCs/>
          <w:sz w:val="24"/>
          <w:szCs w:val="24"/>
          <w:lang w:val="en-GB"/>
        </w:rPr>
        <w:t xml:space="preserve">timing of sampling, </w:t>
      </w:r>
      <w:commentRangeStart w:id="211"/>
      <w:r w:rsidR="007E138A">
        <w:rPr>
          <w:rFonts w:ascii="Times New Roman" w:eastAsia="Times New Roman" w:hAnsi="Times New Roman" w:cs="Times New Roman"/>
          <w:iCs/>
          <w:sz w:val="24"/>
          <w:szCs w:val="24"/>
          <w:lang w:val="en-GB"/>
        </w:rPr>
        <w:t>rather than arbitrarily choosing a threshold</w:t>
      </w:r>
      <w:commentRangeEnd w:id="211"/>
      <w:r w:rsidR="00982479">
        <w:rPr>
          <w:rStyle w:val="Marquedecommentaire"/>
        </w:rPr>
        <w:commentReference w:id="211"/>
      </w:r>
      <w:r w:rsidR="007E138A">
        <w:rPr>
          <w:rFonts w:ascii="Times New Roman" w:eastAsia="Times New Roman" w:hAnsi="Times New Roman" w:cs="Times New Roman"/>
          <w:iCs/>
          <w:sz w:val="24"/>
          <w:szCs w:val="24"/>
          <w:lang w:val="en-GB"/>
        </w:rPr>
        <w:t xml:space="preserve">, </w:t>
      </w:r>
      <w:r w:rsidR="00F2342E">
        <w:rPr>
          <w:rFonts w:ascii="Times New Roman" w:eastAsia="Times New Roman" w:hAnsi="Times New Roman" w:cs="Times New Roman"/>
          <w:iCs/>
          <w:sz w:val="24"/>
          <w:szCs w:val="24"/>
          <w:lang w:val="en-GB"/>
        </w:rPr>
        <w:t xml:space="preserve">we </w:t>
      </w:r>
      <w:r w:rsidR="00472402">
        <w:rPr>
          <w:rFonts w:ascii="Times New Roman" w:eastAsia="Times New Roman" w:hAnsi="Times New Roman" w:cs="Times New Roman"/>
          <w:iCs/>
          <w:sz w:val="24"/>
          <w:szCs w:val="24"/>
          <w:lang w:val="en-GB"/>
        </w:rPr>
        <w:t>chose</w:t>
      </w:r>
      <w:r w:rsidR="007729F2">
        <w:rPr>
          <w:rFonts w:ascii="Times New Roman" w:eastAsia="Times New Roman" w:hAnsi="Times New Roman" w:cs="Times New Roman"/>
          <w:iCs/>
          <w:sz w:val="24"/>
          <w:szCs w:val="24"/>
          <w:lang w:val="en-GB"/>
        </w:rPr>
        <w:t xml:space="preserve">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 xml:space="preserve">-value threshold as it was a good compromise between decent FPR and FNR in our </w:t>
      </w:r>
      <w:r w:rsidR="00472402">
        <w:rPr>
          <w:rFonts w:ascii="Times New Roman" w:eastAsia="Times New Roman" w:hAnsi="Times New Roman" w:cs="Times New Roman"/>
          <w:iCs/>
          <w:sz w:val="24"/>
          <w:szCs w:val="24"/>
          <w:lang w:val="en-GB"/>
        </w:rPr>
        <w:t>earlier</w:t>
      </w:r>
      <w:r w:rsidR="00D8326B" w:rsidRPr="0007763B">
        <w:rPr>
          <w:rFonts w:ascii="Times New Roman" w:eastAsia="Times New Roman" w:hAnsi="Times New Roman" w:cs="Times New Roman"/>
          <w:iCs/>
          <w:sz w:val="24"/>
          <w:szCs w:val="24"/>
          <w:lang w:val="en-GB"/>
        </w:rPr>
        <w:t xml:space="preserve"> results</w:t>
      </w:r>
      <w:del w:id="212" w:author="Patrick" w:date="2020-07-28T17:22:00Z">
        <w:r w:rsidR="008F394F" w:rsidDel="00982479">
          <w:rPr>
            <w:rFonts w:ascii="Times New Roman" w:eastAsia="Times New Roman" w:hAnsi="Times New Roman" w:cs="Times New Roman"/>
            <w:iCs/>
            <w:sz w:val="24"/>
            <w:szCs w:val="24"/>
            <w:lang w:val="en-GB"/>
          </w:rPr>
          <w:delText xml:space="preserve"> (next </w:delText>
        </w:r>
        <w:commentRangeStart w:id="213"/>
        <w:r w:rsidR="008F394F" w:rsidDel="00982479">
          <w:rPr>
            <w:rFonts w:ascii="Times New Roman" w:eastAsia="Times New Roman" w:hAnsi="Times New Roman" w:cs="Times New Roman"/>
            <w:iCs/>
            <w:sz w:val="24"/>
            <w:szCs w:val="24"/>
            <w:lang w:val="en-GB"/>
          </w:rPr>
          <w:delText>paragraph</w:delText>
        </w:r>
      </w:del>
      <w:commentRangeEnd w:id="213"/>
      <w:r w:rsidR="00982479">
        <w:rPr>
          <w:rStyle w:val="Marquedecommentaire"/>
        </w:rPr>
        <w:commentReference w:id="213"/>
      </w:r>
      <w:del w:id="214" w:author="Patrick" w:date="2020-07-28T17:22:00Z">
        <w:r w:rsidR="008F394F" w:rsidDel="00982479">
          <w:rPr>
            <w:rFonts w:ascii="Times New Roman" w:eastAsia="Times New Roman" w:hAnsi="Times New Roman" w:cs="Times New Roman"/>
            <w:iCs/>
            <w:sz w:val="24"/>
            <w:szCs w:val="24"/>
            <w:lang w:val="en-GB"/>
          </w:rPr>
          <w:delText>)</w:delText>
        </w:r>
      </w:del>
      <w:r w:rsidR="008F394F">
        <w:rPr>
          <w:rFonts w:ascii="Times New Roman" w:eastAsia="Times New Roman" w:hAnsi="Times New Roman" w:cs="Times New Roman"/>
          <w:iCs/>
          <w:sz w:val="24"/>
          <w:szCs w:val="24"/>
          <w:lang w:val="en-GB"/>
        </w:rPr>
        <w:t>.</w:t>
      </w:r>
      <w:commentRangeEnd w:id="210"/>
      <w:r w:rsidR="00982479">
        <w:rPr>
          <w:rStyle w:val="Marquedecommentaire"/>
        </w:rPr>
        <w:commentReference w:id="210"/>
      </w:r>
    </w:p>
    <w:p w14:paraId="60D4FBF6" w14:textId="0BD0DBF0" w:rsidR="003F114F" w:rsidRPr="009671FF" w:rsidRDefault="003F114F" w:rsidP="000E06D6">
      <w:pPr>
        <w:spacing w:before="240" w:after="240" w:line="276" w:lineRule="auto"/>
        <w:rPr>
          <w:rFonts w:ascii="Times New Roman" w:eastAsia="Times New Roman" w:hAnsi="Times New Roman" w:cs="Times New Roman"/>
          <w:iCs/>
          <w:sz w:val="24"/>
          <w:szCs w:val="24"/>
          <w:lang w:val="en-CA"/>
        </w:rPr>
      </w:pPr>
    </w:p>
    <w:p w14:paraId="4900EC79" w14:textId="77777777" w:rsidR="004E13A5" w:rsidRPr="0007763B" w:rsidRDefault="004E13A5" w:rsidP="000E06D6">
      <w:pPr>
        <w:spacing w:before="240" w:after="240" w:line="276"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579EE26C" w:rsidR="004E13A5" w:rsidRDefault="004E13A5" w:rsidP="000E06D6">
      <w:pPr>
        <w:spacing w:before="240" w:after="240" w:line="276"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 xml:space="preserve">We used the False Positive Rate (FPR) and False Negative Rate (FNR) to assess </w:t>
      </w:r>
      <w:r w:rsidR="009E6663">
        <w:rPr>
          <w:rFonts w:ascii="Times New Roman" w:eastAsia="Times New Roman" w:hAnsi="Times New Roman" w:cs="Times New Roman"/>
          <w:iCs/>
          <w:sz w:val="24"/>
          <w:szCs w:val="24"/>
          <w:lang w:val="en-GB"/>
        </w:rPr>
        <w:t xml:space="preserve">the </w:t>
      </w:r>
      <w:r w:rsidRPr="0007763B">
        <w:rPr>
          <w:rFonts w:ascii="Times New Roman" w:eastAsia="Times New Roman" w:hAnsi="Times New Roman" w:cs="Times New Roman"/>
          <w:iCs/>
          <w:sz w:val="24"/>
          <w:szCs w:val="24"/>
          <w:lang w:val="en-GB"/>
        </w:rPr>
        <w:t>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r w:rsidR="00DC1FCE">
        <w:rPr>
          <w:rFonts w:ascii="Times New Roman" w:eastAsia="Times New Roman" w:hAnsi="Times New Roman" w:cs="Times New Roman"/>
          <w:iCs/>
          <w:sz w:val="24"/>
          <w:szCs w:val="24"/>
          <w:lang w:val="en-GB"/>
        </w:rPr>
        <w:t xml:space="preserve">the demographic change we </w:t>
      </w:r>
      <w:r w:rsidR="001429F5">
        <w:rPr>
          <w:rFonts w:ascii="Times New Roman" w:eastAsia="Times New Roman" w:hAnsi="Times New Roman" w:cs="Times New Roman"/>
          <w:iCs/>
          <w:sz w:val="24"/>
          <w:szCs w:val="24"/>
          <w:lang w:val="en-GB"/>
        </w:rPr>
        <w:t xml:space="preserve">imposed </w:t>
      </w:r>
      <w:r w:rsidRPr="0007763B">
        <w:rPr>
          <w:rFonts w:ascii="Times New Roman" w:eastAsia="Times New Roman" w:hAnsi="Times New Roman" w:cs="Times New Roman"/>
          <w:iCs/>
          <w:sz w:val="24"/>
          <w:szCs w:val="24"/>
          <w:lang w:val="en-GB"/>
        </w:rPr>
        <w:t xml:space="preserve">but has been </w:t>
      </w:r>
      <w:r w:rsidR="008F394F">
        <w:rPr>
          <w:rFonts w:ascii="Times New Roman" w:eastAsia="Times New Roman" w:hAnsi="Times New Roman" w:cs="Times New Roman"/>
          <w:iCs/>
          <w:sz w:val="24"/>
          <w:szCs w:val="24"/>
          <w:lang w:val="en-GB"/>
        </w:rPr>
        <w:t>found</w:t>
      </w:r>
      <w:r w:rsidR="008F394F" w:rsidRPr="0007763B">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to</w:t>
      </w:r>
      <w:r w:rsidRPr="0007763B">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Pr="0007763B">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008F394F">
        <w:rPr>
          <w:rFonts w:ascii="Times New Roman" w:eastAsia="Times New Roman" w:hAnsi="Times New Roman" w:cs="Times New Roman"/>
          <w:iCs/>
          <w:sz w:val="24"/>
          <w:szCs w:val="24"/>
          <w:lang w:val="en-GB"/>
        </w:rPr>
        <w:t xml:space="preserve"> by the TGI test</w:t>
      </w:r>
      <w:r w:rsidRPr="0007763B">
        <w:rPr>
          <w:rFonts w:ascii="Times New Roman" w:eastAsia="Times New Roman" w:hAnsi="Times New Roman" w:cs="Times New Roman"/>
          <w:iCs/>
          <w:sz w:val="24"/>
          <w:szCs w:val="24"/>
          <w:lang w:val="en-GB"/>
        </w:rPr>
        <w:t xml:space="preserve">. A false negative is a population that </w:t>
      </w:r>
      <w:r w:rsidR="001429F5">
        <w:rPr>
          <w:rFonts w:ascii="Times New Roman" w:eastAsia="Times New Roman" w:hAnsi="Times New Roman" w:cs="Times New Roman"/>
          <w:iCs/>
          <w:sz w:val="24"/>
          <w:szCs w:val="24"/>
          <w:lang w:val="en-GB"/>
        </w:rPr>
        <w:t xml:space="preserve">did experience </w:t>
      </w:r>
      <w:r w:rsidR="00171477">
        <w:rPr>
          <w:rFonts w:ascii="Times New Roman" w:eastAsia="Times New Roman" w:hAnsi="Times New Roman" w:cs="Times New Roman"/>
          <w:iCs/>
          <w:sz w:val="24"/>
          <w:szCs w:val="24"/>
          <w:lang w:val="en-GB"/>
        </w:rPr>
        <w:t xml:space="preserve">a </w:t>
      </w:r>
      <w:r w:rsidRPr="0007763B">
        <w:rPr>
          <w:rFonts w:ascii="Times New Roman" w:eastAsia="Times New Roman" w:hAnsi="Times New Roman" w:cs="Times New Roman"/>
          <w:iCs/>
          <w:sz w:val="24"/>
          <w:szCs w:val="24"/>
          <w:lang w:val="en-GB"/>
        </w:rPr>
        <w:t xml:space="preserve">demographic event but was not </w:t>
      </w:r>
      <w:r w:rsidR="008F394F">
        <w:rPr>
          <w:rFonts w:ascii="Times New Roman" w:eastAsia="Times New Roman" w:hAnsi="Times New Roman" w:cs="Times New Roman"/>
          <w:iCs/>
          <w:sz w:val="24"/>
          <w:szCs w:val="24"/>
          <w:lang w:val="en-GB"/>
        </w:rPr>
        <w:t>found to</w:t>
      </w:r>
      <w:r w:rsidR="002363EE">
        <w:rPr>
          <w:rFonts w:ascii="Times New Roman" w:eastAsia="Times New Roman" w:hAnsi="Times New Roman" w:cs="Times New Roman"/>
          <w:iCs/>
          <w:sz w:val="24"/>
          <w:szCs w:val="24"/>
          <w:lang w:val="en-GB"/>
        </w:rPr>
        <w:t xml:space="preserve"> hav</w:t>
      </w:r>
      <w:r w:rsidR="008F394F">
        <w:rPr>
          <w:rFonts w:ascii="Times New Roman" w:eastAsia="Times New Roman" w:hAnsi="Times New Roman" w:cs="Times New Roman"/>
          <w:iCs/>
          <w:sz w:val="24"/>
          <w:szCs w:val="24"/>
          <w:lang w:val="en-GB"/>
        </w:rPr>
        <w:t>e</w:t>
      </w:r>
      <w:r w:rsidR="002363EE">
        <w:rPr>
          <w:rFonts w:ascii="Times New Roman" w:eastAsia="Times New Roman" w:hAnsi="Times New Roman" w:cs="Times New Roman"/>
          <w:iCs/>
          <w:sz w:val="24"/>
          <w:szCs w:val="24"/>
          <w:lang w:val="en-GB"/>
        </w:rPr>
        <w:t xml:space="preserve"> </w:t>
      </w:r>
      <w:r w:rsidR="001429F5">
        <w:rPr>
          <w:rFonts w:ascii="Times New Roman" w:eastAsia="Times New Roman" w:hAnsi="Times New Roman" w:cs="Times New Roman"/>
          <w:iCs/>
          <w:sz w:val="24"/>
          <w:szCs w:val="24"/>
          <w:lang w:val="en-GB"/>
        </w:rPr>
        <w:t>done so</w:t>
      </w:r>
      <w:r w:rsidRPr="0007763B">
        <w:rPr>
          <w:rFonts w:ascii="Times New Roman" w:eastAsia="Times New Roman" w:hAnsi="Times New Roman" w:cs="Times New Roman"/>
          <w:iCs/>
          <w:sz w:val="24"/>
          <w:szCs w:val="24"/>
          <w:lang w:val="en-GB"/>
        </w:rPr>
        <w:t xml:space="preserve">. FPR represents the number of false positives over </w:t>
      </w:r>
      <w:commentRangeStart w:id="215"/>
      <w:commentRangeStart w:id="216"/>
      <w:r w:rsidRPr="0007763B">
        <w:rPr>
          <w:rFonts w:ascii="Times New Roman" w:eastAsia="Times New Roman" w:hAnsi="Times New Roman" w:cs="Times New Roman"/>
          <w:iCs/>
          <w:sz w:val="24"/>
          <w:szCs w:val="24"/>
          <w:lang w:val="en-GB"/>
        </w:rPr>
        <w:t>the total number of negative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commentRangeEnd w:id="215"/>
      <w:r w:rsidR="00A80FA5">
        <w:rPr>
          <w:rStyle w:val="Marquedecommentaire"/>
        </w:rPr>
        <w:commentReference w:id="215"/>
      </w:r>
      <w:commentRangeEnd w:id="216"/>
      <w:ins w:id="217" w:author="Patrick" w:date="2020-07-29T09:45:00Z">
        <w:r w:rsidR="00A70334">
          <w:rPr>
            <w:rFonts w:ascii="Times New Roman" w:eastAsia="Times New Roman" w:hAnsi="Times New Roman" w:cs="Times New Roman"/>
            <w:iCs/>
            <w:sz w:val="24"/>
            <w:szCs w:val="24"/>
            <w:lang w:val="en-GB"/>
          </w:rPr>
          <w:t xml:space="preserve"> (i.e., true negatives and f</w:t>
        </w:r>
      </w:ins>
      <w:ins w:id="218" w:author="Patrick" w:date="2020-07-29T09:46:00Z">
        <w:r w:rsidR="00A70334">
          <w:rPr>
            <w:rFonts w:ascii="Times New Roman" w:eastAsia="Times New Roman" w:hAnsi="Times New Roman" w:cs="Times New Roman"/>
            <w:iCs/>
            <w:sz w:val="24"/>
            <w:szCs w:val="24"/>
            <w:lang w:val="en-GB"/>
          </w:rPr>
          <w:t>alse positives).</w:t>
        </w:r>
      </w:ins>
      <w:r w:rsidR="002D1CC0">
        <w:rPr>
          <w:rStyle w:val="Marquedecommentaire"/>
        </w:rPr>
        <w:commentReference w:id="216"/>
      </w:r>
      <w:del w:id="219" w:author="Patrick" w:date="2020-07-29T09:46:00Z">
        <w:r w:rsidRPr="0007763B" w:rsidDel="00A70334">
          <w:rPr>
            <w:rFonts w:ascii="Times New Roman" w:eastAsia="Times New Roman" w:hAnsi="Times New Roman" w:cs="Times New Roman"/>
            <w:iCs/>
            <w:sz w:val="24"/>
            <w:szCs w:val="24"/>
            <w:lang w:val="en-GB"/>
          </w:rPr>
          <w:delText xml:space="preserve">, and </w:delText>
        </w:r>
      </w:del>
      <w:ins w:id="220" w:author="Patrick" w:date="2020-07-29T09:46:00Z">
        <w:r w:rsidR="00A70334">
          <w:rPr>
            <w:rFonts w:ascii="Times New Roman" w:eastAsia="Times New Roman" w:hAnsi="Times New Roman" w:cs="Times New Roman"/>
            <w:iCs/>
            <w:sz w:val="24"/>
            <w:szCs w:val="24"/>
            <w:lang w:val="en-GB"/>
          </w:rPr>
          <w:t xml:space="preserve"> </w:t>
        </w:r>
      </w:ins>
      <w:r w:rsidRPr="0007763B">
        <w:rPr>
          <w:rFonts w:ascii="Times New Roman" w:eastAsia="Times New Roman" w:hAnsi="Times New Roman" w:cs="Times New Roman"/>
          <w:iCs/>
          <w:sz w:val="24"/>
          <w:szCs w:val="24"/>
          <w:lang w:val="en-GB"/>
        </w:rPr>
        <w:t xml:space="preserve">FNR represents the number of false </w:t>
      </w:r>
      <w:r w:rsidRPr="0007763B">
        <w:rPr>
          <w:rFonts w:ascii="Times New Roman" w:eastAsia="Times New Roman" w:hAnsi="Times New Roman" w:cs="Times New Roman"/>
          <w:iCs/>
          <w:sz w:val="24"/>
          <w:szCs w:val="24"/>
          <w:lang w:val="en-GB"/>
        </w:rPr>
        <w:lastRenderedPageBreak/>
        <w:t>negative</w:t>
      </w:r>
      <w:r w:rsidR="008F394F">
        <w:rPr>
          <w:rFonts w:ascii="Times New Roman" w:eastAsia="Times New Roman" w:hAnsi="Times New Roman" w:cs="Times New Roman"/>
          <w:iCs/>
          <w:sz w:val="24"/>
          <w:szCs w:val="24"/>
          <w:lang w:val="en-GB"/>
        </w:rPr>
        <w:t>s</w:t>
      </w:r>
      <w:r w:rsidRPr="0007763B">
        <w:rPr>
          <w:rFonts w:ascii="Times New Roman" w:eastAsia="Times New Roman" w:hAnsi="Times New Roman" w:cs="Times New Roman"/>
          <w:iCs/>
          <w:sz w:val="24"/>
          <w:szCs w:val="24"/>
          <w:lang w:val="en-GB"/>
        </w:rPr>
        <w:t xml:space="preserve"> over the total number of positive</w:t>
      </w:r>
      <w:r w:rsidR="00A80FA5">
        <w:rPr>
          <w:rFonts w:ascii="Times New Roman" w:eastAsia="Times New Roman" w:hAnsi="Times New Roman" w:cs="Times New Roman"/>
          <w:iCs/>
          <w:sz w:val="24"/>
          <w:szCs w:val="24"/>
          <w:lang w:val="en-GB"/>
        </w:rPr>
        <w:t xml:space="preserve"> </w:t>
      </w:r>
      <w:r w:rsidR="008F394F">
        <w:rPr>
          <w:rFonts w:ascii="Times New Roman" w:eastAsia="Times New Roman" w:hAnsi="Times New Roman" w:cs="Times New Roman"/>
          <w:iCs/>
          <w:sz w:val="24"/>
          <w:szCs w:val="24"/>
          <w:lang w:val="en-GB"/>
        </w:rPr>
        <w:t>tests</w:t>
      </w:r>
      <w:ins w:id="221" w:author="Patrick" w:date="2020-07-29T09:46:00Z">
        <w:r w:rsidR="00A70334">
          <w:rPr>
            <w:rFonts w:ascii="Times New Roman" w:eastAsia="Times New Roman" w:hAnsi="Times New Roman" w:cs="Times New Roman"/>
            <w:iCs/>
            <w:sz w:val="24"/>
            <w:szCs w:val="24"/>
            <w:lang w:val="en-GB"/>
          </w:rPr>
          <w:t xml:space="preserve"> (i.e., true positives and false negtives)</w:t>
        </w:r>
        <w:r w:rsidR="00A70334">
          <w:rPr>
            <w:rStyle w:val="Marquedecommentaire"/>
          </w:rPr>
          <w:commentReference w:id="222"/>
        </w:r>
      </w:ins>
      <w:r w:rsidRPr="0007763B">
        <w:rPr>
          <w:rFonts w:ascii="Times New Roman" w:eastAsia="Times New Roman" w:hAnsi="Times New Roman" w:cs="Times New Roman"/>
          <w:iCs/>
          <w:sz w:val="24"/>
          <w:szCs w:val="24"/>
          <w:lang w:val="en-GB"/>
        </w:rPr>
        <w:t xml:space="preserve">. A high FPR means that we often </w:t>
      </w:r>
      <w:del w:id="223" w:author="Patrick" w:date="2020-07-29T09:47:00Z">
        <w:r w:rsidRPr="0007763B" w:rsidDel="00373A31">
          <w:rPr>
            <w:rFonts w:ascii="Times New Roman" w:eastAsia="Times New Roman" w:hAnsi="Times New Roman" w:cs="Times New Roman"/>
            <w:iCs/>
            <w:sz w:val="24"/>
            <w:szCs w:val="24"/>
            <w:lang w:val="en-GB"/>
          </w:rPr>
          <w:delText xml:space="preserve">select </w:delText>
        </w:r>
      </w:del>
      <w:ins w:id="224" w:author="Patrick" w:date="2020-07-29T09:47:00Z">
        <w:r w:rsidR="00373A31">
          <w:rPr>
            <w:rFonts w:ascii="Times New Roman" w:eastAsia="Times New Roman" w:hAnsi="Times New Roman" w:cs="Times New Roman"/>
            <w:iCs/>
            <w:sz w:val="24"/>
            <w:szCs w:val="24"/>
            <w:lang w:val="en-GB"/>
          </w:rPr>
          <w:t>identify</w:t>
        </w:r>
        <w:r w:rsidR="00373A31" w:rsidRPr="0007763B">
          <w:rPr>
            <w:rFonts w:ascii="Times New Roman" w:eastAsia="Times New Roman" w:hAnsi="Times New Roman" w:cs="Times New Roman"/>
            <w:iCs/>
            <w:sz w:val="24"/>
            <w:szCs w:val="24"/>
            <w:lang w:val="en-GB"/>
          </w:rPr>
          <w:t xml:space="preserve"> </w:t>
        </w:r>
      </w:ins>
      <w:r w:rsidRPr="0007763B">
        <w:rPr>
          <w:rFonts w:ascii="Times New Roman" w:eastAsia="Times New Roman" w:hAnsi="Times New Roman" w:cs="Times New Roman"/>
          <w:iCs/>
          <w:sz w:val="24"/>
          <w:szCs w:val="24"/>
          <w:lang w:val="en-GB"/>
        </w:rPr>
        <w:t>the wrong population(s)</w:t>
      </w:r>
      <w:r w:rsidR="008F394F">
        <w:rPr>
          <w:rFonts w:ascii="Times New Roman" w:eastAsia="Times New Roman" w:hAnsi="Times New Roman" w:cs="Times New Roman"/>
          <w:iCs/>
          <w:sz w:val="24"/>
          <w:szCs w:val="24"/>
          <w:lang w:val="en-GB"/>
        </w:rPr>
        <w:t xml:space="preserve"> </w:t>
      </w:r>
      <w:commentRangeStart w:id="225"/>
      <w:r w:rsidR="008F394F">
        <w:rPr>
          <w:rFonts w:ascii="Times New Roman" w:eastAsia="Times New Roman" w:hAnsi="Times New Roman" w:cs="Times New Roman"/>
          <w:iCs/>
          <w:sz w:val="24"/>
          <w:szCs w:val="24"/>
          <w:lang w:val="en-GB"/>
        </w:rPr>
        <w:t>as significant</w:t>
      </w:r>
      <w:commentRangeEnd w:id="225"/>
      <w:r w:rsidR="00373A31">
        <w:rPr>
          <w:rStyle w:val="Marquedecommentaire"/>
        </w:rPr>
        <w:commentReference w:id="225"/>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w:t>
      </w:r>
      <w:del w:id="226" w:author="Patrick" w:date="2020-07-29T10:05:00Z">
        <w:r w:rsidR="00F05FD6" w:rsidDel="008A372A">
          <w:rPr>
            <w:rFonts w:ascii="Times New Roman" w:eastAsia="Times New Roman" w:hAnsi="Times New Roman" w:cs="Times New Roman"/>
            <w:iCs/>
            <w:sz w:val="24"/>
            <w:szCs w:val="24"/>
            <w:lang w:val="en-GB"/>
          </w:rPr>
          <w:delText>heavy costs to focusing on wrong populations</w:delText>
        </w:r>
        <w:r w:rsidR="008F394F" w:rsidDel="008A372A">
          <w:rPr>
            <w:rFonts w:ascii="Times New Roman" w:eastAsia="Times New Roman" w:hAnsi="Times New Roman" w:cs="Times New Roman"/>
            <w:iCs/>
            <w:sz w:val="24"/>
            <w:szCs w:val="24"/>
            <w:lang w:val="en-GB"/>
          </w:rPr>
          <w:delText>,</w:delText>
        </w:r>
        <w:r w:rsidR="00F05FD6" w:rsidDel="008A372A">
          <w:rPr>
            <w:rFonts w:ascii="Times New Roman" w:eastAsia="Times New Roman" w:hAnsi="Times New Roman" w:cs="Times New Roman"/>
            <w:iCs/>
            <w:sz w:val="24"/>
            <w:szCs w:val="24"/>
            <w:lang w:val="en-GB"/>
          </w:rPr>
          <w:delText xml:space="preserve"> </w:delText>
        </w:r>
        <w:r w:rsidR="008F394F" w:rsidDel="008A372A">
          <w:rPr>
            <w:rFonts w:ascii="Times New Roman" w:eastAsia="Times New Roman" w:hAnsi="Times New Roman" w:cs="Times New Roman"/>
            <w:iCs/>
            <w:sz w:val="24"/>
            <w:szCs w:val="24"/>
            <w:lang w:val="en-GB"/>
          </w:rPr>
          <w:delText>because of</w:delText>
        </w:r>
        <w:r w:rsidR="00F05FD6" w:rsidDel="008A372A">
          <w:rPr>
            <w:rFonts w:ascii="Times New Roman" w:eastAsia="Times New Roman" w:hAnsi="Times New Roman" w:cs="Times New Roman"/>
            <w:iCs/>
            <w:sz w:val="24"/>
            <w:szCs w:val="24"/>
            <w:lang w:val="en-GB"/>
          </w:rPr>
          <w:delText xml:space="preserve"> </w:delText>
        </w:r>
        <w:r w:rsidR="008F394F" w:rsidDel="008A372A">
          <w:rPr>
            <w:rFonts w:ascii="Times New Roman" w:eastAsia="Times New Roman" w:hAnsi="Times New Roman" w:cs="Times New Roman"/>
            <w:iCs/>
            <w:sz w:val="24"/>
            <w:szCs w:val="24"/>
            <w:lang w:val="en-GB"/>
          </w:rPr>
          <w:delText xml:space="preserve">the </w:delText>
        </w:r>
      </w:del>
      <w:r w:rsidR="00F05FD6">
        <w:rPr>
          <w:rFonts w:ascii="Times New Roman" w:eastAsia="Times New Roman" w:hAnsi="Times New Roman" w:cs="Times New Roman"/>
          <w:iCs/>
          <w:sz w:val="24"/>
          <w:szCs w:val="24"/>
          <w:lang w:val="en-GB"/>
        </w:rPr>
        <w:t xml:space="preserve">limited </w:t>
      </w:r>
      <w:del w:id="227" w:author="Patrick" w:date="2020-07-29T09:48:00Z">
        <w:r w:rsidR="00A60F90" w:rsidDel="00373A31">
          <w:rPr>
            <w:rFonts w:ascii="Times New Roman" w:eastAsia="Times New Roman" w:hAnsi="Times New Roman" w:cs="Times New Roman"/>
            <w:iCs/>
            <w:sz w:val="24"/>
            <w:szCs w:val="24"/>
            <w:lang w:val="en-GB"/>
          </w:rPr>
          <w:delText xml:space="preserve">money </w:delText>
        </w:r>
      </w:del>
      <w:ins w:id="228" w:author="Patrick" w:date="2020-07-29T09:48:00Z">
        <w:r w:rsidR="00373A31">
          <w:rPr>
            <w:rFonts w:ascii="Times New Roman" w:eastAsia="Times New Roman" w:hAnsi="Times New Roman" w:cs="Times New Roman"/>
            <w:iCs/>
            <w:sz w:val="24"/>
            <w:szCs w:val="24"/>
            <w:lang w:val="en-GB"/>
          </w:rPr>
          <w:t xml:space="preserve">resources </w:t>
        </w:r>
      </w:ins>
      <w:r w:rsidR="008F394F">
        <w:rPr>
          <w:rFonts w:ascii="Times New Roman" w:eastAsia="Times New Roman" w:hAnsi="Times New Roman" w:cs="Times New Roman"/>
          <w:iCs/>
          <w:sz w:val="24"/>
          <w:szCs w:val="24"/>
          <w:lang w:val="en-GB"/>
        </w:rPr>
        <w:t xml:space="preserve">available </w:t>
      </w:r>
      <w:del w:id="229" w:author="Patrick" w:date="2020-07-29T10:06:00Z">
        <w:r w:rsidR="00A60F90" w:rsidDel="008A372A">
          <w:rPr>
            <w:rFonts w:ascii="Times New Roman" w:eastAsia="Times New Roman" w:hAnsi="Times New Roman" w:cs="Times New Roman"/>
            <w:iCs/>
            <w:sz w:val="24"/>
            <w:szCs w:val="24"/>
            <w:lang w:val="en-GB"/>
          </w:rPr>
          <w:delText xml:space="preserve">to invest in </w:delText>
        </w:r>
      </w:del>
      <w:ins w:id="230" w:author="Patrick" w:date="2020-07-29T10:06:00Z">
        <w:r w:rsidR="008A372A">
          <w:rPr>
            <w:rFonts w:ascii="Times New Roman" w:eastAsia="Times New Roman" w:hAnsi="Times New Roman" w:cs="Times New Roman"/>
            <w:iCs/>
            <w:sz w:val="24"/>
            <w:szCs w:val="24"/>
            <w:lang w:val="en-GB"/>
          </w:rPr>
          <w:t xml:space="preserve">for </w:t>
        </w:r>
      </w:ins>
      <w:r w:rsidR="00A60F90">
        <w:rPr>
          <w:rFonts w:ascii="Times New Roman" w:eastAsia="Times New Roman" w:hAnsi="Times New Roman" w:cs="Times New Roman"/>
          <w:iCs/>
          <w:sz w:val="24"/>
          <w:szCs w:val="24"/>
          <w:lang w:val="en-GB"/>
        </w:rPr>
        <w:t xml:space="preserve">conservation </w:t>
      </w:r>
      <w:del w:id="231" w:author="Patrick" w:date="2020-07-29T10:06:00Z">
        <w:r w:rsidR="00A60F90" w:rsidDel="008A372A">
          <w:rPr>
            <w:rFonts w:ascii="Times New Roman" w:eastAsia="Times New Roman" w:hAnsi="Times New Roman" w:cs="Times New Roman"/>
            <w:iCs/>
            <w:sz w:val="24"/>
            <w:szCs w:val="24"/>
            <w:lang w:val="en-GB"/>
          </w:rPr>
          <w:delText>action</w:delText>
        </w:r>
        <w:r w:rsidR="008F394F" w:rsidDel="008A372A">
          <w:rPr>
            <w:rFonts w:ascii="Times New Roman" w:eastAsia="Times New Roman" w:hAnsi="Times New Roman" w:cs="Times New Roman"/>
            <w:iCs/>
            <w:sz w:val="24"/>
            <w:szCs w:val="24"/>
            <w:lang w:val="en-GB"/>
          </w:rPr>
          <w:delText>s</w:delText>
        </w:r>
      </w:del>
      <w:ins w:id="232" w:author="Patrick" w:date="2020-07-29T10:06:00Z">
        <w:r w:rsidR="008A372A">
          <w:rPr>
            <w:rFonts w:ascii="Times New Roman" w:eastAsia="Times New Roman" w:hAnsi="Times New Roman" w:cs="Times New Roman"/>
            <w:iCs/>
            <w:sz w:val="24"/>
            <w:szCs w:val="24"/>
            <w:lang w:val="en-GB"/>
          </w:rPr>
          <w:t>efforts</w:t>
        </w:r>
      </w:ins>
      <w:r w:rsidRPr="0007763B">
        <w:rPr>
          <w:rFonts w:ascii="Times New Roman" w:eastAsia="Times New Roman" w:hAnsi="Times New Roman" w:cs="Times New Roman"/>
          <w:iCs/>
          <w:sz w:val="24"/>
          <w:szCs w:val="24"/>
          <w:lang w:val="en-GB"/>
        </w:rPr>
        <w:t xml:space="preserve">. </w:t>
      </w:r>
      <w:r w:rsidR="000227A4" w:rsidRPr="0007763B">
        <w:rPr>
          <w:rFonts w:ascii="Times New Roman" w:eastAsia="Times New Roman" w:hAnsi="Times New Roman" w:cs="Times New Roman"/>
          <w:iCs/>
          <w:sz w:val="24"/>
          <w:szCs w:val="24"/>
          <w:lang w:val="en-GB"/>
        </w:rPr>
        <w:t>The</w:t>
      </w:r>
      <w:r w:rsidR="000227A4">
        <w:rPr>
          <w:rFonts w:ascii="Times New Roman" w:eastAsia="Times New Roman" w:hAnsi="Times New Roman" w:cs="Times New Roman"/>
          <w:iCs/>
          <w:sz w:val="24"/>
          <w:szCs w:val="24"/>
          <w:lang w:val="en-GB"/>
        </w:rPr>
        <w:t xml:space="preserve"> higher the FPR, the lower the selectivity</w:t>
      </w:r>
      <w:r w:rsidR="000227A4" w:rsidRPr="0007763B">
        <w:rPr>
          <w:rFonts w:ascii="Times New Roman" w:eastAsia="Times New Roman" w:hAnsi="Times New Roman" w:cs="Times New Roman"/>
          <w:iCs/>
          <w:sz w:val="24"/>
          <w:szCs w:val="24"/>
          <w:lang w:val="en-GB"/>
        </w:rPr>
        <w:t xml:space="preserve"> of our testing procedure.</w:t>
      </w:r>
      <w:r w:rsidR="000227A4">
        <w:rPr>
          <w:rFonts w:ascii="Times New Roman" w:eastAsia="Times New Roman" w:hAnsi="Times New Roman" w:cs="Times New Roman"/>
          <w:iCs/>
          <w:sz w:val="24"/>
          <w:szCs w:val="24"/>
          <w:lang w:val="en-GB"/>
        </w:rPr>
        <w:t xml:space="preserve"> </w:t>
      </w:r>
      <w:ins w:id="233" w:author="Patrick" w:date="2020-07-29T10:06:00Z">
        <w:r w:rsidR="008A372A">
          <w:rPr>
            <w:rFonts w:ascii="Times New Roman" w:eastAsia="Times New Roman" w:hAnsi="Times New Roman" w:cs="Times New Roman"/>
            <w:iCs/>
            <w:sz w:val="24"/>
            <w:szCs w:val="24"/>
            <w:lang w:val="en-GB"/>
          </w:rPr>
          <w:t xml:space="preserve">In contrast, </w:t>
        </w:r>
      </w:ins>
      <w:del w:id="234" w:author="Patrick" w:date="2020-07-29T10:06:00Z">
        <w:r w:rsidR="00F05FD6" w:rsidDel="008A372A">
          <w:rPr>
            <w:rFonts w:ascii="Times New Roman" w:eastAsia="Times New Roman" w:hAnsi="Times New Roman" w:cs="Times New Roman"/>
            <w:iCs/>
            <w:sz w:val="24"/>
            <w:szCs w:val="24"/>
            <w:lang w:val="en-GB"/>
          </w:rPr>
          <w:delText>A</w:delText>
        </w:r>
      </w:del>
      <w:ins w:id="235" w:author="Patrick" w:date="2020-07-29T10:06:00Z">
        <w:r w:rsidR="008A372A">
          <w:rPr>
            <w:rFonts w:ascii="Times New Roman" w:eastAsia="Times New Roman" w:hAnsi="Times New Roman" w:cs="Times New Roman"/>
            <w:iCs/>
            <w:sz w:val="24"/>
            <w:szCs w:val="24"/>
            <w:lang w:val="en-GB"/>
          </w:rPr>
          <w:t>a</w:t>
        </w:r>
      </w:ins>
      <w:r w:rsidR="00F05FD6">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high FNR means that we often </w:t>
      </w:r>
      <w:del w:id="236" w:author="Patrick" w:date="2020-07-29T10:07:00Z">
        <w:r w:rsidRPr="0007763B" w:rsidDel="008A372A">
          <w:rPr>
            <w:rFonts w:ascii="Times New Roman" w:eastAsia="Times New Roman" w:hAnsi="Times New Roman" w:cs="Times New Roman"/>
            <w:iCs/>
            <w:sz w:val="24"/>
            <w:szCs w:val="24"/>
            <w:lang w:val="en-GB"/>
          </w:rPr>
          <w:delText xml:space="preserve">miss </w:delText>
        </w:r>
      </w:del>
      <w:ins w:id="237" w:author="Patrick" w:date="2020-07-29T10:07:00Z">
        <w:r w:rsidR="008A372A">
          <w:rPr>
            <w:rFonts w:ascii="Times New Roman" w:eastAsia="Times New Roman" w:hAnsi="Times New Roman" w:cs="Times New Roman"/>
            <w:iCs/>
            <w:sz w:val="24"/>
            <w:szCs w:val="24"/>
            <w:lang w:val="en-GB"/>
          </w:rPr>
          <w:t xml:space="preserve">fail to identify </w:t>
        </w:r>
      </w:ins>
      <w:r w:rsidRPr="0007763B">
        <w:rPr>
          <w:rFonts w:ascii="Times New Roman" w:eastAsia="Times New Roman" w:hAnsi="Times New Roman" w:cs="Times New Roman"/>
          <w:iCs/>
          <w:sz w:val="24"/>
          <w:szCs w:val="24"/>
          <w:lang w:val="en-GB"/>
        </w:rPr>
        <w:t>the population(s)</w:t>
      </w:r>
      <w:r w:rsidR="00FF7CA1">
        <w:rPr>
          <w:rFonts w:ascii="Times New Roman" w:eastAsia="Times New Roman" w:hAnsi="Times New Roman" w:cs="Times New Roman"/>
          <w:iCs/>
          <w:sz w:val="24"/>
          <w:szCs w:val="24"/>
          <w:lang w:val="en-GB"/>
        </w:rPr>
        <w:t xml:space="preserve"> that were actua</w:t>
      </w:r>
      <w:r w:rsidR="008F394F">
        <w:rPr>
          <w:rFonts w:ascii="Times New Roman" w:eastAsia="Times New Roman" w:hAnsi="Times New Roman" w:cs="Times New Roman"/>
          <w:iCs/>
          <w:sz w:val="24"/>
          <w:szCs w:val="24"/>
          <w:lang w:val="en-GB"/>
        </w:rPr>
        <w:t>lly affected</w:t>
      </w:r>
      <w:r w:rsidRPr="0007763B">
        <w:rPr>
          <w:rFonts w:ascii="Times New Roman" w:eastAsia="Times New Roman" w:hAnsi="Times New Roman" w:cs="Times New Roman"/>
          <w:iCs/>
          <w:sz w:val="24"/>
          <w:szCs w:val="24"/>
          <w:lang w:val="en-GB"/>
        </w:rPr>
        <w:t>.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finding the right population is the most important aspect, for example</w:t>
      </w:r>
      <w:r w:rsidR="009E0B9D">
        <w:rPr>
          <w:rFonts w:ascii="Times New Roman" w:eastAsia="Times New Roman" w:hAnsi="Times New Roman" w:cs="Times New Roman"/>
          <w:iCs/>
          <w:sz w:val="24"/>
          <w:szCs w:val="24"/>
          <w:lang w:val="en-GB"/>
        </w:rPr>
        <w:t>,</w:t>
      </w:r>
      <w:r w:rsidR="00A60F90">
        <w:rPr>
          <w:rFonts w:ascii="Times New Roman" w:eastAsia="Times New Roman" w:hAnsi="Times New Roman" w:cs="Times New Roman"/>
          <w:iCs/>
          <w:sz w:val="24"/>
          <w:szCs w:val="24"/>
          <w:lang w:val="en-GB"/>
        </w:rPr>
        <w:t xml:space="preserve"> if there is limited time to take conservation action. </w:t>
      </w:r>
      <w:r w:rsidR="001429F5">
        <w:rPr>
          <w:rFonts w:ascii="Times New Roman" w:eastAsia="Times New Roman" w:hAnsi="Times New Roman" w:cs="Times New Roman"/>
          <w:sz w:val="24"/>
          <w:szCs w:val="24"/>
          <w:lang w:val="en-GB"/>
        </w:rPr>
        <w:t xml:space="preserve">Selecting a </w:t>
      </w:r>
      <w:r w:rsidRPr="0007763B">
        <w:rPr>
          <w:rFonts w:ascii="Times New Roman" w:eastAsia="Times New Roman" w:hAnsi="Times New Roman" w:cs="Times New Roman"/>
          <w:sz w:val="24"/>
          <w:szCs w:val="24"/>
          <w:lang w:val="en-GB"/>
        </w:rPr>
        <w:t>prop</w:t>
      </w:r>
      <w:r w:rsidR="000F49A2">
        <w:rPr>
          <w:rFonts w:ascii="Times New Roman" w:eastAsia="Times New Roman" w:hAnsi="Times New Roman" w:cs="Times New Roman"/>
          <w:sz w:val="24"/>
          <w:szCs w:val="24"/>
          <w:lang w:val="en-GB"/>
        </w:rPr>
        <w:t xml:space="preserve">er </w:t>
      </w:r>
      <w:commentRangeStart w:id="238"/>
      <w:r w:rsidR="000F49A2">
        <w:rPr>
          <w:rFonts w:ascii="Times New Roman" w:eastAsia="Times New Roman" w:hAnsi="Times New Roman" w:cs="Times New Roman"/>
          <w:sz w:val="24"/>
          <w:szCs w:val="24"/>
          <w:lang w:val="en-GB"/>
        </w:rPr>
        <w:t xml:space="preserve">threshold for </w:t>
      </w:r>
      <w:r w:rsidRPr="0007763B">
        <w:rPr>
          <w:rFonts w:ascii="Times New Roman" w:eastAsia="Times New Roman" w:hAnsi="Times New Roman" w:cs="Times New Roman"/>
          <w:sz w:val="24"/>
          <w:szCs w:val="24"/>
          <w:lang w:val="en-GB"/>
        </w:rPr>
        <w:t xml:space="preserve">permutation tests </w:t>
      </w:r>
      <w:commentRangeEnd w:id="238"/>
      <w:r w:rsidR="008A372A">
        <w:rPr>
          <w:rStyle w:val="Marquedecommentaire"/>
        </w:rPr>
        <w:commentReference w:id="238"/>
      </w:r>
      <w:r w:rsidRPr="0007763B">
        <w:rPr>
          <w:rFonts w:ascii="Times New Roman" w:eastAsia="Times New Roman" w:hAnsi="Times New Roman" w:cs="Times New Roman"/>
          <w:sz w:val="24"/>
          <w:szCs w:val="24"/>
          <w:lang w:val="en-GB"/>
        </w:rPr>
        <w:t>is</w:t>
      </w:r>
      <w:r w:rsidR="00A54C18">
        <w:rPr>
          <w:rFonts w:ascii="Times New Roman" w:eastAsia="Times New Roman" w:hAnsi="Times New Roman" w:cs="Times New Roman"/>
          <w:sz w:val="24"/>
          <w:szCs w:val="24"/>
          <w:lang w:val="en-GB"/>
        </w:rPr>
        <w:t xml:space="preserve"> often</w:t>
      </w:r>
      <w:r w:rsidRPr="0007763B">
        <w:rPr>
          <w:rFonts w:ascii="Times New Roman" w:eastAsia="Times New Roman" w:hAnsi="Times New Roman" w:cs="Times New Roman"/>
          <w:sz w:val="24"/>
          <w:szCs w:val="24"/>
          <w:lang w:val="en-GB"/>
        </w:rPr>
        <w:t xml:space="preserve"> important to </w:t>
      </w:r>
      <w:r w:rsidR="001429F5">
        <w:rPr>
          <w:rFonts w:ascii="Times New Roman" w:eastAsia="Times New Roman" w:hAnsi="Times New Roman" w:cs="Times New Roman"/>
          <w:sz w:val="24"/>
          <w:szCs w:val="24"/>
          <w:lang w:val="en-GB"/>
        </w:rPr>
        <w:t xml:space="preserve">identify a </w:t>
      </w:r>
      <w:r w:rsidRPr="0007763B">
        <w:rPr>
          <w:rFonts w:ascii="Times New Roman" w:eastAsia="Times New Roman" w:hAnsi="Times New Roman" w:cs="Times New Roman"/>
          <w:sz w:val="24"/>
          <w:szCs w:val="24"/>
          <w:lang w:val="en-GB"/>
        </w:rPr>
        <w:t>compromise between power</w:t>
      </w:r>
      <w:r w:rsidR="00A60F90">
        <w:rPr>
          <w:rFonts w:ascii="Times New Roman" w:eastAsia="Times New Roman" w:hAnsi="Times New Roman" w:cs="Times New Roman"/>
          <w:sz w:val="24"/>
          <w:szCs w:val="24"/>
          <w:lang w:val="en-GB"/>
        </w:rPr>
        <w:t xml:space="preserve"> (1</w:t>
      </w:r>
      <w:r w:rsidR="008F394F">
        <w:rPr>
          <w:rFonts w:ascii="Times New Roman" w:eastAsia="Times New Roman" w:hAnsi="Times New Roman" w:cs="Times New Roman"/>
          <w:sz w:val="24"/>
          <w:szCs w:val="24"/>
          <w:lang w:val="en-GB"/>
        </w:rPr>
        <w:t xml:space="preserve"> –</w:t>
      </w:r>
      <w:r w:rsidR="00A60F90">
        <w:rPr>
          <w:rFonts w:ascii="Times New Roman" w:eastAsia="Times New Roman" w:hAnsi="Times New Roman" w:cs="Times New Roman"/>
          <w:sz w:val="24"/>
          <w:szCs w:val="24"/>
          <w:lang w:val="en-GB"/>
        </w:rPr>
        <w:t xml:space="preserve">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001429F5">
        <w:rPr>
          <w:rFonts w:ascii="Times New Roman" w:eastAsia="Times New Roman" w:hAnsi="Times New Roman" w:cs="Times New Roman"/>
          <w:sz w:val="24"/>
          <w:szCs w:val="24"/>
          <w:lang w:val="en-GB"/>
        </w:rPr>
        <w:t>. To characterise this compromise, we evaluated the</w:t>
      </w:r>
      <w:r w:rsidR="00A656C6">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statistical performance </w:t>
      </w:r>
      <w:r w:rsidR="001429F5">
        <w:rPr>
          <w:rFonts w:ascii="Times New Roman" w:eastAsia="Times New Roman" w:hAnsi="Times New Roman" w:cs="Times New Roman"/>
          <w:sz w:val="24"/>
          <w:szCs w:val="24"/>
          <w:lang w:val="en-GB"/>
        </w:rPr>
        <w:t xml:space="preserve">of TGI using </w:t>
      </w:r>
      <w:r w:rsidRPr="0007763B">
        <w:rPr>
          <w:rFonts w:ascii="Times New Roman" w:eastAsia="Times New Roman" w:hAnsi="Times New Roman" w:cs="Times New Roman"/>
          <w:sz w:val="24"/>
          <w:szCs w:val="24"/>
          <w:lang w:val="en-GB"/>
        </w:rPr>
        <w:t>a range o</w:t>
      </w:r>
      <w:r w:rsidR="009279F4" w:rsidRPr="0007763B">
        <w:rPr>
          <w:rFonts w:ascii="Times New Roman" w:eastAsia="Times New Roman" w:hAnsi="Times New Roman" w:cs="Times New Roman"/>
          <w:sz w:val="24"/>
          <w:szCs w:val="24"/>
          <w:lang w:val="en-GB"/>
        </w:rPr>
        <w:t xml:space="preserve">f </w:t>
      </w:r>
      <w:commentRangeStart w:id="239"/>
      <w:r w:rsidR="009279F4" w:rsidRPr="0007763B">
        <w:rPr>
          <w:rFonts w:ascii="Times New Roman" w:eastAsia="Times New Roman" w:hAnsi="Times New Roman" w:cs="Times New Roman"/>
          <w:sz w:val="24"/>
          <w:szCs w:val="24"/>
          <w:lang w:val="en-GB"/>
        </w:rPr>
        <w:t>thresholds</w:t>
      </w:r>
      <w:commentRangeEnd w:id="239"/>
      <w:r w:rsidR="00956895">
        <w:rPr>
          <w:rStyle w:val="Marquedecommentaire"/>
        </w:rPr>
        <w:commentReference w:id="239"/>
      </w:r>
      <w:r w:rsidR="009279F4" w:rsidRPr="0007763B">
        <w:rPr>
          <w:rFonts w:ascii="Times New Roman" w:eastAsia="Times New Roman" w:hAnsi="Times New Roman" w:cs="Times New Roman"/>
          <w:sz w:val="24"/>
          <w:szCs w:val="24"/>
          <w:lang w:val="en-GB"/>
        </w:rPr>
        <w:t xml:space="preserve">: </w:t>
      </w:r>
      <w:r w:rsidR="009E6663" w:rsidRPr="009E6663">
        <w:rPr>
          <w:rFonts w:ascii="Times New Roman" w:eastAsia="Times New Roman" w:hAnsi="Times New Roman" w:cs="Times New Roman"/>
          <w:sz w:val="24"/>
          <w:szCs w:val="24"/>
          <w:lang w:val="en-GB"/>
        </w:rPr>
        <w:t xml:space="preserve">0.001, 0.005, 0.01, 0.015, 0.020, 0.025, 0.030, 0.035, 0.040, 0.045, 0.050, 0.055, 0.060, 0.065, 0.070, 0.075, 0.080, 0.085, 0.090, 0.095, </w:t>
      </w:r>
      <w:r w:rsidR="009E6663">
        <w:rPr>
          <w:rFonts w:ascii="Times New Roman" w:eastAsia="Times New Roman" w:hAnsi="Times New Roman" w:cs="Times New Roman"/>
          <w:sz w:val="24"/>
          <w:szCs w:val="24"/>
          <w:lang w:val="en-GB"/>
        </w:rPr>
        <w:t xml:space="preserve">and </w:t>
      </w:r>
      <w:r w:rsidR="009E6663" w:rsidRPr="009E6663">
        <w:rPr>
          <w:rFonts w:ascii="Times New Roman" w:eastAsia="Times New Roman" w:hAnsi="Times New Roman" w:cs="Times New Roman"/>
          <w:sz w:val="24"/>
          <w:szCs w:val="24"/>
          <w:lang w:val="en-GB"/>
        </w:rPr>
        <w:t>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0E06D6">
      <w:pPr>
        <w:spacing w:before="240" w:after="240" w:line="276" w:lineRule="auto"/>
        <w:rPr>
          <w:rFonts w:ascii="Times New Roman" w:eastAsia="Times New Roman" w:hAnsi="Times New Roman" w:cs="Times New Roman"/>
          <w:sz w:val="24"/>
          <w:szCs w:val="24"/>
          <w:lang w:val="en-GB"/>
        </w:rPr>
      </w:pPr>
    </w:p>
    <w:p w14:paraId="1C9D6026" w14:textId="77777777" w:rsidR="00805090" w:rsidRPr="0007763B" w:rsidRDefault="00805090" w:rsidP="000E06D6">
      <w:pPr>
        <w:keepNext/>
        <w:spacing w:before="240" w:line="276"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053F22FE" w:rsidR="00805090" w:rsidRPr="0007763B" w:rsidRDefault="00805090" w:rsidP="000E06D6">
      <w:pPr>
        <w:spacing w:before="240" w:line="276"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w:t>
      </w:r>
      <w:r w:rsidR="001429F5">
        <w:rPr>
          <w:rFonts w:ascii="Times New Roman" w:eastAsia="Times New Roman" w:hAnsi="Times New Roman" w:cs="Times New Roman"/>
          <w:sz w:val="24"/>
          <w:szCs w:val="24"/>
          <w:lang w:val="en-CA"/>
        </w:rPr>
        <w:t>simu</w:t>
      </w:r>
      <w:r w:rsidR="009821DF">
        <w:rPr>
          <w:rFonts w:ascii="Times New Roman" w:eastAsia="Times New Roman" w:hAnsi="Times New Roman" w:cs="Times New Roman"/>
          <w:sz w:val="24"/>
          <w:szCs w:val="24"/>
          <w:lang w:val="en-CA"/>
        </w:rPr>
        <w:t>l</w:t>
      </w:r>
      <w:r w:rsidR="001429F5">
        <w:rPr>
          <w:rFonts w:ascii="Times New Roman" w:eastAsia="Times New Roman" w:hAnsi="Times New Roman" w:cs="Times New Roman"/>
          <w:sz w:val="24"/>
          <w:szCs w:val="24"/>
          <w:lang w:val="en-CA"/>
        </w:rPr>
        <w:t>ations we</w:t>
      </w:r>
      <w:r w:rsidR="00377FD9">
        <w:rPr>
          <w:rFonts w:ascii="Times New Roman" w:eastAsia="Times New Roman" w:hAnsi="Times New Roman" w:cs="Times New Roman"/>
          <w:sz w:val="24"/>
          <w:szCs w:val="24"/>
          <w:lang w:val="en-CA"/>
        </w:rPr>
        <w:t>re</w:t>
      </w:r>
      <w:r w:rsidR="001429F5">
        <w:rPr>
          <w:rFonts w:ascii="Times New Roman" w:eastAsia="Times New Roman" w:hAnsi="Times New Roman" w:cs="Times New Roman"/>
          <w:sz w:val="24"/>
          <w:szCs w:val="24"/>
          <w:lang w:val="en-CA"/>
        </w:rPr>
        <w:t xml:space="preserve"> run</w:t>
      </w:r>
      <w:del w:id="240" w:author="Patrick" w:date="2020-07-29T11:49:00Z">
        <w:r w:rsidR="00377FD9" w:rsidDel="00956895">
          <w:rPr>
            <w:rFonts w:ascii="Times New Roman" w:eastAsia="Times New Roman" w:hAnsi="Times New Roman" w:cs="Times New Roman"/>
            <w:sz w:val="24"/>
            <w:szCs w:val="24"/>
            <w:lang w:val="en-CA"/>
          </w:rPr>
          <w:delText>,</w:delText>
        </w:r>
      </w:del>
      <w:r w:rsidR="001429F5">
        <w:rPr>
          <w:rFonts w:ascii="Times New Roman" w:eastAsia="Times New Roman" w:hAnsi="Times New Roman" w:cs="Times New Roman"/>
          <w:sz w:val="24"/>
          <w:szCs w:val="24"/>
          <w:lang w:val="en-CA"/>
        </w:rPr>
        <w:t xml:space="preserve"> in which </w:t>
      </w:r>
      <w:r w:rsidR="009821DF">
        <w:rPr>
          <w:rFonts w:ascii="Times New Roman" w:eastAsia="Times New Roman" w:hAnsi="Times New Roman" w:cs="Times New Roman"/>
          <w:sz w:val="24"/>
          <w:szCs w:val="24"/>
          <w:lang w:val="en-CA"/>
        </w:rPr>
        <w:t>no popu</w:t>
      </w:r>
      <w:r w:rsidR="001429F5">
        <w:rPr>
          <w:rFonts w:ascii="Times New Roman" w:eastAsia="Times New Roman" w:hAnsi="Times New Roman" w:cs="Times New Roman"/>
          <w:sz w:val="24"/>
          <w:szCs w:val="24"/>
          <w:lang w:val="en-CA"/>
        </w:rPr>
        <w:t>l</w:t>
      </w:r>
      <w:r w:rsidR="009821DF">
        <w:rPr>
          <w:rFonts w:ascii="Times New Roman" w:eastAsia="Times New Roman" w:hAnsi="Times New Roman" w:cs="Times New Roman"/>
          <w:sz w:val="24"/>
          <w:szCs w:val="24"/>
          <w:lang w:val="en-CA"/>
        </w:rPr>
        <w:t>a</w:t>
      </w:r>
      <w:r w:rsidR="001429F5">
        <w:rPr>
          <w:rFonts w:ascii="Times New Roman" w:eastAsia="Times New Roman" w:hAnsi="Times New Roman" w:cs="Times New Roman"/>
          <w:sz w:val="24"/>
          <w:szCs w:val="24"/>
          <w:lang w:val="en-CA"/>
        </w:rPr>
        <w:t xml:space="preserve">tions were </w:t>
      </w:r>
      <w:r w:rsidRPr="0007763B">
        <w:rPr>
          <w:rFonts w:ascii="Times New Roman" w:eastAsia="Times New Roman" w:hAnsi="Times New Roman" w:cs="Times New Roman"/>
          <w:sz w:val="24"/>
          <w:szCs w:val="24"/>
          <w:lang w:val="en-CA"/>
        </w:rPr>
        <w:t xml:space="preserve">affected by </w:t>
      </w:r>
      <w:r w:rsidR="00B37A76">
        <w:rPr>
          <w:rFonts w:ascii="Times New Roman" w:eastAsia="Times New Roman" w:hAnsi="Times New Roman" w:cs="Times New Roman"/>
          <w:sz w:val="24"/>
          <w:szCs w:val="24"/>
          <w:lang w:val="en-CA"/>
        </w:rPr>
        <w:t xml:space="preserve">demographic </w:t>
      </w:r>
      <w:r w:rsidRPr="0007763B">
        <w:rPr>
          <w:rFonts w:ascii="Times New Roman" w:eastAsia="Times New Roman" w:hAnsi="Times New Roman" w:cs="Times New Roman"/>
          <w:sz w:val="24"/>
          <w:szCs w:val="24"/>
          <w:lang w:val="en-CA"/>
        </w:rPr>
        <w:t>event</w:t>
      </w:r>
      <w:r w:rsidR="001429F5">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 and </w:t>
      </w:r>
      <w:r w:rsidR="001429F5">
        <w:rPr>
          <w:rFonts w:ascii="Times New Roman" w:eastAsia="Times New Roman" w:hAnsi="Times New Roman" w:cs="Times New Roman"/>
          <w:sz w:val="24"/>
          <w:szCs w:val="24"/>
          <w:lang w:val="en-CA"/>
        </w:rPr>
        <w:t xml:space="preserve">were </w:t>
      </w:r>
      <w:r w:rsidRPr="0007763B">
        <w:rPr>
          <w:rFonts w:ascii="Times New Roman" w:eastAsia="Times New Roman" w:hAnsi="Times New Roman" w:cs="Times New Roman"/>
          <w:sz w:val="24"/>
          <w:szCs w:val="24"/>
          <w:lang w:val="en-CA"/>
        </w:rPr>
        <w:t xml:space="preserve">therefore 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was the only parameter </w:t>
      </w:r>
      <w:r w:rsidR="00562FD4">
        <w:rPr>
          <w:rFonts w:ascii="Times New Roman" w:eastAsia="Times New Roman" w:hAnsi="Times New Roman" w:cs="Times New Roman"/>
          <w:sz w:val="24"/>
          <w:szCs w:val="24"/>
          <w:lang w:val="en-CA"/>
        </w:rPr>
        <w:t xml:space="preserve">that </w:t>
      </w:r>
      <w:r w:rsidR="00B37A76">
        <w:rPr>
          <w:rFonts w:ascii="Times New Roman" w:eastAsia="Times New Roman" w:hAnsi="Times New Roman" w:cs="Times New Roman"/>
          <w:sz w:val="24"/>
          <w:szCs w:val="24"/>
          <w:lang w:val="en-CA"/>
        </w:rPr>
        <w:t xml:space="preserve">varied </w:t>
      </w:r>
      <w:r w:rsidR="00562FD4">
        <w:rPr>
          <w:rFonts w:ascii="Times New Roman" w:eastAsia="Times New Roman" w:hAnsi="Times New Roman" w:cs="Times New Roman"/>
          <w:sz w:val="24"/>
          <w:szCs w:val="24"/>
          <w:lang w:val="en-CA"/>
        </w:rPr>
        <w:t xml:space="preserve">among </w:t>
      </w:r>
      <w:r w:rsidR="00B37A76">
        <w:rPr>
          <w:rFonts w:ascii="Times New Roman" w:eastAsia="Times New Roman" w:hAnsi="Times New Roman" w:cs="Times New Roman"/>
          <w:sz w:val="24"/>
          <w:szCs w:val="24"/>
          <w:lang w:val="en-CA"/>
        </w:rPr>
        <w:t xml:space="preserve">the </w:t>
      </w:r>
      <w:r w:rsidRPr="0007763B">
        <w:rPr>
          <w:rFonts w:ascii="Times New Roman" w:eastAsia="Times New Roman" w:hAnsi="Times New Roman" w:cs="Times New Roman"/>
          <w:sz w:val="24"/>
          <w:szCs w:val="24"/>
          <w:lang w:val="en-CA"/>
        </w:rPr>
        <w:t>control</w:t>
      </w:r>
      <w:r w:rsidR="00562FD4">
        <w:rPr>
          <w:rFonts w:ascii="Times New Roman" w:eastAsia="Times New Roman" w:hAnsi="Times New Roman" w:cs="Times New Roman"/>
          <w:sz w:val="24"/>
          <w:szCs w:val="24"/>
          <w:lang w:val="en-CA"/>
        </w:rPr>
        <w:t xml:space="preserve"> simulation</w:t>
      </w:r>
      <w:r w:rsidRPr="0007763B">
        <w:rPr>
          <w:rFonts w:ascii="Times New Roman" w:eastAsia="Times New Roman" w:hAnsi="Times New Roman" w:cs="Times New Roman"/>
          <w:sz w:val="24"/>
          <w:szCs w:val="24"/>
          <w:lang w:val="en-CA"/>
        </w:rPr>
        <w:t xml:space="preserve">s, </w:t>
      </w:r>
      <w:r w:rsidR="00B37A76">
        <w:rPr>
          <w:rFonts w:ascii="Times New Roman" w:eastAsia="Times New Roman" w:hAnsi="Times New Roman" w:cs="Times New Roman"/>
          <w:sz w:val="24"/>
          <w:szCs w:val="24"/>
          <w:lang w:val="en-CA"/>
        </w:rPr>
        <w:t xml:space="preserve">resulting in </w:t>
      </w:r>
      <w:r w:rsidR="001429F5">
        <w:rPr>
          <w:rFonts w:ascii="Times New Roman" w:eastAsia="Times New Roman" w:hAnsi="Times New Roman" w:cs="Times New Roman"/>
          <w:sz w:val="24"/>
          <w:szCs w:val="24"/>
          <w:lang w:val="en-CA"/>
        </w:rPr>
        <w:t>three</w:t>
      </w:r>
      <w:r w:rsidR="001429F5"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control scenarios</w:t>
      </w:r>
      <w:r w:rsidR="000B7CDD">
        <w:rPr>
          <w:rFonts w:ascii="Times New Roman" w:eastAsia="Times New Roman" w:hAnsi="Times New Roman" w:cs="Times New Roman"/>
          <w:sz w:val="24"/>
          <w:szCs w:val="24"/>
          <w:lang w:val="en-CA"/>
        </w:rPr>
        <w:t xml:space="preserve"> (Table 1)</w:t>
      </w:r>
      <w:r w:rsidRPr="0007763B">
        <w:rPr>
          <w:rFonts w:ascii="Times New Roman" w:eastAsia="Times New Roman" w:hAnsi="Times New Roman" w:cs="Times New Roman"/>
          <w:sz w:val="24"/>
          <w:szCs w:val="24"/>
          <w:lang w:val="en-CA"/>
        </w:rPr>
        <w:t xml:space="preserve">.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w:t>
      </w:r>
      <w:r w:rsidR="001429F5">
        <w:rPr>
          <w:rFonts w:ascii="Times New Roman" w:eastAsia="Times New Roman" w:hAnsi="Times New Roman" w:cs="Times New Roman"/>
          <w:sz w:val="24"/>
          <w:szCs w:val="24"/>
          <w:lang w:val="en-CA"/>
        </w:rPr>
        <w:t>e</w:t>
      </w:r>
      <w:r w:rsidRPr="0007763B">
        <w:rPr>
          <w:rFonts w:ascii="Times New Roman" w:eastAsia="Times New Roman" w:hAnsi="Times New Roman" w:cs="Times New Roman"/>
          <w:sz w:val="24"/>
          <w:szCs w:val="24"/>
          <w:lang w:val="en-CA"/>
        </w:rPr>
        <w:t>se control scenarios</w:t>
      </w:r>
      <w:r w:rsidR="00562FD4">
        <w:rPr>
          <w:rFonts w:ascii="Times New Roman" w:eastAsia="Times New Roman" w:hAnsi="Times New Roman" w:cs="Times New Roman"/>
          <w:sz w:val="24"/>
          <w:szCs w:val="24"/>
          <w:lang w:val="en-CA"/>
        </w:rPr>
        <w:t xml:space="preserve">; there was </w:t>
      </w:r>
      <w:r w:rsidRPr="0007763B">
        <w:rPr>
          <w:rFonts w:ascii="Times New Roman" w:eastAsia="Times New Roman" w:hAnsi="Times New Roman" w:cs="Times New Roman"/>
          <w:sz w:val="24"/>
          <w:szCs w:val="24"/>
          <w:lang w:val="en-CA"/>
        </w:rPr>
        <w:t xml:space="preserve">no need </w:t>
      </w:r>
      <w:r w:rsidR="00562FD4">
        <w:rPr>
          <w:rFonts w:ascii="Times New Roman" w:eastAsia="Times New Roman" w:hAnsi="Times New Roman" w:cs="Times New Roman"/>
          <w:sz w:val="24"/>
          <w:szCs w:val="24"/>
          <w:lang w:val="en-CA"/>
        </w:rPr>
        <w:t>to compute</w:t>
      </w:r>
      <w:r w:rsidR="00562FD4"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 xml:space="preserve">FNR because there </w:t>
      </w:r>
      <w:r w:rsidR="00562FD4">
        <w:rPr>
          <w:rFonts w:ascii="Times New Roman" w:eastAsia="Times New Roman" w:hAnsi="Times New Roman" w:cs="Times New Roman"/>
          <w:sz w:val="24"/>
          <w:szCs w:val="24"/>
          <w:lang w:val="en-CA"/>
        </w:rPr>
        <w:t>we</w:t>
      </w:r>
      <w:r w:rsidRPr="0007763B">
        <w:rPr>
          <w:rFonts w:ascii="Times New Roman" w:eastAsia="Times New Roman" w:hAnsi="Times New Roman" w:cs="Times New Roman"/>
          <w:sz w:val="24"/>
          <w:szCs w:val="24"/>
          <w:lang w:val="en-CA"/>
        </w:rPr>
        <w:t xml:space="preserve">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use</w:t>
      </w:r>
      <w:r w:rsidR="000B7CDD">
        <w:rPr>
          <w:rFonts w:ascii="Times New Roman" w:eastAsia="Times New Roman" w:hAnsi="Times New Roman" w:cs="Times New Roman"/>
          <w:sz w:val="24"/>
          <w:szCs w:val="24"/>
          <w:lang w:val="en-CA"/>
        </w:rPr>
        <w:t>d</w:t>
      </w:r>
      <w:r w:rsidR="00B37A76">
        <w:rPr>
          <w:rFonts w:ascii="Times New Roman" w:eastAsia="Times New Roman" w:hAnsi="Times New Roman" w:cs="Times New Roman"/>
          <w:sz w:val="24"/>
          <w:szCs w:val="24"/>
          <w:lang w:val="en-CA"/>
        </w:rPr>
        <w:t xml:space="preserve"> </w:t>
      </w:r>
      <w:r w:rsidR="001429F5">
        <w:rPr>
          <w:rFonts w:ascii="Times New Roman" w:eastAsia="Times New Roman" w:hAnsi="Times New Roman" w:cs="Times New Roman"/>
          <w:sz w:val="24"/>
          <w:szCs w:val="24"/>
          <w:lang w:val="en-CA"/>
        </w:rPr>
        <w:t xml:space="preserve">these </w:t>
      </w:r>
      <w:r w:rsidRPr="0007763B">
        <w:rPr>
          <w:rFonts w:ascii="Times New Roman" w:eastAsia="Times New Roman" w:hAnsi="Times New Roman" w:cs="Times New Roman"/>
          <w:sz w:val="24"/>
          <w:szCs w:val="24"/>
          <w:lang w:val="en-CA"/>
        </w:rPr>
        <w:t>control values as reference.</w:t>
      </w:r>
    </w:p>
    <w:p w14:paraId="2850C73A" w14:textId="3DF7BED5" w:rsidR="00D2425A" w:rsidRPr="00805090" w:rsidRDefault="00D2425A" w:rsidP="000E06D6">
      <w:pPr>
        <w:spacing w:before="240" w:after="240" w:line="276" w:lineRule="auto"/>
        <w:rPr>
          <w:rFonts w:ascii="Times New Roman" w:eastAsia="Times New Roman" w:hAnsi="Times New Roman" w:cs="Times New Roman"/>
          <w:sz w:val="24"/>
          <w:szCs w:val="24"/>
          <w:lang w:val="en-CA"/>
        </w:rPr>
      </w:pPr>
    </w:p>
    <w:p w14:paraId="6460C526" w14:textId="72152151" w:rsidR="00D2425A" w:rsidRPr="00F824A8" w:rsidRDefault="00D2425A" w:rsidP="000E06D6">
      <w:pPr>
        <w:spacing w:before="240" w:after="240" w:line="276"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r w:rsidRPr="00555324">
        <w:rPr>
          <w:rFonts w:ascii="Times New Roman" w:eastAsia="Times New Roman" w:hAnsi="Times New Roman" w:cs="Times New Roman"/>
          <w:i/>
          <w:sz w:val="24"/>
          <w:szCs w:val="24"/>
          <w:lang w:val="en-GB"/>
        </w:rPr>
        <w:t>CDMetaPOP</w:t>
      </w:r>
      <w:r w:rsidRPr="0007763B">
        <w:rPr>
          <w:rFonts w:ascii="Times New Roman" w:eastAsia="Times New Roman" w:hAnsi="Times New Roman" w:cs="Times New Roman"/>
          <w:sz w:val="24"/>
          <w:szCs w:val="24"/>
          <w:lang w:val="en-GB"/>
        </w:rPr>
        <w:t xml:space="preserve"> runs on </w:t>
      </w:r>
      <w:r w:rsidRPr="00555324">
        <w:rPr>
          <w:rFonts w:ascii="Times New Roman" w:eastAsia="Times New Roman" w:hAnsi="Times New Roman" w:cs="Times New Roman"/>
          <w:i/>
          <w:sz w:val="24"/>
          <w:szCs w:val="24"/>
          <w:lang w:val="en-GB"/>
        </w:rPr>
        <w:t>Python 2.7</w:t>
      </w:r>
      <w:r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We used the </w:t>
      </w:r>
      <w:r w:rsidRPr="00555324">
        <w:rPr>
          <w:rFonts w:ascii="Times New Roman" w:eastAsia="Times New Roman" w:hAnsi="Times New Roman" w:cs="Times New Roman"/>
          <w:i/>
          <w:sz w:val="24"/>
          <w:szCs w:val="24"/>
          <w:lang w:val="en-GB"/>
        </w:rPr>
        <w:t>R</w:t>
      </w:r>
      <w:r w:rsidRPr="0007763B">
        <w:rPr>
          <w:rFonts w:ascii="Times New Roman" w:eastAsia="Times New Roman" w:hAnsi="Times New Roman" w:cs="Times New Roman"/>
          <w:sz w:val="24"/>
          <w:szCs w:val="24"/>
          <w:lang w:val="en-GB"/>
        </w:rPr>
        <w:t xml:space="preserve">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RStudio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r w:rsidR="0084240D" w:rsidRPr="0007763B">
        <w:rPr>
          <w:rFonts w:ascii="Times New Roman" w:eastAsia="Times New Roman" w:hAnsi="Times New Roman" w:cs="Times New Roman"/>
          <w:i/>
          <w:sz w:val="24"/>
          <w:szCs w:val="24"/>
          <w:lang w:val="en-GB"/>
        </w:rPr>
        <w:t xml:space="preserve">adegenet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i/>
          <w:sz w:val="24"/>
          <w:szCs w:val="24"/>
          <w:lang w:val="en-GB"/>
        </w:rPr>
        <w:t>pegas</w:t>
      </w:r>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i/>
          <w:sz w:val="24"/>
          <w:szCs w:val="24"/>
          <w:lang w:val="en-GB"/>
        </w:rPr>
        <w:t>poppr</w:t>
      </w:r>
      <w:r w:rsidR="00384CD3">
        <w:rPr>
          <w:rFonts w:ascii="Times New Roman" w:eastAsia="Times New Roman" w:hAnsi="Times New Roman" w:cs="Times New Roman"/>
          <w:sz w:val="24"/>
          <w:szCs w:val="24"/>
          <w:lang w:val="en-GB"/>
        </w:rPr>
        <w:t xml:space="preserve"> </w:t>
      </w:r>
      <w:r w:rsidR="00384CD3">
        <w:rPr>
          <w:rFonts w:ascii="Times New Roman" w:eastAsia="Times New Roman" w:hAnsi="Times New Roman" w:cs="Times New Roman"/>
          <w:sz w:val="24"/>
          <w:szCs w:val="24"/>
          <w:lang w:val="en-GB"/>
        </w:rPr>
        <w:fldChar w:fldCharType="begin" w:fldLock="1"/>
      </w:r>
      <w:r w:rsidR="002F4A70">
        <w:rPr>
          <w:rFonts w:ascii="Times New Roman" w:eastAsia="Times New Roman" w:hAnsi="Times New Roman" w:cs="Times New Roman"/>
          <w:sz w:val="24"/>
          <w:szCs w:val="24"/>
          <w:lang w:val="en-GB"/>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clonality","type":"article-journal","volume":"6"},"uris":["http://www.mendeley.com/documents/?uuid=b8c0397a-7640-4639-8d1d-3e032ec6fbd0"]}],"mendeley":{"formattedCitation":"(Kamvar, Brooks, &amp; Grünwald, 2015; Kamvar, Tabima, &amp; Gr̈unwald, 2014)","plainTextFormattedCitation":"(Kamvar, Brooks, &amp; Grünwald, 2015; Kamvar, Tabima, &amp; Gr̈unwald, 2014)","previouslyFormattedCitation":"(Kamvar, Brooks, &amp; Grünwald, 2015; Kamvar, Tabima, &amp; Gr̈unwald, 2014)"},"properties":{"noteIndex":0},"schema":"https://github.com/citation-style-language/schema/raw/master/csl-citation.json"}</w:instrText>
      </w:r>
      <w:r w:rsidR="00384CD3">
        <w:rPr>
          <w:rFonts w:ascii="Times New Roman" w:eastAsia="Times New Roman" w:hAnsi="Times New Roman" w:cs="Times New Roman"/>
          <w:sz w:val="24"/>
          <w:szCs w:val="24"/>
          <w:lang w:val="en-GB"/>
        </w:rPr>
        <w:fldChar w:fldCharType="separate"/>
      </w:r>
      <w:r w:rsidR="00384CD3" w:rsidRPr="00384CD3">
        <w:rPr>
          <w:rFonts w:ascii="Times New Roman" w:eastAsia="Times New Roman" w:hAnsi="Times New Roman" w:cs="Times New Roman"/>
          <w:noProof/>
          <w:sz w:val="24"/>
          <w:szCs w:val="24"/>
          <w:lang w:val="en-GB"/>
        </w:rPr>
        <w:t>(Kamvar, Brooks, &amp; Grünwald, 2015; Kamvar, Tabima, &amp; Gr̈unwald, 2014)</w:t>
      </w:r>
      <w:r w:rsidR="00384CD3">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r w:rsidR="0084240D" w:rsidRPr="0007763B">
        <w:rPr>
          <w:rFonts w:ascii="Times New Roman" w:eastAsia="Times New Roman" w:hAnsi="Times New Roman" w:cs="Times New Roman"/>
          <w:i/>
          <w:sz w:val="24"/>
          <w:szCs w:val="24"/>
          <w:lang w:val="en-GB"/>
        </w:rPr>
        <w:t>adespatial</w:t>
      </w:r>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CA3406">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377FD9">
        <w:rPr>
          <w:rFonts w:ascii="Times New Roman" w:eastAsia="Times New Roman" w:hAnsi="Times New Roman" w:cs="Times New Roman"/>
          <w:i/>
          <w:sz w:val="24"/>
          <w:szCs w:val="24"/>
          <w:lang w:val="en-GB"/>
        </w:rPr>
        <w:t>R</w:t>
      </w:r>
      <w:r w:rsidR="0084240D" w:rsidRPr="0007763B">
        <w:rPr>
          <w:rFonts w:ascii="Times New Roman" w:eastAsia="Times New Roman" w:hAnsi="Times New Roman" w:cs="Times New Roman"/>
          <w:sz w:val="24"/>
          <w:szCs w:val="24"/>
          <w:lang w:val="en-GB"/>
        </w:rPr>
        <w:t xml:space="preserve"> packages for calculations.</w:t>
      </w:r>
      <w:r w:rsidR="00F824A8">
        <w:rPr>
          <w:rFonts w:ascii="Times New Roman" w:eastAsia="Times New Roman" w:hAnsi="Times New Roman" w:cs="Times New Roman"/>
          <w:sz w:val="24"/>
          <w:szCs w:val="24"/>
          <w:lang w:val="en-GB"/>
        </w:rPr>
        <w:t xml:space="preserve"> Our </w:t>
      </w:r>
      <w:r w:rsidR="00F824A8">
        <w:rPr>
          <w:rFonts w:ascii="Times New Roman" w:eastAsia="Times New Roman" w:hAnsi="Times New Roman" w:cs="Times New Roman"/>
          <w:i/>
          <w:sz w:val="24"/>
          <w:szCs w:val="24"/>
          <w:lang w:val="en-GB"/>
        </w:rPr>
        <w:t xml:space="preserve">TGI </w:t>
      </w:r>
      <w:r w:rsidR="00F824A8">
        <w:rPr>
          <w:rFonts w:ascii="Times New Roman" w:eastAsia="Times New Roman" w:hAnsi="Times New Roman" w:cs="Times New Roman"/>
          <w:sz w:val="24"/>
          <w:szCs w:val="24"/>
          <w:lang w:val="en-GB"/>
        </w:rPr>
        <w:t xml:space="preserve">function </w:t>
      </w:r>
      <w:ins w:id="241" w:author="Patrick" w:date="2020-07-29T11:50:00Z">
        <w:r w:rsidR="00956895">
          <w:rPr>
            <w:rFonts w:ascii="Times New Roman" w:eastAsia="Times New Roman" w:hAnsi="Times New Roman" w:cs="Times New Roman"/>
            <w:sz w:val="24"/>
            <w:szCs w:val="24"/>
            <w:lang w:val="en-GB"/>
          </w:rPr>
          <w:t xml:space="preserve">coded in R </w:t>
        </w:r>
      </w:ins>
      <w:r w:rsidR="00F824A8">
        <w:rPr>
          <w:rFonts w:ascii="Times New Roman" w:eastAsia="Times New Roman" w:hAnsi="Times New Roman" w:cs="Times New Roman"/>
          <w:sz w:val="24"/>
          <w:szCs w:val="24"/>
          <w:lang w:val="en-GB"/>
        </w:rPr>
        <w:t xml:space="preserve">is available in the </w:t>
      </w:r>
      <w:del w:id="242" w:author="Patrick" w:date="2020-07-29T11:50:00Z">
        <w:r w:rsidR="00F824A8" w:rsidDel="00956895">
          <w:rPr>
            <w:rFonts w:ascii="Times New Roman" w:eastAsia="Times New Roman" w:hAnsi="Times New Roman" w:cs="Times New Roman"/>
            <w:sz w:val="24"/>
            <w:szCs w:val="24"/>
            <w:lang w:val="en-GB"/>
          </w:rPr>
          <w:delText>annex</w:delText>
        </w:r>
      </w:del>
      <w:ins w:id="243" w:author="Patrick" w:date="2020-07-29T11:50:00Z">
        <w:r w:rsidR="00956895">
          <w:rPr>
            <w:rFonts w:ascii="Times New Roman" w:eastAsia="Times New Roman" w:hAnsi="Times New Roman" w:cs="Times New Roman"/>
            <w:sz w:val="24"/>
            <w:szCs w:val="24"/>
            <w:lang w:val="en-GB"/>
          </w:rPr>
          <w:t>appendix</w:t>
        </w:r>
      </w:ins>
      <w:r w:rsidR="00F824A8">
        <w:rPr>
          <w:rFonts w:ascii="Times New Roman" w:eastAsia="Times New Roman" w:hAnsi="Times New Roman" w:cs="Times New Roman"/>
          <w:sz w:val="24"/>
          <w:szCs w:val="24"/>
          <w:lang w:val="en-GB"/>
        </w:rPr>
        <w:t>.</w:t>
      </w:r>
    </w:p>
    <w:p w14:paraId="00F1075D" w14:textId="265331D4" w:rsidR="00CC5037" w:rsidRDefault="00CC5037" w:rsidP="000E06D6">
      <w:pPr>
        <w:spacing w:before="240" w:after="240" w:line="276" w:lineRule="auto"/>
        <w:rPr>
          <w:rFonts w:ascii="Times New Roman" w:eastAsia="Times New Roman" w:hAnsi="Times New Roman" w:cs="Times New Roman"/>
          <w:sz w:val="24"/>
          <w:szCs w:val="24"/>
          <w:lang w:val="en-GB"/>
        </w:rPr>
      </w:pPr>
    </w:p>
    <w:p w14:paraId="3488EEA2" w14:textId="4BC244D9" w:rsidR="00CC5037" w:rsidRPr="00CC5037" w:rsidRDefault="00CC5037" w:rsidP="000E06D6">
      <w:pPr>
        <w:spacing w:before="240" w:after="240" w:line="276" w:lineRule="auto"/>
        <w:rPr>
          <w:rFonts w:ascii="Times New Roman" w:eastAsia="Times New Roman" w:hAnsi="Times New Roman" w:cs="Times New Roman"/>
          <w:i/>
          <w:sz w:val="24"/>
          <w:szCs w:val="24"/>
          <w:lang w:val="en-GB"/>
        </w:rPr>
      </w:pPr>
      <w:r>
        <w:rPr>
          <w:rFonts w:ascii="Times New Roman" w:eastAsia="Times New Roman" w:hAnsi="Times New Roman" w:cs="Times New Roman"/>
          <w:i/>
          <w:sz w:val="24"/>
          <w:szCs w:val="24"/>
          <w:lang w:val="en-GB"/>
        </w:rPr>
        <w:t>Application example</w:t>
      </w:r>
      <w:r w:rsidR="00115765">
        <w:rPr>
          <w:rFonts w:ascii="Times New Roman" w:eastAsia="Times New Roman" w:hAnsi="Times New Roman" w:cs="Times New Roman"/>
          <w:i/>
          <w:sz w:val="24"/>
          <w:szCs w:val="24"/>
          <w:lang w:val="en-GB"/>
        </w:rPr>
        <w:t>: an endangered fish</w:t>
      </w:r>
    </w:p>
    <w:p w14:paraId="423D0444" w14:textId="6E0C76A0" w:rsidR="00CA4362" w:rsidRDefault="008E0DB3" w:rsidP="000E06D6">
      <w:pPr>
        <w:spacing w:before="240" w:after="240" w:line="276" w:lineRule="auto"/>
        <w:rPr>
          <w:rFonts w:ascii="Times New Roman" w:eastAsia="Times New Roman" w:hAnsi="Times New Roman" w:cs="Times New Roman"/>
          <w:sz w:val="24"/>
          <w:szCs w:val="24"/>
          <w:lang w:val="en-GB"/>
        </w:rPr>
      </w:pPr>
      <w:r w:rsidRPr="008E0DB3">
        <w:rPr>
          <w:rFonts w:ascii="Times New Roman" w:eastAsia="Times New Roman" w:hAnsi="Times New Roman" w:cs="Times New Roman"/>
          <w:sz w:val="24"/>
          <w:szCs w:val="24"/>
        </w:rPr>
        <w:lastRenderedPageBreak/>
        <w:t>T</w:t>
      </w:r>
      <w:r>
        <w:rPr>
          <w:rFonts w:ascii="Times New Roman" w:eastAsia="Times New Roman" w:hAnsi="Times New Roman" w:cs="Times New Roman"/>
          <w:sz w:val="24"/>
          <w:szCs w:val="24"/>
        </w:rPr>
        <w:t xml:space="preserve">o showcase TGI’s </w:t>
      </w:r>
      <w:r w:rsidR="00E5378C">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ability to provide sensible information about temporal change in a real system with conservation implications, we chose to apply it to a threatened vertebrate</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t xml:space="preserve">the Northern tidewater goby. We chose this example because it uses a different genetic data type than we </w:t>
      </w:r>
      <w:r w:rsidR="00E5378C">
        <w:rPr>
          <w:rFonts w:ascii="Times New Roman" w:eastAsia="Times New Roman" w:hAnsi="Times New Roman" w:cs="Times New Roman"/>
          <w:sz w:val="24"/>
          <w:szCs w:val="24"/>
          <w:lang w:val="en-GB"/>
        </w:rPr>
        <w:t xml:space="preserve">the one we </w:t>
      </w:r>
      <w:r w:rsidR="00CA4362">
        <w:rPr>
          <w:rFonts w:ascii="Times New Roman" w:eastAsia="Times New Roman" w:hAnsi="Times New Roman" w:cs="Times New Roman"/>
          <w:sz w:val="24"/>
          <w:szCs w:val="24"/>
          <w:lang w:val="en-GB"/>
        </w:rPr>
        <w:t>simulated</w:t>
      </w:r>
      <w:r w:rsidR="00E5378C">
        <w:rPr>
          <w:rFonts w:ascii="Times New Roman" w:eastAsia="Times New Roman" w:hAnsi="Times New Roman" w:cs="Times New Roman"/>
          <w:sz w:val="24"/>
          <w:szCs w:val="24"/>
          <w:lang w:val="en-GB"/>
        </w:rPr>
        <w:t xml:space="preserve">, to make it clear TGI is usable on a diversity of markers, </w:t>
      </w:r>
      <w:r w:rsidR="00CA4362">
        <w:rPr>
          <w:rFonts w:ascii="Times New Roman" w:eastAsia="Times New Roman" w:hAnsi="Times New Roman" w:cs="Times New Roman"/>
          <w:sz w:val="24"/>
          <w:szCs w:val="24"/>
          <w:lang w:val="en-GB"/>
        </w:rPr>
        <w:t>and because the authors suggested that one population had undergone change among other more stable local populations</w:t>
      </w:r>
      <w:r w:rsidR="00E5378C">
        <w:rPr>
          <w:rFonts w:ascii="Times New Roman" w:eastAsia="Times New Roman" w:hAnsi="Times New Roman" w:cs="Times New Roman"/>
          <w:sz w:val="24"/>
          <w:szCs w:val="24"/>
          <w:lang w:val="en-GB"/>
        </w:rPr>
        <w:t>, which allows to test a hypothesis, and go beyond a simple illustration of our method</w:t>
      </w:r>
      <w:r w:rsidR="00CA4362">
        <w:rPr>
          <w:rFonts w:ascii="Times New Roman" w:eastAsia="Times New Roman" w:hAnsi="Times New Roman" w:cs="Times New Roman"/>
          <w:sz w:val="24"/>
          <w:szCs w:val="24"/>
        </w:rPr>
        <w:t xml:space="preserve"> </w:t>
      </w:r>
      <w:r w:rsidR="00CA4362">
        <w:rPr>
          <w:rFonts w:ascii="Times New Roman" w:eastAsia="Times New Roman" w:hAnsi="Times New Roman" w:cs="Times New Roman"/>
          <w:sz w:val="24"/>
          <w:szCs w:val="24"/>
          <w:lang w:val="en-GB"/>
        </w:rPr>
        <w:fldChar w:fldCharType="begin" w:fldLock="1"/>
      </w:r>
      <w:r w:rsidR="0013029C">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Hellmair, McCraney, Jacobs, &amp; Goldsmith, 2015)","plainTextFormattedCitation":"(Kinziger, Hellmair, McCraney, Jacobs, &amp; Goldsmith, 2015)","previouslyFormattedCitation":"(Kinziger, Hellmair, McCraney, Jacobs, &amp; Goldsmith, 2015)"},"properties":{"noteIndex":0},"schema":"https://github.com/citation-style-language/schema/raw/master/csl-citation.json"}</w:instrText>
      </w:r>
      <w:r w:rsidR="00CA4362">
        <w:rPr>
          <w:rFonts w:ascii="Times New Roman" w:eastAsia="Times New Roman" w:hAnsi="Times New Roman" w:cs="Times New Roman"/>
          <w:sz w:val="24"/>
          <w:szCs w:val="24"/>
          <w:lang w:val="en-GB"/>
        </w:rPr>
        <w:fldChar w:fldCharType="separate"/>
      </w:r>
      <w:r w:rsidR="00CA4362" w:rsidRPr="008E0DB3">
        <w:rPr>
          <w:rFonts w:ascii="Times New Roman" w:eastAsia="Times New Roman" w:hAnsi="Times New Roman" w:cs="Times New Roman"/>
          <w:noProof/>
          <w:sz w:val="24"/>
          <w:szCs w:val="24"/>
        </w:rPr>
        <w:t>(Kinziger, Hellmair, McCraney, Jacobs, &amp; Goldsmith, 2015)</w:t>
      </w:r>
      <w:r w:rsidR="00CA4362">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w:t>
      </w:r>
      <w:r w:rsidR="00CA4362">
        <w:rPr>
          <w:rFonts w:ascii="Times New Roman" w:eastAsia="Times New Roman" w:hAnsi="Times New Roman" w:cs="Times New Roman"/>
          <w:sz w:val="24"/>
          <w:szCs w:val="24"/>
          <w:lang w:val="en-GB"/>
        </w:rPr>
        <w:t>The dataset was available through DRYAD (</w:t>
      </w:r>
      <w:r w:rsidR="00CA4362" w:rsidRPr="00CA4362">
        <w:rPr>
          <w:rFonts w:ascii="Times New Roman" w:eastAsia="Times New Roman" w:hAnsi="Times New Roman" w:cs="Times New Roman"/>
          <w:sz w:val="24"/>
          <w:szCs w:val="24"/>
          <w:lang w:val="en-GB"/>
        </w:rPr>
        <w:t>doi:10.5061/ dryad.871db</w:t>
      </w:r>
      <w:r w:rsidR="00CA4362">
        <w:rPr>
          <w:rFonts w:ascii="Times New Roman" w:eastAsia="Times New Roman" w:hAnsi="Times New Roman" w:cs="Times New Roman"/>
          <w:sz w:val="24"/>
          <w:szCs w:val="24"/>
          <w:lang w:val="en-GB"/>
        </w:rPr>
        <w:t>)</w:t>
      </w:r>
      <w:r w:rsidR="0022197D">
        <w:rPr>
          <w:rFonts w:ascii="Times New Roman" w:eastAsia="Times New Roman" w:hAnsi="Times New Roman" w:cs="Times New Roman"/>
          <w:sz w:val="24"/>
          <w:szCs w:val="24"/>
          <w:lang w:val="en-GB"/>
        </w:rPr>
        <w:t>.</w:t>
      </w:r>
      <w:r w:rsidR="00FB0EF7">
        <w:rPr>
          <w:rFonts w:ascii="Times New Roman" w:eastAsia="Times New Roman" w:hAnsi="Times New Roman" w:cs="Times New Roman"/>
          <w:sz w:val="24"/>
          <w:szCs w:val="24"/>
          <w:lang w:val="en-GB"/>
        </w:rPr>
        <w:t xml:space="preserve"> We used 9999 permutations for this application.</w:t>
      </w:r>
    </w:p>
    <w:p w14:paraId="1CA7BE18" w14:textId="77777777" w:rsidR="00F5398E" w:rsidRPr="00CA4362" w:rsidRDefault="00F5398E" w:rsidP="000E06D6">
      <w:pPr>
        <w:spacing w:before="240" w:after="240" w:line="276" w:lineRule="auto"/>
        <w:rPr>
          <w:rFonts w:ascii="Times New Roman" w:eastAsia="Times New Roman" w:hAnsi="Times New Roman" w:cs="Times New Roman"/>
          <w:sz w:val="24"/>
          <w:szCs w:val="24"/>
          <w:lang w:val="en-GB"/>
        </w:rPr>
      </w:pPr>
    </w:p>
    <w:p w14:paraId="1EAD6225" w14:textId="77777777" w:rsidR="001F42AA" w:rsidRPr="008E0DB3" w:rsidRDefault="001F42AA" w:rsidP="000E06D6">
      <w:pPr>
        <w:spacing w:before="240" w:after="240" w:line="276" w:lineRule="auto"/>
        <w:rPr>
          <w:rFonts w:ascii="Times New Roman" w:eastAsia="Times New Roman" w:hAnsi="Times New Roman" w:cs="Times New Roman"/>
          <w:b/>
          <w:sz w:val="24"/>
          <w:szCs w:val="24"/>
        </w:rPr>
      </w:pPr>
      <w:r w:rsidRPr="008E0DB3">
        <w:rPr>
          <w:rFonts w:ascii="Times New Roman" w:eastAsia="Times New Roman" w:hAnsi="Times New Roman" w:cs="Times New Roman"/>
          <w:b/>
          <w:sz w:val="24"/>
          <w:szCs w:val="24"/>
        </w:rPr>
        <w:t>RESULTS</w:t>
      </w:r>
    </w:p>
    <w:p w14:paraId="2AC8DBE1" w14:textId="6E4315EF" w:rsidR="008601CB" w:rsidRPr="008E0DB3" w:rsidRDefault="008601CB" w:rsidP="000E06D6">
      <w:pPr>
        <w:spacing w:before="240" w:after="240" w:line="276" w:lineRule="auto"/>
        <w:rPr>
          <w:rFonts w:ascii="Times New Roman" w:eastAsia="Times New Roman" w:hAnsi="Times New Roman" w:cs="Times New Roman"/>
          <w:i/>
          <w:sz w:val="24"/>
          <w:szCs w:val="24"/>
        </w:rPr>
      </w:pPr>
      <w:commentRangeStart w:id="244"/>
      <w:r w:rsidRPr="008E0DB3">
        <w:rPr>
          <w:rFonts w:ascii="Times New Roman" w:eastAsia="Times New Roman" w:hAnsi="Times New Roman" w:cs="Times New Roman"/>
          <w:i/>
          <w:sz w:val="24"/>
          <w:szCs w:val="24"/>
        </w:rPr>
        <w:t>Dispersal</w:t>
      </w:r>
      <w:commentRangeEnd w:id="244"/>
      <w:r w:rsidR="00485ADA">
        <w:rPr>
          <w:rStyle w:val="Marquedecommentaire"/>
        </w:rPr>
        <w:commentReference w:id="244"/>
      </w:r>
      <w:r w:rsidRPr="008E0DB3">
        <w:rPr>
          <w:rFonts w:ascii="Times New Roman" w:eastAsia="Times New Roman" w:hAnsi="Times New Roman" w:cs="Times New Roman"/>
          <w:i/>
          <w:sz w:val="24"/>
          <w:szCs w:val="24"/>
        </w:rPr>
        <w:t xml:space="preserve"> </w:t>
      </w:r>
    </w:p>
    <w:p w14:paraId="7C59CC4B" w14:textId="7EC5D46A" w:rsidR="006141B4" w:rsidRPr="008E0DB3" w:rsidRDefault="007F2596" w:rsidP="000E06D6">
      <w:pPr>
        <w:spacing w:before="240" w:after="240" w:line="276"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As hypothesized, </w:t>
      </w:r>
      <w:r w:rsidR="00861BB3" w:rsidRPr="008E0DB3">
        <w:rPr>
          <w:rFonts w:ascii="Times New Roman" w:eastAsia="Times New Roman" w:hAnsi="Times New Roman" w:cs="Times New Roman"/>
          <w:sz w:val="24"/>
          <w:szCs w:val="24"/>
        </w:rPr>
        <w:t xml:space="preserve">dispersal </w:t>
      </w:r>
      <w:r w:rsidR="008A7AF8" w:rsidRPr="008E0DB3">
        <w:rPr>
          <w:rFonts w:ascii="Times New Roman" w:eastAsia="Times New Roman" w:hAnsi="Times New Roman" w:cs="Times New Roman"/>
          <w:sz w:val="24"/>
          <w:szCs w:val="24"/>
        </w:rPr>
        <w:t xml:space="preserve">capacity </w:t>
      </w:r>
      <w:r w:rsidR="00692022" w:rsidRPr="008E0DB3">
        <w:rPr>
          <w:rFonts w:ascii="Times New Roman" w:eastAsia="Times New Roman" w:hAnsi="Times New Roman" w:cs="Times New Roman"/>
          <w:sz w:val="24"/>
          <w:szCs w:val="24"/>
        </w:rPr>
        <w:t>influence</w:t>
      </w:r>
      <w:r w:rsidR="00BC2FDB" w:rsidRPr="008E0DB3">
        <w:rPr>
          <w:rFonts w:ascii="Times New Roman" w:eastAsia="Times New Roman" w:hAnsi="Times New Roman" w:cs="Times New Roman"/>
          <w:sz w:val="24"/>
          <w:szCs w:val="24"/>
        </w:rPr>
        <w:t>d</w:t>
      </w:r>
      <w:r w:rsidR="00692022" w:rsidRPr="008E0DB3">
        <w:rPr>
          <w:rFonts w:ascii="Times New Roman" w:eastAsia="Times New Roman" w:hAnsi="Times New Roman" w:cs="Times New Roman"/>
          <w:sz w:val="24"/>
          <w:szCs w:val="24"/>
        </w:rPr>
        <w:t xml:space="preserve"> our </w:t>
      </w:r>
      <w:r w:rsidR="00861BB3" w:rsidRPr="008E0DB3">
        <w:rPr>
          <w:rFonts w:ascii="Times New Roman" w:eastAsia="Times New Roman" w:hAnsi="Times New Roman" w:cs="Times New Roman"/>
          <w:sz w:val="24"/>
          <w:szCs w:val="24"/>
        </w:rPr>
        <w:t xml:space="preserve">ability to detect temporal changes </w:t>
      </w:r>
      <w:r w:rsidR="008A7AF8" w:rsidRPr="008E0DB3">
        <w:rPr>
          <w:rFonts w:ascii="Times New Roman" w:eastAsia="Times New Roman" w:hAnsi="Times New Roman" w:cs="Times New Roman"/>
          <w:sz w:val="24"/>
          <w:szCs w:val="24"/>
        </w:rPr>
        <w:t>in genetic diversity</w:t>
      </w:r>
      <w:r w:rsidR="00861BB3" w:rsidRPr="008E0DB3">
        <w:rPr>
          <w:rFonts w:ascii="Times New Roman" w:eastAsia="Times New Roman" w:hAnsi="Times New Roman" w:cs="Times New Roman"/>
          <w:sz w:val="24"/>
          <w:szCs w:val="24"/>
        </w:rPr>
        <w:t xml:space="preserve">. </w:t>
      </w:r>
      <w:r w:rsidR="001F6EAA" w:rsidRPr="008E0DB3">
        <w:rPr>
          <w:rFonts w:ascii="Times New Roman" w:eastAsia="Times New Roman" w:hAnsi="Times New Roman" w:cs="Times New Roman"/>
          <w:sz w:val="24"/>
          <w:szCs w:val="24"/>
        </w:rPr>
        <w:t xml:space="preserve">FNR </w:t>
      </w:r>
      <w:r w:rsidR="00BB2E31">
        <w:rPr>
          <w:rFonts w:ascii="Times New Roman" w:eastAsia="Times New Roman" w:hAnsi="Times New Roman" w:cs="Times New Roman"/>
          <w:sz w:val="24"/>
          <w:szCs w:val="24"/>
        </w:rPr>
        <w:t xml:space="preserve">generally </w:t>
      </w:r>
      <w:r w:rsidR="001F6EAA" w:rsidRPr="008E0DB3">
        <w:rPr>
          <w:rFonts w:ascii="Times New Roman" w:eastAsia="Times New Roman" w:hAnsi="Times New Roman" w:cs="Times New Roman"/>
          <w:sz w:val="24"/>
          <w:szCs w:val="24"/>
        </w:rPr>
        <w:t>increase</w:t>
      </w:r>
      <w:r w:rsidR="00E341C6" w:rsidRPr="008E0DB3">
        <w:rPr>
          <w:rFonts w:ascii="Times New Roman" w:eastAsia="Times New Roman" w:hAnsi="Times New Roman" w:cs="Times New Roman"/>
          <w:sz w:val="24"/>
          <w:szCs w:val="24"/>
        </w:rPr>
        <w:t>d</w:t>
      </w:r>
      <w:r w:rsidR="001F6EAA" w:rsidRPr="008E0DB3">
        <w:rPr>
          <w:rFonts w:ascii="Times New Roman" w:eastAsia="Times New Roman" w:hAnsi="Times New Roman" w:cs="Times New Roman"/>
          <w:sz w:val="24"/>
          <w:szCs w:val="24"/>
        </w:rPr>
        <w:t xml:space="preserve"> with </w:t>
      </w:r>
      <w:r w:rsidR="001079BE" w:rsidRPr="008E0DB3">
        <w:rPr>
          <w:rFonts w:ascii="Times New Roman" w:eastAsia="Times New Roman" w:hAnsi="Times New Roman" w:cs="Times New Roman"/>
          <w:sz w:val="24"/>
          <w:szCs w:val="24"/>
        </w:rPr>
        <w:t xml:space="preserve">dispersal intensity </w:t>
      </w:r>
      <w:r w:rsidR="001F6EAA"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3</w:t>
      </w:r>
      <w:r w:rsidR="001F6EAA" w:rsidRPr="008E0DB3">
        <w:rPr>
          <w:rFonts w:ascii="Times New Roman" w:eastAsia="Times New Roman" w:hAnsi="Times New Roman" w:cs="Times New Roman"/>
          <w:sz w:val="24"/>
          <w:szCs w:val="24"/>
        </w:rPr>
        <w:t>)</w:t>
      </w:r>
      <w:r w:rsidR="008B19C5">
        <w:rPr>
          <w:rFonts w:ascii="Times New Roman" w:eastAsia="Times New Roman" w:hAnsi="Times New Roman" w:cs="Times New Roman"/>
          <w:sz w:val="24"/>
          <w:szCs w:val="24"/>
        </w:rPr>
        <w:t xml:space="preserve">. </w:t>
      </w:r>
      <w:ins w:id="245" w:author="Patrick" w:date="2020-07-29T11:58:00Z">
        <w:r w:rsidR="00485ADA">
          <w:rPr>
            <w:rFonts w:ascii="Times New Roman" w:eastAsia="Times New Roman" w:hAnsi="Times New Roman" w:cs="Times New Roman"/>
            <w:sz w:val="24"/>
            <w:szCs w:val="24"/>
          </w:rPr>
          <w:t xml:space="preserve">Only </w:t>
        </w:r>
      </w:ins>
      <w:del w:id="246" w:author="Patrick" w:date="2020-07-29T11:58:00Z">
        <w:r w:rsidR="008B19C5" w:rsidDel="00485ADA">
          <w:rPr>
            <w:rFonts w:ascii="Times New Roman" w:eastAsia="Times New Roman" w:hAnsi="Times New Roman" w:cs="Times New Roman"/>
            <w:sz w:val="24"/>
            <w:szCs w:val="24"/>
          </w:rPr>
          <w:delText>O</w:delText>
        </w:r>
      </w:del>
      <w:ins w:id="247" w:author="Patrick" w:date="2020-07-29T11:58:00Z">
        <w:r w:rsidR="00485ADA">
          <w:rPr>
            <w:rFonts w:ascii="Times New Roman" w:eastAsia="Times New Roman" w:hAnsi="Times New Roman" w:cs="Times New Roman"/>
            <w:sz w:val="24"/>
            <w:szCs w:val="24"/>
          </w:rPr>
          <w:t>o</w:t>
        </w:r>
      </w:ins>
      <w:r w:rsidR="008B19C5">
        <w:rPr>
          <w:rFonts w:ascii="Times New Roman" w:eastAsia="Times New Roman" w:hAnsi="Times New Roman" w:cs="Times New Roman"/>
          <w:sz w:val="24"/>
          <w:szCs w:val="24"/>
        </w:rPr>
        <w:t>ne</w:t>
      </w:r>
      <w:r w:rsidR="001F6EAA" w:rsidRPr="008E0DB3">
        <w:rPr>
          <w:rFonts w:ascii="Times New Roman" w:eastAsia="Times New Roman" w:hAnsi="Times New Roman" w:cs="Times New Roman"/>
          <w:sz w:val="24"/>
          <w:szCs w:val="24"/>
        </w:rPr>
        <w:t xml:space="preserve"> </w:t>
      </w:r>
      <w:r w:rsidR="008B19C5">
        <w:rPr>
          <w:rFonts w:ascii="Times New Roman" w:eastAsia="Times New Roman" w:hAnsi="Times New Roman" w:cs="Times New Roman"/>
          <w:sz w:val="24"/>
          <w:szCs w:val="24"/>
        </w:rPr>
        <w:t>scenario (</w:t>
      </w:r>
      <w:r w:rsidR="001F6EAA" w:rsidRPr="008E0DB3">
        <w:rPr>
          <w:rFonts w:ascii="Times New Roman" w:eastAsia="Times New Roman" w:hAnsi="Times New Roman" w:cs="Times New Roman"/>
          <w:sz w:val="24"/>
          <w:szCs w:val="24"/>
        </w:rPr>
        <w:t>H3</w:t>
      </w:r>
      <w:r w:rsidR="008B19C5">
        <w:rPr>
          <w:rFonts w:ascii="Times New Roman" w:eastAsia="Times New Roman" w:hAnsi="Times New Roman" w:cs="Times New Roman"/>
          <w:sz w:val="24"/>
          <w:szCs w:val="24"/>
        </w:rPr>
        <w:t>; Table 1</w:t>
      </w:r>
      <w:r w:rsidR="001F6EAA" w:rsidRPr="008E0DB3">
        <w:rPr>
          <w:rFonts w:ascii="Times New Roman" w:eastAsia="Times New Roman" w:hAnsi="Times New Roman" w:cs="Times New Roman"/>
          <w:sz w:val="24"/>
          <w:szCs w:val="24"/>
        </w:rPr>
        <w:t xml:space="preserve">) </w:t>
      </w:r>
      <w:del w:id="248" w:author="Patrick" w:date="2020-07-29T11:58:00Z">
        <w:r w:rsidR="008B19C5" w:rsidDel="00485ADA">
          <w:rPr>
            <w:rFonts w:ascii="Times New Roman" w:eastAsia="Times New Roman" w:hAnsi="Times New Roman" w:cs="Times New Roman"/>
            <w:sz w:val="24"/>
            <w:szCs w:val="24"/>
          </w:rPr>
          <w:delText xml:space="preserve">was the only one with </w:delText>
        </w:r>
      </w:del>
      <w:ins w:id="249" w:author="Patrick" w:date="2020-07-29T11:58:00Z">
        <w:r w:rsidR="00485ADA">
          <w:rPr>
            <w:rFonts w:ascii="Times New Roman" w:eastAsia="Times New Roman" w:hAnsi="Times New Roman" w:cs="Times New Roman"/>
            <w:sz w:val="24"/>
            <w:szCs w:val="24"/>
          </w:rPr>
          <w:t xml:space="preserve">exhibited </w:t>
        </w:r>
      </w:ins>
      <w:r w:rsidR="008B19C5">
        <w:rPr>
          <w:rFonts w:ascii="Times New Roman" w:eastAsia="Times New Roman" w:hAnsi="Times New Roman" w:cs="Times New Roman"/>
          <w:sz w:val="24"/>
          <w:szCs w:val="24"/>
        </w:rPr>
        <w:t>FNR values above 1</w:t>
      </w:r>
      <w:r w:rsidR="001F6EAA" w:rsidRPr="008E0DB3">
        <w:rPr>
          <w:rFonts w:ascii="Times New Roman" w:eastAsia="Times New Roman" w:hAnsi="Times New Roman" w:cs="Times New Roman"/>
          <w:sz w:val="24"/>
          <w:szCs w:val="24"/>
        </w:rPr>
        <w:t xml:space="preserve">% </w:t>
      </w:r>
      <w:r w:rsidR="000637AB" w:rsidRPr="008E0DB3">
        <w:rPr>
          <w:rFonts w:ascii="Times New Roman" w:eastAsia="Times New Roman" w:hAnsi="Times New Roman" w:cs="Times New Roman"/>
          <w:sz w:val="24"/>
          <w:szCs w:val="24"/>
        </w:rPr>
        <w:t xml:space="preserve">regardless of </w:t>
      </w:r>
      <w:del w:id="250" w:author="Patrick" w:date="2020-07-29T11:58:00Z">
        <w:r w:rsidR="000637AB" w:rsidRPr="008E0DB3" w:rsidDel="00485ADA">
          <w:rPr>
            <w:rFonts w:ascii="Times New Roman" w:eastAsia="Times New Roman" w:hAnsi="Times New Roman" w:cs="Times New Roman"/>
            <w:sz w:val="24"/>
            <w:szCs w:val="24"/>
          </w:rPr>
          <w:delText xml:space="preserve">which </w:delText>
        </w:r>
      </w:del>
      <w:ins w:id="251" w:author="Patrick" w:date="2020-07-29T11:58:00Z">
        <w:r w:rsidR="00485ADA">
          <w:rPr>
            <w:rFonts w:ascii="Times New Roman" w:eastAsia="Times New Roman" w:hAnsi="Times New Roman" w:cs="Times New Roman"/>
            <w:sz w:val="24"/>
            <w:szCs w:val="24"/>
          </w:rPr>
          <w:t xml:space="preserve">the </w:t>
        </w:r>
      </w:ins>
      <w:r w:rsidR="000637AB" w:rsidRPr="008E0DB3">
        <w:rPr>
          <w:rFonts w:ascii="Times New Roman" w:eastAsia="Times New Roman" w:hAnsi="Times New Roman" w:cs="Times New Roman"/>
          <w:sz w:val="24"/>
          <w:szCs w:val="24"/>
        </w:rPr>
        <w:t xml:space="preserve">threshold </w:t>
      </w:r>
      <w:del w:id="252" w:author="Patrick" w:date="2020-07-29T11:58:00Z">
        <w:r w:rsidR="000637AB" w:rsidRPr="008E0DB3" w:rsidDel="00485ADA">
          <w:rPr>
            <w:rFonts w:ascii="Times New Roman" w:eastAsia="Times New Roman" w:hAnsi="Times New Roman" w:cs="Times New Roman"/>
            <w:sz w:val="24"/>
            <w:szCs w:val="24"/>
          </w:rPr>
          <w:delText>was</w:delText>
        </w:r>
        <w:r w:rsidR="001F6EAA" w:rsidRPr="008E0DB3" w:rsidDel="00485ADA">
          <w:rPr>
            <w:rFonts w:ascii="Times New Roman" w:eastAsia="Times New Roman" w:hAnsi="Times New Roman" w:cs="Times New Roman"/>
            <w:sz w:val="24"/>
            <w:szCs w:val="24"/>
          </w:rPr>
          <w:delText xml:space="preserve"> </w:delText>
        </w:r>
      </w:del>
      <w:r w:rsidR="001F6EAA" w:rsidRPr="008E0DB3">
        <w:rPr>
          <w:rFonts w:ascii="Times New Roman" w:eastAsia="Times New Roman" w:hAnsi="Times New Roman" w:cs="Times New Roman"/>
          <w:sz w:val="24"/>
          <w:szCs w:val="24"/>
        </w:rPr>
        <w:t>used</w:t>
      </w:r>
      <w:r w:rsidR="006F2BC3" w:rsidRPr="008E0DB3">
        <w:rPr>
          <w:rFonts w:ascii="Times New Roman" w:eastAsia="Times New Roman" w:hAnsi="Times New Roman" w:cs="Times New Roman"/>
          <w:sz w:val="24"/>
          <w:szCs w:val="24"/>
        </w:rPr>
        <w:t xml:space="preserve"> (</w:t>
      </w:r>
      <w:r w:rsidR="005D04ED">
        <w:rPr>
          <w:rFonts w:ascii="Times New Roman" w:eastAsia="Times New Roman" w:hAnsi="Times New Roman" w:cs="Times New Roman"/>
          <w:sz w:val="24"/>
          <w:szCs w:val="24"/>
        </w:rPr>
        <w:t>Fig. 3</w:t>
      </w:r>
      <w:r w:rsidR="006F2BC3" w:rsidRPr="008E0DB3">
        <w:rPr>
          <w:rFonts w:ascii="Times New Roman" w:eastAsia="Times New Roman" w:hAnsi="Times New Roman" w:cs="Times New Roman"/>
          <w:sz w:val="24"/>
          <w:szCs w:val="24"/>
        </w:rPr>
        <w:t>)</w:t>
      </w:r>
      <w:r w:rsidR="001079BE" w:rsidRPr="008E0DB3">
        <w:rPr>
          <w:rFonts w:ascii="Times New Roman" w:eastAsia="Times New Roman" w:hAnsi="Times New Roman" w:cs="Times New Roman"/>
          <w:sz w:val="24"/>
          <w:szCs w:val="24"/>
        </w:rPr>
        <w:t>.</w:t>
      </w:r>
      <w:r w:rsidR="006141B4" w:rsidRPr="008E0DB3">
        <w:rPr>
          <w:rFonts w:ascii="Times New Roman" w:eastAsia="Times New Roman" w:hAnsi="Times New Roman" w:cs="Times New Roman"/>
          <w:sz w:val="24"/>
          <w:szCs w:val="24"/>
        </w:rPr>
        <w:t xml:space="preserve"> </w:t>
      </w:r>
      <w:r w:rsidR="00537346">
        <w:rPr>
          <w:rFonts w:ascii="Times New Roman" w:eastAsia="Times New Roman" w:hAnsi="Times New Roman" w:cs="Times New Roman"/>
          <w:sz w:val="24"/>
          <w:szCs w:val="24"/>
        </w:rPr>
        <w:t xml:space="preserve">Among the four scenarios </w:t>
      </w:r>
      <w:del w:id="253" w:author="Patrick" w:date="2020-07-29T11:59:00Z">
        <w:r w:rsidR="00537346" w:rsidDel="00485ADA">
          <w:rPr>
            <w:rFonts w:ascii="Times New Roman" w:eastAsia="Times New Roman" w:hAnsi="Times New Roman" w:cs="Times New Roman"/>
            <w:sz w:val="24"/>
            <w:szCs w:val="24"/>
          </w:rPr>
          <w:delText xml:space="preserve">(L3, M3, H2, H3) </w:delText>
        </w:r>
      </w:del>
      <w:r w:rsidR="00537346">
        <w:rPr>
          <w:rFonts w:ascii="Times New Roman" w:eastAsia="Times New Roman" w:hAnsi="Times New Roman" w:cs="Times New Roman"/>
          <w:sz w:val="24"/>
          <w:szCs w:val="24"/>
        </w:rPr>
        <w:t>never reaching an average FNR of 0</w:t>
      </w:r>
      <w:ins w:id="254" w:author="Patrick" w:date="2020-07-29T11:59:00Z">
        <w:r w:rsidR="00485ADA">
          <w:rPr>
            <w:rFonts w:ascii="Times New Roman" w:eastAsia="Times New Roman" w:hAnsi="Times New Roman" w:cs="Times New Roman"/>
            <w:sz w:val="24"/>
            <w:szCs w:val="24"/>
          </w:rPr>
          <w:t xml:space="preserve"> (L3, M3, H2, H3)</w:t>
        </w:r>
      </w:ins>
      <w:r w:rsidR="00537346">
        <w:rPr>
          <w:rFonts w:ascii="Times New Roman" w:eastAsia="Times New Roman" w:hAnsi="Times New Roman" w:cs="Times New Roman"/>
          <w:sz w:val="24"/>
          <w:szCs w:val="24"/>
        </w:rPr>
        <w:t xml:space="preserve">, two </w:t>
      </w:r>
      <w:del w:id="255" w:author="Patrick" w:date="2020-07-29T11:59:00Z">
        <w:r w:rsidR="00537346" w:rsidDel="00485ADA">
          <w:rPr>
            <w:rFonts w:ascii="Times New Roman" w:eastAsia="Times New Roman" w:hAnsi="Times New Roman" w:cs="Times New Roman"/>
            <w:sz w:val="24"/>
            <w:szCs w:val="24"/>
          </w:rPr>
          <w:delText xml:space="preserve">are scenarios involving </w:delText>
        </w:r>
      </w:del>
      <w:ins w:id="256" w:author="Patrick" w:date="2020-07-29T11:59:00Z">
        <w:r w:rsidR="00485ADA">
          <w:rPr>
            <w:rFonts w:ascii="Times New Roman" w:eastAsia="Times New Roman" w:hAnsi="Times New Roman" w:cs="Times New Roman"/>
            <w:sz w:val="24"/>
            <w:szCs w:val="24"/>
          </w:rPr>
          <w:t xml:space="preserve">involve </w:t>
        </w:r>
      </w:ins>
      <w:r w:rsidR="00537346">
        <w:rPr>
          <w:rFonts w:ascii="Times New Roman" w:eastAsia="Times New Roman" w:hAnsi="Times New Roman" w:cs="Times New Roman"/>
          <w:sz w:val="24"/>
          <w:szCs w:val="24"/>
        </w:rPr>
        <w:t xml:space="preserve">high dispersal. </w:t>
      </w:r>
      <w:r w:rsidR="00611A4E" w:rsidRPr="008E0DB3">
        <w:rPr>
          <w:rFonts w:ascii="Times New Roman" w:eastAsia="Times New Roman" w:hAnsi="Times New Roman" w:cs="Times New Roman"/>
          <w:sz w:val="24"/>
          <w:szCs w:val="24"/>
        </w:rPr>
        <w:t>Taking the average from scenario</w:t>
      </w:r>
      <w:r w:rsidR="002E7623" w:rsidRPr="008E0DB3">
        <w:rPr>
          <w:rFonts w:ascii="Times New Roman" w:eastAsia="Times New Roman" w:hAnsi="Times New Roman" w:cs="Times New Roman"/>
          <w:sz w:val="24"/>
          <w:szCs w:val="24"/>
        </w:rPr>
        <w:t>s</w:t>
      </w:r>
      <w:r w:rsidR="00611A4E" w:rsidRPr="008E0DB3">
        <w:rPr>
          <w:rFonts w:ascii="Times New Roman" w:eastAsia="Times New Roman" w:hAnsi="Times New Roman" w:cs="Times New Roman"/>
          <w:sz w:val="24"/>
          <w:szCs w:val="24"/>
        </w:rPr>
        <w:t xml:space="preserve"> sharin</w:t>
      </w:r>
      <w:r w:rsidR="00D14145" w:rsidRPr="008E0DB3">
        <w:rPr>
          <w:rFonts w:ascii="Times New Roman" w:eastAsia="Times New Roman" w:hAnsi="Times New Roman" w:cs="Times New Roman"/>
          <w:sz w:val="24"/>
          <w:szCs w:val="24"/>
        </w:rPr>
        <w:t>g the same dispersal parameters</w:t>
      </w:r>
      <w:r w:rsidR="00611A4E" w:rsidRPr="008E0DB3">
        <w:rPr>
          <w:rFonts w:ascii="Times New Roman" w:eastAsia="Times New Roman" w:hAnsi="Times New Roman" w:cs="Times New Roman"/>
          <w:sz w:val="24"/>
          <w:szCs w:val="24"/>
        </w:rPr>
        <w:t xml:space="preserve"> for the ubiquitous 0.05 threshold</w:t>
      </w:r>
      <w:r w:rsidR="006141FC" w:rsidRPr="008E0DB3">
        <w:rPr>
          <w:rFonts w:ascii="Times New Roman" w:eastAsia="Times New Roman" w:hAnsi="Times New Roman" w:cs="Times New Roman"/>
          <w:sz w:val="24"/>
          <w:szCs w:val="24"/>
        </w:rPr>
        <w:t xml:space="preserve"> (e.g.</w:t>
      </w:r>
      <w:r w:rsidR="006141FC" w:rsidRPr="008E0DB3">
        <w:rPr>
          <w:rFonts w:ascii="Times New Roman" w:eastAsia="Times New Roman" w:hAnsi="Times New Roman" w:cs="Times New Roman"/>
          <w:i/>
          <w:sz w:val="24"/>
          <w:szCs w:val="24"/>
        </w:rPr>
        <w:t xml:space="preserve"> </w:t>
      </w:r>
      <w:r w:rsidR="006141FC" w:rsidRPr="008E0DB3">
        <w:rPr>
          <w:rFonts w:ascii="Times New Roman" w:eastAsia="Times New Roman" w:hAnsi="Times New Roman" w:cs="Times New Roman"/>
          <w:sz w:val="24"/>
          <w:szCs w:val="24"/>
        </w:rPr>
        <w:t>one value for L1, L2, and L3 grouped together)</w:t>
      </w:r>
      <w:r w:rsidR="00611A4E" w:rsidRPr="008E0DB3">
        <w:rPr>
          <w:rFonts w:ascii="Times New Roman" w:eastAsia="Times New Roman" w:hAnsi="Times New Roman" w:cs="Times New Roman"/>
          <w:sz w:val="24"/>
          <w:szCs w:val="24"/>
        </w:rPr>
        <w:t xml:space="preserve">, </w:t>
      </w:r>
      <w:r w:rsidR="00E341C6" w:rsidRPr="008E0DB3">
        <w:rPr>
          <w:rFonts w:ascii="Times New Roman" w:eastAsia="Times New Roman" w:hAnsi="Times New Roman" w:cs="Times New Roman"/>
          <w:sz w:val="24"/>
          <w:szCs w:val="24"/>
        </w:rPr>
        <w:t>we had</w:t>
      </w:r>
      <w:r w:rsidR="000222ED" w:rsidRPr="008E0DB3">
        <w:rPr>
          <w:rFonts w:ascii="Times New Roman" w:eastAsia="Times New Roman" w:hAnsi="Times New Roman" w:cs="Times New Roman"/>
          <w:sz w:val="24"/>
          <w:szCs w:val="24"/>
        </w:rPr>
        <w:t xml:space="preserve"> </w:t>
      </w:r>
      <w:r w:rsidR="008E00E0" w:rsidRPr="008E0DB3">
        <w:rPr>
          <w:rFonts w:ascii="Times New Roman" w:eastAsia="Times New Roman" w:hAnsi="Times New Roman" w:cs="Times New Roman"/>
          <w:sz w:val="24"/>
          <w:szCs w:val="24"/>
        </w:rPr>
        <w:t xml:space="preserve">mean </w:t>
      </w:r>
      <w:r w:rsidR="000222ED" w:rsidRPr="008E0DB3">
        <w:rPr>
          <w:rFonts w:ascii="Times New Roman" w:eastAsia="Times New Roman" w:hAnsi="Times New Roman" w:cs="Times New Roman"/>
          <w:sz w:val="24"/>
          <w:szCs w:val="24"/>
        </w:rPr>
        <w:t>FNRs of</w:t>
      </w:r>
      <w:r w:rsidR="008437FA">
        <w:rPr>
          <w:rFonts w:ascii="Times New Roman" w:eastAsia="Times New Roman" w:hAnsi="Times New Roman" w:cs="Times New Roman"/>
          <w:sz w:val="24"/>
          <w:szCs w:val="24"/>
        </w:rPr>
        <w:t xml:space="preserve"> </w:t>
      </w:r>
      <w:commentRangeStart w:id="257"/>
      <w:commentRangeStart w:id="258"/>
      <w:r w:rsidR="00611A4E" w:rsidRPr="008E0DB3">
        <w:rPr>
          <w:rFonts w:ascii="Times New Roman" w:eastAsia="Times New Roman" w:hAnsi="Times New Roman" w:cs="Times New Roman"/>
          <w:sz w:val="24"/>
          <w:szCs w:val="24"/>
        </w:rPr>
        <w:t>0</w:t>
      </w:r>
      <w:r w:rsidR="008437FA">
        <w:rPr>
          <w:rFonts w:ascii="Times New Roman" w:eastAsia="Times New Roman" w:hAnsi="Times New Roman" w:cs="Times New Roman"/>
          <w:sz w:val="24"/>
          <w:szCs w:val="24"/>
        </w:rPr>
        <w:t>.0037</w:t>
      </w:r>
      <w:r w:rsidR="00611A4E" w:rsidRPr="008E0DB3">
        <w:rPr>
          <w:rFonts w:ascii="Times New Roman" w:eastAsia="Times New Roman" w:hAnsi="Times New Roman" w:cs="Times New Roman"/>
          <w:sz w:val="24"/>
          <w:szCs w:val="24"/>
        </w:rPr>
        <w:t xml:space="preserve"> </w:t>
      </w:r>
      <w:commentRangeEnd w:id="257"/>
      <w:r w:rsidR="008E00E0">
        <w:rPr>
          <w:rStyle w:val="Marquedecommentaire"/>
        </w:rPr>
        <w:commentReference w:id="257"/>
      </w:r>
      <w:commentRangeEnd w:id="258"/>
      <w:r w:rsidR="00A24EF4">
        <w:rPr>
          <w:rStyle w:val="Marquedecommentaire"/>
        </w:rPr>
        <w:commentReference w:id="258"/>
      </w:r>
      <w:r w:rsidR="003F1140" w:rsidRPr="008E0DB3">
        <w:rPr>
          <w:rFonts w:ascii="Times New Roman" w:eastAsia="Times New Roman" w:hAnsi="Times New Roman" w:cs="Times New Roman"/>
          <w:sz w:val="24"/>
          <w:szCs w:val="24"/>
        </w:rPr>
        <w:t>(0.00</w:t>
      </w:r>
      <w:r w:rsidR="008437FA">
        <w:rPr>
          <w:rFonts w:ascii="Times New Roman" w:eastAsia="Times New Roman" w:hAnsi="Times New Roman" w:cs="Times New Roman"/>
          <w:sz w:val="24"/>
          <w:szCs w:val="24"/>
        </w:rPr>
        <w:t>07</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0.0066</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low dispersal, </w:t>
      </w:r>
      <w:r w:rsidR="008437FA">
        <w:rPr>
          <w:rFonts w:ascii="Times New Roman" w:eastAsia="Times New Roman" w:hAnsi="Times New Roman" w:cs="Times New Roman"/>
          <w:sz w:val="24"/>
          <w:szCs w:val="24"/>
        </w:rPr>
        <w:t>0.0049</w:t>
      </w:r>
      <w:r w:rsidR="00BE0353" w:rsidRPr="008E0DB3">
        <w:rPr>
          <w:rFonts w:ascii="Times New Roman" w:eastAsia="Times New Roman" w:hAnsi="Times New Roman" w:cs="Times New Roman"/>
          <w:sz w:val="24"/>
          <w:szCs w:val="24"/>
        </w:rPr>
        <w:t xml:space="preserve"> (0.0</w:t>
      </w:r>
      <w:r w:rsidR="008437FA">
        <w:rPr>
          <w:rFonts w:ascii="Times New Roman" w:eastAsia="Times New Roman" w:hAnsi="Times New Roman" w:cs="Times New Roman"/>
          <w:sz w:val="24"/>
          <w:szCs w:val="24"/>
        </w:rPr>
        <w:t>015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0.0083</w:t>
      </w:r>
      <w:r w:rsidR="00351520"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 xml:space="preserve">) </w:t>
      </w:r>
      <w:r w:rsidR="00611A4E" w:rsidRPr="008E0DB3">
        <w:rPr>
          <w:rFonts w:ascii="Times New Roman" w:eastAsia="Times New Roman" w:hAnsi="Times New Roman" w:cs="Times New Roman"/>
          <w:sz w:val="24"/>
          <w:szCs w:val="24"/>
        </w:rPr>
        <w:t xml:space="preserve">for moderate dispersal, and </w:t>
      </w:r>
      <w:r w:rsidR="008437FA">
        <w:rPr>
          <w:rFonts w:ascii="Times New Roman" w:eastAsia="Times New Roman" w:hAnsi="Times New Roman" w:cs="Times New Roman"/>
          <w:sz w:val="24"/>
          <w:szCs w:val="24"/>
        </w:rPr>
        <w:t>0.0108 (0.0055</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8437FA">
        <w:rPr>
          <w:rFonts w:ascii="Times New Roman" w:eastAsia="Times New Roman" w:hAnsi="Times New Roman" w:cs="Times New Roman"/>
          <w:sz w:val="24"/>
          <w:szCs w:val="24"/>
        </w:rPr>
        <w:t>0.0161</w:t>
      </w:r>
      <w:r w:rsidR="002C3D4F" w:rsidRPr="008E0DB3">
        <w:rPr>
          <w:rFonts w:ascii="Times New Roman" w:eastAsia="Times New Roman" w:hAnsi="Times New Roman" w:cs="Times New Roman"/>
          <w:sz w:val="24"/>
          <w:szCs w:val="24"/>
        </w:rPr>
        <w:t>; 95% CI</w:t>
      </w:r>
      <w:r w:rsidR="00BE0353" w:rsidRPr="008E0DB3">
        <w:rPr>
          <w:rFonts w:ascii="Times New Roman" w:eastAsia="Times New Roman" w:hAnsi="Times New Roman" w:cs="Times New Roman"/>
          <w:sz w:val="24"/>
          <w:szCs w:val="24"/>
        </w:rPr>
        <w:t>)</w:t>
      </w:r>
      <w:r w:rsidR="00611A4E" w:rsidRPr="008E0DB3">
        <w:rPr>
          <w:rFonts w:ascii="Times New Roman" w:eastAsia="Times New Roman" w:hAnsi="Times New Roman" w:cs="Times New Roman"/>
          <w:sz w:val="24"/>
          <w:szCs w:val="24"/>
        </w:rPr>
        <w:t xml:space="preserve"> for high dispersal.</w:t>
      </w:r>
      <w:r w:rsidR="00D66B9D" w:rsidRPr="008E0DB3">
        <w:rPr>
          <w:rFonts w:ascii="Times New Roman" w:eastAsia="Times New Roman" w:hAnsi="Times New Roman" w:cs="Times New Roman"/>
          <w:sz w:val="24"/>
          <w:szCs w:val="24"/>
        </w:rPr>
        <w:t xml:space="preserve"> FNR values overall decrease</w:t>
      </w:r>
      <w:r w:rsidR="002E7623" w:rsidRPr="008E0DB3">
        <w:rPr>
          <w:rFonts w:ascii="Times New Roman" w:eastAsia="Times New Roman" w:hAnsi="Times New Roman" w:cs="Times New Roman"/>
          <w:sz w:val="24"/>
          <w:szCs w:val="24"/>
        </w:rPr>
        <w:t>d</w:t>
      </w:r>
      <w:r w:rsidR="00D66B9D" w:rsidRPr="008E0DB3">
        <w:rPr>
          <w:rFonts w:ascii="Times New Roman" w:eastAsia="Times New Roman" w:hAnsi="Times New Roman" w:cs="Times New Roman"/>
          <w:sz w:val="24"/>
          <w:szCs w:val="24"/>
        </w:rPr>
        <w:t xml:space="preserve"> with threshold, with a sharp decrease </w:t>
      </w:r>
      <w:r w:rsidR="00170501">
        <w:rPr>
          <w:rFonts w:ascii="Times New Roman" w:eastAsia="Times New Roman" w:hAnsi="Times New Roman" w:cs="Times New Roman"/>
          <w:sz w:val="24"/>
          <w:szCs w:val="24"/>
        </w:rPr>
        <w:t xml:space="preserve"> (most notable for H3) </w:t>
      </w:r>
      <w:r w:rsidR="00D66B9D" w:rsidRPr="008E0DB3">
        <w:rPr>
          <w:rFonts w:ascii="Times New Roman" w:eastAsia="Times New Roman" w:hAnsi="Times New Roman" w:cs="Times New Roman"/>
          <w:sz w:val="24"/>
          <w:szCs w:val="24"/>
        </w:rPr>
        <w:t>before 0.025 followed</w:t>
      </w:r>
      <w:r w:rsidR="00DA5278" w:rsidRPr="008E0DB3">
        <w:rPr>
          <w:rFonts w:ascii="Times New Roman" w:eastAsia="Times New Roman" w:hAnsi="Times New Roman" w:cs="Times New Roman"/>
          <w:sz w:val="24"/>
          <w:szCs w:val="24"/>
        </w:rPr>
        <w:t xml:space="preserve"> by a slower decrease until 0.1.</w:t>
      </w:r>
    </w:p>
    <w:p w14:paraId="75BFE800" w14:textId="28AC6A3E" w:rsidR="0051590A" w:rsidRDefault="006D4C4D" w:rsidP="000E06D6">
      <w:pPr>
        <w:spacing w:before="240" w:after="240" w:line="276" w:lineRule="auto"/>
        <w:rPr>
          <w:rFonts w:ascii="Times New Roman" w:eastAsia="Times New Roman" w:hAnsi="Times New Roman" w:cs="Times New Roman"/>
          <w:sz w:val="24"/>
          <w:szCs w:val="24"/>
        </w:rPr>
      </w:pPr>
      <w:r w:rsidRPr="008E0DB3">
        <w:rPr>
          <w:rFonts w:ascii="Times New Roman" w:eastAsia="Times New Roman" w:hAnsi="Times New Roman" w:cs="Times New Roman"/>
          <w:sz w:val="24"/>
          <w:szCs w:val="24"/>
        </w:rPr>
        <w:t xml:space="preserve">FPR </w:t>
      </w:r>
      <w:r w:rsidR="00537346">
        <w:rPr>
          <w:rFonts w:ascii="Times New Roman" w:eastAsia="Times New Roman" w:hAnsi="Times New Roman" w:cs="Times New Roman"/>
          <w:sz w:val="24"/>
          <w:szCs w:val="24"/>
        </w:rPr>
        <w:t xml:space="preserve">did not </w:t>
      </w:r>
      <w:r w:rsidRPr="008E0DB3">
        <w:rPr>
          <w:rFonts w:ascii="Times New Roman" w:eastAsia="Times New Roman" w:hAnsi="Times New Roman" w:cs="Times New Roman"/>
          <w:sz w:val="24"/>
          <w:szCs w:val="24"/>
        </w:rPr>
        <w:t xml:space="preserve">substantially </w:t>
      </w:r>
      <w:r w:rsidR="00537346">
        <w:rPr>
          <w:rFonts w:ascii="Times New Roman" w:eastAsia="Times New Roman" w:hAnsi="Times New Roman" w:cs="Times New Roman"/>
          <w:sz w:val="24"/>
          <w:szCs w:val="24"/>
        </w:rPr>
        <w:t xml:space="preserve">change as a function of </w:t>
      </w:r>
      <w:r w:rsidRPr="008E0DB3">
        <w:rPr>
          <w:rFonts w:ascii="Times New Roman" w:eastAsia="Times New Roman" w:hAnsi="Times New Roman" w:cs="Times New Roman"/>
          <w:sz w:val="24"/>
          <w:szCs w:val="24"/>
        </w:rPr>
        <w:t xml:space="preserve">dispersal </w:t>
      </w:r>
      <w:r w:rsidR="005F4F97" w:rsidRPr="008E0DB3">
        <w:rPr>
          <w:rFonts w:ascii="Times New Roman" w:eastAsia="Times New Roman" w:hAnsi="Times New Roman" w:cs="Times New Roman"/>
          <w:sz w:val="24"/>
          <w:szCs w:val="24"/>
        </w:rPr>
        <w:t xml:space="preserve">capacity </w:t>
      </w:r>
      <w:r w:rsidRPr="008E0DB3">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Pr="008E0DB3">
        <w:rPr>
          <w:rFonts w:ascii="Times New Roman" w:eastAsia="Times New Roman" w:hAnsi="Times New Roman" w:cs="Times New Roman"/>
          <w:sz w:val="24"/>
          <w:szCs w:val="24"/>
        </w:rPr>
        <w:t>)</w:t>
      </w:r>
      <w:r w:rsidR="008A40CE" w:rsidRPr="008E0DB3">
        <w:rPr>
          <w:rFonts w:ascii="Times New Roman" w:eastAsia="Times New Roman" w:hAnsi="Times New Roman" w:cs="Times New Roman"/>
          <w:sz w:val="24"/>
          <w:szCs w:val="24"/>
        </w:rPr>
        <w:t xml:space="preserve">. Low dispersal </w:t>
      </w:r>
      <w:r w:rsidR="00537346">
        <w:rPr>
          <w:rFonts w:ascii="Times New Roman" w:eastAsia="Times New Roman" w:hAnsi="Times New Roman" w:cs="Times New Roman"/>
          <w:sz w:val="24"/>
          <w:szCs w:val="24"/>
        </w:rPr>
        <w:t>did not consistently result</w:t>
      </w:r>
      <w:r w:rsidR="005F4F97" w:rsidRPr="008E0DB3">
        <w:rPr>
          <w:rFonts w:ascii="Times New Roman" w:eastAsia="Times New Roman" w:hAnsi="Times New Roman" w:cs="Times New Roman"/>
          <w:sz w:val="24"/>
          <w:szCs w:val="24"/>
        </w:rPr>
        <w:t xml:space="preserve"> in </w:t>
      </w:r>
      <w:r w:rsidR="00E341C6" w:rsidRPr="008E0DB3">
        <w:rPr>
          <w:rFonts w:ascii="Times New Roman" w:eastAsia="Times New Roman" w:hAnsi="Times New Roman" w:cs="Times New Roman"/>
          <w:sz w:val="24"/>
          <w:szCs w:val="24"/>
        </w:rPr>
        <w:t xml:space="preserve">higher FPR than moderate dispersal, </w:t>
      </w:r>
      <w:r w:rsidR="00537346">
        <w:rPr>
          <w:rFonts w:ascii="Times New Roman" w:eastAsia="Times New Roman" w:hAnsi="Times New Roman" w:cs="Times New Roman"/>
          <w:sz w:val="24"/>
          <w:szCs w:val="24"/>
        </w:rPr>
        <w:t>or high dispersal</w:t>
      </w:r>
      <w:r w:rsidR="0012642F" w:rsidRPr="008E0DB3">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12642F">
        <w:rPr>
          <w:rFonts w:ascii="Times New Roman" w:eastAsia="Times New Roman" w:hAnsi="Times New Roman" w:cs="Times New Roman"/>
          <w:sz w:val="24"/>
          <w:szCs w:val="24"/>
        </w:rPr>
        <w:t>)</w:t>
      </w:r>
      <w:r w:rsidR="005F4F97">
        <w:rPr>
          <w:rFonts w:ascii="Times New Roman" w:eastAsia="Times New Roman" w:hAnsi="Times New Roman" w:cs="Times New Roman"/>
          <w:sz w:val="24"/>
          <w:szCs w:val="24"/>
        </w:rPr>
        <w:t>.</w:t>
      </w:r>
      <w:r w:rsidR="00537346">
        <w:rPr>
          <w:rFonts w:ascii="Times New Roman" w:eastAsia="Times New Roman" w:hAnsi="Times New Roman" w:cs="Times New Roman"/>
          <w:sz w:val="24"/>
          <w:szCs w:val="24"/>
        </w:rPr>
        <w:t xml:space="preserve"> Indeed, given the same number of affected populations we can see that L1 has slightly higher values than M1 and H1, L2 has slightly lower values than M2 and H2, and </w:t>
      </w:r>
      <w:r w:rsidR="00123128">
        <w:rPr>
          <w:rFonts w:ascii="Times New Roman" w:eastAsia="Times New Roman" w:hAnsi="Times New Roman" w:cs="Times New Roman"/>
          <w:sz w:val="24"/>
          <w:szCs w:val="24"/>
        </w:rPr>
        <w:t>L</w:t>
      </w:r>
      <w:r w:rsidR="00537346">
        <w:rPr>
          <w:rFonts w:ascii="Times New Roman" w:eastAsia="Times New Roman" w:hAnsi="Times New Roman" w:cs="Times New Roman"/>
          <w:sz w:val="24"/>
          <w:szCs w:val="24"/>
        </w:rPr>
        <w:t xml:space="preserve">3 has intermediate values, between that of </w:t>
      </w:r>
      <w:r w:rsidR="00123128">
        <w:rPr>
          <w:rFonts w:ascii="Times New Roman" w:eastAsia="Times New Roman" w:hAnsi="Times New Roman" w:cs="Times New Roman"/>
          <w:sz w:val="24"/>
          <w:szCs w:val="24"/>
        </w:rPr>
        <w:t>M</w:t>
      </w:r>
      <w:r w:rsidR="00537346">
        <w:rPr>
          <w:rFonts w:ascii="Times New Roman" w:eastAsia="Times New Roman" w:hAnsi="Times New Roman" w:cs="Times New Roman"/>
          <w:sz w:val="24"/>
          <w:szCs w:val="24"/>
        </w:rPr>
        <w:t xml:space="preserve">3 and </w:t>
      </w:r>
      <w:r w:rsidR="00123128">
        <w:rPr>
          <w:rFonts w:ascii="Times New Roman" w:eastAsia="Times New Roman" w:hAnsi="Times New Roman" w:cs="Times New Roman"/>
          <w:sz w:val="24"/>
          <w:szCs w:val="24"/>
        </w:rPr>
        <w:t>H</w:t>
      </w:r>
      <w:r w:rsidR="00537346">
        <w:rPr>
          <w:rFonts w:ascii="Times New Roman" w:eastAsia="Times New Roman" w:hAnsi="Times New Roman" w:cs="Times New Roman"/>
          <w:sz w:val="24"/>
          <w:szCs w:val="24"/>
        </w:rPr>
        <w:t>3.</w:t>
      </w:r>
      <w:r w:rsidR="005F4F97">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C</w:t>
      </w:r>
      <w:r w:rsidR="0012642F">
        <w:rPr>
          <w:rFonts w:ascii="Times New Roman" w:eastAsia="Times New Roman" w:hAnsi="Times New Roman" w:cs="Times New Roman"/>
          <w:sz w:val="24"/>
          <w:szCs w:val="24"/>
        </w:rPr>
        <w:t>o</w:t>
      </w:r>
      <w:r w:rsidR="00A324A1">
        <w:rPr>
          <w:rFonts w:ascii="Times New Roman" w:eastAsia="Times New Roman" w:hAnsi="Times New Roman" w:cs="Times New Roman"/>
          <w:sz w:val="24"/>
          <w:szCs w:val="24"/>
        </w:rPr>
        <w:t>nservatively defining</w:t>
      </w:r>
      <w:r w:rsidR="0012642F">
        <w:rPr>
          <w:rFonts w:ascii="Times New Roman" w:eastAsia="Times New Roman" w:hAnsi="Times New Roman" w:cs="Times New Roman"/>
          <w:sz w:val="24"/>
          <w:szCs w:val="24"/>
        </w:rPr>
        <w:t xml:space="preserve"> </w:t>
      </w:r>
      <w:r w:rsidR="00E341C6">
        <w:rPr>
          <w:rFonts w:ascii="Times New Roman" w:eastAsia="Times New Roman" w:hAnsi="Times New Roman" w:cs="Times New Roman"/>
          <w:sz w:val="24"/>
          <w:szCs w:val="24"/>
        </w:rPr>
        <w:t>FPR</w:t>
      </w:r>
      <w:r w:rsidR="00A324A1">
        <w:rPr>
          <w:rFonts w:ascii="Times New Roman" w:eastAsia="Times New Roman" w:hAnsi="Times New Roman" w:cs="Times New Roman"/>
          <w:sz w:val="24"/>
          <w:szCs w:val="24"/>
        </w:rPr>
        <w:t xml:space="preserve"> as acceptable</w:t>
      </w:r>
      <w:r w:rsidR="00E341C6">
        <w:rPr>
          <w:rFonts w:ascii="Times New Roman" w:eastAsia="Times New Roman" w:hAnsi="Times New Roman" w:cs="Times New Roman"/>
          <w:sz w:val="24"/>
          <w:szCs w:val="24"/>
        </w:rPr>
        <w:t xml:space="preserve"> </w:t>
      </w:r>
      <w:r w:rsidR="00A324A1">
        <w:rPr>
          <w:rFonts w:ascii="Times New Roman" w:eastAsia="Times New Roman" w:hAnsi="Times New Roman" w:cs="Times New Roman"/>
          <w:sz w:val="24"/>
          <w:szCs w:val="24"/>
        </w:rPr>
        <w:t xml:space="preserve">by </w:t>
      </w:r>
      <w:r w:rsidR="00A324A1" w:rsidRPr="00D3227E">
        <w:rPr>
          <w:rFonts w:ascii="Times New Roman" w:eastAsia="Times New Roman" w:hAnsi="Times New Roman" w:cs="Times New Roman"/>
          <w:sz w:val="24"/>
          <w:szCs w:val="24"/>
        </w:rPr>
        <w:t>whether it is</w:t>
      </w:r>
      <w:r w:rsidR="0012642F" w:rsidRPr="00D3227E">
        <w:rPr>
          <w:rFonts w:ascii="Times New Roman" w:eastAsia="Times New Roman" w:hAnsi="Times New Roman" w:cs="Times New Roman"/>
          <w:sz w:val="24"/>
          <w:szCs w:val="24"/>
        </w:rPr>
        <w:t xml:space="preserve"> below the t</w:t>
      </w:r>
      <w:r w:rsidR="00CB24CD" w:rsidRPr="00D3227E">
        <w:rPr>
          <w:rFonts w:ascii="Times New Roman" w:eastAsia="Times New Roman" w:hAnsi="Times New Roman" w:cs="Times New Roman"/>
          <w:sz w:val="24"/>
          <w:szCs w:val="24"/>
        </w:rPr>
        <w:t>hreshold used in</w:t>
      </w:r>
      <w:r w:rsidR="00CB24CD">
        <w:rPr>
          <w:rFonts w:ascii="Times New Roman" w:eastAsia="Times New Roman" w:hAnsi="Times New Roman" w:cs="Times New Roman"/>
          <w:sz w:val="24"/>
          <w:szCs w:val="24"/>
        </w:rPr>
        <w:t xml:space="preserve"> </w:t>
      </w:r>
      <w:r w:rsidR="00CB24CD" w:rsidRPr="00D3227E">
        <w:rPr>
          <w:rFonts w:ascii="Times New Roman" w:eastAsia="Times New Roman" w:hAnsi="Times New Roman" w:cs="Times New Roman"/>
          <w:sz w:val="24"/>
          <w:szCs w:val="24"/>
        </w:rPr>
        <w:t xml:space="preserve">the test, </w:t>
      </w:r>
      <w:r w:rsidR="00A324A1" w:rsidRPr="00D3227E">
        <w:rPr>
          <w:rFonts w:ascii="Times New Roman" w:eastAsia="Times New Roman" w:hAnsi="Times New Roman" w:cs="Times New Roman"/>
          <w:sz w:val="24"/>
          <w:szCs w:val="24"/>
        </w:rPr>
        <w:t xml:space="preserve">we notice that </w:t>
      </w:r>
      <w:r w:rsidR="00D3227E">
        <w:rPr>
          <w:rFonts w:ascii="Times New Roman" w:eastAsia="Times New Roman" w:hAnsi="Times New Roman" w:cs="Times New Roman"/>
          <w:sz w:val="24"/>
          <w:szCs w:val="24"/>
        </w:rPr>
        <w:t>low</w:t>
      </w:r>
      <w:r w:rsidR="005E4D5F" w:rsidRPr="00D3227E">
        <w:rPr>
          <w:rFonts w:ascii="Times New Roman" w:eastAsia="Times New Roman" w:hAnsi="Times New Roman" w:cs="Times New Roman"/>
          <w:sz w:val="24"/>
          <w:szCs w:val="24"/>
        </w:rPr>
        <w:t xml:space="preserve"> dispersal</w:t>
      </w:r>
      <w:r w:rsidR="00A324A1" w:rsidRPr="00D3227E">
        <w:rPr>
          <w:rFonts w:ascii="Times New Roman" w:eastAsia="Times New Roman" w:hAnsi="Times New Roman" w:cs="Times New Roman"/>
          <w:sz w:val="24"/>
          <w:szCs w:val="24"/>
        </w:rPr>
        <w:t xml:space="preserve"> scenarios </w:t>
      </w:r>
      <w:r w:rsidR="004A0F6F">
        <w:rPr>
          <w:rFonts w:ascii="Times New Roman" w:eastAsia="Times New Roman" w:hAnsi="Times New Roman" w:cs="Times New Roman"/>
          <w:sz w:val="24"/>
          <w:szCs w:val="24"/>
        </w:rPr>
        <w:t xml:space="preserve">had, on average, acceptable </w:t>
      </w:r>
      <w:r w:rsidR="005E4D5F">
        <w:rPr>
          <w:rFonts w:ascii="Times New Roman" w:eastAsia="Times New Roman" w:hAnsi="Times New Roman" w:cs="Times New Roman"/>
          <w:sz w:val="24"/>
          <w:szCs w:val="24"/>
        </w:rPr>
        <w:t>FPR values</w:t>
      </w:r>
      <w:r w:rsidR="004A0F6F">
        <w:rPr>
          <w:rFonts w:ascii="Times New Roman" w:eastAsia="Times New Roman" w:hAnsi="Times New Roman" w:cs="Times New Roman"/>
          <w:sz w:val="24"/>
          <w:szCs w:val="24"/>
        </w:rPr>
        <w:t xml:space="preserve"> at more thresholds than higher dispersal scenarios, which overall presented the same performance</w:t>
      </w:r>
      <w:r w:rsidR="005E4D5F">
        <w:rPr>
          <w:rFonts w:ascii="Times New Roman" w:eastAsia="Times New Roman" w:hAnsi="Times New Roman" w:cs="Times New Roman"/>
          <w:sz w:val="24"/>
          <w:szCs w:val="24"/>
        </w:rPr>
        <w:t xml:space="preserve"> </w:t>
      </w:r>
      <w:r w:rsidR="004A0F6F">
        <w:rPr>
          <w:rFonts w:ascii="Times New Roman" w:eastAsia="Times New Roman" w:hAnsi="Times New Roman" w:cs="Times New Roman"/>
          <w:sz w:val="24"/>
          <w:szCs w:val="24"/>
        </w:rPr>
        <w:t xml:space="preserve">by this metric </w:t>
      </w:r>
      <w:r w:rsidR="005E4D5F">
        <w:rPr>
          <w:rFonts w:ascii="Times New Roman" w:eastAsia="Times New Roman" w:hAnsi="Times New Roman" w:cs="Times New Roman"/>
          <w:sz w:val="24"/>
          <w:szCs w:val="24"/>
        </w:rPr>
        <w:t xml:space="preserve">(Table 2). </w:t>
      </w:r>
      <w:r w:rsidR="009B001E">
        <w:rPr>
          <w:rFonts w:ascii="Times New Roman" w:eastAsia="Times New Roman" w:hAnsi="Times New Roman" w:cs="Times New Roman"/>
          <w:sz w:val="24"/>
          <w:szCs w:val="24"/>
        </w:rPr>
        <w:t xml:space="preserve">FPR averages from scenario sharing the same dispersal parameters, for </w:t>
      </w:r>
      <w:r w:rsidR="006F2BC3">
        <w:rPr>
          <w:rFonts w:ascii="Times New Roman" w:eastAsia="Times New Roman" w:hAnsi="Times New Roman" w:cs="Times New Roman"/>
          <w:sz w:val="24"/>
          <w:szCs w:val="24"/>
        </w:rPr>
        <w:t xml:space="preserve">the </w:t>
      </w:r>
      <w:r w:rsidR="009B001E">
        <w:rPr>
          <w:rFonts w:ascii="Times New Roman" w:eastAsia="Times New Roman" w:hAnsi="Times New Roman" w:cs="Times New Roman"/>
          <w:sz w:val="24"/>
          <w:szCs w:val="24"/>
        </w:rPr>
        <w:t xml:space="preserve">0.05 threshold, were </w:t>
      </w:r>
      <w:r w:rsidR="00C00F10">
        <w:rPr>
          <w:rFonts w:ascii="Times New Roman" w:eastAsia="Times New Roman" w:hAnsi="Times New Roman" w:cs="Times New Roman"/>
          <w:sz w:val="24"/>
          <w:szCs w:val="24"/>
        </w:rPr>
        <w:t xml:space="preserve">0.0599 </w:t>
      </w:r>
      <w:r w:rsidR="006F2BC3">
        <w:rPr>
          <w:rFonts w:ascii="Times New Roman" w:eastAsia="Times New Roman" w:hAnsi="Times New Roman" w:cs="Times New Roman"/>
          <w:sz w:val="24"/>
          <w:szCs w:val="24"/>
        </w:rPr>
        <w:t>(</w:t>
      </w:r>
      <w:r w:rsidR="006F2BC3" w:rsidRPr="006F2BC3">
        <w:rPr>
          <w:rFonts w:ascii="Times New Roman" w:eastAsia="Times New Roman" w:hAnsi="Times New Roman" w:cs="Times New Roman"/>
          <w:sz w:val="24"/>
          <w:szCs w:val="24"/>
        </w:rPr>
        <w:t>0.0</w:t>
      </w:r>
      <w:r w:rsidR="00532158">
        <w:rPr>
          <w:rFonts w:ascii="Times New Roman" w:eastAsia="Times New Roman" w:hAnsi="Times New Roman" w:cs="Times New Roman"/>
          <w:sz w:val="24"/>
          <w:szCs w:val="24"/>
        </w:rPr>
        <w:t>558</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532158">
        <w:rPr>
          <w:rFonts w:ascii="Times New Roman" w:eastAsia="Times New Roman" w:hAnsi="Times New Roman" w:cs="Times New Roman"/>
          <w:sz w:val="24"/>
          <w:szCs w:val="24"/>
        </w:rPr>
        <w:t>0.0641</w:t>
      </w:r>
      <w:r w:rsidR="006F2BC3">
        <w:rPr>
          <w:rFonts w:ascii="Times New Roman" w:eastAsia="Times New Roman" w:hAnsi="Times New Roman" w:cs="Times New Roman"/>
          <w:sz w:val="24"/>
          <w:szCs w:val="24"/>
        </w:rPr>
        <w:t>; 95% CI)</w:t>
      </w:r>
      <w:r w:rsidR="00250512">
        <w:rPr>
          <w:rFonts w:ascii="Times New Roman" w:eastAsia="Times New Roman" w:hAnsi="Times New Roman" w:cs="Times New Roman"/>
          <w:sz w:val="24"/>
          <w:szCs w:val="24"/>
        </w:rPr>
        <w:t xml:space="preserve"> for low dispersal, 0.0621</w:t>
      </w:r>
      <w:r w:rsidR="006F2BC3">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0.0580</w:t>
      </w:r>
      <w:r w:rsidR="00730005">
        <w:rPr>
          <w:rFonts w:ascii="Times New Roman" w:eastAsia="Times New Roman" w:hAnsi="Times New Roman" w:cs="Times New Roman"/>
          <w:sz w:val="24"/>
          <w:szCs w:val="24"/>
        </w:rPr>
        <w:t xml:space="preserve"> </w:t>
      </w:r>
      <w:r w:rsidR="006F2BC3">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0.0662</w:t>
      </w:r>
      <w:r w:rsidR="006F2BC3">
        <w:rPr>
          <w:rFonts w:ascii="Times New Roman" w:eastAsia="Times New Roman" w:hAnsi="Times New Roman" w:cs="Times New Roman"/>
          <w:sz w:val="24"/>
          <w:szCs w:val="24"/>
        </w:rPr>
        <w:t>; 95% CI)</w:t>
      </w:r>
      <w:r w:rsidR="009B001E">
        <w:rPr>
          <w:rFonts w:ascii="Times New Roman" w:eastAsia="Times New Roman" w:hAnsi="Times New Roman" w:cs="Times New Roman"/>
          <w:sz w:val="24"/>
          <w:szCs w:val="24"/>
        </w:rPr>
        <w:t xml:space="preserve"> for moderate dispersal, a</w:t>
      </w:r>
      <w:r w:rsidR="00D23CEC">
        <w:rPr>
          <w:rFonts w:ascii="Times New Roman" w:eastAsia="Times New Roman" w:hAnsi="Times New Roman" w:cs="Times New Roman"/>
          <w:sz w:val="24"/>
          <w:szCs w:val="24"/>
        </w:rPr>
        <w:t xml:space="preserve">nd </w:t>
      </w:r>
      <w:r w:rsidR="00250512">
        <w:rPr>
          <w:rFonts w:ascii="Times New Roman" w:eastAsia="Times New Roman" w:hAnsi="Times New Roman" w:cs="Times New Roman"/>
          <w:sz w:val="24"/>
          <w:szCs w:val="24"/>
        </w:rPr>
        <w:t>0.0600</w:t>
      </w:r>
      <w:r w:rsidR="00D23CEC">
        <w:rPr>
          <w:rFonts w:ascii="Times New Roman" w:eastAsia="Times New Roman" w:hAnsi="Times New Roman" w:cs="Times New Roman"/>
          <w:sz w:val="24"/>
          <w:szCs w:val="24"/>
        </w:rPr>
        <w:t xml:space="preserve"> </w:t>
      </w:r>
      <w:r w:rsidR="00981F59">
        <w:rPr>
          <w:rFonts w:ascii="Times New Roman" w:eastAsia="Times New Roman" w:hAnsi="Times New Roman" w:cs="Times New Roman"/>
          <w:sz w:val="24"/>
          <w:szCs w:val="24"/>
        </w:rPr>
        <w:t>(</w:t>
      </w:r>
      <w:r w:rsidR="00981F59" w:rsidRPr="006F2BC3">
        <w:rPr>
          <w:rFonts w:ascii="Times New Roman" w:eastAsia="Times New Roman" w:hAnsi="Times New Roman" w:cs="Times New Roman"/>
          <w:sz w:val="24"/>
          <w:szCs w:val="24"/>
        </w:rPr>
        <w:t>0.0</w:t>
      </w:r>
      <w:r w:rsidR="00250512">
        <w:rPr>
          <w:rFonts w:ascii="Times New Roman" w:eastAsia="Times New Roman" w:hAnsi="Times New Roman" w:cs="Times New Roman"/>
          <w:sz w:val="24"/>
          <w:szCs w:val="24"/>
        </w:rPr>
        <w:t>562</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sidR="00250512">
        <w:rPr>
          <w:rFonts w:ascii="Times New Roman" w:eastAsia="Times New Roman" w:hAnsi="Times New Roman" w:cs="Times New Roman"/>
          <w:sz w:val="24"/>
          <w:szCs w:val="24"/>
        </w:rPr>
        <w:t>0.0638</w:t>
      </w:r>
      <w:r w:rsidR="00981F59">
        <w:rPr>
          <w:rFonts w:ascii="Times New Roman" w:eastAsia="Times New Roman" w:hAnsi="Times New Roman" w:cs="Times New Roman"/>
          <w:sz w:val="24"/>
          <w:szCs w:val="24"/>
        </w:rPr>
        <w:t xml:space="preserve">; 95% CI) </w:t>
      </w:r>
      <w:r w:rsidR="00D23CEC">
        <w:rPr>
          <w:rFonts w:ascii="Times New Roman" w:eastAsia="Times New Roman" w:hAnsi="Times New Roman" w:cs="Times New Roman"/>
          <w:sz w:val="24"/>
          <w:szCs w:val="24"/>
        </w:rPr>
        <w:t>for high dispersal. FP</w:t>
      </w:r>
      <w:r w:rsidR="009B001E">
        <w:rPr>
          <w:rFonts w:ascii="Times New Roman" w:eastAsia="Times New Roman" w:hAnsi="Times New Roman" w:cs="Times New Roman"/>
          <w:sz w:val="24"/>
          <w:szCs w:val="24"/>
        </w:rPr>
        <w:t xml:space="preserve">R values overall </w:t>
      </w:r>
      <w:r w:rsidR="00D23CEC">
        <w:rPr>
          <w:rFonts w:ascii="Times New Roman" w:eastAsia="Times New Roman" w:hAnsi="Times New Roman" w:cs="Times New Roman"/>
          <w:sz w:val="24"/>
          <w:szCs w:val="24"/>
        </w:rPr>
        <w:t>inc</w:t>
      </w:r>
      <w:r w:rsidR="009B001E">
        <w:rPr>
          <w:rFonts w:ascii="Times New Roman" w:eastAsia="Times New Roman" w:hAnsi="Times New Roman" w:cs="Times New Roman"/>
          <w:sz w:val="24"/>
          <w:szCs w:val="24"/>
        </w:rPr>
        <w:t>rease</w:t>
      </w:r>
      <w:r w:rsidR="00384231">
        <w:rPr>
          <w:rFonts w:ascii="Times New Roman" w:eastAsia="Times New Roman" w:hAnsi="Times New Roman" w:cs="Times New Roman"/>
          <w:sz w:val="24"/>
          <w:szCs w:val="24"/>
        </w:rPr>
        <w:t>d</w:t>
      </w:r>
      <w:r w:rsidR="009B001E">
        <w:rPr>
          <w:rFonts w:ascii="Times New Roman" w:eastAsia="Times New Roman" w:hAnsi="Times New Roman" w:cs="Times New Roman"/>
          <w:sz w:val="24"/>
          <w:szCs w:val="24"/>
        </w:rPr>
        <w:t xml:space="preserve"> with threshold, with a sharp </w:t>
      </w:r>
      <w:r w:rsidR="00D23CEC">
        <w:rPr>
          <w:rFonts w:ascii="Times New Roman" w:eastAsia="Times New Roman" w:hAnsi="Times New Roman" w:cs="Times New Roman"/>
          <w:sz w:val="24"/>
          <w:szCs w:val="24"/>
        </w:rPr>
        <w:t>increase</w:t>
      </w:r>
      <w:r w:rsidR="009B001E">
        <w:rPr>
          <w:rFonts w:ascii="Times New Roman" w:eastAsia="Times New Roman" w:hAnsi="Times New Roman" w:cs="Times New Roman"/>
          <w:sz w:val="24"/>
          <w:szCs w:val="24"/>
        </w:rPr>
        <w:t xml:space="preserve"> </w:t>
      </w:r>
      <w:r w:rsidR="00D23CEC">
        <w:rPr>
          <w:rFonts w:ascii="Times New Roman" w:eastAsia="Times New Roman" w:hAnsi="Times New Roman" w:cs="Times New Roman"/>
          <w:sz w:val="24"/>
          <w:szCs w:val="24"/>
        </w:rPr>
        <w:t xml:space="preserve">at low thresholds </w:t>
      </w:r>
      <w:r w:rsidR="009B001E">
        <w:rPr>
          <w:rFonts w:ascii="Times New Roman" w:eastAsia="Times New Roman" w:hAnsi="Times New Roman" w:cs="Times New Roman"/>
          <w:sz w:val="24"/>
          <w:szCs w:val="24"/>
        </w:rPr>
        <w:t xml:space="preserve">followed by a </w:t>
      </w:r>
      <w:r w:rsidR="00D23CEC">
        <w:rPr>
          <w:rFonts w:ascii="Times New Roman" w:eastAsia="Times New Roman" w:hAnsi="Times New Roman" w:cs="Times New Roman"/>
          <w:sz w:val="24"/>
          <w:szCs w:val="24"/>
        </w:rPr>
        <w:t xml:space="preserve">continued but saturating increase until </w:t>
      </w:r>
      <w:r w:rsidR="00DE45D1">
        <w:rPr>
          <w:rFonts w:ascii="Times New Roman" w:eastAsia="Times New Roman" w:hAnsi="Times New Roman" w:cs="Times New Roman"/>
          <w:sz w:val="24"/>
          <w:szCs w:val="24"/>
        </w:rPr>
        <w:t xml:space="preserve">threshold </w:t>
      </w:r>
      <w:r w:rsidR="00D23CEC">
        <w:rPr>
          <w:rFonts w:ascii="Times New Roman" w:eastAsia="Times New Roman" w:hAnsi="Times New Roman" w:cs="Times New Roman"/>
          <w:sz w:val="24"/>
          <w:szCs w:val="24"/>
        </w:rPr>
        <w:t>0.1</w:t>
      </w:r>
      <w:r w:rsidR="009B001E" w:rsidRPr="006141FC">
        <w:rPr>
          <w:rFonts w:ascii="Times New Roman" w:eastAsia="Times New Roman" w:hAnsi="Times New Roman" w:cs="Times New Roman"/>
          <w:sz w:val="24"/>
          <w:szCs w:val="24"/>
        </w:rPr>
        <w:t>)</w:t>
      </w:r>
      <w:r w:rsidR="009B001E">
        <w:rPr>
          <w:rFonts w:ascii="Times New Roman" w:eastAsia="Times New Roman" w:hAnsi="Times New Roman" w:cs="Times New Roman"/>
          <w:sz w:val="24"/>
          <w:szCs w:val="24"/>
        </w:rPr>
        <w:t xml:space="preserve">. </w:t>
      </w:r>
    </w:p>
    <w:p w14:paraId="38ADA232" w14:textId="3D67D02A" w:rsidR="006814B3" w:rsidRDefault="0051590A" w:rsidP="000E06D6">
      <w:pPr>
        <w:spacing w:before="240" w:after="240" w:line="276" w:lineRule="auto"/>
        <w:rPr>
          <w:rFonts w:ascii="Times New Roman" w:eastAsia="Times New Roman" w:hAnsi="Times New Roman" w:cs="Times New Roman"/>
          <w:sz w:val="24"/>
          <w:szCs w:val="24"/>
        </w:rPr>
      </w:pPr>
      <w:commentRangeStart w:id="259"/>
      <w:r>
        <w:rPr>
          <w:rFonts w:ascii="Times New Roman" w:eastAsia="Times New Roman" w:hAnsi="Times New Roman" w:cs="Times New Roman"/>
          <w:sz w:val="24"/>
          <w:szCs w:val="24"/>
        </w:rPr>
        <w:lastRenderedPageBreak/>
        <w:t>While the order of the performances of scenarios differing in dispersal capacity stayed the same, independently of the number of populations affected</w:t>
      </w:r>
      <w:r w:rsidR="00C26D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FNR (H&gt;M&gt;L for a given number of populations affected; Fig. 3), it was not the case for FPR where this order changes depending on the number of populations affected</w:t>
      </w:r>
      <w:r w:rsidR="0084712E">
        <w:rPr>
          <w:rFonts w:ascii="Times New Roman" w:eastAsia="Times New Roman" w:hAnsi="Times New Roman" w:cs="Times New Roman"/>
          <w:sz w:val="24"/>
          <w:szCs w:val="24"/>
        </w:rPr>
        <w:t xml:space="preserve"> (Fig. 4)</w:t>
      </w:r>
      <w:r>
        <w:rPr>
          <w:rFonts w:ascii="Times New Roman" w:eastAsia="Times New Roman" w:hAnsi="Times New Roman" w:cs="Times New Roman"/>
          <w:sz w:val="24"/>
          <w:szCs w:val="24"/>
        </w:rPr>
        <w:t>.</w:t>
      </w:r>
      <w:commentRangeEnd w:id="259"/>
      <w:r w:rsidR="00485ADA">
        <w:rPr>
          <w:rStyle w:val="Marquedecommentaire"/>
        </w:rPr>
        <w:commentReference w:id="259"/>
      </w:r>
    </w:p>
    <w:p w14:paraId="3BC2CCF4" w14:textId="77777777" w:rsidR="000F4009" w:rsidRDefault="000F4009" w:rsidP="000E06D6">
      <w:pPr>
        <w:spacing w:before="240" w:after="240" w:line="276" w:lineRule="auto"/>
        <w:rPr>
          <w:rFonts w:ascii="Times New Roman" w:eastAsia="Times New Roman" w:hAnsi="Times New Roman" w:cs="Times New Roman"/>
          <w:sz w:val="24"/>
          <w:szCs w:val="24"/>
        </w:rPr>
      </w:pPr>
    </w:p>
    <w:p w14:paraId="7C31E3A7" w14:textId="5C4B0110" w:rsidR="008601CB" w:rsidRPr="0007763B" w:rsidRDefault="008601CB" w:rsidP="000E06D6">
      <w:pPr>
        <w:spacing w:before="240" w:after="240" w:line="276"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5758F8B6" w14:textId="3AD93987" w:rsidR="00104E43" w:rsidRDefault="001079BE"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w:t>
      </w:r>
      <w:r w:rsidR="00B63C0C">
        <w:rPr>
          <w:rFonts w:ascii="Times New Roman" w:eastAsia="Times New Roman" w:hAnsi="Times New Roman" w:cs="Times New Roman"/>
          <w:sz w:val="24"/>
          <w:szCs w:val="24"/>
        </w:rPr>
        <w:t xml:space="preserve"> migration</w:t>
      </w:r>
      <w:r w:rsidR="007F2596" w:rsidRPr="0007763B">
        <w:rPr>
          <w:rFonts w:ascii="Times New Roman" w:eastAsia="Times New Roman" w:hAnsi="Times New Roman" w:cs="Times New Roman"/>
          <w:sz w:val="24"/>
          <w:szCs w:val="24"/>
        </w:rPr>
        <w:t xml:space="preserve">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w:t>
      </w:r>
      <w:r w:rsidR="006A2CC3">
        <w:rPr>
          <w:rFonts w:ascii="Times New Roman" w:eastAsia="Times New Roman" w:hAnsi="Times New Roman" w:cs="Times New Roman"/>
          <w:sz w:val="24"/>
          <w:szCs w:val="24"/>
        </w:rPr>
        <w:t>influenc</w:t>
      </w:r>
      <w:r w:rsidR="00B458A7">
        <w:rPr>
          <w:rFonts w:ascii="Times New Roman" w:eastAsia="Times New Roman" w:hAnsi="Times New Roman" w:cs="Times New Roman"/>
          <w:sz w:val="24"/>
          <w:szCs w:val="24"/>
        </w:rPr>
        <w:t>ed</w:t>
      </w:r>
      <w:r w:rsidRPr="0007763B">
        <w:rPr>
          <w:rFonts w:ascii="Times New Roman" w:eastAsia="Times New Roman" w:hAnsi="Times New Roman" w:cs="Times New Roman"/>
          <w:sz w:val="24"/>
          <w:szCs w:val="24"/>
        </w:rPr>
        <w:t xml:space="preserve"> our ability</w:t>
      </w:r>
      <w:r w:rsidR="007F2596" w:rsidRPr="0007763B">
        <w:rPr>
          <w:rFonts w:ascii="Times New Roman" w:eastAsia="Times New Roman" w:hAnsi="Times New Roman" w:cs="Times New Roman"/>
          <w:sz w:val="24"/>
          <w:szCs w:val="24"/>
        </w:rPr>
        <w:t xml:space="preserve"> to detect </w:t>
      </w:r>
      <w:r w:rsidR="003837A0">
        <w:rPr>
          <w:rFonts w:ascii="Times New Roman" w:eastAsia="Times New Roman" w:hAnsi="Times New Roman" w:cs="Times New Roman"/>
          <w:sz w:val="24"/>
          <w:szCs w:val="24"/>
        </w:rPr>
        <w:t>meaningful</w:t>
      </w:r>
      <w:r w:rsidR="007F2596" w:rsidRPr="0007763B">
        <w:rPr>
          <w:rFonts w:ascii="Times New Roman" w:eastAsia="Times New Roman" w:hAnsi="Times New Roman" w:cs="Times New Roman"/>
          <w:sz w:val="24"/>
          <w:szCs w:val="24"/>
        </w:rPr>
        <w:t xml:space="preserve">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563B0">
        <w:rPr>
          <w:rFonts w:ascii="Times New Roman" w:eastAsia="Times New Roman" w:hAnsi="Times New Roman" w:cs="Times New Roman"/>
          <w:sz w:val="24"/>
          <w:szCs w:val="24"/>
        </w:rPr>
        <w:t xml:space="preserve">Scenarios with </w:t>
      </w:r>
      <w:del w:id="260" w:author="Patrick" w:date="2020-07-29T12:04:00Z">
        <w:r w:rsidR="001563B0" w:rsidDel="00485ADA">
          <w:rPr>
            <w:rFonts w:ascii="Times New Roman" w:eastAsia="Times New Roman" w:hAnsi="Times New Roman" w:cs="Times New Roman"/>
            <w:sz w:val="24"/>
            <w:szCs w:val="24"/>
          </w:rPr>
          <w:delText xml:space="preserve">a lower number of </w:delText>
        </w:r>
      </w:del>
      <w:ins w:id="261" w:author="Patrick" w:date="2020-07-29T12:04:00Z">
        <w:r w:rsidR="00485ADA">
          <w:rPr>
            <w:rFonts w:ascii="Times New Roman" w:eastAsia="Times New Roman" w:hAnsi="Times New Roman" w:cs="Times New Roman"/>
            <w:sz w:val="24"/>
            <w:szCs w:val="24"/>
          </w:rPr>
          <w:t xml:space="preserve">fewer </w:t>
        </w:r>
      </w:ins>
      <w:r w:rsidR="001563B0">
        <w:rPr>
          <w:rFonts w:ascii="Times New Roman" w:eastAsia="Times New Roman" w:hAnsi="Times New Roman" w:cs="Times New Roman"/>
          <w:sz w:val="24"/>
          <w:szCs w:val="24"/>
        </w:rPr>
        <w:t xml:space="preserve">populations </w:t>
      </w:r>
      <w:ins w:id="262" w:author="Patrick" w:date="2020-07-29T12:04:00Z">
        <w:r w:rsidR="00485ADA">
          <w:rPr>
            <w:rFonts w:ascii="Times New Roman" w:eastAsia="Times New Roman" w:hAnsi="Times New Roman" w:cs="Times New Roman"/>
            <w:sz w:val="24"/>
            <w:szCs w:val="24"/>
          </w:rPr>
          <w:t xml:space="preserve">affected </w:t>
        </w:r>
      </w:ins>
      <w:commentRangeStart w:id="263"/>
      <w:del w:id="264" w:author="Patrick" w:date="2020-07-29T12:05:00Z">
        <w:r w:rsidR="001563B0" w:rsidDel="00485ADA">
          <w:rPr>
            <w:rFonts w:ascii="Times New Roman" w:eastAsia="Times New Roman" w:hAnsi="Times New Roman" w:cs="Times New Roman"/>
            <w:sz w:val="24"/>
            <w:szCs w:val="24"/>
          </w:rPr>
          <w:delText xml:space="preserve">consistently performed better </w:delText>
        </w:r>
        <w:commentRangeEnd w:id="263"/>
        <w:r w:rsidR="00485ADA" w:rsidDel="00485ADA">
          <w:rPr>
            <w:rStyle w:val="Marquedecommentaire"/>
          </w:rPr>
          <w:commentReference w:id="263"/>
        </w:r>
        <w:r w:rsidR="001563B0" w:rsidDel="00485ADA">
          <w:rPr>
            <w:rFonts w:ascii="Times New Roman" w:eastAsia="Times New Roman" w:hAnsi="Times New Roman" w:cs="Times New Roman"/>
            <w:sz w:val="24"/>
            <w:szCs w:val="24"/>
          </w:rPr>
          <w:delText>ac</w:delText>
        </w:r>
        <w:r w:rsidR="00535B75" w:rsidDel="00485ADA">
          <w:rPr>
            <w:rFonts w:ascii="Times New Roman" w:eastAsia="Times New Roman" w:hAnsi="Times New Roman" w:cs="Times New Roman"/>
            <w:sz w:val="24"/>
            <w:szCs w:val="24"/>
          </w:rPr>
          <w:delText>cording t</w:delText>
        </w:r>
      </w:del>
      <w:ins w:id="265" w:author="Patrick" w:date="2020-07-29T12:05:00Z">
        <w:r w:rsidR="00485ADA">
          <w:rPr>
            <w:rFonts w:ascii="Times New Roman" w:eastAsia="Times New Roman" w:hAnsi="Times New Roman" w:cs="Times New Roman"/>
            <w:sz w:val="24"/>
            <w:szCs w:val="24"/>
          </w:rPr>
          <w:t xml:space="preserve">exhibited </w:t>
        </w:r>
      </w:ins>
      <w:del w:id="266" w:author="Patrick" w:date="2020-07-29T12:05:00Z">
        <w:r w:rsidR="00535B75" w:rsidDel="00485ADA">
          <w:rPr>
            <w:rFonts w:ascii="Times New Roman" w:eastAsia="Times New Roman" w:hAnsi="Times New Roman" w:cs="Times New Roman"/>
            <w:sz w:val="24"/>
            <w:szCs w:val="24"/>
          </w:rPr>
          <w:delText>o</w:delText>
        </w:r>
      </w:del>
      <w:ins w:id="267" w:author="Patrick" w:date="2020-07-29T12:05:00Z">
        <w:r w:rsidR="00485ADA">
          <w:rPr>
            <w:rFonts w:ascii="Times New Roman" w:eastAsia="Times New Roman" w:hAnsi="Times New Roman" w:cs="Times New Roman"/>
            <w:sz w:val="24"/>
            <w:szCs w:val="24"/>
          </w:rPr>
          <w:t>reduced</w:t>
        </w:r>
      </w:ins>
      <w:r w:rsidR="00535B75">
        <w:rPr>
          <w:rFonts w:ascii="Times New Roman" w:eastAsia="Times New Roman" w:hAnsi="Times New Roman" w:cs="Times New Roman"/>
          <w:sz w:val="24"/>
          <w:szCs w:val="24"/>
        </w:rPr>
        <w:t xml:space="preserve"> </w:t>
      </w:r>
      <w:r w:rsidR="00B06606">
        <w:rPr>
          <w:rFonts w:ascii="Times New Roman" w:eastAsia="Times New Roman" w:hAnsi="Times New Roman" w:cs="Times New Roman"/>
          <w:sz w:val="24"/>
          <w:szCs w:val="24"/>
        </w:rPr>
        <w:t>FN</w:t>
      </w:r>
      <w:r w:rsidR="00535B75">
        <w:rPr>
          <w:rFonts w:ascii="Times New Roman" w:eastAsia="Times New Roman" w:hAnsi="Times New Roman" w:cs="Times New Roman"/>
          <w:sz w:val="24"/>
          <w:szCs w:val="24"/>
        </w:rPr>
        <w:t>R</w:t>
      </w:r>
      <w:ins w:id="268" w:author="Patrick" w:date="2020-07-29T12:05:00Z">
        <w:r w:rsidR="00485ADA">
          <w:rPr>
            <w:rFonts w:ascii="Times New Roman" w:eastAsia="Times New Roman" w:hAnsi="Times New Roman" w:cs="Times New Roman"/>
            <w:sz w:val="24"/>
            <w:szCs w:val="24"/>
          </w:rPr>
          <w:t>s</w:t>
        </w:r>
      </w:ins>
      <w:r w:rsidR="00535B75">
        <w:rPr>
          <w:rFonts w:ascii="Times New Roman" w:eastAsia="Times New Roman" w:hAnsi="Times New Roman" w:cs="Times New Roman"/>
          <w:sz w:val="24"/>
          <w:szCs w:val="24"/>
        </w:rPr>
        <w:t xml:space="preserve">, </w:t>
      </w:r>
      <w:del w:id="269" w:author="Patrick" w:date="2020-07-29T12:05:00Z">
        <w:r w:rsidR="00535B75" w:rsidDel="00485ADA">
          <w:rPr>
            <w:rFonts w:ascii="Times New Roman" w:eastAsia="Times New Roman" w:hAnsi="Times New Roman" w:cs="Times New Roman"/>
            <w:sz w:val="24"/>
            <w:szCs w:val="24"/>
          </w:rPr>
          <w:delText>w</w:delText>
        </w:r>
        <w:r w:rsidR="00B06606" w:rsidDel="00485ADA">
          <w:rPr>
            <w:rFonts w:ascii="Times New Roman" w:eastAsia="Times New Roman" w:hAnsi="Times New Roman" w:cs="Times New Roman"/>
            <w:sz w:val="24"/>
            <w:szCs w:val="24"/>
          </w:rPr>
          <w:delText xml:space="preserve">hile the opposite is true for </w:delText>
        </w:r>
      </w:del>
      <w:ins w:id="270" w:author="Patrick" w:date="2020-07-29T12:05:00Z">
        <w:r w:rsidR="00485ADA">
          <w:rPr>
            <w:rFonts w:ascii="Times New Roman" w:eastAsia="Times New Roman" w:hAnsi="Times New Roman" w:cs="Times New Roman"/>
            <w:sz w:val="24"/>
            <w:szCs w:val="24"/>
          </w:rPr>
          <w:t xml:space="preserve">and an increased </w:t>
        </w:r>
      </w:ins>
      <w:commentRangeStart w:id="271"/>
      <w:r w:rsidR="00B06606">
        <w:rPr>
          <w:rFonts w:ascii="Times New Roman" w:eastAsia="Times New Roman" w:hAnsi="Times New Roman" w:cs="Times New Roman"/>
          <w:sz w:val="24"/>
          <w:szCs w:val="24"/>
        </w:rPr>
        <w:t>FP</w:t>
      </w:r>
      <w:r w:rsidR="00535B75">
        <w:rPr>
          <w:rFonts w:ascii="Times New Roman" w:eastAsia="Times New Roman" w:hAnsi="Times New Roman" w:cs="Times New Roman"/>
          <w:sz w:val="24"/>
          <w:szCs w:val="24"/>
        </w:rPr>
        <w:t>R</w:t>
      </w:r>
      <w:commentRangeEnd w:id="271"/>
      <w:r w:rsidR="00485ADA">
        <w:rPr>
          <w:rStyle w:val="Marquedecommentaire"/>
        </w:rPr>
        <w:commentReference w:id="271"/>
      </w:r>
      <w:r w:rsidR="00535B75">
        <w:rPr>
          <w:rFonts w:ascii="Times New Roman" w:eastAsia="Times New Roman" w:hAnsi="Times New Roman" w:cs="Times New Roman"/>
          <w:sz w:val="24"/>
          <w:szCs w:val="24"/>
        </w:rPr>
        <w:t xml:space="preserve"> (Fig</w:t>
      </w:r>
      <w:r w:rsidR="00AF5779">
        <w:rPr>
          <w:rFonts w:ascii="Times New Roman" w:eastAsia="Times New Roman" w:hAnsi="Times New Roman" w:cs="Times New Roman"/>
          <w:sz w:val="24"/>
          <w:szCs w:val="24"/>
        </w:rPr>
        <w:t>s</w:t>
      </w:r>
      <w:r w:rsidR="00535B75">
        <w:rPr>
          <w:rFonts w:ascii="Times New Roman" w:eastAsia="Times New Roman" w:hAnsi="Times New Roman" w:cs="Times New Roman"/>
          <w:sz w:val="24"/>
          <w:szCs w:val="24"/>
        </w:rPr>
        <w:t>.</w:t>
      </w:r>
      <w:r w:rsidR="006E7977">
        <w:rPr>
          <w:rFonts w:ascii="Times New Roman" w:eastAsia="Times New Roman" w:hAnsi="Times New Roman" w:cs="Times New Roman"/>
          <w:sz w:val="24"/>
          <w:szCs w:val="24"/>
        </w:rPr>
        <w:t xml:space="preserve"> </w:t>
      </w:r>
      <w:r w:rsidR="00B458A7">
        <w:rPr>
          <w:rFonts w:ascii="Times New Roman" w:eastAsia="Times New Roman" w:hAnsi="Times New Roman" w:cs="Times New Roman"/>
          <w:sz w:val="24"/>
          <w:szCs w:val="24"/>
        </w:rPr>
        <w:t>3</w:t>
      </w:r>
      <w:r w:rsidR="00535B75">
        <w:rPr>
          <w:rFonts w:ascii="Times New Roman" w:eastAsia="Times New Roman" w:hAnsi="Times New Roman" w:cs="Times New Roman"/>
          <w:sz w:val="24"/>
          <w:szCs w:val="24"/>
        </w:rPr>
        <w:t>,</w:t>
      </w:r>
      <w:r w:rsidR="00B458A7">
        <w:rPr>
          <w:rFonts w:ascii="Times New Roman" w:eastAsia="Times New Roman" w:hAnsi="Times New Roman" w:cs="Times New Roman"/>
          <w:sz w:val="24"/>
          <w:szCs w:val="24"/>
        </w:rPr>
        <w:t xml:space="preserve"> 4</w:t>
      </w:r>
      <w:r w:rsidR="001563B0">
        <w:rPr>
          <w:rFonts w:ascii="Times New Roman" w:eastAsia="Times New Roman" w:hAnsi="Times New Roman" w:cs="Times New Roman"/>
          <w:sz w:val="24"/>
          <w:szCs w:val="24"/>
        </w:rPr>
        <w:t xml:space="preserve">). </w:t>
      </w:r>
    </w:p>
    <w:p w14:paraId="7BAE442A" w14:textId="2A62EF42" w:rsidR="00A13178" w:rsidRDefault="00A13178" w:rsidP="000E06D6">
      <w:pPr>
        <w:spacing w:before="240" w:after="240" w:line="276" w:lineRule="auto"/>
        <w:rPr>
          <w:rFonts w:ascii="Times New Roman" w:eastAsia="Times New Roman" w:hAnsi="Times New Roman" w:cs="Times New Roman"/>
          <w:sz w:val="24"/>
          <w:szCs w:val="24"/>
        </w:rPr>
      </w:pPr>
      <w:del w:id="272" w:author="Patrick" w:date="2020-07-29T12:13:00Z">
        <w:r w:rsidDel="00A07226">
          <w:rPr>
            <w:rFonts w:ascii="Times New Roman" w:eastAsia="Times New Roman" w:hAnsi="Times New Roman" w:cs="Times New Roman"/>
            <w:sz w:val="24"/>
            <w:szCs w:val="24"/>
          </w:rPr>
          <w:delText>All s</w:delText>
        </w:r>
      </w:del>
      <w:ins w:id="273" w:author="Patrick" w:date="2020-07-29T12:13:00Z">
        <w:r w:rsidR="00A07226">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cenarios </w:t>
      </w:r>
      <w:ins w:id="274" w:author="Patrick" w:date="2020-07-29T12:13:00Z">
        <w:r w:rsidR="00A07226">
          <w:rPr>
            <w:rFonts w:ascii="Times New Roman" w:eastAsia="Times New Roman" w:hAnsi="Times New Roman" w:cs="Times New Roman"/>
            <w:sz w:val="24"/>
            <w:szCs w:val="24"/>
          </w:rPr>
          <w:t xml:space="preserve">in which a single </w:t>
        </w:r>
      </w:ins>
      <w:del w:id="275" w:author="Patrick" w:date="2020-07-29T12:13:00Z">
        <w:r w:rsidDel="00A07226">
          <w:rPr>
            <w:rFonts w:ascii="Times New Roman" w:eastAsia="Times New Roman" w:hAnsi="Times New Roman" w:cs="Times New Roman"/>
            <w:sz w:val="24"/>
            <w:szCs w:val="24"/>
          </w:rPr>
          <w:delText xml:space="preserve">with only one affected </w:delText>
        </w:r>
      </w:del>
      <w:r>
        <w:rPr>
          <w:rFonts w:ascii="Times New Roman" w:eastAsia="Times New Roman" w:hAnsi="Times New Roman" w:cs="Times New Roman"/>
          <w:sz w:val="24"/>
          <w:szCs w:val="24"/>
        </w:rPr>
        <w:t xml:space="preserve">population </w:t>
      </w:r>
      <w:ins w:id="276" w:author="Patrick" w:date="2020-07-29T12:13:00Z">
        <w:r w:rsidR="00A07226">
          <w:rPr>
            <w:rFonts w:ascii="Times New Roman" w:eastAsia="Times New Roman" w:hAnsi="Times New Roman" w:cs="Times New Roman"/>
            <w:sz w:val="24"/>
            <w:szCs w:val="24"/>
          </w:rPr>
          <w:t xml:space="preserve">was affected </w:t>
        </w:r>
      </w:ins>
      <w:r>
        <w:rPr>
          <w:rFonts w:ascii="Times New Roman" w:eastAsia="Times New Roman" w:hAnsi="Times New Roman" w:cs="Times New Roman"/>
          <w:sz w:val="24"/>
          <w:szCs w:val="24"/>
        </w:rPr>
        <w:t>(</w:t>
      </w:r>
      <w:ins w:id="277" w:author="Patrick" w:date="2020-07-29T12:13:00Z">
        <w:r w:rsidR="00A07226">
          <w:rPr>
            <w:rFonts w:ascii="Times New Roman" w:eastAsia="Times New Roman" w:hAnsi="Times New Roman" w:cs="Times New Roman"/>
            <w:sz w:val="24"/>
            <w:szCs w:val="24"/>
          </w:rPr>
          <w:t xml:space="preserve">i.e., </w:t>
        </w:r>
      </w:ins>
      <w:r>
        <w:rPr>
          <w:rFonts w:ascii="Times New Roman" w:eastAsia="Times New Roman" w:hAnsi="Times New Roman" w:cs="Times New Roman"/>
          <w:sz w:val="24"/>
          <w:szCs w:val="24"/>
        </w:rPr>
        <w:t xml:space="preserve">L1, M1, H1) showed perfect FNR (0; Fig. 3), while L2 and M2 reached this perfect FNR </w:t>
      </w:r>
      <w:r w:rsidR="00C26D28">
        <w:rPr>
          <w:rFonts w:ascii="Times New Roman" w:eastAsia="Times New Roman" w:hAnsi="Times New Roman" w:cs="Times New Roman"/>
          <w:sz w:val="24"/>
          <w:szCs w:val="24"/>
        </w:rPr>
        <w:t xml:space="preserve">only for </w:t>
      </w:r>
      <w:r>
        <w:rPr>
          <w:rFonts w:ascii="Times New Roman" w:eastAsia="Times New Roman" w:hAnsi="Times New Roman" w:cs="Times New Roman"/>
          <w:sz w:val="24"/>
          <w:szCs w:val="24"/>
        </w:rPr>
        <w:t>liberal thresholds</w:t>
      </w:r>
      <w:ins w:id="278" w:author="Patrick" w:date="2020-07-29T12:13:00Z">
        <w:r w:rsidR="00A07226">
          <w:rPr>
            <w:rFonts w:ascii="Times New Roman" w:eastAsia="Times New Roman" w:hAnsi="Times New Roman" w:cs="Times New Roman"/>
            <w:sz w:val="24"/>
            <w:szCs w:val="24"/>
          </w:rPr>
          <w:t xml:space="preserve"> (i.e., &gt;</w:t>
        </w:r>
      </w:ins>
      <w:del w:id="279" w:author="Patrick" w:date="2020-07-29T12:13:00Z">
        <w:r w:rsidDel="00A07226">
          <w:rPr>
            <w:rFonts w:ascii="Times New Roman" w:eastAsia="Times New Roman" w:hAnsi="Times New Roman" w:cs="Times New Roman"/>
            <w:sz w:val="24"/>
            <w:szCs w:val="24"/>
          </w:rPr>
          <w:delText xml:space="preserve">, from </w:delText>
        </w:r>
      </w:del>
      <w:r>
        <w:rPr>
          <w:rFonts w:ascii="Times New Roman" w:eastAsia="Times New Roman" w:hAnsi="Times New Roman" w:cs="Times New Roman"/>
          <w:sz w:val="24"/>
          <w:szCs w:val="24"/>
        </w:rPr>
        <w:t>0.03</w:t>
      </w:r>
      <w:ins w:id="280" w:author="Patrick" w:date="2020-07-29T12:13:00Z">
        <w:r w:rsidR="00A07226">
          <w:rPr>
            <w:rFonts w:ascii="Times New Roman" w:eastAsia="Times New Roman" w:hAnsi="Times New Roman" w:cs="Times New Roman"/>
            <w:sz w:val="24"/>
            <w:szCs w:val="24"/>
          </w:rPr>
          <w:t>; Fig ??)</w:t>
        </w:r>
      </w:ins>
      <w:del w:id="281" w:author="Patrick" w:date="2020-07-29T12:13:00Z">
        <w:r w:rsidDel="00A07226">
          <w:rPr>
            <w:rFonts w:ascii="Times New Roman" w:eastAsia="Times New Roman" w:hAnsi="Times New Roman" w:cs="Times New Roman"/>
            <w:sz w:val="24"/>
            <w:szCs w:val="24"/>
          </w:rPr>
          <w:delText xml:space="preserve"> and on</w:delText>
        </w:r>
      </w:del>
      <w:r>
        <w:rPr>
          <w:rFonts w:ascii="Times New Roman" w:eastAsia="Times New Roman" w:hAnsi="Times New Roman" w:cs="Times New Roman"/>
          <w:sz w:val="24"/>
          <w:szCs w:val="24"/>
        </w:rPr>
        <w:t xml:space="preserve">. </w:t>
      </w:r>
      <w:r w:rsidRPr="008E0DB3">
        <w:rPr>
          <w:rFonts w:ascii="Times New Roman" w:eastAsia="Times New Roman" w:hAnsi="Times New Roman" w:cs="Times New Roman"/>
          <w:sz w:val="24"/>
          <w:szCs w:val="24"/>
        </w:rPr>
        <w:t xml:space="preserve">Taking the average from scenarios sharing the same </w:t>
      </w:r>
      <w:r>
        <w:rPr>
          <w:rFonts w:ascii="Times New Roman" w:eastAsia="Times New Roman" w:hAnsi="Times New Roman" w:cs="Times New Roman"/>
          <w:sz w:val="24"/>
          <w:szCs w:val="24"/>
        </w:rPr>
        <w:t>number of populations affected,</w:t>
      </w:r>
      <w:r w:rsidRPr="008E0DB3">
        <w:rPr>
          <w:rFonts w:ascii="Times New Roman" w:eastAsia="Times New Roman" w:hAnsi="Times New Roman" w:cs="Times New Roman"/>
          <w:sz w:val="24"/>
          <w:szCs w:val="24"/>
        </w:rPr>
        <w:t xml:space="preserve"> for the ubiquitous 0.05 threshold (e.g.</w:t>
      </w:r>
      <w:r w:rsidRPr="008E0DB3">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one value for L1, M1, and H1</w:t>
      </w:r>
      <w:r w:rsidRPr="008E0DB3">
        <w:rPr>
          <w:rFonts w:ascii="Times New Roman" w:eastAsia="Times New Roman" w:hAnsi="Times New Roman" w:cs="Times New Roman"/>
          <w:sz w:val="24"/>
          <w:szCs w:val="24"/>
        </w:rPr>
        <w:t xml:space="preserve"> grouped together), we had mean FNRs of</w:t>
      </w:r>
      <w:r>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w:t>
      </w:r>
      <w:r w:rsidRPr="008E0DB3">
        <w:rPr>
          <w:rFonts w:ascii="Times New Roman" w:eastAsia="Times New Roman" w:hAnsi="Times New Roman" w:cs="Times New Roman"/>
          <w:sz w:val="24"/>
          <w:szCs w:val="24"/>
        </w:rPr>
        <w:t xml:space="preserve"> for </w:t>
      </w:r>
      <w:r w:rsidR="00730005">
        <w:rPr>
          <w:rFonts w:ascii="Times New Roman" w:eastAsia="Times New Roman" w:hAnsi="Times New Roman" w:cs="Times New Roman"/>
          <w:sz w:val="24"/>
          <w:szCs w:val="24"/>
        </w:rPr>
        <w:t>scenarios with one affected population as previously stated</w:t>
      </w:r>
      <w:r w:rsidRPr="008E0DB3">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0.0028</w:t>
      </w:r>
      <w:r w:rsidR="00104E43">
        <w:rPr>
          <w:rFonts w:ascii="Times New Roman" w:eastAsia="Times New Roman" w:hAnsi="Times New Roman" w:cs="Times New Roman"/>
          <w:sz w:val="24"/>
          <w:szCs w:val="24"/>
        </w:rPr>
        <w:t xml:space="preserve"> (0 </w:t>
      </w:r>
      <w:r>
        <w:rPr>
          <w:rFonts w:ascii="Times New Roman" w:eastAsia="Times New Roman" w:hAnsi="Times New Roman" w:cs="Times New Roman"/>
          <w:sz w:val="24"/>
          <w:szCs w:val="24"/>
        </w:rPr>
        <w:t>-</w:t>
      </w:r>
      <w:r w:rsidR="0073000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0.00</w:t>
      </w:r>
      <w:r w:rsidR="00730005">
        <w:rPr>
          <w:rFonts w:ascii="Times New Roman" w:eastAsia="Times New Roman" w:hAnsi="Times New Roman" w:cs="Times New Roman"/>
          <w:sz w:val="24"/>
          <w:szCs w:val="24"/>
        </w:rPr>
        <w:t>59</w:t>
      </w:r>
      <w:r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two affected populations</w:t>
      </w:r>
      <w:r w:rsidRPr="008E0DB3">
        <w:rPr>
          <w:rFonts w:ascii="Times New Roman" w:eastAsia="Times New Roman" w:hAnsi="Times New Roman" w:cs="Times New Roman"/>
          <w:sz w:val="24"/>
          <w:szCs w:val="24"/>
        </w:rPr>
        <w:t xml:space="preserve">, and </w:t>
      </w:r>
      <w:r w:rsidR="00730005">
        <w:rPr>
          <w:rFonts w:ascii="Times New Roman" w:eastAsia="Times New Roman" w:hAnsi="Times New Roman" w:cs="Times New Roman"/>
          <w:sz w:val="24"/>
          <w:szCs w:val="24"/>
        </w:rPr>
        <w:t>0.0167</w:t>
      </w:r>
      <w:r w:rsidR="00730005" w:rsidRPr="00730005">
        <w:rPr>
          <w:rFonts w:ascii="Times New Roman" w:eastAsia="Times New Roman" w:hAnsi="Times New Roman" w:cs="Times New Roman"/>
          <w:sz w:val="24"/>
          <w:szCs w:val="24"/>
        </w:rPr>
        <w:t xml:space="preserve"> </w:t>
      </w:r>
      <w:r w:rsidR="00730005">
        <w:rPr>
          <w:rFonts w:ascii="Times New Roman" w:eastAsia="Times New Roman" w:hAnsi="Times New Roman" w:cs="Times New Roman"/>
          <w:sz w:val="24"/>
          <w:szCs w:val="24"/>
        </w:rPr>
        <w:t>(0.0105 – 0.0228</w:t>
      </w:r>
      <w:r w:rsidRPr="008E0DB3">
        <w:rPr>
          <w:rFonts w:ascii="Times New Roman" w:eastAsia="Times New Roman" w:hAnsi="Times New Roman" w:cs="Times New Roman"/>
          <w:sz w:val="24"/>
          <w:szCs w:val="24"/>
        </w:rPr>
        <w:t xml:space="preserve">; 95% CI) for </w:t>
      </w:r>
      <w:r w:rsidR="00730005">
        <w:rPr>
          <w:rFonts w:ascii="Times New Roman" w:eastAsia="Times New Roman" w:hAnsi="Times New Roman" w:cs="Times New Roman"/>
          <w:sz w:val="24"/>
          <w:szCs w:val="24"/>
        </w:rPr>
        <w:t>scenarios with three affected populations</w:t>
      </w:r>
      <w:r w:rsidRPr="008E0DB3">
        <w:rPr>
          <w:rFonts w:ascii="Times New Roman" w:eastAsia="Times New Roman" w:hAnsi="Times New Roman" w:cs="Times New Roman"/>
          <w:sz w:val="24"/>
          <w:szCs w:val="24"/>
        </w:rPr>
        <w:t xml:space="preserve">. FNR values overall decreased with </w:t>
      </w:r>
      <w:commentRangeStart w:id="282"/>
      <w:r w:rsidRPr="008E0DB3">
        <w:rPr>
          <w:rFonts w:ascii="Times New Roman" w:eastAsia="Times New Roman" w:hAnsi="Times New Roman" w:cs="Times New Roman"/>
          <w:sz w:val="24"/>
          <w:szCs w:val="24"/>
        </w:rPr>
        <w:t>threshold</w:t>
      </w:r>
      <w:commentRangeEnd w:id="282"/>
      <w:r w:rsidR="00A07226">
        <w:rPr>
          <w:rStyle w:val="Marquedecommentaire"/>
        </w:rPr>
        <w:commentReference w:id="282"/>
      </w:r>
      <w:r w:rsidRPr="008E0DB3">
        <w:rPr>
          <w:rFonts w:ascii="Times New Roman" w:eastAsia="Times New Roman" w:hAnsi="Times New Roman" w:cs="Times New Roman"/>
          <w:sz w:val="24"/>
          <w:szCs w:val="24"/>
        </w:rPr>
        <w:t>, with a sharp decrease</w:t>
      </w:r>
      <w:ins w:id="283" w:author="Patrick" w:date="2020-07-29T12:17:00Z">
        <w:r w:rsidR="00A07226">
          <w:rPr>
            <w:rFonts w:ascii="Times New Roman" w:eastAsia="Times New Roman" w:hAnsi="Times New Roman" w:cs="Times New Roman"/>
            <w:sz w:val="24"/>
            <w:szCs w:val="24"/>
          </w:rPr>
          <w:t xml:space="preserve"> in FNR</w:t>
        </w:r>
      </w:ins>
      <w:r>
        <w:rPr>
          <w:rFonts w:ascii="Times New Roman" w:eastAsia="Times New Roman" w:hAnsi="Times New Roman" w:cs="Times New Roman"/>
          <w:sz w:val="24"/>
          <w:szCs w:val="24"/>
        </w:rPr>
        <w:t xml:space="preserve"> (most notable for H3) </w:t>
      </w:r>
      <w:r w:rsidRPr="008E0DB3">
        <w:rPr>
          <w:rFonts w:ascii="Times New Roman" w:eastAsia="Times New Roman" w:hAnsi="Times New Roman" w:cs="Times New Roman"/>
          <w:sz w:val="24"/>
          <w:szCs w:val="24"/>
        </w:rPr>
        <w:t>before 0.025 followed by a slower decrease until 0.1.</w:t>
      </w:r>
    </w:p>
    <w:p w14:paraId="53A8B5DC" w14:textId="686DCFB9" w:rsidR="00C5386F" w:rsidRDefault="005C7AE2"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w:t>
      </w:r>
      <w:commentRangeStart w:id="284"/>
      <w:r>
        <w:rPr>
          <w:rFonts w:ascii="Times New Roman" w:eastAsia="Times New Roman" w:hAnsi="Times New Roman" w:cs="Times New Roman"/>
          <w:sz w:val="24"/>
          <w:szCs w:val="24"/>
        </w:rPr>
        <w:t>by</w:t>
      </w:r>
      <w:commentRangeEnd w:id="284"/>
      <w:r w:rsidR="00A07226">
        <w:rPr>
          <w:rStyle w:val="Marquedecommentaire"/>
        </w:rPr>
        <w:commentReference w:id="284"/>
      </w:r>
      <w:r>
        <w:rPr>
          <w:rFonts w:ascii="Times New Roman" w:eastAsia="Times New Roman" w:hAnsi="Times New Roman" w:cs="Times New Roman"/>
          <w:sz w:val="24"/>
          <w:szCs w:val="24"/>
        </w:rPr>
        <w:t xml:space="preserve"> the overlap of FPR values across scenarios with similar number</w:t>
      </w:r>
      <w:r w:rsidR="00C26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populations affected rather than </w:t>
      </w:r>
      <w:r w:rsidR="004225F4">
        <w:rPr>
          <w:rFonts w:ascii="Times New Roman" w:eastAsia="Times New Roman" w:hAnsi="Times New Roman" w:cs="Times New Roman"/>
          <w:sz w:val="24"/>
          <w:szCs w:val="24"/>
        </w:rPr>
        <w:t>a</w:t>
      </w:r>
      <w:r>
        <w:rPr>
          <w:rFonts w:ascii="Times New Roman" w:eastAsia="Times New Roman" w:hAnsi="Times New Roman" w:cs="Times New Roman"/>
          <w:sz w:val="24"/>
          <w:szCs w:val="24"/>
        </w:rPr>
        <w:t>cross scenarios with similar</w:t>
      </w:r>
      <w:r w:rsidR="002345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dispersal, the number of populations affected generally influenced the FPR performance more than dispersal, for the levels we used in the simulations (Table 2; Figs. 3, 4).</w:t>
      </w:r>
      <w:r w:rsidR="004225F4">
        <w:rPr>
          <w:rFonts w:ascii="Times New Roman" w:eastAsia="Times New Roman" w:hAnsi="Times New Roman" w:cs="Times New Roman"/>
          <w:sz w:val="24"/>
          <w:szCs w:val="24"/>
        </w:rPr>
        <w:t xml:space="preserve"> Using the same conservative definition of an acceptable FPR as previously described</w:t>
      </w:r>
      <w:r w:rsidR="00254C32">
        <w:rPr>
          <w:rFonts w:ascii="Times New Roman" w:eastAsia="Times New Roman" w:hAnsi="Times New Roman" w:cs="Times New Roman"/>
          <w:sz w:val="24"/>
          <w:szCs w:val="24"/>
        </w:rPr>
        <w:t xml:space="preserve"> (&lt; alpha)</w:t>
      </w:r>
      <w:r w:rsidR="004225F4" w:rsidRPr="00D3227E">
        <w:rPr>
          <w:rFonts w:ascii="Times New Roman" w:eastAsia="Times New Roman" w:hAnsi="Times New Roman" w:cs="Times New Roman"/>
          <w:sz w:val="24"/>
          <w:szCs w:val="24"/>
        </w:rPr>
        <w:t xml:space="preserve">, we </w:t>
      </w:r>
      <w:r w:rsidR="004225F4">
        <w:rPr>
          <w:rFonts w:ascii="Times New Roman" w:eastAsia="Times New Roman" w:hAnsi="Times New Roman" w:cs="Times New Roman"/>
          <w:sz w:val="24"/>
          <w:szCs w:val="24"/>
        </w:rPr>
        <w:t>can see that scenarios with only one affected population never offered acceptable FPR values while those with two and three populations offered acceptable FPR values at thresholds higher than 0.0750 and 0.0450, respectively (Table 2).</w:t>
      </w:r>
      <w:r w:rsidR="00497A69">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 xml:space="preserve">FPR averages from scenario sharing the same </w:t>
      </w:r>
      <w:r w:rsidR="00497A69">
        <w:rPr>
          <w:rFonts w:ascii="Times New Roman" w:eastAsia="Times New Roman" w:hAnsi="Times New Roman" w:cs="Times New Roman"/>
          <w:sz w:val="24"/>
          <w:szCs w:val="24"/>
        </w:rPr>
        <w:t>number of populations affected</w:t>
      </w:r>
      <w:r w:rsidR="00497A69" w:rsidRPr="00497A69">
        <w:rPr>
          <w:rFonts w:ascii="Times New Roman" w:eastAsia="Times New Roman" w:hAnsi="Times New Roman" w:cs="Times New Roman"/>
          <w:sz w:val="24"/>
          <w:szCs w:val="24"/>
        </w:rPr>
        <w:t xml:space="preserve">, for the 0.05 threshold, were </w:t>
      </w:r>
      <w:r w:rsidR="00715DD3" w:rsidRPr="00715DD3">
        <w:rPr>
          <w:rFonts w:ascii="Times New Roman" w:eastAsia="Times New Roman" w:hAnsi="Times New Roman" w:cs="Times New Roman"/>
          <w:sz w:val="24"/>
          <w:szCs w:val="24"/>
        </w:rPr>
        <w:t>0.0820</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0.0778</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0.0863</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one affected population</w:t>
      </w:r>
      <w:r w:rsidR="00497A69" w:rsidRPr="00497A69">
        <w:rPr>
          <w:rFonts w:ascii="Times New Roman" w:eastAsia="Times New Roman" w:hAnsi="Times New Roman" w:cs="Times New Roman"/>
          <w:sz w:val="24"/>
          <w:szCs w:val="24"/>
        </w:rPr>
        <w:t xml:space="preserve">, </w:t>
      </w:r>
      <w:r w:rsidR="00715DD3" w:rsidRPr="00715DD3">
        <w:rPr>
          <w:rFonts w:ascii="Times New Roman" w:eastAsia="Times New Roman" w:hAnsi="Times New Roman" w:cs="Times New Roman"/>
          <w:sz w:val="24"/>
          <w:szCs w:val="24"/>
        </w:rPr>
        <w:t xml:space="preserve">0.0553 </w:t>
      </w:r>
      <w:r w:rsidR="00497A69" w:rsidRPr="00497A69">
        <w:rPr>
          <w:rFonts w:ascii="Times New Roman" w:eastAsia="Times New Roman" w:hAnsi="Times New Roman" w:cs="Times New Roman"/>
          <w:sz w:val="24"/>
          <w:szCs w:val="24"/>
        </w:rPr>
        <w:t>(</w:t>
      </w:r>
      <w:r w:rsidR="00715DD3">
        <w:rPr>
          <w:rFonts w:ascii="Times New Roman" w:eastAsia="Times New Roman" w:hAnsi="Times New Roman" w:cs="Times New Roman"/>
          <w:sz w:val="24"/>
          <w:szCs w:val="24"/>
        </w:rPr>
        <w:t>0.0516</w:t>
      </w:r>
      <w:r w:rsidR="00497A69" w:rsidRPr="00497A69">
        <w:rPr>
          <w:rFonts w:ascii="Times New Roman" w:eastAsia="Times New Roman" w:hAnsi="Times New Roman" w:cs="Times New Roman"/>
          <w:sz w:val="24"/>
          <w:szCs w:val="24"/>
        </w:rPr>
        <w:t xml:space="preserve"> - </w:t>
      </w:r>
      <w:r w:rsidR="00715DD3">
        <w:rPr>
          <w:rFonts w:ascii="Times New Roman" w:eastAsia="Times New Roman" w:hAnsi="Times New Roman" w:cs="Times New Roman"/>
          <w:sz w:val="24"/>
          <w:szCs w:val="24"/>
        </w:rPr>
        <w:t>0.0591</w:t>
      </w:r>
      <w:r w:rsidR="00497A69" w:rsidRPr="00497A69">
        <w:rPr>
          <w:rFonts w:ascii="Times New Roman" w:eastAsia="Times New Roman" w:hAnsi="Times New Roman" w:cs="Times New Roman"/>
          <w:sz w:val="24"/>
          <w:szCs w:val="24"/>
        </w:rPr>
        <w:t xml:space="preserve">; 95% CI) for </w:t>
      </w:r>
      <w:r w:rsidR="00715DD3">
        <w:rPr>
          <w:rFonts w:ascii="Times New Roman" w:eastAsia="Times New Roman" w:hAnsi="Times New Roman" w:cs="Times New Roman"/>
          <w:sz w:val="24"/>
          <w:szCs w:val="24"/>
        </w:rPr>
        <w:t>scenarios with two affected populations</w:t>
      </w:r>
      <w:r w:rsidR="00497A69" w:rsidRPr="00497A69">
        <w:rPr>
          <w:rFonts w:ascii="Times New Roman" w:eastAsia="Times New Roman" w:hAnsi="Times New Roman" w:cs="Times New Roman"/>
          <w:sz w:val="24"/>
          <w:szCs w:val="24"/>
        </w:rPr>
        <w:t xml:space="preserve">, and </w:t>
      </w:r>
      <w:r w:rsidR="00715DD3">
        <w:rPr>
          <w:rFonts w:ascii="Times New Roman" w:eastAsia="Times New Roman" w:hAnsi="Times New Roman" w:cs="Times New Roman"/>
          <w:sz w:val="24"/>
          <w:szCs w:val="24"/>
        </w:rPr>
        <w:t>0.0447</w:t>
      </w:r>
      <w:r w:rsidR="00715DD3" w:rsidRPr="00715DD3">
        <w:rPr>
          <w:rFonts w:ascii="Times New Roman" w:eastAsia="Times New Roman" w:hAnsi="Times New Roman" w:cs="Times New Roman"/>
          <w:sz w:val="24"/>
          <w:szCs w:val="24"/>
        </w:rPr>
        <w:t xml:space="preserve"> </w:t>
      </w:r>
      <w:r w:rsidR="00497A69" w:rsidRPr="00497A69">
        <w:rPr>
          <w:rFonts w:ascii="Times New Roman" w:eastAsia="Times New Roman" w:hAnsi="Times New Roman" w:cs="Times New Roman"/>
          <w:sz w:val="24"/>
          <w:szCs w:val="24"/>
        </w:rPr>
        <w:t>(</w:t>
      </w:r>
      <w:r w:rsidR="00715DD3" w:rsidRPr="00715DD3">
        <w:rPr>
          <w:rFonts w:ascii="Times New Roman" w:eastAsia="Times New Roman" w:hAnsi="Times New Roman" w:cs="Times New Roman"/>
          <w:sz w:val="24"/>
          <w:szCs w:val="24"/>
        </w:rPr>
        <w:t xml:space="preserve">0.0413 </w:t>
      </w:r>
      <w:r w:rsidR="00497A69" w:rsidRPr="00497A69">
        <w:rPr>
          <w:rFonts w:ascii="Times New Roman" w:eastAsia="Times New Roman" w:hAnsi="Times New Roman" w:cs="Times New Roman"/>
          <w:sz w:val="24"/>
          <w:szCs w:val="24"/>
        </w:rPr>
        <w:t xml:space="preserve">- </w:t>
      </w:r>
      <w:r w:rsidR="00715DD3">
        <w:rPr>
          <w:rFonts w:ascii="Times New Roman" w:eastAsia="Times New Roman" w:hAnsi="Times New Roman" w:cs="Times New Roman"/>
          <w:sz w:val="24"/>
          <w:szCs w:val="24"/>
        </w:rPr>
        <w:t>0.0481</w:t>
      </w:r>
      <w:r w:rsidR="00CE3EED">
        <w:rPr>
          <w:rFonts w:ascii="Times New Roman" w:eastAsia="Times New Roman" w:hAnsi="Times New Roman" w:cs="Times New Roman"/>
          <w:sz w:val="24"/>
          <w:szCs w:val="24"/>
        </w:rPr>
        <w:t xml:space="preserve">; 95% CI) </w:t>
      </w:r>
      <w:r w:rsidR="00F316B6" w:rsidRPr="008E0DB3">
        <w:rPr>
          <w:rFonts w:ascii="Times New Roman" w:eastAsia="Times New Roman" w:hAnsi="Times New Roman" w:cs="Times New Roman"/>
          <w:sz w:val="24"/>
          <w:szCs w:val="24"/>
        </w:rPr>
        <w:t xml:space="preserve">for </w:t>
      </w:r>
      <w:r w:rsidR="00F316B6">
        <w:rPr>
          <w:rFonts w:ascii="Times New Roman" w:eastAsia="Times New Roman" w:hAnsi="Times New Roman" w:cs="Times New Roman"/>
          <w:sz w:val="24"/>
          <w:szCs w:val="24"/>
        </w:rPr>
        <w:t>scenarios with three affected populations</w:t>
      </w:r>
      <w:r w:rsidR="008D4364">
        <w:rPr>
          <w:rFonts w:ascii="Times New Roman" w:eastAsia="Times New Roman" w:hAnsi="Times New Roman" w:cs="Times New Roman"/>
          <w:sz w:val="24"/>
          <w:szCs w:val="24"/>
        </w:rPr>
        <w:t>.</w:t>
      </w:r>
    </w:p>
    <w:p w14:paraId="10382F48" w14:textId="77777777" w:rsidR="0051590A" w:rsidRPr="0007763B" w:rsidRDefault="0051590A" w:rsidP="000E06D6">
      <w:pPr>
        <w:spacing w:before="240" w:after="240" w:line="276" w:lineRule="auto"/>
        <w:rPr>
          <w:rFonts w:ascii="Times New Roman" w:eastAsia="Times New Roman" w:hAnsi="Times New Roman" w:cs="Times New Roman"/>
          <w:sz w:val="24"/>
          <w:szCs w:val="24"/>
        </w:rPr>
      </w:pPr>
    </w:p>
    <w:p w14:paraId="66F550FC" w14:textId="2D379466" w:rsidR="008601CB" w:rsidRPr="0007763B" w:rsidRDefault="00F93E4E" w:rsidP="000E06D6">
      <w:pPr>
        <w:spacing w:before="240"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Time interval </w:t>
      </w:r>
      <w:r w:rsidR="008661B5">
        <w:rPr>
          <w:rFonts w:ascii="Times New Roman" w:eastAsia="Times New Roman" w:hAnsi="Times New Roman" w:cs="Times New Roman"/>
          <w:i/>
          <w:sz w:val="24"/>
          <w:szCs w:val="24"/>
        </w:rPr>
        <w:t>between samplings</w:t>
      </w:r>
    </w:p>
    <w:p w14:paraId="4E2D29FA" w14:textId="166368DD" w:rsidR="00B031BE" w:rsidRDefault="004B4990" w:rsidP="000E06D6">
      <w:pPr>
        <w:spacing w:before="240" w:after="240" w:line="276" w:lineRule="auto"/>
        <w:rPr>
          <w:rFonts w:ascii="Times New Roman" w:eastAsia="Times New Roman" w:hAnsi="Times New Roman" w:cs="Times New Roman"/>
          <w:sz w:val="24"/>
          <w:szCs w:val="24"/>
        </w:rPr>
      </w:pPr>
      <w:ins w:id="285" w:author="Patrick" w:date="2020-07-29T12:19:00Z">
        <w:r>
          <w:rPr>
            <w:rFonts w:ascii="Times New Roman" w:eastAsia="Times New Roman" w:hAnsi="Times New Roman" w:cs="Times New Roman"/>
            <w:sz w:val="24"/>
            <w:szCs w:val="24"/>
          </w:rPr>
          <w:t xml:space="preserve">We found that </w:t>
        </w:r>
      </w:ins>
      <w:del w:id="286" w:author="Patrick" w:date="2020-07-29T12:19:00Z">
        <w:r w:rsidR="00261B7F" w:rsidRPr="0007763B" w:rsidDel="004B4990">
          <w:rPr>
            <w:rFonts w:ascii="Times New Roman" w:eastAsia="Times New Roman" w:hAnsi="Times New Roman" w:cs="Times New Roman"/>
            <w:sz w:val="24"/>
            <w:szCs w:val="24"/>
          </w:rPr>
          <w:delText xml:space="preserve">As hypothesized from the nature of genetic processes in connected populations, </w:delText>
        </w:r>
      </w:del>
      <w:r w:rsidR="00261B7F" w:rsidRPr="0007763B">
        <w:rPr>
          <w:rFonts w:ascii="Times New Roman" w:eastAsia="Times New Roman" w:hAnsi="Times New Roman" w:cs="Times New Roman"/>
          <w:sz w:val="24"/>
          <w:szCs w:val="24"/>
        </w:rPr>
        <w:t xml:space="preserve">the </w:t>
      </w:r>
      <w:r w:rsidR="00261B7F">
        <w:rPr>
          <w:rFonts w:ascii="Times New Roman" w:eastAsia="Times New Roman" w:hAnsi="Times New Roman" w:cs="Times New Roman"/>
          <w:sz w:val="24"/>
          <w:szCs w:val="24"/>
        </w:rPr>
        <w:t xml:space="preserve">genetic </w:t>
      </w:r>
      <w:r w:rsidR="00261B7F" w:rsidRPr="0007763B">
        <w:rPr>
          <w:rFonts w:ascii="Times New Roman" w:eastAsia="Times New Roman" w:hAnsi="Times New Roman" w:cs="Times New Roman"/>
          <w:sz w:val="24"/>
          <w:szCs w:val="24"/>
        </w:rPr>
        <w:t>signal of the demographic event</w:t>
      </w:r>
      <w:r w:rsidR="00BE3F8E">
        <w:rPr>
          <w:rFonts w:ascii="Times New Roman" w:eastAsia="Times New Roman" w:hAnsi="Times New Roman" w:cs="Times New Roman"/>
          <w:sz w:val="24"/>
          <w:szCs w:val="24"/>
        </w:rPr>
        <w:t xml:space="preserve"> </w:t>
      </w:r>
      <w:del w:id="287" w:author="Patrick" w:date="2020-07-29T12:19:00Z">
        <w:r w:rsidR="00261B7F" w:rsidRPr="0007763B" w:rsidDel="004B4990">
          <w:rPr>
            <w:rFonts w:ascii="Times New Roman" w:eastAsia="Times New Roman" w:hAnsi="Times New Roman" w:cs="Times New Roman"/>
            <w:sz w:val="24"/>
            <w:szCs w:val="24"/>
          </w:rPr>
          <w:delText xml:space="preserve">inflicted upon populations </w:delText>
        </w:r>
      </w:del>
      <w:r w:rsidR="00823BCE">
        <w:rPr>
          <w:rFonts w:ascii="Times New Roman" w:eastAsia="Times New Roman" w:hAnsi="Times New Roman" w:cs="Times New Roman"/>
          <w:sz w:val="24"/>
          <w:szCs w:val="24"/>
        </w:rPr>
        <w:t>decays</w:t>
      </w:r>
      <w:r w:rsidR="00261B7F" w:rsidRPr="0007763B">
        <w:rPr>
          <w:rFonts w:ascii="Times New Roman" w:eastAsia="Times New Roman" w:hAnsi="Times New Roman" w:cs="Times New Roman"/>
          <w:sz w:val="24"/>
          <w:szCs w:val="24"/>
        </w:rPr>
        <w:t xml:space="preserve"> over time</w:t>
      </w:r>
      <w:ins w:id="288" w:author="Patrick" w:date="2020-07-29T12:20:00Z">
        <w:r>
          <w:rPr>
            <w:rFonts w:ascii="Times New Roman" w:eastAsia="Times New Roman" w:hAnsi="Times New Roman" w:cs="Times New Roman"/>
            <w:sz w:val="24"/>
            <w:szCs w:val="24"/>
          </w:rPr>
          <w:t xml:space="preserve">, and that </w:t>
        </w:r>
        <w:r>
          <w:rPr>
            <w:rFonts w:ascii="Times New Roman" w:eastAsia="Times New Roman" w:hAnsi="Times New Roman" w:cs="Times New Roman"/>
            <w:sz w:val="24"/>
            <w:szCs w:val="24"/>
          </w:rPr>
          <w:lastRenderedPageBreak/>
          <w:t>TGI i</w:t>
        </w:r>
        <w:commentRangeStart w:id="289"/>
        <w:r>
          <w:rPr>
            <w:rFonts w:ascii="Times New Roman" w:eastAsia="Times New Roman" w:hAnsi="Times New Roman" w:cs="Times New Roman"/>
            <w:sz w:val="24"/>
            <w:szCs w:val="24"/>
          </w:rPr>
          <w:t>s useful for identifying significant changes in genetic diversity at a time scale of XX-YY years</w:t>
        </w:r>
        <w:commentRangeEnd w:id="289"/>
        <w:r>
          <w:rPr>
            <w:rStyle w:val="Marquedecommentaire"/>
          </w:rPr>
          <w:commentReference w:id="289"/>
        </w:r>
      </w:ins>
      <w:r w:rsidR="00261B7F" w:rsidRPr="0007763B">
        <w:rPr>
          <w:rFonts w:ascii="Times New Roman" w:eastAsia="Times New Roman" w:hAnsi="Times New Roman" w:cs="Times New Roman"/>
          <w:sz w:val="24"/>
          <w:szCs w:val="24"/>
        </w:rPr>
        <w:t>.</w:t>
      </w:r>
      <w:r w:rsidR="00261B7F">
        <w:rPr>
          <w:rFonts w:ascii="Times New Roman" w:eastAsia="Times New Roman" w:hAnsi="Times New Roman" w:cs="Times New Roman"/>
          <w:sz w:val="24"/>
          <w:szCs w:val="24"/>
        </w:rPr>
        <w:t xml:space="preserve"> </w:t>
      </w:r>
      <w:del w:id="290" w:author="Patrick" w:date="2020-07-29T12:20:00Z">
        <w:r w:rsidR="008661B5" w:rsidDel="004B4990">
          <w:rPr>
            <w:rFonts w:ascii="Times New Roman" w:eastAsia="Times New Roman" w:hAnsi="Times New Roman" w:cs="Times New Roman"/>
            <w:sz w:val="24"/>
            <w:szCs w:val="24"/>
          </w:rPr>
          <w:delText>Generally, t</w:delText>
        </w:r>
      </w:del>
      <w:ins w:id="291" w:author="Patrick" w:date="2020-07-29T12:20:00Z">
        <w:r>
          <w:rPr>
            <w:rFonts w:ascii="Times New Roman" w:eastAsia="Times New Roman" w:hAnsi="Times New Roman" w:cs="Times New Roman"/>
            <w:sz w:val="24"/>
            <w:szCs w:val="24"/>
          </w:rPr>
          <w:t>T</w:t>
        </w:r>
      </w:ins>
      <w:r w:rsidR="00A30430" w:rsidRPr="0007763B">
        <w:rPr>
          <w:rFonts w:ascii="Times New Roman" w:eastAsia="Times New Roman" w:hAnsi="Times New Roman" w:cs="Times New Roman"/>
          <w:sz w:val="24"/>
          <w:szCs w:val="24"/>
        </w:rPr>
        <w:t>he longe</w:t>
      </w:r>
      <w:r w:rsidR="007F43DF">
        <w:rPr>
          <w:rFonts w:ascii="Times New Roman" w:eastAsia="Times New Roman" w:hAnsi="Times New Roman" w:cs="Times New Roman"/>
          <w:sz w:val="24"/>
          <w:szCs w:val="24"/>
        </w:rPr>
        <w:t>r the interval between</w:t>
      </w:r>
      <w:r w:rsidR="008661B5">
        <w:rPr>
          <w:rFonts w:ascii="Times New Roman" w:eastAsia="Times New Roman" w:hAnsi="Times New Roman" w:cs="Times New Roman"/>
          <w:sz w:val="24"/>
          <w:szCs w:val="24"/>
        </w:rPr>
        <w:t xml:space="preserve"> a pre-</w:t>
      </w:r>
      <w:del w:id="292" w:author="Patrick" w:date="2020-07-29T12:20:00Z">
        <w:r w:rsidR="008661B5" w:rsidDel="004B4990">
          <w:rPr>
            <w:rFonts w:ascii="Times New Roman" w:eastAsia="Times New Roman" w:hAnsi="Times New Roman" w:cs="Times New Roman"/>
            <w:sz w:val="24"/>
            <w:szCs w:val="24"/>
          </w:rPr>
          <w:delText>event</w:delText>
        </w:r>
      </w:del>
      <w:r w:rsidR="008661B5">
        <w:rPr>
          <w:rFonts w:ascii="Times New Roman" w:eastAsia="Times New Roman" w:hAnsi="Times New Roman" w:cs="Times New Roman"/>
          <w:sz w:val="24"/>
          <w:szCs w:val="24"/>
        </w:rPr>
        <w:t xml:space="preserve"> and </w:t>
      </w:r>
      <w:r w:rsidR="00BE3F8E">
        <w:rPr>
          <w:rFonts w:ascii="Times New Roman" w:eastAsia="Times New Roman" w:hAnsi="Times New Roman" w:cs="Times New Roman"/>
          <w:sz w:val="24"/>
          <w:szCs w:val="24"/>
        </w:rPr>
        <w:t xml:space="preserve">a </w:t>
      </w:r>
      <w:r w:rsidR="008661B5">
        <w:rPr>
          <w:rFonts w:ascii="Times New Roman" w:eastAsia="Times New Roman" w:hAnsi="Times New Roman" w:cs="Times New Roman"/>
          <w:sz w:val="24"/>
          <w:szCs w:val="24"/>
        </w:rPr>
        <w:t>post-event sampling</w:t>
      </w:r>
      <w:r w:rsidR="00A30430" w:rsidRPr="0007763B">
        <w:rPr>
          <w:rFonts w:ascii="Times New Roman" w:eastAsia="Times New Roman" w:hAnsi="Times New Roman" w:cs="Times New Roman"/>
          <w:sz w:val="24"/>
          <w:szCs w:val="24"/>
        </w:rPr>
        <w:t xml:space="preserve">, the </w:t>
      </w:r>
      <w:r w:rsidR="00BE3F8E">
        <w:rPr>
          <w:rFonts w:ascii="Times New Roman" w:eastAsia="Times New Roman" w:hAnsi="Times New Roman" w:cs="Times New Roman"/>
          <w:sz w:val="24"/>
          <w:szCs w:val="24"/>
        </w:rPr>
        <w:t>lower the</w:t>
      </w:r>
      <w:r w:rsidR="00BE3F8E" w:rsidRPr="0007763B">
        <w:rPr>
          <w:rFonts w:ascii="Times New Roman" w:eastAsia="Times New Roman" w:hAnsi="Times New Roman" w:cs="Times New Roman"/>
          <w:sz w:val="24"/>
          <w:szCs w:val="24"/>
        </w:rPr>
        <w:t xml:space="preserve"> </w:t>
      </w:r>
      <w:r w:rsidR="00A30430" w:rsidRPr="0007763B">
        <w:rPr>
          <w:rFonts w:ascii="Times New Roman" w:eastAsia="Times New Roman" w:hAnsi="Times New Roman" w:cs="Times New Roman"/>
          <w:sz w:val="24"/>
          <w:szCs w:val="24"/>
        </w:rPr>
        <w:t xml:space="preserve">power </w:t>
      </w:r>
      <w:r w:rsidR="00BE3F8E">
        <w:rPr>
          <w:rFonts w:ascii="Times New Roman" w:eastAsia="Times New Roman" w:hAnsi="Times New Roman" w:cs="Times New Roman"/>
          <w:sz w:val="24"/>
          <w:szCs w:val="24"/>
        </w:rPr>
        <w:t>available</w:t>
      </w:r>
      <w:r w:rsidR="00AE35CD">
        <w:rPr>
          <w:rFonts w:ascii="Times New Roman" w:eastAsia="Times New Roman" w:hAnsi="Times New Roman" w:cs="Times New Roman"/>
          <w:sz w:val="24"/>
          <w:szCs w:val="24"/>
        </w:rPr>
        <w:t xml:space="preserve"> to detect the demographic event</w:t>
      </w:r>
      <w:r w:rsidR="007F43DF">
        <w:rPr>
          <w:rFonts w:ascii="Times New Roman" w:eastAsia="Times New Roman" w:hAnsi="Times New Roman" w:cs="Times New Roman"/>
          <w:sz w:val="24"/>
          <w:szCs w:val="24"/>
        </w:rPr>
        <w:t xml:space="preserve">, as evidenced by the increase in </w:t>
      </w:r>
      <w:r w:rsidR="00C61BAE" w:rsidRPr="0007763B">
        <w:rPr>
          <w:rFonts w:ascii="Times New Roman" w:eastAsia="Times New Roman" w:hAnsi="Times New Roman" w:cs="Times New Roman"/>
          <w:sz w:val="24"/>
          <w:szCs w:val="24"/>
        </w:rPr>
        <w:t>false positives</w:t>
      </w:r>
      <w:r w:rsidR="008661B5">
        <w:rPr>
          <w:rFonts w:ascii="Times New Roman" w:eastAsia="Times New Roman" w:hAnsi="Times New Roman" w:cs="Times New Roman"/>
          <w:sz w:val="24"/>
          <w:szCs w:val="24"/>
        </w:rPr>
        <w:t xml:space="preserve"> and false negatives for several scenarios</w:t>
      </w:r>
      <w:r w:rsidR="007F43DF">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5</w:t>
      </w:r>
      <w:r w:rsidR="00043A33">
        <w:rPr>
          <w:rFonts w:ascii="Times New Roman" w:eastAsia="Times New Roman" w:hAnsi="Times New Roman" w:cs="Times New Roman"/>
          <w:sz w:val="24"/>
          <w:szCs w:val="24"/>
        </w:rPr>
        <w:t>, 6</w:t>
      </w:r>
      <w:r w:rsidR="008661B5">
        <w:rPr>
          <w:rFonts w:ascii="Times New Roman" w:eastAsia="Times New Roman" w:hAnsi="Times New Roman" w:cs="Times New Roman"/>
          <w:sz w:val="24"/>
          <w:szCs w:val="24"/>
        </w:rPr>
        <w:t>)</w:t>
      </w:r>
      <w:r w:rsidR="00C61BAE" w:rsidRPr="0007763B">
        <w:rPr>
          <w:rFonts w:ascii="Times New Roman" w:eastAsia="Times New Roman" w:hAnsi="Times New Roman" w:cs="Times New Roman"/>
          <w:sz w:val="24"/>
          <w:szCs w:val="24"/>
        </w:rPr>
        <w:t xml:space="preserve">. </w:t>
      </w:r>
      <w:r w:rsidR="006D198B">
        <w:rPr>
          <w:rFonts w:ascii="Times New Roman" w:eastAsia="Times New Roman" w:hAnsi="Times New Roman" w:cs="Times New Roman"/>
          <w:sz w:val="24"/>
          <w:szCs w:val="24"/>
        </w:rPr>
        <w:t xml:space="preserve">However, this </w:t>
      </w:r>
      <w:ins w:id="293" w:author="Patrick" w:date="2020-07-29T12:21:00Z">
        <w:r>
          <w:rPr>
            <w:rFonts w:ascii="Times New Roman" w:eastAsia="Times New Roman" w:hAnsi="Times New Roman" w:cs="Times New Roman"/>
            <w:sz w:val="24"/>
            <w:szCs w:val="24"/>
          </w:rPr>
          <w:t xml:space="preserve">effect </w:t>
        </w:r>
      </w:ins>
      <w:r w:rsidR="006D198B">
        <w:rPr>
          <w:rFonts w:ascii="Times New Roman" w:eastAsia="Times New Roman" w:hAnsi="Times New Roman" w:cs="Times New Roman"/>
          <w:sz w:val="24"/>
          <w:szCs w:val="24"/>
        </w:rPr>
        <w:t xml:space="preserve">is strongly affected by the dispersal </w:t>
      </w:r>
      <w:del w:id="294" w:author="Patrick" w:date="2020-07-29T12:21:00Z">
        <w:r w:rsidR="006D198B" w:rsidDel="004B4990">
          <w:rPr>
            <w:rFonts w:ascii="Times New Roman" w:eastAsia="Times New Roman" w:hAnsi="Times New Roman" w:cs="Times New Roman"/>
            <w:sz w:val="24"/>
            <w:szCs w:val="24"/>
          </w:rPr>
          <w:delText>level present in the landscape</w:delText>
        </w:r>
        <w:r w:rsidR="00AE35CD" w:rsidDel="004B4990">
          <w:rPr>
            <w:rFonts w:ascii="Times New Roman" w:eastAsia="Times New Roman" w:hAnsi="Times New Roman" w:cs="Times New Roman"/>
            <w:sz w:val="24"/>
            <w:szCs w:val="24"/>
          </w:rPr>
          <w:delText xml:space="preserve"> </w:delText>
        </w:r>
      </w:del>
      <w:ins w:id="295" w:author="Patrick" w:date="2020-07-29T12:21:00Z">
        <w:r>
          <w:rPr>
            <w:rFonts w:ascii="Times New Roman" w:eastAsia="Times New Roman" w:hAnsi="Times New Roman" w:cs="Times New Roman"/>
            <w:sz w:val="24"/>
            <w:szCs w:val="24"/>
          </w:rPr>
          <w:t xml:space="preserve">capacity </w:t>
        </w:r>
      </w:ins>
      <w:r w:rsidR="00AE35CD">
        <w:rPr>
          <w:rFonts w:ascii="Times New Roman" w:eastAsia="Times New Roman" w:hAnsi="Times New Roman" w:cs="Times New Roman"/>
          <w:sz w:val="24"/>
          <w:szCs w:val="24"/>
        </w:rPr>
        <w:t>and</w:t>
      </w:r>
      <w:r w:rsidR="00BE3F8E">
        <w:rPr>
          <w:rFonts w:ascii="Times New Roman" w:eastAsia="Times New Roman" w:hAnsi="Times New Roman" w:cs="Times New Roman"/>
          <w:sz w:val="24"/>
          <w:szCs w:val="24"/>
        </w:rPr>
        <w:t xml:space="preserve"> </w:t>
      </w:r>
      <w:del w:id="296" w:author="Patrick" w:date="2020-07-29T12:21:00Z">
        <w:r w:rsidR="00AE35CD" w:rsidDel="004B4990">
          <w:rPr>
            <w:rFonts w:ascii="Times New Roman" w:eastAsia="Times New Roman" w:hAnsi="Times New Roman" w:cs="Times New Roman"/>
            <w:sz w:val="24"/>
            <w:szCs w:val="24"/>
          </w:rPr>
          <w:delText xml:space="preserve">by </w:delText>
        </w:r>
      </w:del>
      <w:r w:rsidR="00AE35CD">
        <w:rPr>
          <w:rFonts w:ascii="Times New Roman" w:eastAsia="Times New Roman" w:hAnsi="Times New Roman" w:cs="Times New Roman"/>
          <w:sz w:val="24"/>
          <w:szCs w:val="24"/>
        </w:rPr>
        <w:t xml:space="preserve">the </w:t>
      </w:r>
      <w:del w:id="297" w:author="Patrick" w:date="2020-07-29T12:21:00Z">
        <w:r w:rsidR="00AE35CD" w:rsidDel="004B4990">
          <w:rPr>
            <w:rFonts w:ascii="Times New Roman" w:eastAsia="Times New Roman" w:hAnsi="Times New Roman" w:cs="Times New Roman"/>
            <w:sz w:val="24"/>
            <w:szCs w:val="24"/>
          </w:rPr>
          <w:delText>number of populations</w:delText>
        </w:r>
        <w:r w:rsidR="00643EFE" w:rsidDel="004B4990">
          <w:rPr>
            <w:rFonts w:ascii="Times New Roman" w:eastAsia="Times New Roman" w:hAnsi="Times New Roman" w:cs="Times New Roman"/>
            <w:sz w:val="24"/>
            <w:szCs w:val="24"/>
          </w:rPr>
          <w:delText xml:space="preserve"> affected</w:delText>
        </w:r>
      </w:del>
      <w:ins w:id="298" w:author="Patrick" w:date="2020-07-29T12:21:00Z">
        <w:r>
          <w:rPr>
            <w:rFonts w:ascii="Times New Roman" w:eastAsia="Times New Roman" w:hAnsi="Times New Roman" w:cs="Times New Roman"/>
            <w:sz w:val="24"/>
            <w:szCs w:val="24"/>
          </w:rPr>
          <w:t>extent of the event</w:t>
        </w:r>
      </w:ins>
      <w:r w:rsidR="00D2058D">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w:t>
      </w:r>
      <w:commentRangeStart w:id="299"/>
      <w:r w:rsidR="007817CA">
        <w:rPr>
          <w:rFonts w:ascii="Times New Roman" w:eastAsia="Times New Roman" w:hAnsi="Times New Roman" w:cs="Times New Roman"/>
          <w:sz w:val="24"/>
          <w:szCs w:val="24"/>
        </w:rPr>
        <w:t>The timing of sampling prior to a simulated event was</w:t>
      </w:r>
      <w:r w:rsidR="004032CF">
        <w:rPr>
          <w:rFonts w:ascii="Times New Roman" w:eastAsia="Times New Roman" w:hAnsi="Times New Roman" w:cs="Times New Roman"/>
          <w:sz w:val="24"/>
          <w:szCs w:val="24"/>
        </w:rPr>
        <w:t>,</w:t>
      </w:r>
      <w:r w:rsidR="007817CA">
        <w:rPr>
          <w:rFonts w:ascii="Times New Roman" w:eastAsia="Times New Roman" w:hAnsi="Times New Roman" w:cs="Times New Roman"/>
          <w:sz w:val="24"/>
          <w:szCs w:val="24"/>
        </w:rPr>
        <w:t xml:space="preserve"> as expected, generally less important tha</w:t>
      </w:r>
      <w:commentRangeEnd w:id="299"/>
      <w:r w:rsidR="00CE5170">
        <w:rPr>
          <w:rStyle w:val="Marquedecommentaire"/>
        </w:rPr>
        <w:commentReference w:id="299"/>
      </w:r>
      <w:r w:rsidR="007817CA">
        <w:rPr>
          <w:rFonts w:ascii="Times New Roman" w:eastAsia="Times New Roman" w:hAnsi="Times New Roman" w:cs="Times New Roman"/>
          <w:sz w:val="24"/>
          <w:szCs w:val="24"/>
        </w:rPr>
        <w:t>n that of the posterior sampling</w:t>
      </w:r>
      <w:r w:rsidR="001C20B2">
        <w:rPr>
          <w:rFonts w:ascii="Times New Roman" w:eastAsia="Times New Roman" w:hAnsi="Times New Roman" w:cs="Times New Roman"/>
          <w:sz w:val="24"/>
          <w:szCs w:val="24"/>
        </w:rPr>
        <w:t>.</w:t>
      </w:r>
    </w:p>
    <w:p w14:paraId="21AC521A" w14:textId="4CFF825C" w:rsidR="007F6517" w:rsidRDefault="00492978"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for the worst</w:t>
      </w:r>
      <w:r w:rsidR="006925AE">
        <w:rPr>
          <w:rFonts w:ascii="Times New Roman" w:eastAsia="Times New Roman" w:hAnsi="Times New Roman" w:cs="Times New Roman"/>
          <w:sz w:val="24"/>
          <w:szCs w:val="24"/>
        </w:rPr>
        <w:t>-</w:t>
      </w:r>
      <w:r>
        <w:rPr>
          <w:rFonts w:ascii="Times New Roman" w:eastAsia="Times New Roman" w:hAnsi="Times New Roman" w:cs="Times New Roman"/>
          <w:sz w:val="24"/>
          <w:szCs w:val="24"/>
        </w:rPr>
        <w:t>performing scenario for</w:t>
      </w:r>
      <w:r w:rsidR="006D198B">
        <w:rPr>
          <w:rFonts w:ascii="Times New Roman" w:eastAsia="Times New Roman" w:hAnsi="Times New Roman" w:cs="Times New Roman"/>
          <w:sz w:val="24"/>
          <w:szCs w:val="24"/>
        </w:rPr>
        <w:t xml:space="preserve"> s</w:t>
      </w:r>
      <w:r w:rsidR="00E715FE" w:rsidRPr="0007763B">
        <w:rPr>
          <w:rFonts w:ascii="Times New Roman" w:eastAsia="Times New Roman" w:hAnsi="Times New Roman" w:cs="Times New Roman"/>
          <w:sz w:val="24"/>
          <w:szCs w:val="24"/>
        </w:rPr>
        <w:t xml:space="preserve">ampling </w:t>
      </w:r>
      <w:r w:rsidR="007F43DF">
        <w:rPr>
          <w:rFonts w:ascii="Times New Roman" w:eastAsia="Times New Roman" w:hAnsi="Times New Roman" w:cs="Times New Roman"/>
          <w:sz w:val="24"/>
          <w:szCs w:val="24"/>
        </w:rPr>
        <w:t>undertaken</w:t>
      </w:r>
      <w:r w:rsidR="007F43DF" w:rsidRPr="0007763B">
        <w:rPr>
          <w:rFonts w:ascii="Times New Roman" w:eastAsia="Times New Roman" w:hAnsi="Times New Roman" w:cs="Times New Roman"/>
          <w:sz w:val="24"/>
          <w:szCs w:val="24"/>
        </w:rPr>
        <w:t xml:space="preserve"> </w:t>
      </w:r>
      <w:r w:rsidR="008661B5">
        <w:rPr>
          <w:rFonts w:ascii="Times New Roman" w:eastAsia="Times New Roman" w:hAnsi="Times New Roman" w:cs="Times New Roman"/>
          <w:sz w:val="24"/>
          <w:szCs w:val="24"/>
        </w:rPr>
        <w:t>9</w:t>
      </w:r>
      <w:r w:rsidR="00A30430"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commentRangeStart w:id="300"/>
      <w:r w:rsidR="007F43DF">
        <w:rPr>
          <w:rFonts w:ascii="Times New Roman" w:eastAsia="Times New Roman" w:hAnsi="Times New Roman" w:cs="Times New Roman"/>
          <w:sz w:val="24"/>
          <w:szCs w:val="24"/>
        </w:rPr>
        <w:t xml:space="preserve">punctual </w:t>
      </w:r>
      <w:r w:rsidR="00BE3F8E">
        <w:rPr>
          <w:rFonts w:ascii="Times New Roman" w:eastAsia="Times New Roman" w:hAnsi="Times New Roman" w:cs="Times New Roman"/>
          <w:sz w:val="24"/>
          <w:szCs w:val="24"/>
        </w:rPr>
        <w:t xml:space="preserve">migration </w:t>
      </w:r>
      <w:commentRangeEnd w:id="300"/>
      <w:r w:rsidR="00CE5170">
        <w:rPr>
          <w:rStyle w:val="Marquedecommentaire"/>
        </w:rPr>
        <w:commentReference w:id="300"/>
      </w:r>
      <w:r w:rsidR="00E715FE" w:rsidRPr="0007763B">
        <w:rPr>
          <w:rFonts w:ascii="Times New Roman" w:eastAsia="Times New Roman" w:hAnsi="Times New Roman" w:cs="Times New Roman"/>
          <w:sz w:val="24"/>
          <w:szCs w:val="24"/>
        </w:rPr>
        <w:t>event</w:t>
      </w:r>
      <w:r>
        <w:rPr>
          <w:rFonts w:ascii="Times New Roman" w:eastAsia="Times New Roman" w:hAnsi="Times New Roman" w:cs="Times New Roman"/>
          <w:sz w:val="24"/>
          <w:szCs w:val="24"/>
        </w:rPr>
        <w:t xml:space="preserve"> (M3), the FNR was more than </w:t>
      </w:r>
      <w:r w:rsidR="00095FC2">
        <w:rPr>
          <w:rFonts w:ascii="Times New Roman" w:eastAsia="Times New Roman" w:hAnsi="Times New Roman" w:cs="Times New Roman"/>
          <w:sz w:val="24"/>
          <w:szCs w:val="24"/>
        </w:rPr>
        <w:t>30</w:t>
      </w:r>
      <w:r>
        <w:rPr>
          <w:rFonts w:ascii="Times New Roman" w:eastAsia="Times New Roman" w:hAnsi="Times New Roman" w:cs="Times New Roman"/>
          <w:sz w:val="24"/>
          <w:szCs w:val="24"/>
        </w:rPr>
        <w:t xml:space="preserve"> times that of the FNR for</w:t>
      </w:r>
      <w:r w:rsidR="00BE3F8E" w:rsidRPr="0007763B">
        <w:rPr>
          <w:rFonts w:ascii="Times New Roman" w:eastAsia="Times New Roman" w:hAnsi="Times New Roman" w:cs="Times New Roman"/>
          <w:sz w:val="24"/>
          <w:szCs w:val="24"/>
        </w:rPr>
        <w:t xml:space="preserve"> </w:t>
      </w:r>
      <w:r w:rsidR="006D5CD5" w:rsidRPr="0007763B">
        <w:rPr>
          <w:rFonts w:ascii="Times New Roman" w:eastAsia="Times New Roman" w:hAnsi="Times New Roman" w:cs="Times New Roman"/>
          <w:sz w:val="24"/>
          <w:szCs w:val="24"/>
        </w:rPr>
        <w:t xml:space="preserve">sampling </w:t>
      </w:r>
      <w:r w:rsidR="007F43DF">
        <w:rPr>
          <w:rFonts w:ascii="Times New Roman" w:eastAsia="Times New Roman" w:hAnsi="Times New Roman" w:cs="Times New Roman"/>
          <w:sz w:val="24"/>
          <w:szCs w:val="24"/>
        </w:rPr>
        <w:t xml:space="preserve">undertaken </w:t>
      </w:r>
      <w:r w:rsidR="006D5CD5" w:rsidRPr="0007763B">
        <w:rPr>
          <w:rFonts w:ascii="Times New Roman" w:eastAsia="Times New Roman" w:hAnsi="Times New Roman" w:cs="Times New Roman"/>
          <w:sz w:val="24"/>
          <w:szCs w:val="24"/>
        </w:rPr>
        <w:t xml:space="preserve">the year </w:t>
      </w:r>
      <w:r w:rsidR="007F43DF">
        <w:rPr>
          <w:rFonts w:ascii="Times New Roman" w:eastAsia="Times New Roman" w:hAnsi="Times New Roman" w:cs="Times New Roman"/>
          <w:sz w:val="24"/>
          <w:szCs w:val="24"/>
        </w:rPr>
        <w:t xml:space="preserve">immediately </w:t>
      </w:r>
      <w:r w:rsidR="006D5CD5" w:rsidRPr="0007763B">
        <w:rPr>
          <w:rFonts w:ascii="Times New Roman" w:eastAsia="Times New Roman" w:hAnsi="Times New Roman" w:cs="Times New Roman"/>
          <w:sz w:val="24"/>
          <w:szCs w:val="24"/>
        </w:rPr>
        <w:t>before</w:t>
      </w:r>
      <w:r w:rsidR="00807B8A">
        <w:rPr>
          <w:rFonts w:ascii="Times New Roman" w:eastAsia="Times New Roman" w:hAnsi="Times New Roman" w:cs="Times New Roman"/>
          <w:sz w:val="24"/>
          <w:szCs w:val="24"/>
        </w:rPr>
        <w:t>, almost halving the power</w:t>
      </w:r>
      <w:r w:rsidR="002810B8">
        <w:rPr>
          <w:rFonts w:ascii="Times New Roman" w:eastAsia="Times New Roman" w:hAnsi="Times New Roman" w:cs="Times New Roman"/>
          <w:sz w:val="24"/>
          <w:szCs w:val="24"/>
        </w:rPr>
        <w:t xml:space="preserve"> of the test</w:t>
      </w:r>
      <w:r w:rsidR="00D563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 5</w:t>
      </w:r>
      <w:r w:rsidR="006D198B">
        <w:rPr>
          <w:rFonts w:ascii="Times New Roman" w:eastAsia="Times New Roman" w:hAnsi="Times New Roman" w:cs="Times New Roman"/>
          <w:sz w:val="24"/>
          <w:szCs w:val="24"/>
        </w:rPr>
        <w:t>)</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w:t>
      </w:r>
      <w:r w:rsidR="00095FC2">
        <w:rPr>
          <w:rFonts w:ascii="Times New Roman" w:eastAsia="Times New Roman" w:hAnsi="Times New Roman" w:cs="Times New Roman"/>
          <w:sz w:val="24"/>
          <w:szCs w:val="24"/>
        </w:rPr>
        <w:t>For second samplings done 9 years after a first sampling done before the event, we observe high FNR</w:t>
      </w:r>
      <w:r w:rsidR="006925AE">
        <w:rPr>
          <w:rFonts w:ascii="Times New Roman" w:eastAsia="Times New Roman" w:hAnsi="Times New Roman" w:cs="Times New Roman"/>
          <w:sz w:val="24"/>
          <w:szCs w:val="24"/>
        </w:rPr>
        <w:t xml:space="preserve"> values especially with high </w:t>
      </w:r>
      <w:r w:rsidR="00095FC2">
        <w:rPr>
          <w:rFonts w:ascii="Times New Roman" w:eastAsia="Times New Roman" w:hAnsi="Times New Roman" w:cs="Times New Roman"/>
          <w:sz w:val="24"/>
          <w:szCs w:val="24"/>
        </w:rPr>
        <w:t xml:space="preserve">and moderate dispersal scenarios (Fig. 5). One </w:t>
      </w:r>
      <w:r w:rsidR="006925AE">
        <w:rPr>
          <w:rFonts w:ascii="Times New Roman" w:eastAsia="Times New Roman" w:hAnsi="Times New Roman" w:cs="Times New Roman"/>
          <w:sz w:val="24"/>
          <w:szCs w:val="24"/>
        </w:rPr>
        <w:t>very interesting point</w:t>
      </w:r>
      <w:r w:rsidR="00095FC2">
        <w:rPr>
          <w:rFonts w:ascii="Times New Roman" w:eastAsia="Times New Roman" w:hAnsi="Times New Roman" w:cs="Times New Roman"/>
          <w:sz w:val="24"/>
          <w:szCs w:val="24"/>
        </w:rPr>
        <w:t xml:space="preserve"> is that the number of populations affected is the main factor increasing FNR values in older first samplings (3&gt;2&gt;1</w:t>
      </w:r>
      <w:r w:rsidR="008E6450">
        <w:rPr>
          <w:rFonts w:ascii="Times New Roman" w:eastAsia="Times New Roman" w:hAnsi="Times New Roman" w:cs="Times New Roman"/>
          <w:sz w:val="24"/>
          <w:szCs w:val="24"/>
        </w:rPr>
        <w:t>; left side of Fig. 5</w:t>
      </w:r>
      <w:r w:rsidR="00095FC2">
        <w:rPr>
          <w:rFonts w:ascii="Times New Roman" w:eastAsia="Times New Roman" w:hAnsi="Times New Roman" w:cs="Times New Roman"/>
          <w:sz w:val="24"/>
          <w:szCs w:val="24"/>
        </w:rPr>
        <w:t xml:space="preserve">), while dispersal capacity is the main factor increasing FNR values </w:t>
      </w:r>
      <w:r w:rsidR="000968AD">
        <w:rPr>
          <w:rFonts w:ascii="Times New Roman" w:eastAsia="Times New Roman" w:hAnsi="Times New Roman" w:cs="Times New Roman"/>
          <w:sz w:val="24"/>
          <w:szCs w:val="24"/>
        </w:rPr>
        <w:t>with the time lag</w:t>
      </w:r>
      <w:r w:rsidR="009F3FB9">
        <w:rPr>
          <w:rFonts w:ascii="Times New Roman" w:eastAsia="Times New Roman" w:hAnsi="Times New Roman" w:cs="Times New Roman"/>
          <w:sz w:val="24"/>
          <w:szCs w:val="24"/>
        </w:rPr>
        <w:t xml:space="preserve"> of second samplings (H&gt;M&gt;L</w:t>
      </w:r>
      <w:r w:rsidR="008E6450">
        <w:rPr>
          <w:rFonts w:ascii="Times New Roman" w:eastAsia="Times New Roman" w:hAnsi="Times New Roman" w:cs="Times New Roman"/>
          <w:sz w:val="24"/>
          <w:szCs w:val="24"/>
        </w:rPr>
        <w:t>; right side of Fig. 5).</w:t>
      </w:r>
      <w:r w:rsidR="000968AD">
        <w:rPr>
          <w:rFonts w:ascii="Times New Roman" w:eastAsia="Times New Roman" w:hAnsi="Times New Roman" w:cs="Times New Roman"/>
          <w:sz w:val="24"/>
          <w:szCs w:val="24"/>
        </w:rPr>
        <w:t xml:space="preserve"> For a same number of populations affected, moderate dispersal </w:t>
      </w:r>
      <w:r w:rsidR="006C3377">
        <w:rPr>
          <w:rFonts w:ascii="Times New Roman" w:eastAsia="Times New Roman" w:hAnsi="Times New Roman" w:cs="Times New Roman"/>
          <w:sz w:val="24"/>
          <w:szCs w:val="24"/>
        </w:rPr>
        <w:t xml:space="preserve">scenarios </w:t>
      </w:r>
      <w:r w:rsidR="000968AD">
        <w:rPr>
          <w:rFonts w:ascii="Times New Roman" w:eastAsia="Times New Roman" w:hAnsi="Times New Roman" w:cs="Times New Roman"/>
          <w:sz w:val="24"/>
          <w:szCs w:val="24"/>
        </w:rPr>
        <w:t>showed the worst performance for first sampling time lag</w:t>
      </w:r>
      <w:r w:rsidR="006C3377">
        <w:rPr>
          <w:rFonts w:ascii="Times New Roman" w:eastAsia="Times New Roman" w:hAnsi="Times New Roman" w:cs="Times New Roman"/>
          <w:sz w:val="24"/>
          <w:szCs w:val="24"/>
        </w:rPr>
        <w:t>s, while high dispersal scenarios generally showed the worst performance for second sampling time lags (Fig .5)</w:t>
      </w:r>
      <w:r w:rsidR="007F6517">
        <w:rPr>
          <w:rFonts w:ascii="Times New Roman" w:eastAsia="Times New Roman" w:hAnsi="Times New Roman" w:cs="Times New Roman"/>
          <w:sz w:val="24"/>
          <w:szCs w:val="24"/>
        </w:rPr>
        <w:t>.</w:t>
      </w:r>
      <w:r w:rsidR="002F510B">
        <w:rPr>
          <w:rFonts w:ascii="Times New Roman" w:eastAsia="Times New Roman" w:hAnsi="Times New Roman" w:cs="Times New Roman"/>
          <w:sz w:val="24"/>
          <w:szCs w:val="24"/>
        </w:rPr>
        <w:t xml:space="preserve"> FNR changed the least for the L1 scenario, and the most for the H3 scenario</w:t>
      </w:r>
      <w:r w:rsidR="00864BB6">
        <w:rPr>
          <w:rFonts w:ascii="Times New Roman" w:eastAsia="Times New Roman" w:hAnsi="Times New Roman" w:cs="Times New Roman"/>
          <w:sz w:val="24"/>
          <w:szCs w:val="24"/>
        </w:rPr>
        <w:t>(Fig. 5)</w:t>
      </w:r>
      <w:r w:rsidR="002F510B">
        <w:rPr>
          <w:rFonts w:ascii="Times New Roman" w:eastAsia="Times New Roman" w:hAnsi="Times New Roman" w:cs="Times New Roman"/>
          <w:sz w:val="24"/>
          <w:szCs w:val="24"/>
        </w:rPr>
        <w:t>.</w:t>
      </w:r>
    </w:p>
    <w:p w14:paraId="4665EAC7" w14:textId="1AC2A17C" w:rsidR="00B031BE" w:rsidRDefault="00095FC2"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r w:rsidR="008E6450">
        <w:rPr>
          <w:rFonts w:ascii="Times New Roman" w:eastAsia="Times New Roman" w:hAnsi="Times New Roman" w:cs="Times New Roman"/>
          <w:sz w:val="24"/>
          <w:szCs w:val="24"/>
        </w:rPr>
        <w:t>the relative differences in FPR</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performance given different time </w:t>
      </w:r>
      <w:r w:rsidR="000968AD">
        <w:rPr>
          <w:rFonts w:ascii="Times New Roman" w:eastAsia="Times New Roman" w:hAnsi="Times New Roman" w:cs="Times New Roman"/>
          <w:sz w:val="24"/>
          <w:szCs w:val="24"/>
        </w:rPr>
        <w:t>lag</w:t>
      </w:r>
      <w:r w:rsidR="008E6450">
        <w:rPr>
          <w:rFonts w:ascii="Times New Roman" w:eastAsia="Times New Roman" w:hAnsi="Times New Roman" w:cs="Times New Roman"/>
          <w:sz w:val="24"/>
          <w:szCs w:val="24"/>
        </w:rPr>
        <w:t xml:space="preserve">s were not as high as for FNR, FPR nonetheless </w:t>
      </w:r>
      <w:r w:rsidR="000968AD">
        <w:rPr>
          <w:rFonts w:ascii="Times New Roman" w:eastAsia="Times New Roman" w:hAnsi="Times New Roman" w:cs="Times New Roman"/>
          <w:sz w:val="24"/>
          <w:szCs w:val="24"/>
        </w:rPr>
        <w:t>increased with sampling time lag</w:t>
      </w:r>
      <w:r>
        <w:rPr>
          <w:rFonts w:ascii="Times New Roman" w:eastAsia="Times New Roman" w:hAnsi="Times New Roman" w:cs="Times New Roman"/>
          <w:sz w:val="24"/>
          <w:szCs w:val="24"/>
        </w:rPr>
        <w:t xml:space="preserve">, </w:t>
      </w:r>
      <w:r w:rsidR="008E6450">
        <w:rPr>
          <w:rFonts w:ascii="Times New Roman" w:eastAsia="Times New Roman" w:hAnsi="Times New Roman" w:cs="Times New Roman"/>
          <w:sz w:val="24"/>
          <w:szCs w:val="24"/>
        </w:rPr>
        <w:t xml:space="preserve">for example, </w:t>
      </w:r>
      <w:r>
        <w:rPr>
          <w:rFonts w:ascii="Times New Roman" w:eastAsia="Times New Roman" w:hAnsi="Times New Roman" w:cs="Times New Roman"/>
          <w:sz w:val="24"/>
          <w:szCs w:val="24"/>
        </w:rPr>
        <w:t xml:space="preserve">up to </w:t>
      </w:r>
      <w:r w:rsidR="00356D6A">
        <w:rPr>
          <w:rFonts w:ascii="Times New Roman" w:eastAsia="Times New Roman" w:hAnsi="Times New Roman" w:cs="Times New Roman"/>
          <w:sz w:val="24"/>
          <w:szCs w:val="24"/>
        </w:rPr>
        <w:t xml:space="preserve">more than </w:t>
      </w:r>
      <w:r>
        <w:rPr>
          <w:rFonts w:ascii="Times New Roman" w:eastAsia="Times New Roman" w:hAnsi="Times New Roman" w:cs="Times New Roman"/>
          <w:sz w:val="24"/>
          <w:szCs w:val="24"/>
        </w:rPr>
        <w:t xml:space="preserve">twice the value of the threshold </w:t>
      </w:r>
      <w:r w:rsidR="008E6450">
        <w:rPr>
          <w:rFonts w:ascii="Times New Roman" w:eastAsia="Times New Roman" w:hAnsi="Times New Roman" w:cs="Times New Roman"/>
          <w:sz w:val="24"/>
          <w:szCs w:val="24"/>
        </w:rPr>
        <w:t xml:space="preserve">for first samplings for </w:t>
      </w:r>
      <w:r w:rsidR="00356D6A">
        <w:rPr>
          <w:rFonts w:ascii="Times New Roman" w:eastAsia="Times New Roman" w:hAnsi="Times New Roman" w:cs="Times New Roman"/>
          <w:sz w:val="24"/>
          <w:szCs w:val="24"/>
        </w:rPr>
        <w:t>L1</w:t>
      </w:r>
      <w:r w:rsidR="008E6450">
        <w:rPr>
          <w:rFonts w:ascii="Times New Roman" w:eastAsia="Times New Roman" w:hAnsi="Times New Roman" w:cs="Times New Roman"/>
          <w:sz w:val="24"/>
          <w:szCs w:val="24"/>
        </w:rPr>
        <w:t>, and even</w:t>
      </w:r>
      <w:r w:rsidR="000968AD">
        <w:rPr>
          <w:rFonts w:ascii="Times New Roman" w:eastAsia="Times New Roman" w:hAnsi="Times New Roman" w:cs="Times New Roman"/>
          <w:sz w:val="24"/>
          <w:szCs w:val="24"/>
        </w:rPr>
        <w:t xml:space="preserve"> higher for the largest time lag</w:t>
      </w:r>
      <w:r w:rsidR="008E6450">
        <w:rPr>
          <w:rFonts w:ascii="Times New Roman" w:eastAsia="Times New Roman" w:hAnsi="Times New Roman" w:cs="Times New Roman"/>
          <w:sz w:val="24"/>
          <w:szCs w:val="24"/>
        </w:rPr>
        <w:t>s possible for second samplings</w:t>
      </w:r>
      <w:r w:rsidR="003F382F">
        <w:rPr>
          <w:rFonts w:ascii="Times New Roman" w:eastAsia="Times New Roman" w:hAnsi="Times New Roman" w:cs="Times New Roman"/>
          <w:sz w:val="24"/>
          <w:szCs w:val="24"/>
        </w:rPr>
        <w:t xml:space="preserve"> (Fig. 6)</w:t>
      </w:r>
      <w:r>
        <w:rPr>
          <w:rFonts w:ascii="Times New Roman" w:eastAsia="Times New Roman" w:hAnsi="Times New Roman" w:cs="Times New Roman"/>
          <w:sz w:val="24"/>
          <w:szCs w:val="24"/>
        </w:rPr>
        <w:t xml:space="preserve">. There are not clear patterns for </w:t>
      </w:r>
      <w:r w:rsidR="008E6450">
        <w:rPr>
          <w:rFonts w:ascii="Times New Roman" w:eastAsia="Times New Roman" w:hAnsi="Times New Roman" w:cs="Times New Roman"/>
          <w:sz w:val="24"/>
          <w:szCs w:val="24"/>
        </w:rPr>
        <w:t xml:space="preserve">whether </w:t>
      </w:r>
      <w:r w:rsidR="000968AD">
        <w:rPr>
          <w:rFonts w:ascii="Times New Roman" w:eastAsia="Times New Roman" w:hAnsi="Times New Roman" w:cs="Times New Roman"/>
          <w:sz w:val="24"/>
          <w:szCs w:val="24"/>
        </w:rPr>
        <w:t>dispersal or the number of populatio</w:t>
      </w:r>
      <w:r w:rsidR="007F6517">
        <w:rPr>
          <w:rFonts w:ascii="Times New Roman" w:eastAsia="Times New Roman" w:hAnsi="Times New Roman" w:cs="Times New Roman"/>
          <w:sz w:val="24"/>
          <w:szCs w:val="24"/>
        </w:rPr>
        <w:t>ns affected most influenced FPR</w:t>
      </w:r>
      <w:r w:rsidR="004D5094">
        <w:rPr>
          <w:rFonts w:ascii="Times New Roman" w:eastAsia="Times New Roman" w:hAnsi="Times New Roman" w:cs="Times New Roman"/>
          <w:sz w:val="24"/>
          <w:szCs w:val="24"/>
        </w:rPr>
        <w:t xml:space="preserve"> change</w:t>
      </w:r>
      <w:r w:rsidR="007F6517">
        <w:rPr>
          <w:rFonts w:ascii="Times New Roman" w:eastAsia="Times New Roman" w:hAnsi="Times New Roman" w:cs="Times New Roman"/>
          <w:sz w:val="24"/>
          <w:szCs w:val="24"/>
        </w:rPr>
        <w:t xml:space="preserve"> for pre-event samplings</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 However, for time gaps attributed to the second sampling, dispersal becomes the main factor in driving FPR</w:t>
      </w:r>
      <w:r w:rsidR="003F382F">
        <w:rPr>
          <w:rFonts w:ascii="Times New Roman" w:eastAsia="Times New Roman" w:hAnsi="Times New Roman" w:cs="Times New Roman"/>
          <w:sz w:val="24"/>
          <w:szCs w:val="24"/>
        </w:rPr>
        <w:t xml:space="preserve"> (Fig. 6)</w:t>
      </w:r>
      <w:r w:rsidR="007F6517">
        <w:rPr>
          <w:rFonts w:ascii="Times New Roman" w:eastAsia="Times New Roman" w:hAnsi="Times New Roman" w:cs="Times New Roman"/>
          <w:sz w:val="24"/>
          <w:szCs w:val="24"/>
        </w:rPr>
        <w:t>.</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 xml:space="preserve">The previously described </w:t>
      </w:r>
      <w:r w:rsidR="007A4E13">
        <w:rPr>
          <w:rFonts w:ascii="Times New Roman" w:eastAsia="Times New Roman" w:hAnsi="Times New Roman" w:cs="Times New Roman"/>
          <w:sz w:val="24"/>
          <w:szCs w:val="24"/>
        </w:rPr>
        <w:t xml:space="preserve">strong </w:t>
      </w:r>
      <w:r w:rsidR="00B031BE">
        <w:rPr>
          <w:rFonts w:ascii="Times New Roman" w:eastAsia="Times New Roman" w:hAnsi="Times New Roman" w:cs="Times New Roman"/>
          <w:sz w:val="24"/>
          <w:szCs w:val="24"/>
        </w:rPr>
        <w:t>relationship between FPR and the number of populations affected by the demographic event</w:t>
      </w:r>
      <w:r w:rsidR="004D5094">
        <w:rPr>
          <w:rFonts w:ascii="Times New Roman" w:eastAsia="Times New Roman" w:hAnsi="Times New Roman" w:cs="Times New Roman"/>
          <w:sz w:val="24"/>
          <w:szCs w:val="24"/>
        </w:rPr>
        <w:t>, therefore,</w:t>
      </w:r>
      <w:r w:rsidR="007A4E13">
        <w:rPr>
          <w:rFonts w:ascii="Times New Roman" w:eastAsia="Times New Roman" w:hAnsi="Times New Roman" w:cs="Times New Roman"/>
          <w:sz w:val="24"/>
          <w:szCs w:val="24"/>
        </w:rPr>
        <w:t xml:space="preserve"> </w:t>
      </w:r>
      <w:r w:rsidR="00B031BE">
        <w:rPr>
          <w:rFonts w:ascii="Times New Roman" w:eastAsia="Times New Roman" w:hAnsi="Times New Roman" w:cs="Times New Roman"/>
          <w:sz w:val="24"/>
          <w:szCs w:val="24"/>
        </w:rPr>
        <w:t>changed</w:t>
      </w:r>
      <w:r w:rsidR="007A4E13">
        <w:rPr>
          <w:rFonts w:ascii="Times New Roman" w:eastAsia="Times New Roman" w:hAnsi="Times New Roman" w:cs="Times New Roman"/>
          <w:sz w:val="24"/>
          <w:szCs w:val="24"/>
        </w:rPr>
        <w:t xml:space="preserve"> a</w:t>
      </w:r>
      <w:r w:rsidR="004D5094">
        <w:rPr>
          <w:rFonts w:ascii="Times New Roman" w:eastAsia="Times New Roman" w:hAnsi="Times New Roman" w:cs="Times New Roman"/>
          <w:sz w:val="24"/>
          <w:szCs w:val="24"/>
        </w:rPr>
        <w:t>s dispersal became more influen</w:t>
      </w:r>
      <w:r w:rsidR="00735DDF">
        <w:rPr>
          <w:rFonts w:ascii="Times New Roman" w:eastAsia="Times New Roman" w:hAnsi="Times New Roman" w:cs="Times New Roman"/>
          <w:sz w:val="24"/>
          <w:szCs w:val="24"/>
        </w:rPr>
        <w:t>t</w:t>
      </w:r>
      <w:r w:rsidR="004D5094">
        <w:rPr>
          <w:rFonts w:ascii="Times New Roman" w:eastAsia="Times New Roman" w:hAnsi="Times New Roman" w:cs="Times New Roman"/>
          <w:sz w:val="24"/>
          <w:szCs w:val="24"/>
        </w:rPr>
        <w:t>ial</w:t>
      </w:r>
      <w:r w:rsidR="007A4E13">
        <w:rPr>
          <w:rFonts w:ascii="Times New Roman" w:eastAsia="Times New Roman" w:hAnsi="Times New Roman" w:cs="Times New Roman"/>
          <w:sz w:val="24"/>
          <w:szCs w:val="24"/>
        </w:rPr>
        <w:t>.</w:t>
      </w:r>
      <w:r w:rsidR="00B031BE">
        <w:rPr>
          <w:rFonts w:ascii="Times New Roman" w:eastAsia="Times New Roman" w:hAnsi="Times New Roman" w:cs="Times New Roman"/>
          <w:sz w:val="24"/>
          <w:szCs w:val="24"/>
        </w:rPr>
        <w:t xml:space="preserve"> </w:t>
      </w:r>
      <w:r w:rsidR="00ED5A15" w:rsidRPr="00641871">
        <w:rPr>
          <w:rFonts w:ascii="Times New Roman" w:eastAsia="Times New Roman" w:hAnsi="Times New Roman" w:cs="Times New Roman"/>
          <w:sz w:val="24"/>
          <w:szCs w:val="24"/>
        </w:rPr>
        <w:t xml:space="preserve">FPR </w:t>
      </w:r>
      <w:r w:rsidR="007A4E13" w:rsidRPr="00641871">
        <w:rPr>
          <w:rFonts w:ascii="Times New Roman" w:eastAsia="Times New Roman" w:hAnsi="Times New Roman" w:cs="Times New Roman"/>
          <w:sz w:val="24"/>
          <w:szCs w:val="24"/>
        </w:rPr>
        <w:t>did not change much for the L1 scenario, and changed the most dramatically for the H3 scenario</w:t>
      </w:r>
      <w:r w:rsidR="00864BB6" w:rsidRPr="00641871">
        <w:rPr>
          <w:rFonts w:ascii="Times New Roman" w:eastAsia="Times New Roman" w:hAnsi="Times New Roman" w:cs="Times New Roman"/>
          <w:sz w:val="24"/>
          <w:szCs w:val="24"/>
        </w:rPr>
        <w:t xml:space="preserve"> (Fig. 6)</w:t>
      </w:r>
      <w:r w:rsidR="007A4E13" w:rsidRPr="00641871">
        <w:rPr>
          <w:rFonts w:ascii="Times New Roman" w:eastAsia="Times New Roman" w:hAnsi="Times New Roman" w:cs="Times New Roman"/>
          <w:sz w:val="24"/>
          <w:szCs w:val="24"/>
        </w:rPr>
        <w:t xml:space="preserve">, </w:t>
      </w:r>
      <w:r w:rsidR="00864BB6" w:rsidRPr="00641871">
        <w:rPr>
          <w:rFonts w:ascii="Times New Roman" w:eastAsia="Times New Roman" w:hAnsi="Times New Roman" w:cs="Times New Roman"/>
          <w:sz w:val="24"/>
          <w:szCs w:val="24"/>
        </w:rPr>
        <w:t xml:space="preserve">again </w:t>
      </w:r>
      <w:r w:rsidR="007A4E13" w:rsidRPr="00641871">
        <w:rPr>
          <w:rFonts w:ascii="Times New Roman" w:eastAsia="Times New Roman" w:hAnsi="Times New Roman" w:cs="Times New Roman"/>
          <w:sz w:val="24"/>
          <w:szCs w:val="24"/>
        </w:rPr>
        <w:t>denoting large</w:t>
      </w:r>
      <w:r w:rsidR="007A4E13">
        <w:rPr>
          <w:rFonts w:ascii="Times New Roman" w:eastAsia="Times New Roman" w:hAnsi="Times New Roman" w:cs="Times New Roman"/>
          <w:sz w:val="24"/>
          <w:szCs w:val="24"/>
        </w:rPr>
        <w:t xml:space="preserve"> differences in the influence of time between our two most extreme scenarios.</w:t>
      </w:r>
    </w:p>
    <w:p w14:paraId="1D8D78E9" w14:textId="6B176A95" w:rsidR="004E072F" w:rsidRDefault="001C20B2"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w:t>
      </w:r>
      <w:r w:rsidR="00415B08">
        <w:rPr>
          <w:rFonts w:ascii="Times New Roman" w:eastAsia="Times New Roman" w:hAnsi="Times New Roman" w:cs="Times New Roman"/>
          <w:sz w:val="24"/>
          <w:szCs w:val="24"/>
        </w:rPr>
        <w:t>FNR became</w:t>
      </w:r>
      <w:r>
        <w:rPr>
          <w:rFonts w:ascii="Times New Roman" w:eastAsia="Times New Roman" w:hAnsi="Times New Roman" w:cs="Times New Roman"/>
          <w:sz w:val="24"/>
          <w:szCs w:val="24"/>
        </w:rPr>
        <w:t xml:space="preserve"> </w:t>
      </w:r>
      <w:commentRangeStart w:id="301"/>
      <w:r>
        <w:rPr>
          <w:rFonts w:ascii="Times New Roman" w:eastAsia="Times New Roman" w:hAnsi="Times New Roman" w:cs="Times New Roman"/>
          <w:sz w:val="24"/>
          <w:szCs w:val="24"/>
        </w:rPr>
        <w:t>quickly became</w:t>
      </w:r>
      <w:r w:rsidR="00415B08">
        <w:rPr>
          <w:rFonts w:ascii="Times New Roman" w:eastAsia="Times New Roman" w:hAnsi="Times New Roman" w:cs="Times New Roman"/>
          <w:sz w:val="24"/>
          <w:szCs w:val="24"/>
        </w:rPr>
        <w:t xml:space="preserve"> </w:t>
      </w:r>
      <w:r w:rsidR="003837A0">
        <w:rPr>
          <w:rFonts w:ascii="Times New Roman" w:eastAsia="Times New Roman" w:hAnsi="Times New Roman" w:cs="Times New Roman"/>
          <w:sz w:val="24"/>
          <w:szCs w:val="24"/>
        </w:rPr>
        <w:t>pathological</w:t>
      </w:r>
      <w:r w:rsidR="00415B08">
        <w:rPr>
          <w:rFonts w:ascii="Times New Roman" w:eastAsia="Times New Roman" w:hAnsi="Times New Roman" w:cs="Times New Roman"/>
          <w:sz w:val="24"/>
          <w:szCs w:val="24"/>
        </w:rPr>
        <w:t xml:space="preserve"> </w:t>
      </w:r>
      <w:commentRangeEnd w:id="301"/>
      <w:r w:rsidR="00CE5170">
        <w:rPr>
          <w:rStyle w:val="Marquedecommentaire"/>
        </w:rPr>
        <w:commentReference w:id="301"/>
      </w:r>
      <w:r w:rsidR="00415B08">
        <w:rPr>
          <w:rFonts w:ascii="Times New Roman" w:eastAsia="Times New Roman" w:hAnsi="Times New Roman" w:cs="Times New Roman"/>
          <w:sz w:val="24"/>
          <w:szCs w:val="24"/>
        </w:rPr>
        <w:t xml:space="preserve">for second samplings done after </w:t>
      </w:r>
      <w:r w:rsidR="00E71C81">
        <w:rPr>
          <w:rFonts w:ascii="Times New Roman" w:eastAsia="Times New Roman" w:hAnsi="Times New Roman" w:cs="Times New Roman"/>
          <w:sz w:val="24"/>
          <w:szCs w:val="24"/>
        </w:rPr>
        <w:t>event</w:t>
      </w:r>
      <w:r>
        <w:rPr>
          <w:rFonts w:ascii="Times New Roman" w:eastAsia="Times New Roman" w:hAnsi="Times New Roman" w:cs="Times New Roman"/>
          <w:sz w:val="24"/>
          <w:szCs w:val="24"/>
        </w:rPr>
        <w:t xml:space="preserve"> for high dispersal scenarios,</w:t>
      </w:r>
      <w:r w:rsidR="00261B7F">
        <w:rPr>
          <w:rFonts w:ascii="Times New Roman" w:eastAsia="Times New Roman" w:hAnsi="Times New Roman" w:cs="Times New Roman"/>
          <w:sz w:val="24"/>
          <w:szCs w:val="24"/>
        </w:rPr>
        <w:t xml:space="preserve"> </w:t>
      </w:r>
      <w:r w:rsidR="00AF5BB5">
        <w:rPr>
          <w:rFonts w:ascii="Times New Roman" w:eastAsia="Times New Roman" w:hAnsi="Times New Roman" w:cs="Times New Roman"/>
          <w:sz w:val="24"/>
          <w:szCs w:val="24"/>
        </w:rPr>
        <w:t>FNR also increased with time la</w:t>
      </w:r>
      <w:r w:rsidR="00641871">
        <w:rPr>
          <w:rFonts w:ascii="Times New Roman" w:eastAsia="Times New Roman" w:hAnsi="Times New Roman" w:cs="Times New Roman"/>
          <w:sz w:val="24"/>
          <w:szCs w:val="24"/>
        </w:rPr>
        <w:t>g for the posterior sampling</w:t>
      </w:r>
      <w:r w:rsidR="00AF5BB5">
        <w:rPr>
          <w:rFonts w:ascii="Times New Roman" w:eastAsia="Times New Roman" w:hAnsi="Times New Roman" w:cs="Times New Roman"/>
          <w:sz w:val="24"/>
          <w:szCs w:val="24"/>
        </w:rPr>
        <w:t xml:space="preserve"> for low and moderate dispersal scenarios, but </w:t>
      </w:r>
      <w:r>
        <w:rPr>
          <w:rFonts w:ascii="Times New Roman" w:eastAsia="Times New Roman" w:hAnsi="Times New Roman" w:cs="Times New Roman"/>
          <w:sz w:val="24"/>
          <w:szCs w:val="24"/>
        </w:rPr>
        <w:t>more</w:t>
      </w:r>
      <w:r w:rsidR="00AF5BB5">
        <w:rPr>
          <w:rFonts w:ascii="Times New Roman" w:eastAsia="Times New Roman" w:hAnsi="Times New Roman" w:cs="Times New Roman"/>
          <w:sz w:val="24"/>
          <w:szCs w:val="24"/>
        </w:rPr>
        <w:t xml:space="preserve"> linearly, and never reach</w:t>
      </w:r>
      <w:r>
        <w:rPr>
          <w:rFonts w:ascii="Times New Roman" w:eastAsia="Times New Roman" w:hAnsi="Times New Roman" w:cs="Times New Roman"/>
          <w:sz w:val="24"/>
          <w:szCs w:val="24"/>
        </w:rPr>
        <w:t>ing</w:t>
      </w:r>
      <w:r w:rsidR="00AF5B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r w:rsidR="00AF5BB5">
        <w:rPr>
          <w:rFonts w:ascii="Times New Roman" w:eastAsia="Times New Roman" w:hAnsi="Times New Roman" w:cs="Times New Roman"/>
          <w:sz w:val="24"/>
          <w:szCs w:val="24"/>
        </w:rPr>
        <w:t>% in the scope of our analyses, even after 9 years</w:t>
      </w:r>
      <w:r>
        <w:rPr>
          <w:rFonts w:ascii="Times New Roman" w:eastAsia="Times New Roman" w:hAnsi="Times New Roman" w:cs="Times New Roman"/>
          <w:sz w:val="24"/>
          <w:szCs w:val="24"/>
        </w:rPr>
        <w:t>, for low dispersal scenarios</w:t>
      </w:r>
      <w:r w:rsidR="00AF5B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Fig. </w:t>
      </w:r>
      <w:commentRangeStart w:id="302"/>
      <w:r>
        <w:rPr>
          <w:rFonts w:ascii="Times New Roman" w:eastAsia="Times New Roman" w:hAnsi="Times New Roman" w:cs="Times New Roman"/>
          <w:sz w:val="24"/>
          <w:szCs w:val="24"/>
        </w:rPr>
        <w:t>5</w:t>
      </w:r>
      <w:commentRangeEnd w:id="302"/>
      <w:r w:rsidR="00CE5170">
        <w:rPr>
          <w:rStyle w:val="Marquedecommentaire"/>
        </w:rPr>
        <w:commentReference w:id="302"/>
      </w:r>
      <w:r>
        <w:rPr>
          <w:rFonts w:ascii="Times New Roman" w:eastAsia="Times New Roman" w:hAnsi="Times New Roman" w:cs="Times New Roman"/>
          <w:sz w:val="24"/>
          <w:szCs w:val="24"/>
        </w:rPr>
        <w:t>). The increase in FPR with posterior time lag was also the strongest for high dispersal scenarios.</w:t>
      </w:r>
    </w:p>
    <w:p w14:paraId="329E398D" w14:textId="5B8A0B9B" w:rsidR="00074D7C" w:rsidRDefault="00261B7F"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When considering the scenario most likely to preserve the signal according to earlie</w:t>
      </w:r>
      <w:r>
        <w:rPr>
          <w:rFonts w:ascii="Times New Roman" w:eastAsia="Times New Roman" w:hAnsi="Times New Roman" w:cs="Times New Roman"/>
          <w:sz w:val="24"/>
          <w:szCs w:val="24"/>
        </w:rPr>
        <w:t>r results on FNR and FPR (</w:t>
      </w:r>
      <w:r w:rsidR="00E10364">
        <w:rPr>
          <w:rFonts w:ascii="Times New Roman" w:eastAsia="Times New Roman" w:hAnsi="Times New Roman" w:cs="Times New Roman"/>
          <w:sz w:val="24"/>
          <w:szCs w:val="24"/>
        </w:rPr>
        <w:t>L1</w:t>
      </w:r>
      <w:r>
        <w:rPr>
          <w:rFonts w:ascii="Times New Roman" w:eastAsia="Times New Roman" w:hAnsi="Times New Roman" w:cs="Times New Roman"/>
          <w:sz w:val="24"/>
          <w:szCs w:val="24"/>
        </w:rPr>
        <w:t>), the TG</w:t>
      </w:r>
      <w:r w:rsidRPr="0007763B">
        <w:rPr>
          <w:rFonts w:ascii="Times New Roman" w:eastAsia="Times New Roman" w:hAnsi="Times New Roman" w:cs="Times New Roman"/>
          <w:sz w:val="24"/>
          <w:szCs w:val="24"/>
        </w:rPr>
        <w:t xml:space="preserve">I approach was still able to </w:t>
      </w:r>
      <w:r w:rsidR="00E10364">
        <w:rPr>
          <w:rFonts w:ascii="Times New Roman" w:eastAsia="Times New Roman" w:hAnsi="Times New Roman" w:cs="Times New Roman"/>
          <w:sz w:val="24"/>
          <w:szCs w:val="24"/>
        </w:rPr>
        <w:t>keep</w:t>
      </w:r>
      <w:r w:rsidRPr="0007763B">
        <w:rPr>
          <w:rFonts w:ascii="Times New Roman" w:eastAsia="Times New Roman" w:hAnsi="Times New Roman" w:cs="Times New Roman"/>
          <w:sz w:val="24"/>
          <w:szCs w:val="24"/>
        </w:rPr>
        <w:t xml:space="preserve"> false </w:t>
      </w:r>
      <w:r w:rsidR="004E072F">
        <w:rPr>
          <w:rFonts w:ascii="Times New Roman" w:eastAsia="Times New Roman" w:hAnsi="Times New Roman" w:cs="Times New Roman"/>
          <w:sz w:val="24"/>
          <w:szCs w:val="24"/>
        </w:rPr>
        <w:t xml:space="preserve">negatives </w:t>
      </w:r>
      <w:r w:rsidR="00E10364">
        <w:rPr>
          <w:rFonts w:ascii="Times New Roman" w:eastAsia="Times New Roman" w:hAnsi="Times New Roman" w:cs="Times New Roman"/>
          <w:sz w:val="24"/>
          <w:szCs w:val="24"/>
        </w:rPr>
        <w:t>below 15%</w:t>
      </w:r>
      <w:r w:rsidR="004E072F">
        <w:rPr>
          <w:rFonts w:ascii="Times New Roman" w:eastAsia="Times New Roman" w:hAnsi="Times New Roman" w:cs="Times New Roman"/>
          <w:sz w:val="24"/>
          <w:szCs w:val="24"/>
        </w:rPr>
        <w:t xml:space="preserve"> </w:t>
      </w:r>
      <w:r w:rsidR="00E10364">
        <w:rPr>
          <w:rFonts w:ascii="Times New Roman" w:eastAsia="Times New Roman" w:hAnsi="Times New Roman" w:cs="Times New Roman"/>
          <w:sz w:val="24"/>
          <w:szCs w:val="24"/>
        </w:rPr>
        <w:t xml:space="preserve">and </w:t>
      </w:r>
      <w:r w:rsidR="00E10364" w:rsidRPr="0007763B">
        <w:rPr>
          <w:rFonts w:ascii="Times New Roman" w:eastAsia="Times New Roman" w:hAnsi="Times New Roman" w:cs="Times New Roman"/>
          <w:sz w:val="24"/>
          <w:szCs w:val="24"/>
        </w:rPr>
        <w:t xml:space="preserve">false </w:t>
      </w:r>
      <w:r w:rsidR="00E10364" w:rsidRPr="0007763B">
        <w:rPr>
          <w:rFonts w:ascii="Times New Roman" w:eastAsia="Times New Roman" w:hAnsi="Times New Roman" w:cs="Times New Roman"/>
          <w:sz w:val="24"/>
          <w:szCs w:val="24"/>
        </w:rPr>
        <w:lastRenderedPageBreak/>
        <w:t xml:space="preserve">positives </w:t>
      </w:r>
      <w:r w:rsidR="00E10364">
        <w:rPr>
          <w:rFonts w:ascii="Times New Roman" w:eastAsia="Times New Roman" w:hAnsi="Times New Roman" w:cs="Times New Roman"/>
          <w:sz w:val="24"/>
          <w:szCs w:val="24"/>
        </w:rPr>
        <w:t xml:space="preserve"> below </w:t>
      </w:r>
      <w:r>
        <w:rPr>
          <w:rFonts w:ascii="Times New Roman" w:eastAsia="Times New Roman" w:hAnsi="Times New Roman" w:cs="Times New Roman"/>
          <w:sz w:val="24"/>
          <w:szCs w:val="24"/>
        </w:rPr>
        <w:t>10</w:t>
      </w:r>
      <w:r w:rsidR="00E10364">
        <w:rPr>
          <w:rFonts w:ascii="Times New Roman" w:eastAsia="Times New Roman" w:hAnsi="Times New Roman" w:cs="Times New Roman"/>
          <w:sz w:val="24"/>
          <w:szCs w:val="24"/>
        </w:rPr>
        <w:t xml:space="preserve">%, even for a second sampling done 9 years after the event </w:t>
      </w:r>
      <w:r w:rsidRPr="0007763B">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 xml:space="preserve">Fig. </w:t>
      </w:r>
      <w:r w:rsidR="00E10364">
        <w:rPr>
          <w:rFonts w:ascii="Times New Roman" w:eastAsia="Times New Roman" w:hAnsi="Times New Roman" w:cs="Times New Roman"/>
          <w:sz w:val="24"/>
          <w:szCs w:val="24"/>
        </w:rPr>
        <w:t xml:space="preserve">5, </w:t>
      </w:r>
      <w:r w:rsidR="00E916A4">
        <w:rPr>
          <w:rFonts w:ascii="Times New Roman" w:eastAsia="Times New Roman" w:hAnsi="Times New Roman" w:cs="Times New Roman"/>
          <w:sz w:val="24"/>
          <w:szCs w:val="24"/>
        </w:rPr>
        <w:t>6</w:t>
      </w:r>
      <w:r w:rsidRPr="0007763B">
        <w:rPr>
          <w:rFonts w:ascii="Times New Roman" w:eastAsia="Times New Roman" w:hAnsi="Times New Roman" w:cs="Times New Roman"/>
          <w:sz w:val="24"/>
          <w:szCs w:val="24"/>
        </w:rPr>
        <w:t>)</w:t>
      </w:r>
      <w:r w:rsidR="00A736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regardless of whether the first or second sampling is responsible for the time lag. </w:t>
      </w:r>
      <w:del w:id="303" w:author="Patrick" w:date="2020-07-29T12:37:00Z">
        <w:r w:rsidDel="00CE5170">
          <w:rPr>
            <w:rFonts w:ascii="Times New Roman" w:eastAsia="Times New Roman" w:hAnsi="Times New Roman" w:cs="Times New Roman"/>
            <w:sz w:val="24"/>
            <w:szCs w:val="24"/>
          </w:rPr>
          <w:delText>Given the large</w:delText>
        </w:r>
        <w:r w:rsidR="00D2058D" w:rsidDel="00CE5170">
          <w:rPr>
            <w:rFonts w:ascii="Times New Roman" w:eastAsia="Times New Roman" w:hAnsi="Times New Roman" w:cs="Times New Roman"/>
            <w:sz w:val="24"/>
            <w:szCs w:val="24"/>
          </w:rPr>
          <w:delText xml:space="preserve"> variation in performance for</w:delText>
        </w:r>
        <w:r w:rsidDel="00CE5170">
          <w:rPr>
            <w:rFonts w:ascii="Times New Roman" w:eastAsia="Times New Roman" w:hAnsi="Times New Roman" w:cs="Times New Roman"/>
            <w:sz w:val="24"/>
            <w:szCs w:val="24"/>
          </w:rPr>
          <w:delText xml:space="preserve"> each parameter </w:delText>
        </w:r>
        <w:r w:rsidR="00464830" w:rsidDel="00CE5170">
          <w:rPr>
            <w:rFonts w:ascii="Times New Roman" w:eastAsia="Times New Roman" w:hAnsi="Times New Roman" w:cs="Times New Roman"/>
            <w:sz w:val="24"/>
            <w:szCs w:val="24"/>
          </w:rPr>
          <w:delText xml:space="preserve">that </w:delText>
        </w:r>
        <w:r w:rsidDel="00CE5170">
          <w:rPr>
            <w:rFonts w:ascii="Times New Roman" w:eastAsia="Times New Roman" w:hAnsi="Times New Roman" w:cs="Times New Roman"/>
            <w:sz w:val="24"/>
            <w:szCs w:val="24"/>
          </w:rPr>
          <w:delText xml:space="preserve">we considered, </w:delText>
        </w:r>
        <w:r w:rsidR="00464830" w:rsidDel="00CE5170">
          <w:rPr>
            <w:rFonts w:ascii="Times New Roman" w:eastAsia="Times New Roman" w:hAnsi="Times New Roman" w:cs="Times New Roman"/>
            <w:sz w:val="24"/>
            <w:szCs w:val="24"/>
          </w:rPr>
          <w:delText xml:space="preserve">the parameter values </w:delText>
        </w:r>
        <w:r w:rsidDel="00CE5170">
          <w:rPr>
            <w:rFonts w:ascii="Times New Roman" w:eastAsia="Times New Roman" w:hAnsi="Times New Roman" w:cs="Times New Roman"/>
            <w:sz w:val="24"/>
            <w:szCs w:val="24"/>
          </w:rPr>
          <w:delText>we chose to define different scenarios produced sufficiently complex, and useful simulation</w:delText>
        </w:r>
        <w:r w:rsidR="00464830" w:rsidDel="00CE5170">
          <w:rPr>
            <w:rFonts w:ascii="Times New Roman" w:eastAsia="Times New Roman" w:hAnsi="Times New Roman" w:cs="Times New Roman"/>
            <w:sz w:val="24"/>
            <w:szCs w:val="24"/>
          </w:rPr>
          <w:delText xml:space="preserve"> result</w:delText>
        </w:r>
        <w:r w:rsidDel="00CE5170">
          <w:rPr>
            <w:rFonts w:ascii="Times New Roman" w:eastAsia="Times New Roman" w:hAnsi="Times New Roman" w:cs="Times New Roman"/>
            <w:sz w:val="24"/>
            <w:szCs w:val="24"/>
          </w:rPr>
          <w:delText>s.</w:delText>
        </w:r>
        <w:r w:rsidR="00492978" w:rsidDel="00CE5170">
          <w:rPr>
            <w:rFonts w:ascii="Times New Roman" w:eastAsia="Times New Roman" w:hAnsi="Times New Roman" w:cs="Times New Roman"/>
            <w:sz w:val="24"/>
            <w:szCs w:val="24"/>
          </w:rPr>
          <w:delText xml:space="preserve"> </w:delText>
        </w:r>
      </w:del>
    </w:p>
    <w:p w14:paraId="138F4ECD" w14:textId="7BCEDAD2" w:rsidR="00074D7C" w:rsidRDefault="00074D7C" w:rsidP="000E06D6">
      <w:pPr>
        <w:spacing w:before="240" w:after="240" w:line="276" w:lineRule="auto"/>
        <w:rPr>
          <w:rFonts w:ascii="Times New Roman" w:eastAsia="Times New Roman" w:hAnsi="Times New Roman" w:cs="Times New Roman"/>
          <w:sz w:val="24"/>
          <w:szCs w:val="24"/>
        </w:rPr>
      </w:pPr>
    </w:p>
    <w:p w14:paraId="43930590" w14:textId="06F2F900" w:rsidR="004E13A5" w:rsidRPr="0007763B" w:rsidRDefault="001E58E9" w:rsidP="000E06D6">
      <w:pPr>
        <w:spacing w:before="240" w:after="240" w:line="276" w:lineRule="auto"/>
        <w:rPr>
          <w:rFonts w:ascii="Times New Roman" w:eastAsia="Times New Roman" w:hAnsi="Times New Roman" w:cs="Times New Roman"/>
          <w:i/>
          <w:sz w:val="24"/>
          <w:szCs w:val="24"/>
        </w:rPr>
      </w:pPr>
      <w:commentRangeStart w:id="304"/>
      <w:r w:rsidRPr="0007763B">
        <w:rPr>
          <w:rFonts w:ascii="Times New Roman" w:eastAsia="Times New Roman" w:hAnsi="Times New Roman" w:cs="Times New Roman"/>
          <w:i/>
          <w:sz w:val="24"/>
          <w:szCs w:val="24"/>
        </w:rPr>
        <w:t>Control</w:t>
      </w:r>
      <w:commentRangeEnd w:id="304"/>
      <w:r w:rsidR="00CE5170">
        <w:rPr>
          <w:rStyle w:val="Marquedecommentaire"/>
        </w:rPr>
        <w:commentReference w:id="304"/>
      </w:r>
      <w:r w:rsidR="00B441F7" w:rsidRPr="0007763B">
        <w:rPr>
          <w:rFonts w:ascii="Times New Roman" w:eastAsia="Times New Roman" w:hAnsi="Times New Roman" w:cs="Times New Roman"/>
          <w:i/>
          <w:sz w:val="24"/>
          <w:szCs w:val="24"/>
        </w:rPr>
        <w:t xml:space="preserve"> simulations</w:t>
      </w:r>
    </w:p>
    <w:p w14:paraId="6DA5C5C0" w14:textId="7A20724F" w:rsidR="001E58E9" w:rsidRDefault="00A30430"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w:t>
      </w:r>
      <w:r w:rsidR="007947EF">
        <w:rPr>
          <w:rFonts w:ascii="Times New Roman" w:eastAsia="Times New Roman" w:hAnsi="Times New Roman" w:cs="Times New Roman"/>
          <w:sz w:val="24"/>
          <w:szCs w:val="24"/>
        </w:rPr>
        <w:t xml:space="preserve"> corresponding to their dispersal scenario</w:t>
      </w:r>
      <w:r w:rsidR="003B3FF3">
        <w:rPr>
          <w:rFonts w:ascii="Times New Roman" w:eastAsia="Times New Roman" w:hAnsi="Times New Roman" w:cs="Times New Roman"/>
          <w:sz w:val="24"/>
          <w:szCs w:val="24"/>
        </w:rPr>
        <w:t xml:space="preserve"> for low and moderate dispersal </w:t>
      </w:r>
      <w:r w:rsidR="002377D0">
        <w:rPr>
          <w:rFonts w:ascii="Times New Roman" w:eastAsia="Times New Roman" w:hAnsi="Times New Roman" w:cs="Times New Roman"/>
          <w:sz w:val="24"/>
          <w:szCs w:val="24"/>
        </w:rPr>
        <w:t>(</w:t>
      </w:r>
      <w:r w:rsidR="00E916A4">
        <w:rPr>
          <w:rFonts w:ascii="Times New Roman" w:eastAsia="Times New Roman" w:hAnsi="Times New Roman" w:cs="Times New Roman"/>
          <w:sz w:val="24"/>
          <w:szCs w:val="24"/>
        </w:rPr>
        <w:t>Fig. 4</w:t>
      </w:r>
      <w:r w:rsidR="002377D0">
        <w:rPr>
          <w:rFonts w:ascii="Times New Roman" w:eastAsia="Times New Roman" w:hAnsi="Times New Roman" w:cs="Times New Roman"/>
          <w:sz w:val="24"/>
          <w:szCs w:val="24"/>
        </w:rPr>
        <w:t>)</w:t>
      </w:r>
      <w:r w:rsidR="00B9640C">
        <w:rPr>
          <w:rFonts w:ascii="Times New Roman" w:eastAsia="Times New Roman" w:hAnsi="Times New Roman" w:cs="Times New Roman"/>
          <w:sz w:val="24"/>
          <w:szCs w:val="24"/>
        </w:rPr>
        <w:t>.</w:t>
      </w:r>
      <w:r w:rsidR="002377D0">
        <w:rPr>
          <w:rFonts w:ascii="Times New Roman" w:eastAsia="Times New Roman" w:hAnsi="Times New Roman" w:cs="Times New Roman"/>
          <w:sz w:val="24"/>
          <w:szCs w:val="24"/>
        </w:rPr>
        <w:t xml:space="preserve"> </w:t>
      </w:r>
      <w:r w:rsidR="001D512F" w:rsidRPr="0007763B">
        <w:rPr>
          <w:rFonts w:ascii="Times New Roman" w:eastAsia="Times New Roman" w:hAnsi="Times New Roman" w:cs="Times New Roman"/>
          <w:sz w:val="24"/>
          <w:szCs w:val="24"/>
        </w:rPr>
        <w:t xml:space="preserve">This means that in the presence of an actual </w:t>
      </w:r>
      <w:r w:rsidR="00124A09">
        <w:rPr>
          <w:rFonts w:ascii="Times New Roman" w:eastAsia="Times New Roman" w:hAnsi="Times New Roman" w:cs="Times New Roman"/>
          <w:sz w:val="24"/>
          <w:szCs w:val="24"/>
        </w:rPr>
        <w:t xml:space="preserve">migration </w:t>
      </w:r>
      <w:r w:rsidR="001D512F" w:rsidRPr="0007763B">
        <w:rPr>
          <w:rFonts w:ascii="Times New Roman" w:eastAsia="Times New Roman" w:hAnsi="Times New Roman" w:cs="Times New Roman"/>
          <w:sz w:val="24"/>
          <w:szCs w:val="24"/>
        </w:rPr>
        <w:t xml:space="preserve">event, we were </w:t>
      </w:r>
      <w:r w:rsidR="009D06C0">
        <w:rPr>
          <w:rFonts w:ascii="Times New Roman" w:eastAsia="Times New Roman" w:hAnsi="Times New Roman" w:cs="Times New Roman"/>
          <w:sz w:val="24"/>
          <w:szCs w:val="24"/>
        </w:rPr>
        <w:t xml:space="preserve">always </w:t>
      </w:r>
      <w:r w:rsidR="001D512F" w:rsidRPr="0007763B">
        <w:rPr>
          <w:rFonts w:ascii="Times New Roman" w:eastAsia="Times New Roman" w:hAnsi="Times New Roman" w:cs="Times New Roman"/>
          <w:sz w:val="24"/>
          <w:szCs w:val="24"/>
        </w:rPr>
        <w:t xml:space="preserve">less likely to </w:t>
      </w:r>
      <w:r w:rsidR="00124A09">
        <w:rPr>
          <w:rFonts w:ascii="Times New Roman" w:eastAsia="Times New Roman" w:hAnsi="Times New Roman" w:cs="Times New Roman"/>
          <w:sz w:val="24"/>
          <w:szCs w:val="24"/>
        </w:rPr>
        <w:t>incorrectly</w:t>
      </w:r>
      <w:r w:rsidR="00124A09" w:rsidRPr="0007763B">
        <w:rPr>
          <w:rFonts w:ascii="Times New Roman" w:eastAsia="Times New Roman" w:hAnsi="Times New Roman" w:cs="Times New Roman"/>
          <w:sz w:val="24"/>
          <w:szCs w:val="24"/>
        </w:rPr>
        <w:t xml:space="preserve"> </w:t>
      </w:r>
      <w:r w:rsidR="00384DF0">
        <w:rPr>
          <w:rFonts w:ascii="Times New Roman" w:eastAsia="Times New Roman" w:hAnsi="Times New Roman" w:cs="Times New Roman"/>
          <w:sz w:val="24"/>
          <w:szCs w:val="24"/>
        </w:rPr>
        <w:t xml:space="preserve">identify </w:t>
      </w:r>
      <w:r w:rsidR="001D512F" w:rsidRPr="0007763B">
        <w:rPr>
          <w:rFonts w:ascii="Times New Roman" w:eastAsia="Times New Roman" w:hAnsi="Times New Roman" w:cs="Times New Roman"/>
          <w:sz w:val="24"/>
          <w:szCs w:val="24"/>
        </w:rPr>
        <w:t>a population as having been affected</w:t>
      </w:r>
      <w:r w:rsidR="00374F31">
        <w:rPr>
          <w:rFonts w:ascii="Times New Roman" w:eastAsia="Times New Roman" w:hAnsi="Times New Roman" w:cs="Times New Roman"/>
          <w:sz w:val="24"/>
          <w:szCs w:val="24"/>
        </w:rPr>
        <w:t>,</w:t>
      </w:r>
      <w:r w:rsidR="000B306E">
        <w:rPr>
          <w:rFonts w:ascii="Times New Roman" w:eastAsia="Times New Roman" w:hAnsi="Times New Roman" w:cs="Times New Roman"/>
          <w:sz w:val="24"/>
          <w:szCs w:val="24"/>
        </w:rPr>
        <w:t xml:space="preserve"> than without such an event</w:t>
      </w:r>
      <w:r w:rsidR="001D512F" w:rsidRPr="0007763B">
        <w:rPr>
          <w:rFonts w:ascii="Times New Roman" w:eastAsia="Times New Roman" w:hAnsi="Times New Roman" w:cs="Times New Roman"/>
          <w:sz w:val="24"/>
          <w:szCs w:val="24"/>
        </w:rPr>
        <w:t xml:space="preserve">. </w:t>
      </w:r>
      <w:r w:rsidR="00374F31">
        <w:rPr>
          <w:rFonts w:ascii="Times New Roman" w:eastAsia="Times New Roman" w:hAnsi="Times New Roman" w:cs="Times New Roman"/>
          <w:sz w:val="24"/>
          <w:szCs w:val="24"/>
        </w:rPr>
        <w:t>The higher the dispersal, the lower the control FPR</w:t>
      </w:r>
      <w:r w:rsidR="005015CA">
        <w:rPr>
          <w:rFonts w:ascii="Times New Roman" w:eastAsia="Times New Roman" w:hAnsi="Times New Roman" w:cs="Times New Roman"/>
          <w:sz w:val="24"/>
          <w:szCs w:val="24"/>
        </w:rPr>
        <w:t xml:space="preserve"> (</w:t>
      </w:r>
      <w:r w:rsidR="00E916A4">
        <w:rPr>
          <w:rFonts w:ascii="Times New Roman" w:eastAsia="Times New Roman" w:hAnsi="Times New Roman" w:cs="Times New Roman"/>
          <w:sz w:val="24"/>
          <w:szCs w:val="24"/>
        </w:rPr>
        <w:t>Fig. 4</w:t>
      </w:r>
      <w:r w:rsidR="005015CA">
        <w:rPr>
          <w:rFonts w:ascii="Times New Roman" w:eastAsia="Times New Roman" w:hAnsi="Times New Roman" w:cs="Times New Roman"/>
          <w:sz w:val="24"/>
          <w:szCs w:val="24"/>
        </w:rPr>
        <w:t>)</w:t>
      </w:r>
      <w:r w:rsidR="003B3FF3">
        <w:rPr>
          <w:rFonts w:ascii="Times New Roman" w:eastAsia="Times New Roman" w:hAnsi="Times New Roman" w:cs="Times New Roman"/>
          <w:sz w:val="24"/>
          <w:szCs w:val="24"/>
        </w:rPr>
        <w:t xml:space="preserve">. </w:t>
      </w:r>
      <w:r w:rsidR="00374F31">
        <w:rPr>
          <w:rFonts w:ascii="Times New Roman" w:eastAsia="Times New Roman" w:hAnsi="Times New Roman" w:cs="Times New Roman"/>
          <w:sz w:val="24"/>
          <w:szCs w:val="24"/>
        </w:rPr>
        <w:t>C</w:t>
      </w:r>
      <w:r w:rsidR="00130BC1" w:rsidRPr="0007763B">
        <w:rPr>
          <w:rFonts w:ascii="Times New Roman" w:eastAsia="Times New Roman" w:hAnsi="Times New Roman" w:cs="Times New Roman"/>
          <w:sz w:val="24"/>
          <w:szCs w:val="24"/>
        </w:rPr>
        <w:t>ontrol FPR</w:t>
      </w:r>
      <w:r w:rsidR="002377D0">
        <w:rPr>
          <w:rFonts w:ascii="Times New Roman" w:eastAsia="Times New Roman" w:hAnsi="Times New Roman" w:cs="Times New Roman"/>
          <w:sz w:val="24"/>
          <w:szCs w:val="24"/>
        </w:rPr>
        <w:t xml:space="preserve"> values </w:t>
      </w:r>
      <w:r w:rsidR="00702DAA">
        <w:rPr>
          <w:rFonts w:ascii="Times New Roman" w:eastAsia="Times New Roman" w:hAnsi="Times New Roman" w:cs="Times New Roman"/>
          <w:sz w:val="24"/>
          <w:szCs w:val="24"/>
        </w:rPr>
        <w:t xml:space="preserve">were </w:t>
      </w:r>
      <w:r w:rsidR="007A3784">
        <w:rPr>
          <w:rFonts w:ascii="Times New Roman" w:eastAsia="Times New Roman" w:hAnsi="Times New Roman" w:cs="Times New Roman"/>
          <w:sz w:val="24"/>
          <w:szCs w:val="24"/>
        </w:rPr>
        <w:t>generally at least</w:t>
      </w:r>
      <w:r w:rsidR="00702DAA">
        <w:rPr>
          <w:rFonts w:ascii="Times New Roman" w:eastAsia="Times New Roman" w:hAnsi="Times New Roman" w:cs="Times New Roman"/>
          <w:sz w:val="24"/>
          <w:szCs w:val="24"/>
        </w:rPr>
        <w:t xml:space="preserve"> </w:t>
      </w:r>
      <w:r w:rsidR="002377D0">
        <w:rPr>
          <w:rFonts w:ascii="Times New Roman" w:eastAsia="Times New Roman" w:hAnsi="Times New Roman" w:cs="Times New Roman"/>
          <w:sz w:val="24"/>
          <w:szCs w:val="24"/>
        </w:rPr>
        <w:t>twice as high as the maximum experimental FPR values</w:t>
      </w:r>
      <w:r w:rsidR="00FD22B7">
        <w:rPr>
          <w:rFonts w:ascii="Times New Roman" w:eastAsia="Times New Roman" w:hAnsi="Times New Roman" w:cs="Times New Roman"/>
          <w:sz w:val="24"/>
          <w:szCs w:val="24"/>
        </w:rPr>
        <w:t xml:space="preserve"> (L1</w:t>
      </w:r>
      <w:r w:rsidR="00374F31">
        <w:rPr>
          <w:rFonts w:ascii="Times New Roman" w:eastAsia="Times New Roman" w:hAnsi="Times New Roman" w:cs="Times New Roman"/>
          <w:sz w:val="24"/>
          <w:szCs w:val="24"/>
        </w:rPr>
        <w:t>, M1</w:t>
      </w:r>
      <w:r w:rsidR="00FD22B7">
        <w:rPr>
          <w:rFonts w:ascii="Times New Roman" w:eastAsia="Times New Roman" w:hAnsi="Times New Roman" w:cs="Times New Roman"/>
          <w:sz w:val="24"/>
          <w:szCs w:val="24"/>
        </w:rPr>
        <w:t>)</w:t>
      </w:r>
      <w:r w:rsidR="007A3784">
        <w:rPr>
          <w:rFonts w:ascii="Times New Roman" w:eastAsia="Times New Roman" w:hAnsi="Times New Roman" w:cs="Times New Roman"/>
          <w:sz w:val="24"/>
          <w:szCs w:val="24"/>
        </w:rPr>
        <w:t>, regardless of the threshold used</w:t>
      </w:r>
      <w:r w:rsidR="00FD22B7">
        <w:rPr>
          <w:rFonts w:ascii="Times New Roman" w:eastAsia="Times New Roman" w:hAnsi="Times New Roman" w:cs="Times New Roman"/>
          <w:sz w:val="24"/>
          <w:szCs w:val="24"/>
        </w:rPr>
        <w:t>. This means that even for the worst scenario</w:t>
      </w:r>
      <w:r w:rsidR="00374F31">
        <w:rPr>
          <w:rFonts w:ascii="Times New Roman" w:eastAsia="Times New Roman" w:hAnsi="Times New Roman" w:cs="Times New Roman"/>
          <w:sz w:val="24"/>
          <w:szCs w:val="24"/>
        </w:rPr>
        <w:t>s</w:t>
      </w:r>
      <w:r w:rsidR="00FD22B7">
        <w:rPr>
          <w:rFonts w:ascii="Times New Roman" w:eastAsia="Times New Roman" w:hAnsi="Times New Roman" w:cs="Times New Roman"/>
          <w:sz w:val="24"/>
          <w:szCs w:val="24"/>
        </w:rPr>
        <w:t xml:space="preserve">, TGI was </w:t>
      </w:r>
      <w:r w:rsidR="007A0974">
        <w:rPr>
          <w:rFonts w:ascii="Times New Roman" w:eastAsia="Times New Roman" w:hAnsi="Times New Roman" w:cs="Times New Roman"/>
          <w:sz w:val="24"/>
          <w:szCs w:val="24"/>
        </w:rPr>
        <w:t>much more</w:t>
      </w:r>
      <w:r w:rsidR="00FD22B7">
        <w:rPr>
          <w:rFonts w:ascii="Times New Roman" w:eastAsia="Times New Roman" w:hAnsi="Times New Roman" w:cs="Times New Roman"/>
          <w:sz w:val="24"/>
          <w:szCs w:val="24"/>
        </w:rPr>
        <w:t xml:space="preserve"> effective at avoiding false positives, in the presence of an event, </w:t>
      </w:r>
      <w:r w:rsidR="004F7DFD">
        <w:rPr>
          <w:rFonts w:ascii="Times New Roman" w:eastAsia="Times New Roman" w:hAnsi="Times New Roman" w:cs="Times New Roman"/>
          <w:sz w:val="24"/>
          <w:szCs w:val="24"/>
        </w:rPr>
        <w:t>than</w:t>
      </w:r>
      <w:r w:rsidR="00FD22B7">
        <w:rPr>
          <w:rFonts w:ascii="Times New Roman" w:eastAsia="Times New Roman" w:hAnsi="Times New Roman" w:cs="Times New Roman"/>
          <w:sz w:val="24"/>
          <w:szCs w:val="24"/>
        </w:rPr>
        <w:t xml:space="preserve"> in its absence</w:t>
      </w:r>
      <w:r w:rsidR="004F7DFD">
        <w:rPr>
          <w:rFonts w:ascii="Times New Roman" w:eastAsia="Times New Roman" w:hAnsi="Times New Roman" w:cs="Times New Roman"/>
          <w:sz w:val="24"/>
          <w:szCs w:val="24"/>
        </w:rPr>
        <w:t xml:space="preserve"> (as shown in the control simulations)</w:t>
      </w:r>
      <w:r w:rsidR="00FD22B7">
        <w:rPr>
          <w:rFonts w:ascii="Times New Roman" w:eastAsia="Times New Roman" w:hAnsi="Times New Roman" w:cs="Times New Roman"/>
          <w:sz w:val="24"/>
          <w:szCs w:val="24"/>
        </w:rPr>
        <w:t>.</w:t>
      </w:r>
    </w:p>
    <w:p w14:paraId="3006631C" w14:textId="754C8642" w:rsidR="00892A3A" w:rsidRDefault="00892A3A" w:rsidP="000E06D6">
      <w:pPr>
        <w:spacing w:before="240" w:after="240" w:line="276" w:lineRule="auto"/>
        <w:rPr>
          <w:rFonts w:ascii="Times New Roman" w:eastAsia="Times New Roman" w:hAnsi="Times New Roman" w:cs="Times New Roman"/>
          <w:sz w:val="24"/>
          <w:szCs w:val="24"/>
        </w:rPr>
      </w:pPr>
    </w:p>
    <w:p w14:paraId="5A20F6AB" w14:textId="6700C028" w:rsidR="00CC5037" w:rsidRDefault="00CC5037" w:rsidP="000E06D6">
      <w:pPr>
        <w:spacing w:before="240" w:after="240" w:line="276" w:lineRule="auto"/>
        <w:rPr>
          <w:rFonts w:ascii="Times New Roman" w:eastAsia="Times New Roman" w:hAnsi="Times New Roman" w:cs="Times New Roman"/>
          <w:i/>
          <w:sz w:val="24"/>
          <w:szCs w:val="24"/>
          <w:lang w:val="en-GB"/>
        </w:rPr>
      </w:pPr>
      <w:commentRangeStart w:id="305"/>
      <w:r>
        <w:rPr>
          <w:rFonts w:ascii="Times New Roman" w:eastAsia="Times New Roman" w:hAnsi="Times New Roman" w:cs="Times New Roman"/>
          <w:i/>
          <w:sz w:val="24"/>
          <w:szCs w:val="24"/>
          <w:lang w:val="en-GB"/>
        </w:rPr>
        <w:t>Application</w:t>
      </w:r>
      <w:commentRangeEnd w:id="305"/>
      <w:r w:rsidR="00CE5170">
        <w:rPr>
          <w:rStyle w:val="Marquedecommentaire"/>
        </w:rPr>
        <w:commentReference w:id="305"/>
      </w:r>
      <w:r>
        <w:rPr>
          <w:rFonts w:ascii="Times New Roman" w:eastAsia="Times New Roman" w:hAnsi="Times New Roman" w:cs="Times New Roman"/>
          <w:i/>
          <w:sz w:val="24"/>
          <w:szCs w:val="24"/>
          <w:lang w:val="en-GB"/>
        </w:rPr>
        <w:t xml:space="preserve"> example</w:t>
      </w:r>
    </w:p>
    <w:p w14:paraId="5E3D4F88" w14:textId="6D705634" w:rsidR="00CE5170" w:rsidRPr="007C09B8" w:rsidRDefault="00CE5170" w:rsidP="00CE5170">
      <w:pPr>
        <w:spacing w:before="240" w:after="240" w:line="276" w:lineRule="auto"/>
        <w:rPr>
          <w:ins w:id="306" w:author="Patrick" w:date="2020-07-29T12:40:00Z"/>
          <w:rFonts w:ascii="Times New Roman" w:eastAsia="Times New Roman" w:hAnsi="Times New Roman" w:cs="Times New Roman"/>
          <w:sz w:val="24"/>
          <w:szCs w:val="24"/>
          <w:lang w:val="en-GB"/>
        </w:rPr>
      </w:pPr>
      <w:ins w:id="307" w:author="Patrick" w:date="2020-07-29T12:40:00Z">
        <w:r>
          <w:rPr>
            <w:rFonts w:ascii="Times New Roman" w:eastAsia="Times New Roman" w:hAnsi="Times New Roman" w:cs="Times New Roman"/>
            <w:sz w:val="24"/>
            <w:szCs w:val="24"/>
            <w:lang w:val="en-GB"/>
          </w:rPr>
          <w:t xml:space="preserve">The tidewater goby is… Previous work investigated… The Elk River population was the population where unexpected temporal genetic change was suggested to have taken place </w:t>
        </w:r>
        <w:r>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Pr>
            <w:rFonts w:ascii="Times New Roman" w:eastAsia="Times New Roman" w:hAnsi="Times New Roman" w:cs="Times New Roman"/>
            <w:sz w:val="24"/>
            <w:szCs w:val="24"/>
            <w:lang w:val="en-GB"/>
          </w:rPr>
          <w:fldChar w:fldCharType="separate"/>
        </w:r>
        <w:r w:rsidRPr="0013029C">
          <w:rPr>
            <w:rFonts w:ascii="Times New Roman" w:eastAsia="Times New Roman" w:hAnsi="Times New Roman" w:cs="Times New Roman"/>
            <w:noProof/>
            <w:sz w:val="24"/>
            <w:szCs w:val="24"/>
            <w:lang w:val="en-GB"/>
          </w:rPr>
          <w:t>(Kinziger et al., 2015)</w:t>
        </w:r>
        <w:r>
          <w:rPr>
            <w:rFonts w:ascii="Times New Roman" w:eastAsia="Times New Roman" w:hAnsi="Times New Roman" w:cs="Times New Roman"/>
            <w:sz w:val="24"/>
            <w:szCs w:val="24"/>
            <w:lang w:val="en-GB"/>
          </w:rPr>
          <w:fldChar w:fldCharType="end"/>
        </w:r>
        <w:r>
          <w:rPr>
            <w:rFonts w:ascii="Times New Roman" w:eastAsia="Times New Roman" w:hAnsi="Times New Roman" w:cs="Times New Roman"/>
            <w:sz w:val="24"/>
            <w:szCs w:val="24"/>
            <w:lang w:val="en-GB"/>
          </w:rPr>
          <w:t xml:space="preserve">. Using TGI, we undertook a </w:t>
        </w:r>
        <w:commentRangeStart w:id="308"/>
        <w:r>
          <w:rPr>
            <w:rFonts w:ascii="Times New Roman" w:eastAsia="Times New Roman" w:hAnsi="Times New Roman" w:cs="Times New Roman"/>
            <w:sz w:val="24"/>
            <w:szCs w:val="24"/>
            <w:lang w:val="en-GB"/>
          </w:rPr>
          <w:t xml:space="preserve">direct hypothesis test of… </w:t>
        </w:r>
        <w:commentRangeEnd w:id="308"/>
        <w:r>
          <w:rPr>
            <w:rStyle w:val="Marquedecommentaire"/>
          </w:rPr>
          <w:commentReference w:id="308"/>
        </w:r>
        <w:r>
          <w:rPr>
            <w:rFonts w:ascii="Times New Roman" w:eastAsia="Times New Roman" w:hAnsi="Times New Roman" w:cs="Times New Roman"/>
            <w:sz w:val="24"/>
            <w:szCs w:val="24"/>
            <w:lang w:val="en-GB"/>
          </w:rPr>
          <w:t>.</w:t>
        </w:r>
      </w:ins>
    </w:p>
    <w:p w14:paraId="22D8B751" w14:textId="69ABECFC" w:rsidR="00115765" w:rsidRPr="007C09B8" w:rsidRDefault="00CE5170" w:rsidP="000E06D6">
      <w:pPr>
        <w:spacing w:before="240" w:after="240" w:line="276" w:lineRule="auto"/>
        <w:rPr>
          <w:rFonts w:ascii="Times New Roman" w:eastAsia="Times New Roman" w:hAnsi="Times New Roman" w:cs="Times New Roman"/>
          <w:sz w:val="24"/>
          <w:szCs w:val="24"/>
          <w:lang w:val="en-GB"/>
        </w:rPr>
      </w:pPr>
      <w:ins w:id="309" w:author="Patrick" w:date="2020-07-29T12:37:00Z">
        <w:r>
          <w:rPr>
            <w:rFonts w:ascii="Times New Roman" w:eastAsia="Times New Roman" w:hAnsi="Times New Roman" w:cs="Times New Roman"/>
            <w:sz w:val="24"/>
            <w:szCs w:val="24"/>
            <w:lang w:val="en-GB"/>
          </w:rPr>
          <w:t xml:space="preserve">Using </w:t>
        </w:r>
      </w:ins>
      <w:commentRangeStart w:id="310"/>
      <w:r w:rsidR="007C09B8">
        <w:rPr>
          <w:rFonts w:ascii="Times New Roman" w:eastAsia="Times New Roman" w:hAnsi="Times New Roman" w:cs="Times New Roman"/>
          <w:sz w:val="24"/>
          <w:szCs w:val="24"/>
          <w:lang w:val="en-GB"/>
        </w:rPr>
        <w:t>TGI</w:t>
      </w:r>
      <w:commentRangeEnd w:id="310"/>
      <w:r>
        <w:rPr>
          <w:rStyle w:val="Marquedecommentaire"/>
        </w:rPr>
        <w:commentReference w:id="310"/>
      </w:r>
      <w:ins w:id="311" w:author="Patrick" w:date="2020-07-29T12:37:00Z">
        <w:r>
          <w:rPr>
            <w:rFonts w:ascii="Times New Roman" w:eastAsia="Times New Roman" w:hAnsi="Times New Roman" w:cs="Times New Roman"/>
            <w:sz w:val="24"/>
            <w:szCs w:val="24"/>
            <w:lang w:val="en-GB"/>
          </w:rPr>
          <w:t>, we found that</w:t>
        </w:r>
      </w:ins>
      <w:r w:rsidR="007C09B8">
        <w:rPr>
          <w:rFonts w:ascii="Times New Roman" w:eastAsia="Times New Roman" w:hAnsi="Times New Roman" w:cs="Times New Roman"/>
          <w:sz w:val="24"/>
          <w:szCs w:val="24"/>
          <w:lang w:val="en-GB"/>
        </w:rPr>
        <w:t xml:space="preserve"> </w:t>
      </w:r>
      <w:del w:id="312" w:author="Patrick" w:date="2020-07-29T12:37:00Z">
        <w:r w:rsidR="007C09B8" w:rsidDel="00CE5170">
          <w:rPr>
            <w:rFonts w:ascii="Times New Roman" w:eastAsia="Times New Roman" w:hAnsi="Times New Roman" w:cs="Times New Roman"/>
            <w:sz w:val="24"/>
            <w:szCs w:val="24"/>
            <w:lang w:val="en-GB"/>
          </w:rPr>
          <w:delText xml:space="preserve">results show that </w:delText>
        </w:r>
      </w:del>
      <w:r w:rsidR="007C09B8">
        <w:rPr>
          <w:rFonts w:ascii="Times New Roman" w:eastAsia="Times New Roman" w:hAnsi="Times New Roman" w:cs="Times New Roman"/>
          <w:sz w:val="24"/>
          <w:szCs w:val="24"/>
          <w:lang w:val="en-GB"/>
        </w:rPr>
        <w:t>the Elk River population</w:t>
      </w:r>
      <w:r w:rsidR="003E5DC8">
        <w:rPr>
          <w:rFonts w:ascii="Times New Roman" w:eastAsia="Times New Roman" w:hAnsi="Times New Roman" w:cs="Times New Roman"/>
          <w:sz w:val="24"/>
          <w:szCs w:val="24"/>
          <w:lang w:val="en-GB"/>
        </w:rPr>
        <w:t xml:space="preserve"> of Northern tidewater goby</w:t>
      </w:r>
      <w:r w:rsidR="0013029C">
        <w:rPr>
          <w:rFonts w:ascii="Times New Roman" w:eastAsia="Times New Roman" w:hAnsi="Times New Roman" w:cs="Times New Roman"/>
          <w:sz w:val="24"/>
          <w:szCs w:val="24"/>
          <w:lang w:val="en-GB"/>
        </w:rPr>
        <w:t xml:space="preserve"> </w:t>
      </w:r>
      <w:r w:rsidR="0013029C">
        <w:rPr>
          <w:rFonts w:ascii="Times New Roman" w:eastAsia="Times New Roman" w:hAnsi="Times New Roman" w:cs="Times New Roman"/>
          <w:sz w:val="24"/>
          <w:szCs w:val="24"/>
          <w:lang w:val="en-GB"/>
        </w:rPr>
        <w:fldChar w:fldCharType="begin" w:fldLock="1"/>
      </w:r>
      <w:r w:rsidR="0013029C">
        <w:rPr>
          <w:rFonts w:ascii="Times New Roman" w:eastAsia="Times New Roman" w:hAnsi="Times New Roman" w:cs="Times New Roman"/>
          <w:sz w:val="24"/>
          <w:szCs w:val="24"/>
          <w:lang w:val="en-GB"/>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instrText>
      </w:r>
      <w:r w:rsidR="0013029C">
        <w:rPr>
          <w:rFonts w:ascii="Times New Roman" w:eastAsia="Times New Roman" w:hAnsi="Times New Roman" w:cs="Times New Roman"/>
          <w:sz w:val="24"/>
          <w:szCs w:val="24"/>
          <w:lang w:val="en-GB"/>
        </w:rPr>
        <w:fldChar w:fldCharType="separate"/>
      </w:r>
      <w:r w:rsidR="0013029C" w:rsidRPr="0013029C">
        <w:rPr>
          <w:rFonts w:ascii="Times New Roman" w:eastAsia="Times New Roman" w:hAnsi="Times New Roman" w:cs="Times New Roman"/>
          <w:noProof/>
          <w:sz w:val="24"/>
          <w:szCs w:val="24"/>
          <w:lang w:val="en-GB"/>
        </w:rPr>
        <w:t>(Kinziger et al., 2015)</w:t>
      </w:r>
      <w:r w:rsidR="0013029C">
        <w:rPr>
          <w:rFonts w:ascii="Times New Roman" w:eastAsia="Times New Roman" w:hAnsi="Times New Roman" w:cs="Times New Roman"/>
          <w:sz w:val="24"/>
          <w:szCs w:val="24"/>
          <w:lang w:val="en-GB"/>
        </w:rPr>
        <w:fldChar w:fldCharType="end"/>
      </w:r>
      <w:r w:rsidR="007C09B8">
        <w:rPr>
          <w:rFonts w:ascii="Times New Roman" w:eastAsia="Times New Roman" w:hAnsi="Times New Roman" w:cs="Times New Roman"/>
          <w:sz w:val="24"/>
          <w:szCs w:val="24"/>
          <w:lang w:val="en-GB"/>
        </w:rPr>
        <w:t xml:space="preserve"> has </w:t>
      </w:r>
      <w:ins w:id="313" w:author="Patrick" w:date="2020-07-29T12:40:00Z">
        <w:r>
          <w:rPr>
            <w:rFonts w:ascii="Times New Roman" w:eastAsia="Times New Roman" w:hAnsi="Times New Roman" w:cs="Times New Roman"/>
            <w:sz w:val="24"/>
            <w:szCs w:val="24"/>
            <w:lang w:val="en-GB"/>
          </w:rPr>
          <w:t xml:space="preserve">indeed </w:t>
        </w:r>
      </w:ins>
      <w:del w:id="314" w:author="Patrick" w:date="2020-07-29T12:40:00Z">
        <w:r w:rsidR="007C09B8" w:rsidDel="00CE5170">
          <w:rPr>
            <w:rFonts w:ascii="Times New Roman" w:eastAsia="Times New Roman" w:hAnsi="Times New Roman" w:cs="Times New Roman"/>
            <w:sz w:val="24"/>
            <w:szCs w:val="24"/>
            <w:lang w:val="en-GB"/>
          </w:rPr>
          <w:delText xml:space="preserve">significantly </w:delText>
        </w:r>
      </w:del>
      <w:r w:rsidR="007C09B8">
        <w:rPr>
          <w:rFonts w:ascii="Times New Roman" w:eastAsia="Times New Roman" w:hAnsi="Times New Roman" w:cs="Times New Roman"/>
          <w:sz w:val="24"/>
          <w:szCs w:val="24"/>
          <w:lang w:val="en-GB"/>
        </w:rPr>
        <w:t xml:space="preserve">changed </w:t>
      </w:r>
      <w:ins w:id="315" w:author="Patrick" w:date="2020-07-29T12:40:00Z">
        <w:r>
          <w:rPr>
            <w:rFonts w:ascii="Times New Roman" w:eastAsia="Times New Roman" w:hAnsi="Times New Roman" w:cs="Times New Roman"/>
            <w:sz w:val="24"/>
            <w:szCs w:val="24"/>
            <w:lang w:val="en-GB"/>
          </w:rPr>
          <w:t xml:space="preserve">significantly </w:t>
        </w:r>
      </w:ins>
      <w:r w:rsidR="007C09B8">
        <w:rPr>
          <w:rFonts w:ascii="Times New Roman" w:eastAsia="Times New Roman" w:hAnsi="Times New Roman" w:cs="Times New Roman"/>
          <w:sz w:val="24"/>
          <w:szCs w:val="24"/>
          <w:lang w:val="en-GB"/>
        </w:rPr>
        <w:t>relative to the other populations sampled in the study area (</w:t>
      </w:r>
      <w:commentRangeStart w:id="316"/>
      <w:r w:rsidR="007C09B8">
        <w:rPr>
          <w:rFonts w:ascii="Times New Roman" w:eastAsia="Times New Roman" w:hAnsi="Times New Roman" w:cs="Times New Roman"/>
          <w:sz w:val="24"/>
          <w:szCs w:val="24"/>
          <w:lang w:val="en-GB"/>
        </w:rPr>
        <w:t>p</w:t>
      </w:r>
      <w:commentRangeEnd w:id="316"/>
      <w:r>
        <w:rPr>
          <w:rStyle w:val="Marquedecommentaire"/>
        </w:rPr>
        <w:commentReference w:id="316"/>
      </w:r>
      <w:ins w:id="317" w:author="Patrick" w:date="2020-07-29T12:38:00Z">
        <w:r>
          <w:rPr>
            <w:rFonts w:ascii="Times New Roman" w:eastAsia="Times New Roman" w:hAnsi="Times New Roman" w:cs="Times New Roman"/>
            <w:sz w:val="24"/>
            <w:szCs w:val="24"/>
            <w:lang w:val="en-GB"/>
          </w:rPr>
          <w:t>-</w:t>
        </w:r>
      </w:ins>
      <w:del w:id="318" w:author="Patrick" w:date="2020-07-29T12:38:00Z">
        <w:r w:rsidR="007C09B8" w:rsidDel="00CE5170">
          <w:rPr>
            <w:rFonts w:ascii="Times New Roman" w:eastAsia="Times New Roman" w:hAnsi="Times New Roman" w:cs="Times New Roman"/>
            <w:sz w:val="24"/>
            <w:szCs w:val="24"/>
            <w:lang w:val="en-GB"/>
          </w:rPr>
          <w:delText>.</w:delText>
        </w:r>
      </w:del>
      <w:r w:rsidR="007C09B8">
        <w:rPr>
          <w:rFonts w:ascii="Times New Roman" w:eastAsia="Times New Roman" w:hAnsi="Times New Roman" w:cs="Times New Roman"/>
          <w:sz w:val="24"/>
          <w:szCs w:val="24"/>
          <w:lang w:val="en-GB"/>
        </w:rPr>
        <w:t>value = 0.00</w:t>
      </w:r>
      <w:r w:rsidR="000A6983">
        <w:rPr>
          <w:rFonts w:ascii="Times New Roman" w:eastAsia="Times New Roman" w:hAnsi="Times New Roman" w:cs="Times New Roman"/>
          <w:sz w:val="24"/>
          <w:szCs w:val="24"/>
          <w:lang w:val="en-GB"/>
        </w:rPr>
        <w:t>05</w:t>
      </w:r>
      <w:r w:rsidR="007C09B8">
        <w:rPr>
          <w:rFonts w:ascii="Times New Roman" w:eastAsia="Times New Roman" w:hAnsi="Times New Roman" w:cs="Times New Roman"/>
          <w:sz w:val="24"/>
          <w:szCs w:val="24"/>
          <w:lang w:val="en-GB"/>
        </w:rPr>
        <w:t>)</w:t>
      </w:r>
      <w:r w:rsidR="000A6983">
        <w:rPr>
          <w:rFonts w:ascii="Times New Roman" w:eastAsia="Times New Roman" w:hAnsi="Times New Roman" w:cs="Times New Roman"/>
          <w:sz w:val="24"/>
          <w:szCs w:val="24"/>
          <w:lang w:val="en-GB"/>
        </w:rPr>
        <w:t>, even after using strict adjustments (Holm-Bonferroni; p.value = 0.004)</w:t>
      </w:r>
      <w:r w:rsidR="007C09B8">
        <w:rPr>
          <w:rFonts w:ascii="Times New Roman" w:eastAsia="Times New Roman" w:hAnsi="Times New Roman" w:cs="Times New Roman"/>
          <w:sz w:val="24"/>
          <w:szCs w:val="24"/>
          <w:lang w:val="en-GB"/>
        </w:rPr>
        <w:t>.</w:t>
      </w:r>
      <w:r w:rsidR="0013029C">
        <w:rPr>
          <w:rFonts w:ascii="Times New Roman" w:eastAsia="Times New Roman" w:hAnsi="Times New Roman" w:cs="Times New Roman"/>
          <w:sz w:val="24"/>
          <w:szCs w:val="24"/>
          <w:lang w:val="en-GB"/>
        </w:rPr>
        <w:t xml:space="preserve"> </w:t>
      </w:r>
      <w:r w:rsidR="003E16F2">
        <w:rPr>
          <w:rFonts w:ascii="Times New Roman" w:eastAsia="Times New Roman" w:hAnsi="Times New Roman" w:cs="Times New Roman"/>
          <w:sz w:val="24"/>
          <w:szCs w:val="24"/>
          <w:lang w:val="en-GB"/>
        </w:rPr>
        <w:t>The results describe a loss of genetic diversity in that population between 2006 and 2011</w:t>
      </w:r>
      <w:ins w:id="319" w:author="Patrick" w:date="2020-07-29T12:41:00Z">
        <w:r>
          <w:rPr>
            <w:rFonts w:ascii="Times New Roman" w:eastAsia="Times New Roman" w:hAnsi="Times New Roman" w:cs="Times New Roman"/>
            <w:sz w:val="24"/>
            <w:szCs w:val="24"/>
            <w:lang w:val="en-GB"/>
          </w:rPr>
          <w:t xml:space="preserve">, confirming previous </w:t>
        </w:r>
        <w:commentRangeStart w:id="320"/>
        <w:r>
          <w:rPr>
            <w:rFonts w:ascii="Times New Roman" w:eastAsia="Times New Roman" w:hAnsi="Times New Roman" w:cs="Times New Roman"/>
            <w:sz w:val="24"/>
            <w:szCs w:val="24"/>
            <w:lang w:val="en-GB"/>
          </w:rPr>
          <w:t>findings</w:t>
        </w:r>
        <w:commentRangeEnd w:id="320"/>
        <w:r>
          <w:rPr>
            <w:rStyle w:val="Marquedecommentaire"/>
          </w:rPr>
          <w:commentReference w:id="320"/>
        </w:r>
      </w:ins>
      <w:r w:rsidR="003E16F2">
        <w:rPr>
          <w:rFonts w:ascii="Times New Roman" w:eastAsia="Times New Roman" w:hAnsi="Times New Roman" w:cs="Times New Roman"/>
          <w:sz w:val="24"/>
          <w:szCs w:val="24"/>
          <w:lang w:val="en-GB"/>
        </w:rPr>
        <w:t xml:space="preserve">. </w:t>
      </w:r>
      <w:del w:id="321" w:author="Patrick" w:date="2020-07-29T12:40:00Z">
        <w:r w:rsidR="0013029C" w:rsidDel="00CE5170">
          <w:rPr>
            <w:rFonts w:ascii="Times New Roman" w:eastAsia="Times New Roman" w:hAnsi="Times New Roman" w:cs="Times New Roman"/>
            <w:sz w:val="24"/>
            <w:szCs w:val="24"/>
            <w:lang w:val="en-GB"/>
          </w:rPr>
          <w:delText xml:space="preserve">The Elk River population was the population where unexpected temporal genetic change was suggested to have taken place </w:delText>
        </w:r>
        <w:r w:rsidR="0013029C" w:rsidDel="00CE5170">
          <w:rPr>
            <w:rFonts w:ascii="Times New Roman" w:eastAsia="Times New Roman" w:hAnsi="Times New Roman" w:cs="Times New Roman"/>
            <w:sz w:val="24"/>
            <w:szCs w:val="24"/>
            <w:lang w:val="en-GB"/>
          </w:rPr>
          <w:fldChar w:fldCharType="begin" w:fldLock="1"/>
        </w:r>
        <w:r w:rsidR="00C25B7D" w:rsidDel="00CE5170">
          <w:rPr>
            <w:rFonts w:ascii="Times New Roman" w:eastAsia="Times New Roman" w:hAnsi="Times New Roman" w:cs="Times New Roman"/>
            <w:sz w:val="24"/>
            <w:szCs w:val="24"/>
            <w:lang w:val="en-GB"/>
          </w:rPr>
          <w:del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isolation?","type":"article-journal","volume":"24"},"uris":["http://www.mendeley.com/documents/?uuid=94170e91-385b-4397-a362-e735e6da69fe"]}],"mendeley":{"formattedCitation":"(Kinziger et al., 2015)","plainTextFormattedCitation":"(Kinziger et al., 2015)","previouslyFormattedCitation":"(Kinziger et al., 2015)"},"properties":{"noteIndex":0},"schema":"https://github.com/citation-style-language/schema/raw/master/csl-citation.json"}</w:delInstrText>
        </w:r>
        <w:r w:rsidR="0013029C" w:rsidDel="00CE5170">
          <w:rPr>
            <w:rFonts w:ascii="Times New Roman" w:eastAsia="Times New Roman" w:hAnsi="Times New Roman" w:cs="Times New Roman"/>
            <w:sz w:val="24"/>
            <w:szCs w:val="24"/>
            <w:lang w:val="en-GB"/>
          </w:rPr>
          <w:fldChar w:fldCharType="separate"/>
        </w:r>
        <w:r w:rsidR="0013029C" w:rsidRPr="0013029C" w:rsidDel="00CE5170">
          <w:rPr>
            <w:rFonts w:ascii="Times New Roman" w:eastAsia="Times New Roman" w:hAnsi="Times New Roman" w:cs="Times New Roman"/>
            <w:noProof/>
            <w:sz w:val="24"/>
            <w:szCs w:val="24"/>
            <w:lang w:val="en-GB"/>
          </w:rPr>
          <w:delText>(Kinziger et al., 2015)</w:delText>
        </w:r>
        <w:r w:rsidR="0013029C" w:rsidDel="00CE5170">
          <w:rPr>
            <w:rFonts w:ascii="Times New Roman" w:eastAsia="Times New Roman" w:hAnsi="Times New Roman" w:cs="Times New Roman"/>
            <w:sz w:val="24"/>
            <w:szCs w:val="24"/>
            <w:lang w:val="en-GB"/>
          </w:rPr>
          <w:fldChar w:fldCharType="end"/>
        </w:r>
        <w:r w:rsidR="00B972ED" w:rsidDel="00CE5170">
          <w:rPr>
            <w:rFonts w:ascii="Times New Roman" w:eastAsia="Times New Roman" w:hAnsi="Times New Roman" w:cs="Times New Roman"/>
            <w:sz w:val="24"/>
            <w:szCs w:val="24"/>
            <w:lang w:val="en-GB"/>
          </w:rPr>
          <w:delText xml:space="preserve">, </w:delText>
        </w:r>
        <w:r w:rsidR="008257A1" w:rsidDel="00CE5170">
          <w:rPr>
            <w:rFonts w:ascii="Times New Roman" w:eastAsia="Times New Roman" w:hAnsi="Times New Roman" w:cs="Times New Roman"/>
            <w:sz w:val="24"/>
            <w:szCs w:val="24"/>
            <w:lang w:val="en-GB"/>
          </w:rPr>
          <w:delText>so our results support the original study</w:delText>
        </w:r>
        <w:r w:rsidR="000E54F4" w:rsidDel="00CE5170">
          <w:rPr>
            <w:rFonts w:ascii="Times New Roman" w:eastAsia="Times New Roman" w:hAnsi="Times New Roman" w:cs="Times New Roman"/>
            <w:sz w:val="24"/>
            <w:szCs w:val="24"/>
            <w:lang w:val="en-GB"/>
          </w:rPr>
          <w:delText xml:space="preserve"> and provided a</w:delText>
        </w:r>
        <w:r w:rsidR="0031329F" w:rsidDel="00CE5170">
          <w:rPr>
            <w:rFonts w:ascii="Times New Roman" w:eastAsia="Times New Roman" w:hAnsi="Times New Roman" w:cs="Times New Roman"/>
            <w:sz w:val="24"/>
            <w:szCs w:val="24"/>
            <w:lang w:val="en-GB"/>
          </w:rPr>
          <w:delText xml:space="preserve"> more</w:delText>
        </w:r>
        <w:r w:rsidR="000E54F4" w:rsidDel="00CE5170">
          <w:rPr>
            <w:rFonts w:ascii="Times New Roman" w:eastAsia="Times New Roman" w:hAnsi="Times New Roman" w:cs="Times New Roman"/>
            <w:sz w:val="24"/>
            <w:szCs w:val="24"/>
            <w:lang w:val="en-GB"/>
          </w:rPr>
          <w:delText xml:space="preserve"> direct hypothesis test</w:delText>
        </w:r>
        <w:r w:rsidR="008257A1" w:rsidDel="00CE5170">
          <w:rPr>
            <w:rFonts w:ascii="Times New Roman" w:eastAsia="Times New Roman" w:hAnsi="Times New Roman" w:cs="Times New Roman"/>
            <w:sz w:val="24"/>
            <w:szCs w:val="24"/>
            <w:lang w:val="en-GB"/>
          </w:rPr>
          <w:delText>.</w:delText>
        </w:r>
      </w:del>
    </w:p>
    <w:p w14:paraId="47F6E302" w14:textId="656F95FF" w:rsidR="00716E49" w:rsidRPr="0007763B" w:rsidRDefault="00716E49" w:rsidP="000E06D6">
      <w:pPr>
        <w:spacing w:before="240" w:after="240" w:line="276" w:lineRule="auto"/>
        <w:rPr>
          <w:rFonts w:ascii="Times New Roman" w:eastAsia="Times New Roman" w:hAnsi="Times New Roman" w:cs="Times New Roman"/>
          <w:sz w:val="24"/>
          <w:szCs w:val="24"/>
        </w:rPr>
      </w:pPr>
    </w:p>
    <w:p w14:paraId="0EE93A26" w14:textId="77777777" w:rsidR="00635AF6" w:rsidRDefault="00635AF6" w:rsidP="000E06D6">
      <w:pPr>
        <w:spacing w:before="240" w:after="240" w:line="276" w:lineRule="auto"/>
        <w:rPr>
          <w:rFonts w:ascii="Times New Roman" w:eastAsia="Times New Roman" w:hAnsi="Times New Roman" w:cs="Times New Roman"/>
          <w:b/>
          <w:sz w:val="24"/>
          <w:szCs w:val="24"/>
        </w:rPr>
      </w:pPr>
      <w:commentRangeStart w:id="322"/>
      <w:r>
        <w:rPr>
          <w:rFonts w:ascii="Times New Roman" w:eastAsia="Times New Roman" w:hAnsi="Times New Roman" w:cs="Times New Roman"/>
          <w:b/>
          <w:sz w:val="24"/>
          <w:szCs w:val="24"/>
        </w:rPr>
        <w:t>DISCUSSION</w:t>
      </w:r>
      <w:commentRangeEnd w:id="322"/>
      <w:r w:rsidR="00CE5170">
        <w:rPr>
          <w:rStyle w:val="Marquedecommentaire"/>
        </w:rPr>
        <w:commentReference w:id="322"/>
      </w:r>
    </w:p>
    <w:p w14:paraId="2B3F6ED8" w14:textId="474AB938" w:rsidR="00CE5170" w:rsidRDefault="00CE5170" w:rsidP="000E06D6">
      <w:pPr>
        <w:spacing w:before="240" w:after="240" w:line="276" w:lineRule="auto"/>
        <w:rPr>
          <w:ins w:id="323" w:author="Patrick" w:date="2020-07-29T12:43:00Z"/>
          <w:rFonts w:ascii="Times New Roman" w:eastAsia="Times New Roman" w:hAnsi="Times New Roman" w:cs="Times New Roman"/>
          <w:sz w:val="24"/>
          <w:szCs w:val="24"/>
        </w:rPr>
      </w:pPr>
      <w:commentRangeStart w:id="324"/>
      <w:ins w:id="325" w:author="Patrick" w:date="2020-07-29T12:43:00Z">
        <w:r>
          <w:rPr>
            <w:rFonts w:ascii="Times New Roman" w:eastAsia="Times New Roman" w:hAnsi="Times New Roman" w:cs="Times New Roman"/>
            <w:sz w:val="24"/>
            <w:szCs w:val="24"/>
          </w:rPr>
          <w:t>Xxx</w:t>
        </w:r>
        <w:commentRangeEnd w:id="324"/>
        <w:r>
          <w:rPr>
            <w:rStyle w:val="Marquedecommentaire"/>
          </w:rPr>
          <w:commentReference w:id="324"/>
        </w:r>
      </w:ins>
    </w:p>
    <w:p w14:paraId="7856901C" w14:textId="6D73CD4C" w:rsidR="004B7793" w:rsidRPr="00E91D97" w:rsidRDefault="00E91D97"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how dispersal, the spatial extent of a demographic event</w:t>
      </w:r>
      <w:r w:rsidR="002663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timing of sampling affects our ability to identify populations </w:t>
      </w:r>
      <w:r w:rsidR="009E00FB">
        <w:rPr>
          <w:rFonts w:ascii="Times New Roman" w:eastAsia="Times New Roman" w:hAnsi="Times New Roman" w:cs="Times New Roman"/>
          <w:sz w:val="24"/>
          <w:szCs w:val="24"/>
        </w:rPr>
        <w:t xml:space="preserve">having undergone significant changes in </w:t>
      </w:r>
      <w:r w:rsidR="009E00FB">
        <w:rPr>
          <w:rFonts w:ascii="Times New Roman" w:eastAsia="Times New Roman" w:hAnsi="Times New Roman" w:cs="Times New Roman"/>
          <w:sz w:val="24"/>
          <w:szCs w:val="24"/>
        </w:rPr>
        <w:lastRenderedPageBreak/>
        <w:t xml:space="preserve">genetic diversity. </w:t>
      </w:r>
      <w:del w:id="326" w:author="Patrick" w:date="2020-07-29T12:43:00Z">
        <w:r w:rsidR="009E00FB" w:rsidDel="00CE5170">
          <w:rPr>
            <w:rFonts w:ascii="Times New Roman" w:eastAsia="Times New Roman" w:hAnsi="Times New Roman" w:cs="Times New Roman"/>
            <w:sz w:val="24"/>
            <w:szCs w:val="24"/>
          </w:rPr>
          <w:delText>Using</w:delText>
        </w:r>
        <w:r w:rsidDel="00CE5170">
          <w:rPr>
            <w:rFonts w:ascii="Times New Roman" w:eastAsia="Times New Roman" w:hAnsi="Times New Roman" w:cs="Times New Roman"/>
            <w:sz w:val="24"/>
            <w:szCs w:val="24"/>
          </w:rPr>
          <w:delText xml:space="preserve"> </w:delText>
        </w:r>
        <w:r w:rsidR="00213093" w:rsidDel="00CE5170">
          <w:rPr>
            <w:rFonts w:ascii="Times New Roman" w:eastAsia="Times New Roman" w:hAnsi="Times New Roman" w:cs="Times New Roman"/>
            <w:sz w:val="24"/>
            <w:szCs w:val="24"/>
          </w:rPr>
          <w:delText>a new</w:delText>
        </w:r>
        <w:r w:rsidDel="00CE5170">
          <w:rPr>
            <w:rFonts w:ascii="Times New Roman" w:eastAsia="Times New Roman" w:hAnsi="Times New Roman" w:cs="Times New Roman"/>
            <w:sz w:val="24"/>
            <w:szCs w:val="24"/>
          </w:rPr>
          <w:delText xml:space="preserve"> </w:delText>
        </w:r>
        <w:r w:rsidR="00213093" w:rsidDel="00CE5170">
          <w:rPr>
            <w:rFonts w:ascii="Times New Roman" w:eastAsia="Times New Roman" w:hAnsi="Times New Roman" w:cs="Times New Roman"/>
            <w:sz w:val="24"/>
            <w:szCs w:val="24"/>
          </w:rPr>
          <w:delText xml:space="preserve">permutation-based testing procedure, TGI, we </w:delText>
        </w:r>
        <w:r w:rsidR="00C47756" w:rsidDel="00CE5170">
          <w:rPr>
            <w:rFonts w:ascii="Times New Roman" w:eastAsia="Times New Roman" w:hAnsi="Times New Roman" w:cs="Times New Roman"/>
            <w:sz w:val="24"/>
            <w:szCs w:val="24"/>
          </w:rPr>
          <w:delText xml:space="preserve">showed </w:delText>
        </w:r>
        <w:r w:rsidR="009E00FB" w:rsidDel="00CE5170">
          <w:rPr>
            <w:rFonts w:ascii="Times New Roman" w:eastAsia="Times New Roman" w:hAnsi="Times New Roman" w:cs="Times New Roman"/>
            <w:sz w:val="24"/>
            <w:szCs w:val="24"/>
          </w:rPr>
          <w:delText xml:space="preserve">that </w:delText>
        </w:r>
        <w:r w:rsidR="007E7573" w:rsidDel="00CE5170">
          <w:rPr>
            <w:rFonts w:ascii="Times New Roman" w:eastAsia="Times New Roman" w:hAnsi="Times New Roman" w:cs="Times New Roman"/>
            <w:sz w:val="24"/>
            <w:szCs w:val="24"/>
          </w:rPr>
          <w:delText>useful information about temporal change</w:delText>
        </w:r>
        <w:r w:rsidR="00C47756" w:rsidDel="00CE5170">
          <w:rPr>
            <w:rFonts w:ascii="Times New Roman" w:eastAsia="Times New Roman" w:hAnsi="Times New Roman" w:cs="Times New Roman"/>
            <w:sz w:val="24"/>
            <w:szCs w:val="24"/>
          </w:rPr>
          <w:delText>s in the genetic structure of populations</w:delText>
        </w:r>
        <w:r w:rsidR="007E7573" w:rsidDel="00CE5170">
          <w:rPr>
            <w:rFonts w:ascii="Times New Roman" w:eastAsia="Times New Roman" w:hAnsi="Times New Roman" w:cs="Times New Roman"/>
            <w:sz w:val="24"/>
            <w:szCs w:val="24"/>
          </w:rPr>
          <w:delText xml:space="preserve"> can be </w:delText>
        </w:r>
        <w:r w:rsidR="007C51E0" w:rsidDel="00CE5170">
          <w:rPr>
            <w:rFonts w:ascii="Times New Roman" w:eastAsia="Times New Roman" w:hAnsi="Times New Roman" w:cs="Times New Roman"/>
            <w:sz w:val="24"/>
            <w:szCs w:val="24"/>
          </w:rPr>
          <w:delText>obtain</w:delText>
        </w:r>
        <w:r w:rsidR="007E7573" w:rsidDel="00CE5170">
          <w:rPr>
            <w:rFonts w:ascii="Times New Roman" w:eastAsia="Times New Roman" w:hAnsi="Times New Roman" w:cs="Times New Roman"/>
            <w:sz w:val="24"/>
            <w:szCs w:val="24"/>
          </w:rPr>
          <w:delText>ed</w:delText>
        </w:r>
        <w:r w:rsidDel="00CE5170">
          <w:rPr>
            <w:rFonts w:ascii="Times New Roman" w:eastAsia="Times New Roman" w:hAnsi="Times New Roman" w:cs="Times New Roman"/>
            <w:sz w:val="24"/>
            <w:szCs w:val="24"/>
          </w:rPr>
          <w:delText xml:space="preserve">. </w:delText>
        </w:r>
      </w:del>
      <w:r w:rsidR="009E00FB">
        <w:rPr>
          <w:rFonts w:ascii="Times New Roman" w:eastAsia="Times New Roman" w:hAnsi="Times New Roman" w:cs="Times New Roman"/>
          <w:sz w:val="24"/>
          <w:szCs w:val="24"/>
        </w:rPr>
        <w:t xml:space="preserve">Performance of </w:t>
      </w:r>
      <w:ins w:id="327" w:author="Patrick" w:date="2020-07-29T12:44:00Z">
        <w:r w:rsidR="00CE5170">
          <w:rPr>
            <w:rFonts w:ascii="Times New Roman" w:eastAsia="Times New Roman" w:hAnsi="Times New Roman" w:cs="Times New Roman"/>
            <w:sz w:val="24"/>
            <w:szCs w:val="24"/>
          </w:rPr>
          <w:t xml:space="preserve">our permutation-based TGI </w:t>
        </w:r>
      </w:ins>
      <w:del w:id="328" w:author="Patrick" w:date="2020-07-29T12:44:00Z">
        <w:r w:rsidR="00C47756" w:rsidDel="00CE5170">
          <w:rPr>
            <w:rFonts w:ascii="Times New Roman" w:eastAsia="Times New Roman" w:hAnsi="Times New Roman" w:cs="Times New Roman"/>
            <w:sz w:val="24"/>
            <w:szCs w:val="24"/>
          </w:rPr>
          <w:delText xml:space="preserve">the new </w:delText>
        </w:r>
      </w:del>
      <w:r w:rsidR="00C47756">
        <w:rPr>
          <w:rFonts w:ascii="Times New Roman" w:eastAsia="Times New Roman" w:hAnsi="Times New Roman" w:cs="Times New Roman"/>
          <w:sz w:val="24"/>
          <w:szCs w:val="24"/>
        </w:rPr>
        <w:t>procedure</w:t>
      </w:r>
      <w:r w:rsidR="009E00FB">
        <w:rPr>
          <w:rFonts w:ascii="Times New Roman" w:eastAsia="Times New Roman" w:hAnsi="Times New Roman" w:cs="Times New Roman"/>
          <w:sz w:val="24"/>
          <w:szCs w:val="24"/>
        </w:rPr>
        <w:t xml:space="preserve"> was evaluated using </w:t>
      </w:r>
      <w:del w:id="329" w:author="Patrick" w:date="2020-07-29T12:44:00Z">
        <w:r w:rsidR="009E00FB" w:rsidDel="00CE5170">
          <w:rPr>
            <w:rFonts w:ascii="Times New Roman" w:eastAsia="Times New Roman" w:hAnsi="Times New Roman" w:cs="Times New Roman"/>
            <w:sz w:val="24"/>
            <w:szCs w:val="24"/>
          </w:rPr>
          <w:delText xml:space="preserve">data generated using </w:delText>
        </w:r>
      </w:del>
      <w:r w:rsidR="009E00FB">
        <w:rPr>
          <w:rFonts w:ascii="Times New Roman" w:eastAsia="Times New Roman" w:hAnsi="Times New Roman" w:cs="Times New Roman"/>
          <w:sz w:val="24"/>
          <w:szCs w:val="24"/>
        </w:rPr>
        <w:t xml:space="preserve">a </w:t>
      </w:r>
      <w:r w:rsidRPr="00E91D97">
        <w:rPr>
          <w:rFonts w:ascii="Times New Roman" w:eastAsia="Times New Roman" w:hAnsi="Times New Roman" w:cs="Times New Roman"/>
          <w:sz w:val="24"/>
          <w:szCs w:val="24"/>
        </w:rPr>
        <w:t xml:space="preserve">spatially-explicit gene flow </w:t>
      </w:r>
      <w:del w:id="330" w:author="Patrick" w:date="2020-07-29T12:44:00Z">
        <w:r w:rsidRPr="00E91D97" w:rsidDel="00CE5170">
          <w:rPr>
            <w:rFonts w:ascii="Times New Roman" w:eastAsia="Times New Roman" w:hAnsi="Times New Roman" w:cs="Times New Roman"/>
            <w:sz w:val="24"/>
            <w:szCs w:val="24"/>
          </w:rPr>
          <w:delText xml:space="preserve">simulation software </w:delText>
        </w:r>
      </w:del>
      <w:ins w:id="331" w:author="Patrick" w:date="2020-07-29T12:44:00Z">
        <w:r w:rsidR="00CE5170">
          <w:rPr>
            <w:rFonts w:ascii="Times New Roman" w:eastAsia="Times New Roman" w:hAnsi="Times New Roman" w:cs="Times New Roman"/>
            <w:sz w:val="24"/>
            <w:szCs w:val="24"/>
          </w:rPr>
          <w:t xml:space="preserve">simulator </w:t>
        </w:r>
      </w:ins>
      <w:r w:rsidR="003F6100">
        <w:rPr>
          <w:rFonts w:ascii="Times New Roman" w:eastAsia="Times New Roman" w:hAnsi="Times New Roman" w:cs="Times New Roman"/>
          <w:sz w:val="24"/>
          <w:szCs w:val="24"/>
        </w:rPr>
        <w:fldChar w:fldCharType="begin" w:fldLock="1"/>
      </w:r>
      <w:r w:rsidR="008F2088">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3F6100">
        <w:rPr>
          <w:rFonts w:ascii="Times New Roman" w:eastAsia="Times New Roman" w:hAnsi="Times New Roman" w:cs="Times New Roman"/>
          <w:sz w:val="24"/>
          <w:szCs w:val="24"/>
        </w:rPr>
        <w:fldChar w:fldCharType="separate"/>
      </w:r>
      <w:r w:rsidR="003F6100" w:rsidRPr="003F6100">
        <w:rPr>
          <w:rFonts w:ascii="Times New Roman" w:eastAsia="Times New Roman" w:hAnsi="Times New Roman" w:cs="Times New Roman"/>
          <w:noProof/>
          <w:sz w:val="24"/>
          <w:szCs w:val="24"/>
        </w:rPr>
        <w:t>(Landguth, Bearlin, et al., 2017)</w:t>
      </w:r>
      <w:r w:rsidR="003F6100">
        <w:rPr>
          <w:rFonts w:ascii="Times New Roman" w:eastAsia="Times New Roman" w:hAnsi="Times New Roman" w:cs="Times New Roman"/>
          <w:sz w:val="24"/>
          <w:szCs w:val="24"/>
        </w:rPr>
        <w:fldChar w:fldCharType="end"/>
      </w:r>
      <w:r w:rsidR="009E00FB">
        <w:rPr>
          <w:rFonts w:ascii="Times New Roman" w:eastAsia="Times New Roman" w:hAnsi="Times New Roman" w:cs="Times New Roman"/>
          <w:sz w:val="24"/>
          <w:szCs w:val="24"/>
        </w:rPr>
        <w:t xml:space="preserve">. </w:t>
      </w:r>
      <w:del w:id="332" w:author="Patrick" w:date="2020-07-29T12:44:00Z">
        <w:r w:rsidR="009E00FB" w:rsidDel="00CE5170">
          <w:rPr>
            <w:rFonts w:ascii="Times New Roman" w:eastAsia="Times New Roman" w:hAnsi="Times New Roman" w:cs="Times New Roman"/>
            <w:sz w:val="24"/>
            <w:szCs w:val="24"/>
          </w:rPr>
          <w:delText xml:space="preserve">Using this model, we explored </w:delText>
        </w:r>
        <w:r w:rsidR="00B258FF" w:rsidDel="00CE5170">
          <w:rPr>
            <w:rFonts w:ascii="Times New Roman" w:eastAsia="Times New Roman" w:hAnsi="Times New Roman" w:cs="Times New Roman"/>
            <w:sz w:val="24"/>
            <w:szCs w:val="24"/>
          </w:rPr>
          <w:delText>our ability to detect</w:delText>
        </w:r>
        <w:r w:rsidR="009E00FB" w:rsidDel="00CE5170">
          <w:rPr>
            <w:rFonts w:ascii="Times New Roman" w:eastAsia="Times New Roman" w:hAnsi="Times New Roman" w:cs="Times New Roman"/>
            <w:sz w:val="24"/>
            <w:szCs w:val="24"/>
          </w:rPr>
          <w:delText xml:space="preserve"> </w:delText>
        </w:r>
        <w:r w:rsidDel="00CE5170">
          <w:rPr>
            <w:rFonts w:ascii="Times New Roman" w:eastAsia="Times New Roman" w:hAnsi="Times New Roman" w:cs="Times New Roman"/>
            <w:sz w:val="24"/>
            <w:szCs w:val="24"/>
          </w:rPr>
          <w:delText xml:space="preserve">punctual and </w:delText>
        </w:r>
        <w:r w:rsidR="007E7573" w:rsidDel="00CE5170">
          <w:rPr>
            <w:rFonts w:ascii="Times New Roman" w:eastAsia="Times New Roman" w:hAnsi="Times New Roman" w:cs="Times New Roman"/>
            <w:sz w:val="24"/>
            <w:szCs w:val="24"/>
          </w:rPr>
          <w:delText>significant</w:delText>
        </w:r>
        <w:r w:rsidDel="00CE5170">
          <w:rPr>
            <w:rFonts w:ascii="Times New Roman" w:eastAsia="Times New Roman" w:hAnsi="Times New Roman" w:cs="Times New Roman"/>
            <w:sz w:val="24"/>
            <w:szCs w:val="24"/>
          </w:rPr>
          <w:delText xml:space="preserve"> demographic event</w:delText>
        </w:r>
        <w:r w:rsidR="00B258FF" w:rsidDel="00CE5170">
          <w:rPr>
            <w:rFonts w:ascii="Times New Roman" w:eastAsia="Times New Roman" w:hAnsi="Times New Roman" w:cs="Times New Roman"/>
            <w:sz w:val="24"/>
            <w:szCs w:val="24"/>
          </w:rPr>
          <w:delText>s</w:delText>
        </w:r>
        <w:r w:rsidDel="00CE5170">
          <w:rPr>
            <w:rFonts w:ascii="Times New Roman" w:eastAsia="Times New Roman" w:hAnsi="Times New Roman" w:cs="Times New Roman"/>
            <w:sz w:val="24"/>
            <w:szCs w:val="24"/>
          </w:rPr>
          <w:delText xml:space="preserve"> </w:delText>
        </w:r>
        <w:r w:rsidR="006F243F" w:rsidDel="00CE5170">
          <w:rPr>
            <w:rFonts w:ascii="Times New Roman" w:eastAsia="Times New Roman" w:hAnsi="Times New Roman" w:cs="Times New Roman"/>
            <w:sz w:val="24"/>
            <w:szCs w:val="24"/>
          </w:rPr>
          <w:delText>i</w:delText>
        </w:r>
        <w:r w:rsidDel="00CE5170">
          <w:rPr>
            <w:rFonts w:ascii="Times New Roman" w:eastAsia="Times New Roman" w:hAnsi="Times New Roman" w:cs="Times New Roman"/>
            <w:sz w:val="24"/>
            <w:szCs w:val="24"/>
          </w:rPr>
          <w:delText xml:space="preserve">n one to three </w:delText>
        </w:r>
        <w:r w:rsidR="007A6666" w:rsidDel="00CE5170">
          <w:rPr>
            <w:rFonts w:ascii="Times New Roman" w:eastAsia="Times New Roman" w:hAnsi="Times New Roman" w:cs="Times New Roman"/>
            <w:sz w:val="24"/>
            <w:szCs w:val="24"/>
          </w:rPr>
          <w:delText xml:space="preserve">local </w:delText>
        </w:r>
        <w:r w:rsidDel="00CE5170">
          <w:rPr>
            <w:rFonts w:ascii="Times New Roman" w:eastAsia="Times New Roman" w:hAnsi="Times New Roman" w:cs="Times New Roman"/>
            <w:sz w:val="24"/>
            <w:szCs w:val="24"/>
          </w:rPr>
          <w:delText>populations</w:delText>
        </w:r>
        <w:r w:rsidR="00B258FF" w:rsidDel="00CE5170">
          <w:rPr>
            <w:rFonts w:ascii="Times New Roman" w:eastAsia="Times New Roman" w:hAnsi="Times New Roman" w:cs="Times New Roman"/>
            <w:sz w:val="24"/>
            <w:szCs w:val="24"/>
          </w:rPr>
          <w:delText>,</w:delText>
        </w:r>
        <w:r w:rsidDel="00CE5170">
          <w:rPr>
            <w:rFonts w:ascii="Times New Roman" w:eastAsia="Times New Roman" w:hAnsi="Times New Roman" w:cs="Times New Roman"/>
            <w:sz w:val="24"/>
            <w:szCs w:val="24"/>
          </w:rPr>
          <w:delText xml:space="preserve"> within a larger landscape of connected populations bearing more than a thousand individuals</w:delText>
        </w:r>
        <w:r w:rsidR="00B258FF" w:rsidDel="00CE5170">
          <w:rPr>
            <w:rFonts w:ascii="Times New Roman" w:eastAsia="Times New Roman" w:hAnsi="Times New Roman" w:cs="Times New Roman"/>
            <w:sz w:val="24"/>
            <w:szCs w:val="24"/>
          </w:rPr>
          <w:delText xml:space="preserve"> in total</w:delText>
        </w:r>
        <w:r w:rsidDel="00CE5170">
          <w:rPr>
            <w:rFonts w:ascii="Times New Roman" w:eastAsia="Times New Roman" w:hAnsi="Times New Roman" w:cs="Times New Roman"/>
            <w:sz w:val="24"/>
            <w:szCs w:val="24"/>
          </w:rPr>
          <w:delText xml:space="preserve">. </w:delText>
        </w:r>
      </w:del>
      <w:del w:id="333" w:author="Patrick" w:date="2020-07-29T12:47:00Z">
        <w:r w:rsidR="00316ED7" w:rsidDel="00626796">
          <w:rPr>
            <w:rFonts w:ascii="Times New Roman" w:eastAsia="Times New Roman" w:hAnsi="Times New Roman" w:cs="Times New Roman"/>
            <w:sz w:val="24"/>
            <w:szCs w:val="24"/>
          </w:rPr>
          <w:delText>W</w:delText>
        </w:r>
        <w:r w:rsidDel="00626796">
          <w:rPr>
            <w:rFonts w:ascii="Times New Roman" w:eastAsia="Times New Roman" w:hAnsi="Times New Roman" w:cs="Times New Roman"/>
            <w:sz w:val="24"/>
            <w:szCs w:val="24"/>
          </w:rPr>
          <w:delText xml:space="preserve">e </w:delText>
        </w:r>
      </w:del>
      <w:del w:id="334" w:author="Patrick" w:date="2020-07-29T12:45:00Z">
        <w:r w:rsidR="00213093" w:rsidDel="00CE5170">
          <w:rPr>
            <w:rFonts w:ascii="Times New Roman" w:eastAsia="Times New Roman" w:hAnsi="Times New Roman" w:cs="Times New Roman"/>
            <w:sz w:val="24"/>
            <w:szCs w:val="24"/>
          </w:rPr>
          <w:delText xml:space="preserve">aimed </w:delText>
        </w:r>
        <w:r w:rsidR="006F243F" w:rsidDel="00CE5170">
          <w:rPr>
            <w:rFonts w:ascii="Times New Roman" w:eastAsia="Times New Roman" w:hAnsi="Times New Roman" w:cs="Times New Roman"/>
            <w:sz w:val="24"/>
            <w:szCs w:val="24"/>
          </w:rPr>
          <w:delText xml:space="preserve">at </w:delText>
        </w:r>
        <w:r w:rsidR="00213093" w:rsidDel="00CE5170">
          <w:rPr>
            <w:rFonts w:ascii="Times New Roman" w:eastAsia="Times New Roman" w:hAnsi="Times New Roman" w:cs="Times New Roman"/>
            <w:sz w:val="24"/>
            <w:szCs w:val="24"/>
          </w:rPr>
          <w:delText>evaluat</w:delText>
        </w:r>
        <w:r w:rsidR="006F243F" w:rsidDel="00CE5170">
          <w:rPr>
            <w:rFonts w:ascii="Times New Roman" w:eastAsia="Times New Roman" w:hAnsi="Times New Roman" w:cs="Times New Roman"/>
            <w:sz w:val="24"/>
            <w:szCs w:val="24"/>
          </w:rPr>
          <w:delText>ing</w:delText>
        </w:r>
        <w:r w:rsidR="00213093" w:rsidDel="00CE5170">
          <w:rPr>
            <w:rFonts w:ascii="Times New Roman" w:eastAsia="Times New Roman" w:hAnsi="Times New Roman" w:cs="Times New Roman"/>
            <w:sz w:val="24"/>
            <w:szCs w:val="24"/>
          </w:rPr>
          <w:delText xml:space="preserve"> </w:delText>
        </w:r>
      </w:del>
      <w:del w:id="335" w:author="Patrick" w:date="2020-07-29T12:47:00Z">
        <w:r w:rsidR="00213093" w:rsidDel="00626796">
          <w:rPr>
            <w:rFonts w:ascii="Times New Roman" w:eastAsia="Times New Roman" w:hAnsi="Times New Roman" w:cs="Times New Roman"/>
            <w:sz w:val="24"/>
            <w:szCs w:val="24"/>
          </w:rPr>
          <w:delText xml:space="preserve">how </w:delText>
        </w:r>
        <w:commentRangeStart w:id="336"/>
        <w:r w:rsidR="00213093" w:rsidDel="00626796">
          <w:rPr>
            <w:rFonts w:ascii="Times New Roman" w:eastAsia="Times New Roman" w:hAnsi="Times New Roman" w:cs="Times New Roman"/>
            <w:sz w:val="24"/>
            <w:szCs w:val="24"/>
          </w:rPr>
          <w:delText xml:space="preserve">often TGI </w:delText>
        </w:r>
      </w:del>
      <w:del w:id="337" w:author="Patrick" w:date="2020-07-29T12:45:00Z">
        <w:r w:rsidR="00213093" w:rsidDel="00CE5170">
          <w:rPr>
            <w:rFonts w:ascii="Times New Roman" w:eastAsia="Times New Roman" w:hAnsi="Times New Roman" w:cs="Times New Roman"/>
            <w:sz w:val="24"/>
            <w:szCs w:val="24"/>
          </w:rPr>
          <w:delText xml:space="preserve">would </w:delText>
        </w:r>
      </w:del>
      <w:del w:id="338" w:author="Patrick" w:date="2020-07-29T12:47:00Z">
        <w:r w:rsidR="00213093" w:rsidDel="00626796">
          <w:rPr>
            <w:rFonts w:ascii="Times New Roman" w:eastAsia="Times New Roman" w:hAnsi="Times New Roman" w:cs="Times New Roman"/>
            <w:sz w:val="24"/>
            <w:szCs w:val="24"/>
          </w:rPr>
          <w:delText xml:space="preserve">fail to identify populations </w:delText>
        </w:r>
        <w:commentRangeEnd w:id="336"/>
        <w:r w:rsidR="00626796" w:rsidDel="00626796">
          <w:rPr>
            <w:rStyle w:val="Marquedecommentaire"/>
          </w:rPr>
          <w:commentReference w:id="336"/>
        </w:r>
        <w:r w:rsidR="00213093" w:rsidDel="00626796">
          <w:rPr>
            <w:rFonts w:ascii="Times New Roman" w:eastAsia="Times New Roman" w:hAnsi="Times New Roman" w:cs="Times New Roman"/>
            <w:sz w:val="24"/>
            <w:szCs w:val="24"/>
          </w:rPr>
          <w:delText xml:space="preserve">that truly experienced </w:delText>
        </w:r>
        <w:r w:rsidR="007E7573" w:rsidDel="00626796">
          <w:rPr>
            <w:rFonts w:ascii="Times New Roman" w:eastAsia="Times New Roman" w:hAnsi="Times New Roman" w:cs="Times New Roman"/>
            <w:sz w:val="24"/>
            <w:szCs w:val="24"/>
          </w:rPr>
          <w:delText>significant</w:delText>
        </w:r>
        <w:r w:rsidR="00213093" w:rsidDel="00626796">
          <w:rPr>
            <w:rFonts w:ascii="Times New Roman" w:eastAsia="Times New Roman" w:hAnsi="Times New Roman" w:cs="Times New Roman"/>
            <w:sz w:val="24"/>
            <w:szCs w:val="24"/>
          </w:rPr>
          <w:delText xml:space="preserve"> genetic change</w:delText>
        </w:r>
        <w:r w:rsidR="007A6666"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under different dispersal</w:delText>
        </w:r>
        <w:r w:rsidR="005718BB" w:rsidDel="00626796">
          <w:rPr>
            <w:rFonts w:ascii="Times New Roman" w:eastAsia="Times New Roman" w:hAnsi="Times New Roman" w:cs="Times New Roman"/>
            <w:sz w:val="24"/>
            <w:szCs w:val="24"/>
          </w:rPr>
          <w:delText xml:space="preserve"> intensities</w:delText>
        </w:r>
        <w:r w:rsidR="0039025A" w:rsidDel="00626796">
          <w:rPr>
            <w:rFonts w:ascii="Times New Roman" w:eastAsia="Times New Roman" w:hAnsi="Times New Roman" w:cs="Times New Roman"/>
            <w:sz w:val="24"/>
            <w:szCs w:val="24"/>
          </w:rPr>
          <w:delText>, event spatial extent</w:delText>
        </w:r>
        <w:r w:rsidR="005718BB" w:rsidDel="00626796">
          <w:rPr>
            <w:rFonts w:ascii="Times New Roman" w:eastAsia="Times New Roman" w:hAnsi="Times New Roman" w:cs="Times New Roman"/>
            <w:sz w:val="24"/>
            <w:szCs w:val="24"/>
          </w:rPr>
          <w:delText>s</w:delText>
        </w:r>
        <w:r w:rsidR="0039025A" w:rsidDel="00626796">
          <w:rPr>
            <w:rFonts w:ascii="Times New Roman" w:eastAsia="Times New Roman" w:hAnsi="Times New Roman" w:cs="Times New Roman"/>
            <w:sz w:val="24"/>
            <w:szCs w:val="24"/>
          </w:rPr>
          <w:delText xml:space="preserve">, and sampling timing scenarios. </w:delText>
        </w:r>
      </w:del>
      <w:r w:rsidR="0039025A">
        <w:rPr>
          <w:rFonts w:ascii="Times New Roman" w:eastAsia="Times New Roman" w:hAnsi="Times New Roman" w:cs="Times New Roman"/>
          <w:sz w:val="24"/>
          <w:szCs w:val="24"/>
        </w:rPr>
        <w:t xml:space="preserve">We found that </w:t>
      </w:r>
      <w:ins w:id="339" w:author="Patrick" w:date="2020-07-29T12:47:00Z">
        <w:r w:rsidR="00626796">
          <w:rPr>
            <w:rFonts w:ascii="Times New Roman" w:eastAsia="Times New Roman" w:hAnsi="Times New Roman" w:cs="Times New Roman"/>
            <w:sz w:val="24"/>
            <w:szCs w:val="24"/>
          </w:rPr>
          <w:t>dispersal intensit</w:t>
        </w:r>
      </w:ins>
      <w:ins w:id="340" w:author="Patrick" w:date="2020-07-29T12:48:00Z">
        <w:r w:rsidR="00626796">
          <w:rPr>
            <w:rFonts w:ascii="Times New Roman" w:eastAsia="Times New Roman" w:hAnsi="Times New Roman" w:cs="Times New Roman"/>
            <w:sz w:val="24"/>
            <w:szCs w:val="24"/>
          </w:rPr>
          <w:t>y</w:t>
        </w:r>
      </w:ins>
      <w:ins w:id="341" w:author="Patrick" w:date="2020-07-29T12:47:00Z">
        <w:r w:rsidR="00626796">
          <w:rPr>
            <w:rFonts w:ascii="Times New Roman" w:eastAsia="Times New Roman" w:hAnsi="Times New Roman" w:cs="Times New Roman"/>
            <w:sz w:val="24"/>
            <w:szCs w:val="24"/>
          </w:rPr>
          <w:t xml:space="preserve">, event spatial extent, and sampling timing </w:t>
        </w:r>
      </w:ins>
      <w:del w:id="342" w:author="Patrick" w:date="2020-07-29T12:47:00Z">
        <w:r w:rsidR="0039025A" w:rsidDel="00626796">
          <w:rPr>
            <w:rFonts w:ascii="Times New Roman" w:eastAsia="Times New Roman" w:hAnsi="Times New Roman" w:cs="Times New Roman"/>
            <w:sz w:val="24"/>
            <w:szCs w:val="24"/>
          </w:rPr>
          <w:delText xml:space="preserve">those three factors </w:delText>
        </w:r>
      </w:del>
      <w:r w:rsidR="0039025A">
        <w:rPr>
          <w:rFonts w:ascii="Times New Roman" w:eastAsia="Times New Roman" w:hAnsi="Times New Roman" w:cs="Times New Roman"/>
          <w:sz w:val="24"/>
          <w:szCs w:val="24"/>
        </w:rPr>
        <w:t>all influe</w:t>
      </w:r>
      <w:r w:rsidR="00795844">
        <w:rPr>
          <w:rFonts w:ascii="Times New Roman" w:eastAsia="Times New Roman" w:hAnsi="Times New Roman" w:cs="Times New Roman"/>
          <w:sz w:val="24"/>
          <w:szCs w:val="24"/>
        </w:rPr>
        <w:t xml:space="preserve">nce </w:t>
      </w:r>
      <w:del w:id="343" w:author="Patrick" w:date="2020-07-29T12:48:00Z">
        <w:r w:rsidR="00795844" w:rsidDel="00626796">
          <w:rPr>
            <w:rFonts w:ascii="Times New Roman" w:eastAsia="Times New Roman" w:hAnsi="Times New Roman" w:cs="Times New Roman"/>
            <w:sz w:val="24"/>
            <w:szCs w:val="24"/>
          </w:rPr>
          <w:delText xml:space="preserve">our ability </w:delText>
        </w:r>
      </w:del>
      <w:ins w:id="344" w:author="Patrick" w:date="2020-07-29T12:48:00Z">
        <w:r w:rsidR="00626796">
          <w:rPr>
            <w:rFonts w:ascii="Times New Roman" w:eastAsia="Times New Roman" w:hAnsi="Times New Roman" w:cs="Times New Roman"/>
            <w:sz w:val="24"/>
            <w:szCs w:val="24"/>
          </w:rPr>
          <w:t xml:space="preserve">TGI’s capacity </w:t>
        </w:r>
      </w:ins>
      <w:r w:rsidR="00795844">
        <w:rPr>
          <w:rFonts w:ascii="Times New Roman" w:eastAsia="Times New Roman" w:hAnsi="Times New Roman" w:cs="Times New Roman"/>
          <w:sz w:val="24"/>
          <w:szCs w:val="24"/>
        </w:rPr>
        <w:t>to d</w:t>
      </w:r>
      <w:r w:rsidR="00795844" w:rsidRPr="00795844">
        <w:rPr>
          <w:rFonts w:ascii="Times New Roman" w:eastAsia="Times New Roman" w:hAnsi="Times New Roman" w:cs="Times New Roman"/>
          <w:sz w:val="24"/>
          <w:szCs w:val="24"/>
        </w:rPr>
        <w:t xml:space="preserve">etect </w:t>
      </w:r>
      <w:del w:id="345" w:author="Patrick" w:date="2020-07-29T12:48:00Z">
        <w:r w:rsidR="00795844" w:rsidRPr="00795844" w:rsidDel="00626796">
          <w:rPr>
            <w:rFonts w:ascii="Times New Roman" w:eastAsia="Times New Roman" w:hAnsi="Times New Roman" w:cs="Times New Roman"/>
            <w:sz w:val="24"/>
            <w:szCs w:val="24"/>
          </w:rPr>
          <w:delText xml:space="preserve">exceptional </w:delText>
        </w:r>
      </w:del>
      <w:ins w:id="346" w:author="Patrick" w:date="2020-07-29T12:48:00Z">
        <w:r w:rsidR="00626796">
          <w:rPr>
            <w:rFonts w:ascii="Times New Roman" w:eastAsia="Times New Roman" w:hAnsi="Times New Roman" w:cs="Times New Roman"/>
            <w:sz w:val="24"/>
            <w:szCs w:val="24"/>
          </w:rPr>
          <w:t xml:space="preserve">significant </w:t>
        </w:r>
      </w:ins>
      <w:r w:rsidR="00795844" w:rsidRPr="00795844">
        <w:rPr>
          <w:rFonts w:ascii="Times New Roman" w:eastAsia="Times New Roman" w:hAnsi="Times New Roman" w:cs="Times New Roman"/>
          <w:sz w:val="24"/>
          <w:szCs w:val="24"/>
        </w:rPr>
        <w:t>temporal changes in genetic diversity</w:t>
      </w:r>
      <w:del w:id="347" w:author="Patrick" w:date="2020-07-29T12:48:00Z">
        <w:r w:rsidR="00AA76BD" w:rsidDel="00626796">
          <w:rPr>
            <w:rFonts w:ascii="Times New Roman" w:eastAsia="Times New Roman" w:hAnsi="Times New Roman" w:cs="Times New Roman"/>
            <w:sz w:val="24"/>
            <w:szCs w:val="24"/>
          </w:rPr>
          <w:delText>,</w:delText>
        </w:r>
        <w:r w:rsidR="00795844" w:rsidRPr="00795844" w:rsidDel="00626796">
          <w:rPr>
            <w:rFonts w:ascii="Times New Roman" w:eastAsia="Times New Roman" w:hAnsi="Times New Roman" w:cs="Times New Roman"/>
            <w:sz w:val="24"/>
            <w:szCs w:val="24"/>
          </w:rPr>
          <w:delText xml:space="preserve"> using limited </w:delText>
        </w:r>
        <w:r w:rsidR="00AA76BD" w:rsidDel="00626796">
          <w:rPr>
            <w:rFonts w:ascii="Times New Roman" w:eastAsia="Times New Roman" w:hAnsi="Times New Roman" w:cs="Times New Roman"/>
            <w:sz w:val="24"/>
            <w:szCs w:val="24"/>
          </w:rPr>
          <w:delText xml:space="preserve">genetic </w:delText>
        </w:r>
        <w:r w:rsidR="00795844" w:rsidRPr="00795844" w:rsidDel="00626796">
          <w:rPr>
            <w:rFonts w:ascii="Times New Roman" w:eastAsia="Times New Roman" w:hAnsi="Times New Roman" w:cs="Times New Roman"/>
            <w:sz w:val="24"/>
            <w:szCs w:val="24"/>
          </w:rPr>
          <w:delText>information</w:delText>
        </w:r>
      </w:del>
      <w:r w:rsidR="00795844">
        <w:rPr>
          <w:rFonts w:ascii="Times New Roman" w:eastAsia="Times New Roman" w:hAnsi="Times New Roman" w:cs="Times New Roman"/>
          <w:sz w:val="24"/>
          <w:szCs w:val="24"/>
        </w:rPr>
        <w:t xml:space="preserve">. </w:t>
      </w:r>
      <w:commentRangeStart w:id="348"/>
      <w:r w:rsidR="00795844">
        <w:rPr>
          <w:rFonts w:ascii="Times New Roman" w:eastAsia="Times New Roman" w:hAnsi="Times New Roman" w:cs="Times New Roman"/>
          <w:sz w:val="24"/>
          <w:szCs w:val="24"/>
        </w:rPr>
        <w:t xml:space="preserve">Beyond the </w:t>
      </w:r>
      <w:r w:rsidR="005718BB">
        <w:rPr>
          <w:rFonts w:ascii="Times New Roman" w:eastAsia="Times New Roman" w:hAnsi="Times New Roman" w:cs="Times New Roman"/>
          <w:sz w:val="24"/>
          <w:szCs w:val="24"/>
        </w:rPr>
        <w:t xml:space="preserve">interest of </w:t>
      </w:r>
      <w:r w:rsidR="00795844">
        <w:rPr>
          <w:rFonts w:ascii="Times New Roman" w:eastAsia="Times New Roman" w:hAnsi="Times New Roman" w:cs="Times New Roman"/>
          <w:sz w:val="24"/>
          <w:szCs w:val="24"/>
        </w:rPr>
        <w:t xml:space="preserve">our new approach </w:t>
      </w:r>
      <w:r w:rsidR="007A6666">
        <w:rPr>
          <w:rFonts w:ascii="Times New Roman" w:eastAsia="Times New Roman" w:hAnsi="Times New Roman" w:cs="Times New Roman"/>
          <w:sz w:val="24"/>
          <w:szCs w:val="24"/>
        </w:rPr>
        <w:t xml:space="preserve">for population genetics </w:t>
      </w:r>
      <w:r w:rsidR="00795844">
        <w:rPr>
          <w:rFonts w:ascii="Times New Roman" w:eastAsia="Times New Roman" w:hAnsi="Times New Roman" w:cs="Times New Roman"/>
          <w:sz w:val="24"/>
          <w:szCs w:val="24"/>
        </w:rPr>
        <w:t xml:space="preserve">and </w:t>
      </w:r>
      <w:r w:rsidR="000E5A37">
        <w:rPr>
          <w:rFonts w:ascii="Times New Roman" w:eastAsia="Times New Roman" w:hAnsi="Times New Roman" w:cs="Times New Roman"/>
          <w:sz w:val="24"/>
          <w:szCs w:val="24"/>
        </w:rPr>
        <w:t>the fact that we</w:t>
      </w:r>
      <w:r w:rsidR="00795844">
        <w:rPr>
          <w:rFonts w:ascii="Times New Roman" w:eastAsia="Times New Roman" w:hAnsi="Times New Roman" w:cs="Times New Roman"/>
          <w:sz w:val="24"/>
          <w:szCs w:val="24"/>
        </w:rPr>
        <w:t xml:space="preserve"> </w:t>
      </w:r>
      <w:r w:rsidR="000E5A37">
        <w:rPr>
          <w:rFonts w:ascii="Times New Roman" w:eastAsia="Times New Roman" w:hAnsi="Times New Roman" w:cs="Times New Roman"/>
          <w:sz w:val="24"/>
          <w:szCs w:val="24"/>
        </w:rPr>
        <w:t>tested</w:t>
      </w:r>
      <w:r w:rsidR="00795844">
        <w:rPr>
          <w:rFonts w:ascii="Times New Roman" w:eastAsia="Times New Roman" w:hAnsi="Times New Roman" w:cs="Times New Roman"/>
          <w:sz w:val="24"/>
          <w:szCs w:val="24"/>
        </w:rPr>
        <w:t xml:space="preserve"> its performance</w:t>
      </w:r>
      <w:r w:rsidR="000E5A37">
        <w:rPr>
          <w:rFonts w:ascii="Times New Roman" w:eastAsia="Times New Roman" w:hAnsi="Times New Roman" w:cs="Times New Roman"/>
          <w:sz w:val="24"/>
          <w:szCs w:val="24"/>
        </w:rPr>
        <w:t xml:space="preserve"> in an extensive simulation study</w:t>
      </w:r>
      <w:r w:rsidR="008A0CE4">
        <w:rPr>
          <w:rFonts w:ascii="Times New Roman" w:eastAsia="Times New Roman" w:hAnsi="Times New Roman" w:cs="Times New Roman"/>
          <w:sz w:val="24"/>
          <w:szCs w:val="24"/>
        </w:rPr>
        <w:t>, our results c</w:t>
      </w:r>
      <w:r w:rsidR="00795844">
        <w:rPr>
          <w:rFonts w:ascii="Times New Roman" w:eastAsia="Times New Roman" w:hAnsi="Times New Roman" w:cs="Times New Roman"/>
          <w:sz w:val="24"/>
          <w:szCs w:val="24"/>
        </w:rPr>
        <w:t xml:space="preserve">ould serve as a guide on how to use </w:t>
      </w:r>
      <w:r w:rsidR="000E5A37">
        <w:rPr>
          <w:rFonts w:ascii="Times New Roman" w:eastAsia="Times New Roman" w:hAnsi="Times New Roman" w:cs="Times New Roman"/>
          <w:sz w:val="24"/>
          <w:szCs w:val="24"/>
        </w:rPr>
        <w:t>the new method</w:t>
      </w:r>
      <w:r w:rsidR="005718BB">
        <w:rPr>
          <w:rFonts w:ascii="Times New Roman" w:eastAsia="Times New Roman" w:hAnsi="Times New Roman" w:cs="Times New Roman"/>
          <w:sz w:val="24"/>
          <w:szCs w:val="24"/>
        </w:rPr>
        <w:t>,</w:t>
      </w:r>
      <w:r w:rsidR="00795844">
        <w:rPr>
          <w:rFonts w:ascii="Times New Roman" w:eastAsia="Times New Roman" w:hAnsi="Times New Roman" w:cs="Times New Roman"/>
          <w:sz w:val="24"/>
          <w:szCs w:val="24"/>
        </w:rPr>
        <w:t xml:space="preserve"> alongside simulations</w:t>
      </w:r>
      <w:r w:rsidR="008A0CE4">
        <w:rPr>
          <w:rFonts w:ascii="Times New Roman" w:eastAsia="Times New Roman" w:hAnsi="Times New Roman" w:cs="Times New Roman"/>
          <w:sz w:val="24"/>
          <w:szCs w:val="24"/>
        </w:rPr>
        <w:t xml:space="preserve">, </w:t>
      </w:r>
      <w:r w:rsidR="005718BB">
        <w:rPr>
          <w:rFonts w:ascii="Times New Roman" w:eastAsia="Times New Roman" w:hAnsi="Times New Roman" w:cs="Times New Roman"/>
          <w:sz w:val="24"/>
          <w:szCs w:val="24"/>
        </w:rPr>
        <w:t xml:space="preserve">to </w:t>
      </w:r>
      <w:r w:rsidR="008A0CE4">
        <w:rPr>
          <w:rFonts w:ascii="Times New Roman" w:eastAsia="Times New Roman" w:hAnsi="Times New Roman" w:cs="Times New Roman"/>
          <w:sz w:val="24"/>
          <w:szCs w:val="24"/>
        </w:rPr>
        <w:t>evaluat</w:t>
      </w:r>
      <w:r w:rsidR="005718BB">
        <w:rPr>
          <w:rFonts w:ascii="Times New Roman" w:eastAsia="Times New Roman" w:hAnsi="Times New Roman" w:cs="Times New Roman"/>
          <w:sz w:val="24"/>
          <w:szCs w:val="24"/>
        </w:rPr>
        <w:t>e</w:t>
      </w:r>
      <w:r w:rsidR="008A0CE4">
        <w:rPr>
          <w:rFonts w:ascii="Times New Roman" w:eastAsia="Times New Roman" w:hAnsi="Times New Roman" w:cs="Times New Roman"/>
          <w:sz w:val="24"/>
          <w:szCs w:val="24"/>
        </w:rPr>
        <w:t xml:space="preserve"> the information loss </w:t>
      </w:r>
      <w:r w:rsidR="00AA76BD">
        <w:rPr>
          <w:rFonts w:ascii="Times New Roman" w:eastAsia="Times New Roman" w:hAnsi="Times New Roman" w:cs="Times New Roman"/>
          <w:sz w:val="24"/>
          <w:szCs w:val="24"/>
        </w:rPr>
        <w:t>o</w:t>
      </w:r>
      <w:r w:rsidR="008A0CE4">
        <w:rPr>
          <w:rFonts w:ascii="Times New Roman" w:eastAsia="Times New Roman" w:hAnsi="Times New Roman" w:cs="Times New Roman"/>
          <w:sz w:val="24"/>
          <w:szCs w:val="24"/>
        </w:rPr>
        <w:t>f different sampling schemes.</w:t>
      </w:r>
      <w:r w:rsidR="0041772B">
        <w:rPr>
          <w:rFonts w:ascii="Times New Roman" w:eastAsia="Times New Roman" w:hAnsi="Times New Roman" w:cs="Times New Roman"/>
          <w:sz w:val="24"/>
          <w:szCs w:val="24"/>
        </w:rPr>
        <w:t xml:space="preserve"> </w:t>
      </w:r>
      <w:r w:rsidR="00BA391C">
        <w:rPr>
          <w:rFonts w:ascii="Times New Roman" w:eastAsia="Times New Roman" w:hAnsi="Times New Roman" w:cs="Times New Roman"/>
          <w:sz w:val="24"/>
          <w:szCs w:val="24"/>
        </w:rPr>
        <w:t xml:space="preserve">Therefore, TGI has clear </w:t>
      </w:r>
      <w:r w:rsidR="00BA391C" w:rsidRPr="00BA391C">
        <w:rPr>
          <w:rFonts w:ascii="Times New Roman" w:eastAsia="Times New Roman" w:hAnsi="Times New Roman" w:cs="Times New Roman"/>
          <w:sz w:val="24"/>
          <w:szCs w:val="24"/>
        </w:rPr>
        <w:t>implications on the design of empirical field studies</w:t>
      </w:r>
      <w:commentRangeEnd w:id="348"/>
      <w:r w:rsidR="00626796">
        <w:rPr>
          <w:rStyle w:val="Marquedecommentaire"/>
        </w:rPr>
        <w:commentReference w:id="348"/>
      </w:r>
    </w:p>
    <w:p w14:paraId="0921A734" w14:textId="2479B164" w:rsidR="004960F6" w:rsidRPr="00FE3CAC" w:rsidRDefault="00626796" w:rsidP="000E06D6">
      <w:pPr>
        <w:spacing w:before="240" w:after="240" w:line="276" w:lineRule="auto"/>
        <w:rPr>
          <w:rFonts w:ascii="Times New Roman" w:eastAsia="Times New Roman" w:hAnsi="Times New Roman" w:cs="Times New Roman"/>
          <w:sz w:val="24"/>
          <w:szCs w:val="24"/>
        </w:rPr>
      </w:pPr>
      <w:ins w:id="349" w:author="Patrick" w:date="2020-07-29T12:50:00Z">
        <w:r>
          <w:rPr>
            <w:rFonts w:ascii="Times New Roman" w:eastAsia="Times New Roman" w:hAnsi="Times New Roman" w:cs="Times New Roman"/>
            <w:sz w:val="24"/>
            <w:szCs w:val="24"/>
          </w:rPr>
          <w:t xml:space="preserve">The ability of our method to detect </w:t>
        </w:r>
      </w:ins>
      <w:del w:id="350" w:author="Patrick" w:date="2020-07-29T12:50:00Z">
        <w:r w:rsidR="00425BB7" w:rsidDel="00626796">
          <w:rPr>
            <w:rFonts w:ascii="Times New Roman" w:eastAsia="Times New Roman" w:hAnsi="Times New Roman" w:cs="Times New Roman"/>
            <w:sz w:val="24"/>
            <w:szCs w:val="24"/>
          </w:rPr>
          <w:delText xml:space="preserve">Detecting </w:delText>
        </w:r>
      </w:del>
      <w:ins w:id="351" w:author="Patrick" w:date="2020-07-29T12:50:00Z">
        <w:r>
          <w:rPr>
            <w:rFonts w:ascii="Times New Roman" w:eastAsia="Times New Roman" w:hAnsi="Times New Roman" w:cs="Times New Roman"/>
            <w:sz w:val="24"/>
            <w:szCs w:val="24"/>
          </w:rPr>
          <w:t xml:space="preserve">temporal genetic changes </w:t>
        </w:r>
      </w:ins>
      <w:del w:id="352" w:author="Patrick" w:date="2020-07-29T12:50:00Z">
        <w:r w:rsidR="00F02EAB" w:rsidDel="00626796">
          <w:rPr>
            <w:rFonts w:ascii="Times New Roman" w:eastAsia="Times New Roman" w:hAnsi="Times New Roman" w:cs="Times New Roman"/>
            <w:sz w:val="24"/>
            <w:szCs w:val="24"/>
          </w:rPr>
          <w:delText>significant</w:delText>
        </w:r>
        <w:r w:rsidR="00425BB7" w:rsidDel="00626796">
          <w:rPr>
            <w:rFonts w:ascii="Times New Roman" w:eastAsia="Times New Roman" w:hAnsi="Times New Roman" w:cs="Times New Roman"/>
            <w:sz w:val="24"/>
            <w:szCs w:val="24"/>
          </w:rPr>
          <w:delText xml:space="preserve"> change </w:delText>
        </w:r>
        <w:r w:rsidR="00F11734" w:rsidDel="00626796">
          <w:rPr>
            <w:rFonts w:ascii="Times New Roman" w:eastAsia="Times New Roman" w:hAnsi="Times New Roman" w:cs="Times New Roman"/>
            <w:sz w:val="24"/>
            <w:szCs w:val="24"/>
          </w:rPr>
          <w:delText xml:space="preserve">depends on </w:delText>
        </w:r>
      </w:del>
      <w:ins w:id="353" w:author="Patrick" w:date="2020-07-29T12:50:00Z">
        <w:r>
          <w:rPr>
            <w:rFonts w:ascii="Times New Roman" w:eastAsia="Times New Roman" w:hAnsi="Times New Roman" w:cs="Times New Roman"/>
            <w:sz w:val="24"/>
            <w:szCs w:val="24"/>
          </w:rPr>
          <w:t xml:space="preserve">is </w:t>
        </w:r>
      </w:ins>
      <w:ins w:id="354" w:author="Patrick" w:date="2020-07-29T12:51:00Z">
        <w:r>
          <w:rPr>
            <w:rFonts w:ascii="Times New Roman" w:eastAsia="Times New Roman" w:hAnsi="Times New Roman" w:cs="Times New Roman"/>
            <w:sz w:val="24"/>
            <w:szCs w:val="24"/>
          </w:rPr>
          <w:t>sensitive</w:t>
        </w:r>
      </w:ins>
      <w:ins w:id="355" w:author="Patrick" w:date="2020-07-29T12:50:00Z">
        <w:r>
          <w:rPr>
            <w:rFonts w:ascii="Times New Roman" w:eastAsia="Times New Roman" w:hAnsi="Times New Roman" w:cs="Times New Roman"/>
            <w:sz w:val="24"/>
            <w:szCs w:val="24"/>
          </w:rPr>
          <w:t xml:space="preserve"> to the dispersal capacity of the organism of interest.</w:t>
        </w:r>
      </w:ins>
      <w:del w:id="356" w:author="Patrick" w:date="2020-07-29T12:51:00Z">
        <w:r w:rsidR="00F11734" w:rsidDel="00626796">
          <w:rPr>
            <w:rFonts w:ascii="Times New Roman" w:eastAsia="Times New Roman" w:hAnsi="Times New Roman" w:cs="Times New Roman"/>
            <w:sz w:val="24"/>
            <w:szCs w:val="24"/>
          </w:rPr>
          <w:delText xml:space="preserve">the level </w:delText>
        </w:r>
        <w:commentRangeStart w:id="357"/>
        <w:r w:rsidR="00F11734" w:rsidDel="00626796">
          <w:rPr>
            <w:rFonts w:ascii="Times New Roman" w:eastAsia="Times New Roman" w:hAnsi="Times New Roman" w:cs="Times New Roman"/>
            <w:sz w:val="24"/>
            <w:szCs w:val="24"/>
          </w:rPr>
          <w:delText>of landscape</w:delText>
        </w:r>
        <w:r w:rsidR="00425BB7" w:rsidDel="00626796">
          <w:rPr>
            <w:rFonts w:ascii="Times New Roman" w:eastAsia="Times New Roman" w:hAnsi="Times New Roman" w:cs="Times New Roman"/>
            <w:sz w:val="24"/>
            <w:szCs w:val="24"/>
          </w:rPr>
          <w:delText xml:space="preserve"> functional connectivity</w:delText>
        </w:r>
        <w:commentRangeEnd w:id="357"/>
        <w:r w:rsidDel="00626796">
          <w:rPr>
            <w:rStyle w:val="Marquedecommentaire"/>
          </w:rPr>
          <w:commentReference w:id="357"/>
        </w:r>
      </w:del>
      <w:r w:rsidR="00425BB7">
        <w:rPr>
          <w:rFonts w:ascii="Times New Roman" w:eastAsia="Times New Roman" w:hAnsi="Times New Roman" w:cs="Times New Roman"/>
          <w:sz w:val="24"/>
          <w:szCs w:val="24"/>
        </w:rPr>
        <w:t xml:space="preserve">. Indeed, </w:t>
      </w:r>
      <w:del w:id="358" w:author="Patrick" w:date="2020-07-29T12:51:00Z">
        <w:r w:rsidR="004F3DEA" w:rsidDel="00626796">
          <w:rPr>
            <w:rFonts w:ascii="Times New Roman" w:eastAsia="Times New Roman" w:hAnsi="Times New Roman" w:cs="Times New Roman"/>
            <w:sz w:val="24"/>
            <w:szCs w:val="24"/>
          </w:rPr>
          <w:delText xml:space="preserve">our simulations showed </w:delText>
        </w:r>
        <w:r w:rsidR="00522BA6" w:rsidDel="00626796">
          <w:rPr>
            <w:rFonts w:ascii="Times New Roman" w:eastAsia="Times New Roman" w:hAnsi="Times New Roman" w:cs="Times New Roman"/>
            <w:sz w:val="24"/>
            <w:szCs w:val="24"/>
          </w:rPr>
          <w:delText xml:space="preserve">that </w:delText>
        </w:r>
      </w:del>
      <w:r w:rsidR="00522BA6">
        <w:rPr>
          <w:rFonts w:ascii="Times New Roman" w:eastAsia="Times New Roman" w:hAnsi="Times New Roman" w:cs="Times New Roman"/>
          <w:sz w:val="24"/>
          <w:szCs w:val="24"/>
        </w:rPr>
        <w:t>false negatives increased with dispersal</w:t>
      </w:r>
      <w:del w:id="359" w:author="Patrick" w:date="2020-07-29T12:51:00Z">
        <w:r w:rsidR="00522BA6" w:rsidDel="00626796">
          <w:rPr>
            <w:rFonts w:ascii="Times New Roman" w:eastAsia="Times New Roman" w:hAnsi="Times New Roman" w:cs="Times New Roman"/>
            <w:sz w:val="24"/>
            <w:szCs w:val="24"/>
          </w:rPr>
          <w:delText xml:space="preserve"> ability</w:delText>
        </w:r>
      </w:del>
      <w:r w:rsidR="00522BA6">
        <w:rPr>
          <w:rFonts w:ascii="Times New Roman" w:eastAsia="Times New Roman" w:hAnsi="Times New Roman" w:cs="Times New Roman"/>
          <w:sz w:val="24"/>
          <w:szCs w:val="24"/>
        </w:rPr>
        <w:t xml:space="preserve">, </w:t>
      </w:r>
      <w:r w:rsidR="004F3DEA">
        <w:rPr>
          <w:rFonts w:ascii="Times New Roman" w:eastAsia="Times New Roman" w:hAnsi="Times New Roman" w:cs="Times New Roman"/>
          <w:sz w:val="24"/>
          <w:szCs w:val="24"/>
        </w:rPr>
        <w:t xml:space="preserve">whereas </w:t>
      </w:r>
      <w:r w:rsidR="00522BA6">
        <w:rPr>
          <w:rFonts w:ascii="Times New Roman" w:eastAsia="Times New Roman" w:hAnsi="Times New Roman" w:cs="Times New Roman"/>
          <w:sz w:val="24"/>
          <w:szCs w:val="24"/>
        </w:rPr>
        <w:t xml:space="preserve">false positives </w:t>
      </w:r>
      <w:r w:rsidR="00530706">
        <w:rPr>
          <w:rFonts w:ascii="Times New Roman" w:eastAsia="Times New Roman" w:hAnsi="Times New Roman" w:cs="Times New Roman"/>
          <w:sz w:val="24"/>
          <w:szCs w:val="24"/>
        </w:rPr>
        <w:t>did not show a trend</w:t>
      </w:r>
      <w:ins w:id="360" w:author="Patrick" w:date="2020-07-29T12:51:00Z">
        <w:r>
          <w:rPr>
            <w:rFonts w:ascii="Times New Roman" w:eastAsia="Times New Roman" w:hAnsi="Times New Roman" w:cs="Times New Roman"/>
            <w:sz w:val="24"/>
            <w:szCs w:val="24"/>
          </w:rPr>
          <w:t xml:space="preserve"> (Figure</w:t>
        </w:r>
      </w:ins>
      <w:ins w:id="361" w:author="Patrick" w:date="2020-07-29T12:59:00Z">
        <w:r w:rsidR="0000309C">
          <w:rPr>
            <w:rFonts w:ascii="Times New Roman" w:eastAsia="Times New Roman" w:hAnsi="Times New Roman" w:cs="Times New Roman"/>
            <w:sz w:val="24"/>
            <w:szCs w:val="24"/>
          </w:rPr>
          <w:t>?</w:t>
        </w:r>
      </w:ins>
      <w:ins w:id="362" w:author="Patrick" w:date="2020-07-29T12:51:00Z">
        <w:r>
          <w:rPr>
            <w:rFonts w:ascii="Times New Roman" w:eastAsia="Times New Roman" w:hAnsi="Times New Roman" w:cs="Times New Roman"/>
            <w:sz w:val="24"/>
            <w:szCs w:val="24"/>
          </w:rPr>
          <w:t>)</w:t>
        </w:r>
      </w:ins>
      <w:r w:rsidR="00425BB7">
        <w:rPr>
          <w:rFonts w:ascii="Times New Roman" w:eastAsia="Times New Roman" w:hAnsi="Times New Roman" w:cs="Times New Roman"/>
          <w:sz w:val="24"/>
          <w:szCs w:val="24"/>
        </w:rPr>
        <w:t>.</w:t>
      </w:r>
      <w:r w:rsidR="00522BA6">
        <w:rPr>
          <w:rFonts w:ascii="Times New Roman" w:eastAsia="Times New Roman" w:hAnsi="Times New Roman" w:cs="Times New Roman"/>
          <w:sz w:val="24"/>
          <w:szCs w:val="24"/>
        </w:rPr>
        <w:t xml:space="preserve"> </w:t>
      </w:r>
      <w:commentRangeStart w:id="363"/>
      <w:del w:id="364" w:author="Patrick" w:date="2020-07-29T13:01:00Z">
        <w:r w:rsidR="00522BA6" w:rsidDel="0000309C">
          <w:rPr>
            <w:rFonts w:ascii="Times New Roman" w:eastAsia="Times New Roman" w:hAnsi="Times New Roman" w:cs="Times New Roman"/>
            <w:sz w:val="24"/>
            <w:szCs w:val="24"/>
          </w:rPr>
          <w:delText xml:space="preserve">This has important implications as there </w:delText>
        </w:r>
        <w:r w:rsidR="00784289" w:rsidDel="0000309C">
          <w:rPr>
            <w:rFonts w:ascii="Times New Roman" w:eastAsia="Times New Roman" w:hAnsi="Times New Roman" w:cs="Times New Roman"/>
            <w:sz w:val="24"/>
            <w:szCs w:val="24"/>
          </w:rPr>
          <w:delText>are clear benefits</w:delText>
        </w:r>
        <w:r w:rsidR="00522BA6" w:rsidDel="0000309C">
          <w:rPr>
            <w:rFonts w:ascii="Times New Roman" w:eastAsia="Times New Roman" w:hAnsi="Times New Roman" w:cs="Times New Roman"/>
            <w:sz w:val="24"/>
            <w:szCs w:val="24"/>
          </w:rPr>
          <w:delText xml:space="preserve"> </w:delText>
        </w:r>
        <w:r w:rsidR="00784289" w:rsidDel="0000309C">
          <w:rPr>
            <w:rFonts w:ascii="Times New Roman" w:eastAsia="Times New Roman" w:hAnsi="Times New Roman" w:cs="Times New Roman"/>
            <w:sz w:val="24"/>
            <w:szCs w:val="24"/>
          </w:rPr>
          <w:delText xml:space="preserve">in </w:delText>
        </w:r>
        <w:r w:rsidR="00522BA6" w:rsidDel="0000309C">
          <w:rPr>
            <w:rFonts w:ascii="Times New Roman" w:eastAsia="Times New Roman" w:hAnsi="Times New Roman" w:cs="Times New Roman"/>
            <w:sz w:val="24"/>
            <w:szCs w:val="24"/>
          </w:rPr>
          <w:delText xml:space="preserve">avoiding the detection of </w:delText>
        </w:r>
        <w:r w:rsidR="00F02EAB" w:rsidDel="0000309C">
          <w:rPr>
            <w:rFonts w:ascii="Times New Roman" w:eastAsia="Times New Roman" w:hAnsi="Times New Roman" w:cs="Times New Roman"/>
            <w:sz w:val="24"/>
            <w:szCs w:val="24"/>
          </w:rPr>
          <w:delText>unaffected</w:delText>
        </w:r>
        <w:r w:rsidR="00451F89" w:rsidDel="0000309C">
          <w:rPr>
            <w:rFonts w:ascii="Times New Roman" w:eastAsia="Times New Roman" w:hAnsi="Times New Roman" w:cs="Times New Roman"/>
            <w:sz w:val="24"/>
            <w:szCs w:val="24"/>
          </w:rPr>
          <w:delText xml:space="preserve"> populations</w:delText>
        </w:r>
        <w:r w:rsidR="00522BA6" w:rsidDel="0000309C">
          <w:rPr>
            <w:rFonts w:ascii="Times New Roman" w:eastAsia="Times New Roman" w:hAnsi="Times New Roman" w:cs="Times New Roman"/>
            <w:sz w:val="24"/>
            <w:szCs w:val="24"/>
          </w:rPr>
          <w:delText>.</w:delText>
        </w:r>
        <w:r w:rsidR="00784289" w:rsidDel="0000309C">
          <w:rPr>
            <w:rFonts w:ascii="Times New Roman" w:eastAsia="Times New Roman" w:hAnsi="Times New Roman" w:cs="Times New Roman"/>
            <w:sz w:val="24"/>
            <w:szCs w:val="24"/>
          </w:rPr>
          <w:delText xml:space="preserve"> </w:delText>
        </w:r>
      </w:del>
      <w:commentRangeEnd w:id="363"/>
      <w:r>
        <w:rPr>
          <w:rStyle w:val="Marquedecommentaire"/>
        </w:rPr>
        <w:commentReference w:id="363"/>
      </w:r>
      <w:r w:rsidR="00784289">
        <w:rPr>
          <w:rFonts w:ascii="Times New Roman" w:eastAsia="Times New Roman" w:hAnsi="Times New Roman" w:cs="Times New Roman"/>
          <w:sz w:val="24"/>
          <w:szCs w:val="24"/>
        </w:rPr>
        <w:t xml:space="preserve">The influence of dispersal on </w:t>
      </w:r>
      <w:del w:id="365" w:author="Patrick" w:date="2020-07-29T13:00:00Z">
        <w:r w:rsidR="00784289" w:rsidDel="0000309C">
          <w:rPr>
            <w:rFonts w:ascii="Times New Roman" w:eastAsia="Times New Roman" w:hAnsi="Times New Roman" w:cs="Times New Roman"/>
            <w:sz w:val="24"/>
            <w:szCs w:val="24"/>
          </w:rPr>
          <w:delText>our ability to avoid such</w:delText>
        </w:r>
      </w:del>
      <w:ins w:id="366" w:author="Patrick" w:date="2020-07-29T13:00:00Z">
        <w:r w:rsidR="0000309C">
          <w:rPr>
            <w:rFonts w:ascii="Times New Roman" w:eastAsia="Times New Roman" w:hAnsi="Times New Roman" w:cs="Times New Roman"/>
            <w:sz w:val="24"/>
            <w:szCs w:val="24"/>
          </w:rPr>
          <w:t>the fals</w:t>
        </w:r>
      </w:ins>
      <w:ins w:id="367" w:author="Patrick" w:date="2020-07-29T13:01:00Z">
        <w:r w:rsidR="0000309C">
          <w:rPr>
            <w:rFonts w:ascii="Times New Roman" w:eastAsia="Times New Roman" w:hAnsi="Times New Roman" w:cs="Times New Roman"/>
            <w:sz w:val="24"/>
            <w:szCs w:val="24"/>
          </w:rPr>
          <w:t>e negative rate</w:t>
        </w:r>
      </w:ins>
      <w:r w:rsidR="00784289">
        <w:rPr>
          <w:rFonts w:ascii="Times New Roman" w:eastAsia="Times New Roman" w:hAnsi="Times New Roman" w:cs="Times New Roman"/>
          <w:sz w:val="24"/>
          <w:szCs w:val="24"/>
        </w:rPr>
        <w:t xml:space="preserve"> </w:t>
      </w:r>
      <w:del w:id="368" w:author="Patrick" w:date="2020-07-29T13:01:00Z">
        <w:r w:rsidR="00784289" w:rsidDel="0000309C">
          <w:rPr>
            <w:rFonts w:ascii="Times New Roman" w:eastAsia="Times New Roman" w:hAnsi="Times New Roman" w:cs="Times New Roman"/>
            <w:sz w:val="24"/>
            <w:szCs w:val="24"/>
          </w:rPr>
          <w:delText xml:space="preserve">populations becomes even greater </w:delText>
        </w:r>
      </w:del>
      <w:ins w:id="369" w:author="Patrick" w:date="2020-07-29T13:01:00Z">
        <w:r w:rsidR="0000309C">
          <w:rPr>
            <w:rFonts w:ascii="Times New Roman" w:eastAsia="Times New Roman" w:hAnsi="Times New Roman" w:cs="Times New Roman"/>
            <w:sz w:val="24"/>
            <w:szCs w:val="24"/>
          </w:rPr>
          <w:t xml:space="preserve">increases </w:t>
        </w:r>
      </w:ins>
      <w:r w:rsidR="00784289">
        <w:rPr>
          <w:rFonts w:ascii="Times New Roman" w:eastAsia="Times New Roman" w:hAnsi="Times New Roman" w:cs="Times New Roman"/>
          <w:sz w:val="24"/>
          <w:szCs w:val="24"/>
        </w:rPr>
        <w:t xml:space="preserve">with </w:t>
      </w:r>
      <w:del w:id="370" w:author="Patrick" w:date="2020-07-29T13:01:00Z">
        <w:r w:rsidR="00784289" w:rsidDel="0000309C">
          <w:rPr>
            <w:rFonts w:ascii="Times New Roman" w:eastAsia="Times New Roman" w:hAnsi="Times New Roman" w:cs="Times New Roman"/>
            <w:sz w:val="24"/>
            <w:szCs w:val="24"/>
          </w:rPr>
          <w:delText xml:space="preserve">an </w:delText>
        </w:r>
      </w:del>
      <w:r w:rsidR="00784289">
        <w:rPr>
          <w:rFonts w:ascii="Times New Roman" w:eastAsia="Times New Roman" w:hAnsi="Times New Roman" w:cs="Times New Roman"/>
          <w:sz w:val="24"/>
          <w:szCs w:val="24"/>
        </w:rPr>
        <w:t xml:space="preserve">increasing time lags between an event and the subsequent sampling. </w:t>
      </w:r>
      <w:del w:id="371" w:author="Patrick" w:date="2020-07-29T13:02:00Z">
        <w:r w:rsidR="00784289" w:rsidDel="0000309C">
          <w:rPr>
            <w:rFonts w:ascii="Times New Roman" w:eastAsia="Times New Roman" w:hAnsi="Times New Roman" w:cs="Times New Roman"/>
            <w:sz w:val="24"/>
            <w:szCs w:val="24"/>
          </w:rPr>
          <w:delText xml:space="preserve">While </w:delText>
        </w:r>
      </w:del>
      <w:del w:id="372" w:author="Patrick" w:date="2020-07-29T13:01:00Z">
        <w:r w:rsidR="00784289" w:rsidDel="0000309C">
          <w:rPr>
            <w:rFonts w:ascii="Times New Roman" w:eastAsia="Times New Roman" w:hAnsi="Times New Roman" w:cs="Times New Roman"/>
            <w:sz w:val="24"/>
            <w:szCs w:val="24"/>
          </w:rPr>
          <w:delText xml:space="preserve">this influence </w:delText>
        </w:r>
      </w:del>
      <w:ins w:id="373" w:author="Patrick" w:date="2020-07-29T13:02:00Z">
        <w:r w:rsidR="0000309C">
          <w:rPr>
            <w:rFonts w:ascii="Times New Roman" w:eastAsia="Times New Roman" w:hAnsi="Times New Roman" w:cs="Times New Roman"/>
            <w:sz w:val="24"/>
            <w:szCs w:val="24"/>
          </w:rPr>
          <w:t>T</w:t>
        </w:r>
      </w:ins>
      <w:ins w:id="374" w:author="Patrick" w:date="2020-07-29T13:01:00Z">
        <w:r w:rsidR="0000309C">
          <w:rPr>
            <w:rFonts w:ascii="Times New Roman" w:eastAsia="Times New Roman" w:hAnsi="Times New Roman" w:cs="Times New Roman"/>
            <w:sz w:val="24"/>
            <w:szCs w:val="24"/>
          </w:rPr>
          <w:t xml:space="preserve">he effect of dispersal on the FNR </w:t>
        </w:r>
      </w:ins>
      <w:del w:id="375" w:author="Patrick" w:date="2020-07-29T13:02:00Z">
        <w:r w:rsidR="00425BB7" w:rsidDel="0000309C">
          <w:rPr>
            <w:rFonts w:ascii="Times New Roman" w:eastAsia="Times New Roman" w:hAnsi="Times New Roman" w:cs="Times New Roman"/>
            <w:sz w:val="24"/>
            <w:szCs w:val="24"/>
          </w:rPr>
          <w:delText xml:space="preserve">exists </w:delText>
        </w:r>
      </w:del>
      <w:ins w:id="376" w:author="Patrick" w:date="2020-07-29T13:02:00Z">
        <w:r w:rsidR="0000309C">
          <w:rPr>
            <w:rFonts w:ascii="Times New Roman" w:eastAsia="Times New Roman" w:hAnsi="Times New Roman" w:cs="Times New Roman"/>
            <w:sz w:val="24"/>
            <w:szCs w:val="24"/>
          </w:rPr>
          <w:t xml:space="preserve">is present </w:t>
        </w:r>
      </w:ins>
      <w:del w:id="377" w:author="Patrick" w:date="2020-07-29T13:02:00Z">
        <w:r w:rsidR="00425BB7" w:rsidDel="0000309C">
          <w:rPr>
            <w:rFonts w:ascii="Times New Roman" w:eastAsia="Times New Roman" w:hAnsi="Times New Roman" w:cs="Times New Roman"/>
            <w:sz w:val="24"/>
            <w:szCs w:val="24"/>
          </w:rPr>
          <w:delText xml:space="preserve">even with </w:delText>
        </w:r>
      </w:del>
      <w:ins w:id="378" w:author="Patrick" w:date="2020-07-29T13:02:00Z">
        <w:r w:rsidR="0000309C">
          <w:rPr>
            <w:rFonts w:ascii="Times New Roman" w:eastAsia="Times New Roman" w:hAnsi="Times New Roman" w:cs="Times New Roman"/>
            <w:sz w:val="24"/>
            <w:szCs w:val="24"/>
          </w:rPr>
          <w:t xml:space="preserve">when </w:t>
        </w:r>
      </w:ins>
      <w:r w:rsidR="00425BB7">
        <w:rPr>
          <w:rFonts w:ascii="Times New Roman" w:eastAsia="Times New Roman" w:hAnsi="Times New Roman" w:cs="Times New Roman"/>
          <w:sz w:val="24"/>
          <w:szCs w:val="24"/>
        </w:rPr>
        <w:t>only one generation separat</w:t>
      </w:r>
      <w:ins w:id="379" w:author="Patrick" w:date="2020-07-29T13:02:00Z">
        <w:r w:rsidR="0000309C">
          <w:rPr>
            <w:rFonts w:ascii="Times New Roman" w:eastAsia="Times New Roman" w:hAnsi="Times New Roman" w:cs="Times New Roman"/>
            <w:sz w:val="24"/>
            <w:szCs w:val="24"/>
          </w:rPr>
          <w:t>es</w:t>
        </w:r>
      </w:ins>
      <w:del w:id="380" w:author="Patrick" w:date="2020-07-29T13:02:00Z">
        <w:r w:rsidR="00425BB7" w:rsidDel="0000309C">
          <w:rPr>
            <w:rFonts w:ascii="Times New Roman" w:eastAsia="Times New Roman" w:hAnsi="Times New Roman" w:cs="Times New Roman"/>
            <w:sz w:val="24"/>
            <w:szCs w:val="24"/>
          </w:rPr>
          <w:delText>ing</w:delText>
        </w:r>
      </w:del>
      <w:r w:rsidR="00425BB7">
        <w:rPr>
          <w:rFonts w:ascii="Times New Roman" w:eastAsia="Times New Roman" w:hAnsi="Times New Roman" w:cs="Times New Roman"/>
          <w:sz w:val="24"/>
          <w:szCs w:val="24"/>
        </w:rPr>
        <w:t xml:space="preserve"> two temporal samples</w:t>
      </w:r>
      <w:r w:rsidR="00522BA6">
        <w:rPr>
          <w:rFonts w:ascii="Times New Roman" w:eastAsia="Times New Roman" w:hAnsi="Times New Roman" w:cs="Times New Roman"/>
          <w:sz w:val="24"/>
          <w:szCs w:val="24"/>
        </w:rPr>
        <w:t xml:space="preserve"> (right before and right after the event)</w:t>
      </w:r>
      <w:r w:rsidR="00784289">
        <w:rPr>
          <w:rFonts w:ascii="Times New Roman" w:eastAsia="Times New Roman" w:hAnsi="Times New Roman" w:cs="Times New Roman"/>
          <w:sz w:val="24"/>
          <w:szCs w:val="24"/>
        </w:rPr>
        <w:t xml:space="preserve">, </w:t>
      </w:r>
      <w:ins w:id="381" w:author="Patrick" w:date="2020-07-29T13:02:00Z">
        <w:r w:rsidR="0000309C">
          <w:rPr>
            <w:rFonts w:ascii="Times New Roman" w:eastAsia="Times New Roman" w:hAnsi="Times New Roman" w:cs="Times New Roman"/>
            <w:sz w:val="24"/>
            <w:szCs w:val="24"/>
          </w:rPr>
          <w:t xml:space="preserve">and increases </w:t>
        </w:r>
      </w:ins>
      <w:del w:id="382" w:author="Patrick" w:date="2020-07-29T13:02:00Z">
        <w:r w:rsidR="00784289" w:rsidDel="0000309C">
          <w:rPr>
            <w:rFonts w:ascii="Times New Roman" w:eastAsia="Times New Roman" w:hAnsi="Times New Roman" w:cs="Times New Roman"/>
            <w:sz w:val="24"/>
            <w:szCs w:val="24"/>
          </w:rPr>
          <w:delText xml:space="preserve">it becomes even stronger </w:delText>
        </w:r>
        <w:r w:rsidR="000A301E" w:rsidRPr="000A301E" w:rsidDel="0000309C">
          <w:rPr>
            <w:rFonts w:ascii="Times New Roman" w:eastAsia="Times New Roman" w:hAnsi="Times New Roman" w:cs="Times New Roman"/>
            <w:sz w:val="24"/>
            <w:szCs w:val="24"/>
          </w:rPr>
          <w:delText xml:space="preserve">when </w:delText>
        </w:r>
      </w:del>
      <w:ins w:id="383" w:author="Patrick" w:date="2020-07-29T13:02:00Z">
        <w:r w:rsidR="0000309C">
          <w:rPr>
            <w:rFonts w:ascii="Times New Roman" w:eastAsia="Times New Roman" w:hAnsi="Times New Roman" w:cs="Times New Roman"/>
            <w:sz w:val="24"/>
            <w:szCs w:val="24"/>
          </w:rPr>
          <w:t xml:space="preserve">as the </w:t>
        </w:r>
      </w:ins>
      <w:r w:rsidR="000A301E" w:rsidRPr="000A301E">
        <w:rPr>
          <w:rFonts w:ascii="Times New Roman" w:eastAsia="Times New Roman" w:hAnsi="Times New Roman" w:cs="Times New Roman"/>
          <w:sz w:val="24"/>
          <w:szCs w:val="24"/>
        </w:rPr>
        <w:t>time between samplings increases</w:t>
      </w:r>
      <w:r w:rsidR="009D33DF">
        <w:rPr>
          <w:rFonts w:ascii="Times New Roman" w:eastAsia="Times New Roman" w:hAnsi="Times New Roman" w:cs="Times New Roman"/>
          <w:sz w:val="24"/>
          <w:szCs w:val="24"/>
        </w:rPr>
        <w:t xml:space="preserve">. </w:t>
      </w:r>
      <w:r w:rsidR="00D4209F">
        <w:rPr>
          <w:rFonts w:ascii="Times New Roman" w:eastAsia="Times New Roman" w:hAnsi="Times New Roman" w:cs="Times New Roman"/>
          <w:sz w:val="24"/>
          <w:szCs w:val="24"/>
        </w:rPr>
        <w:t xml:space="preserve">Considering that </w:t>
      </w:r>
      <w:del w:id="384" w:author="Patrick" w:date="2020-07-29T13:03:00Z">
        <w:r w:rsidR="00D4209F" w:rsidDel="0000309C">
          <w:rPr>
            <w:rFonts w:ascii="Times New Roman" w:eastAsia="Times New Roman" w:hAnsi="Times New Roman" w:cs="Times New Roman"/>
            <w:sz w:val="24"/>
            <w:szCs w:val="24"/>
          </w:rPr>
          <w:delText>connectedness among the</w:delText>
        </w:r>
        <w:r w:rsidR="00784289" w:rsidDel="0000309C">
          <w:rPr>
            <w:rFonts w:ascii="Times New Roman" w:eastAsia="Times New Roman" w:hAnsi="Times New Roman" w:cs="Times New Roman"/>
            <w:sz w:val="24"/>
            <w:szCs w:val="24"/>
          </w:rPr>
          <w:delText xml:space="preserve"> </w:delText>
        </w:r>
        <w:r w:rsidR="00B02F7D" w:rsidDel="0000309C">
          <w:rPr>
            <w:rFonts w:ascii="Times New Roman" w:eastAsia="Times New Roman" w:hAnsi="Times New Roman" w:cs="Times New Roman"/>
            <w:sz w:val="24"/>
            <w:szCs w:val="24"/>
          </w:rPr>
          <w:delText>local populations</w:delText>
        </w:r>
        <w:r w:rsidR="00D4209F" w:rsidDel="0000309C">
          <w:rPr>
            <w:rFonts w:ascii="Times New Roman" w:eastAsia="Times New Roman" w:hAnsi="Times New Roman" w:cs="Times New Roman"/>
            <w:sz w:val="24"/>
            <w:szCs w:val="24"/>
          </w:rPr>
          <w:delText xml:space="preserve"> increases </w:delText>
        </w:r>
      </w:del>
      <w:ins w:id="385" w:author="Patrick" w:date="2020-07-29T13:03:00Z">
        <w:r w:rsidR="0000309C">
          <w:rPr>
            <w:rFonts w:ascii="Times New Roman" w:eastAsia="Times New Roman" w:hAnsi="Times New Roman" w:cs="Times New Roman"/>
            <w:sz w:val="24"/>
            <w:szCs w:val="24"/>
          </w:rPr>
          <w:t xml:space="preserve">we used </w:t>
        </w:r>
      </w:ins>
      <w:r w:rsidR="00D4209F">
        <w:rPr>
          <w:rFonts w:ascii="Times New Roman" w:eastAsia="Times New Roman" w:hAnsi="Times New Roman" w:cs="Times New Roman"/>
          <w:sz w:val="24"/>
          <w:szCs w:val="24"/>
        </w:rPr>
        <w:t>dispersal ability</w:t>
      </w:r>
      <w:ins w:id="386" w:author="Patrick" w:date="2020-07-29T13:03:00Z">
        <w:r w:rsidR="0000309C">
          <w:rPr>
            <w:rFonts w:ascii="Times New Roman" w:eastAsia="Times New Roman" w:hAnsi="Times New Roman" w:cs="Times New Roman"/>
            <w:sz w:val="24"/>
            <w:szCs w:val="24"/>
          </w:rPr>
          <w:t xml:space="preserve"> as a </w:t>
        </w:r>
        <w:commentRangeStart w:id="387"/>
        <w:r w:rsidR="0000309C">
          <w:rPr>
            <w:rFonts w:ascii="Times New Roman" w:eastAsia="Times New Roman" w:hAnsi="Times New Roman" w:cs="Times New Roman"/>
            <w:sz w:val="24"/>
            <w:szCs w:val="24"/>
          </w:rPr>
          <w:t>proxy for landscape functional connectivity</w:t>
        </w:r>
        <w:commentRangeEnd w:id="387"/>
        <w:r w:rsidR="0000309C">
          <w:rPr>
            <w:rStyle w:val="Marquedecommentaire"/>
          </w:rPr>
          <w:commentReference w:id="387"/>
        </w:r>
      </w:ins>
      <w:r w:rsidR="00D4209F">
        <w:rPr>
          <w:rFonts w:ascii="Times New Roman" w:eastAsia="Times New Roman" w:hAnsi="Times New Roman" w:cs="Times New Roman"/>
          <w:sz w:val="24"/>
          <w:szCs w:val="24"/>
        </w:rPr>
        <w:t xml:space="preserve">, </w:t>
      </w:r>
      <w:r w:rsidR="001A0280">
        <w:rPr>
          <w:rFonts w:ascii="Times New Roman" w:eastAsia="Times New Roman" w:hAnsi="Times New Roman" w:cs="Times New Roman"/>
          <w:sz w:val="24"/>
          <w:szCs w:val="24"/>
        </w:rPr>
        <w:t>t</w:t>
      </w:r>
      <w:r w:rsidR="009D33DF">
        <w:rPr>
          <w:rFonts w:ascii="Times New Roman" w:eastAsia="Times New Roman" w:hAnsi="Times New Roman" w:cs="Times New Roman"/>
          <w:sz w:val="24"/>
          <w:szCs w:val="24"/>
        </w:rPr>
        <w:t>his</w:t>
      </w:r>
      <w:ins w:id="388" w:author="Patrick" w:date="2020-07-29T13:03:00Z">
        <w:r w:rsidR="0000309C">
          <w:rPr>
            <w:rFonts w:ascii="Times New Roman" w:eastAsia="Times New Roman" w:hAnsi="Times New Roman" w:cs="Times New Roman"/>
            <w:sz w:val="24"/>
            <w:szCs w:val="24"/>
          </w:rPr>
          <w:t xml:space="preserve"> result</w:t>
        </w:r>
      </w:ins>
      <w:r w:rsidR="009D33DF">
        <w:rPr>
          <w:rFonts w:ascii="Times New Roman" w:eastAsia="Times New Roman" w:hAnsi="Times New Roman" w:cs="Times New Roman"/>
          <w:sz w:val="24"/>
          <w:szCs w:val="24"/>
        </w:rPr>
        <w:t xml:space="preserve"> </w:t>
      </w:r>
      <w:r w:rsidR="00425BB7">
        <w:rPr>
          <w:rFonts w:ascii="Times New Roman" w:eastAsia="Times New Roman" w:hAnsi="Times New Roman" w:cs="Times New Roman"/>
          <w:sz w:val="24"/>
          <w:szCs w:val="24"/>
        </w:rPr>
        <w:t xml:space="preserve">suggests that </w:t>
      </w:r>
      <w:del w:id="389" w:author="Patrick" w:date="2020-07-29T13:03:00Z">
        <w:r w:rsidR="00425BB7" w:rsidDel="0000309C">
          <w:rPr>
            <w:rFonts w:ascii="Times New Roman" w:eastAsia="Times New Roman" w:hAnsi="Times New Roman" w:cs="Times New Roman"/>
            <w:sz w:val="24"/>
            <w:szCs w:val="24"/>
          </w:rPr>
          <w:delText xml:space="preserve">studying highly </w:delText>
        </w:r>
      </w:del>
      <w:ins w:id="390" w:author="Patrick" w:date="2020-07-29T13:03:00Z">
        <w:r w:rsidR="0000309C">
          <w:rPr>
            <w:rFonts w:ascii="Times New Roman" w:eastAsia="Times New Roman" w:hAnsi="Times New Roman" w:cs="Times New Roman"/>
            <w:sz w:val="24"/>
            <w:szCs w:val="24"/>
          </w:rPr>
          <w:t>well-</w:t>
        </w:r>
      </w:ins>
      <w:r w:rsidR="00425BB7">
        <w:rPr>
          <w:rFonts w:ascii="Times New Roman" w:eastAsia="Times New Roman" w:hAnsi="Times New Roman" w:cs="Times New Roman"/>
          <w:sz w:val="24"/>
          <w:szCs w:val="24"/>
        </w:rPr>
        <w:t xml:space="preserve">connected </w:t>
      </w:r>
      <w:del w:id="391" w:author="Patrick" w:date="2020-07-29T13:03:00Z">
        <w:r w:rsidR="00425BB7" w:rsidDel="0000309C">
          <w:rPr>
            <w:rFonts w:ascii="Times New Roman" w:eastAsia="Times New Roman" w:hAnsi="Times New Roman" w:cs="Times New Roman"/>
            <w:sz w:val="24"/>
            <w:szCs w:val="24"/>
          </w:rPr>
          <w:delText xml:space="preserve">systems </w:delText>
        </w:r>
      </w:del>
      <w:ins w:id="392" w:author="Patrick" w:date="2020-07-29T13:03:00Z">
        <w:r w:rsidR="0000309C">
          <w:rPr>
            <w:rFonts w:ascii="Times New Roman" w:eastAsia="Times New Roman" w:hAnsi="Times New Roman" w:cs="Times New Roman"/>
            <w:sz w:val="24"/>
            <w:szCs w:val="24"/>
          </w:rPr>
          <w:t xml:space="preserve">landscapes </w:t>
        </w:r>
      </w:ins>
      <w:r w:rsidR="00425BB7">
        <w:rPr>
          <w:rFonts w:ascii="Times New Roman" w:eastAsia="Times New Roman" w:hAnsi="Times New Roman" w:cs="Times New Roman"/>
          <w:sz w:val="24"/>
          <w:szCs w:val="24"/>
        </w:rPr>
        <w:t>might require more frequent sampling</w:t>
      </w:r>
      <w:r w:rsidR="00522BA6">
        <w:rPr>
          <w:rFonts w:ascii="Times New Roman" w:eastAsia="Times New Roman" w:hAnsi="Times New Roman" w:cs="Times New Roman"/>
          <w:sz w:val="24"/>
          <w:szCs w:val="24"/>
        </w:rPr>
        <w:t xml:space="preserve"> </w:t>
      </w:r>
      <w:ins w:id="393" w:author="Patrick" w:date="2020-07-29T13:03:00Z">
        <w:r w:rsidR="0000309C">
          <w:rPr>
            <w:rFonts w:ascii="Times New Roman" w:eastAsia="Times New Roman" w:hAnsi="Times New Roman" w:cs="Times New Roman"/>
            <w:sz w:val="24"/>
            <w:szCs w:val="24"/>
          </w:rPr>
          <w:t>to overcome the ne</w:t>
        </w:r>
      </w:ins>
      <w:ins w:id="394" w:author="Patrick" w:date="2020-07-29T13:04:00Z">
        <w:r w:rsidR="0000309C">
          <w:rPr>
            <w:rFonts w:ascii="Times New Roman" w:eastAsia="Times New Roman" w:hAnsi="Times New Roman" w:cs="Times New Roman"/>
            <w:sz w:val="24"/>
            <w:szCs w:val="24"/>
          </w:rPr>
          <w:t xml:space="preserve">gative effect of connectivity on our ability to </w:t>
        </w:r>
      </w:ins>
      <w:del w:id="395" w:author="Patrick" w:date="2020-07-29T13:04:00Z">
        <w:r w:rsidR="00522BA6" w:rsidDel="0000309C">
          <w:rPr>
            <w:rFonts w:ascii="Times New Roman" w:eastAsia="Times New Roman" w:hAnsi="Times New Roman" w:cs="Times New Roman"/>
            <w:sz w:val="24"/>
            <w:szCs w:val="24"/>
          </w:rPr>
          <w:delText>if the researchers’</w:delText>
        </w:r>
        <w:r w:rsidR="00BD57C8" w:rsidDel="0000309C">
          <w:rPr>
            <w:rFonts w:ascii="Times New Roman" w:eastAsia="Times New Roman" w:hAnsi="Times New Roman" w:cs="Times New Roman"/>
            <w:sz w:val="24"/>
            <w:szCs w:val="24"/>
          </w:rPr>
          <w:delText xml:space="preserve"> objective is to </w:delText>
        </w:r>
        <w:r w:rsidR="009D33DF" w:rsidDel="0000309C">
          <w:rPr>
            <w:rFonts w:ascii="Times New Roman" w:eastAsia="Times New Roman" w:hAnsi="Times New Roman" w:cs="Times New Roman"/>
            <w:sz w:val="24"/>
            <w:szCs w:val="24"/>
          </w:rPr>
          <w:delText xml:space="preserve">ensure they have </w:delText>
        </w:r>
      </w:del>
      <w:ins w:id="396" w:author="Patrick" w:date="2020-07-29T13:04:00Z">
        <w:r w:rsidR="0000309C">
          <w:rPr>
            <w:rFonts w:ascii="Times New Roman" w:eastAsia="Times New Roman" w:hAnsi="Times New Roman" w:cs="Times New Roman"/>
            <w:sz w:val="24"/>
            <w:szCs w:val="24"/>
          </w:rPr>
          <w:t xml:space="preserve">correctly identify </w:t>
        </w:r>
      </w:ins>
      <w:del w:id="397" w:author="Patrick" w:date="2020-07-29T13:04:00Z">
        <w:r w:rsidR="009D33DF" w:rsidDel="0000309C">
          <w:rPr>
            <w:rFonts w:ascii="Times New Roman" w:eastAsia="Times New Roman" w:hAnsi="Times New Roman" w:cs="Times New Roman"/>
            <w:sz w:val="24"/>
            <w:szCs w:val="24"/>
          </w:rPr>
          <w:delText xml:space="preserve">detected the </w:delText>
        </w:r>
      </w:del>
      <w:r w:rsidR="0075208A">
        <w:rPr>
          <w:rFonts w:ascii="Times New Roman" w:eastAsia="Times New Roman" w:hAnsi="Times New Roman" w:cs="Times New Roman"/>
          <w:sz w:val="24"/>
          <w:szCs w:val="24"/>
        </w:rPr>
        <w:t xml:space="preserve">affected </w:t>
      </w:r>
      <w:r w:rsidR="009D33DF">
        <w:rPr>
          <w:rFonts w:ascii="Times New Roman" w:eastAsia="Times New Roman" w:hAnsi="Times New Roman" w:cs="Times New Roman"/>
          <w:sz w:val="24"/>
          <w:szCs w:val="24"/>
        </w:rPr>
        <w:t>population</w:t>
      </w:r>
      <w:r w:rsidR="0075208A">
        <w:rPr>
          <w:rFonts w:ascii="Times New Roman" w:eastAsia="Times New Roman" w:hAnsi="Times New Roman" w:cs="Times New Roman"/>
          <w:sz w:val="24"/>
          <w:szCs w:val="24"/>
        </w:rPr>
        <w:t>s</w:t>
      </w:r>
      <w:del w:id="398" w:author="Patrick" w:date="2020-07-29T13:04:00Z">
        <w:r w:rsidR="009D33DF" w:rsidDel="0000309C">
          <w:rPr>
            <w:rFonts w:ascii="Times New Roman" w:eastAsia="Times New Roman" w:hAnsi="Times New Roman" w:cs="Times New Roman"/>
            <w:sz w:val="24"/>
            <w:szCs w:val="24"/>
          </w:rPr>
          <w:delText xml:space="preserve"> no matter the investment in monitoring false positives</w:delText>
        </w:r>
      </w:del>
      <w:r w:rsidR="00425BB7">
        <w:rPr>
          <w:rFonts w:ascii="Times New Roman" w:eastAsia="Times New Roman" w:hAnsi="Times New Roman" w:cs="Times New Roman"/>
          <w:sz w:val="24"/>
          <w:szCs w:val="24"/>
        </w:rPr>
        <w:t>.</w:t>
      </w:r>
      <w:r w:rsidR="009D33DF">
        <w:rPr>
          <w:rFonts w:ascii="Times New Roman" w:eastAsia="Times New Roman" w:hAnsi="Times New Roman" w:cs="Times New Roman"/>
          <w:sz w:val="24"/>
          <w:szCs w:val="24"/>
        </w:rPr>
        <w:t xml:space="preserve"> </w:t>
      </w:r>
      <w:commentRangeStart w:id="399"/>
      <w:r w:rsidR="00006829" w:rsidRPr="00FE3CAC">
        <w:rPr>
          <w:rFonts w:ascii="Times New Roman" w:eastAsia="Times New Roman" w:hAnsi="Times New Roman" w:cs="Times New Roman"/>
          <w:sz w:val="24"/>
          <w:szCs w:val="24"/>
        </w:rPr>
        <w:t>High d</w:t>
      </w:r>
      <w:r w:rsidR="005E309B" w:rsidRPr="00FE3CAC">
        <w:rPr>
          <w:rFonts w:ascii="Times New Roman" w:eastAsia="Times New Roman" w:hAnsi="Times New Roman" w:cs="Times New Roman"/>
          <w:sz w:val="24"/>
          <w:szCs w:val="24"/>
        </w:rPr>
        <w:t>ispersal, and</w:t>
      </w:r>
      <w:r w:rsidR="004058E4" w:rsidRPr="00FE3CAC">
        <w:rPr>
          <w:rFonts w:ascii="Times New Roman" w:eastAsia="Times New Roman" w:hAnsi="Times New Roman" w:cs="Times New Roman"/>
          <w:sz w:val="24"/>
          <w:szCs w:val="24"/>
        </w:rPr>
        <w:t xml:space="preserve"> higher</w:t>
      </w:r>
      <w:r w:rsidR="005E309B" w:rsidRPr="00FE3CAC">
        <w:rPr>
          <w:rFonts w:ascii="Times New Roman" w:eastAsia="Times New Roman" w:hAnsi="Times New Roman" w:cs="Times New Roman"/>
          <w:sz w:val="24"/>
          <w:szCs w:val="24"/>
        </w:rPr>
        <w:t xml:space="preserve"> </w:t>
      </w:r>
      <w:ins w:id="400" w:author="Patrick" w:date="2020-07-29T13:04:00Z">
        <w:r w:rsidR="0000309C">
          <w:rPr>
            <w:rFonts w:ascii="Times New Roman" w:eastAsia="Times New Roman" w:hAnsi="Times New Roman" w:cs="Times New Roman"/>
            <w:sz w:val="24"/>
            <w:szCs w:val="24"/>
          </w:rPr>
          <w:t xml:space="preserve">rates of </w:t>
        </w:r>
      </w:ins>
      <w:r w:rsidR="005E309B" w:rsidRPr="00FE3CAC">
        <w:rPr>
          <w:rFonts w:ascii="Times New Roman" w:eastAsia="Times New Roman" w:hAnsi="Times New Roman" w:cs="Times New Roman"/>
          <w:sz w:val="24"/>
          <w:szCs w:val="24"/>
        </w:rPr>
        <w:t xml:space="preserve">gene </w:t>
      </w:r>
      <w:del w:id="401" w:author="Patrick" w:date="2020-07-29T13:04:00Z">
        <w:r w:rsidR="005E309B" w:rsidRPr="00FE3CAC" w:rsidDel="0000309C">
          <w:rPr>
            <w:rFonts w:ascii="Times New Roman" w:eastAsia="Times New Roman" w:hAnsi="Times New Roman" w:cs="Times New Roman"/>
            <w:sz w:val="24"/>
            <w:szCs w:val="24"/>
          </w:rPr>
          <w:delText>flow</w:delText>
        </w:r>
        <w:r w:rsidR="00266374" w:rsidRPr="00FE3CAC" w:rsidDel="0000309C">
          <w:rPr>
            <w:rFonts w:ascii="Times New Roman" w:eastAsia="Times New Roman" w:hAnsi="Times New Roman" w:cs="Times New Roman"/>
            <w:sz w:val="24"/>
            <w:szCs w:val="24"/>
          </w:rPr>
          <w:delText>ing</w:delText>
        </w:r>
        <w:r w:rsidR="005E309B" w:rsidRPr="00FE3CAC" w:rsidDel="0000309C">
          <w:rPr>
            <w:rFonts w:ascii="Times New Roman" w:eastAsia="Times New Roman" w:hAnsi="Times New Roman" w:cs="Times New Roman"/>
            <w:sz w:val="24"/>
            <w:szCs w:val="24"/>
          </w:rPr>
          <w:delText xml:space="preserve"> </w:delText>
        </w:r>
      </w:del>
      <w:ins w:id="402" w:author="Patrick" w:date="2020-07-29T13:04:00Z">
        <w:r w:rsidR="0000309C">
          <w:rPr>
            <w:rFonts w:ascii="Times New Roman" w:eastAsia="Times New Roman" w:hAnsi="Times New Roman" w:cs="Times New Roman"/>
            <w:sz w:val="24"/>
            <w:szCs w:val="24"/>
          </w:rPr>
          <w:t xml:space="preserve">flow </w:t>
        </w:r>
      </w:ins>
      <w:del w:id="403" w:author="Patrick" w:date="2020-07-29T13:05:00Z">
        <w:r w:rsidR="005E309B" w:rsidRPr="00FE3CAC" w:rsidDel="0000309C">
          <w:rPr>
            <w:rFonts w:ascii="Times New Roman" w:eastAsia="Times New Roman" w:hAnsi="Times New Roman" w:cs="Times New Roman"/>
            <w:sz w:val="24"/>
            <w:szCs w:val="24"/>
          </w:rPr>
          <w:delText xml:space="preserve">through it </w:delText>
        </w:r>
        <w:r w:rsidR="005E309B" w:rsidRPr="00FE3CAC" w:rsidDel="0000309C">
          <w:rPr>
            <w:rFonts w:ascii="Times New Roman" w:eastAsia="Times New Roman" w:hAnsi="Times New Roman" w:cs="Times New Roman"/>
            <w:sz w:val="24"/>
            <w:szCs w:val="24"/>
          </w:rPr>
          <w:fldChar w:fldCharType="begin" w:fldLock="1"/>
        </w:r>
        <w:r w:rsidR="00006829" w:rsidRPr="00FE3CAC" w:rsidDel="0000309C">
          <w:rPr>
            <w:rFonts w:ascii="Times New Roman" w:eastAsia="Times New Roman" w:hAnsi="Times New Roman" w:cs="Times New Roman"/>
            <w:sz w:val="24"/>
            <w:szCs w:val="24"/>
          </w:rPr>
          <w:del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delInstrText>
        </w:r>
        <w:r w:rsidR="005E309B" w:rsidRPr="00FE3CAC" w:rsidDel="0000309C">
          <w:rPr>
            <w:rFonts w:ascii="Times New Roman" w:eastAsia="Times New Roman" w:hAnsi="Times New Roman" w:cs="Times New Roman"/>
            <w:sz w:val="24"/>
            <w:szCs w:val="24"/>
          </w:rPr>
          <w:fldChar w:fldCharType="separate"/>
        </w:r>
        <w:r w:rsidR="005E309B" w:rsidRPr="00FE3CAC" w:rsidDel="0000309C">
          <w:rPr>
            <w:rFonts w:ascii="Times New Roman" w:eastAsia="Times New Roman" w:hAnsi="Times New Roman" w:cs="Times New Roman"/>
            <w:noProof/>
            <w:sz w:val="24"/>
            <w:szCs w:val="24"/>
          </w:rPr>
          <w:delText>(Cayuela et al., 2018)</w:delText>
        </w:r>
        <w:r w:rsidR="005E309B" w:rsidRPr="00FE3CAC" w:rsidDel="0000309C">
          <w:rPr>
            <w:rFonts w:ascii="Times New Roman" w:eastAsia="Times New Roman" w:hAnsi="Times New Roman" w:cs="Times New Roman"/>
            <w:sz w:val="24"/>
            <w:szCs w:val="24"/>
          </w:rPr>
          <w:fldChar w:fldCharType="end"/>
        </w:r>
        <w:r w:rsidR="00006829" w:rsidRPr="00FE3CAC" w:rsidDel="0000309C">
          <w:rPr>
            <w:rFonts w:ascii="Times New Roman" w:eastAsia="Times New Roman" w:hAnsi="Times New Roman" w:cs="Times New Roman"/>
            <w:sz w:val="24"/>
            <w:szCs w:val="24"/>
          </w:rPr>
          <w:delText xml:space="preserve">, is </w:delText>
        </w:r>
      </w:del>
      <w:ins w:id="404" w:author="Patrick" w:date="2020-07-29T13:05:00Z">
        <w:r w:rsidR="0000309C">
          <w:rPr>
            <w:rFonts w:ascii="Times New Roman" w:eastAsia="Times New Roman" w:hAnsi="Times New Roman" w:cs="Times New Roman"/>
            <w:sz w:val="24"/>
            <w:szCs w:val="24"/>
          </w:rPr>
          <w:t xml:space="preserve">both </w:t>
        </w:r>
      </w:ins>
      <w:del w:id="405" w:author="Patrick" w:date="2020-07-29T13:05:00Z">
        <w:r w:rsidR="00006829" w:rsidRPr="00FE3CAC" w:rsidDel="0000309C">
          <w:rPr>
            <w:rFonts w:ascii="Times New Roman" w:eastAsia="Times New Roman" w:hAnsi="Times New Roman" w:cs="Times New Roman"/>
            <w:sz w:val="24"/>
            <w:szCs w:val="24"/>
          </w:rPr>
          <w:delText xml:space="preserve">implicated </w:delText>
        </w:r>
        <w:r w:rsidR="00266374" w:rsidRPr="00FE3CAC" w:rsidDel="0000309C">
          <w:rPr>
            <w:rFonts w:ascii="Times New Roman" w:eastAsia="Times New Roman" w:hAnsi="Times New Roman" w:cs="Times New Roman"/>
            <w:sz w:val="24"/>
            <w:szCs w:val="24"/>
          </w:rPr>
          <w:delText>in</w:delText>
        </w:r>
        <w:r w:rsidR="00006829" w:rsidRPr="00FE3CAC" w:rsidDel="0000309C">
          <w:rPr>
            <w:rFonts w:ascii="Times New Roman" w:eastAsia="Times New Roman" w:hAnsi="Times New Roman" w:cs="Times New Roman"/>
            <w:sz w:val="24"/>
            <w:szCs w:val="24"/>
          </w:rPr>
          <w:delText xml:space="preserve"> many short-term or long-term mechanisms </w:delText>
        </w:r>
        <w:r w:rsidR="00124964" w:rsidRPr="00FE3CAC" w:rsidDel="0000309C">
          <w:rPr>
            <w:rFonts w:ascii="Times New Roman" w:eastAsia="Times New Roman" w:hAnsi="Times New Roman" w:cs="Times New Roman"/>
            <w:sz w:val="24"/>
            <w:szCs w:val="24"/>
          </w:rPr>
          <w:delText>and</w:delText>
        </w:r>
        <w:r w:rsidR="00006829" w:rsidRPr="00FE3CAC" w:rsidDel="0000309C">
          <w:rPr>
            <w:rFonts w:ascii="Times New Roman" w:eastAsia="Times New Roman" w:hAnsi="Times New Roman" w:cs="Times New Roman"/>
            <w:sz w:val="24"/>
            <w:szCs w:val="24"/>
          </w:rPr>
          <w:delText xml:space="preserve"> lower</w:delText>
        </w:r>
        <w:r w:rsidR="00124964" w:rsidRPr="00FE3CAC" w:rsidDel="0000309C">
          <w:rPr>
            <w:rFonts w:ascii="Times New Roman" w:eastAsia="Times New Roman" w:hAnsi="Times New Roman" w:cs="Times New Roman"/>
            <w:sz w:val="24"/>
            <w:szCs w:val="24"/>
          </w:rPr>
          <w:delText>s</w:delText>
        </w:r>
        <w:r w:rsidR="00006829" w:rsidRPr="00FE3CAC" w:rsidDel="0000309C">
          <w:rPr>
            <w:rFonts w:ascii="Times New Roman" w:eastAsia="Times New Roman" w:hAnsi="Times New Roman" w:cs="Times New Roman"/>
            <w:sz w:val="24"/>
            <w:szCs w:val="24"/>
          </w:rPr>
          <w:delText xml:space="preserve"> </w:delText>
        </w:r>
      </w:del>
      <w:ins w:id="406" w:author="Patrick" w:date="2020-07-29T13:05:00Z">
        <w:r w:rsidR="0000309C">
          <w:rPr>
            <w:rFonts w:ascii="Times New Roman" w:eastAsia="Times New Roman" w:hAnsi="Times New Roman" w:cs="Times New Roman"/>
            <w:sz w:val="24"/>
            <w:szCs w:val="24"/>
          </w:rPr>
          <w:t xml:space="preserve">reduce </w:t>
        </w:r>
      </w:ins>
      <w:r w:rsidR="00006829" w:rsidRPr="00FE3CAC">
        <w:rPr>
          <w:rFonts w:ascii="Times New Roman" w:eastAsia="Times New Roman" w:hAnsi="Times New Roman" w:cs="Times New Roman"/>
          <w:sz w:val="24"/>
          <w:szCs w:val="24"/>
        </w:rPr>
        <w:t xml:space="preserve">our ability to </w:t>
      </w:r>
      <w:commentRangeStart w:id="407"/>
      <w:r w:rsidR="00006829" w:rsidRPr="00FE3CAC">
        <w:rPr>
          <w:rFonts w:ascii="Times New Roman" w:eastAsia="Times New Roman" w:hAnsi="Times New Roman" w:cs="Times New Roman"/>
          <w:sz w:val="24"/>
          <w:szCs w:val="24"/>
        </w:rPr>
        <w:t xml:space="preserve">understand </w:t>
      </w:r>
      <w:commentRangeEnd w:id="407"/>
      <w:r w:rsidR="0000309C">
        <w:rPr>
          <w:rStyle w:val="Marquedecommentaire"/>
        </w:rPr>
        <w:commentReference w:id="407"/>
      </w:r>
      <w:r w:rsidR="00006829" w:rsidRPr="00FE3CAC">
        <w:rPr>
          <w:rFonts w:ascii="Times New Roman" w:eastAsia="Times New Roman" w:hAnsi="Times New Roman" w:cs="Times New Roman"/>
          <w:sz w:val="24"/>
          <w:szCs w:val="24"/>
        </w:rPr>
        <w:t xml:space="preserve">the </w:t>
      </w:r>
      <w:ins w:id="408" w:author="Patrick" w:date="2020-07-29T13:05:00Z">
        <w:r w:rsidR="0000309C">
          <w:rPr>
            <w:rFonts w:ascii="Times New Roman" w:eastAsia="Times New Roman" w:hAnsi="Times New Roman" w:cs="Times New Roman"/>
            <w:sz w:val="24"/>
            <w:szCs w:val="24"/>
          </w:rPr>
          <w:t xml:space="preserve">effects of local </w:t>
        </w:r>
      </w:ins>
      <w:r w:rsidR="00006829" w:rsidRPr="00FE3CAC">
        <w:rPr>
          <w:rFonts w:ascii="Times New Roman" w:eastAsia="Times New Roman" w:hAnsi="Times New Roman" w:cs="Times New Roman"/>
          <w:sz w:val="24"/>
          <w:szCs w:val="24"/>
        </w:rPr>
        <w:t xml:space="preserve">eco-evolutionary dynamics </w:t>
      </w:r>
      <w:del w:id="409" w:author="Patrick" w:date="2020-07-29T13:05:00Z">
        <w:r w:rsidR="00006829" w:rsidRPr="00FE3CAC" w:rsidDel="0000309C">
          <w:rPr>
            <w:rFonts w:ascii="Times New Roman" w:eastAsia="Times New Roman" w:hAnsi="Times New Roman" w:cs="Times New Roman"/>
            <w:sz w:val="24"/>
            <w:szCs w:val="24"/>
          </w:rPr>
          <w:delText>of species</w:delText>
        </w:r>
      </w:del>
      <w:ins w:id="410" w:author="Patrick" w:date="2020-07-29T13:05:00Z">
        <w:r w:rsidR="0000309C">
          <w:rPr>
            <w:rFonts w:ascii="Times New Roman" w:eastAsia="Times New Roman" w:hAnsi="Times New Roman" w:cs="Times New Roman"/>
            <w:sz w:val="24"/>
            <w:szCs w:val="24"/>
          </w:rPr>
          <w:t>on spatial-temporal genetic variation</w:t>
        </w:r>
      </w:ins>
      <w:r w:rsidR="00006829" w:rsidRPr="00FE3CAC">
        <w:rPr>
          <w:rFonts w:ascii="Times New Roman" w:eastAsia="Times New Roman" w:hAnsi="Times New Roman" w:cs="Times New Roman"/>
          <w:sz w:val="24"/>
          <w:szCs w:val="24"/>
        </w:rPr>
        <w:t xml:space="preserve">. For example, high dispersal during range expansion lowers our ability to correctly detect loci under natural selection </w:t>
      </w:r>
      <w:r w:rsidR="00006829" w:rsidRPr="00FE3CAC">
        <w:rPr>
          <w:rFonts w:ascii="Times New Roman" w:eastAsia="Times New Roman" w:hAnsi="Times New Roman" w:cs="Times New Roman"/>
          <w:sz w:val="24"/>
          <w:szCs w:val="24"/>
        </w:rPr>
        <w:fldChar w:fldCharType="begin" w:fldLock="1"/>
      </w:r>
      <w:r w:rsidR="003B771C" w:rsidRPr="00FE3CA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sidRPr="00FE3CAC">
        <w:rPr>
          <w:rFonts w:ascii="Times New Roman" w:eastAsia="Times New Roman" w:hAnsi="Times New Roman" w:cs="Times New Roman"/>
          <w:sz w:val="24"/>
          <w:szCs w:val="24"/>
        </w:rPr>
        <w:fldChar w:fldCharType="separate"/>
      </w:r>
      <w:r w:rsidR="00006829" w:rsidRPr="00FE3CAC">
        <w:rPr>
          <w:rFonts w:ascii="Times New Roman" w:eastAsia="Times New Roman" w:hAnsi="Times New Roman" w:cs="Times New Roman"/>
          <w:noProof/>
          <w:sz w:val="24"/>
          <w:szCs w:val="24"/>
        </w:rPr>
        <w:t>(Mayrand, Filotas, Wittische, &amp; James, 2019)</w:t>
      </w:r>
      <w:r w:rsidR="00006829" w:rsidRPr="00FE3CAC">
        <w:rPr>
          <w:rFonts w:ascii="Times New Roman" w:eastAsia="Times New Roman" w:hAnsi="Times New Roman" w:cs="Times New Roman"/>
          <w:sz w:val="24"/>
          <w:szCs w:val="24"/>
        </w:rPr>
        <w:fldChar w:fldCharType="end"/>
      </w:r>
      <w:r w:rsidR="00B32337" w:rsidRPr="00FE3CAC">
        <w:rPr>
          <w:rFonts w:ascii="Times New Roman" w:eastAsia="Times New Roman" w:hAnsi="Times New Roman" w:cs="Times New Roman"/>
          <w:sz w:val="24"/>
          <w:szCs w:val="24"/>
        </w:rPr>
        <w:t xml:space="preserve">. However, </w:t>
      </w:r>
      <w:r w:rsidR="003B771C" w:rsidRPr="00FE3CAC">
        <w:rPr>
          <w:rFonts w:ascii="Times New Roman" w:eastAsia="Times New Roman" w:hAnsi="Times New Roman" w:cs="Times New Roman"/>
          <w:sz w:val="24"/>
          <w:szCs w:val="24"/>
        </w:rPr>
        <w:t xml:space="preserve">high gene flow may not always be associated with a strong decrease in </w:t>
      </w:r>
      <w:r w:rsidR="007E677E" w:rsidRPr="00FE3CAC">
        <w:rPr>
          <w:rFonts w:ascii="Times New Roman" w:eastAsia="Times New Roman" w:hAnsi="Times New Roman" w:cs="Times New Roman"/>
          <w:sz w:val="24"/>
          <w:szCs w:val="24"/>
        </w:rPr>
        <w:t xml:space="preserve">measured </w:t>
      </w:r>
      <w:r w:rsidR="003B771C" w:rsidRPr="00FE3CAC">
        <w:rPr>
          <w:rFonts w:ascii="Times New Roman" w:eastAsia="Times New Roman" w:hAnsi="Times New Roman" w:cs="Times New Roman"/>
          <w:sz w:val="24"/>
          <w:szCs w:val="24"/>
        </w:rPr>
        <w:t xml:space="preserve">structure </w:t>
      </w:r>
      <w:r w:rsidR="003B771C" w:rsidRPr="00FE3CAC">
        <w:rPr>
          <w:rFonts w:ascii="Times New Roman" w:eastAsia="Times New Roman" w:hAnsi="Times New Roman" w:cs="Times New Roman"/>
          <w:sz w:val="24"/>
          <w:szCs w:val="24"/>
        </w:rPr>
        <w:fldChar w:fldCharType="begin" w:fldLock="1"/>
      </w:r>
      <w:r w:rsidR="00CA3406" w:rsidRPr="00FE3CAC">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A3406" w:rsidRPr="00FE3CAC">
        <w:rPr>
          <w:rFonts w:ascii="Cambria Math" w:eastAsia="Times New Roman" w:hAnsi="Cambria Math" w:cs="Cambria Math"/>
          <w:sz w:val="24"/>
          <w:szCs w:val="24"/>
        </w:rPr>
        <w:instrText>∼</w:instrText>
      </w:r>
      <w:r w:rsidR="00CA3406" w:rsidRPr="00FE3CAC">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sidRPr="00FE3CAC">
        <w:rPr>
          <w:rFonts w:ascii="Times New Roman" w:eastAsia="Times New Roman" w:hAnsi="Times New Roman" w:cs="Times New Roman"/>
          <w:sz w:val="24"/>
          <w:szCs w:val="24"/>
        </w:rPr>
        <w:fldChar w:fldCharType="separate"/>
      </w:r>
      <w:r w:rsidR="003B771C" w:rsidRPr="00FE3CAC">
        <w:rPr>
          <w:rFonts w:ascii="Times New Roman" w:eastAsia="Times New Roman" w:hAnsi="Times New Roman" w:cs="Times New Roman"/>
          <w:noProof/>
          <w:sz w:val="24"/>
          <w:szCs w:val="24"/>
        </w:rPr>
        <w:t>(Landguth, Cushman, Murphy, &amp; Luikart, 2010)</w:t>
      </w:r>
      <w:r w:rsidR="003B771C" w:rsidRPr="00FE3CAC">
        <w:rPr>
          <w:rFonts w:ascii="Times New Roman" w:eastAsia="Times New Roman" w:hAnsi="Times New Roman" w:cs="Times New Roman"/>
          <w:sz w:val="24"/>
          <w:szCs w:val="24"/>
        </w:rPr>
        <w:fldChar w:fldCharType="end"/>
      </w:r>
      <w:r w:rsidR="00C519A3" w:rsidRPr="00FE3CAC">
        <w:rPr>
          <w:rFonts w:ascii="Times New Roman" w:eastAsia="Times New Roman" w:hAnsi="Times New Roman" w:cs="Times New Roman"/>
          <w:sz w:val="24"/>
          <w:szCs w:val="24"/>
        </w:rPr>
        <w:t xml:space="preserve"> or early detection of barriers to gene flow </w:t>
      </w:r>
      <w:r w:rsidR="00C519A3" w:rsidRPr="00FE3CAC">
        <w:rPr>
          <w:rFonts w:ascii="Times New Roman" w:eastAsia="Times New Roman" w:hAnsi="Times New Roman" w:cs="Times New Roman"/>
          <w:sz w:val="24"/>
          <w:szCs w:val="24"/>
        </w:rPr>
        <w:fldChar w:fldCharType="begin" w:fldLock="1"/>
      </w:r>
      <w:r w:rsidR="00CA3406" w:rsidRPr="00FE3CAC">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sidRPr="00FE3CAC">
        <w:rPr>
          <w:rFonts w:ascii="Times New Roman" w:eastAsia="Times New Roman" w:hAnsi="Times New Roman" w:cs="Times New Roman"/>
          <w:sz w:val="24"/>
          <w:szCs w:val="24"/>
        </w:rPr>
        <w:fldChar w:fldCharType="separate"/>
      </w:r>
      <w:r w:rsidR="00C519A3" w:rsidRPr="00FE3CAC">
        <w:rPr>
          <w:rFonts w:ascii="Times New Roman" w:eastAsia="Times New Roman" w:hAnsi="Times New Roman" w:cs="Times New Roman"/>
          <w:noProof/>
          <w:sz w:val="24"/>
          <w:szCs w:val="24"/>
        </w:rPr>
        <w:t>(Landguth, Cushman, Schwartz, et al., 2010)</w:t>
      </w:r>
      <w:r w:rsidR="00C519A3" w:rsidRPr="00FE3CAC">
        <w:rPr>
          <w:rFonts w:ascii="Times New Roman" w:eastAsia="Times New Roman" w:hAnsi="Times New Roman" w:cs="Times New Roman"/>
          <w:sz w:val="24"/>
          <w:szCs w:val="24"/>
        </w:rPr>
        <w:fldChar w:fldCharType="end"/>
      </w:r>
      <w:commentRangeEnd w:id="399"/>
      <w:r w:rsidR="00455008">
        <w:rPr>
          <w:rStyle w:val="Marquedecommentaire"/>
        </w:rPr>
        <w:commentReference w:id="399"/>
      </w:r>
      <w:r w:rsidR="003B771C" w:rsidRPr="00FE3CAC">
        <w:rPr>
          <w:rFonts w:ascii="Times New Roman" w:eastAsia="Times New Roman" w:hAnsi="Times New Roman" w:cs="Times New Roman"/>
          <w:sz w:val="24"/>
          <w:szCs w:val="24"/>
        </w:rPr>
        <w:t>.</w:t>
      </w:r>
    </w:p>
    <w:p w14:paraId="07B9E1F5" w14:textId="58DFFA25" w:rsidR="00F20393" w:rsidRDefault="00DE3FED" w:rsidP="000E06D6">
      <w:pPr>
        <w:spacing w:before="240" w:after="240" w:line="276" w:lineRule="auto"/>
        <w:rPr>
          <w:ins w:id="411" w:author="Patrick" w:date="2020-07-29T13:22:00Z"/>
          <w:rFonts w:ascii="Times New Roman" w:eastAsia="Times New Roman" w:hAnsi="Times New Roman" w:cs="Times New Roman"/>
          <w:sz w:val="24"/>
          <w:szCs w:val="24"/>
        </w:rPr>
      </w:pPr>
      <w:r w:rsidRPr="00AF5C97">
        <w:rPr>
          <w:rFonts w:ascii="Times New Roman" w:eastAsia="Times New Roman" w:hAnsi="Times New Roman" w:cs="Times New Roman"/>
          <w:sz w:val="24"/>
          <w:szCs w:val="24"/>
        </w:rPr>
        <w:lastRenderedPageBreak/>
        <w:t>The spatial extent of an event</w:t>
      </w:r>
      <w:del w:id="412" w:author="Patrick" w:date="2020-07-29T13:18:00Z">
        <w:r w:rsidRPr="00AF5C97" w:rsidDel="00F20393">
          <w:rPr>
            <w:rFonts w:ascii="Times New Roman" w:eastAsia="Times New Roman" w:hAnsi="Times New Roman" w:cs="Times New Roman"/>
            <w:sz w:val="24"/>
            <w:szCs w:val="24"/>
          </w:rPr>
          <w:delText xml:space="preserve">, </w:delText>
        </w:r>
        <w:r w:rsidR="003654C9" w:rsidRPr="00AF5C97" w:rsidDel="00F20393">
          <w:rPr>
            <w:rFonts w:ascii="Times New Roman" w:eastAsia="Times New Roman" w:hAnsi="Times New Roman" w:cs="Times New Roman"/>
            <w:sz w:val="24"/>
            <w:szCs w:val="24"/>
          </w:rPr>
          <w:delText>represented by</w:delText>
        </w:r>
        <w:r w:rsidR="00384DF0" w:rsidRPr="00AF5C97" w:rsidDel="00F20393">
          <w:rPr>
            <w:rFonts w:ascii="Times New Roman" w:eastAsia="Times New Roman" w:hAnsi="Times New Roman" w:cs="Times New Roman"/>
            <w:sz w:val="24"/>
            <w:szCs w:val="24"/>
          </w:rPr>
          <w:delText xml:space="preserve"> </w:delText>
        </w:r>
        <w:r w:rsidRPr="00AF5C97" w:rsidDel="00F20393">
          <w:rPr>
            <w:rFonts w:ascii="Times New Roman" w:eastAsia="Times New Roman" w:hAnsi="Times New Roman" w:cs="Times New Roman"/>
            <w:sz w:val="24"/>
            <w:szCs w:val="24"/>
          </w:rPr>
          <w:delText xml:space="preserve">the number of </w:delText>
        </w:r>
        <w:r w:rsidR="00684F6A" w:rsidRPr="00AF5C97" w:rsidDel="00F20393">
          <w:rPr>
            <w:rFonts w:ascii="Times New Roman" w:eastAsia="Times New Roman" w:hAnsi="Times New Roman" w:cs="Times New Roman"/>
            <w:sz w:val="24"/>
            <w:szCs w:val="24"/>
          </w:rPr>
          <w:delText xml:space="preserve">local </w:delText>
        </w:r>
        <w:r w:rsidRPr="00AF5C97" w:rsidDel="00F20393">
          <w:rPr>
            <w:rFonts w:ascii="Times New Roman" w:eastAsia="Times New Roman" w:hAnsi="Times New Roman" w:cs="Times New Roman"/>
            <w:sz w:val="24"/>
            <w:szCs w:val="24"/>
          </w:rPr>
          <w:delText xml:space="preserve">populations affected </w:delText>
        </w:r>
        <w:r w:rsidR="00384DF0" w:rsidRPr="00AF5C97" w:rsidDel="00F20393">
          <w:rPr>
            <w:rFonts w:ascii="Times New Roman" w:eastAsia="Times New Roman" w:hAnsi="Times New Roman" w:cs="Times New Roman"/>
            <w:sz w:val="24"/>
            <w:szCs w:val="24"/>
          </w:rPr>
          <w:delText>by the punctual demographic event</w:delText>
        </w:r>
        <w:r w:rsidR="003654C9" w:rsidRPr="00AF5C97" w:rsidDel="00F20393">
          <w:rPr>
            <w:rFonts w:ascii="Times New Roman" w:eastAsia="Times New Roman" w:hAnsi="Times New Roman" w:cs="Times New Roman"/>
            <w:sz w:val="24"/>
            <w:szCs w:val="24"/>
          </w:rPr>
          <w:delText xml:space="preserve"> in our study</w:delText>
        </w:r>
        <w:r w:rsidR="00AF5C97" w:rsidRPr="00AF5C97" w:rsidDel="00F20393">
          <w:rPr>
            <w:rFonts w:ascii="Times New Roman" w:eastAsia="Times New Roman" w:hAnsi="Times New Roman" w:cs="Times New Roman"/>
            <w:sz w:val="24"/>
            <w:szCs w:val="24"/>
          </w:rPr>
          <w:delText>,</w:delText>
        </w:r>
        <w:r w:rsidR="00011C71" w:rsidRPr="00AF5C97" w:rsidDel="00F20393">
          <w:rPr>
            <w:rFonts w:ascii="Times New Roman" w:eastAsia="Times New Roman" w:hAnsi="Times New Roman" w:cs="Times New Roman"/>
            <w:sz w:val="24"/>
            <w:szCs w:val="24"/>
          </w:rPr>
          <w:delText xml:space="preserve"> </w:delText>
        </w:r>
        <w:commentRangeStart w:id="413"/>
        <w:r w:rsidR="000B6A15" w:rsidRPr="00AF5C97" w:rsidDel="00F20393">
          <w:rPr>
            <w:rFonts w:ascii="Times New Roman" w:eastAsia="Times New Roman" w:hAnsi="Times New Roman" w:cs="Times New Roman"/>
            <w:sz w:val="24"/>
            <w:szCs w:val="24"/>
          </w:rPr>
          <w:delText>displayed</w:delText>
        </w:r>
        <w:r w:rsidR="0043100B" w:rsidRPr="00AF5C97" w:rsidDel="00F20393">
          <w:rPr>
            <w:rFonts w:ascii="Times New Roman" w:eastAsia="Times New Roman" w:hAnsi="Times New Roman" w:cs="Times New Roman"/>
            <w:sz w:val="24"/>
            <w:szCs w:val="24"/>
          </w:rPr>
          <w:delText xml:space="preserve"> a performance trade-off</w:delText>
        </w:r>
        <w:r w:rsidR="001751BD" w:rsidDel="00F20393">
          <w:rPr>
            <w:rFonts w:ascii="Times New Roman" w:eastAsia="Times New Roman" w:hAnsi="Times New Roman" w:cs="Times New Roman"/>
            <w:sz w:val="24"/>
            <w:szCs w:val="24"/>
          </w:rPr>
          <w:delText xml:space="preserve"> event without time lag</w:delText>
        </w:r>
        <w:r w:rsidR="00AF5C97" w:rsidDel="00F20393">
          <w:rPr>
            <w:rFonts w:ascii="Times New Roman" w:eastAsia="Times New Roman" w:hAnsi="Times New Roman" w:cs="Times New Roman"/>
            <w:sz w:val="24"/>
            <w:szCs w:val="24"/>
          </w:rPr>
          <w:delText>, increasing FNR, and decreasing FP</w:delText>
        </w:r>
        <w:commentRangeEnd w:id="413"/>
        <w:r w:rsidR="00F20393" w:rsidDel="00F20393">
          <w:rPr>
            <w:rStyle w:val="Marquedecommentaire"/>
          </w:rPr>
          <w:commentReference w:id="413"/>
        </w:r>
        <w:r w:rsidR="00AF5C97" w:rsidDel="00F20393">
          <w:rPr>
            <w:rFonts w:ascii="Times New Roman" w:eastAsia="Times New Roman" w:hAnsi="Times New Roman" w:cs="Times New Roman"/>
            <w:sz w:val="24"/>
            <w:szCs w:val="24"/>
          </w:rPr>
          <w:delText>R</w:delText>
        </w:r>
        <w:r w:rsidR="0043100B" w:rsidRPr="00AF5C97" w:rsidDel="00F20393">
          <w:rPr>
            <w:rFonts w:ascii="Times New Roman" w:eastAsia="Times New Roman" w:hAnsi="Times New Roman" w:cs="Times New Roman"/>
            <w:sz w:val="24"/>
            <w:szCs w:val="24"/>
          </w:rPr>
          <w:delText>. Indeed, the spatial extent</w:delText>
        </w:r>
      </w:del>
      <w:r w:rsidR="0043100B" w:rsidRPr="00AF5C97">
        <w:rPr>
          <w:rFonts w:ascii="Times New Roman" w:eastAsia="Times New Roman" w:hAnsi="Times New Roman" w:cs="Times New Roman"/>
          <w:sz w:val="24"/>
          <w:szCs w:val="24"/>
        </w:rPr>
        <w:t xml:space="preserve"> </w:t>
      </w:r>
      <w:r w:rsidR="00AE1AED" w:rsidRPr="00AF5C97">
        <w:rPr>
          <w:rFonts w:ascii="Times New Roman" w:eastAsia="Times New Roman" w:hAnsi="Times New Roman" w:cs="Times New Roman"/>
          <w:sz w:val="24"/>
          <w:szCs w:val="24"/>
        </w:rPr>
        <w:t>in</w:t>
      </w:r>
      <w:r w:rsidRPr="00AF5C97">
        <w:rPr>
          <w:rFonts w:ascii="Times New Roman" w:eastAsia="Times New Roman" w:hAnsi="Times New Roman" w:cs="Times New Roman"/>
          <w:sz w:val="24"/>
          <w:szCs w:val="24"/>
        </w:rPr>
        <w:t>creases our abi</w:t>
      </w:r>
      <w:r w:rsidR="00AE1AED" w:rsidRPr="00AF5C97">
        <w:rPr>
          <w:rFonts w:ascii="Times New Roman" w:eastAsia="Times New Roman" w:hAnsi="Times New Roman" w:cs="Times New Roman"/>
          <w:sz w:val="24"/>
          <w:szCs w:val="24"/>
        </w:rPr>
        <w:t xml:space="preserve">lity to correctly reject populations </w:t>
      </w:r>
      <w:r w:rsidR="00684F6A" w:rsidRPr="00AF5C97">
        <w:rPr>
          <w:rFonts w:ascii="Times New Roman" w:eastAsia="Times New Roman" w:hAnsi="Times New Roman" w:cs="Times New Roman"/>
          <w:sz w:val="24"/>
          <w:szCs w:val="24"/>
        </w:rPr>
        <w:t xml:space="preserve">that </w:t>
      </w:r>
      <w:r w:rsidRPr="00AF5C97">
        <w:rPr>
          <w:rFonts w:ascii="Times New Roman" w:eastAsia="Times New Roman" w:hAnsi="Times New Roman" w:cs="Times New Roman"/>
          <w:sz w:val="24"/>
          <w:szCs w:val="24"/>
        </w:rPr>
        <w:t>have</w:t>
      </w:r>
      <w:r w:rsidR="00AE1AED" w:rsidRPr="00AF5C97">
        <w:rPr>
          <w:rFonts w:ascii="Times New Roman" w:eastAsia="Times New Roman" w:hAnsi="Times New Roman" w:cs="Times New Roman"/>
          <w:sz w:val="24"/>
          <w:szCs w:val="24"/>
        </w:rPr>
        <w:t xml:space="preserve"> not</w:t>
      </w:r>
      <w:r w:rsidRPr="00AF5C97">
        <w:rPr>
          <w:rFonts w:ascii="Times New Roman" w:eastAsia="Times New Roman" w:hAnsi="Times New Roman" w:cs="Times New Roman"/>
          <w:sz w:val="24"/>
          <w:szCs w:val="24"/>
        </w:rPr>
        <w:t xml:space="preserve"> truly changed</w:t>
      </w:r>
      <w:ins w:id="414" w:author="Patrick" w:date="2020-07-29T13:19:00Z">
        <w:r w:rsidR="00F20393">
          <w:rPr>
            <w:rFonts w:ascii="Times New Roman" w:eastAsia="Times New Roman" w:hAnsi="Times New Roman" w:cs="Times New Roman"/>
            <w:sz w:val="24"/>
            <w:szCs w:val="24"/>
          </w:rPr>
          <w:t xml:space="preserve"> (FNR)</w:t>
        </w:r>
      </w:ins>
      <w:r w:rsidR="00AE1AED" w:rsidRPr="00AF5C97">
        <w:rPr>
          <w:rFonts w:ascii="Times New Roman" w:eastAsia="Times New Roman" w:hAnsi="Times New Roman" w:cs="Times New Roman"/>
          <w:sz w:val="24"/>
          <w:szCs w:val="24"/>
        </w:rPr>
        <w:t xml:space="preserve">, but it decreases our ability to </w:t>
      </w:r>
      <w:r w:rsidR="00B11125" w:rsidRPr="00AF5C97">
        <w:rPr>
          <w:rFonts w:ascii="Times New Roman" w:eastAsia="Times New Roman" w:hAnsi="Times New Roman" w:cs="Times New Roman"/>
          <w:sz w:val="24"/>
          <w:szCs w:val="24"/>
        </w:rPr>
        <w:t xml:space="preserve">correctly detect populations </w:t>
      </w:r>
      <w:r w:rsidR="008B21CA" w:rsidRPr="00AF5C97">
        <w:rPr>
          <w:rFonts w:ascii="Times New Roman" w:eastAsia="Times New Roman" w:hAnsi="Times New Roman" w:cs="Times New Roman"/>
          <w:sz w:val="24"/>
          <w:szCs w:val="24"/>
        </w:rPr>
        <w:t xml:space="preserve">that </w:t>
      </w:r>
      <w:r w:rsidR="004F6B26" w:rsidRPr="00AF5C97">
        <w:rPr>
          <w:rFonts w:ascii="Times New Roman" w:eastAsia="Times New Roman" w:hAnsi="Times New Roman" w:cs="Times New Roman"/>
          <w:sz w:val="24"/>
          <w:szCs w:val="24"/>
        </w:rPr>
        <w:t>have truly changed</w:t>
      </w:r>
      <w:ins w:id="415" w:author="Patrick" w:date="2020-07-29T13:19:00Z">
        <w:r w:rsidR="00F20393">
          <w:rPr>
            <w:rFonts w:ascii="Times New Roman" w:eastAsia="Times New Roman" w:hAnsi="Times New Roman" w:cs="Times New Roman"/>
            <w:sz w:val="24"/>
            <w:szCs w:val="24"/>
          </w:rPr>
          <w:t xml:space="preserve"> (FPR)</w:t>
        </w:r>
      </w:ins>
      <w:r w:rsidRPr="00AF5C97">
        <w:rPr>
          <w:rFonts w:ascii="Times New Roman" w:eastAsia="Times New Roman" w:hAnsi="Times New Roman" w:cs="Times New Roman"/>
          <w:sz w:val="24"/>
          <w:szCs w:val="24"/>
        </w:rPr>
        <w:t xml:space="preserve">. </w:t>
      </w:r>
      <w:r w:rsidR="00B11125" w:rsidRPr="00AF5C97">
        <w:rPr>
          <w:rFonts w:ascii="Times New Roman" w:eastAsia="Times New Roman" w:hAnsi="Times New Roman" w:cs="Times New Roman"/>
          <w:sz w:val="24"/>
          <w:szCs w:val="24"/>
        </w:rPr>
        <w:t xml:space="preserve">This trade-off is apparent for all scenarios </w:t>
      </w:r>
      <w:del w:id="416" w:author="Patrick" w:date="2020-07-29T13:19:00Z">
        <w:r w:rsidR="00B11125" w:rsidRPr="00AF5C97" w:rsidDel="00F20393">
          <w:rPr>
            <w:rFonts w:ascii="Times New Roman" w:eastAsia="Times New Roman" w:hAnsi="Times New Roman" w:cs="Times New Roman"/>
            <w:sz w:val="24"/>
            <w:szCs w:val="24"/>
          </w:rPr>
          <w:delText xml:space="preserve">but whether it is substantial </w:delText>
        </w:r>
      </w:del>
      <w:ins w:id="417" w:author="Patrick" w:date="2020-07-29T13:19:00Z">
        <w:r w:rsidR="00F20393">
          <w:rPr>
            <w:rFonts w:ascii="Times New Roman" w:eastAsia="Times New Roman" w:hAnsi="Times New Roman" w:cs="Times New Roman"/>
            <w:sz w:val="24"/>
            <w:szCs w:val="24"/>
          </w:rPr>
          <w:t>it</w:t>
        </w:r>
      </w:ins>
      <w:ins w:id="418" w:author="Patrick" w:date="2020-07-29T13:20:00Z">
        <w:r w:rsidR="00F20393">
          <w:rPr>
            <w:rFonts w:ascii="Times New Roman" w:eastAsia="Times New Roman" w:hAnsi="Times New Roman" w:cs="Times New Roman"/>
            <w:sz w:val="24"/>
            <w:szCs w:val="24"/>
          </w:rPr>
          <w:t xml:space="preserve">s strength appears to </w:t>
        </w:r>
      </w:ins>
      <w:r w:rsidR="00B11125" w:rsidRPr="00AF5C97">
        <w:rPr>
          <w:rFonts w:ascii="Times New Roman" w:eastAsia="Times New Roman" w:hAnsi="Times New Roman" w:cs="Times New Roman"/>
          <w:sz w:val="24"/>
          <w:szCs w:val="24"/>
        </w:rPr>
        <w:t>depend</w:t>
      </w:r>
      <w:del w:id="419" w:author="Patrick" w:date="2020-07-29T13:20:00Z">
        <w:r w:rsidR="00B11125" w:rsidRPr="00AF5C97" w:rsidDel="00F20393">
          <w:rPr>
            <w:rFonts w:ascii="Times New Roman" w:eastAsia="Times New Roman" w:hAnsi="Times New Roman" w:cs="Times New Roman"/>
            <w:sz w:val="24"/>
            <w:szCs w:val="24"/>
          </w:rPr>
          <w:delText>s</w:delText>
        </w:r>
      </w:del>
      <w:r w:rsidR="00B11125" w:rsidRPr="00AF5C97">
        <w:rPr>
          <w:rFonts w:ascii="Times New Roman" w:eastAsia="Times New Roman" w:hAnsi="Times New Roman" w:cs="Times New Roman"/>
          <w:sz w:val="24"/>
          <w:szCs w:val="24"/>
        </w:rPr>
        <w:t xml:space="preserve"> on </w:t>
      </w:r>
      <w:del w:id="420" w:author="Patrick" w:date="2020-07-29T13:21:00Z">
        <w:r w:rsidR="00B11125" w:rsidRPr="00AF5C97" w:rsidDel="00F20393">
          <w:rPr>
            <w:rFonts w:ascii="Times New Roman" w:eastAsia="Times New Roman" w:hAnsi="Times New Roman" w:cs="Times New Roman"/>
            <w:sz w:val="24"/>
            <w:szCs w:val="24"/>
          </w:rPr>
          <w:delText xml:space="preserve">the </w:delText>
        </w:r>
      </w:del>
      <w:r w:rsidR="00B11125" w:rsidRPr="00AF5C97">
        <w:rPr>
          <w:rFonts w:ascii="Times New Roman" w:eastAsia="Times New Roman" w:hAnsi="Times New Roman" w:cs="Times New Roman"/>
          <w:sz w:val="24"/>
          <w:szCs w:val="24"/>
        </w:rPr>
        <w:t>dispersal</w:t>
      </w:r>
      <w:del w:id="421" w:author="Patrick" w:date="2020-07-29T13:21:00Z">
        <w:r w:rsidR="00B11125" w:rsidRPr="00AF5C97" w:rsidDel="00F20393">
          <w:rPr>
            <w:rFonts w:ascii="Times New Roman" w:eastAsia="Times New Roman" w:hAnsi="Times New Roman" w:cs="Times New Roman"/>
            <w:sz w:val="24"/>
            <w:szCs w:val="24"/>
          </w:rPr>
          <w:delText xml:space="preserve"> level within the landscape</w:delText>
        </w:r>
      </w:del>
      <w:r w:rsidR="00B11125" w:rsidRPr="00AF5C97">
        <w:rPr>
          <w:rFonts w:ascii="Times New Roman" w:eastAsia="Times New Roman" w:hAnsi="Times New Roman" w:cs="Times New Roman"/>
          <w:sz w:val="24"/>
          <w:szCs w:val="24"/>
        </w:rPr>
        <w:t xml:space="preserve">. </w:t>
      </w:r>
      <w:r w:rsidRPr="001751BD">
        <w:rPr>
          <w:rFonts w:ascii="Times New Roman" w:eastAsia="Times New Roman" w:hAnsi="Times New Roman" w:cs="Times New Roman"/>
          <w:sz w:val="24"/>
          <w:szCs w:val="24"/>
        </w:rPr>
        <w:t>Although the spatial extent of a legacy may help researchers d</w:t>
      </w:r>
      <w:r w:rsidR="008E5867" w:rsidRPr="001751BD">
        <w:rPr>
          <w:rFonts w:ascii="Times New Roman" w:eastAsia="Times New Roman" w:hAnsi="Times New Roman" w:cs="Times New Roman"/>
          <w:sz w:val="24"/>
          <w:szCs w:val="24"/>
        </w:rPr>
        <w:t>etect the legacy</w:t>
      </w:r>
      <w:r w:rsidRPr="001751BD">
        <w:rPr>
          <w:rFonts w:ascii="Times New Roman" w:eastAsia="Times New Roman" w:hAnsi="Times New Roman" w:cs="Times New Roman"/>
          <w:sz w:val="24"/>
          <w:szCs w:val="24"/>
        </w:rPr>
        <w:t xml:space="preserve"> </w:t>
      </w:r>
      <w:r w:rsidR="008E5867" w:rsidRPr="001751BD">
        <w:rPr>
          <w:rFonts w:ascii="Times New Roman" w:eastAsia="Times New Roman" w:hAnsi="Times New Roman" w:cs="Times New Roman"/>
          <w:sz w:val="24"/>
          <w:szCs w:val="24"/>
        </w:rPr>
        <w:t xml:space="preserve">as </w:t>
      </w:r>
      <w:r w:rsidRPr="001751BD">
        <w:rPr>
          <w:rFonts w:ascii="Times New Roman" w:eastAsia="Times New Roman" w:hAnsi="Times New Roman" w:cs="Times New Roman"/>
          <w:sz w:val="24"/>
          <w:szCs w:val="24"/>
        </w:rPr>
        <w:t>the chance of the legacy being sampled</w:t>
      </w:r>
      <w:r w:rsidR="008E5867" w:rsidRPr="001751BD">
        <w:rPr>
          <w:rFonts w:ascii="Times New Roman" w:eastAsia="Times New Roman" w:hAnsi="Times New Roman" w:cs="Times New Roman"/>
          <w:sz w:val="24"/>
          <w:szCs w:val="24"/>
        </w:rPr>
        <w:t xml:space="preserve"> increases</w:t>
      </w:r>
      <w:r w:rsidRPr="001751BD">
        <w:rPr>
          <w:rFonts w:ascii="Times New Roman" w:eastAsia="Times New Roman" w:hAnsi="Times New Roman" w:cs="Times New Roman"/>
          <w:sz w:val="24"/>
          <w:szCs w:val="24"/>
        </w:rPr>
        <w:t xml:space="preserve">, </w:t>
      </w:r>
      <w:r w:rsidR="00C519A3" w:rsidRPr="001751BD">
        <w:rPr>
          <w:rFonts w:ascii="Times New Roman" w:eastAsia="Times New Roman" w:hAnsi="Times New Roman" w:cs="Times New Roman"/>
          <w:sz w:val="24"/>
          <w:szCs w:val="24"/>
        </w:rPr>
        <w:t xml:space="preserve">it </w:t>
      </w:r>
      <w:r w:rsidR="00AF5C97" w:rsidRPr="001751BD">
        <w:rPr>
          <w:rFonts w:ascii="Times New Roman" w:eastAsia="Times New Roman" w:hAnsi="Times New Roman" w:cs="Times New Roman"/>
          <w:sz w:val="24"/>
          <w:szCs w:val="24"/>
        </w:rPr>
        <w:t xml:space="preserve">may </w:t>
      </w:r>
      <w:r w:rsidR="00C519A3" w:rsidRPr="001751BD">
        <w:rPr>
          <w:rFonts w:ascii="Times New Roman" w:eastAsia="Times New Roman" w:hAnsi="Times New Roman" w:cs="Times New Roman"/>
          <w:sz w:val="24"/>
          <w:szCs w:val="24"/>
        </w:rPr>
        <w:t xml:space="preserve">also increase the risk of </w:t>
      </w:r>
      <w:r w:rsidR="00384DF0" w:rsidRPr="001751BD">
        <w:rPr>
          <w:rFonts w:ascii="Times New Roman" w:eastAsia="Times New Roman" w:hAnsi="Times New Roman" w:cs="Times New Roman"/>
          <w:sz w:val="24"/>
          <w:szCs w:val="24"/>
        </w:rPr>
        <w:t xml:space="preserve">not identifying </w:t>
      </w:r>
      <w:r w:rsidR="00F14791" w:rsidRPr="001751BD">
        <w:rPr>
          <w:rFonts w:ascii="Times New Roman" w:eastAsia="Times New Roman" w:hAnsi="Times New Roman" w:cs="Times New Roman"/>
          <w:sz w:val="24"/>
          <w:szCs w:val="24"/>
        </w:rPr>
        <w:t xml:space="preserve">the </w:t>
      </w:r>
      <w:commentRangeStart w:id="422"/>
      <w:r w:rsidR="00F14791" w:rsidRPr="001751BD">
        <w:rPr>
          <w:rFonts w:ascii="Times New Roman" w:eastAsia="Times New Roman" w:hAnsi="Times New Roman" w:cs="Times New Roman"/>
          <w:sz w:val="24"/>
          <w:szCs w:val="24"/>
        </w:rPr>
        <w:t xml:space="preserve">legacy </w:t>
      </w:r>
      <w:commentRangeEnd w:id="422"/>
      <w:r w:rsidR="00F20393">
        <w:rPr>
          <w:rStyle w:val="Marquedecommentaire"/>
        </w:rPr>
        <w:commentReference w:id="422"/>
      </w:r>
      <w:r w:rsidR="00F14791" w:rsidRPr="001751BD">
        <w:rPr>
          <w:rFonts w:ascii="Times New Roman" w:eastAsia="Times New Roman" w:hAnsi="Times New Roman" w:cs="Times New Roman"/>
          <w:sz w:val="24"/>
          <w:szCs w:val="24"/>
        </w:rPr>
        <w:t>at all, especial</w:t>
      </w:r>
      <w:r w:rsidR="004F6B26" w:rsidRPr="001751BD">
        <w:rPr>
          <w:rFonts w:ascii="Times New Roman" w:eastAsia="Times New Roman" w:hAnsi="Times New Roman" w:cs="Times New Roman"/>
          <w:sz w:val="24"/>
          <w:szCs w:val="24"/>
        </w:rPr>
        <w:t>ly in high dispersal landscapes</w:t>
      </w:r>
      <w:r w:rsidR="00C519A3" w:rsidRPr="001751BD">
        <w:rPr>
          <w:rFonts w:ascii="Times New Roman" w:eastAsia="Times New Roman" w:hAnsi="Times New Roman" w:cs="Times New Roman"/>
          <w:sz w:val="24"/>
          <w:szCs w:val="24"/>
        </w:rPr>
        <w:t>.</w:t>
      </w:r>
      <w:r w:rsidR="00631580">
        <w:rPr>
          <w:rFonts w:ascii="Times New Roman" w:eastAsia="Times New Roman" w:hAnsi="Times New Roman" w:cs="Times New Roman"/>
          <w:sz w:val="24"/>
          <w:szCs w:val="24"/>
        </w:rPr>
        <w:t xml:space="preserve"> </w:t>
      </w:r>
      <w:commentRangeStart w:id="423"/>
      <w:ins w:id="424" w:author="Patrick" w:date="2020-07-29T13:22:00Z">
        <w:r w:rsidR="00F20393">
          <w:rPr>
            <w:rFonts w:ascii="Times New Roman" w:eastAsia="Times New Roman" w:hAnsi="Times New Roman" w:cs="Times New Roman"/>
            <w:sz w:val="24"/>
            <w:szCs w:val="24"/>
          </w:rPr>
          <w:t>xxx</w:t>
        </w:r>
        <w:commentRangeEnd w:id="423"/>
        <w:r w:rsidR="00F20393">
          <w:rPr>
            <w:rStyle w:val="Marquedecommentaire"/>
          </w:rPr>
          <w:commentReference w:id="423"/>
        </w:r>
      </w:ins>
    </w:p>
    <w:p w14:paraId="2E832725" w14:textId="0E55AC26" w:rsidR="00C519A3" w:rsidRDefault="00B11125" w:rsidP="000E06D6">
      <w:pPr>
        <w:spacing w:before="240" w:after="240" w:line="276" w:lineRule="auto"/>
        <w:rPr>
          <w:rFonts w:ascii="Times New Roman" w:eastAsia="Times New Roman" w:hAnsi="Times New Roman" w:cs="Times New Roman"/>
          <w:sz w:val="24"/>
          <w:szCs w:val="24"/>
        </w:rPr>
      </w:pPr>
      <w:r w:rsidRPr="001751BD">
        <w:rPr>
          <w:rFonts w:ascii="Times New Roman" w:eastAsia="Times New Roman" w:hAnsi="Times New Roman" w:cs="Times New Roman"/>
          <w:sz w:val="24"/>
          <w:szCs w:val="24"/>
        </w:rPr>
        <w:t>W</w:t>
      </w:r>
      <w:r w:rsidR="00F9282F" w:rsidRPr="001751BD">
        <w:rPr>
          <w:rFonts w:ascii="Times New Roman" w:eastAsia="Times New Roman" w:hAnsi="Times New Roman" w:cs="Times New Roman"/>
          <w:sz w:val="24"/>
          <w:szCs w:val="24"/>
        </w:rPr>
        <w:t xml:space="preserve">hen several populations were </w:t>
      </w:r>
      <w:del w:id="425" w:author="Patrick" w:date="2020-07-29T13:21:00Z">
        <w:r w:rsidR="00F9282F" w:rsidRPr="001751BD" w:rsidDel="00F20393">
          <w:rPr>
            <w:rFonts w:ascii="Times New Roman" w:eastAsia="Times New Roman" w:hAnsi="Times New Roman" w:cs="Times New Roman"/>
            <w:sz w:val="24"/>
            <w:szCs w:val="24"/>
          </w:rPr>
          <w:delText xml:space="preserve">targeted </w:delText>
        </w:r>
      </w:del>
      <w:ins w:id="426" w:author="Patrick" w:date="2020-07-29T13:21:00Z">
        <w:r w:rsidR="00F20393">
          <w:rPr>
            <w:rFonts w:ascii="Times New Roman" w:eastAsia="Times New Roman" w:hAnsi="Times New Roman" w:cs="Times New Roman"/>
            <w:sz w:val="24"/>
            <w:szCs w:val="24"/>
          </w:rPr>
          <w:t>affected</w:t>
        </w:r>
      </w:ins>
      <w:del w:id="427" w:author="Patrick" w:date="2020-07-29T13:21:00Z">
        <w:r w:rsidR="00F9282F" w:rsidRPr="001751BD" w:rsidDel="00F20393">
          <w:rPr>
            <w:rFonts w:ascii="Times New Roman" w:eastAsia="Times New Roman" w:hAnsi="Times New Roman" w:cs="Times New Roman"/>
            <w:sz w:val="24"/>
            <w:szCs w:val="24"/>
          </w:rPr>
          <w:delText>by the punctual demographic event</w:delText>
        </w:r>
      </w:del>
      <w:r w:rsidR="00F9282F" w:rsidRPr="001751BD">
        <w:rPr>
          <w:rFonts w:ascii="Times New Roman" w:eastAsia="Times New Roman" w:hAnsi="Times New Roman" w:cs="Times New Roman"/>
          <w:sz w:val="24"/>
          <w:szCs w:val="24"/>
        </w:rPr>
        <w:t>, we chose</w:t>
      </w:r>
      <w:r w:rsidRPr="001751BD">
        <w:rPr>
          <w:rFonts w:ascii="Times New Roman" w:eastAsia="Times New Roman" w:hAnsi="Times New Roman" w:cs="Times New Roman"/>
          <w:sz w:val="24"/>
          <w:szCs w:val="24"/>
        </w:rPr>
        <w:t xml:space="preserve"> </w:t>
      </w:r>
      <w:r w:rsidR="00F9282F" w:rsidRPr="001751BD">
        <w:rPr>
          <w:rFonts w:ascii="Times New Roman" w:eastAsia="Times New Roman" w:hAnsi="Times New Roman" w:cs="Times New Roman"/>
          <w:sz w:val="24"/>
          <w:szCs w:val="24"/>
        </w:rPr>
        <w:t>adjacent populations</w:t>
      </w:r>
      <w:r w:rsidR="008B21CA" w:rsidRPr="001751BD">
        <w:rPr>
          <w:rFonts w:ascii="Times New Roman" w:eastAsia="Times New Roman" w:hAnsi="Times New Roman" w:cs="Times New Roman"/>
          <w:sz w:val="24"/>
          <w:szCs w:val="24"/>
        </w:rPr>
        <w:t>;</w:t>
      </w:r>
      <w:r w:rsidR="00F9282F" w:rsidRPr="001751BD">
        <w:rPr>
          <w:rFonts w:ascii="Times New Roman" w:eastAsia="Times New Roman" w:hAnsi="Times New Roman" w:cs="Times New Roman"/>
          <w:sz w:val="24"/>
          <w:szCs w:val="24"/>
        </w:rPr>
        <w:t xml:space="preserve"> </w:t>
      </w:r>
      <w:r w:rsidRPr="001751BD">
        <w:rPr>
          <w:rFonts w:ascii="Times New Roman" w:eastAsia="Times New Roman" w:hAnsi="Times New Roman" w:cs="Times New Roman"/>
          <w:sz w:val="24"/>
          <w:szCs w:val="24"/>
        </w:rPr>
        <w:t>w</w:t>
      </w:r>
      <w:r w:rsidR="00E46EF8" w:rsidRPr="001751BD">
        <w:rPr>
          <w:rFonts w:ascii="Times New Roman" w:eastAsia="Times New Roman" w:hAnsi="Times New Roman" w:cs="Times New Roman"/>
          <w:sz w:val="24"/>
          <w:szCs w:val="24"/>
        </w:rPr>
        <w:t xml:space="preserve">hether </w:t>
      </w:r>
      <w:r w:rsidR="00384DF0" w:rsidRPr="001751BD">
        <w:rPr>
          <w:rFonts w:ascii="Times New Roman" w:eastAsia="Times New Roman" w:hAnsi="Times New Roman" w:cs="Times New Roman"/>
          <w:sz w:val="24"/>
          <w:szCs w:val="24"/>
        </w:rPr>
        <w:t>lower</w:t>
      </w:r>
      <w:r w:rsidRPr="001751BD">
        <w:rPr>
          <w:rFonts w:ascii="Times New Roman" w:eastAsia="Times New Roman" w:hAnsi="Times New Roman" w:cs="Times New Roman"/>
          <w:sz w:val="24"/>
          <w:szCs w:val="24"/>
        </w:rPr>
        <w:t>ing the</w:t>
      </w:r>
      <w:r w:rsidR="00384DF0"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degree of spatial autocorrelation</w:t>
      </w:r>
      <w:r w:rsidR="00F14791" w:rsidRPr="001751BD">
        <w:rPr>
          <w:rFonts w:ascii="Times New Roman" w:eastAsia="Times New Roman" w:hAnsi="Times New Roman" w:cs="Times New Roman"/>
          <w:sz w:val="24"/>
          <w:szCs w:val="24"/>
        </w:rPr>
        <w:t xml:space="preserve"> in the spatial genetic legacy</w:t>
      </w:r>
      <w:r w:rsidRPr="001751BD">
        <w:rPr>
          <w:rFonts w:ascii="Times New Roman" w:eastAsia="Times New Roman" w:hAnsi="Times New Roman" w:cs="Times New Roman"/>
          <w:sz w:val="24"/>
          <w:szCs w:val="24"/>
        </w:rPr>
        <w:t>, that is targeting populations not necessarily adjacent to each other,</w:t>
      </w:r>
      <w:r w:rsidR="00E46EF8" w:rsidRPr="001751BD">
        <w:rPr>
          <w:rFonts w:ascii="Times New Roman" w:eastAsia="Times New Roman" w:hAnsi="Times New Roman" w:cs="Times New Roman"/>
          <w:sz w:val="24"/>
          <w:szCs w:val="24"/>
        </w:rPr>
        <w:t xml:space="preserve"> </w:t>
      </w:r>
      <w:r w:rsidR="00F14791" w:rsidRPr="001751BD">
        <w:rPr>
          <w:rFonts w:ascii="Times New Roman" w:eastAsia="Times New Roman" w:hAnsi="Times New Roman" w:cs="Times New Roman"/>
          <w:sz w:val="24"/>
          <w:szCs w:val="24"/>
        </w:rPr>
        <w:t xml:space="preserve">influences detection, </w:t>
      </w:r>
      <w:r w:rsidR="00E46EF8" w:rsidRPr="001751BD">
        <w:rPr>
          <w:rFonts w:ascii="Times New Roman" w:eastAsia="Times New Roman" w:hAnsi="Times New Roman" w:cs="Times New Roman"/>
          <w:sz w:val="24"/>
          <w:szCs w:val="24"/>
        </w:rPr>
        <w:t xml:space="preserve">has not been investigated in our </w:t>
      </w:r>
      <w:commentRangeStart w:id="428"/>
      <w:r w:rsidR="00E46EF8" w:rsidRPr="001751BD">
        <w:rPr>
          <w:rFonts w:ascii="Times New Roman" w:eastAsia="Times New Roman" w:hAnsi="Times New Roman" w:cs="Times New Roman"/>
          <w:sz w:val="24"/>
          <w:szCs w:val="24"/>
        </w:rPr>
        <w:t>pap</w:t>
      </w:r>
      <w:r w:rsidR="007E677E" w:rsidRPr="001751BD">
        <w:rPr>
          <w:rFonts w:ascii="Times New Roman" w:eastAsia="Times New Roman" w:hAnsi="Times New Roman" w:cs="Times New Roman"/>
          <w:sz w:val="24"/>
          <w:szCs w:val="24"/>
        </w:rPr>
        <w:t>e</w:t>
      </w:r>
      <w:r w:rsidR="00E46EF8" w:rsidRPr="001751BD">
        <w:rPr>
          <w:rFonts w:ascii="Times New Roman" w:eastAsia="Times New Roman" w:hAnsi="Times New Roman" w:cs="Times New Roman"/>
          <w:sz w:val="24"/>
          <w:szCs w:val="24"/>
        </w:rPr>
        <w:t>r</w:t>
      </w:r>
      <w:commentRangeEnd w:id="428"/>
      <w:r w:rsidR="00F20393">
        <w:rPr>
          <w:rStyle w:val="Marquedecommentaire"/>
        </w:rPr>
        <w:commentReference w:id="428"/>
      </w:r>
      <w:r w:rsidR="00E46EF8" w:rsidRPr="001751BD">
        <w:rPr>
          <w:rFonts w:ascii="Times New Roman" w:eastAsia="Times New Roman" w:hAnsi="Times New Roman" w:cs="Times New Roman"/>
          <w:sz w:val="24"/>
          <w:szCs w:val="24"/>
        </w:rPr>
        <w:t>. Spatial autocorrelation may greatly affect many genetic analyses, and solutions are being developed to integrate it</w:t>
      </w:r>
      <w:r w:rsidR="007E677E" w:rsidRPr="001751BD">
        <w:rPr>
          <w:rFonts w:ascii="Times New Roman" w:eastAsia="Times New Roman" w:hAnsi="Times New Roman" w:cs="Times New Roman"/>
          <w:sz w:val="24"/>
          <w:szCs w:val="24"/>
        </w:rPr>
        <w:t xml:space="preserve"> within them</w:t>
      </w:r>
      <w:r w:rsidR="00E46EF8"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fldChar w:fldCharType="begin" w:fldLock="1"/>
      </w:r>
      <w:r w:rsidR="00841510" w:rsidRPr="001751BD">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sidRPr="001751BD">
        <w:rPr>
          <w:rFonts w:ascii="Times New Roman" w:eastAsia="Times New Roman" w:hAnsi="Times New Roman" w:cs="Times New Roman"/>
          <w:sz w:val="24"/>
          <w:szCs w:val="24"/>
        </w:rPr>
        <w:fldChar w:fldCharType="separate"/>
      </w:r>
      <w:r w:rsidR="00E46EF8" w:rsidRPr="001751BD">
        <w:rPr>
          <w:rFonts w:ascii="Times New Roman" w:eastAsia="Times New Roman" w:hAnsi="Times New Roman" w:cs="Times New Roman"/>
          <w:noProof/>
          <w:sz w:val="24"/>
          <w:szCs w:val="24"/>
        </w:rPr>
        <w:t>(Rousset &amp; Ferdy, 2014)</w:t>
      </w:r>
      <w:r w:rsidR="00E46EF8" w:rsidRPr="001751BD">
        <w:rPr>
          <w:rFonts w:ascii="Times New Roman" w:eastAsia="Times New Roman" w:hAnsi="Times New Roman" w:cs="Times New Roman"/>
          <w:sz w:val="24"/>
          <w:szCs w:val="24"/>
        </w:rPr>
        <w:fldChar w:fldCharType="end"/>
      </w:r>
      <w:r w:rsidR="00E46EF8" w:rsidRPr="001751BD">
        <w:rPr>
          <w:rFonts w:ascii="Times New Roman" w:eastAsia="Times New Roman" w:hAnsi="Times New Roman" w:cs="Times New Roman"/>
          <w:sz w:val="24"/>
          <w:szCs w:val="24"/>
        </w:rPr>
        <w:t xml:space="preserve">. We believe </w:t>
      </w:r>
      <w:r w:rsidR="008B21CA" w:rsidRPr="001751BD">
        <w:rPr>
          <w:rFonts w:ascii="Times New Roman" w:eastAsia="Times New Roman" w:hAnsi="Times New Roman" w:cs="Times New Roman"/>
          <w:sz w:val="24"/>
          <w:szCs w:val="24"/>
        </w:rPr>
        <w:t xml:space="preserve">that </w:t>
      </w:r>
      <w:r w:rsidR="00E46EF8" w:rsidRPr="001751BD">
        <w:rPr>
          <w:rFonts w:ascii="Times New Roman" w:eastAsia="Times New Roman" w:hAnsi="Times New Roman" w:cs="Times New Roman"/>
          <w:sz w:val="24"/>
          <w:szCs w:val="24"/>
        </w:rPr>
        <w:t xml:space="preserve">explicitly taking spatial autocorrelation into account in temporal </w:t>
      </w:r>
      <w:r w:rsidR="00675D5B" w:rsidRPr="001751BD">
        <w:rPr>
          <w:rFonts w:ascii="Times New Roman" w:eastAsia="Times New Roman" w:hAnsi="Times New Roman" w:cs="Times New Roman"/>
          <w:sz w:val="24"/>
          <w:szCs w:val="24"/>
        </w:rPr>
        <w:t>analyse</w:t>
      </w:r>
      <w:r w:rsidR="00E46EF8" w:rsidRPr="001751BD">
        <w:rPr>
          <w:rFonts w:ascii="Times New Roman" w:eastAsia="Times New Roman" w:hAnsi="Times New Roman" w:cs="Times New Roman"/>
          <w:sz w:val="24"/>
          <w:szCs w:val="24"/>
        </w:rPr>
        <w:t xml:space="preserve">s of genetic diversity </w:t>
      </w:r>
      <w:r w:rsidR="00BB6B2C" w:rsidRPr="001751BD">
        <w:rPr>
          <w:rFonts w:ascii="Times New Roman" w:eastAsia="Times New Roman" w:hAnsi="Times New Roman" w:cs="Times New Roman"/>
          <w:sz w:val="24"/>
          <w:szCs w:val="24"/>
        </w:rPr>
        <w:fldChar w:fldCharType="begin" w:fldLock="1"/>
      </w:r>
      <w:r w:rsidR="00EA49E6" w:rsidRPr="001751BD">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sidRPr="001751BD">
        <w:rPr>
          <w:rFonts w:ascii="Times New Roman" w:eastAsia="Times New Roman" w:hAnsi="Times New Roman" w:cs="Times New Roman"/>
          <w:sz w:val="24"/>
          <w:szCs w:val="24"/>
        </w:rPr>
        <w:fldChar w:fldCharType="separate"/>
      </w:r>
      <w:r w:rsidR="00C25B7D" w:rsidRPr="001751BD">
        <w:rPr>
          <w:rFonts w:ascii="Times New Roman" w:eastAsia="Times New Roman" w:hAnsi="Times New Roman" w:cs="Times New Roman"/>
          <w:noProof/>
          <w:sz w:val="24"/>
          <w:szCs w:val="24"/>
        </w:rPr>
        <w:t>(Bradburd &amp; Ralph, 2019)</w:t>
      </w:r>
      <w:r w:rsidR="00BB6B2C" w:rsidRPr="001751BD">
        <w:rPr>
          <w:rFonts w:ascii="Times New Roman" w:eastAsia="Times New Roman" w:hAnsi="Times New Roman" w:cs="Times New Roman"/>
          <w:sz w:val="24"/>
          <w:szCs w:val="24"/>
        </w:rPr>
        <w:fldChar w:fldCharType="end"/>
      </w:r>
      <w:r w:rsidR="00BB6B2C" w:rsidRPr="001751BD">
        <w:rPr>
          <w:rFonts w:ascii="Times New Roman" w:eastAsia="Times New Roman" w:hAnsi="Times New Roman" w:cs="Times New Roman"/>
          <w:sz w:val="24"/>
          <w:szCs w:val="24"/>
        </w:rPr>
        <w:t xml:space="preserve"> </w:t>
      </w:r>
      <w:r w:rsidR="00E46EF8" w:rsidRPr="001751BD">
        <w:rPr>
          <w:rFonts w:ascii="Times New Roman" w:eastAsia="Times New Roman" w:hAnsi="Times New Roman" w:cs="Times New Roman"/>
          <w:sz w:val="24"/>
          <w:szCs w:val="24"/>
        </w:rPr>
        <w:t>represents a promising and challenging avenue of research.</w:t>
      </w:r>
      <w:r w:rsidR="005A6C4E" w:rsidRPr="001751BD">
        <w:rPr>
          <w:rFonts w:ascii="Times New Roman" w:eastAsia="Times New Roman" w:hAnsi="Times New Roman" w:cs="Times New Roman"/>
          <w:sz w:val="24"/>
          <w:szCs w:val="24"/>
        </w:rPr>
        <w:t xml:space="preserve"> </w:t>
      </w:r>
    </w:p>
    <w:p w14:paraId="32A099A1" w14:textId="77777777" w:rsidR="00F20393" w:rsidRPr="00F20393" w:rsidRDefault="00F20393" w:rsidP="000E06D6">
      <w:pPr>
        <w:spacing w:before="240" w:after="240" w:line="276" w:lineRule="auto"/>
        <w:rPr>
          <w:ins w:id="429" w:author="Patrick" w:date="2020-07-29T13:26:00Z"/>
          <w:rFonts w:ascii="Times New Roman" w:eastAsia="Times New Roman" w:hAnsi="Times New Roman" w:cs="Times New Roman"/>
          <w:i/>
          <w:iCs/>
          <w:sz w:val="24"/>
          <w:szCs w:val="24"/>
          <w:rPrChange w:id="430" w:author="Patrick" w:date="2020-07-29T13:26:00Z">
            <w:rPr>
              <w:ins w:id="431" w:author="Patrick" w:date="2020-07-29T13:26:00Z"/>
              <w:rFonts w:ascii="Times New Roman" w:eastAsia="Times New Roman" w:hAnsi="Times New Roman" w:cs="Times New Roman"/>
              <w:sz w:val="24"/>
              <w:szCs w:val="24"/>
            </w:rPr>
          </w:rPrChange>
        </w:rPr>
      </w:pPr>
      <w:commentRangeStart w:id="432"/>
      <w:ins w:id="433" w:author="Patrick" w:date="2020-07-29T13:26:00Z">
        <w:r w:rsidRPr="00F20393">
          <w:rPr>
            <w:rFonts w:ascii="Times New Roman" w:eastAsia="Times New Roman" w:hAnsi="Times New Roman" w:cs="Times New Roman"/>
            <w:i/>
            <w:iCs/>
            <w:sz w:val="24"/>
            <w:szCs w:val="24"/>
            <w:rPrChange w:id="434" w:author="Patrick" w:date="2020-07-29T13:26:00Z">
              <w:rPr>
                <w:rFonts w:ascii="Times New Roman" w:eastAsia="Times New Roman" w:hAnsi="Times New Roman" w:cs="Times New Roman"/>
                <w:sz w:val="24"/>
                <w:szCs w:val="24"/>
              </w:rPr>
            </w:rPrChange>
          </w:rPr>
          <w:t>Subheading?</w:t>
        </w:r>
        <w:commentRangeEnd w:id="432"/>
        <w:r>
          <w:rPr>
            <w:rStyle w:val="Marquedecommentaire"/>
          </w:rPr>
          <w:commentReference w:id="432"/>
        </w:r>
      </w:ins>
    </w:p>
    <w:p w14:paraId="31B5CD52" w14:textId="77777777" w:rsidR="004A1195" w:rsidRDefault="00253769" w:rsidP="000E06D6">
      <w:pPr>
        <w:spacing w:before="240" w:after="240" w:line="276" w:lineRule="auto"/>
        <w:rPr>
          <w:ins w:id="435" w:author="Patrick" w:date="2020-07-29T13:32:00Z"/>
          <w:rFonts w:ascii="Times New Roman" w:eastAsia="Times New Roman" w:hAnsi="Times New Roman" w:cs="Times New Roman"/>
          <w:sz w:val="24"/>
          <w:szCs w:val="24"/>
        </w:rPr>
      </w:pPr>
      <w:commentRangeStart w:id="436"/>
      <w:r w:rsidRPr="00C46C5B">
        <w:rPr>
          <w:rFonts w:ascii="Times New Roman" w:eastAsia="Times New Roman" w:hAnsi="Times New Roman" w:cs="Times New Roman"/>
          <w:sz w:val="24"/>
          <w:szCs w:val="24"/>
        </w:rPr>
        <w:t>As</w:t>
      </w:r>
      <w:commentRangeEnd w:id="436"/>
      <w:r w:rsidR="004A1195">
        <w:rPr>
          <w:rStyle w:val="Marquedecommentaire"/>
        </w:rPr>
        <w:commentReference w:id="436"/>
      </w:r>
      <w:r w:rsidRPr="00C46C5B">
        <w:rPr>
          <w:rFonts w:ascii="Times New Roman" w:eastAsia="Times New Roman" w:hAnsi="Times New Roman" w:cs="Times New Roman"/>
          <w:sz w:val="24"/>
          <w:szCs w:val="24"/>
        </w:rPr>
        <w:t xml:space="preserve"> expected, </w:t>
      </w:r>
      <w:r w:rsidR="003F7F85" w:rsidRPr="00C46C5B">
        <w:rPr>
          <w:rFonts w:ascii="Times New Roman" w:eastAsia="Times New Roman" w:hAnsi="Times New Roman" w:cs="Times New Roman"/>
          <w:sz w:val="24"/>
          <w:szCs w:val="24"/>
        </w:rPr>
        <w:t>spatial genetic l</w:t>
      </w:r>
      <w:r w:rsidR="004F6B26" w:rsidRPr="00C46C5B">
        <w:rPr>
          <w:rFonts w:ascii="Times New Roman" w:eastAsia="Times New Roman" w:hAnsi="Times New Roman" w:cs="Times New Roman"/>
          <w:sz w:val="24"/>
          <w:szCs w:val="24"/>
        </w:rPr>
        <w:t>egacies tend to decay over time</w:t>
      </w:r>
      <w:ins w:id="437" w:author="Patrick" w:date="2020-07-29T13:27:00Z">
        <w:r w:rsidR="004A1195">
          <w:rPr>
            <w:rFonts w:ascii="Times New Roman" w:eastAsia="Times New Roman" w:hAnsi="Times New Roman" w:cs="Times New Roman"/>
            <w:sz w:val="24"/>
            <w:szCs w:val="24"/>
          </w:rPr>
          <w:t xml:space="preserve"> and TGI appears best suited to identify changes at a temporal scale of X-Y years</w:t>
        </w:r>
      </w:ins>
      <w:r w:rsidRPr="00C46C5B">
        <w:rPr>
          <w:rFonts w:ascii="Times New Roman" w:eastAsia="Times New Roman" w:hAnsi="Times New Roman" w:cs="Times New Roman"/>
          <w:sz w:val="24"/>
          <w:szCs w:val="24"/>
        </w:rPr>
        <w:t xml:space="preserve">. However, two main points emerged from our analysis of the timing </w:t>
      </w:r>
      <w:r w:rsidR="00786CFE" w:rsidRPr="00C46C5B">
        <w:rPr>
          <w:rFonts w:ascii="Times New Roman" w:eastAsia="Times New Roman" w:hAnsi="Times New Roman" w:cs="Times New Roman"/>
          <w:sz w:val="24"/>
          <w:szCs w:val="24"/>
        </w:rPr>
        <w:t xml:space="preserve">of sampling </w:t>
      </w:r>
      <w:r w:rsidR="001F4124" w:rsidRPr="00C46C5B">
        <w:rPr>
          <w:rFonts w:ascii="Times New Roman" w:eastAsia="Times New Roman" w:hAnsi="Times New Roman" w:cs="Times New Roman"/>
          <w:sz w:val="24"/>
          <w:szCs w:val="24"/>
        </w:rPr>
        <w:t xml:space="preserve">required </w:t>
      </w:r>
      <w:r w:rsidR="00786CFE" w:rsidRPr="00C46C5B">
        <w:rPr>
          <w:rFonts w:ascii="Times New Roman" w:eastAsia="Times New Roman" w:hAnsi="Times New Roman" w:cs="Times New Roman"/>
          <w:sz w:val="24"/>
          <w:szCs w:val="24"/>
        </w:rPr>
        <w:t xml:space="preserve">to detect </w:t>
      </w:r>
      <w:r w:rsidR="001F4124" w:rsidRPr="00C46C5B">
        <w:rPr>
          <w:rFonts w:ascii="Times New Roman" w:eastAsia="Times New Roman" w:hAnsi="Times New Roman" w:cs="Times New Roman"/>
          <w:sz w:val="24"/>
          <w:szCs w:val="24"/>
        </w:rPr>
        <w:t xml:space="preserve">significant </w:t>
      </w:r>
      <w:r w:rsidR="00786CFE" w:rsidRPr="00C46C5B">
        <w:rPr>
          <w:rFonts w:ascii="Times New Roman" w:eastAsia="Times New Roman" w:hAnsi="Times New Roman" w:cs="Times New Roman"/>
          <w:sz w:val="24"/>
          <w:szCs w:val="24"/>
        </w:rPr>
        <w:t xml:space="preserve">genetic change. </w:t>
      </w:r>
      <w:commentRangeStart w:id="438"/>
      <w:commentRangeStart w:id="439"/>
      <w:r w:rsidR="00786CFE" w:rsidRPr="00C46C5B">
        <w:rPr>
          <w:rFonts w:ascii="Times New Roman" w:eastAsia="Times New Roman" w:hAnsi="Times New Roman" w:cs="Times New Roman"/>
          <w:sz w:val="24"/>
          <w:szCs w:val="24"/>
        </w:rPr>
        <w:t>First</w:t>
      </w:r>
      <w:commentRangeEnd w:id="438"/>
      <w:r w:rsidR="004A1195">
        <w:rPr>
          <w:rStyle w:val="Marquedecommentaire"/>
        </w:rPr>
        <w:commentReference w:id="438"/>
      </w:r>
      <w:r w:rsidR="00786CFE" w:rsidRPr="00C46C5B">
        <w:rPr>
          <w:rFonts w:ascii="Times New Roman" w:eastAsia="Times New Roman" w:hAnsi="Times New Roman" w:cs="Times New Roman"/>
          <w:sz w:val="24"/>
          <w:szCs w:val="24"/>
        </w:rPr>
        <w:t>,</w:t>
      </w:r>
      <w:r w:rsidRPr="00C46C5B">
        <w:rPr>
          <w:rFonts w:ascii="Times New Roman" w:eastAsia="Times New Roman" w:hAnsi="Times New Roman" w:cs="Times New Roman"/>
          <w:sz w:val="24"/>
          <w:szCs w:val="24"/>
        </w:rPr>
        <w:t xml:space="preserve"> </w:t>
      </w:r>
      <w:r w:rsidR="00C46C5B">
        <w:rPr>
          <w:rFonts w:ascii="Times New Roman" w:eastAsia="Times New Roman" w:hAnsi="Times New Roman" w:cs="Times New Roman"/>
          <w:sz w:val="24"/>
          <w:szCs w:val="24"/>
        </w:rPr>
        <w:t xml:space="preserve">spatial extent is important to take into account when we have access to </w:t>
      </w:r>
      <w:del w:id="440" w:author="Patrick" w:date="2020-07-29T13:29:00Z">
        <w:r w:rsidR="00C46C5B" w:rsidDel="004A1195">
          <w:rPr>
            <w:rFonts w:ascii="Times New Roman" w:eastAsia="Times New Roman" w:hAnsi="Times New Roman" w:cs="Times New Roman"/>
            <w:sz w:val="24"/>
            <w:szCs w:val="24"/>
          </w:rPr>
          <w:delText xml:space="preserve">a </w:delText>
        </w:r>
      </w:del>
      <w:r w:rsidR="00C46C5B">
        <w:rPr>
          <w:rFonts w:ascii="Times New Roman" w:eastAsia="Times New Roman" w:hAnsi="Times New Roman" w:cs="Times New Roman"/>
          <w:sz w:val="24"/>
          <w:szCs w:val="24"/>
        </w:rPr>
        <w:t xml:space="preserve">sampling </w:t>
      </w:r>
      <w:del w:id="441" w:author="Patrick" w:date="2020-07-29T13:29:00Z">
        <w:r w:rsidR="00C46C5B" w:rsidDel="004A1195">
          <w:rPr>
            <w:rFonts w:ascii="Times New Roman" w:eastAsia="Times New Roman" w:hAnsi="Times New Roman" w:cs="Times New Roman"/>
            <w:sz w:val="24"/>
            <w:szCs w:val="24"/>
          </w:rPr>
          <w:delText xml:space="preserve">done </w:delText>
        </w:r>
      </w:del>
      <w:del w:id="442" w:author="Patrick" w:date="2020-07-29T13:28:00Z">
        <w:r w:rsidR="00C46C5B" w:rsidDel="004A1195">
          <w:rPr>
            <w:rFonts w:ascii="Times New Roman" w:eastAsia="Times New Roman" w:hAnsi="Times New Roman" w:cs="Times New Roman"/>
            <w:sz w:val="24"/>
            <w:szCs w:val="24"/>
          </w:rPr>
          <w:delText>promplty</w:delText>
        </w:r>
      </w:del>
      <w:del w:id="443" w:author="Patrick" w:date="2020-07-29T13:29:00Z">
        <w:r w:rsidR="00C46C5B" w:rsidDel="004A1195">
          <w:rPr>
            <w:rFonts w:ascii="Times New Roman" w:eastAsia="Times New Roman" w:hAnsi="Times New Roman" w:cs="Times New Roman"/>
            <w:sz w:val="24"/>
            <w:szCs w:val="24"/>
          </w:rPr>
          <w:delText xml:space="preserve"> </w:delText>
        </w:r>
      </w:del>
      <w:ins w:id="444" w:author="Patrick" w:date="2020-07-29T13:29:00Z">
        <w:r w:rsidR="004A1195">
          <w:rPr>
            <w:rFonts w:ascii="Times New Roman" w:eastAsia="Times New Roman" w:hAnsi="Times New Roman" w:cs="Times New Roman"/>
            <w:sz w:val="24"/>
            <w:szCs w:val="24"/>
          </w:rPr>
          <w:t xml:space="preserve">immediately following </w:t>
        </w:r>
      </w:ins>
      <w:del w:id="445" w:author="Patrick" w:date="2020-07-29T13:29:00Z">
        <w:r w:rsidR="00C46C5B" w:rsidDel="004A1195">
          <w:rPr>
            <w:rFonts w:ascii="Times New Roman" w:eastAsia="Times New Roman" w:hAnsi="Times New Roman" w:cs="Times New Roman"/>
            <w:sz w:val="24"/>
            <w:szCs w:val="24"/>
          </w:rPr>
          <w:delText xml:space="preserve">after </w:delText>
        </w:r>
      </w:del>
      <w:r w:rsidR="00C46C5B">
        <w:rPr>
          <w:rFonts w:ascii="Times New Roman" w:eastAsia="Times New Roman" w:hAnsi="Times New Roman" w:cs="Times New Roman"/>
          <w:sz w:val="24"/>
          <w:szCs w:val="24"/>
        </w:rPr>
        <w:t xml:space="preserve">a suspected event. This is true when we compare it to old or recent pre-event sampling. </w:t>
      </w:r>
      <w:r w:rsidR="004B5712" w:rsidRPr="00C46C5B">
        <w:rPr>
          <w:rFonts w:ascii="Times New Roman" w:eastAsia="Times New Roman" w:hAnsi="Times New Roman" w:cs="Times New Roman"/>
          <w:sz w:val="24"/>
          <w:szCs w:val="24"/>
        </w:rPr>
        <w:t>The main implication of this result is that while it could reassure researchers that they</w:t>
      </w:r>
      <w:r w:rsidR="00EA64AE" w:rsidRPr="00C46C5B">
        <w:rPr>
          <w:rFonts w:ascii="Times New Roman" w:eastAsia="Times New Roman" w:hAnsi="Times New Roman" w:cs="Times New Roman"/>
          <w:sz w:val="24"/>
          <w:szCs w:val="24"/>
        </w:rPr>
        <w:t xml:space="preserve"> may</w:t>
      </w:r>
      <w:r w:rsidR="004B5712" w:rsidRPr="00C46C5B">
        <w:rPr>
          <w:rFonts w:ascii="Times New Roman" w:eastAsia="Times New Roman" w:hAnsi="Times New Roman" w:cs="Times New Roman"/>
          <w:sz w:val="24"/>
          <w:szCs w:val="24"/>
        </w:rPr>
        <w:t xml:space="preserve"> </w:t>
      </w:r>
      <w:r w:rsidR="002C36D6" w:rsidRPr="00C46C5B">
        <w:rPr>
          <w:rFonts w:ascii="Times New Roman" w:eastAsia="Times New Roman" w:hAnsi="Times New Roman" w:cs="Times New Roman"/>
          <w:sz w:val="24"/>
          <w:szCs w:val="24"/>
        </w:rPr>
        <w:t xml:space="preserve">compare </w:t>
      </w:r>
      <w:r w:rsidR="004B5712" w:rsidRPr="00C46C5B">
        <w:rPr>
          <w:rFonts w:ascii="Times New Roman" w:eastAsia="Times New Roman" w:hAnsi="Times New Roman" w:cs="Times New Roman"/>
          <w:sz w:val="24"/>
          <w:szCs w:val="24"/>
        </w:rPr>
        <w:t>an old</w:t>
      </w:r>
      <w:r w:rsidR="002C36D6" w:rsidRPr="00C46C5B">
        <w:rPr>
          <w:rFonts w:ascii="Times New Roman" w:eastAsia="Times New Roman" w:hAnsi="Times New Roman" w:cs="Times New Roman"/>
          <w:sz w:val="24"/>
          <w:szCs w:val="24"/>
        </w:rPr>
        <w:t>er</w:t>
      </w:r>
      <w:r w:rsidR="004B5712"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sample </w:t>
      </w:r>
      <w:r w:rsidR="001056C8" w:rsidRPr="00C46C5B">
        <w:rPr>
          <w:rFonts w:ascii="Times New Roman" w:eastAsia="Times New Roman" w:hAnsi="Times New Roman" w:cs="Times New Roman"/>
          <w:sz w:val="24"/>
          <w:szCs w:val="24"/>
        </w:rPr>
        <w:t xml:space="preserve">to </w:t>
      </w:r>
      <w:r w:rsidR="002C36D6" w:rsidRPr="00C46C5B">
        <w:rPr>
          <w:rFonts w:ascii="Times New Roman" w:eastAsia="Times New Roman" w:hAnsi="Times New Roman" w:cs="Times New Roman"/>
          <w:sz w:val="24"/>
          <w:szCs w:val="24"/>
        </w:rPr>
        <w:t>a recent</w:t>
      </w:r>
      <w:r w:rsidR="00DF443E" w:rsidRPr="00C46C5B">
        <w:rPr>
          <w:rFonts w:ascii="Times New Roman" w:eastAsia="Times New Roman" w:hAnsi="Times New Roman" w:cs="Times New Roman"/>
          <w:sz w:val="24"/>
          <w:szCs w:val="24"/>
        </w:rPr>
        <w:t xml:space="preserve"> </w:t>
      </w:r>
      <w:r w:rsidR="008B21CA" w:rsidRPr="00C46C5B">
        <w:rPr>
          <w:rFonts w:ascii="Times New Roman" w:eastAsia="Times New Roman" w:hAnsi="Times New Roman" w:cs="Times New Roman"/>
          <w:sz w:val="24"/>
          <w:szCs w:val="24"/>
        </w:rPr>
        <w:t xml:space="preserve">one obtained </w:t>
      </w:r>
      <w:r w:rsidR="00DF443E" w:rsidRPr="00C46C5B">
        <w:rPr>
          <w:rFonts w:ascii="Times New Roman" w:eastAsia="Times New Roman" w:hAnsi="Times New Roman" w:cs="Times New Roman"/>
          <w:sz w:val="24"/>
          <w:szCs w:val="24"/>
        </w:rPr>
        <w:t>shortly after the event</w:t>
      </w:r>
      <w:r w:rsidR="001056C8" w:rsidRPr="00C46C5B">
        <w:rPr>
          <w:rFonts w:ascii="Times New Roman" w:eastAsia="Times New Roman" w:hAnsi="Times New Roman" w:cs="Times New Roman"/>
          <w:sz w:val="24"/>
          <w:szCs w:val="24"/>
        </w:rPr>
        <w:t xml:space="preserve">, the power to </w:t>
      </w:r>
      <w:r w:rsidR="00C46C5B">
        <w:rPr>
          <w:rFonts w:ascii="Times New Roman" w:eastAsia="Times New Roman" w:hAnsi="Times New Roman" w:cs="Times New Roman"/>
          <w:sz w:val="24"/>
          <w:szCs w:val="24"/>
        </w:rPr>
        <w:t>detect change decreases sharply if the event affected a large part of the landscape.</w:t>
      </w:r>
      <w:commentRangeEnd w:id="439"/>
      <w:r w:rsidR="004A1195">
        <w:rPr>
          <w:rStyle w:val="Marquedecommentaire"/>
        </w:rPr>
        <w:commentReference w:id="439"/>
      </w:r>
      <w:r w:rsidR="00C46C5B">
        <w:rPr>
          <w:rFonts w:ascii="Times New Roman" w:eastAsia="Times New Roman" w:hAnsi="Times New Roman" w:cs="Times New Roman"/>
          <w:sz w:val="24"/>
          <w:szCs w:val="24"/>
        </w:rPr>
        <w:t xml:space="preserve"> However, the timing of the pre-event sampling is generally less important than that of the post-event sampling. Indeed, dispersal becomes the most important factor in driving the performance of TGI, especially its </w:t>
      </w:r>
      <w:commentRangeStart w:id="446"/>
      <w:r w:rsidR="00C46C5B">
        <w:rPr>
          <w:rFonts w:ascii="Times New Roman" w:eastAsia="Times New Roman" w:hAnsi="Times New Roman" w:cs="Times New Roman"/>
          <w:sz w:val="24"/>
          <w:szCs w:val="24"/>
        </w:rPr>
        <w:t>power</w:t>
      </w:r>
      <w:commentRangeEnd w:id="446"/>
      <w:r w:rsidR="004A1195">
        <w:rPr>
          <w:rStyle w:val="Marquedecommentaire"/>
        </w:rPr>
        <w:commentReference w:id="446"/>
      </w:r>
      <w:r w:rsidR="00C46C5B">
        <w:rPr>
          <w:rFonts w:ascii="Times New Roman" w:eastAsia="Times New Roman" w:hAnsi="Times New Roman" w:cs="Times New Roman"/>
          <w:sz w:val="24"/>
          <w:szCs w:val="24"/>
        </w:rPr>
        <w:t xml:space="preserve">, when the time lag between the event and the post-event sampling increases. This means that </w:t>
      </w:r>
      <w:r w:rsidR="00EA64AE" w:rsidRPr="00C46C5B">
        <w:rPr>
          <w:rFonts w:ascii="Times New Roman" w:eastAsia="Times New Roman" w:hAnsi="Times New Roman" w:cs="Times New Roman"/>
          <w:sz w:val="24"/>
          <w:szCs w:val="24"/>
        </w:rPr>
        <w:t xml:space="preserve">researchers </w:t>
      </w:r>
      <w:r w:rsidR="00C46C5B" w:rsidRPr="00C46C5B">
        <w:rPr>
          <w:rFonts w:ascii="Times New Roman" w:eastAsia="Times New Roman" w:hAnsi="Times New Roman" w:cs="Times New Roman"/>
          <w:sz w:val="24"/>
          <w:szCs w:val="24"/>
        </w:rPr>
        <w:t xml:space="preserve">may </w:t>
      </w:r>
      <w:r w:rsidR="00C46C5B">
        <w:rPr>
          <w:rFonts w:ascii="Times New Roman" w:eastAsia="Times New Roman" w:hAnsi="Times New Roman" w:cs="Times New Roman"/>
          <w:sz w:val="24"/>
          <w:szCs w:val="24"/>
        </w:rPr>
        <w:t xml:space="preserve">for example </w:t>
      </w:r>
      <w:r w:rsidR="00EA64AE" w:rsidRPr="00C46C5B">
        <w:rPr>
          <w:rFonts w:ascii="Times New Roman" w:eastAsia="Times New Roman" w:hAnsi="Times New Roman" w:cs="Times New Roman"/>
          <w:sz w:val="24"/>
          <w:szCs w:val="24"/>
        </w:rPr>
        <w:t xml:space="preserve">have to accept as many </w:t>
      </w:r>
      <w:r w:rsidR="00C46C5B" w:rsidRPr="00C46C5B">
        <w:rPr>
          <w:rFonts w:ascii="Times New Roman" w:eastAsia="Times New Roman" w:hAnsi="Times New Roman" w:cs="Times New Roman"/>
          <w:sz w:val="24"/>
          <w:szCs w:val="24"/>
        </w:rPr>
        <w:t xml:space="preserve">as 50% of </w:t>
      </w:r>
      <w:r w:rsidR="00EA64AE" w:rsidRPr="00C46C5B">
        <w:rPr>
          <w:rFonts w:ascii="Times New Roman" w:eastAsia="Times New Roman" w:hAnsi="Times New Roman" w:cs="Times New Roman"/>
          <w:sz w:val="24"/>
          <w:szCs w:val="24"/>
        </w:rPr>
        <w:t>fa</w:t>
      </w:r>
      <w:r w:rsidR="00C46C5B" w:rsidRPr="00C46C5B">
        <w:rPr>
          <w:rFonts w:ascii="Times New Roman" w:eastAsia="Times New Roman" w:hAnsi="Times New Roman" w:cs="Times New Roman"/>
          <w:sz w:val="24"/>
          <w:szCs w:val="24"/>
        </w:rPr>
        <w:t>lse nega</w:t>
      </w:r>
      <w:r w:rsidR="00EA64AE" w:rsidRPr="00C46C5B">
        <w:rPr>
          <w:rFonts w:ascii="Times New Roman" w:eastAsia="Times New Roman" w:hAnsi="Times New Roman" w:cs="Times New Roman"/>
          <w:sz w:val="24"/>
          <w:szCs w:val="24"/>
        </w:rPr>
        <w:t>tives</w:t>
      </w:r>
      <w:r w:rsidR="00C46C5B">
        <w:rPr>
          <w:rFonts w:ascii="Times New Roman" w:eastAsia="Times New Roman" w:hAnsi="Times New Roman" w:cs="Times New Roman"/>
          <w:sz w:val="24"/>
          <w:szCs w:val="24"/>
        </w:rPr>
        <w:t xml:space="preserve"> and 10% of false positives</w:t>
      </w:r>
      <w:r w:rsidR="00EA64AE" w:rsidRPr="00C46C5B">
        <w:rPr>
          <w:rFonts w:ascii="Times New Roman" w:eastAsia="Times New Roman" w:hAnsi="Times New Roman" w:cs="Times New Roman"/>
          <w:sz w:val="24"/>
          <w:szCs w:val="24"/>
        </w:rPr>
        <w:t xml:space="preserve"> after </w:t>
      </w:r>
      <w:r w:rsidR="00E648B6" w:rsidRPr="00C46C5B">
        <w:rPr>
          <w:rFonts w:ascii="Times New Roman" w:eastAsia="Times New Roman" w:hAnsi="Times New Roman" w:cs="Times New Roman"/>
          <w:sz w:val="24"/>
          <w:szCs w:val="24"/>
        </w:rPr>
        <w:t xml:space="preserve">sampling </w:t>
      </w:r>
      <w:r w:rsidR="00EA64AE" w:rsidRPr="00C46C5B">
        <w:rPr>
          <w:rFonts w:ascii="Times New Roman" w:eastAsia="Times New Roman" w:hAnsi="Times New Roman" w:cs="Times New Roman"/>
          <w:sz w:val="24"/>
          <w:szCs w:val="24"/>
        </w:rPr>
        <w:t>only a few years</w:t>
      </w:r>
      <w:r w:rsidR="00E648B6" w:rsidRPr="00C46C5B">
        <w:rPr>
          <w:rFonts w:ascii="Times New Roman" w:eastAsia="Times New Roman" w:hAnsi="Times New Roman" w:cs="Times New Roman"/>
          <w:sz w:val="24"/>
          <w:szCs w:val="24"/>
        </w:rPr>
        <w:t xml:space="preserve"> after an event</w:t>
      </w:r>
      <w:r w:rsidR="00C46C5B" w:rsidRPr="00C46C5B">
        <w:rPr>
          <w:rFonts w:ascii="Times New Roman" w:eastAsia="Times New Roman" w:hAnsi="Times New Roman" w:cs="Times New Roman"/>
          <w:sz w:val="24"/>
          <w:szCs w:val="24"/>
        </w:rPr>
        <w:t xml:space="preserve"> if their system presents high dispersal</w:t>
      </w:r>
      <w:r w:rsidR="00F60294" w:rsidRPr="00C46C5B">
        <w:rPr>
          <w:rFonts w:ascii="Times New Roman" w:eastAsia="Times New Roman" w:hAnsi="Times New Roman" w:cs="Times New Roman"/>
          <w:sz w:val="24"/>
          <w:szCs w:val="24"/>
        </w:rPr>
        <w:t>. This has serious implications: if</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 xml:space="preserve">the </w:t>
      </w:r>
      <w:r w:rsidR="00E648B6" w:rsidRPr="00C46C5B">
        <w:rPr>
          <w:rFonts w:ascii="Times New Roman" w:eastAsia="Times New Roman" w:hAnsi="Times New Roman" w:cs="Times New Roman"/>
          <w:sz w:val="24"/>
          <w:szCs w:val="24"/>
        </w:rPr>
        <w:t xml:space="preserve">demographic parameters of </w:t>
      </w:r>
      <w:r w:rsidR="00C37D52" w:rsidRPr="00C46C5B">
        <w:rPr>
          <w:rFonts w:ascii="Times New Roman" w:eastAsia="Times New Roman" w:hAnsi="Times New Roman" w:cs="Times New Roman"/>
          <w:sz w:val="24"/>
          <w:szCs w:val="24"/>
        </w:rPr>
        <w:t xml:space="preserve">the models of </w:t>
      </w:r>
      <w:r w:rsidR="00F60294" w:rsidRPr="00C46C5B">
        <w:rPr>
          <w:rFonts w:ascii="Times New Roman" w:eastAsia="Times New Roman" w:hAnsi="Times New Roman" w:cs="Times New Roman"/>
          <w:sz w:val="24"/>
          <w:szCs w:val="24"/>
        </w:rPr>
        <w:t>a</w:t>
      </w:r>
      <w:r w:rsidR="00E648B6" w:rsidRPr="00C46C5B">
        <w:rPr>
          <w:rFonts w:ascii="Times New Roman" w:eastAsia="Times New Roman" w:hAnsi="Times New Roman" w:cs="Times New Roman"/>
          <w:sz w:val="24"/>
          <w:szCs w:val="24"/>
        </w:rPr>
        <w:t xml:space="preserve"> study system</w:t>
      </w:r>
      <w:r w:rsidR="00F60294" w:rsidRPr="00C46C5B">
        <w:rPr>
          <w:rFonts w:ascii="Times New Roman" w:eastAsia="Times New Roman" w:hAnsi="Times New Roman" w:cs="Times New Roman"/>
          <w:sz w:val="24"/>
          <w:szCs w:val="24"/>
        </w:rPr>
        <w:t xml:space="preserve"> would be similar to our inputs</w:t>
      </w:r>
      <w:r w:rsidR="00E648B6" w:rsidRPr="00C46C5B">
        <w:rPr>
          <w:rFonts w:ascii="Times New Roman" w:eastAsia="Times New Roman" w:hAnsi="Times New Roman" w:cs="Times New Roman"/>
          <w:sz w:val="24"/>
          <w:szCs w:val="24"/>
        </w:rPr>
        <w:t xml:space="preserve"> </w:t>
      </w:r>
      <w:r w:rsidR="00F60294" w:rsidRPr="00C46C5B">
        <w:rPr>
          <w:rFonts w:ascii="Times New Roman" w:eastAsia="Times New Roman" w:hAnsi="Times New Roman" w:cs="Times New Roman"/>
          <w:sz w:val="24"/>
          <w:szCs w:val="24"/>
        </w:rPr>
        <w:t>(</w:t>
      </w:r>
      <w:r w:rsidR="00E648B6" w:rsidRPr="00C46C5B">
        <w:rPr>
          <w:rFonts w:ascii="Times New Roman" w:eastAsia="Times New Roman" w:hAnsi="Times New Roman" w:cs="Times New Roman"/>
          <w:sz w:val="24"/>
          <w:szCs w:val="24"/>
        </w:rPr>
        <w:t>mode</w:t>
      </w:r>
      <w:r w:rsidR="00F60294" w:rsidRPr="00C46C5B">
        <w:rPr>
          <w:rFonts w:ascii="Times New Roman" w:eastAsia="Times New Roman" w:hAnsi="Times New Roman" w:cs="Times New Roman"/>
          <w:sz w:val="24"/>
          <w:szCs w:val="24"/>
        </w:rPr>
        <w:t>rate dispersal for example)</w:t>
      </w:r>
      <w:r w:rsidR="008B21CA" w:rsidRPr="00C46C5B">
        <w:rPr>
          <w:rFonts w:ascii="Times New Roman" w:eastAsia="Times New Roman" w:hAnsi="Times New Roman" w:cs="Times New Roman"/>
          <w:sz w:val="24"/>
          <w:szCs w:val="24"/>
        </w:rPr>
        <w:t>,</w:t>
      </w:r>
      <w:r w:rsidR="00F60294" w:rsidRPr="00C46C5B">
        <w:rPr>
          <w:rFonts w:ascii="Times New Roman" w:eastAsia="Times New Roman" w:hAnsi="Times New Roman" w:cs="Times New Roman"/>
          <w:sz w:val="24"/>
          <w:szCs w:val="24"/>
        </w:rPr>
        <w:t xml:space="preserve"> researchers</w:t>
      </w:r>
      <w:r w:rsidR="00E648B6" w:rsidRPr="00C46C5B">
        <w:rPr>
          <w:rFonts w:ascii="Times New Roman" w:eastAsia="Times New Roman" w:hAnsi="Times New Roman" w:cs="Times New Roman"/>
          <w:sz w:val="24"/>
          <w:szCs w:val="24"/>
        </w:rPr>
        <w:t xml:space="preserve"> </w:t>
      </w:r>
      <w:r w:rsidR="0048240C" w:rsidRPr="00C46C5B">
        <w:rPr>
          <w:rFonts w:ascii="Times New Roman" w:eastAsia="Times New Roman" w:hAnsi="Times New Roman" w:cs="Times New Roman"/>
          <w:sz w:val="24"/>
          <w:szCs w:val="24"/>
        </w:rPr>
        <w:t>might</w:t>
      </w:r>
      <w:r w:rsidR="00E648B6" w:rsidRPr="00C46C5B">
        <w:rPr>
          <w:rFonts w:ascii="Times New Roman" w:eastAsia="Times New Roman" w:hAnsi="Times New Roman" w:cs="Times New Roman"/>
          <w:sz w:val="24"/>
          <w:szCs w:val="24"/>
        </w:rPr>
        <w:t xml:space="preserve"> systematically </w:t>
      </w:r>
      <w:r w:rsidR="0048240C" w:rsidRPr="00C46C5B">
        <w:rPr>
          <w:rFonts w:ascii="Times New Roman" w:eastAsia="Times New Roman" w:hAnsi="Times New Roman" w:cs="Times New Roman"/>
          <w:sz w:val="24"/>
          <w:szCs w:val="24"/>
        </w:rPr>
        <w:t>spend</w:t>
      </w:r>
      <w:r w:rsidR="00C46C5B">
        <w:rPr>
          <w:rFonts w:ascii="Times New Roman" w:eastAsia="Times New Roman" w:hAnsi="Times New Roman" w:cs="Times New Roman"/>
          <w:sz w:val="24"/>
          <w:szCs w:val="24"/>
        </w:rPr>
        <w:t xml:space="preserve"> a substantial part</w:t>
      </w:r>
      <w:r w:rsidR="00E648B6" w:rsidRPr="00C46C5B">
        <w:rPr>
          <w:rFonts w:ascii="Times New Roman" w:eastAsia="Times New Roman" w:hAnsi="Times New Roman" w:cs="Times New Roman"/>
          <w:sz w:val="24"/>
          <w:szCs w:val="24"/>
        </w:rPr>
        <w:t xml:space="preserve"> of their resources on monitoring or treating </w:t>
      </w:r>
      <w:r w:rsidR="008B21CA" w:rsidRPr="00C46C5B">
        <w:rPr>
          <w:rFonts w:ascii="Times New Roman" w:eastAsia="Times New Roman" w:hAnsi="Times New Roman" w:cs="Times New Roman"/>
          <w:sz w:val="24"/>
          <w:szCs w:val="24"/>
        </w:rPr>
        <w:t>unaffected</w:t>
      </w:r>
      <w:r w:rsidR="00E648B6" w:rsidRPr="00C46C5B">
        <w:rPr>
          <w:rFonts w:ascii="Times New Roman" w:eastAsia="Times New Roman" w:hAnsi="Times New Roman" w:cs="Times New Roman"/>
          <w:sz w:val="24"/>
          <w:szCs w:val="24"/>
        </w:rPr>
        <w:t xml:space="preserve"> populations</w:t>
      </w:r>
      <w:r w:rsidR="00C46C5B">
        <w:rPr>
          <w:rFonts w:ascii="Times New Roman" w:eastAsia="Times New Roman" w:hAnsi="Times New Roman" w:cs="Times New Roman"/>
          <w:sz w:val="24"/>
          <w:szCs w:val="24"/>
        </w:rPr>
        <w:t>, while missing half the affected populations</w:t>
      </w:r>
      <w:commentRangeStart w:id="447"/>
      <w:r w:rsidR="00E648B6" w:rsidRPr="00C46C5B">
        <w:rPr>
          <w:rFonts w:ascii="Times New Roman" w:eastAsia="Times New Roman" w:hAnsi="Times New Roman" w:cs="Times New Roman"/>
          <w:sz w:val="24"/>
          <w:szCs w:val="24"/>
        </w:rPr>
        <w:t xml:space="preserve">. </w:t>
      </w:r>
      <w:r w:rsidR="00DF443E" w:rsidRPr="00C46C5B">
        <w:rPr>
          <w:rFonts w:ascii="Times New Roman" w:eastAsia="Times New Roman" w:hAnsi="Times New Roman" w:cs="Times New Roman"/>
          <w:sz w:val="24"/>
          <w:szCs w:val="24"/>
        </w:rPr>
        <w:t xml:space="preserve">For </w:t>
      </w:r>
      <w:r w:rsidR="00C46C5B">
        <w:rPr>
          <w:rFonts w:ascii="Times New Roman" w:eastAsia="Times New Roman" w:hAnsi="Times New Roman" w:cs="Times New Roman"/>
          <w:sz w:val="24"/>
          <w:szCs w:val="24"/>
        </w:rPr>
        <w:t>a cartoon example</w:t>
      </w:r>
      <w:r w:rsidR="00DF443E" w:rsidRPr="00C46C5B">
        <w:rPr>
          <w:rFonts w:ascii="Times New Roman" w:eastAsia="Times New Roman" w:hAnsi="Times New Roman" w:cs="Times New Roman"/>
          <w:sz w:val="24"/>
          <w:szCs w:val="24"/>
        </w:rPr>
        <w:t xml:space="preserve">, if 10 guards would be hired to protect populations of a threatened salamander identified as having </w:t>
      </w:r>
      <w:r w:rsidR="00251650" w:rsidRPr="00C46C5B">
        <w:rPr>
          <w:rFonts w:ascii="Times New Roman" w:eastAsia="Times New Roman" w:hAnsi="Times New Roman" w:cs="Times New Roman"/>
          <w:sz w:val="24"/>
          <w:szCs w:val="24"/>
        </w:rPr>
        <w:t>recently</w:t>
      </w:r>
      <w:r w:rsidR="00DF443E" w:rsidRPr="00C46C5B">
        <w:rPr>
          <w:rFonts w:ascii="Times New Roman" w:eastAsia="Times New Roman" w:hAnsi="Times New Roman" w:cs="Times New Roman"/>
          <w:sz w:val="24"/>
          <w:szCs w:val="24"/>
        </w:rPr>
        <w:t xml:space="preserve"> </w:t>
      </w:r>
      <w:r w:rsidR="00B51D74" w:rsidRPr="00C46C5B">
        <w:rPr>
          <w:rFonts w:ascii="Times New Roman" w:eastAsia="Times New Roman" w:hAnsi="Times New Roman" w:cs="Times New Roman"/>
          <w:sz w:val="24"/>
          <w:szCs w:val="24"/>
        </w:rPr>
        <w:t xml:space="preserve">lost </w:t>
      </w:r>
      <w:r w:rsidR="00251650" w:rsidRPr="00C46C5B">
        <w:rPr>
          <w:rFonts w:ascii="Times New Roman" w:eastAsia="Times New Roman" w:hAnsi="Times New Roman" w:cs="Times New Roman"/>
          <w:sz w:val="24"/>
          <w:szCs w:val="24"/>
        </w:rPr>
        <w:t xml:space="preserve">more </w:t>
      </w:r>
      <w:r w:rsidR="00B51D74" w:rsidRPr="00C46C5B">
        <w:rPr>
          <w:rFonts w:ascii="Times New Roman" w:eastAsia="Times New Roman" w:hAnsi="Times New Roman" w:cs="Times New Roman"/>
          <w:sz w:val="24"/>
          <w:szCs w:val="24"/>
        </w:rPr>
        <w:t>genetic diversity</w:t>
      </w:r>
      <w:r w:rsidR="00251650" w:rsidRPr="00C46C5B">
        <w:rPr>
          <w:rFonts w:ascii="Times New Roman" w:eastAsia="Times New Roman" w:hAnsi="Times New Roman" w:cs="Times New Roman"/>
          <w:sz w:val="24"/>
          <w:szCs w:val="24"/>
        </w:rPr>
        <w:t xml:space="preserve"> than expected</w:t>
      </w:r>
      <w:r w:rsidR="00DF443E" w:rsidRPr="00C46C5B">
        <w:rPr>
          <w:rFonts w:ascii="Times New Roman" w:eastAsia="Times New Roman" w:hAnsi="Times New Roman" w:cs="Times New Roman"/>
          <w:sz w:val="24"/>
          <w:szCs w:val="24"/>
        </w:rPr>
        <w:t xml:space="preserve">, </w:t>
      </w:r>
      <w:r w:rsidR="00C46C5B" w:rsidRPr="00C46C5B">
        <w:rPr>
          <w:rFonts w:ascii="Times New Roman" w:eastAsia="Times New Roman" w:hAnsi="Times New Roman" w:cs="Times New Roman"/>
          <w:sz w:val="24"/>
          <w:szCs w:val="24"/>
        </w:rPr>
        <w:t>1</w:t>
      </w:r>
      <w:r w:rsidR="00DF443E" w:rsidRPr="00C46C5B">
        <w:rPr>
          <w:rFonts w:ascii="Times New Roman" w:eastAsia="Times New Roman" w:hAnsi="Times New Roman" w:cs="Times New Roman"/>
          <w:sz w:val="24"/>
          <w:szCs w:val="24"/>
        </w:rPr>
        <w:t xml:space="preserve"> of them would protect populations </w:t>
      </w:r>
      <w:r w:rsidR="008B21CA" w:rsidRPr="00C46C5B">
        <w:rPr>
          <w:rFonts w:ascii="Times New Roman" w:eastAsia="Times New Roman" w:hAnsi="Times New Roman" w:cs="Times New Roman"/>
          <w:sz w:val="24"/>
          <w:szCs w:val="24"/>
        </w:rPr>
        <w:lastRenderedPageBreak/>
        <w:t xml:space="preserve">that </w:t>
      </w:r>
      <w:r w:rsidR="00DF443E" w:rsidRPr="00C46C5B">
        <w:rPr>
          <w:rFonts w:ascii="Times New Roman" w:eastAsia="Times New Roman" w:hAnsi="Times New Roman" w:cs="Times New Roman"/>
          <w:sz w:val="24"/>
          <w:szCs w:val="24"/>
        </w:rPr>
        <w:t>have actually been stable</w:t>
      </w:r>
      <w:r w:rsidR="00F60294" w:rsidRPr="00C46C5B">
        <w:rPr>
          <w:rFonts w:ascii="Times New Roman" w:eastAsia="Times New Roman" w:hAnsi="Times New Roman" w:cs="Times New Roman"/>
          <w:sz w:val="24"/>
          <w:szCs w:val="24"/>
        </w:rPr>
        <w:t>, and may</w:t>
      </w:r>
      <w:r w:rsidR="00FD0BAE" w:rsidRPr="00C46C5B">
        <w:rPr>
          <w:rFonts w:ascii="Times New Roman" w:eastAsia="Times New Roman" w:hAnsi="Times New Roman" w:cs="Times New Roman"/>
          <w:sz w:val="24"/>
          <w:szCs w:val="24"/>
        </w:rPr>
        <w:t>, therefore,</w:t>
      </w:r>
      <w:r w:rsidR="00F60294" w:rsidRPr="00C46C5B">
        <w:rPr>
          <w:rFonts w:ascii="Times New Roman" w:eastAsia="Times New Roman" w:hAnsi="Times New Roman" w:cs="Times New Roman"/>
          <w:sz w:val="24"/>
          <w:szCs w:val="24"/>
        </w:rPr>
        <w:t xml:space="preserve"> be less important to protect</w:t>
      </w:r>
      <w:r w:rsidR="00C46C5B">
        <w:rPr>
          <w:rFonts w:ascii="Times New Roman" w:eastAsia="Times New Roman" w:hAnsi="Times New Roman" w:cs="Times New Roman"/>
          <w:sz w:val="24"/>
          <w:szCs w:val="24"/>
        </w:rPr>
        <w:t>, and the guards would not protect 10 populations that should be protected</w:t>
      </w:r>
      <w:r w:rsidR="00DF443E" w:rsidRPr="00FF5323">
        <w:rPr>
          <w:rFonts w:ascii="Times New Roman" w:eastAsia="Times New Roman" w:hAnsi="Times New Roman" w:cs="Times New Roman"/>
          <w:sz w:val="24"/>
          <w:szCs w:val="24"/>
        </w:rPr>
        <w:t xml:space="preserve">. </w:t>
      </w:r>
      <w:commentRangeEnd w:id="447"/>
      <w:r w:rsidR="004A1195">
        <w:rPr>
          <w:rStyle w:val="Marquedecommentaire"/>
        </w:rPr>
        <w:commentReference w:id="447"/>
      </w:r>
    </w:p>
    <w:p w14:paraId="46819E0C" w14:textId="77777777" w:rsidR="004A1195" w:rsidRDefault="003B771C" w:rsidP="000E06D6">
      <w:pPr>
        <w:spacing w:before="240" w:after="240" w:line="276" w:lineRule="auto"/>
        <w:rPr>
          <w:ins w:id="448" w:author="Patrick" w:date="2020-07-29T13:32:00Z"/>
          <w:rFonts w:ascii="Times New Roman" w:eastAsia="Times New Roman" w:hAnsi="Times New Roman" w:cs="Times New Roman"/>
          <w:sz w:val="24"/>
          <w:szCs w:val="24"/>
        </w:rPr>
      </w:pPr>
      <w:commentRangeStart w:id="449"/>
      <w:r w:rsidRPr="00FF5323">
        <w:rPr>
          <w:rFonts w:ascii="Times New Roman" w:eastAsia="Times New Roman" w:hAnsi="Times New Roman" w:cs="Times New Roman"/>
          <w:sz w:val="24"/>
          <w:szCs w:val="24"/>
        </w:rPr>
        <w:t xml:space="preserve">Although </w:t>
      </w:r>
      <w:r w:rsidR="00AB68BE" w:rsidRPr="00FF5323">
        <w:rPr>
          <w:rFonts w:ascii="Times New Roman" w:eastAsia="Times New Roman" w:hAnsi="Times New Roman" w:cs="Times New Roman"/>
          <w:sz w:val="24"/>
          <w:szCs w:val="24"/>
        </w:rPr>
        <w:t>the spatial legacy of a past demographic event could</w:t>
      </w:r>
      <w:r w:rsidRPr="00FF5323">
        <w:rPr>
          <w:rFonts w:ascii="Times New Roman" w:eastAsia="Times New Roman" w:hAnsi="Times New Roman" w:cs="Times New Roman"/>
          <w:sz w:val="24"/>
          <w:szCs w:val="24"/>
        </w:rPr>
        <w:t xml:space="preserve"> be </w:t>
      </w:r>
      <w:r w:rsidR="008B21CA" w:rsidRPr="00FF5323">
        <w:rPr>
          <w:rFonts w:ascii="Times New Roman" w:eastAsia="Times New Roman" w:hAnsi="Times New Roman" w:cs="Times New Roman"/>
          <w:sz w:val="24"/>
          <w:szCs w:val="24"/>
        </w:rPr>
        <w:t xml:space="preserve">perceptible </w:t>
      </w:r>
      <w:r w:rsidRPr="00FF5323">
        <w:rPr>
          <w:rFonts w:ascii="Times New Roman" w:eastAsia="Times New Roman" w:hAnsi="Times New Roman" w:cs="Times New Roman"/>
          <w:sz w:val="24"/>
          <w:szCs w:val="24"/>
        </w:rPr>
        <w:t>in richer genomic data (</w:t>
      </w:r>
      <w:del w:id="450" w:author="Patrick" w:date="2020-07-29T13:32:00Z">
        <w:r w:rsidRPr="00FF5323" w:rsidDel="004A1195">
          <w:rPr>
            <w:rFonts w:ascii="Times New Roman" w:eastAsia="Times New Roman" w:hAnsi="Times New Roman" w:cs="Times New Roman"/>
            <w:i/>
            <w:sz w:val="24"/>
            <w:szCs w:val="24"/>
          </w:rPr>
          <w:delText>e.g.</w:delText>
        </w:r>
        <w:r w:rsidRPr="00FF5323" w:rsidDel="004A1195">
          <w:rPr>
            <w:rFonts w:ascii="Times New Roman" w:hAnsi="Times New Roman" w:cs="Times New Roman"/>
            <w:sz w:val="24"/>
            <w:szCs w:val="24"/>
          </w:rPr>
          <w:delText xml:space="preserve"> </w:delText>
        </w:r>
        <w:r w:rsidRPr="00FF5323" w:rsidDel="004A1195">
          <w:rPr>
            <w:rFonts w:ascii="Times New Roman" w:eastAsia="Times New Roman" w:hAnsi="Times New Roman" w:cs="Times New Roman"/>
            <w:sz w:val="24"/>
            <w:szCs w:val="24"/>
          </w:rPr>
          <w:delText>probability of mutational configurations in sequence blocks)</w:delText>
        </w:r>
      </w:del>
      <w:r w:rsidRPr="00FF5323">
        <w:rPr>
          <w:rFonts w:ascii="Times New Roman" w:eastAsia="Times New Roman" w:hAnsi="Times New Roman" w:cs="Times New Roman"/>
          <w:sz w:val="24"/>
          <w:szCs w:val="24"/>
        </w:rPr>
        <w:t xml:space="preserve">, </w:t>
      </w:r>
      <w:r w:rsidR="00FC0721" w:rsidRPr="00FF5323">
        <w:rPr>
          <w:rFonts w:ascii="Times New Roman" w:eastAsia="Times New Roman" w:hAnsi="Times New Roman" w:cs="Times New Roman"/>
          <w:sz w:val="24"/>
          <w:szCs w:val="24"/>
        </w:rPr>
        <w:t xml:space="preserve">limited </w:t>
      </w:r>
      <w:r w:rsidR="00AB68BE" w:rsidRPr="00FF5323">
        <w:rPr>
          <w:rFonts w:ascii="Times New Roman" w:eastAsia="Times New Roman" w:hAnsi="Times New Roman" w:cs="Times New Roman"/>
          <w:sz w:val="24"/>
          <w:szCs w:val="24"/>
        </w:rPr>
        <w:t xml:space="preserve">biallelic </w:t>
      </w:r>
      <w:r w:rsidRPr="00FF5323">
        <w:rPr>
          <w:rFonts w:ascii="Times New Roman" w:eastAsia="Times New Roman" w:hAnsi="Times New Roman" w:cs="Times New Roman"/>
          <w:sz w:val="24"/>
          <w:szCs w:val="24"/>
        </w:rPr>
        <w:t xml:space="preserve">gene frequency data </w:t>
      </w:r>
      <w:r w:rsidR="00E648B6" w:rsidRPr="00FF5323">
        <w:rPr>
          <w:rFonts w:ascii="Times New Roman" w:eastAsia="Times New Roman" w:hAnsi="Times New Roman" w:cs="Times New Roman"/>
          <w:sz w:val="24"/>
          <w:szCs w:val="24"/>
        </w:rPr>
        <w:t>may</w:t>
      </w:r>
      <w:r w:rsidR="00AB68BE" w:rsidRPr="00FF5323">
        <w:rPr>
          <w:rFonts w:ascii="Times New Roman" w:eastAsia="Times New Roman" w:hAnsi="Times New Roman" w:cs="Times New Roman"/>
          <w:sz w:val="24"/>
          <w:szCs w:val="24"/>
        </w:rPr>
        <w:t xml:space="preserve"> not </w:t>
      </w:r>
      <w:r w:rsidR="00384DF0" w:rsidRPr="00FF5323">
        <w:rPr>
          <w:rFonts w:ascii="Times New Roman" w:eastAsia="Times New Roman" w:hAnsi="Times New Roman" w:cs="Times New Roman"/>
          <w:sz w:val="24"/>
          <w:szCs w:val="24"/>
        </w:rPr>
        <w:t xml:space="preserve">retain </w:t>
      </w:r>
      <w:r w:rsidR="00AB68BE" w:rsidRPr="00FF5323">
        <w:rPr>
          <w:rFonts w:ascii="Times New Roman" w:eastAsia="Times New Roman" w:hAnsi="Times New Roman" w:cs="Times New Roman"/>
          <w:sz w:val="24"/>
          <w:szCs w:val="24"/>
        </w:rPr>
        <w:t xml:space="preserve">most of the signal </w:t>
      </w:r>
      <w:r w:rsidRPr="00FF5323">
        <w:rPr>
          <w:rFonts w:ascii="Times New Roman" w:eastAsia="Times New Roman" w:hAnsi="Times New Roman" w:cs="Times New Roman"/>
          <w:sz w:val="24"/>
          <w:szCs w:val="24"/>
        </w:rPr>
        <w:t xml:space="preserve">beyond a </w:t>
      </w:r>
      <w:r w:rsidR="00AB68BE" w:rsidRPr="00FF5323">
        <w:rPr>
          <w:rFonts w:ascii="Times New Roman" w:eastAsia="Times New Roman" w:hAnsi="Times New Roman" w:cs="Times New Roman"/>
          <w:sz w:val="24"/>
          <w:szCs w:val="24"/>
        </w:rPr>
        <w:t>few years, even</w:t>
      </w:r>
      <w:r w:rsidR="00E648B6" w:rsidRPr="00FF5323">
        <w:rPr>
          <w:rFonts w:ascii="Times New Roman" w:eastAsia="Times New Roman" w:hAnsi="Times New Roman" w:cs="Times New Roman"/>
          <w:sz w:val="24"/>
          <w:szCs w:val="24"/>
        </w:rPr>
        <w:t xml:space="preserve"> in the best situations</w:t>
      </w:r>
      <w:r w:rsidRPr="00FF5323">
        <w:rPr>
          <w:rFonts w:ascii="Times New Roman" w:eastAsia="Times New Roman" w:hAnsi="Times New Roman" w:cs="Times New Roman"/>
          <w:sz w:val="24"/>
          <w:szCs w:val="24"/>
        </w:rPr>
        <w:t xml:space="preserve">. </w:t>
      </w:r>
      <w:commentRangeEnd w:id="449"/>
      <w:r w:rsidR="004A1195">
        <w:rPr>
          <w:rStyle w:val="Marquedecommentaire"/>
        </w:rPr>
        <w:commentReference w:id="449"/>
      </w:r>
    </w:p>
    <w:p w14:paraId="6124944C" w14:textId="59C71BC8" w:rsidR="003B771C" w:rsidRDefault="00E648B6" w:rsidP="000E06D6">
      <w:pPr>
        <w:spacing w:before="240" w:after="240" w:line="276" w:lineRule="auto"/>
        <w:rPr>
          <w:rFonts w:ascii="Times New Roman" w:eastAsia="Times New Roman" w:hAnsi="Times New Roman" w:cs="Times New Roman"/>
          <w:sz w:val="24"/>
          <w:szCs w:val="24"/>
        </w:rPr>
      </w:pPr>
      <w:commentRangeStart w:id="451"/>
      <w:r w:rsidRPr="00EE5A45">
        <w:rPr>
          <w:rFonts w:ascii="Times New Roman" w:eastAsia="Times New Roman" w:hAnsi="Times New Roman" w:cs="Times New Roman"/>
          <w:sz w:val="24"/>
          <w:szCs w:val="24"/>
        </w:rPr>
        <w:t>In</w:t>
      </w:r>
      <w:commentRangeEnd w:id="451"/>
      <w:r w:rsidR="004A1195">
        <w:rPr>
          <w:rStyle w:val="Marquedecommentaire"/>
        </w:rPr>
        <w:commentReference w:id="451"/>
      </w:r>
      <w:r w:rsidRPr="00EE5A45">
        <w:rPr>
          <w:rFonts w:ascii="Times New Roman" w:eastAsia="Times New Roman" w:hAnsi="Times New Roman" w:cs="Times New Roman"/>
          <w:sz w:val="24"/>
          <w:szCs w:val="24"/>
        </w:rPr>
        <w:t xml:space="preserve"> contrast</w:t>
      </w:r>
      <w:r w:rsidR="002C7C02" w:rsidRPr="00EE5A45">
        <w:rPr>
          <w:rFonts w:ascii="Times New Roman" w:eastAsia="Times New Roman" w:hAnsi="Times New Roman" w:cs="Times New Roman"/>
          <w:sz w:val="24"/>
          <w:szCs w:val="24"/>
        </w:rPr>
        <w:t>, the previous investigations using TBI, which used community composition data, have not focused on the timing of sampling. Although community composition data (species x sites) generally varies at a larger time scale than genetic data, we encourage future investigations of the influence of timing on TBI performance.</w:t>
      </w:r>
      <w:r w:rsidR="002C7C02">
        <w:rPr>
          <w:rFonts w:ascii="Times New Roman" w:eastAsia="Times New Roman" w:hAnsi="Times New Roman" w:cs="Times New Roman"/>
          <w:sz w:val="24"/>
          <w:szCs w:val="24"/>
        </w:rPr>
        <w:t xml:space="preserve"> </w:t>
      </w:r>
    </w:p>
    <w:p w14:paraId="4ABE6E63" w14:textId="77777777" w:rsidR="004A1195" w:rsidRDefault="001467B2" w:rsidP="000E06D6">
      <w:pPr>
        <w:spacing w:before="240" w:after="240" w:line="276" w:lineRule="auto"/>
        <w:rPr>
          <w:ins w:id="452" w:author="Patrick" w:date="2020-07-29T13:36: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w:t>
      </w:r>
      <w:del w:id="453" w:author="Patrick" w:date="2020-07-29T13:34:00Z">
        <w:r w:rsidR="007627B6" w:rsidRPr="0007763B" w:rsidDel="004A1195">
          <w:rPr>
            <w:rFonts w:ascii="Times New Roman" w:eastAsia="Times New Roman" w:hAnsi="Times New Roman" w:cs="Times New Roman"/>
            <w:sz w:val="24"/>
            <w:szCs w:val="24"/>
          </w:rPr>
          <w:delText xml:space="preserve">analyses have shown that </w:delText>
        </w:r>
        <w:r w:rsidR="003E094B" w:rsidDel="004A1195">
          <w:rPr>
            <w:rFonts w:ascii="Times New Roman" w:eastAsia="Times New Roman" w:hAnsi="Times New Roman" w:cs="Times New Roman"/>
            <w:sz w:val="24"/>
            <w:szCs w:val="24"/>
          </w:rPr>
          <w:delText xml:space="preserve">our </w:delText>
        </w:r>
      </w:del>
      <w:r w:rsidR="003E094B">
        <w:rPr>
          <w:rFonts w:ascii="Times New Roman" w:eastAsia="Times New Roman" w:hAnsi="Times New Roman" w:cs="Times New Roman"/>
          <w:sz w:val="24"/>
          <w:szCs w:val="24"/>
        </w:rPr>
        <w:t xml:space="preserve">TGI </w:t>
      </w:r>
      <w:del w:id="454" w:author="Patrick" w:date="2020-07-29T13:34:00Z">
        <w:r w:rsidR="003E094B" w:rsidDel="004A1195">
          <w:rPr>
            <w:rFonts w:ascii="Times New Roman" w:eastAsia="Times New Roman" w:hAnsi="Times New Roman" w:cs="Times New Roman"/>
            <w:sz w:val="24"/>
            <w:szCs w:val="24"/>
          </w:rPr>
          <w:delText xml:space="preserve">testing </w:delText>
        </w:r>
      </w:del>
      <w:r w:rsidR="003E094B">
        <w:rPr>
          <w:rFonts w:ascii="Times New Roman" w:eastAsia="Times New Roman" w:hAnsi="Times New Roman" w:cs="Times New Roman"/>
          <w:sz w:val="24"/>
          <w:szCs w:val="24"/>
        </w:rPr>
        <w:t xml:space="preserve">procedure </w:t>
      </w:r>
      <w:r w:rsidR="00C029BB">
        <w:rPr>
          <w:rFonts w:ascii="Times New Roman" w:eastAsia="Times New Roman" w:hAnsi="Times New Roman" w:cs="Times New Roman"/>
          <w:sz w:val="24"/>
          <w:szCs w:val="24"/>
        </w:rPr>
        <w:t xml:space="preserve">is </w:t>
      </w:r>
      <w:commentRangeStart w:id="455"/>
      <w:r w:rsidR="00C029BB">
        <w:rPr>
          <w:rFonts w:ascii="Times New Roman" w:eastAsia="Times New Roman" w:hAnsi="Times New Roman" w:cs="Times New Roman"/>
          <w:sz w:val="24"/>
          <w:szCs w:val="24"/>
        </w:rPr>
        <w:t xml:space="preserve">adequate </w:t>
      </w:r>
      <w:commentRangeEnd w:id="455"/>
      <w:r w:rsidR="004A1195">
        <w:rPr>
          <w:rStyle w:val="Marquedecommentaire"/>
        </w:rPr>
        <w:commentReference w:id="455"/>
      </w:r>
      <w:r w:rsidR="00C029BB">
        <w:rPr>
          <w:rFonts w:ascii="Times New Roman" w:eastAsia="Times New Roman" w:hAnsi="Times New Roman" w:cs="Times New Roman"/>
          <w:sz w:val="24"/>
          <w:szCs w:val="24"/>
        </w:rPr>
        <w:t>to study genetic change</w:t>
      </w:r>
      <w:r w:rsidR="00667F46">
        <w:rPr>
          <w:rFonts w:ascii="Times New Roman" w:eastAsia="Times New Roman" w:hAnsi="Times New Roman" w:cs="Times New Roman"/>
          <w:sz w:val="24"/>
          <w:szCs w:val="24"/>
        </w:rPr>
        <w:t>,</w:t>
      </w:r>
      <w:r w:rsidR="00390597">
        <w:rPr>
          <w:rFonts w:ascii="Times New Roman" w:eastAsia="Times New Roman" w:hAnsi="Times New Roman" w:cs="Times New Roman"/>
          <w:sz w:val="24"/>
          <w:szCs w:val="24"/>
        </w:rPr>
        <w:t xml:space="preserve"> but there are </w:t>
      </w:r>
      <w:r w:rsidR="003E094B">
        <w:rPr>
          <w:rFonts w:ascii="Times New Roman" w:eastAsia="Times New Roman" w:hAnsi="Times New Roman" w:cs="Times New Roman"/>
          <w:sz w:val="24"/>
          <w:szCs w:val="24"/>
        </w:rPr>
        <w:t xml:space="preserve">certain </w:t>
      </w:r>
      <w:r w:rsidR="00390597">
        <w:rPr>
          <w:rFonts w:ascii="Times New Roman" w:eastAsia="Times New Roman" w:hAnsi="Times New Roman" w:cs="Times New Roman"/>
          <w:sz w:val="24"/>
          <w:szCs w:val="24"/>
        </w:rPr>
        <w:t xml:space="preserve">considerations to keep in mind when using it. </w:t>
      </w:r>
      <w:r w:rsidR="003E094B">
        <w:rPr>
          <w:rFonts w:ascii="Times New Roman" w:eastAsia="Times New Roman" w:hAnsi="Times New Roman" w:cs="Times New Roman"/>
          <w:sz w:val="24"/>
          <w:szCs w:val="24"/>
        </w:rPr>
        <w:t>For example, s</w:t>
      </w:r>
      <w:r w:rsidR="00390597" w:rsidRPr="007E082E">
        <w:rPr>
          <w:rFonts w:ascii="Times New Roman" w:eastAsia="Times New Roman" w:hAnsi="Times New Roman" w:cs="Times New Roman"/>
          <w:sz w:val="24"/>
          <w:szCs w:val="24"/>
        </w:rPr>
        <w:t>tricter</w:t>
      </w:r>
      <w:r w:rsidR="003E094B">
        <w:rPr>
          <w:rFonts w:ascii="Times New Roman" w:eastAsia="Times New Roman" w:hAnsi="Times New Roman" w:cs="Times New Roman"/>
          <w:sz w:val="24"/>
          <w:szCs w:val="24"/>
        </w:rPr>
        <w:t xml:space="preserve"> </w:t>
      </w:r>
      <w:r w:rsidR="00390597" w:rsidRPr="007E082E">
        <w:rPr>
          <w:rFonts w:ascii="Times New Roman" w:eastAsia="Times New Roman" w:hAnsi="Times New Roman" w:cs="Times New Roman"/>
          <w:sz w:val="24"/>
          <w:szCs w:val="24"/>
        </w:rPr>
        <w:t xml:space="preserve">values (lower values) for the TGI </w:t>
      </w:r>
      <w:r w:rsidR="00390597" w:rsidRPr="007E082E">
        <w:rPr>
          <w:rFonts w:ascii="Times New Roman" w:eastAsia="Times New Roman" w:hAnsi="Times New Roman" w:cs="Times New Roman"/>
          <w:i/>
          <w:sz w:val="24"/>
          <w:szCs w:val="24"/>
        </w:rPr>
        <w:t>p</w:t>
      </w:r>
      <w:r w:rsidR="00390597" w:rsidRPr="007E082E">
        <w:rPr>
          <w:rFonts w:ascii="Times New Roman" w:eastAsia="Times New Roman" w:hAnsi="Times New Roman" w:cs="Times New Roman"/>
          <w:sz w:val="24"/>
          <w:szCs w:val="24"/>
        </w:rPr>
        <w:t xml:space="preserve">-value threshold expectedly bring a better FPR but </w:t>
      </w:r>
      <w:r w:rsidR="003E094B">
        <w:rPr>
          <w:rFonts w:ascii="Times New Roman" w:eastAsia="Times New Roman" w:hAnsi="Times New Roman" w:cs="Times New Roman"/>
          <w:sz w:val="24"/>
          <w:szCs w:val="24"/>
        </w:rPr>
        <w:t xml:space="preserve">may </w:t>
      </w:r>
      <w:r w:rsidR="00390597" w:rsidRPr="007E082E">
        <w:rPr>
          <w:rFonts w:ascii="Times New Roman" w:eastAsia="Times New Roman" w:hAnsi="Times New Roman" w:cs="Times New Roman"/>
          <w:sz w:val="24"/>
          <w:szCs w:val="24"/>
        </w:rPr>
        <w:t xml:space="preserve">also bring a </w:t>
      </w:r>
      <w:r w:rsidR="004F6B26">
        <w:rPr>
          <w:rFonts w:ascii="Times New Roman" w:eastAsia="Times New Roman" w:hAnsi="Times New Roman" w:cs="Times New Roman"/>
          <w:sz w:val="24"/>
          <w:szCs w:val="24"/>
        </w:rPr>
        <w:t xml:space="preserve">worse </w:t>
      </w:r>
      <w:r w:rsidR="00390597" w:rsidRPr="007E082E">
        <w:rPr>
          <w:rFonts w:ascii="Times New Roman" w:eastAsia="Times New Roman" w:hAnsi="Times New Roman" w:cs="Times New Roman"/>
          <w:sz w:val="24"/>
          <w:szCs w:val="24"/>
        </w:rPr>
        <w:t>FNR (low</w:t>
      </w:r>
      <w:r w:rsidR="004F6B26">
        <w:rPr>
          <w:rFonts w:ascii="Times New Roman" w:eastAsia="Times New Roman" w:hAnsi="Times New Roman" w:cs="Times New Roman"/>
          <w:sz w:val="24"/>
          <w:szCs w:val="24"/>
        </w:rPr>
        <w:t>er</w:t>
      </w:r>
      <w:r w:rsidR="002549F5">
        <w:rPr>
          <w:rFonts w:ascii="Times New Roman" w:eastAsia="Times New Roman" w:hAnsi="Times New Roman" w:cs="Times New Roman"/>
          <w:sz w:val="24"/>
          <w:szCs w:val="24"/>
        </w:rPr>
        <w:t xml:space="preserve"> power)</w:t>
      </w:r>
      <w:r w:rsidR="00390597">
        <w:rPr>
          <w:rFonts w:ascii="Times New Roman" w:eastAsia="Times New Roman" w:hAnsi="Times New Roman" w:cs="Times New Roman"/>
          <w:sz w:val="24"/>
          <w:szCs w:val="24"/>
        </w:rPr>
        <w:t xml:space="preserve">. </w:t>
      </w:r>
      <w:del w:id="456" w:author="Patrick" w:date="2020-07-29T13:35:00Z">
        <w:r w:rsidR="003E094B" w:rsidDel="004A1195">
          <w:rPr>
            <w:rFonts w:ascii="Times New Roman" w:eastAsia="Times New Roman" w:hAnsi="Times New Roman" w:cs="Times New Roman"/>
            <w:sz w:val="24"/>
            <w:szCs w:val="24"/>
          </w:rPr>
          <w:delText>Regarding FNR, l</w:delText>
        </w:r>
        <w:r w:rsidR="00390597" w:rsidRPr="004B7793" w:rsidDel="004A1195">
          <w:rPr>
            <w:rFonts w:ascii="Times New Roman" w:hAnsi="Times New Roman" w:cs="Times New Roman"/>
            <w:sz w:val="24"/>
            <w:szCs w:val="24"/>
          </w:rPr>
          <w:delText xml:space="preserve">ower performance is not </w:delText>
        </w:r>
        <w:r w:rsidR="003E094B" w:rsidDel="004A1195">
          <w:rPr>
            <w:rFonts w:ascii="Times New Roman" w:hAnsi="Times New Roman" w:cs="Times New Roman"/>
            <w:sz w:val="24"/>
            <w:szCs w:val="24"/>
          </w:rPr>
          <w:delText xml:space="preserve">very </w:delText>
        </w:r>
        <w:r w:rsidR="00390597" w:rsidRPr="004B7793" w:rsidDel="004A1195">
          <w:rPr>
            <w:rFonts w:ascii="Times New Roman" w:hAnsi="Times New Roman" w:cs="Times New Roman"/>
            <w:sz w:val="24"/>
            <w:szCs w:val="24"/>
          </w:rPr>
          <w:delText>dependent on user choice for threshold</w:delText>
        </w:r>
        <w:r w:rsidR="00AB7D8A" w:rsidDel="004A1195">
          <w:rPr>
            <w:rFonts w:ascii="Times New Roman" w:hAnsi="Times New Roman" w:cs="Times New Roman"/>
            <w:sz w:val="24"/>
            <w:szCs w:val="24"/>
          </w:rPr>
          <w:delText>s</w:delText>
        </w:r>
        <w:r w:rsidR="003E094B" w:rsidDel="004A1195">
          <w:rPr>
            <w:rFonts w:ascii="Times New Roman" w:hAnsi="Times New Roman" w:cs="Times New Roman"/>
            <w:sz w:val="24"/>
            <w:szCs w:val="24"/>
          </w:rPr>
          <w:delText xml:space="preserve"> past a </w:delText>
        </w:r>
        <w:r w:rsidR="008A3AE5" w:rsidDel="004A1195">
          <w:rPr>
            <w:rFonts w:ascii="Times New Roman" w:hAnsi="Times New Roman" w:cs="Times New Roman"/>
            <w:sz w:val="24"/>
            <w:szCs w:val="24"/>
          </w:rPr>
          <w:delText>certain</w:delText>
        </w:r>
        <w:r w:rsidR="003E094B" w:rsidDel="004A1195">
          <w:rPr>
            <w:rFonts w:ascii="Times New Roman" w:hAnsi="Times New Roman" w:cs="Times New Roman"/>
            <w:sz w:val="24"/>
            <w:szCs w:val="24"/>
          </w:rPr>
          <w:delText>, regardless of dispersal level and spatial extent</w:delText>
        </w:r>
        <w:r w:rsidR="00390597" w:rsidRPr="004B7793" w:rsidDel="004A1195">
          <w:rPr>
            <w:rFonts w:ascii="Times New Roman" w:hAnsi="Times New Roman" w:cs="Times New Roman"/>
            <w:sz w:val="24"/>
            <w:szCs w:val="24"/>
          </w:rPr>
          <w:delText>.</w:delText>
        </w:r>
        <w:r w:rsidR="008A3AE5" w:rsidDel="004A1195">
          <w:rPr>
            <w:rFonts w:ascii="Times New Roman" w:hAnsi="Times New Roman" w:cs="Times New Roman"/>
            <w:sz w:val="24"/>
            <w:szCs w:val="24"/>
          </w:rPr>
          <w:delText xml:space="preserve"> Finding </w:delText>
        </w:r>
      </w:del>
      <w:ins w:id="457" w:author="Patrick" w:date="2020-07-29T13:35:00Z">
        <w:r w:rsidR="004A1195">
          <w:rPr>
            <w:rFonts w:ascii="Times New Roman" w:hAnsi="Times New Roman" w:cs="Times New Roman"/>
            <w:sz w:val="24"/>
            <w:szCs w:val="24"/>
          </w:rPr>
          <w:t xml:space="preserve">Identifying </w:t>
        </w:r>
      </w:ins>
      <w:r w:rsidR="008A3AE5">
        <w:rPr>
          <w:rFonts w:ascii="Times New Roman" w:hAnsi="Times New Roman" w:cs="Times New Roman"/>
          <w:sz w:val="24"/>
          <w:szCs w:val="24"/>
        </w:rPr>
        <w:t xml:space="preserve">this threshold </w:t>
      </w:r>
      <w:del w:id="458" w:author="Patrick" w:date="2020-07-29T13:35:00Z">
        <w:r w:rsidR="008A3AE5" w:rsidDel="004A1195">
          <w:rPr>
            <w:rFonts w:ascii="Times New Roman" w:hAnsi="Times New Roman" w:cs="Times New Roman"/>
            <w:sz w:val="24"/>
            <w:szCs w:val="24"/>
          </w:rPr>
          <w:delText xml:space="preserve">value </w:delText>
        </w:r>
      </w:del>
      <w:r w:rsidR="008A3AE5">
        <w:rPr>
          <w:rFonts w:ascii="Times New Roman" w:hAnsi="Times New Roman" w:cs="Times New Roman"/>
          <w:sz w:val="24"/>
          <w:szCs w:val="24"/>
        </w:rPr>
        <w:t>would be valuable to better understand the trade-offs of different sampling schemes in specific systems.</w:t>
      </w:r>
      <w:r w:rsidR="00390597">
        <w:rPr>
          <w:rFonts w:ascii="Times New Roman" w:hAnsi="Times New Roman" w:cs="Times New Roman"/>
          <w:sz w:val="24"/>
          <w:szCs w:val="24"/>
        </w:rPr>
        <w:t xml:space="preserve"> </w:t>
      </w:r>
      <w:r w:rsidR="00635AF6">
        <w:rPr>
          <w:rFonts w:ascii="Times New Roman" w:eastAsia="Times New Roman" w:hAnsi="Times New Roman" w:cs="Times New Roman"/>
          <w:sz w:val="24"/>
          <w:szCs w:val="24"/>
        </w:rPr>
        <w:t>TGI can also readily be used on</w:t>
      </w:r>
      <w:r w:rsidR="001056C8">
        <w:rPr>
          <w:rFonts w:ascii="Times New Roman" w:eastAsia="Times New Roman" w:hAnsi="Times New Roman" w:cs="Times New Roman"/>
          <w:sz w:val="24"/>
          <w:szCs w:val="24"/>
        </w:rPr>
        <w:t xml:space="preserve"> other types of genetic data, such as</w:t>
      </w:r>
      <w:r w:rsidR="00635AF6">
        <w:rPr>
          <w:rFonts w:ascii="Times New Roman" w:eastAsia="Times New Roman" w:hAnsi="Times New Roman" w:cs="Times New Roman"/>
          <w:sz w:val="24"/>
          <w:szCs w:val="24"/>
        </w:rPr>
        <w:t xml:space="preserve"> microsatellite</w:t>
      </w:r>
      <w:r w:rsidR="001056C8">
        <w:rPr>
          <w:rFonts w:ascii="Times New Roman" w:eastAsia="Times New Roman" w:hAnsi="Times New Roman" w:cs="Times New Roman"/>
          <w:sz w:val="24"/>
          <w:szCs w:val="24"/>
        </w:rPr>
        <w:t>s</w:t>
      </w:r>
      <w:r w:rsidR="00635AF6">
        <w:rPr>
          <w:rFonts w:ascii="Times New Roman" w:eastAsia="Times New Roman" w:hAnsi="Times New Roman" w:cs="Times New Roman"/>
          <w:sz w:val="24"/>
          <w:szCs w:val="24"/>
        </w:rPr>
        <w:t xml:space="preserve">. </w:t>
      </w:r>
    </w:p>
    <w:p w14:paraId="6B5C89F1" w14:textId="77777777" w:rsidR="00F51C1B" w:rsidRDefault="00A91D2E" w:rsidP="000E06D6">
      <w:pPr>
        <w:spacing w:before="240" w:after="240" w:line="276" w:lineRule="auto"/>
        <w:rPr>
          <w:ins w:id="459" w:author="Patrick" w:date="2020-07-29T13:39:00Z"/>
          <w:rFonts w:ascii="Times New Roman" w:eastAsia="Times New Roman" w:hAnsi="Times New Roman" w:cs="Times New Roman"/>
          <w:sz w:val="24"/>
          <w:szCs w:val="24"/>
        </w:rPr>
      </w:pPr>
      <w:del w:id="460" w:author="Patrick" w:date="2020-07-29T13:37:00Z">
        <w:r w:rsidDel="00F51C1B">
          <w:rPr>
            <w:rFonts w:ascii="Times New Roman" w:eastAsia="Times New Roman" w:hAnsi="Times New Roman" w:cs="Times New Roman"/>
            <w:sz w:val="24"/>
            <w:szCs w:val="24"/>
          </w:rPr>
          <w:delText xml:space="preserve">Although </w:delText>
        </w:r>
      </w:del>
      <w:r>
        <w:rPr>
          <w:rFonts w:ascii="Times New Roman" w:eastAsia="Times New Roman" w:hAnsi="Times New Roman" w:cs="Times New Roman"/>
          <w:sz w:val="24"/>
          <w:szCs w:val="24"/>
        </w:rPr>
        <w:t xml:space="preserve">TGI </w:t>
      </w:r>
      <w:del w:id="461" w:author="Patrick" w:date="2020-07-29T13:37:00Z">
        <w:r w:rsidDel="00F51C1B">
          <w:rPr>
            <w:rFonts w:ascii="Times New Roman" w:eastAsia="Times New Roman" w:hAnsi="Times New Roman" w:cs="Times New Roman"/>
            <w:sz w:val="24"/>
            <w:szCs w:val="24"/>
          </w:rPr>
          <w:delText xml:space="preserve">already </w:delText>
        </w:r>
      </w:del>
      <w:r>
        <w:rPr>
          <w:rFonts w:ascii="Times New Roman" w:eastAsia="Times New Roman" w:hAnsi="Times New Roman" w:cs="Times New Roman"/>
          <w:sz w:val="24"/>
          <w:szCs w:val="24"/>
        </w:rPr>
        <w:t xml:space="preserve">represents a </w:t>
      </w:r>
      <w:commentRangeStart w:id="462"/>
      <w:r>
        <w:rPr>
          <w:rFonts w:ascii="Times New Roman" w:eastAsia="Times New Roman" w:hAnsi="Times New Roman" w:cs="Times New Roman"/>
          <w:sz w:val="24"/>
          <w:szCs w:val="24"/>
        </w:rPr>
        <w:t xml:space="preserve">more transparent alternative </w:t>
      </w:r>
      <w:commentRangeEnd w:id="462"/>
      <w:r w:rsidR="00F51C1B">
        <w:rPr>
          <w:rStyle w:val="Marquedecommentaire"/>
        </w:rPr>
        <w:commentReference w:id="462"/>
      </w:r>
      <w:r>
        <w:rPr>
          <w:rFonts w:ascii="Times New Roman" w:eastAsia="Times New Roman" w:hAnsi="Times New Roman" w:cs="Times New Roman"/>
          <w:sz w:val="24"/>
          <w:szCs w:val="24"/>
        </w:rPr>
        <w:t>to arbitrarily comparing pairwise genetic differentiation</w:t>
      </w:r>
      <w:r w:rsidR="001F43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D0BAE">
        <w:rPr>
          <w:rFonts w:ascii="Times New Roman" w:eastAsia="Times New Roman" w:hAnsi="Times New Roman" w:cs="Times New Roman"/>
          <w:sz w:val="24"/>
          <w:szCs w:val="24"/>
        </w:rPr>
        <w:t>or node-based genetic diversity values</w:t>
      </w:r>
      <w:ins w:id="463" w:author="Patrick" w:date="2020-07-29T13:37:00Z">
        <w:r w:rsidR="00F51C1B">
          <w:rPr>
            <w:rFonts w:ascii="Times New Roman" w:eastAsia="Times New Roman" w:hAnsi="Times New Roman" w:cs="Times New Roman"/>
            <w:sz w:val="24"/>
            <w:szCs w:val="24"/>
          </w:rPr>
          <w:t>. Nonetheless</w:t>
        </w:r>
      </w:ins>
      <w:r>
        <w:rPr>
          <w:rFonts w:ascii="Times New Roman" w:eastAsia="Times New Roman" w:hAnsi="Times New Roman" w:cs="Times New Roman"/>
          <w:sz w:val="24"/>
          <w:szCs w:val="24"/>
        </w:rPr>
        <w:t xml:space="preserve">, </w:t>
      </w:r>
      <w:del w:id="464" w:author="Patrick" w:date="2020-07-29T13:37:00Z">
        <w:r w:rsidDel="00F51C1B">
          <w:rPr>
            <w:rFonts w:ascii="Times New Roman" w:eastAsia="Times New Roman" w:hAnsi="Times New Roman" w:cs="Times New Roman"/>
            <w:sz w:val="24"/>
            <w:szCs w:val="24"/>
          </w:rPr>
          <w:delText>f</w:delText>
        </w:r>
        <w:r w:rsidR="003E3E3C" w:rsidDel="00F51C1B">
          <w:rPr>
            <w:rFonts w:ascii="Times New Roman" w:eastAsia="Times New Roman" w:hAnsi="Times New Roman" w:cs="Times New Roman"/>
            <w:sz w:val="24"/>
            <w:szCs w:val="24"/>
          </w:rPr>
          <w:delText>u</w:delText>
        </w:r>
        <w:r w:rsidR="00390597" w:rsidDel="00F51C1B">
          <w:rPr>
            <w:rFonts w:ascii="Times New Roman" w:eastAsia="Times New Roman" w:hAnsi="Times New Roman" w:cs="Times New Roman"/>
            <w:sz w:val="24"/>
            <w:szCs w:val="24"/>
          </w:rPr>
          <w:delText xml:space="preserve">ture </w:delText>
        </w:r>
      </w:del>
      <w:ins w:id="465" w:author="Patrick" w:date="2020-07-29T13:37:00Z">
        <w:r w:rsidR="00F51C1B">
          <w:rPr>
            <w:rFonts w:ascii="Times New Roman" w:eastAsia="Times New Roman" w:hAnsi="Times New Roman" w:cs="Times New Roman"/>
            <w:sz w:val="24"/>
            <w:szCs w:val="24"/>
          </w:rPr>
          <w:t xml:space="preserve">more </w:t>
        </w:r>
      </w:ins>
      <w:r w:rsidR="00390597">
        <w:rPr>
          <w:rFonts w:ascii="Times New Roman" w:eastAsia="Times New Roman" w:hAnsi="Times New Roman" w:cs="Times New Roman"/>
          <w:sz w:val="24"/>
          <w:szCs w:val="24"/>
        </w:rPr>
        <w:t xml:space="preserve">work is needed to explore how </w:t>
      </w:r>
      <w:r w:rsidR="003E094B">
        <w:rPr>
          <w:rFonts w:ascii="Times New Roman" w:eastAsia="Times New Roman" w:hAnsi="Times New Roman" w:cs="Times New Roman"/>
          <w:sz w:val="24"/>
          <w:szCs w:val="24"/>
        </w:rPr>
        <w:t>the performance</w:t>
      </w:r>
      <w:r w:rsidR="00390597">
        <w:rPr>
          <w:rFonts w:ascii="Times New Roman" w:eastAsia="Times New Roman" w:hAnsi="Times New Roman" w:cs="Times New Roman"/>
          <w:sz w:val="24"/>
          <w:szCs w:val="24"/>
        </w:rPr>
        <w:t xml:space="preserve"> of TGI</w:t>
      </w:r>
      <w:del w:id="466" w:author="Patrick" w:date="2020-07-29T13:38:00Z">
        <w:r w:rsidR="00390597" w:rsidDel="00F51C1B">
          <w:rPr>
            <w:rFonts w:ascii="Times New Roman" w:eastAsia="Times New Roman" w:hAnsi="Times New Roman" w:cs="Times New Roman"/>
            <w:sz w:val="24"/>
            <w:szCs w:val="24"/>
          </w:rPr>
          <w:delText>, as well as other methods,</w:delText>
        </w:r>
      </w:del>
      <w:r w:rsidR="00390597">
        <w:rPr>
          <w:rFonts w:ascii="Times New Roman" w:eastAsia="Times New Roman" w:hAnsi="Times New Roman" w:cs="Times New Roman"/>
          <w:sz w:val="24"/>
          <w:szCs w:val="24"/>
        </w:rPr>
        <w:t xml:space="preserve"> varies with other factors </w:t>
      </w:r>
      <w:ins w:id="467" w:author="Patrick" w:date="2020-07-29T13:38:00Z">
        <w:r w:rsidR="00F51C1B">
          <w:rPr>
            <w:rFonts w:ascii="Times New Roman" w:eastAsia="Times New Roman" w:hAnsi="Times New Roman" w:cs="Times New Roman"/>
            <w:sz w:val="24"/>
            <w:szCs w:val="24"/>
          </w:rPr>
          <w:t xml:space="preserve">such as: </w:t>
        </w:r>
      </w:ins>
      <w:del w:id="468" w:author="Patrick" w:date="2020-07-29T13:38:00Z">
        <w:r w:rsidR="001F4307" w:rsidDel="00F51C1B">
          <w:rPr>
            <w:rFonts w:ascii="Times New Roman" w:eastAsia="Times New Roman" w:hAnsi="Times New Roman" w:cs="Times New Roman"/>
            <w:sz w:val="24"/>
            <w:szCs w:val="24"/>
          </w:rPr>
          <w:delText>not</w:delText>
        </w:r>
        <w:r w:rsidR="003E094B" w:rsidDel="00F51C1B">
          <w:rPr>
            <w:rFonts w:ascii="Times New Roman" w:eastAsia="Times New Roman" w:hAnsi="Times New Roman" w:cs="Times New Roman"/>
            <w:sz w:val="24"/>
            <w:szCs w:val="24"/>
          </w:rPr>
          <w:delText xml:space="preserve"> considered in this study. </w:delText>
        </w:r>
        <w:r w:rsidR="007D0454" w:rsidDel="00F51C1B">
          <w:rPr>
            <w:rFonts w:ascii="Times New Roman" w:eastAsia="Times New Roman" w:hAnsi="Times New Roman" w:cs="Times New Roman"/>
            <w:sz w:val="24"/>
            <w:szCs w:val="24"/>
          </w:rPr>
          <w:delText>A</w:delText>
        </w:r>
        <w:r w:rsidR="003E094B" w:rsidDel="00F51C1B">
          <w:rPr>
            <w:rFonts w:ascii="Times New Roman" w:eastAsia="Times New Roman" w:hAnsi="Times New Roman" w:cs="Times New Roman"/>
            <w:sz w:val="24"/>
            <w:szCs w:val="24"/>
          </w:rPr>
          <w:delText>mong the most interesting factors would be</w:delText>
        </w:r>
        <w:r w:rsidR="00390597" w:rsidDel="00F51C1B">
          <w:rPr>
            <w:rFonts w:ascii="Times New Roman" w:eastAsia="Times New Roman" w:hAnsi="Times New Roman" w:cs="Times New Roman"/>
            <w:sz w:val="24"/>
            <w:szCs w:val="24"/>
          </w:rPr>
          <w:delText xml:space="preserve"> the choice of the</w:delText>
        </w:r>
      </w:del>
      <w:ins w:id="469" w:author="Patrick" w:date="2020-07-29T13:38:00Z">
        <w:r w:rsidR="00F51C1B">
          <w:rPr>
            <w:rFonts w:ascii="Times New Roman" w:eastAsia="Times New Roman" w:hAnsi="Times New Roman" w:cs="Times New Roman"/>
            <w:sz w:val="24"/>
            <w:szCs w:val="24"/>
          </w:rPr>
          <w:t>1)</w:t>
        </w:r>
      </w:ins>
      <w:r w:rsidR="00390597">
        <w:rPr>
          <w:rFonts w:ascii="Times New Roman" w:eastAsia="Times New Roman" w:hAnsi="Times New Roman" w:cs="Times New Roman"/>
          <w:sz w:val="24"/>
          <w:szCs w:val="24"/>
        </w:rPr>
        <w:t xml:space="preserve"> genetic distance</w:t>
      </w:r>
      <w:ins w:id="470" w:author="Patrick" w:date="2020-07-29T13:38:00Z">
        <w:r w:rsidR="00F51C1B">
          <w:rPr>
            <w:rFonts w:ascii="Times New Roman" w:eastAsia="Times New Roman" w:hAnsi="Times New Roman" w:cs="Times New Roman"/>
            <w:sz w:val="24"/>
            <w:szCs w:val="24"/>
          </w:rPr>
          <w:t>; 2)</w:t>
        </w:r>
      </w:ins>
      <w:del w:id="471" w:author="Patrick" w:date="2020-07-29T13:38:00Z">
        <w:r w:rsidR="00390597" w:rsidDel="00F51C1B">
          <w:rPr>
            <w:rFonts w:ascii="Times New Roman" w:eastAsia="Times New Roman" w:hAnsi="Times New Roman" w:cs="Times New Roman"/>
            <w:sz w:val="24"/>
            <w:szCs w:val="24"/>
          </w:rPr>
          <w:delText xml:space="preserve"> used in the algorithm, the influence of the degree of</w:delText>
        </w:r>
      </w:del>
      <w:r w:rsidR="00390597">
        <w:rPr>
          <w:rFonts w:ascii="Times New Roman" w:eastAsia="Times New Roman" w:hAnsi="Times New Roman" w:cs="Times New Roman"/>
          <w:sz w:val="24"/>
          <w:szCs w:val="24"/>
        </w:rPr>
        <w:t xml:space="preserve"> spatial autocorrelation in genetic legacies</w:t>
      </w:r>
      <w:ins w:id="472" w:author="Patrick" w:date="2020-07-29T13:38:00Z">
        <w:r w:rsidR="00F51C1B">
          <w:rPr>
            <w:rFonts w:ascii="Times New Roman" w:eastAsia="Times New Roman" w:hAnsi="Times New Roman" w:cs="Times New Roman"/>
            <w:sz w:val="24"/>
            <w:szCs w:val="24"/>
          </w:rPr>
          <w:t xml:space="preserve">; 3) </w:t>
        </w:r>
      </w:ins>
      <w:del w:id="473" w:author="Patrick" w:date="2020-07-29T13:38:00Z">
        <w:r w:rsidR="003E094B" w:rsidDel="00F51C1B">
          <w:rPr>
            <w:rFonts w:ascii="Times New Roman" w:eastAsia="Times New Roman" w:hAnsi="Times New Roman" w:cs="Times New Roman"/>
            <w:sz w:val="24"/>
            <w:szCs w:val="24"/>
          </w:rPr>
          <w:delText>,</w:delText>
        </w:r>
        <w:r w:rsidR="00390597" w:rsidDel="00F51C1B">
          <w:rPr>
            <w:rFonts w:ascii="Times New Roman" w:eastAsia="Times New Roman" w:hAnsi="Times New Roman" w:cs="Times New Roman"/>
            <w:sz w:val="24"/>
            <w:szCs w:val="24"/>
          </w:rPr>
          <w:delText xml:space="preserve"> varying </w:delText>
        </w:r>
      </w:del>
      <w:r w:rsidR="00390597">
        <w:rPr>
          <w:rFonts w:ascii="Times New Roman" w:eastAsia="Times New Roman" w:hAnsi="Times New Roman" w:cs="Times New Roman"/>
          <w:sz w:val="24"/>
          <w:szCs w:val="24"/>
        </w:rPr>
        <w:t>effective population size</w:t>
      </w:r>
      <w:ins w:id="474" w:author="Patrick" w:date="2020-07-29T13:38:00Z">
        <w:r w:rsidR="00F51C1B">
          <w:rPr>
            <w:rFonts w:ascii="Times New Roman" w:eastAsia="Times New Roman" w:hAnsi="Times New Roman" w:cs="Times New Roman"/>
            <w:sz w:val="24"/>
            <w:szCs w:val="24"/>
          </w:rPr>
          <w:t xml:space="preserve">; and 4) </w:t>
        </w:r>
      </w:ins>
      <w:del w:id="475" w:author="Patrick" w:date="2020-07-29T13:38:00Z">
        <w:r w:rsidR="00390597" w:rsidDel="00F51C1B">
          <w:rPr>
            <w:rFonts w:ascii="Times New Roman" w:eastAsia="Times New Roman" w:hAnsi="Times New Roman" w:cs="Times New Roman"/>
            <w:sz w:val="24"/>
            <w:szCs w:val="24"/>
          </w:rPr>
          <w:delText>s</w:delText>
        </w:r>
      </w:del>
      <w:del w:id="476" w:author="Patrick" w:date="2020-07-29T13:39:00Z">
        <w:r w:rsidR="003E094B" w:rsidDel="00F51C1B">
          <w:rPr>
            <w:rFonts w:ascii="Times New Roman" w:eastAsia="Times New Roman" w:hAnsi="Times New Roman" w:cs="Times New Roman"/>
            <w:sz w:val="24"/>
            <w:szCs w:val="24"/>
          </w:rPr>
          <w:delText xml:space="preserve">, and </w:delText>
        </w:r>
      </w:del>
      <w:r w:rsidR="003E094B">
        <w:rPr>
          <w:rFonts w:ascii="Times New Roman" w:eastAsia="Times New Roman" w:hAnsi="Times New Roman" w:cs="Times New Roman"/>
          <w:sz w:val="24"/>
          <w:szCs w:val="24"/>
        </w:rPr>
        <w:t>spatial heterogeneity in landscape resistance to movement.</w:t>
      </w:r>
      <w:r w:rsidR="001A5615">
        <w:rPr>
          <w:rFonts w:ascii="Times New Roman" w:eastAsia="Times New Roman" w:hAnsi="Times New Roman" w:cs="Times New Roman"/>
          <w:sz w:val="24"/>
          <w:szCs w:val="24"/>
        </w:rPr>
        <w:t xml:space="preserve"> </w:t>
      </w:r>
    </w:p>
    <w:p w14:paraId="5A0EC423" w14:textId="34A85B2F" w:rsidR="00390597" w:rsidRDefault="00F51C1B" w:rsidP="000E06D6">
      <w:pPr>
        <w:spacing w:before="240" w:after="240" w:line="276" w:lineRule="auto"/>
        <w:rPr>
          <w:ins w:id="477" w:author="Patrick" w:date="2020-07-29T13:42:00Z"/>
          <w:rFonts w:ascii="Times New Roman" w:eastAsia="Times New Roman" w:hAnsi="Times New Roman" w:cs="Times New Roman"/>
          <w:sz w:val="24"/>
          <w:szCs w:val="24"/>
        </w:rPr>
      </w:pPr>
      <w:ins w:id="478" w:author="Patrick" w:date="2020-07-29T13:39:00Z">
        <w:r>
          <w:rPr>
            <w:rFonts w:ascii="Times New Roman" w:eastAsia="Times New Roman" w:hAnsi="Times New Roman" w:cs="Times New Roman"/>
            <w:sz w:val="24"/>
            <w:szCs w:val="24"/>
          </w:rPr>
          <w:t xml:space="preserve">Finally, </w:t>
        </w:r>
      </w:ins>
      <w:del w:id="479" w:author="Patrick" w:date="2020-07-29T13:39:00Z">
        <w:r w:rsidR="00504319" w:rsidRPr="00504319" w:rsidDel="00F51C1B">
          <w:rPr>
            <w:rFonts w:ascii="Times New Roman" w:eastAsia="Times New Roman" w:hAnsi="Times New Roman" w:cs="Times New Roman"/>
            <w:sz w:val="24"/>
            <w:szCs w:val="24"/>
          </w:rPr>
          <w:delText>S</w:delText>
        </w:r>
      </w:del>
      <w:ins w:id="480" w:author="Patrick" w:date="2020-07-29T13:39:00Z">
        <w:r>
          <w:rPr>
            <w:rFonts w:ascii="Times New Roman" w:eastAsia="Times New Roman" w:hAnsi="Times New Roman" w:cs="Times New Roman"/>
            <w:sz w:val="24"/>
            <w:szCs w:val="24"/>
          </w:rPr>
          <w:t>s</w:t>
        </w:r>
      </w:ins>
      <w:r w:rsidR="00504319" w:rsidRPr="00504319">
        <w:rPr>
          <w:rFonts w:ascii="Times New Roman" w:eastAsia="Times New Roman" w:hAnsi="Times New Roman" w:cs="Times New Roman"/>
          <w:sz w:val="24"/>
          <w:szCs w:val="24"/>
        </w:rPr>
        <w:t>uccessful implem</w:t>
      </w:r>
      <w:r w:rsidR="00C51299">
        <w:rPr>
          <w:rFonts w:ascii="Times New Roman" w:eastAsia="Times New Roman" w:hAnsi="Times New Roman" w:cs="Times New Roman"/>
          <w:sz w:val="24"/>
          <w:szCs w:val="24"/>
        </w:rPr>
        <w:t>en</w:t>
      </w:r>
      <w:r w:rsidR="00504319" w:rsidRPr="00504319">
        <w:rPr>
          <w:rFonts w:ascii="Times New Roman" w:eastAsia="Times New Roman" w:hAnsi="Times New Roman" w:cs="Times New Roman"/>
          <w:sz w:val="24"/>
          <w:szCs w:val="24"/>
        </w:rPr>
        <w:t xml:space="preserve">tation of TGI </w:t>
      </w:r>
      <w:ins w:id="481" w:author="Patrick" w:date="2020-07-29T13:39:00Z">
        <w:r>
          <w:rPr>
            <w:rFonts w:ascii="Times New Roman" w:eastAsia="Times New Roman" w:hAnsi="Times New Roman" w:cs="Times New Roman"/>
            <w:sz w:val="24"/>
            <w:szCs w:val="24"/>
          </w:rPr>
          <w:t xml:space="preserve">in new systems </w:t>
        </w:r>
      </w:ins>
      <w:r w:rsidR="00504319" w:rsidRPr="00504319">
        <w:rPr>
          <w:rFonts w:ascii="Times New Roman" w:eastAsia="Times New Roman" w:hAnsi="Times New Roman" w:cs="Times New Roman"/>
          <w:sz w:val="24"/>
          <w:szCs w:val="24"/>
        </w:rPr>
        <w:t xml:space="preserve">will require some </w:t>
      </w:r>
      <w:r w:rsidR="00504319" w:rsidRPr="00F51C1B">
        <w:rPr>
          <w:rFonts w:ascii="Times New Roman" w:eastAsia="Times New Roman" w:hAnsi="Times New Roman" w:cs="Times New Roman"/>
          <w:i/>
          <w:iCs/>
          <w:sz w:val="24"/>
          <w:szCs w:val="24"/>
          <w:rPrChange w:id="482" w:author="Patrick" w:date="2020-07-29T13:39:00Z">
            <w:rPr>
              <w:rFonts w:ascii="Times New Roman" w:eastAsia="Times New Roman" w:hAnsi="Times New Roman" w:cs="Times New Roman"/>
              <w:sz w:val="24"/>
              <w:szCs w:val="24"/>
            </w:rPr>
          </w:rPrChange>
        </w:rPr>
        <w:t>a priori</w:t>
      </w:r>
      <w:r w:rsidR="00504319" w:rsidRPr="00504319">
        <w:rPr>
          <w:rFonts w:ascii="Times New Roman" w:eastAsia="Times New Roman" w:hAnsi="Times New Roman" w:cs="Times New Roman"/>
          <w:sz w:val="24"/>
          <w:szCs w:val="24"/>
        </w:rPr>
        <w:t xml:space="preserve"> understand</w:t>
      </w:r>
      <w:r w:rsidR="00CB0ABF">
        <w:rPr>
          <w:rFonts w:ascii="Times New Roman" w:eastAsia="Times New Roman" w:hAnsi="Times New Roman" w:cs="Times New Roman"/>
          <w:sz w:val="24"/>
          <w:szCs w:val="24"/>
        </w:rPr>
        <w:t xml:space="preserve">ing of the </w:t>
      </w:r>
      <w:commentRangeStart w:id="483"/>
      <w:r w:rsidR="00CB0ABF">
        <w:rPr>
          <w:rFonts w:ascii="Times New Roman" w:eastAsia="Times New Roman" w:hAnsi="Times New Roman" w:cs="Times New Roman"/>
          <w:sz w:val="24"/>
          <w:szCs w:val="24"/>
        </w:rPr>
        <w:t>range of useful</w:t>
      </w:r>
      <w:r w:rsidR="00504319" w:rsidRPr="00504319">
        <w:rPr>
          <w:rFonts w:ascii="Times New Roman" w:eastAsia="Times New Roman" w:hAnsi="Times New Roman" w:cs="Times New Roman"/>
          <w:sz w:val="24"/>
          <w:szCs w:val="24"/>
        </w:rPr>
        <w:t xml:space="preserve"> threshold values </w:t>
      </w:r>
      <w:commentRangeEnd w:id="483"/>
      <w:r>
        <w:rPr>
          <w:rStyle w:val="Marquedecommentaire"/>
        </w:rPr>
        <w:commentReference w:id="483"/>
      </w:r>
      <w:r w:rsidR="00504319" w:rsidRPr="00504319">
        <w:rPr>
          <w:rFonts w:ascii="Times New Roman" w:eastAsia="Times New Roman" w:hAnsi="Times New Roman" w:cs="Times New Roman"/>
          <w:sz w:val="24"/>
          <w:szCs w:val="24"/>
        </w:rPr>
        <w:t>to u</w:t>
      </w:r>
      <w:r w:rsidR="00CB0ABF">
        <w:rPr>
          <w:rFonts w:ascii="Times New Roman" w:eastAsia="Times New Roman" w:hAnsi="Times New Roman" w:cs="Times New Roman"/>
          <w:sz w:val="24"/>
          <w:szCs w:val="24"/>
        </w:rPr>
        <w:t>se.</w:t>
      </w:r>
      <w:ins w:id="484" w:author="Patrick" w:date="2020-07-29T13:39:00Z">
        <w:r>
          <w:rPr>
            <w:rFonts w:ascii="Times New Roman" w:eastAsia="Times New Roman" w:hAnsi="Times New Roman" w:cs="Times New Roman"/>
            <w:sz w:val="24"/>
            <w:szCs w:val="24"/>
          </w:rPr>
          <w:t xml:space="preserve"> </w:t>
        </w:r>
        <w:commentRangeStart w:id="485"/>
        <w:r>
          <w:rPr>
            <w:rFonts w:ascii="Times New Roman" w:eastAsia="Times New Roman" w:hAnsi="Times New Roman" w:cs="Times New Roman"/>
            <w:sz w:val="24"/>
            <w:szCs w:val="24"/>
          </w:rPr>
          <w:t>These v</w:t>
        </w:r>
      </w:ins>
      <w:ins w:id="486" w:author="Patrick" w:date="2020-07-29T13:40:00Z">
        <w:r>
          <w:rPr>
            <w:rFonts w:ascii="Times New Roman" w:eastAsia="Times New Roman" w:hAnsi="Times New Roman" w:cs="Times New Roman"/>
            <w:sz w:val="24"/>
            <w:szCs w:val="24"/>
          </w:rPr>
          <w:t xml:space="preserve">alues represent… </w:t>
        </w:r>
        <w:commentRangeEnd w:id="485"/>
        <w:r>
          <w:rPr>
            <w:rStyle w:val="Marquedecommentaire"/>
          </w:rPr>
          <w:commentReference w:id="485"/>
        </w:r>
      </w:ins>
      <w:r w:rsidR="00CB0ABF">
        <w:rPr>
          <w:rFonts w:ascii="Times New Roman" w:eastAsia="Times New Roman" w:hAnsi="Times New Roman" w:cs="Times New Roman"/>
          <w:sz w:val="24"/>
          <w:szCs w:val="24"/>
        </w:rPr>
        <w:t xml:space="preserve"> </w:t>
      </w:r>
      <w:commentRangeStart w:id="487"/>
      <w:r w:rsidR="00CB0ABF">
        <w:rPr>
          <w:rFonts w:ascii="Times New Roman" w:eastAsia="Times New Roman" w:hAnsi="Times New Roman" w:cs="Times New Roman"/>
          <w:sz w:val="24"/>
          <w:szCs w:val="24"/>
        </w:rPr>
        <w:t>Simulation</w:t>
      </w:r>
      <w:commentRangeEnd w:id="487"/>
      <w:r>
        <w:rPr>
          <w:rStyle w:val="Marquedecommentaire"/>
        </w:rPr>
        <w:commentReference w:id="487"/>
      </w:r>
      <w:r w:rsidR="00CB0ABF">
        <w:rPr>
          <w:rFonts w:ascii="Times New Roman" w:eastAsia="Times New Roman" w:hAnsi="Times New Roman" w:cs="Times New Roman"/>
          <w:sz w:val="24"/>
          <w:szCs w:val="24"/>
        </w:rPr>
        <w:t xml:space="preserve"> </w:t>
      </w:r>
      <w:r w:rsidR="001F4307">
        <w:rPr>
          <w:rFonts w:ascii="Times New Roman" w:eastAsia="Times New Roman" w:hAnsi="Times New Roman" w:cs="Times New Roman"/>
          <w:sz w:val="24"/>
          <w:szCs w:val="24"/>
        </w:rPr>
        <w:t>is</w:t>
      </w:r>
      <w:r w:rsidR="005F2768">
        <w:rPr>
          <w:rFonts w:ascii="Times New Roman" w:eastAsia="Times New Roman" w:hAnsi="Times New Roman" w:cs="Times New Roman"/>
          <w:sz w:val="24"/>
          <w:szCs w:val="24"/>
        </w:rPr>
        <w:t xml:space="preserve"> </w:t>
      </w:r>
      <w:r w:rsidR="005F2768" w:rsidRPr="0007763B">
        <w:rPr>
          <w:rFonts w:ascii="Times New Roman" w:eastAsia="Times New Roman" w:hAnsi="Times New Roman" w:cs="Times New Roman"/>
          <w:sz w:val="24"/>
          <w:szCs w:val="24"/>
        </w:rPr>
        <w:t xml:space="preserve">a </w:t>
      </w:r>
      <w:r w:rsidR="005F2768">
        <w:rPr>
          <w:rFonts w:ascii="Times New Roman" w:eastAsia="Times New Roman" w:hAnsi="Times New Roman" w:cs="Times New Roman"/>
          <w:sz w:val="24"/>
          <w:szCs w:val="24"/>
        </w:rPr>
        <w:t xml:space="preserve">powerful </w:t>
      </w:r>
      <w:r w:rsidR="005F2768" w:rsidRPr="0007763B">
        <w:rPr>
          <w:rFonts w:ascii="Times New Roman" w:eastAsia="Times New Roman" w:hAnsi="Times New Roman" w:cs="Times New Roman"/>
          <w:sz w:val="24"/>
          <w:szCs w:val="24"/>
        </w:rPr>
        <w:t xml:space="preserve">tool for </w:t>
      </w:r>
      <w:r w:rsidR="005F2768">
        <w:rPr>
          <w:rFonts w:ascii="Times New Roman" w:eastAsia="Times New Roman" w:hAnsi="Times New Roman" w:cs="Times New Roman"/>
          <w:sz w:val="24"/>
          <w:szCs w:val="24"/>
        </w:rPr>
        <w:t xml:space="preserve">investigating how demography and spatial context influence population genetic dynamics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63E88">
        <w:rPr>
          <w:rFonts w:ascii="Times New Roman" w:eastAsia="Times New Roman" w:hAnsi="Times New Roman" w:cs="Times New Roman"/>
          <w:noProof/>
          <w:sz w:val="24"/>
          <w:szCs w:val="24"/>
        </w:rPr>
        <w:t>(Epperson et al., 2010)</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 xml:space="preserve">and </w:t>
      </w:r>
      <w:r w:rsidR="00CB0ABF">
        <w:rPr>
          <w:rFonts w:ascii="Times New Roman" w:eastAsia="Times New Roman" w:hAnsi="Times New Roman" w:cs="Times New Roman"/>
          <w:sz w:val="24"/>
          <w:szCs w:val="24"/>
        </w:rPr>
        <w:t>can be used</w:t>
      </w:r>
      <w:r w:rsidR="005F2768">
        <w:rPr>
          <w:rFonts w:ascii="Times New Roman" w:eastAsia="Times New Roman" w:hAnsi="Times New Roman" w:cs="Times New Roman"/>
          <w:sz w:val="24"/>
          <w:szCs w:val="24"/>
        </w:rPr>
        <w:t xml:space="preserve"> </w:t>
      </w:r>
      <w:r w:rsidR="005F2768" w:rsidRPr="00504319">
        <w:rPr>
          <w:rFonts w:ascii="Times New Roman" w:eastAsia="Times New Roman" w:hAnsi="Times New Roman" w:cs="Times New Roman"/>
          <w:sz w:val="24"/>
          <w:szCs w:val="24"/>
        </w:rPr>
        <w:t>to help identify those appropriate threshold values</w:t>
      </w:r>
      <w:r w:rsidR="00CB0ABF">
        <w:rPr>
          <w:rFonts w:ascii="Times New Roman" w:eastAsia="Times New Roman" w:hAnsi="Times New Roman" w:cs="Times New Roman"/>
          <w:sz w:val="24"/>
          <w:szCs w:val="24"/>
        </w:rPr>
        <w:t xml:space="preserve">, as </w:t>
      </w:r>
      <w:r w:rsidR="00FA7433">
        <w:rPr>
          <w:rFonts w:ascii="Times New Roman" w:eastAsia="Times New Roman" w:hAnsi="Times New Roman" w:cs="Times New Roman"/>
          <w:sz w:val="24"/>
          <w:szCs w:val="24"/>
        </w:rPr>
        <w:t>we have demonstrated here</w:t>
      </w:r>
      <w:r w:rsidR="00504319" w:rsidRPr="00504319">
        <w:rPr>
          <w:rFonts w:ascii="Times New Roman" w:eastAsia="Times New Roman" w:hAnsi="Times New Roman" w:cs="Times New Roman"/>
          <w:sz w:val="24"/>
          <w:szCs w:val="24"/>
        </w:rPr>
        <w:t xml:space="preserve">. </w:t>
      </w:r>
      <w:r w:rsidR="00AE3D17">
        <w:rPr>
          <w:rFonts w:ascii="Times New Roman" w:eastAsia="Times New Roman" w:hAnsi="Times New Roman" w:cs="Times New Roman"/>
          <w:sz w:val="24"/>
          <w:szCs w:val="24"/>
        </w:rPr>
        <w:t>Several</w:t>
      </w:r>
      <w:r w:rsidR="005F2768">
        <w:rPr>
          <w:rFonts w:ascii="Times New Roman" w:eastAsia="Times New Roman" w:hAnsi="Times New Roman" w:cs="Times New Roman"/>
          <w:sz w:val="24"/>
          <w:szCs w:val="24"/>
        </w:rPr>
        <w:t xml:space="preserve"> programs such as </w:t>
      </w:r>
      <w:r w:rsidR="005F2768" w:rsidRPr="00DF7D4D">
        <w:rPr>
          <w:rFonts w:ascii="Times New Roman" w:eastAsia="Times New Roman" w:hAnsi="Times New Roman" w:cs="Times New Roman"/>
          <w:i/>
          <w:sz w:val="24"/>
          <w:szCs w:val="24"/>
        </w:rPr>
        <w:t>CDMetaPOP</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7F6443">
        <w:rPr>
          <w:rFonts w:ascii="Times New Roman" w:eastAsia="Times New Roman" w:hAnsi="Times New Roman" w:cs="Times New Roman"/>
          <w:noProof/>
          <w:sz w:val="24"/>
          <w:szCs w:val="24"/>
        </w:rPr>
        <w:t>(Landguth, Bearlin, et al., 2017)</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FF7F91">
        <w:rPr>
          <w:rFonts w:ascii="Times New Roman" w:eastAsia="Times New Roman" w:hAnsi="Times New Roman" w:cs="Times New Roman"/>
          <w:i/>
          <w:sz w:val="24"/>
          <w:szCs w:val="24"/>
        </w:rPr>
        <w:t>Nemo</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D6DD3">
        <w:rPr>
          <w:rFonts w:ascii="Times New Roman" w:eastAsia="Times New Roman" w:hAnsi="Times New Roman" w:cs="Times New Roman"/>
          <w:noProof/>
          <w:sz w:val="24"/>
          <w:szCs w:val="24"/>
        </w:rPr>
        <w:t>(Guillaume &amp; Rougemont, 2006)</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w:t>
      </w:r>
      <w:r w:rsidR="005F2768" w:rsidRPr="00DF7D4D">
        <w:rPr>
          <w:rFonts w:ascii="Times New Roman" w:eastAsia="Times New Roman" w:hAnsi="Times New Roman" w:cs="Times New Roman"/>
          <w:i/>
          <w:sz w:val="24"/>
          <w:szCs w:val="24"/>
        </w:rPr>
        <w:t>SPLATCHE</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9D4A91">
        <w:rPr>
          <w:rFonts w:ascii="Times New Roman" w:eastAsia="Times New Roman" w:hAnsi="Times New Roman" w:cs="Times New Roman"/>
          <w:noProof/>
          <w:sz w:val="24"/>
          <w:szCs w:val="24"/>
        </w:rPr>
        <w:t>(Currat, Ray, &amp; Excoffier, 2004)</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or </w:t>
      </w:r>
      <w:r w:rsidR="005F2768" w:rsidRPr="00DF7D4D">
        <w:rPr>
          <w:rFonts w:ascii="Times New Roman" w:eastAsia="Times New Roman" w:hAnsi="Times New Roman" w:cs="Times New Roman"/>
          <w:i/>
          <w:sz w:val="24"/>
          <w:szCs w:val="24"/>
        </w:rPr>
        <w:t>SLIM</w:t>
      </w:r>
      <w:r w:rsidR="005F2768">
        <w:rPr>
          <w:rFonts w:ascii="Times New Roman" w:eastAsia="Times New Roman" w:hAnsi="Times New Roman" w:cs="Times New Roman"/>
          <w:sz w:val="24"/>
          <w:szCs w:val="24"/>
        </w:rPr>
        <w:t xml:space="preserve"> </w:t>
      </w:r>
      <w:r w:rsidR="005F2768">
        <w:rPr>
          <w:rFonts w:ascii="Times New Roman" w:eastAsia="Times New Roman" w:hAnsi="Times New Roman" w:cs="Times New Roman"/>
          <w:sz w:val="24"/>
          <w:szCs w:val="24"/>
        </w:rPr>
        <w:fldChar w:fldCharType="begin" w:fldLock="1"/>
      </w:r>
      <w:r w:rsidR="005F2768">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5F2768">
        <w:rPr>
          <w:rFonts w:ascii="Times New Roman" w:eastAsia="Times New Roman" w:hAnsi="Times New Roman" w:cs="Times New Roman"/>
          <w:sz w:val="24"/>
          <w:szCs w:val="24"/>
        </w:rPr>
        <w:fldChar w:fldCharType="separate"/>
      </w:r>
      <w:r w:rsidR="005F2768" w:rsidRPr="00BD6DD3">
        <w:rPr>
          <w:rFonts w:ascii="Times New Roman" w:eastAsia="Times New Roman" w:hAnsi="Times New Roman" w:cs="Times New Roman"/>
          <w:noProof/>
          <w:sz w:val="24"/>
          <w:szCs w:val="24"/>
        </w:rPr>
        <w:t>(Haller &amp; Messer, 2019)</w:t>
      </w:r>
      <w:r w:rsidR="005F2768">
        <w:rPr>
          <w:rFonts w:ascii="Times New Roman" w:eastAsia="Times New Roman" w:hAnsi="Times New Roman" w:cs="Times New Roman"/>
          <w:sz w:val="24"/>
          <w:szCs w:val="24"/>
        </w:rPr>
        <w:fldChar w:fldCharType="end"/>
      </w:r>
      <w:r w:rsidR="005F2768">
        <w:rPr>
          <w:rFonts w:ascii="Times New Roman" w:eastAsia="Times New Roman" w:hAnsi="Times New Roman" w:cs="Times New Roman"/>
          <w:sz w:val="24"/>
          <w:szCs w:val="24"/>
        </w:rPr>
        <w:t xml:space="preserve"> provide very flexible and sophisticated ways to implement such simulations.</w:t>
      </w:r>
      <w:r w:rsidR="00FA7433">
        <w:rPr>
          <w:rFonts w:ascii="Times New Roman" w:eastAsia="Times New Roman" w:hAnsi="Times New Roman" w:cs="Times New Roman"/>
          <w:sz w:val="24"/>
          <w:szCs w:val="24"/>
        </w:rPr>
        <w:t xml:space="preserve"> </w:t>
      </w:r>
      <w:r w:rsidR="00DC6119">
        <w:rPr>
          <w:rFonts w:ascii="Times New Roman" w:eastAsia="Times New Roman" w:hAnsi="Times New Roman" w:cs="Times New Roman"/>
          <w:sz w:val="24"/>
          <w:szCs w:val="24"/>
        </w:rPr>
        <w:t>We</w:t>
      </w:r>
      <w:r w:rsidR="00504319" w:rsidRPr="00504319">
        <w:rPr>
          <w:rFonts w:ascii="Times New Roman" w:eastAsia="Times New Roman" w:hAnsi="Times New Roman" w:cs="Times New Roman"/>
          <w:sz w:val="24"/>
          <w:szCs w:val="24"/>
        </w:rPr>
        <w:t xml:space="preserve"> expect greater sensitivity to thre</w:t>
      </w:r>
      <w:r w:rsidR="00CB0ABF">
        <w:rPr>
          <w:rFonts w:ascii="Times New Roman" w:eastAsia="Times New Roman" w:hAnsi="Times New Roman" w:cs="Times New Roman"/>
          <w:sz w:val="24"/>
          <w:szCs w:val="24"/>
        </w:rPr>
        <w:t xml:space="preserve">shold selection in systems that </w:t>
      </w:r>
      <w:r w:rsidR="00504319" w:rsidRPr="00504319">
        <w:rPr>
          <w:rFonts w:ascii="Times New Roman" w:eastAsia="Times New Roman" w:hAnsi="Times New Roman" w:cs="Times New Roman"/>
          <w:sz w:val="24"/>
          <w:szCs w:val="24"/>
        </w:rPr>
        <w:t>exhibit dramatic demogr</w:t>
      </w:r>
      <w:r w:rsidR="005F2768">
        <w:rPr>
          <w:rFonts w:ascii="Times New Roman" w:eastAsia="Times New Roman" w:hAnsi="Times New Roman" w:cs="Times New Roman"/>
          <w:sz w:val="24"/>
          <w:szCs w:val="24"/>
        </w:rPr>
        <w:t>a</w:t>
      </w:r>
      <w:r w:rsidR="00504319" w:rsidRPr="00504319">
        <w:rPr>
          <w:rFonts w:ascii="Times New Roman" w:eastAsia="Times New Roman" w:hAnsi="Times New Roman" w:cs="Times New Roman"/>
          <w:sz w:val="24"/>
          <w:szCs w:val="24"/>
        </w:rPr>
        <w:t>phic fl</w:t>
      </w:r>
      <w:r w:rsidR="006171E0">
        <w:rPr>
          <w:rFonts w:ascii="Times New Roman" w:eastAsia="Times New Roman" w:hAnsi="Times New Roman" w:cs="Times New Roman"/>
          <w:sz w:val="24"/>
          <w:szCs w:val="24"/>
        </w:rPr>
        <w:t>uc</w:t>
      </w:r>
      <w:r w:rsidR="00504319" w:rsidRPr="00504319">
        <w:rPr>
          <w:rFonts w:ascii="Times New Roman" w:eastAsia="Times New Roman" w:hAnsi="Times New Roman" w:cs="Times New Roman"/>
          <w:sz w:val="24"/>
          <w:szCs w:val="24"/>
        </w:rPr>
        <w:t xml:space="preserve">tuations, as is the case in outbreaking or invasive </w:t>
      </w:r>
      <w:commentRangeStart w:id="488"/>
      <w:r w:rsidR="00504319" w:rsidRPr="00504319">
        <w:rPr>
          <w:rFonts w:ascii="Times New Roman" w:eastAsia="Times New Roman" w:hAnsi="Times New Roman" w:cs="Times New Roman"/>
          <w:sz w:val="24"/>
          <w:szCs w:val="24"/>
        </w:rPr>
        <w:t>species</w:t>
      </w:r>
      <w:commentRangeEnd w:id="488"/>
      <w:r>
        <w:rPr>
          <w:rStyle w:val="Marquedecommentaire"/>
        </w:rPr>
        <w:commentReference w:id="488"/>
      </w:r>
      <w:r w:rsidR="00504319" w:rsidRPr="00504319">
        <w:rPr>
          <w:rFonts w:ascii="Times New Roman" w:eastAsia="Times New Roman" w:hAnsi="Times New Roman" w:cs="Times New Roman"/>
          <w:sz w:val="24"/>
          <w:szCs w:val="24"/>
        </w:rPr>
        <w:t>.</w:t>
      </w:r>
    </w:p>
    <w:p w14:paraId="39BEF1E4" w14:textId="60BFFFFE" w:rsidR="00F51C1B" w:rsidRDefault="00F51C1B" w:rsidP="000E06D6">
      <w:pPr>
        <w:spacing w:before="240" w:after="240" w:line="276" w:lineRule="auto"/>
        <w:rPr>
          <w:rFonts w:ascii="Times New Roman" w:eastAsia="Times New Roman" w:hAnsi="Times New Roman" w:cs="Times New Roman"/>
          <w:sz w:val="24"/>
          <w:szCs w:val="24"/>
        </w:rPr>
      </w:pPr>
      <w:commentRangeStart w:id="489"/>
      <w:ins w:id="490" w:author="Patrick" w:date="2020-07-29T13:42:00Z">
        <w:r>
          <w:rPr>
            <w:rFonts w:ascii="Times New Roman" w:eastAsia="Times New Roman" w:hAnsi="Times New Roman" w:cs="Times New Roman"/>
            <w:sz w:val="24"/>
            <w:szCs w:val="24"/>
          </w:rPr>
          <w:t>XX</w:t>
        </w:r>
        <w:commentRangeEnd w:id="489"/>
        <w:r>
          <w:rPr>
            <w:rStyle w:val="Marquedecommentaire"/>
          </w:rPr>
          <w:commentReference w:id="489"/>
        </w:r>
      </w:ins>
    </w:p>
    <w:p w14:paraId="11E39B79" w14:textId="77777777" w:rsidR="00F51C1B" w:rsidRPr="00F51C1B" w:rsidRDefault="00F51C1B" w:rsidP="000E06D6">
      <w:pPr>
        <w:spacing w:before="240" w:after="240" w:line="276" w:lineRule="auto"/>
        <w:rPr>
          <w:ins w:id="491" w:author="Patrick" w:date="2020-07-29T13:42:00Z"/>
          <w:rFonts w:ascii="Times New Roman" w:eastAsia="Times New Roman" w:hAnsi="Times New Roman" w:cs="Times New Roman"/>
          <w:i/>
          <w:iCs/>
          <w:sz w:val="24"/>
          <w:szCs w:val="24"/>
          <w:rPrChange w:id="492" w:author="Patrick" w:date="2020-07-29T13:42:00Z">
            <w:rPr>
              <w:ins w:id="493" w:author="Patrick" w:date="2020-07-29T13:42:00Z"/>
              <w:rFonts w:ascii="Times New Roman" w:eastAsia="Times New Roman" w:hAnsi="Times New Roman" w:cs="Times New Roman"/>
              <w:sz w:val="24"/>
              <w:szCs w:val="24"/>
            </w:rPr>
          </w:rPrChange>
        </w:rPr>
      </w:pPr>
      <w:ins w:id="494" w:author="Patrick" w:date="2020-07-29T13:42:00Z">
        <w:r w:rsidRPr="00F51C1B">
          <w:rPr>
            <w:rFonts w:ascii="Times New Roman" w:eastAsia="Times New Roman" w:hAnsi="Times New Roman" w:cs="Times New Roman"/>
            <w:i/>
            <w:iCs/>
            <w:sz w:val="24"/>
            <w:szCs w:val="24"/>
            <w:rPrChange w:id="495" w:author="Patrick" w:date="2020-07-29T13:42:00Z">
              <w:rPr>
                <w:rFonts w:ascii="Times New Roman" w:eastAsia="Times New Roman" w:hAnsi="Times New Roman" w:cs="Times New Roman"/>
                <w:sz w:val="24"/>
                <w:szCs w:val="24"/>
              </w:rPr>
            </w:rPrChange>
          </w:rPr>
          <w:lastRenderedPageBreak/>
          <w:t>Conclusions</w:t>
        </w:r>
      </w:ins>
    </w:p>
    <w:p w14:paraId="764C2B7F" w14:textId="6CABB249" w:rsidR="00804242" w:rsidRDefault="009E00FB" w:rsidP="000E06D6">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changes in genetic diversity, beyond what one would expect due to background micro-evolutionary processes, can help researchers and conservation managers identify locations that have experienced important past demographic events. </w:t>
      </w:r>
      <w:r w:rsidR="00C029BB">
        <w:rPr>
          <w:rFonts w:ascii="Times New Roman" w:eastAsia="Times New Roman" w:hAnsi="Times New Roman" w:cs="Times New Roman"/>
          <w:sz w:val="24"/>
          <w:szCs w:val="24"/>
        </w:rPr>
        <w:t>These events could be detrimental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loss of diversity, maladaptation) or beneficial (</w:t>
      </w:r>
      <w:r w:rsidR="00C029BB">
        <w:rPr>
          <w:rFonts w:ascii="Times New Roman" w:eastAsia="Times New Roman" w:hAnsi="Times New Roman" w:cs="Times New Roman"/>
          <w:i/>
          <w:sz w:val="24"/>
          <w:szCs w:val="24"/>
        </w:rPr>
        <w:t xml:space="preserve">e.g. </w:t>
      </w:r>
      <w:r w:rsidR="00C029BB">
        <w:rPr>
          <w:rFonts w:ascii="Times New Roman" w:eastAsia="Times New Roman" w:hAnsi="Times New Roman" w:cs="Times New Roman"/>
          <w:sz w:val="24"/>
          <w:szCs w:val="24"/>
        </w:rPr>
        <w:t>higher effective population size, genetic rescue).</w:t>
      </w:r>
      <w:r w:rsidR="00C029BB" w:rsidRPr="00FF2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sites could then be prioritized for increased monitoring and further investigation into the origin of these changes.</w:t>
      </w:r>
      <w:r w:rsidRPr="00FF2602">
        <w:rPr>
          <w:rFonts w:ascii="Times New Roman" w:eastAsia="Times New Roman" w:hAnsi="Times New Roman" w:cs="Times New Roman"/>
          <w:sz w:val="24"/>
          <w:szCs w:val="24"/>
        </w:rPr>
        <w:t xml:space="preserve"> </w:t>
      </w:r>
      <w:r w:rsidR="006C7C4E">
        <w:rPr>
          <w:rFonts w:ascii="Times New Roman" w:eastAsia="Times New Roman" w:hAnsi="Times New Roman" w:cs="Times New Roman"/>
          <w:sz w:val="24"/>
          <w:szCs w:val="24"/>
        </w:rPr>
        <w:t xml:space="preserve">As shown in our application of TGI on an endangered animal system, our method provides a direct test of the hypothesis of exceptional temporal genetic change. </w:t>
      </w:r>
      <w:r>
        <w:rPr>
          <w:rFonts w:ascii="Times New Roman" w:eastAsia="Times New Roman" w:hAnsi="Times New Roman" w:cs="Times New Roman"/>
          <w:sz w:val="24"/>
          <w:szCs w:val="24"/>
        </w:rPr>
        <w:t>Our approach</w:t>
      </w:r>
      <w:r w:rsidR="00121054">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detecting</w:t>
      </w:r>
      <w:r w:rsidRPr="004176BF">
        <w:rPr>
          <w:rFonts w:ascii="Times New Roman" w:eastAsia="Times New Roman" w:hAnsi="Times New Roman" w:cs="Times New Roman"/>
          <w:sz w:val="24"/>
          <w:szCs w:val="24"/>
        </w:rPr>
        <w:t xml:space="preserve"> </w:t>
      </w:r>
      <w:r w:rsidR="00121054">
        <w:rPr>
          <w:rFonts w:ascii="Times New Roman" w:eastAsia="Times New Roman" w:hAnsi="Times New Roman" w:cs="Times New Roman"/>
          <w:sz w:val="24"/>
          <w:szCs w:val="24"/>
        </w:rPr>
        <w:t>tempora</w:t>
      </w:r>
      <w:r>
        <w:rPr>
          <w:rFonts w:ascii="Times New Roman" w:eastAsia="Times New Roman" w:hAnsi="Times New Roman" w:cs="Times New Roman"/>
          <w:sz w:val="24"/>
          <w:szCs w:val="24"/>
        </w:rPr>
        <w:t>l genetic different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at</w:t>
      </w:r>
      <w:r w:rsidR="00121054">
        <w:rPr>
          <w:rFonts w:ascii="Times New Roman" w:eastAsia="Times New Roman" w:hAnsi="Times New Roman" w:cs="Times New Roman"/>
          <w:sz w:val="24"/>
          <w:szCs w:val="24"/>
        </w:rPr>
        <w:t>i</w:t>
      </w:r>
      <w:r>
        <w:rPr>
          <w:rFonts w:ascii="Times New Roman" w:eastAsia="Times New Roman" w:hAnsi="Times New Roman" w:cs="Times New Roman"/>
          <w:sz w:val="24"/>
          <w:szCs w:val="24"/>
        </w:rPr>
        <w:t>on does not require extensive genomic information and can be used to explore the temporal dynami</w:t>
      </w:r>
      <w:r w:rsidR="00121054">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s of demographically induced genetic diversity using relatively small genetic datasets </w:t>
      </w:r>
      <w:r w:rsidRPr="004176BF">
        <w:rPr>
          <w:rFonts w:ascii="Times New Roman" w:eastAsia="Times New Roman" w:hAnsi="Times New Roman" w:cs="Times New Roman"/>
          <w:sz w:val="24"/>
          <w:szCs w:val="24"/>
        </w:rPr>
        <w:t>(</w:t>
      </w:r>
      <w:r w:rsidRPr="004176BF">
        <w:rPr>
          <w:rFonts w:ascii="Times New Roman" w:eastAsia="Times New Roman" w:hAnsi="Times New Roman" w:cs="Times New Roman"/>
          <w:i/>
          <w:sz w:val="24"/>
          <w:szCs w:val="24"/>
        </w:rPr>
        <w:t xml:space="preserve">e.g. </w:t>
      </w:r>
      <w:r w:rsidRPr="004176BF">
        <w:rPr>
          <w:rFonts w:ascii="Times New Roman" w:eastAsia="Times New Roman" w:hAnsi="Times New Roman" w:cs="Times New Roman"/>
          <w:sz w:val="24"/>
          <w:szCs w:val="24"/>
        </w:rPr>
        <w:t>hundreds of SNPs)</w:t>
      </w:r>
      <w:r>
        <w:rPr>
          <w:rFonts w:ascii="Times New Roman" w:eastAsia="Times New Roman" w:hAnsi="Times New Roman" w:cs="Times New Roman"/>
          <w:sz w:val="24"/>
          <w:szCs w:val="24"/>
        </w:rPr>
        <w:t>. As such, our approach holds great promise</w:t>
      </w:r>
      <w:r w:rsidR="00E9091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E90919">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facilitat</w:t>
      </w:r>
      <w:r w:rsidR="00E90919">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spati</w:t>
      </w:r>
      <w:r w:rsidR="00154844">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-temporal analysis of wild, </w:t>
      </w:r>
      <w:r w:rsidRPr="004176BF">
        <w:rPr>
          <w:rFonts w:ascii="Times New Roman" w:eastAsia="Times New Roman" w:hAnsi="Times New Roman" w:cs="Times New Roman"/>
          <w:sz w:val="24"/>
          <w:szCs w:val="24"/>
        </w:rPr>
        <w:t>non-model organisms</w:t>
      </w:r>
      <w:r>
        <w:rPr>
          <w:rFonts w:ascii="Times New Roman" w:eastAsia="Times New Roman" w:hAnsi="Times New Roman" w:cs="Times New Roman"/>
          <w:sz w:val="24"/>
          <w:szCs w:val="24"/>
        </w:rPr>
        <w:t xml:space="preserve"> for which extensive genomic resources are yet to be developed</w:t>
      </w:r>
      <w:r w:rsidR="00C029BB">
        <w:rPr>
          <w:rFonts w:ascii="Times New Roman" w:eastAsia="Times New Roman" w:hAnsi="Times New Roman" w:cs="Times New Roman"/>
          <w:sz w:val="24"/>
          <w:szCs w:val="24"/>
        </w:rPr>
        <w:t>.</w:t>
      </w:r>
    </w:p>
    <w:p w14:paraId="588C36C5" w14:textId="77777777" w:rsidR="00995C05" w:rsidRPr="00186794" w:rsidRDefault="00995C05" w:rsidP="000E06D6">
      <w:pPr>
        <w:spacing w:before="240" w:after="240" w:line="276" w:lineRule="auto"/>
        <w:rPr>
          <w:rFonts w:ascii="Times New Roman" w:eastAsia="Times New Roman" w:hAnsi="Times New Roman" w:cs="Times New Roman"/>
          <w:sz w:val="24"/>
          <w:szCs w:val="24"/>
        </w:rPr>
      </w:pPr>
    </w:p>
    <w:p w14:paraId="7643BE20" w14:textId="4F2EF09C" w:rsidR="008221AF" w:rsidRPr="0007763B" w:rsidRDefault="008221AF" w:rsidP="000E06D6">
      <w:pPr>
        <w:spacing w:before="240" w:after="240" w:line="276"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65B942D7" w:rsidR="008221AF" w:rsidRPr="0007763B" w:rsidRDefault="008221AF" w:rsidP="000E06D6">
      <w:pPr>
        <w:spacing w:before="240" w:after="240" w:line="276" w:lineRule="auto"/>
        <w:rPr>
          <w:rFonts w:ascii="Times New Roman" w:hAnsi="Times New Roman" w:cs="Times New Roman"/>
          <w:sz w:val="24"/>
          <w:szCs w:val="24"/>
        </w:rPr>
      </w:pPr>
      <w:r w:rsidRPr="0007763B">
        <w:rPr>
          <w:rFonts w:ascii="Times New Roman" w:hAnsi="Times New Roman" w:cs="Times New Roman"/>
          <w:sz w:val="24"/>
          <w:szCs w:val="24"/>
        </w:rPr>
        <w:t>This research was supported by a grant to PMAJ and the TRIA Network from the Natural Sciences and Engineering Research Council of Canada (grant no. NET GP 434810-12), with contributions from Alberta Agriculture and Forestry, fRI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w:t>
      </w:r>
      <w:r w:rsidR="004B01E2">
        <w:rPr>
          <w:rFonts w:ascii="Times New Roman" w:hAnsi="Times New Roman" w:cs="Times New Roman"/>
          <w:sz w:val="24"/>
          <w:szCs w:val="24"/>
        </w:rPr>
        <w:t xml:space="preserve">y Modelling (FCM) NSERC CREATE. </w:t>
      </w:r>
      <w:r w:rsidR="004B01E2" w:rsidRPr="004B01E2">
        <w:rPr>
          <w:rFonts w:ascii="Times New Roman" w:hAnsi="Times New Roman" w:cs="Times New Roman"/>
          <w:sz w:val="24"/>
          <w:szCs w:val="24"/>
        </w:rPr>
        <w:t xml:space="preserve">Computations were made on the supercomputer </w:t>
      </w:r>
      <w:r w:rsidR="004B01E2">
        <w:rPr>
          <w:rFonts w:ascii="Times New Roman" w:hAnsi="Times New Roman" w:cs="Times New Roman"/>
          <w:sz w:val="24"/>
          <w:szCs w:val="24"/>
        </w:rPr>
        <w:t>CEDAR</w:t>
      </w:r>
      <w:r w:rsidR="004B01E2" w:rsidRPr="004B01E2">
        <w:rPr>
          <w:rFonts w:ascii="Times New Roman" w:hAnsi="Times New Roman" w:cs="Times New Roman"/>
          <w:sz w:val="24"/>
          <w:szCs w:val="24"/>
        </w:rPr>
        <w:t xml:space="preserve"> </w:t>
      </w:r>
      <w:r w:rsidR="004B01E2">
        <w:rPr>
          <w:rFonts w:ascii="Times New Roman" w:hAnsi="Times New Roman" w:cs="Times New Roman"/>
          <w:sz w:val="24"/>
          <w:szCs w:val="24"/>
        </w:rPr>
        <w:t>managed</w:t>
      </w:r>
      <w:r w:rsidR="007A4D11" w:rsidRPr="007A4D11">
        <w:rPr>
          <w:rFonts w:ascii="Times New Roman" w:hAnsi="Times New Roman" w:cs="Times New Roman"/>
          <w:sz w:val="24"/>
          <w:szCs w:val="24"/>
        </w:rPr>
        <w:t xml:space="preserve"> by Compute Canada (</w:t>
      </w:r>
      <w:hyperlink r:id="rId11" w:history="1">
        <w:r w:rsidR="007A4D11" w:rsidRPr="009A0FD7">
          <w:rPr>
            <w:rStyle w:val="Lienhypertexte"/>
            <w:rFonts w:ascii="Times New Roman" w:hAnsi="Times New Roman" w:cs="Times New Roman"/>
            <w:sz w:val="24"/>
            <w:szCs w:val="24"/>
          </w:rPr>
          <w:t>www.computecanada.ca</w:t>
        </w:r>
      </w:hyperlink>
      <w:r w:rsidR="007A4D11" w:rsidRPr="007A4D11">
        <w:rPr>
          <w:rFonts w:ascii="Times New Roman" w:hAnsi="Times New Roman" w:cs="Times New Roman"/>
          <w:sz w:val="24"/>
          <w:szCs w:val="24"/>
        </w:rPr>
        <w:t>).</w:t>
      </w:r>
      <w:r w:rsidR="007A4D11">
        <w:rPr>
          <w:rFonts w:ascii="Times New Roman" w:hAnsi="Times New Roman" w:cs="Times New Roman"/>
          <w:sz w:val="24"/>
          <w:szCs w:val="24"/>
        </w:rPr>
        <w:t xml:space="preserve"> </w:t>
      </w:r>
      <w:r w:rsidRPr="0007763B">
        <w:rPr>
          <w:rFonts w:ascii="Times New Roman" w:hAnsi="Times New Roman" w:cs="Times New Roman"/>
          <w:sz w:val="24"/>
          <w:szCs w:val="24"/>
        </w:rPr>
        <w:t xml:space="preserve">Finally, we thank </w:t>
      </w:r>
      <w:r w:rsidR="005E037A">
        <w:rPr>
          <w:rFonts w:ascii="Times New Roman" w:hAnsi="Times New Roman" w:cs="Times New Roman"/>
          <w:sz w:val="24"/>
          <w:szCs w:val="24"/>
        </w:rPr>
        <w:t>Jeremy Larroque,</w:t>
      </w:r>
      <w:r w:rsidR="002862FB">
        <w:rPr>
          <w:rFonts w:ascii="Times New Roman" w:hAnsi="Times New Roman" w:cs="Times New Roman"/>
          <w:sz w:val="24"/>
          <w:szCs w:val="24"/>
        </w:rPr>
        <w:t xml:space="preserve"> Hinatea Ariey</w:t>
      </w:r>
      <w:r w:rsidR="005E037A">
        <w:rPr>
          <w:rFonts w:ascii="Times New Roman" w:hAnsi="Times New Roman" w:cs="Times New Roman"/>
          <w:sz w:val="24"/>
          <w:szCs w:val="24"/>
        </w:rPr>
        <w:t xml:space="preserve"> and </w:t>
      </w:r>
      <w:r w:rsidR="00C37D52">
        <w:rPr>
          <w:rFonts w:ascii="Times New Roman" w:hAnsi="Times New Roman" w:cs="Times New Roman"/>
          <w:sz w:val="24"/>
          <w:szCs w:val="24"/>
        </w:rPr>
        <w:t>Charlotte Van Engeland</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613194E6" w:rsidR="008221AF" w:rsidRDefault="008221AF" w:rsidP="000E06D6">
      <w:pPr>
        <w:spacing w:before="240" w:after="240" w:line="276" w:lineRule="auto"/>
        <w:rPr>
          <w:rFonts w:ascii="Times New Roman" w:hAnsi="Times New Roman" w:cs="Times New Roman"/>
          <w:sz w:val="24"/>
          <w:szCs w:val="24"/>
        </w:rPr>
      </w:pPr>
    </w:p>
    <w:p w14:paraId="5629C031" w14:textId="1DD2DDEB" w:rsidR="004E13A5" w:rsidRPr="0007763B" w:rsidRDefault="004E13A5" w:rsidP="000E06D6">
      <w:pPr>
        <w:spacing w:before="240" w:after="240" w:line="276" w:lineRule="auto"/>
        <w:rPr>
          <w:rFonts w:ascii="Times New Roman" w:eastAsia="Times New Roman" w:hAnsi="Times New Roman" w:cs="Times New Roman"/>
          <w:b/>
          <w:sz w:val="24"/>
          <w:szCs w:val="24"/>
        </w:rPr>
      </w:pPr>
      <w:commentRangeStart w:id="496"/>
      <w:commentRangeStart w:id="497"/>
      <w:r w:rsidRPr="0007763B">
        <w:rPr>
          <w:rFonts w:ascii="Times New Roman" w:eastAsia="Times New Roman" w:hAnsi="Times New Roman" w:cs="Times New Roman"/>
          <w:b/>
          <w:sz w:val="24"/>
          <w:szCs w:val="24"/>
        </w:rPr>
        <w:t>REFERENCES</w:t>
      </w:r>
      <w:commentRangeEnd w:id="496"/>
      <w:r w:rsidR="00C37D52">
        <w:rPr>
          <w:rStyle w:val="Marquedecommentaire"/>
        </w:rPr>
        <w:commentReference w:id="496"/>
      </w:r>
      <w:commentRangeEnd w:id="497"/>
      <w:r w:rsidR="00F20393">
        <w:rPr>
          <w:rStyle w:val="Marquedecommentaire"/>
        </w:rPr>
        <w:commentReference w:id="497"/>
      </w:r>
    </w:p>
    <w:p w14:paraId="610D1BAF" w14:textId="07B2D421" w:rsidR="002F4A70" w:rsidRPr="002F4A70" w:rsidRDefault="004E13A5"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2F4A70" w:rsidRPr="002F4A70">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2F4A70" w:rsidRPr="002F4A70">
        <w:rPr>
          <w:rFonts w:ascii="Times New Roman" w:hAnsi="Times New Roman" w:cs="Times New Roman"/>
          <w:i/>
          <w:iCs/>
          <w:noProof/>
          <w:sz w:val="24"/>
          <w:szCs w:val="24"/>
        </w:rPr>
        <w:t>Evolution</w:t>
      </w:r>
      <w:r w:rsidR="002F4A70" w:rsidRPr="002F4A70">
        <w:rPr>
          <w:rFonts w:ascii="Times New Roman" w:hAnsi="Times New Roman" w:cs="Times New Roman"/>
          <w:noProof/>
          <w:sz w:val="24"/>
          <w:szCs w:val="24"/>
        </w:rPr>
        <w:t xml:space="preserve">, </w:t>
      </w:r>
      <w:r w:rsidR="002F4A70" w:rsidRPr="002F4A70">
        <w:rPr>
          <w:rFonts w:ascii="Times New Roman" w:hAnsi="Times New Roman" w:cs="Times New Roman"/>
          <w:i/>
          <w:iCs/>
          <w:noProof/>
          <w:sz w:val="24"/>
          <w:szCs w:val="24"/>
        </w:rPr>
        <w:t>69</w:t>
      </w:r>
      <w:r w:rsidR="002F4A70" w:rsidRPr="002F4A70">
        <w:rPr>
          <w:rFonts w:ascii="Times New Roman" w:hAnsi="Times New Roman" w:cs="Times New Roman"/>
          <w:noProof/>
          <w:sz w:val="24"/>
          <w:szCs w:val="24"/>
        </w:rPr>
        <w:t>(3), 823–829. doi: 10.1111/evo.12596</w:t>
      </w:r>
    </w:p>
    <w:p w14:paraId="4EEBF7B1"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Aeschbacher, S., Selby, J. P., Willis, J. H., &amp; Coop, G. M. (2016). </w:t>
      </w:r>
      <w:r w:rsidRPr="002F4A70">
        <w:rPr>
          <w:rFonts w:ascii="Times New Roman" w:hAnsi="Times New Roman" w:cs="Times New Roman"/>
          <w:i/>
          <w:iCs/>
          <w:noProof/>
          <w:sz w:val="24"/>
          <w:szCs w:val="24"/>
        </w:rPr>
        <w:t>Population-genomic inference of the strength and timing of selection against gene flow</w:t>
      </w:r>
      <w:r w:rsidRPr="002F4A70">
        <w:rPr>
          <w:rFonts w:ascii="Times New Roman" w:hAnsi="Times New Roman" w:cs="Times New Roman"/>
          <w:noProof/>
          <w:sz w:val="24"/>
          <w:szCs w:val="24"/>
        </w:rPr>
        <w:t>. (18), 1–6. doi: 10.1101/072736</w:t>
      </w:r>
    </w:p>
    <w:p w14:paraId="4D8A2973"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Agapow, P. M., &amp; Burt, A. (2001). Indices of multilocus linkage disequilibrium. </w:t>
      </w:r>
      <w:r w:rsidRPr="002F4A70">
        <w:rPr>
          <w:rFonts w:ascii="Times New Roman" w:hAnsi="Times New Roman" w:cs="Times New Roman"/>
          <w:i/>
          <w:iCs/>
          <w:noProof/>
          <w:sz w:val="24"/>
          <w:szCs w:val="24"/>
        </w:rPr>
        <w:t>Molecular Ecology Notes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w:t>
      </w:r>
      <w:r w:rsidRPr="002F4A70">
        <w:rPr>
          <w:rFonts w:ascii="Times New Roman" w:hAnsi="Times New Roman" w:cs="Times New Roman"/>
          <w:noProof/>
          <w:sz w:val="24"/>
          <w:szCs w:val="24"/>
        </w:rPr>
        <w:t>(1–2), 101–102. doi: 10.1046/j.1471-8278.2000.00014.x</w:t>
      </w:r>
    </w:p>
    <w:p w14:paraId="48650D0C"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lastRenderedPageBreak/>
        <w:t xml:space="preserve">Albrechtsen, A., Nielsen, F. C., &amp; Nielsen, R. (2010). Ascertainment biases in SNP chips affect measures of population divergence. </w:t>
      </w:r>
      <w:r w:rsidRPr="002F4A70">
        <w:rPr>
          <w:rFonts w:ascii="Times New Roman" w:hAnsi="Times New Roman" w:cs="Times New Roman"/>
          <w:i/>
          <w:iCs/>
          <w:noProof/>
          <w:sz w:val="24"/>
          <w:szCs w:val="24"/>
        </w:rPr>
        <w:t>Molecular Biology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27</w:t>
      </w:r>
      <w:r w:rsidRPr="002F4A70">
        <w:rPr>
          <w:rFonts w:ascii="Times New Roman" w:hAnsi="Times New Roman" w:cs="Times New Roman"/>
          <w:noProof/>
          <w:sz w:val="24"/>
          <w:szCs w:val="24"/>
        </w:rPr>
        <w:t>(11), 2534–2547. doi: 10.1093/molbev/msq148</w:t>
      </w:r>
    </w:p>
    <w:p w14:paraId="67B27141"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Allendorf, F. W., Hohenlohe, P. A., &amp; Luikart, G. (2010). Genomics and the future of conservation genetics. </w:t>
      </w:r>
      <w:r w:rsidRPr="002F4A70">
        <w:rPr>
          <w:rFonts w:ascii="Times New Roman" w:hAnsi="Times New Roman" w:cs="Times New Roman"/>
          <w:i/>
          <w:iCs/>
          <w:noProof/>
          <w:sz w:val="24"/>
          <w:szCs w:val="24"/>
        </w:rPr>
        <w:t>Nature Reviews.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11</w:t>
      </w:r>
      <w:r w:rsidRPr="002F4A70">
        <w:rPr>
          <w:rFonts w:ascii="Times New Roman" w:hAnsi="Times New Roman" w:cs="Times New Roman"/>
          <w:noProof/>
          <w:sz w:val="24"/>
          <w:szCs w:val="24"/>
        </w:rPr>
        <w:t>(10), 697–709. doi: 10.1038/nrg2844</w:t>
      </w:r>
    </w:p>
    <w:p w14:paraId="43AFBA08"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Allio, R., Donega, S., Galtier, N., &amp; Nabholz, B. (2017). Large variation in the ratio of mitochondrial to nuclear mutation rate across animals: Implications for genetic diversity and the use of mitochondrial DNA as a molecular marker. </w:t>
      </w:r>
      <w:r w:rsidRPr="002F4A70">
        <w:rPr>
          <w:rFonts w:ascii="Times New Roman" w:hAnsi="Times New Roman" w:cs="Times New Roman"/>
          <w:i/>
          <w:iCs/>
          <w:noProof/>
          <w:sz w:val="24"/>
          <w:szCs w:val="24"/>
        </w:rPr>
        <w:t>Molecular Biology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34</w:t>
      </w:r>
      <w:r w:rsidRPr="002F4A70">
        <w:rPr>
          <w:rFonts w:ascii="Times New Roman" w:hAnsi="Times New Roman" w:cs="Times New Roman"/>
          <w:noProof/>
          <w:sz w:val="24"/>
          <w:szCs w:val="24"/>
        </w:rPr>
        <w:t>(11), 2762–2772. doi: 10.1093/molbev/msx197</w:t>
      </w:r>
    </w:p>
    <w:p w14:paraId="4780A291"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Anderson, C. D., Epperson, B. K., Fortin, M.-J., Holderegger, R., James, P. M. a., Rosenberg, M. S., … Spear, S. F. (2010). Considering spatial and temporal scale in landscape-genetic studies of gene flow. </w:t>
      </w:r>
      <w:r w:rsidRPr="002F4A70">
        <w:rPr>
          <w:rFonts w:ascii="Times New Roman" w:hAnsi="Times New Roman" w:cs="Times New Roman"/>
          <w:i/>
          <w:iCs/>
          <w:noProof/>
          <w:sz w:val="24"/>
          <w:szCs w:val="24"/>
        </w:rPr>
        <w:t>Molecular Ecology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19</w:t>
      </w:r>
      <w:r w:rsidRPr="002F4A70">
        <w:rPr>
          <w:rFonts w:ascii="Times New Roman" w:hAnsi="Times New Roman" w:cs="Times New Roman"/>
          <w:noProof/>
          <w:sz w:val="24"/>
          <w:szCs w:val="24"/>
        </w:rPr>
        <w:t>(17), 3565–3575. doi: 10.1111/j.1365-294X.2010.04757.x</w:t>
      </w:r>
    </w:p>
    <w:p w14:paraId="2CE97077"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Apodaca, J. J., Trexler, J. C., Jue, N. K., Schrader, M., &amp; Travis, J. (2013). Large-scale natural disturbance alters genetic population structure of the sailfin molly, poecilia latipinna. </w:t>
      </w:r>
      <w:r w:rsidRPr="002F4A70">
        <w:rPr>
          <w:rFonts w:ascii="Times New Roman" w:hAnsi="Times New Roman" w:cs="Times New Roman"/>
          <w:i/>
          <w:iCs/>
          <w:noProof/>
          <w:sz w:val="24"/>
          <w:szCs w:val="24"/>
        </w:rPr>
        <w:t>American Naturalist</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181</w:t>
      </w:r>
      <w:r w:rsidRPr="002F4A70">
        <w:rPr>
          <w:rFonts w:ascii="Times New Roman" w:hAnsi="Times New Roman" w:cs="Times New Roman"/>
          <w:noProof/>
          <w:sz w:val="24"/>
          <w:szCs w:val="24"/>
        </w:rPr>
        <w:t>(2), 254–263. doi: 10.1086/668831</w:t>
      </w:r>
    </w:p>
    <w:p w14:paraId="128C4C4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Avise, J. C. (1994). </w:t>
      </w:r>
      <w:r w:rsidRPr="002F4A70">
        <w:rPr>
          <w:rFonts w:ascii="Times New Roman" w:hAnsi="Times New Roman" w:cs="Times New Roman"/>
          <w:i/>
          <w:iCs/>
          <w:noProof/>
          <w:sz w:val="24"/>
          <w:szCs w:val="24"/>
        </w:rPr>
        <w:t>Molecular markers, natural history and evolution</w:t>
      </w:r>
      <w:r w:rsidRPr="002F4A70">
        <w:rPr>
          <w:rFonts w:ascii="Times New Roman" w:hAnsi="Times New Roman" w:cs="Times New Roman"/>
          <w:noProof/>
          <w:sz w:val="24"/>
          <w:szCs w:val="24"/>
        </w:rPr>
        <w:t>. London, UK: Chapman &amp; Hall.</w:t>
      </w:r>
    </w:p>
    <w:p w14:paraId="2B5687AC"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Banks, S. C., Cary, G. J., Smith, A. L., Davies, I. D., Driscoll, D. A., Gill, A. M., … Peakall, R. (2013). How does ecological disturbance influence genetic diversity ? </w:t>
      </w:r>
      <w:r w:rsidRPr="002F4A70">
        <w:rPr>
          <w:rFonts w:ascii="Times New Roman" w:hAnsi="Times New Roman" w:cs="Times New Roman"/>
          <w:i/>
          <w:iCs/>
          <w:noProof/>
          <w:sz w:val="24"/>
          <w:szCs w:val="24"/>
        </w:rPr>
        <w:t>Trends in Ecology &amp;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28</w:t>
      </w:r>
      <w:r w:rsidRPr="002F4A70">
        <w:rPr>
          <w:rFonts w:ascii="Times New Roman" w:hAnsi="Times New Roman" w:cs="Times New Roman"/>
          <w:noProof/>
          <w:sz w:val="24"/>
          <w:szCs w:val="24"/>
        </w:rPr>
        <w:t>(11), 670–679. doi: 10.1016/j.tree.2013.08.005</w:t>
      </w:r>
    </w:p>
    <w:p w14:paraId="319FA97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Bellard, C., Bertelsmeier, C., Leadley, P., Thuiller, W., &amp; Courchamp, F. (2012). Impacts of climate change on the future of biodiversity. </w:t>
      </w:r>
      <w:r w:rsidRPr="002F4A70">
        <w:rPr>
          <w:rFonts w:ascii="Times New Roman" w:hAnsi="Times New Roman" w:cs="Times New Roman"/>
          <w:i/>
          <w:iCs/>
          <w:noProof/>
          <w:sz w:val="24"/>
          <w:szCs w:val="24"/>
        </w:rPr>
        <w:t>Ecology Letters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15</w:t>
      </w:r>
      <w:r w:rsidRPr="002F4A70">
        <w:rPr>
          <w:rFonts w:ascii="Times New Roman" w:hAnsi="Times New Roman" w:cs="Times New Roman"/>
          <w:noProof/>
          <w:sz w:val="24"/>
          <w:szCs w:val="24"/>
        </w:rPr>
        <w:t>(4), 365–377. doi: 10.1111/j.1461-0248.2011.01736.x</w:t>
      </w:r>
    </w:p>
    <w:p w14:paraId="5534840E"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Bennett, P. I., &amp; Stone, J. K. (2019). Environmental variables associated with Nothophaeocryptopus gaeumannii population structure and Swiss needle cast severity in Western Oregon and Washington. </w:t>
      </w:r>
      <w:r w:rsidRPr="002F4A70">
        <w:rPr>
          <w:rFonts w:ascii="Times New Roman" w:hAnsi="Times New Roman" w:cs="Times New Roman"/>
          <w:i/>
          <w:iCs/>
          <w:noProof/>
          <w:sz w:val="24"/>
          <w:szCs w:val="24"/>
        </w:rPr>
        <w:t>Ecology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9</w:t>
      </w:r>
      <w:r w:rsidRPr="002F4A70">
        <w:rPr>
          <w:rFonts w:ascii="Times New Roman" w:hAnsi="Times New Roman" w:cs="Times New Roman"/>
          <w:noProof/>
          <w:sz w:val="24"/>
          <w:szCs w:val="24"/>
        </w:rPr>
        <w:t>(19), 11379–11394. doi: 10.1002/ece3.5639</w:t>
      </w:r>
    </w:p>
    <w:p w14:paraId="5ABB00C6"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2F4A70">
        <w:rPr>
          <w:rFonts w:ascii="Times New Roman" w:hAnsi="Times New Roman" w:cs="Times New Roman"/>
          <w:i/>
          <w:iCs/>
          <w:noProof/>
          <w:sz w:val="24"/>
          <w:szCs w:val="24"/>
        </w:rPr>
        <w:t>Molecular Ecology</w:t>
      </w:r>
      <w:r w:rsidRPr="002F4A70">
        <w:rPr>
          <w:rFonts w:ascii="Times New Roman" w:hAnsi="Times New Roman" w:cs="Times New Roman"/>
          <w:noProof/>
          <w:sz w:val="24"/>
          <w:szCs w:val="24"/>
        </w:rPr>
        <w:t>, (January), 3339–3357. doi: 10.1111/mec.15164</w:t>
      </w:r>
    </w:p>
    <w:p w14:paraId="53199727"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Bhatia, G., Patterson, N., Sankararaman, S., &amp; Price, A. L. (2013). Estimating and interpreting F. </w:t>
      </w:r>
      <w:r w:rsidRPr="002F4A70">
        <w:rPr>
          <w:rFonts w:ascii="Times New Roman" w:hAnsi="Times New Roman" w:cs="Times New Roman"/>
          <w:i/>
          <w:iCs/>
          <w:noProof/>
          <w:sz w:val="24"/>
          <w:szCs w:val="24"/>
        </w:rPr>
        <w:t>Genome Research</w:t>
      </w:r>
      <w:r w:rsidRPr="002F4A70">
        <w:rPr>
          <w:rFonts w:ascii="Times New Roman" w:hAnsi="Times New Roman" w:cs="Times New Roman"/>
          <w:noProof/>
          <w:sz w:val="24"/>
          <w:szCs w:val="24"/>
        </w:rPr>
        <w:t>, (2), 1–9. doi: 10.1101/gr.154831.113.23</w:t>
      </w:r>
    </w:p>
    <w:p w14:paraId="17C88A3D"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Bolnick, D. I., &amp; Nosil, P. (2007). Natural selection in populations subject to a migration load. </w:t>
      </w:r>
      <w:r w:rsidRPr="002F4A70">
        <w:rPr>
          <w:rFonts w:ascii="Times New Roman" w:hAnsi="Times New Roman" w:cs="Times New Roman"/>
          <w:i/>
          <w:iCs/>
          <w:noProof/>
          <w:sz w:val="24"/>
          <w:szCs w:val="24"/>
        </w:rPr>
        <w:t>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61</w:t>
      </w:r>
      <w:r w:rsidRPr="002F4A70">
        <w:rPr>
          <w:rFonts w:ascii="Times New Roman" w:hAnsi="Times New Roman" w:cs="Times New Roman"/>
          <w:noProof/>
          <w:sz w:val="24"/>
          <w:szCs w:val="24"/>
        </w:rPr>
        <w:t>(9), 2229–2243. doi: 10.1111/j.1558-5646.2007.00179.x</w:t>
      </w:r>
    </w:p>
    <w:p w14:paraId="036BFC30"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lastRenderedPageBreak/>
        <w:t xml:space="preserve">Bradburd, G. S., &amp; Ralph, P. L. (2019). Spatial Population Genetics: It’s About Time. </w:t>
      </w:r>
      <w:r w:rsidRPr="002F4A70">
        <w:rPr>
          <w:rFonts w:ascii="Times New Roman" w:hAnsi="Times New Roman" w:cs="Times New Roman"/>
          <w:i/>
          <w:iCs/>
          <w:noProof/>
          <w:sz w:val="24"/>
          <w:szCs w:val="24"/>
        </w:rPr>
        <w:t>Annual Review of Ecology, Evolution, and Systematics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50</w:t>
      </w:r>
      <w:r w:rsidRPr="002F4A70">
        <w:rPr>
          <w:rFonts w:ascii="Times New Roman" w:hAnsi="Times New Roman" w:cs="Times New Roman"/>
          <w:noProof/>
          <w:sz w:val="24"/>
          <w:szCs w:val="24"/>
        </w:rPr>
        <w:t>(1), 427–449. doi: 10.1146/annurev-ecolsys-110316-022659</w:t>
      </w:r>
    </w:p>
    <w:p w14:paraId="60B66F7D"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Buschbom, J., Yanbaev, Y., &amp; Degen, B. (2011). Efficient long-distance gene flow into an isolated relict oak stand. </w:t>
      </w:r>
      <w:r w:rsidRPr="002F4A70">
        <w:rPr>
          <w:rFonts w:ascii="Times New Roman" w:hAnsi="Times New Roman" w:cs="Times New Roman"/>
          <w:i/>
          <w:iCs/>
          <w:noProof/>
          <w:sz w:val="24"/>
          <w:szCs w:val="24"/>
        </w:rPr>
        <w:t>Journal of Heredity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102</w:t>
      </w:r>
      <w:r w:rsidRPr="002F4A70">
        <w:rPr>
          <w:rFonts w:ascii="Times New Roman" w:hAnsi="Times New Roman" w:cs="Times New Roman"/>
          <w:noProof/>
          <w:sz w:val="24"/>
          <w:szCs w:val="24"/>
        </w:rPr>
        <w:t>(4), 464–472. doi: 10.1093/jhered/esr023</w:t>
      </w:r>
    </w:p>
    <w:p w14:paraId="51DFF523"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Clark, A. G., Hubisz, M. J., Bustamante, C. D., Williamson, S. H., &amp; Nielsen, R. (2005). Ascertainment bias in studies of human genome-wide polymorphism. </w:t>
      </w:r>
      <w:r w:rsidRPr="002F4A70">
        <w:rPr>
          <w:rFonts w:ascii="Times New Roman" w:hAnsi="Times New Roman" w:cs="Times New Roman"/>
          <w:i/>
          <w:iCs/>
          <w:noProof/>
          <w:sz w:val="24"/>
          <w:szCs w:val="24"/>
        </w:rPr>
        <w:t>Genome Research</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15</w:t>
      </w:r>
      <w:r w:rsidRPr="002F4A70">
        <w:rPr>
          <w:rFonts w:ascii="Times New Roman" w:hAnsi="Times New Roman" w:cs="Times New Roman"/>
          <w:noProof/>
          <w:sz w:val="24"/>
          <w:szCs w:val="24"/>
        </w:rPr>
        <w:t>(11), 1496–1502. doi: 10.1101/gr.4107905</w:t>
      </w:r>
    </w:p>
    <w:p w14:paraId="17CC1AAE"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2F4A70">
        <w:rPr>
          <w:rFonts w:ascii="Times New Roman" w:hAnsi="Times New Roman" w:cs="Times New Roman"/>
          <w:i/>
          <w:iCs/>
          <w:noProof/>
          <w:sz w:val="24"/>
          <w:szCs w:val="24"/>
        </w:rPr>
        <w:t>Molecular Ecology Notes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4</w:t>
      </w:r>
      <w:r w:rsidRPr="002F4A70">
        <w:rPr>
          <w:rFonts w:ascii="Times New Roman" w:hAnsi="Times New Roman" w:cs="Times New Roman"/>
          <w:noProof/>
          <w:sz w:val="24"/>
          <w:szCs w:val="24"/>
        </w:rPr>
        <w:t>(1), 139–142. doi: 10.1046/j.1471-8286.2003.00582.x</w:t>
      </w:r>
    </w:p>
    <w:p w14:paraId="0C284C52"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Díez-del-Molino, D., Sánchez-Barreiro, F., Barnes, I., Gilbert, M. T. P., &amp; Dalén, L. (2018). Quantifying Temporal Genomic Erosion in Endangered Species. </w:t>
      </w:r>
      <w:r w:rsidRPr="002F4A70">
        <w:rPr>
          <w:rFonts w:ascii="Times New Roman" w:hAnsi="Times New Roman" w:cs="Times New Roman"/>
          <w:i/>
          <w:iCs/>
          <w:noProof/>
          <w:sz w:val="24"/>
          <w:szCs w:val="24"/>
        </w:rPr>
        <w:t>Trends in Ecology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33</w:t>
      </w:r>
      <w:r w:rsidRPr="002F4A70">
        <w:rPr>
          <w:rFonts w:ascii="Times New Roman" w:hAnsi="Times New Roman" w:cs="Times New Roman"/>
          <w:noProof/>
          <w:sz w:val="24"/>
          <w:szCs w:val="24"/>
        </w:rPr>
        <w:t>(3), 176–185. doi: 10.1016/j.tree.2017.12.002</w:t>
      </w:r>
    </w:p>
    <w:p w14:paraId="0104A7BB"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Dirzo, R., Young, H. S., Galetti, M., Ceballos, G., Isaac, N. J. B., &amp; Collen, B. (2014). Defaunation in the Anthropocene. </w:t>
      </w:r>
      <w:r w:rsidRPr="002F4A70">
        <w:rPr>
          <w:rFonts w:ascii="Times New Roman" w:hAnsi="Times New Roman" w:cs="Times New Roman"/>
          <w:i/>
          <w:iCs/>
          <w:noProof/>
          <w:sz w:val="24"/>
          <w:szCs w:val="24"/>
        </w:rPr>
        <w:t>Science</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401</w:t>
      </w:r>
      <w:r w:rsidRPr="002F4A70">
        <w:rPr>
          <w:rFonts w:ascii="Times New Roman" w:hAnsi="Times New Roman" w:cs="Times New Roman"/>
          <w:noProof/>
          <w:sz w:val="24"/>
          <w:szCs w:val="24"/>
        </w:rPr>
        <w:t>(6195), 401–406. doi: 10.1126/science.1251817</w:t>
      </w:r>
    </w:p>
    <w:p w14:paraId="2AA35E6B"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2F4A70">
        <w:rPr>
          <w:rFonts w:ascii="Times New Roman" w:hAnsi="Times New Roman" w:cs="Times New Roman"/>
          <w:i/>
          <w:iCs/>
          <w:noProof/>
          <w:sz w:val="24"/>
          <w:szCs w:val="24"/>
        </w:rPr>
        <w:t>Evolutionary Applications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11</w:t>
      </w:r>
      <w:r w:rsidRPr="002F4A70">
        <w:rPr>
          <w:rFonts w:ascii="Times New Roman" w:hAnsi="Times New Roman" w:cs="Times New Roman"/>
          <w:noProof/>
          <w:sz w:val="24"/>
          <w:szCs w:val="24"/>
        </w:rPr>
        <w:t>(8), 1219–1230. doi: 10.1111/eva.12617</w:t>
      </w:r>
    </w:p>
    <w:p w14:paraId="5869EC2A"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Dray, S., Bauman, D., Blanchet, G., Borcard, D., Clappe, S., Guenard, G., … Wagner, H. H. (2019). </w:t>
      </w:r>
      <w:r w:rsidRPr="002F4A70">
        <w:rPr>
          <w:rFonts w:ascii="Times New Roman" w:hAnsi="Times New Roman" w:cs="Times New Roman"/>
          <w:i/>
          <w:iCs/>
          <w:noProof/>
          <w:sz w:val="24"/>
          <w:szCs w:val="24"/>
        </w:rPr>
        <w:t>adespatial: multivariate multiscale spatial analysis.</w:t>
      </w:r>
      <w:r w:rsidRPr="002F4A70">
        <w:rPr>
          <w:rFonts w:ascii="Times New Roman" w:hAnsi="Times New Roman" w:cs="Times New Roman"/>
          <w:noProof/>
          <w:sz w:val="24"/>
          <w:szCs w:val="24"/>
        </w:rPr>
        <w:t xml:space="preserve"> Retrieved from https://cran.r-project.org/package=adespatial</w:t>
      </w:r>
    </w:p>
    <w:p w14:paraId="7295DC90"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2F4A70">
        <w:rPr>
          <w:rFonts w:ascii="Times New Roman" w:hAnsi="Times New Roman" w:cs="Times New Roman"/>
          <w:i/>
          <w:iCs/>
          <w:noProof/>
          <w:sz w:val="24"/>
          <w:szCs w:val="24"/>
        </w:rPr>
        <w:t>Molecular Ecology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19</w:t>
      </w:r>
      <w:r w:rsidRPr="002F4A70">
        <w:rPr>
          <w:rFonts w:ascii="Times New Roman" w:hAnsi="Times New Roman" w:cs="Times New Roman"/>
          <w:noProof/>
          <w:sz w:val="24"/>
          <w:szCs w:val="24"/>
        </w:rPr>
        <w:t>(17), 3549–3564. doi: 10.1111/j.1365-294X.2010.04678.x</w:t>
      </w:r>
    </w:p>
    <w:p w14:paraId="7A3B659D"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Excoffier, L., Dupanloup, I., Huerta-Sánchez, E., Sousa, V. C., &amp; Foll, M. (2013). Robust Demographic Inference from Genomic and SNP Data. </w:t>
      </w:r>
      <w:r w:rsidRPr="002F4A70">
        <w:rPr>
          <w:rFonts w:ascii="Times New Roman" w:hAnsi="Times New Roman" w:cs="Times New Roman"/>
          <w:i/>
          <w:iCs/>
          <w:noProof/>
          <w:sz w:val="24"/>
          <w:szCs w:val="24"/>
        </w:rPr>
        <w:t>PLoS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9</w:t>
      </w:r>
      <w:r w:rsidRPr="002F4A70">
        <w:rPr>
          <w:rFonts w:ascii="Times New Roman" w:hAnsi="Times New Roman" w:cs="Times New Roman"/>
          <w:noProof/>
          <w:sz w:val="24"/>
          <w:szCs w:val="24"/>
        </w:rPr>
        <w:t>(10). doi: 10.1371/journal.pgen.1003905</w:t>
      </w:r>
    </w:p>
    <w:p w14:paraId="53B6280D"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Fenderson, L. E., Kovach, A. I., &amp; Llamas, B. (2019). Spatiotemporal Landscape Genetics: Investigating Ecology and Evolution through Space and Time. </w:t>
      </w:r>
      <w:r w:rsidRPr="002F4A70">
        <w:rPr>
          <w:rFonts w:ascii="Times New Roman" w:hAnsi="Times New Roman" w:cs="Times New Roman"/>
          <w:i/>
          <w:iCs/>
          <w:noProof/>
          <w:sz w:val="24"/>
          <w:szCs w:val="24"/>
        </w:rPr>
        <w:t>Molecular Ecology</w:t>
      </w:r>
      <w:r w:rsidRPr="002F4A70">
        <w:rPr>
          <w:rFonts w:ascii="Times New Roman" w:hAnsi="Times New Roman" w:cs="Times New Roman"/>
          <w:noProof/>
          <w:sz w:val="24"/>
          <w:szCs w:val="24"/>
        </w:rPr>
        <w:t>, (November 2019), mec.15315. doi: 10.1111/mec.15315</w:t>
      </w:r>
    </w:p>
    <w:p w14:paraId="0E2B69D8"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2F4A70">
        <w:rPr>
          <w:rFonts w:ascii="Times New Roman" w:hAnsi="Times New Roman" w:cs="Times New Roman"/>
          <w:i/>
          <w:iCs/>
          <w:noProof/>
          <w:sz w:val="24"/>
          <w:szCs w:val="24"/>
        </w:rPr>
        <w:t>Heredity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110</w:t>
      </w:r>
      <w:r w:rsidRPr="002F4A70">
        <w:rPr>
          <w:rFonts w:ascii="Times New Roman" w:hAnsi="Times New Roman" w:cs="Times New Roman"/>
          <w:noProof/>
          <w:sz w:val="24"/>
          <w:szCs w:val="24"/>
        </w:rPr>
        <w:t>(5), 409–419. doi: 10.1038/hdy.2012.120</w:t>
      </w:r>
    </w:p>
    <w:p w14:paraId="32884542"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Guillaume, F., &amp; Rougemont, J. (2006). Nemo: An evolutionary and population genetics </w:t>
      </w:r>
      <w:r w:rsidRPr="002F4A70">
        <w:rPr>
          <w:rFonts w:ascii="Times New Roman" w:hAnsi="Times New Roman" w:cs="Times New Roman"/>
          <w:noProof/>
          <w:sz w:val="24"/>
          <w:szCs w:val="24"/>
        </w:rPr>
        <w:lastRenderedPageBreak/>
        <w:t xml:space="preserve">programming framework. </w:t>
      </w:r>
      <w:r w:rsidRPr="002F4A70">
        <w:rPr>
          <w:rFonts w:ascii="Times New Roman" w:hAnsi="Times New Roman" w:cs="Times New Roman"/>
          <w:i/>
          <w:iCs/>
          <w:noProof/>
          <w:sz w:val="24"/>
          <w:szCs w:val="24"/>
        </w:rPr>
        <w:t>Bioinformatics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22</w:t>
      </w:r>
      <w:r w:rsidRPr="002F4A70">
        <w:rPr>
          <w:rFonts w:ascii="Times New Roman" w:hAnsi="Times New Roman" w:cs="Times New Roman"/>
          <w:noProof/>
          <w:sz w:val="24"/>
          <w:szCs w:val="24"/>
        </w:rPr>
        <w:t>(20), 2556–2557. doi: 10.1093/bioinformatics/btl415</w:t>
      </w:r>
    </w:p>
    <w:p w14:paraId="30D5BAE3"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2F4A70">
        <w:rPr>
          <w:rFonts w:ascii="Times New Roman" w:hAnsi="Times New Roman" w:cs="Times New Roman"/>
          <w:i/>
          <w:iCs/>
          <w:noProof/>
          <w:sz w:val="24"/>
          <w:szCs w:val="24"/>
        </w:rPr>
        <w:t>PLoS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5</w:t>
      </w:r>
      <w:r w:rsidRPr="002F4A70">
        <w:rPr>
          <w:rFonts w:ascii="Times New Roman" w:hAnsi="Times New Roman" w:cs="Times New Roman"/>
          <w:noProof/>
          <w:sz w:val="24"/>
          <w:szCs w:val="24"/>
        </w:rPr>
        <w:t>(10). doi: 10.1371/journal.pgen.1000695</w:t>
      </w:r>
    </w:p>
    <w:p w14:paraId="126F5C00"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Haller, B. C., &amp; Messer, P. W. (2019). SLiM 3: Forward Genetic Simulations Beyond the Wright-Fisher Model. </w:t>
      </w:r>
      <w:r w:rsidRPr="002F4A70">
        <w:rPr>
          <w:rFonts w:ascii="Times New Roman" w:hAnsi="Times New Roman" w:cs="Times New Roman"/>
          <w:i/>
          <w:iCs/>
          <w:noProof/>
          <w:sz w:val="24"/>
          <w:szCs w:val="24"/>
        </w:rPr>
        <w:t>Molecular Biology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36</w:t>
      </w:r>
      <w:r w:rsidRPr="002F4A70">
        <w:rPr>
          <w:rFonts w:ascii="Times New Roman" w:hAnsi="Times New Roman" w:cs="Times New Roman"/>
          <w:noProof/>
          <w:sz w:val="24"/>
          <w:szCs w:val="24"/>
        </w:rPr>
        <w:t>(3), 632–637. doi: 10.1093/molbev/msy228</w:t>
      </w:r>
    </w:p>
    <w:p w14:paraId="5529350E"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2F4A70">
        <w:rPr>
          <w:rFonts w:ascii="Times New Roman" w:hAnsi="Times New Roman" w:cs="Times New Roman"/>
          <w:i/>
          <w:iCs/>
          <w:noProof/>
          <w:sz w:val="24"/>
          <w:szCs w:val="24"/>
        </w:rPr>
        <w:t>Evolutionary Applications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7</w:t>
      </w:r>
      <w:r w:rsidRPr="002F4A70">
        <w:rPr>
          <w:rFonts w:ascii="Times New Roman" w:hAnsi="Times New Roman" w:cs="Times New Roman"/>
          <w:noProof/>
          <w:sz w:val="24"/>
          <w:szCs w:val="24"/>
        </w:rPr>
        <w:t>(9), 1008–1025. doi: 10.1111/eva.12149</w:t>
      </w:r>
    </w:p>
    <w:p w14:paraId="28E537BF"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Jombart, T. (2008). Adegenet: A R package for the multivariate analysis of genetic markers. </w:t>
      </w:r>
      <w:r w:rsidRPr="002F4A70">
        <w:rPr>
          <w:rFonts w:ascii="Times New Roman" w:hAnsi="Times New Roman" w:cs="Times New Roman"/>
          <w:i/>
          <w:iCs/>
          <w:noProof/>
          <w:sz w:val="24"/>
          <w:szCs w:val="24"/>
        </w:rPr>
        <w:t>Bioinformatics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24</w:t>
      </w:r>
      <w:r w:rsidRPr="002F4A70">
        <w:rPr>
          <w:rFonts w:ascii="Times New Roman" w:hAnsi="Times New Roman" w:cs="Times New Roman"/>
          <w:noProof/>
          <w:sz w:val="24"/>
          <w:szCs w:val="24"/>
        </w:rPr>
        <w:t>(11), 1403–1405. doi: 10.1093/bioinformatics/btn129</w:t>
      </w:r>
    </w:p>
    <w:p w14:paraId="7C98762C"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Jombart, T., &amp; Ahmed, I. (2011). adegenet 1.3-1: New tools for the analysis of genome-wide SNP data. </w:t>
      </w:r>
      <w:r w:rsidRPr="002F4A70">
        <w:rPr>
          <w:rFonts w:ascii="Times New Roman" w:hAnsi="Times New Roman" w:cs="Times New Roman"/>
          <w:i/>
          <w:iCs/>
          <w:noProof/>
          <w:sz w:val="24"/>
          <w:szCs w:val="24"/>
        </w:rPr>
        <w:t>Bioinformatics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27</w:t>
      </w:r>
      <w:r w:rsidRPr="002F4A70">
        <w:rPr>
          <w:rFonts w:ascii="Times New Roman" w:hAnsi="Times New Roman" w:cs="Times New Roman"/>
          <w:noProof/>
          <w:sz w:val="24"/>
          <w:szCs w:val="24"/>
        </w:rPr>
        <w:t>(21), 3070–3071. doi: 10.1093/bioinformatics/btr521</w:t>
      </w:r>
    </w:p>
    <w:p w14:paraId="7FFA6360"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Kamm, J., Terhorst, J., Durbin, R., &amp; Song, Y. S. (2019). Efficiently Inferring the Demographic History of Many Populations With Allele Count Data. </w:t>
      </w:r>
      <w:r w:rsidRPr="002F4A70">
        <w:rPr>
          <w:rFonts w:ascii="Times New Roman" w:hAnsi="Times New Roman" w:cs="Times New Roman"/>
          <w:i/>
          <w:iCs/>
          <w:noProof/>
          <w:sz w:val="24"/>
          <w:szCs w:val="24"/>
        </w:rPr>
        <w:t>Journal of the American Statistical Association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0</w:t>
      </w:r>
      <w:r w:rsidRPr="002F4A70">
        <w:rPr>
          <w:rFonts w:ascii="Times New Roman" w:hAnsi="Times New Roman" w:cs="Times New Roman"/>
          <w:noProof/>
          <w:sz w:val="24"/>
          <w:szCs w:val="24"/>
        </w:rPr>
        <w:t>(0), 1–16. doi: 10.1080/01621459.2019.1635482</w:t>
      </w:r>
    </w:p>
    <w:p w14:paraId="43C36192"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Kamvar, Z. N., Brooks, J. C., &amp; Grünwald, N. J. (2015). Novel R tools for analysis of genome-wide population genetic data with emphasis on clonality. </w:t>
      </w:r>
      <w:r w:rsidRPr="002F4A70">
        <w:rPr>
          <w:rFonts w:ascii="Times New Roman" w:hAnsi="Times New Roman" w:cs="Times New Roman"/>
          <w:i/>
          <w:iCs/>
          <w:noProof/>
          <w:sz w:val="24"/>
          <w:szCs w:val="24"/>
        </w:rPr>
        <w:t>Frontiers in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6</w:t>
      </w:r>
      <w:r w:rsidRPr="002F4A70">
        <w:rPr>
          <w:rFonts w:ascii="Times New Roman" w:hAnsi="Times New Roman" w:cs="Times New Roman"/>
          <w:noProof/>
          <w:sz w:val="24"/>
          <w:szCs w:val="24"/>
        </w:rPr>
        <w:t>(JUN), 1–10. doi: 10.3389/fgene.2015.00208</w:t>
      </w:r>
    </w:p>
    <w:p w14:paraId="3982F615"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Kamvar, Z. N., Tabima, J. F., &amp; Gr̈unwald, N. J. (2014). Poppr: An R package for genetic analysis of populations with clonal, partially clonal, and/or sexual reproduction. </w:t>
      </w:r>
      <w:r w:rsidRPr="002F4A70">
        <w:rPr>
          <w:rFonts w:ascii="Times New Roman" w:hAnsi="Times New Roman" w:cs="Times New Roman"/>
          <w:i/>
          <w:iCs/>
          <w:noProof/>
          <w:sz w:val="24"/>
          <w:szCs w:val="24"/>
        </w:rPr>
        <w:t>PeerJ</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2014</w:t>
      </w:r>
      <w:r w:rsidRPr="002F4A70">
        <w:rPr>
          <w:rFonts w:ascii="Times New Roman" w:hAnsi="Times New Roman" w:cs="Times New Roman"/>
          <w:noProof/>
          <w:sz w:val="24"/>
          <w:szCs w:val="24"/>
        </w:rPr>
        <w:t>(1), 1–14. doi: 10.7717/peerj.281</w:t>
      </w:r>
    </w:p>
    <w:p w14:paraId="70274783"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Kinziger, A. P., Hellmair, M., McCraney, W. T., Jacobs, D. K., &amp; Goldsmith, G. (2015). Temporal genetic analysis of the endangered tidewater goby: Extinction-colonization dynamics or drift in isolation? </w:t>
      </w:r>
      <w:r w:rsidRPr="002F4A70">
        <w:rPr>
          <w:rFonts w:ascii="Times New Roman" w:hAnsi="Times New Roman" w:cs="Times New Roman"/>
          <w:i/>
          <w:iCs/>
          <w:noProof/>
          <w:sz w:val="24"/>
          <w:szCs w:val="24"/>
        </w:rPr>
        <w:t>Molecular Ecology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24</w:t>
      </w:r>
      <w:r w:rsidRPr="002F4A70">
        <w:rPr>
          <w:rFonts w:ascii="Times New Roman" w:hAnsi="Times New Roman" w:cs="Times New Roman"/>
          <w:noProof/>
          <w:sz w:val="24"/>
          <w:szCs w:val="24"/>
        </w:rPr>
        <w:t>(22), 5544–5560. doi: 10.1111/mec.13424</w:t>
      </w:r>
    </w:p>
    <w:p w14:paraId="2DEF5C29"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2F4A70">
        <w:rPr>
          <w:rFonts w:ascii="Times New Roman" w:hAnsi="Times New Roman" w:cs="Times New Roman"/>
          <w:i/>
          <w:iCs/>
          <w:noProof/>
          <w:sz w:val="24"/>
          <w:szCs w:val="24"/>
        </w:rPr>
        <w:t>Ecology Letters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15</w:t>
      </w:r>
      <w:r w:rsidRPr="002F4A70">
        <w:rPr>
          <w:rFonts w:ascii="Times New Roman" w:hAnsi="Times New Roman" w:cs="Times New Roman"/>
          <w:noProof/>
          <w:sz w:val="24"/>
          <w:szCs w:val="24"/>
        </w:rPr>
        <w:t>(4), 378–392. doi: 10.1111/j.1461-0248.2012.01746.x</w:t>
      </w:r>
    </w:p>
    <w:p w14:paraId="52AF563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2F4A70">
        <w:rPr>
          <w:rFonts w:ascii="Times New Roman" w:hAnsi="Times New Roman" w:cs="Times New Roman"/>
          <w:i/>
          <w:iCs/>
          <w:noProof/>
          <w:sz w:val="24"/>
          <w:szCs w:val="24"/>
        </w:rPr>
        <w:t>Methods in Ecology and Evolution</w:t>
      </w:r>
      <w:r w:rsidRPr="002F4A70">
        <w:rPr>
          <w:rFonts w:ascii="Times New Roman" w:hAnsi="Times New Roman" w:cs="Times New Roman"/>
          <w:noProof/>
          <w:sz w:val="24"/>
          <w:szCs w:val="24"/>
        </w:rPr>
        <w:t>. doi: 10.1111/2041-210X.12608</w:t>
      </w:r>
    </w:p>
    <w:p w14:paraId="2B8AE368"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2F4A70">
        <w:rPr>
          <w:rFonts w:ascii="Times New Roman" w:hAnsi="Times New Roman" w:cs="Times New Roman"/>
          <w:i/>
          <w:iCs/>
          <w:noProof/>
          <w:sz w:val="24"/>
          <w:szCs w:val="24"/>
        </w:rPr>
        <w:lastRenderedPageBreak/>
        <w:t>Methods in Ecology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8</w:t>
      </w:r>
      <w:r w:rsidRPr="002F4A70">
        <w:rPr>
          <w:rFonts w:ascii="Times New Roman" w:hAnsi="Times New Roman" w:cs="Times New Roman"/>
          <w:noProof/>
          <w:sz w:val="24"/>
          <w:szCs w:val="24"/>
        </w:rPr>
        <w:t>(1), 4–11. doi: 10.1111/2041-210X.12608</w:t>
      </w:r>
    </w:p>
    <w:p w14:paraId="0A42D072"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2F4A70">
        <w:rPr>
          <w:rFonts w:ascii="Times New Roman" w:hAnsi="Times New Roman" w:cs="Times New Roman"/>
          <w:i/>
          <w:iCs/>
          <w:noProof/>
          <w:sz w:val="24"/>
          <w:szCs w:val="24"/>
        </w:rPr>
        <w:t>Molecular Ecology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19</w:t>
      </w:r>
      <w:r w:rsidRPr="002F4A70">
        <w:rPr>
          <w:rFonts w:ascii="Times New Roman" w:hAnsi="Times New Roman" w:cs="Times New Roman"/>
          <w:noProof/>
          <w:sz w:val="24"/>
          <w:szCs w:val="24"/>
        </w:rPr>
        <w:t>, 4179–4191. doi: 10.1111/j.1365-294X.2010.04808.x</w:t>
      </w:r>
    </w:p>
    <w:p w14:paraId="404359B7"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2F4A70">
        <w:rPr>
          <w:rFonts w:ascii="Times New Roman" w:hAnsi="Times New Roman" w:cs="Times New Roman"/>
          <w:i/>
          <w:iCs/>
          <w:noProof/>
          <w:sz w:val="24"/>
          <w:szCs w:val="24"/>
        </w:rPr>
        <w:t>Molecular Ecology Resources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10</w:t>
      </w:r>
      <w:r w:rsidRPr="002F4A70">
        <w:rPr>
          <w:rFonts w:ascii="Times New Roman" w:hAnsi="Times New Roman" w:cs="Times New Roman"/>
          <w:noProof/>
          <w:sz w:val="24"/>
          <w:szCs w:val="24"/>
        </w:rPr>
        <w:t>(5), 854–862. doi: 10.1111/j.1755-0998.2010.02867.x</w:t>
      </w:r>
    </w:p>
    <w:p w14:paraId="72D59313"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2F4A70">
        <w:rPr>
          <w:rFonts w:ascii="Times New Roman" w:hAnsi="Times New Roman" w:cs="Times New Roman"/>
          <w:i/>
          <w:iCs/>
          <w:noProof/>
          <w:sz w:val="24"/>
          <w:szCs w:val="24"/>
        </w:rPr>
        <w:t>Frontiers in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8</w:t>
      </w:r>
      <w:r w:rsidRPr="002F4A70">
        <w:rPr>
          <w:rFonts w:ascii="Times New Roman" w:hAnsi="Times New Roman" w:cs="Times New Roman"/>
          <w:noProof/>
          <w:sz w:val="24"/>
          <w:szCs w:val="24"/>
        </w:rPr>
        <w:t>(FEB), 1–12. doi: 10.3389/fgene.2017.00009</w:t>
      </w:r>
    </w:p>
    <w:p w14:paraId="067838B1"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2F4A70">
        <w:rPr>
          <w:rFonts w:ascii="Times New Roman" w:hAnsi="Times New Roman" w:cs="Times New Roman"/>
          <w:i/>
          <w:iCs/>
          <w:noProof/>
          <w:sz w:val="24"/>
          <w:szCs w:val="24"/>
        </w:rPr>
        <w:t>Evolutionary Applications</w:t>
      </w:r>
      <w:r w:rsidRPr="002F4A70">
        <w:rPr>
          <w:rFonts w:ascii="Times New Roman" w:hAnsi="Times New Roman" w:cs="Times New Roman"/>
          <w:noProof/>
          <w:sz w:val="24"/>
          <w:szCs w:val="24"/>
        </w:rPr>
        <w:t>, (July), 1–15. doi: 10.1111/eva.12852</w:t>
      </w:r>
    </w:p>
    <w:p w14:paraId="4D238A49"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Lauterjung, M. B., Montagna, T., Bernardi, A. P., da Silva, J. Z., da Costa, N. C. F., Steiner, F., … dos Reis, M. S. (2019). Temporal changes in population genetics of six threatened Brazilian plant species in a fragmented landscape. </w:t>
      </w:r>
      <w:r w:rsidRPr="002F4A70">
        <w:rPr>
          <w:rFonts w:ascii="Times New Roman" w:hAnsi="Times New Roman" w:cs="Times New Roman"/>
          <w:i/>
          <w:iCs/>
          <w:noProof/>
          <w:sz w:val="24"/>
          <w:szCs w:val="24"/>
        </w:rPr>
        <w:t>Forest Ecology and Management</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435</w:t>
      </w:r>
      <w:r w:rsidRPr="002F4A70">
        <w:rPr>
          <w:rFonts w:ascii="Times New Roman" w:hAnsi="Times New Roman" w:cs="Times New Roman"/>
          <w:noProof/>
          <w:sz w:val="24"/>
          <w:szCs w:val="24"/>
        </w:rPr>
        <w:t>(October 2018), 144–150. doi: 10.1016/j.foreco.2018.12.058</w:t>
      </w:r>
    </w:p>
    <w:p w14:paraId="677CDDE5"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Legendre, P. (2019). A temporal beta-diversity index to identify sites that have changed in exceptional ways in space–time surveys. </w:t>
      </w:r>
      <w:r w:rsidRPr="002F4A70">
        <w:rPr>
          <w:rFonts w:ascii="Times New Roman" w:hAnsi="Times New Roman" w:cs="Times New Roman"/>
          <w:i/>
          <w:iCs/>
          <w:noProof/>
          <w:sz w:val="24"/>
          <w:szCs w:val="24"/>
        </w:rPr>
        <w:t>Ecology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9</w:t>
      </w:r>
      <w:r w:rsidRPr="002F4A70">
        <w:rPr>
          <w:rFonts w:ascii="Times New Roman" w:hAnsi="Times New Roman" w:cs="Times New Roman"/>
          <w:noProof/>
          <w:sz w:val="24"/>
          <w:szCs w:val="24"/>
        </w:rPr>
        <w:t>(6), 3500–3514. doi: 10.1002/ece3.4984</w:t>
      </w:r>
    </w:p>
    <w:p w14:paraId="3C59900E"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Legendre, P., &amp; De Cáceres, M. (2013). Beta diversity as the variance of community data: Dissimilarity coefficients and partitioning. </w:t>
      </w:r>
      <w:r w:rsidRPr="002F4A70">
        <w:rPr>
          <w:rFonts w:ascii="Times New Roman" w:hAnsi="Times New Roman" w:cs="Times New Roman"/>
          <w:i/>
          <w:iCs/>
          <w:noProof/>
          <w:sz w:val="24"/>
          <w:szCs w:val="24"/>
        </w:rPr>
        <w:t>Ecology Letters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16</w:t>
      </w:r>
      <w:r w:rsidRPr="002F4A70">
        <w:rPr>
          <w:rFonts w:ascii="Times New Roman" w:hAnsi="Times New Roman" w:cs="Times New Roman"/>
          <w:noProof/>
          <w:sz w:val="24"/>
          <w:szCs w:val="24"/>
        </w:rPr>
        <w:t>(8), 951–963. doi: 10.1111/ele.12141</w:t>
      </w:r>
    </w:p>
    <w:p w14:paraId="52F83836"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Legendre, P., &amp; Gauthier, O. (2014). Statistical methods for temporal and space-time analysis of community composition data. </w:t>
      </w:r>
      <w:r w:rsidRPr="002F4A70">
        <w:rPr>
          <w:rFonts w:ascii="Times New Roman" w:hAnsi="Times New Roman" w:cs="Times New Roman"/>
          <w:i/>
          <w:iCs/>
          <w:noProof/>
          <w:sz w:val="24"/>
          <w:szCs w:val="24"/>
        </w:rPr>
        <w:t>Proceedings of the Royal Society B: Biological Sciences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281</w:t>
      </w:r>
      <w:r w:rsidRPr="002F4A70">
        <w:rPr>
          <w:rFonts w:ascii="Times New Roman" w:hAnsi="Times New Roman" w:cs="Times New Roman"/>
          <w:noProof/>
          <w:sz w:val="24"/>
          <w:szCs w:val="24"/>
        </w:rPr>
        <w:t>(1778). doi: 10.1098/rspb.2013.2728</w:t>
      </w:r>
    </w:p>
    <w:p w14:paraId="1791424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Legendre, P., &amp; Legendre, L. (2012). </w:t>
      </w:r>
      <w:r w:rsidRPr="002F4A70">
        <w:rPr>
          <w:rFonts w:ascii="Times New Roman" w:hAnsi="Times New Roman" w:cs="Times New Roman"/>
          <w:i/>
          <w:iCs/>
          <w:noProof/>
          <w:sz w:val="24"/>
          <w:szCs w:val="24"/>
        </w:rPr>
        <w:t>Numerical Ecology</w:t>
      </w:r>
      <w:r w:rsidRPr="002F4A70">
        <w:rPr>
          <w:rFonts w:ascii="Times New Roman" w:hAnsi="Times New Roman" w:cs="Times New Roman"/>
          <w:noProof/>
          <w:sz w:val="24"/>
          <w:szCs w:val="24"/>
        </w:rPr>
        <w:t xml:space="preserve"> (Third Engl). Amsterdam: Elsevier.</w:t>
      </w:r>
    </w:p>
    <w:p w14:paraId="3AA7EB97"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2F4A70">
        <w:rPr>
          <w:rFonts w:ascii="Times New Roman" w:hAnsi="Times New Roman" w:cs="Times New Roman"/>
          <w:i/>
          <w:iCs/>
          <w:noProof/>
          <w:sz w:val="24"/>
          <w:szCs w:val="24"/>
        </w:rPr>
        <w:t>Evolutionary Applications</w:t>
      </w:r>
      <w:r w:rsidRPr="002F4A70">
        <w:rPr>
          <w:rFonts w:ascii="Times New Roman" w:hAnsi="Times New Roman" w:cs="Times New Roman"/>
          <w:noProof/>
          <w:sz w:val="24"/>
          <w:szCs w:val="24"/>
        </w:rPr>
        <w:t>, (April), 1–8. doi: 10.1111/eva.12810</w:t>
      </w:r>
    </w:p>
    <w:p w14:paraId="5705E53B"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Lowe, W. H., &amp; Allendorf, F. W. (2010). What can genetics tell us about population connectivity? </w:t>
      </w:r>
      <w:r w:rsidRPr="002F4A70">
        <w:rPr>
          <w:rFonts w:ascii="Times New Roman" w:hAnsi="Times New Roman" w:cs="Times New Roman"/>
          <w:i/>
          <w:iCs/>
          <w:noProof/>
          <w:sz w:val="24"/>
          <w:szCs w:val="24"/>
        </w:rPr>
        <w:t>Molecular Ecology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19</w:t>
      </w:r>
      <w:r w:rsidRPr="002F4A70">
        <w:rPr>
          <w:rFonts w:ascii="Times New Roman" w:hAnsi="Times New Roman" w:cs="Times New Roman"/>
          <w:noProof/>
          <w:sz w:val="24"/>
          <w:szCs w:val="24"/>
        </w:rPr>
        <w:t>(15), 3038–3051. doi: 10.1111/j.1365-294X.2010.04688.x</w:t>
      </w:r>
    </w:p>
    <w:p w14:paraId="1837FF6C"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Manel, S., &amp; Holderegger, R. (2013). Ten years of landscape genetics. </w:t>
      </w:r>
      <w:r w:rsidRPr="002F4A70">
        <w:rPr>
          <w:rFonts w:ascii="Times New Roman" w:hAnsi="Times New Roman" w:cs="Times New Roman"/>
          <w:i/>
          <w:iCs/>
          <w:noProof/>
          <w:sz w:val="24"/>
          <w:szCs w:val="24"/>
        </w:rPr>
        <w:t>Trends in Ecology &amp;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28</w:t>
      </w:r>
      <w:r w:rsidRPr="002F4A70">
        <w:rPr>
          <w:rFonts w:ascii="Times New Roman" w:hAnsi="Times New Roman" w:cs="Times New Roman"/>
          <w:noProof/>
          <w:sz w:val="24"/>
          <w:szCs w:val="24"/>
        </w:rPr>
        <w:t>(10), 614–621. doi: 10.1016/j.tree.2013.05.012</w:t>
      </w:r>
    </w:p>
    <w:p w14:paraId="374E96CB"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lastRenderedPageBreak/>
        <w:t xml:space="preserve">Manel, S., Schwartz, M. K., Luikart, G., &amp; Taberlet, P. (2003). Landscape genetics: combining landscape ecology and population genetics. </w:t>
      </w:r>
      <w:r w:rsidRPr="002F4A70">
        <w:rPr>
          <w:rFonts w:ascii="Times New Roman" w:hAnsi="Times New Roman" w:cs="Times New Roman"/>
          <w:i/>
          <w:iCs/>
          <w:noProof/>
          <w:sz w:val="24"/>
          <w:szCs w:val="24"/>
        </w:rPr>
        <w:t>Trends in Ecology &amp;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18</w:t>
      </w:r>
      <w:r w:rsidRPr="002F4A70">
        <w:rPr>
          <w:rFonts w:ascii="Times New Roman" w:hAnsi="Times New Roman" w:cs="Times New Roman"/>
          <w:noProof/>
          <w:sz w:val="24"/>
          <w:szCs w:val="24"/>
        </w:rPr>
        <w:t>(4), 189–197. doi: 10.1016/S0169-5347(03)00008-9</w:t>
      </w:r>
    </w:p>
    <w:p w14:paraId="5CFBCB4D"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Martensen, A. C., Saura, S., &amp; Fortin, M. J. (2017). Spatio-temporal connectivity: assessing the amount of reachable habitat in dynamic landscapes. </w:t>
      </w:r>
      <w:r w:rsidRPr="002F4A70">
        <w:rPr>
          <w:rFonts w:ascii="Times New Roman" w:hAnsi="Times New Roman" w:cs="Times New Roman"/>
          <w:i/>
          <w:iCs/>
          <w:noProof/>
          <w:sz w:val="24"/>
          <w:szCs w:val="24"/>
        </w:rPr>
        <w:t>Methods in Ecology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8</w:t>
      </w:r>
      <w:r w:rsidRPr="002F4A70">
        <w:rPr>
          <w:rFonts w:ascii="Times New Roman" w:hAnsi="Times New Roman" w:cs="Times New Roman"/>
          <w:noProof/>
          <w:sz w:val="24"/>
          <w:szCs w:val="24"/>
        </w:rPr>
        <w:t>(10), 1253–1264. doi: 10.1111/2041-210X.12799</w:t>
      </w:r>
    </w:p>
    <w:p w14:paraId="42B335D8"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2F4A70">
        <w:rPr>
          <w:rFonts w:ascii="Times New Roman" w:hAnsi="Times New Roman" w:cs="Times New Roman"/>
          <w:i/>
          <w:iCs/>
          <w:noProof/>
          <w:sz w:val="24"/>
          <w:szCs w:val="24"/>
        </w:rPr>
        <w:t>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166</w:t>
      </w:r>
      <w:r w:rsidRPr="002F4A70">
        <w:rPr>
          <w:rFonts w:ascii="Times New Roman" w:hAnsi="Times New Roman" w:cs="Times New Roman"/>
          <w:noProof/>
          <w:sz w:val="24"/>
          <w:szCs w:val="24"/>
        </w:rPr>
        <w:t>(1), 351–372. doi: 10.1534/genetics.166.1.351</w:t>
      </w:r>
    </w:p>
    <w:p w14:paraId="70257662"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Maruyama, T., &amp; Fuerstt, P. A. (1985). Population bottlenecks and nonequilibrium models in opulation genetics. II. Number of alleles in a small population that was formed by a recent bottleneck. </w:t>
      </w:r>
      <w:r w:rsidRPr="002F4A70">
        <w:rPr>
          <w:rFonts w:ascii="Times New Roman" w:hAnsi="Times New Roman" w:cs="Times New Roman"/>
          <w:i/>
          <w:iCs/>
          <w:noProof/>
          <w:sz w:val="24"/>
          <w:szCs w:val="24"/>
        </w:rPr>
        <w:t>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111</w:t>
      </w:r>
      <w:r w:rsidRPr="002F4A70">
        <w:rPr>
          <w:rFonts w:ascii="Times New Roman" w:hAnsi="Times New Roman" w:cs="Times New Roman"/>
          <w:noProof/>
          <w:sz w:val="24"/>
          <w:szCs w:val="24"/>
        </w:rPr>
        <w:t>(3), 675–689. Retrieved from https://www.ncbi.nlm.nih.gov/pmc/articles/PMC1202664/pdf/675.pdf</w:t>
      </w:r>
    </w:p>
    <w:p w14:paraId="683B826A"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2F4A70">
        <w:rPr>
          <w:rFonts w:ascii="Times New Roman" w:hAnsi="Times New Roman" w:cs="Times New Roman"/>
          <w:i/>
          <w:iCs/>
          <w:noProof/>
          <w:sz w:val="24"/>
          <w:szCs w:val="24"/>
        </w:rPr>
        <w:t>Genome</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13</w:t>
      </w:r>
      <w:r w:rsidRPr="002F4A70">
        <w:rPr>
          <w:rFonts w:ascii="Times New Roman" w:hAnsi="Times New Roman" w:cs="Times New Roman"/>
          <w:noProof/>
          <w:sz w:val="24"/>
          <w:szCs w:val="24"/>
        </w:rPr>
        <w:t>(July), 1–13. doi: 10.1139/gen-2019-0004</w:t>
      </w:r>
    </w:p>
    <w:p w14:paraId="4E06FD3D"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Moraes, A. M., Ruiz-Miranda, C. R., Ribeiro, M. C., Grativol, A. D., da S. Carvalho, C., Dietz, J. M., … Galetti, P. M. (2017). Temporal genetic dynamics of reintroduced and translocated populations of the endangered golden lion tamarin (Leontopithecus rosalia). </w:t>
      </w:r>
      <w:r w:rsidRPr="002F4A70">
        <w:rPr>
          <w:rFonts w:ascii="Times New Roman" w:hAnsi="Times New Roman" w:cs="Times New Roman"/>
          <w:i/>
          <w:iCs/>
          <w:noProof/>
          <w:sz w:val="24"/>
          <w:szCs w:val="24"/>
        </w:rPr>
        <w:t>Conservation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18</w:t>
      </w:r>
      <w:r w:rsidRPr="002F4A70">
        <w:rPr>
          <w:rFonts w:ascii="Times New Roman" w:hAnsi="Times New Roman" w:cs="Times New Roman"/>
          <w:noProof/>
          <w:sz w:val="24"/>
          <w:szCs w:val="24"/>
        </w:rPr>
        <w:t>(5), 995–1009. doi: 10.1007/s10592-017-0948-4</w:t>
      </w:r>
    </w:p>
    <w:p w14:paraId="7D2DFA1A"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2F4A70">
        <w:rPr>
          <w:rFonts w:ascii="Times New Roman" w:hAnsi="Times New Roman" w:cs="Times New Roman"/>
          <w:i/>
          <w:iCs/>
          <w:noProof/>
          <w:sz w:val="24"/>
          <w:szCs w:val="24"/>
        </w:rPr>
        <w:t>Methods in Ecology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7</w:t>
      </w:r>
      <w:r w:rsidRPr="002F4A70">
        <w:rPr>
          <w:rFonts w:ascii="Times New Roman" w:hAnsi="Times New Roman" w:cs="Times New Roman"/>
          <w:noProof/>
          <w:sz w:val="24"/>
          <w:szCs w:val="24"/>
        </w:rPr>
        <w:t>(1), 80–89. doi: 10.1111/2041-210X.12466</w:t>
      </w:r>
    </w:p>
    <w:p w14:paraId="67E0BBB1"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Paradis, E. (2010). Pegas: An R package for population genetics with an integrated-modular approach. </w:t>
      </w:r>
      <w:r w:rsidRPr="002F4A70">
        <w:rPr>
          <w:rFonts w:ascii="Times New Roman" w:hAnsi="Times New Roman" w:cs="Times New Roman"/>
          <w:i/>
          <w:iCs/>
          <w:noProof/>
          <w:sz w:val="24"/>
          <w:szCs w:val="24"/>
        </w:rPr>
        <w:t>Bioinformatics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26</w:t>
      </w:r>
      <w:r w:rsidRPr="002F4A70">
        <w:rPr>
          <w:rFonts w:ascii="Times New Roman" w:hAnsi="Times New Roman" w:cs="Times New Roman"/>
          <w:noProof/>
          <w:sz w:val="24"/>
          <w:szCs w:val="24"/>
        </w:rPr>
        <w:t>(3), 419–420. doi: 10.1093/bioinformatics/btp696</w:t>
      </w:r>
    </w:p>
    <w:p w14:paraId="338D6612"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Pereira, P., Teixeira, J., &amp; Velo-Antón, G. (2018). Allele surfing shaped the genetic structure of the European pond turtle via colonization and population expansion across the Iberian Peninsula from Africa. </w:t>
      </w:r>
      <w:r w:rsidRPr="002F4A70">
        <w:rPr>
          <w:rFonts w:ascii="Times New Roman" w:hAnsi="Times New Roman" w:cs="Times New Roman"/>
          <w:i/>
          <w:iCs/>
          <w:noProof/>
          <w:sz w:val="24"/>
          <w:szCs w:val="24"/>
        </w:rPr>
        <w:t>Journal of Biogeography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45</w:t>
      </w:r>
      <w:r w:rsidRPr="002F4A70">
        <w:rPr>
          <w:rFonts w:ascii="Times New Roman" w:hAnsi="Times New Roman" w:cs="Times New Roman"/>
          <w:noProof/>
          <w:sz w:val="24"/>
          <w:szCs w:val="24"/>
        </w:rPr>
        <w:t>(9), 2202–2215. doi: 10.1111/jbi.13412</w:t>
      </w:r>
    </w:p>
    <w:p w14:paraId="5291822D"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Poff, N. L. R., Larson, E. I., Salerno, P. E., Morton, S. G., Kondratieff, B. C., Flecker, A. S., … Funk, W. C. (2018). Extreme streams: species persistence and genomic change in montane insect populations across a flooding gradient. </w:t>
      </w:r>
      <w:r w:rsidRPr="002F4A70">
        <w:rPr>
          <w:rFonts w:ascii="Times New Roman" w:hAnsi="Times New Roman" w:cs="Times New Roman"/>
          <w:i/>
          <w:iCs/>
          <w:noProof/>
          <w:sz w:val="24"/>
          <w:szCs w:val="24"/>
        </w:rPr>
        <w:t>Ecology Letters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21</w:t>
      </w:r>
      <w:r w:rsidRPr="002F4A70">
        <w:rPr>
          <w:rFonts w:ascii="Times New Roman" w:hAnsi="Times New Roman" w:cs="Times New Roman"/>
          <w:noProof/>
          <w:sz w:val="24"/>
          <w:szCs w:val="24"/>
        </w:rPr>
        <w:t>(4), 525–535. doi: 10.1111/ele.12918</w:t>
      </w:r>
    </w:p>
    <w:p w14:paraId="333BD6AF"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R Core Team. (2019). </w:t>
      </w:r>
      <w:r w:rsidRPr="002F4A70">
        <w:rPr>
          <w:rFonts w:ascii="Times New Roman" w:hAnsi="Times New Roman" w:cs="Times New Roman"/>
          <w:i/>
          <w:iCs/>
          <w:noProof/>
          <w:sz w:val="24"/>
          <w:szCs w:val="24"/>
        </w:rPr>
        <w:t>R: A language and environment for statistical computing</w:t>
      </w:r>
      <w:r w:rsidRPr="002F4A70">
        <w:rPr>
          <w:rFonts w:ascii="Times New Roman" w:hAnsi="Times New Roman" w:cs="Times New Roman"/>
          <w:noProof/>
          <w:sz w:val="24"/>
          <w:szCs w:val="24"/>
        </w:rPr>
        <w:t>. Retrieved from https://www.r-project.org/</w:t>
      </w:r>
    </w:p>
    <w:p w14:paraId="19A7C55A"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Rogers, J. S. (1972). Measures of genetic similarity and genetic distances. In M. R. Wheeler </w:t>
      </w:r>
      <w:r w:rsidRPr="002F4A70">
        <w:rPr>
          <w:rFonts w:ascii="Times New Roman" w:hAnsi="Times New Roman" w:cs="Times New Roman"/>
          <w:noProof/>
          <w:sz w:val="24"/>
          <w:szCs w:val="24"/>
        </w:rPr>
        <w:lastRenderedPageBreak/>
        <w:t xml:space="preserve">(Ed.), </w:t>
      </w:r>
      <w:r w:rsidRPr="002F4A70">
        <w:rPr>
          <w:rFonts w:ascii="Times New Roman" w:hAnsi="Times New Roman" w:cs="Times New Roman"/>
          <w:i/>
          <w:iCs/>
          <w:noProof/>
          <w:sz w:val="24"/>
          <w:szCs w:val="24"/>
        </w:rPr>
        <w:t>Studies in Genetics VII</w:t>
      </w:r>
      <w:r w:rsidRPr="002F4A70">
        <w:rPr>
          <w:rFonts w:ascii="Times New Roman" w:hAnsi="Times New Roman" w:cs="Times New Roman"/>
          <w:noProof/>
          <w:sz w:val="24"/>
          <w:szCs w:val="24"/>
        </w:rPr>
        <w:t xml:space="preserve"> (pp. 145–153). Austin: The University of Texas.</w:t>
      </w:r>
    </w:p>
    <w:p w14:paraId="544AD600"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Rousset, F. (1997). Genetic Differentiation and Estimation of Gene Flow from FStatistics Under Isolation by Distance. </w:t>
      </w:r>
      <w:r w:rsidRPr="002F4A70">
        <w:rPr>
          <w:rFonts w:ascii="Times New Roman" w:hAnsi="Times New Roman" w:cs="Times New Roman"/>
          <w:i/>
          <w:iCs/>
          <w:noProof/>
          <w:sz w:val="24"/>
          <w:szCs w:val="24"/>
        </w:rPr>
        <w:t>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145</w:t>
      </w:r>
      <w:r w:rsidRPr="002F4A70">
        <w:rPr>
          <w:rFonts w:ascii="Times New Roman" w:hAnsi="Times New Roman" w:cs="Times New Roman"/>
          <w:noProof/>
          <w:sz w:val="24"/>
          <w:szCs w:val="24"/>
        </w:rPr>
        <w:t>(4), 1219–1228.</w:t>
      </w:r>
    </w:p>
    <w:p w14:paraId="5600A2B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Rousset, F., &amp; Ferdy, J.-B. (2014). Testing environmental and genetic effects in the presence of spatial autocorrelation. </w:t>
      </w:r>
      <w:r w:rsidRPr="002F4A70">
        <w:rPr>
          <w:rFonts w:ascii="Times New Roman" w:hAnsi="Times New Roman" w:cs="Times New Roman"/>
          <w:i/>
          <w:iCs/>
          <w:noProof/>
          <w:sz w:val="24"/>
          <w:szCs w:val="24"/>
        </w:rPr>
        <w:t>Ecography</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37</w:t>
      </w:r>
      <w:r w:rsidRPr="002F4A70">
        <w:rPr>
          <w:rFonts w:ascii="Times New Roman" w:hAnsi="Times New Roman" w:cs="Times New Roman"/>
          <w:noProof/>
          <w:sz w:val="24"/>
          <w:szCs w:val="24"/>
        </w:rPr>
        <w:t>(December 2013), 781–790. doi: 10.1111/ecog.00566</w:t>
      </w:r>
    </w:p>
    <w:p w14:paraId="716EB206"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RStudio Team. (2018). </w:t>
      </w:r>
      <w:r w:rsidRPr="002F4A70">
        <w:rPr>
          <w:rFonts w:ascii="Times New Roman" w:hAnsi="Times New Roman" w:cs="Times New Roman"/>
          <w:i/>
          <w:iCs/>
          <w:noProof/>
          <w:sz w:val="24"/>
          <w:szCs w:val="24"/>
        </w:rPr>
        <w:t>RStudio: Integrated Development for R</w:t>
      </w:r>
      <w:r w:rsidRPr="002F4A70">
        <w:rPr>
          <w:rFonts w:ascii="Times New Roman" w:hAnsi="Times New Roman" w:cs="Times New Roman"/>
          <w:noProof/>
          <w:sz w:val="24"/>
          <w:szCs w:val="24"/>
        </w:rPr>
        <w:t>. Retrieved from http://www.rstudio.com/</w:t>
      </w:r>
    </w:p>
    <w:p w14:paraId="3EB079D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2F4A70">
        <w:rPr>
          <w:rFonts w:ascii="Times New Roman" w:hAnsi="Times New Roman" w:cs="Times New Roman"/>
          <w:i/>
          <w:iCs/>
          <w:noProof/>
          <w:sz w:val="24"/>
          <w:szCs w:val="24"/>
        </w:rPr>
        <w:t>Conservation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11</w:t>
      </w:r>
      <w:r w:rsidRPr="002F4A70">
        <w:rPr>
          <w:rFonts w:ascii="Times New Roman" w:hAnsi="Times New Roman" w:cs="Times New Roman"/>
          <w:noProof/>
          <w:sz w:val="24"/>
          <w:szCs w:val="24"/>
        </w:rPr>
        <w:t>(2), 375–385. doi: 10.1007/s10592-009-0044-5</w:t>
      </w:r>
    </w:p>
    <w:p w14:paraId="133E985A"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2F4A70">
        <w:rPr>
          <w:rFonts w:ascii="Times New Roman" w:hAnsi="Times New Roman" w:cs="Times New Roman"/>
          <w:i/>
          <w:iCs/>
          <w:noProof/>
          <w:sz w:val="24"/>
          <w:szCs w:val="24"/>
        </w:rPr>
        <w:t>Scientific Reports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9</w:t>
      </w:r>
      <w:r w:rsidRPr="002F4A70">
        <w:rPr>
          <w:rFonts w:ascii="Times New Roman" w:hAnsi="Times New Roman" w:cs="Times New Roman"/>
          <w:noProof/>
          <w:sz w:val="24"/>
          <w:szCs w:val="24"/>
        </w:rPr>
        <w:t>(1), 1–9. doi: 10.1038/s41598-019-43435-9</w:t>
      </w:r>
    </w:p>
    <w:p w14:paraId="63678278"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Shimadzu, H., Dornelas, M., &amp; Magurran, A. E. (2015). Measuring temporal turnover in ecological communities. </w:t>
      </w:r>
      <w:r w:rsidRPr="002F4A70">
        <w:rPr>
          <w:rFonts w:ascii="Times New Roman" w:hAnsi="Times New Roman" w:cs="Times New Roman"/>
          <w:i/>
          <w:iCs/>
          <w:noProof/>
          <w:sz w:val="24"/>
          <w:szCs w:val="24"/>
        </w:rPr>
        <w:t>Methods in Ecology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6</w:t>
      </w:r>
      <w:r w:rsidRPr="002F4A70">
        <w:rPr>
          <w:rFonts w:ascii="Times New Roman" w:hAnsi="Times New Roman" w:cs="Times New Roman"/>
          <w:noProof/>
          <w:sz w:val="24"/>
          <w:szCs w:val="24"/>
        </w:rPr>
        <w:t>(12), 1384–1394. doi: 10.1111/2041-210X.12438</w:t>
      </w:r>
    </w:p>
    <w:p w14:paraId="1505244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2F4A70">
        <w:rPr>
          <w:rFonts w:ascii="Times New Roman" w:hAnsi="Times New Roman" w:cs="Times New Roman"/>
          <w:i/>
          <w:iCs/>
          <w:noProof/>
          <w:sz w:val="24"/>
          <w:szCs w:val="24"/>
        </w:rPr>
        <w:t>Molecular Biology and Evolution</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31</w:t>
      </w:r>
      <w:r w:rsidRPr="002F4A70">
        <w:rPr>
          <w:rFonts w:ascii="Times New Roman" w:hAnsi="Times New Roman" w:cs="Times New Roman"/>
          <w:noProof/>
          <w:sz w:val="24"/>
          <w:szCs w:val="24"/>
        </w:rPr>
        <w:t>(9), 2516–2527. doi: 10.1093/molbev/msu192</w:t>
      </w:r>
    </w:p>
    <w:p w14:paraId="014D030C"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Suárez, N. M., Betancor, E., Fregel, R., Rodríguez, F., &amp; Pestano, J. (2012). Genetic signature of a severe forest fire on the endangered Gran Canaria blue chaffinch (Fringilla teydea polatzeki). </w:t>
      </w:r>
      <w:r w:rsidRPr="002F4A70">
        <w:rPr>
          <w:rFonts w:ascii="Times New Roman" w:hAnsi="Times New Roman" w:cs="Times New Roman"/>
          <w:i/>
          <w:iCs/>
          <w:noProof/>
          <w:sz w:val="24"/>
          <w:szCs w:val="24"/>
        </w:rPr>
        <w:t>Conservation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13</w:t>
      </w:r>
      <w:r w:rsidRPr="002F4A70">
        <w:rPr>
          <w:rFonts w:ascii="Times New Roman" w:hAnsi="Times New Roman" w:cs="Times New Roman"/>
          <w:noProof/>
          <w:sz w:val="24"/>
          <w:szCs w:val="24"/>
        </w:rPr>
        <w:t>(2), 499–507. doi: 10.1007/s10592-011-0302-1</w:t>
      </w:r>
    </w:p>
    <w:p w14:paraId="027A9BA2"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Sun, X., &amp; Hedgecock, D. (2017). Temporal genetic change in North American Pacific oyster populations suggests caution in seascape genetics analyses of high gene-flow species. </w:t>
      </w:r>
      <w:r w:rsidRPr="002F4A70">
        <w:rPr>
          <w:rFonts w:ascii="Times New Roman" w:hAnsi="Times New Roman" w:cs="Times New Roman"/>
          <w:i/>
          <w:iCs/>
          <w:noProof/>
          <w:sz w:val="24"/>
          <w:szCs w:val="24"/>
        </w:rPr>
        <w:t>Marine Ecology Progress Series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565</w:t>
      </w:r>
      <w:r w:rsidRPr="002F4A70">
        <w:rPr>
          <w:rFonts w:ascii="Times New Roman" w:hAnsi="Times New Roman" w:cs="Times New Roman"/>
          <w:noProof/>
          <w:sz w:val="24"/>
          <w:szCs w:val="24"/>
        </w:rPr>
        <w:t>, 79–93. doi: 10.3354/meps12009</w:t>
      </w:r>
    </w:p>
    <w:p w14:paraId="34B15924"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Wagner, H. H., &amp; Fortin, M.-J. (2013). A conceptual framework for the spatial analysis of landscape genetic data. </w:t>
      </w:r>
      <w:r w:rsidRPr="002F4A70">
        <w:rPr>
          <w:rFonts w:ascii="Times New Roman" w:hAnsi="Times New Roman" w:cs="Times New Roman"/>
          <w:i/>
          <w:iCs/>
          <w:noProof/>
          <w:sz w:val="24"/>
          <w:szCs w:val="24"/>
        </w:rPr>
        <w:t>Conservation 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14</w:t>
      </w:r>
      <w:r w:rsidRPr="002F4A70">
        <w:rPr>
          <w:rFonts w:ascii="Times New Roman" w:hAnsi="Times New Roman" w:cs="Times New Roman"/>
          <w:noProof/>
          <w:sz w:val="24"/>
          <w:szCs w:val="24"/>
        </w:rPr>
        <w:t>(2), 253–261. doi: 10.1007/s10592-012-0391-5</w:t>
      </w:r>
    </w:p>
    <w:p w14:paraId="12B57D67"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szCs w:val="24"/>
        </w:rPr>
      </w:pPr>
      <w:r w:rsidRPr="002F4A70">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2F4A70">
        <w:rPr>
          <w:rFonts w:ascii="Times New Roman" w:hAnsi="Times New Roman" w:cs="Times New Roman"/>
          <w:i/>
          <w:iCs/>
          <w:noProof/>
          <w:sz w:val="24"/>
          <w:szCs w:val="24"/>
        </w:rPr>
        <w:t>Canadian Journal of Forest Research</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1348</w:t>
      </w:r>
      <w:r w:rsidRPr="002F4A70">
        <w:rPr>
          <w:rFonts w:ascii="Times New Roman" w:hAnsi="Times New Roman" w:cs="Times New Roman"/>
          <w:noProof/>
          <w:sz w:val="24"/>
          <w:szCs w:val="24"/>
        </w:rPr>
        <w:t>(September), 1339–1348. doi: 10.1139/cjfr-2018-0417</w:t>
      </w:r>
    </w:p>
    <w:p w14:paraId="57988FE7" w14:textId="77777777" w:rsidR="002F4A70" w:rsidRPr="002F4A70" w:rsidRDefault="002F4A70" w:rsidP="002F4A70">
      <w:pPr>
        <w:widowControl w:val="0"/>
        <w:autoSpaceDE w:val="0"/>
        <w:autoSpaceDN w:val="0"/>
        <w:adjustRightInd w:val="0"/>
        <w:spacing w:before="240" w:after="240" w:line="240" w:lineRule="auto"/>
        <w:ind w:left="480" w:hanging="480"/>
        <w:rPr>
          <w:rFonts w:ascii="Times New Roman" w:hAnsi="Times New Roman" w:cs="Times New Roman"/>
          <w:noProof/>
          <w:sz w:val="24"/>
        </w:rPr>
      </w:pPr>
      <w:r w:rsidRPr="002F4A70">
        <w:rPr>
          <w:rFonts w:ascii="Times New Roman" w:hAnsi="Times New Roman" w:cs="Times New Roman"/>
          <w:noProof/>
          <w:sz w:val="24"/>
          <w:szCs w:val="24"/>
        </w:rPr>
        <w:t xml:space="preserve">Wright, S. (1943). Isolation by Distance. </w:t>
      </w:r>
      <w:r w:rsidRPr="002F4A70">
        <w:rPr>
          <w:rFonts w:ascii="Times New Roman" w:hAnsi="Times New Roman" w:cs="Times New Roman"/>
          <w:i/>
          <w:iCs/>
          <w:noProof/>
          <w:sz w:val="24"/>
          <w:szCs w:val="24"/>
        </w:rPr>
        <w:t>Genetics</w:t>
      </w:r>
      <w:r w:rsidRPr="002F4A70">
        <w:rPr>
          <w:rFonts w:ascii="Times New Roman" w:hAnsi="Times New Roman" w:cs="Times New Roman"/>
          <w:noProof/>
          <w:sz w:val="24"/>
          <w:szCs w:val="24"/>
        </w:rPr>
        <w:t xml:space="preserve">, </w:t>
      </w:r>
      <w:r w:rsidRPr="002F4A70">
        <w:rPr>
          <w:rFonts w:ascii="Times New Roman" w:hAnsi="Times New Roman" w:cs="Times New Roman"/>
          <w:i/>
          <w:iCs/>
          <w:noProof/>
          <w:sz w:val="24"/>
          <w:szCs w:val="24"/>
        </w:rPr>
        <w:t>28</w:t>
      </w:r>
      <w:r w:rsidRPr="002F4A70">
        <w:rPr>
          <w:rFonts w:ascii="Times New Roman" w:hAnsi="Times New Roman" w:cs="Times New Roman"/>
          <w:noProof/>
          <w:sz w:val="24"/>
          <w:szCs w:val="24"/>
        </w:rPr>
        <w:t>(2), 114–138.</w:t>
      </w:r>
    </w:p>
    <w:p w14:paraId="4413F7C0" w14:textId="77777777" w:rsidR="00060B67" w:rsidRDefault="004E13A5" w:rsidP="000E06D6">
      <w:pPr>
        <w:spacing w:before="240" w:after="240" w:line="276"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4D6E552D" w14:textId="0C26B5AA" w:rsidR="003333C4" w:rsidRDefault="003333C4" w:rsidP="000E06D6">
      <w:pPr>
        <w:spacing w:before="240" w:after="240" w:line="276" w:lineRule="auto"/>
        <w:rPr>
          <w:rFonts w:ascii="Times New Roman" w:hAnsi="Times New Roman" w:cs="Times New Roman"/>
          <w:b/>
          <w:sz w:val="24"/>
          <w:szCs w:val="24"/>
        </w:rPr>
      </w:pPr>
      <w:r w:rsidRPr="003333C4">
        <w:rPr>
          <w:rFonts w:ascii="Times New Roman" w:hAnsi="Times New Roman" w:cs="Times New Roman"/>
          <w:b/>
          <w:sz w:val="24"/>
          <w:szCs w:val="24"/>
        </w:rPr>
        <w:t xml:space="preserve"> </w:t>
      </w:r>
      <w:r>
        <w:rPr>
          <w:rFonts w:ascii="Times New Roman" w:hAnsi="Times New Roman" w:cs="Times New Roman"/>
          <w:b/>
          <w:sz w:val="24"/>
          <w:szCs w:val="24"/>
        </w:rPr>
        <w:t>DATA ACCESSIBILITY</w:t>
      </w:r>
    </w:p>
    <w:p w14:paraId="1CC66BB4" w14:textId="52D2B07C" w:rsidR="003333C4" w:rsidRDefault="003333C4"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All simulation data used for this paper will be deposited online upon acceptance. Functions used to analyze the simulations will be available on a public repository on </w:t>
      </w:r>
      <w:r w:rsidRPr="00ED2205">
        <w:rPr>
          <w:rFonts w:ascii="Times New Roman" w:hAnsi="Times New Roman" w:cs="Times New Roman"/>
          <w:i/>
          <w:sz w:val="24"/>
          <w:szCs w:val="24"/>
        </w:rPr>
        <w:t>GitHub</w:t>
      </w:r>
      <w:r>
        <w:rPr>
          <w:rFonts w:ascii="Times New Roman" w:hAnsi="Times New Roman" w:cs="Times New Roman"/>
          <w:sz w:val="24"/>
          <w:szCs w:val="24"/>
        </w:rPr>
        <w:t>.</w:t>
      </w:r>
      <w:r>
        <w:rPr>
          <w:rFonts w:ascii="Times New Roman" w:hAnsi="Times New Roman" w:cs="Times New Roman"/>
          <w:i/>
          <w:sz w:val="24"/>
          <w:szCs w:val="24"/>
        </w:rPr>
        <w:t xml:space="preserve"> </w:t>
      </w:r>
      <w:r w:rsidRPr="00F36A60">
        <w:rPr>
          <w:rFonts w:ascii="Times New Roman" w:hAnsi="Times New Roman" w:cs="Times New Roman"/>
          <w:sz w:val="24"/>
          <w:szCs w:val="24"/>
        </w:rPr>
        <w:t>TGI,</w:t>
      </w:r>
      <w:r>
        <w:rPr>
          <w:rFonts w:ascii="Times New Roman" w:hAnsi="Times New Roman" w:cs="Times New Roman"/>
          <w:sz w:val="24"/>
          <w:szCs w:val="24"/>
        </w:rPr>
        <w:t xml:space="preserve"> the function that would be most useful to potential users of our approach, will continue to be maintained and developed and may be contributed to a CRAN package in the near future.</w:t>
      </w:r>
    </w:p>
    <w:p w14:paraId="77C96E18" w14:textId="7F12D294" w:rsidR="00067650" w:rsidRDefault="00067650" w:rsidP="000E06D6">
      <w:pPr>
        <w:spacing w:before="240" w:after="240" w:line="276" w:lineRule="auto"/>
        <w:rPr>
          <w:rFonts w:ascii="Times New Roman" w:hAnsi="Times New Roman" w:cs="Times New Roman"/>
          <w:sz w:val="24"/>
          <w:szCs w:val="24"/>
        </w:rPr>
      </w:pPr>
    </w:p>
    <w:p w14:paraId="1025689C" w14:textId="4CB46292" w:rsidR="00067650" w:rsidRDefault="00067650"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t>AUTHOR CONTRIBUTIONS</w:t>
      </w:r>
    </w:p>
    <w:p w14:paraId="46A8D64F" w14:textId="61027A18"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sz w:val="24"/>
          <w:szCs w:val="24"/>
        </w:rPr>
        <w:t>J.W</w:t>
      </w:r>
      <w:r w:rsidRPr="00067650">
        <w:rPr>
          <w:rFonts w:ascii="Times New Roman" w:hAnsi="Times New Roman" w:cs="Times New Roman"/>
          <w:sz w:val="24"/>
          <w:szCs w:val="24"/>
        </w:rPr>
        <w:t xml:space="preserve">. designed the study, </w:t>
      </w:r>
      <w:r w:rsidR="003136A1">
        <w:rPr>
          <w:rFonts w:ascii="Times New Roman" w:hAnsi="Times New Roman" w:cs="Times New Roman"/>
          <w:sz w:val="24"/>
          <w:szCs w:val="24"/>
        </w:rPr>
        <w:t>created</w:t>
      </w:r>
      <w:r w:rsidRPr="00067650">
        <w:rPr>
          <w:rFonts w:ascii="Times New Roman" w:hAnsi="Times New Roman" w:cs="Times New Roman"/>
          <w:sz w:val="24"/>
          <w:szCs w:val="24"/>
        </w:rPr>
        <w:t xml:space="preserve"> the simulation inputs, ran the simulations</w:t>
      </w:r>
      <w:r>
        <w:rPr>
          <w:rFonts w:ascii="Times New Roman" w:hAnsi="Times New Roman" w:cs="Times New Roman"/>
          <w:sz w:val="24"/>
          <w:szCs w:val="24"/>
        </w:rPr>
        <w:t>,</w:t>
      </w:r>
      <w:r w:rsidR="003136A1">
        <w:rPr>
          <w:rFonts w:ascii="Times New Roman" w:hAnsi="Times New Roman" w:cs="Times New Roman"/>
          <w:sz w:val="24"/>
          <w:szCs w:val="24"/>
        </w:rPr>
        <w:t xml:space="preserve"> transformed the TBI function to TGI, </w:t>
      </w:r>
      <w:r w:rsidR="0013574D">
        <w:rPr>
          <w:rFonts w:ascii="Times New Roman" w:hAnsi="Times New Roman" w:cs="Times New Roman"/>
          <w:sz w:val="24"/>
          <w:szCs w:val="24"/>
        </w:rPr>
        <w:t xml:space="preserve">and </w:t>
      </w:r>
      <w:r>
        <w:rPr>
          <w:rFonts w:ascii="Times New Roman" w:hAnsi="Times New Roman" w:cs="Times New Roman"/>
          <w:sz w:val="24"/>
          <w:szCs w:val="24"/>
        </w:rPr>
        <w:t>performed the analyses. P.L</w:t>
      </w:r>
      <w:r w:rsidRPr="00067650">
        <w:rPr>
          <w:rFonts w:ascii="Times New Roman" w:hAnsi="Times New Roman" w:cs="Times New Roman"/>
          <w:sz w:val="24"/>
          <w:szCs w:val="24"/>
        </w:rPr>
        <w:t>.</w:t>
      </w:r>
      <w:r>
        <w:rPr>
          <w:rFonts w:ascii="Times New Roman" w:hAnsi="Times New Roman" w:cs="Times New Roman"/>
          <w:sz w:val="24"/>
          <w:szCs w:val="24"/>
        </w:rPr>
        <w:t xml:space="preserve"> and P.M.A.J. pro</w:t>
      </w:r>
      <w:r w:rsidRPr="00067650">
        <w:rPr>
          <w:rFonts w:ascii="Times New Roman" w:hAnsi="Times New Roman" w:cs="Times New Roman"/>
          <w:sz w:val="24"/>
          <w:szCs w:val="24"/>
        </w:rPr>
        <w:t xml:space="preserve">vided </w:t>
      </w:r>
      <w:r w:rsidR="0013574D">
        <w:rPr>
          <w:rFonts w:ascii="Times New Roman" w:hAnsi="Times New Roman" w:cs="Times New Roman"/>
          <w:sz w:val="24"/>
          <w:szCs w:val="24"/>
        </w:rPr>
        <w:t>advice</w:t>
      </w:r>
      <w:r w:rsidRPr="00067650">
        <w:rPr>
          <w:rFonts w:ascii="Times New Roman" w:hAnsi="Times New Roman" w:cs="Times New Roman"/>
          <w:sz w:val="24"/>
          <w:szCs w:val="24"/>
        </w:rPr>
        <w:t xml:space="preserve"> on</w:t>
      </w:r>
      <w:r w:rsidR="0013574D">
        <w:rPr>
          <w:rFonts w:ascii="Times New Roman" w:hAnsi="Times New Roman" w:cs="Times New Roman"/>
          <w:sz w:val="24"/>
          <w:szCs w:val="24"/>
        </w:rPr>
        <w:t xml:space="preserve"> the study design,</w:t>
      </w:r>
      <w:r>
        <w:rPr>
          <w:rFonts w:ascii="Times New Roman" w:hAnsi="Times New Roman" w:cs="Times New Roman"/>
          <w:sz w:val="24"/>
          <w:szCs w:val="24"/>
        </w:rPr>
        <w:t xml:space="preserve"> analysis</w:t>
      </w:r>
      <w:r w:rsidR="0013574D">
        <w:rPr>
          <w:rFonts w:ascii="Times New Roman" w:hAnsi="Times New Roman" w:cs="Times New Roman"/>
          <w:sz w:val="24"/>
          <w:szCs w:val="24"/>
        </w:rPr>
        <w:t xml:space="preserve">, and the </w:t>
      </w:r>
      <w:r w:rsidR="0059426E">
        <w:rPr>
          <w:rFonts w:ascii="Times New Roman" w:hAnsi="Times New Roman" w:cs="Times New Roman"/>
          <w:sz w:val="24"/>
          <w:szCs w:val="24"/>
        </w:rPr>
        <w:t>visualization</w:t>
      </w:r>
      <w:r w:rsidR="0013574D">
        <w:rPr>
          <w:rFonts w:ascii="Times New Roman" w:hAnsi="Times New Roman" w:cs="Times New Roman"/>
          <w:sz w:val="24"/>
          <w:szCs w:val="24"/>
        </w:rPr>
        <w:t>. J.W., P.L. and P.M.A.J. wrote the paper.</w:t>
      </w:r>
    </w:p>
    <w:p w14:paraId="4B6EED1A" w14:textId="77777777" w:rsidR="00067650" w:rsidRDefault="00067650" w:rsidP="000E06D6">
      <w:pPr>
        <w:spacing w:before="240" w:after="240" w:line="276" w:lineRule="auto"/>
        <w:rPr>
          <w:rFonts w:ascii="Times New Roman" w:hAnsi="Times New Roman" w:cs="Times New Roman"/>
          <w:sz w:val="24"/>
          <w:szCs w:val="24"/>
        </w:rPr>
      </w:pPr>
    </w:p>
    <w:p w14:paraId="41B566EE" w14:textId="4004EAFF" w:rsidR="0011218E" w:rsidRDefault="0011218E" w:rsidP="000E06D6">
      <w:pPr>
        <w:spacing w:before="240" w:after="240" w:line="276" w:lineRule="auto"/>
        <w:rPr>
          <w:rFonts w:ascii="Times New Roman" w:hAnsi="Times New Roman" w:cs="Times New Roman"/>
          <w:b/>
          <w:sz w:val="24"/>
          <w:szCs w:val="24"/>
        </w:rPr>
      </w:pPr>
    </w:p>
    <w:p w14:paraId="17B800CC" w14:textId="5C602E5B" w:rsidR="001C73C8" w:rsidRDefault="001C73C8" w:rsidP="000E06D6">
      <w:pPr>
        <w:spacing w:before="240" w:after="240" w:line="276" w:lineRule="auto"/>
        <w:rPr>
          <w:rFonts w:ascii="Times New Roman" w:hAnsi="Times New Roman" w:cs="Times New Roman"/>
          <w:b/>
          <w:sz w:val="24"/>
          <w:szCs w:val="24"/>
        </w:rPr>
      </w:pPr>
    </w:p>
    <w:p w14:paraId="70DF4C4C" w14:textId="60ACDC44" w:rsidR="001C73C8" w:rsidRDefault="001C73C8" w:rsidP="000E06D6">
      <w:pPr>
        <w:spacing w:before="240" w:after="240" w:line="276" w:lineRule="auto"/>
        <w:rPr>
          <w:rFonts w:ascii="Times New Roman" w:hAnsi="Times New Roman" w:cs="Times New Roman"/>
          <w:b/>
          <w:sz w:val="24"/>
          <w:szCs w:val="24"/>
        </w:rPr>
      </w:pPr>
    </w:p>
    <w:p w14:paraId="285305AD" w14:textId="77777777" w:rsidR="00D63CAD" w:rsidRDefault="00D63CAD" w:rsidP="000E06D6">
      <w:pPr>
        <w:spacing w:before="240" w:after="240"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1DF81713" w14:textId="492194B7" w:rsidR="00067650" w:rsidRPr="00067650" w:rsidRDefault="00067650" w:rsidP="000E06D6">
      <w:pPr>
        <w:spacing w:before="240" w:after="240" w:line="276" w:lineRule="auto"/>
        <w:rPr>
          <w:rFonts w:ascii="Times New Roman" w:hAnsi="Times New Roman" w:cs="Times New Roman"/>
          <w:sz w:val="24"/>
          <w:szCs w:val="24"/>
        </w:rPr>
      </w:pPr>
      <w:r>
        <w:rPr>
          <w:rFonts w:ascii="Times New Roman" w:hAnsi="Times New Roman" w:cs="Times New Roman"/>
          <w:b/>
          <w:sz w:val="24"/>
          <w:szCs w:val="24"/>
        </w:rPr>
        <w:lastRenderedPageBreak/>
        <w:t>TABLES AND FIGURES</w:t>
      </w:r>
    </w:p>
    <w:p w14:paraId="2D90C039" w14:textId="77777777" w:rsidR="0011218E" w:rsidRDefault="0011218E" w:rsidP="000E06D6">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 xml:space="preserve">Table 1: </w:t>
      </w:r>
      <w:r>
        <w:rPr>
          <w:rFonts w:ascii="Times New Roman" w:hAnsi="Times New Roman" w:cs="Times New Roman"/>
          <w:sz w:val="24"/>
          <w:szCs w:val="24"/>
          <w:lang w:val="en-CA"/>
        </w:rPr>
        <w:t>Two-factor s</w:t>
      </w:r>
      <w:r w:rsidRPr="00D74ECC">
        <w:rPr>
          <w:rFonts w:ascii="Times New Roman" w:hAnsi="Times New Roman" w:cs="Times New Roman"/>
          <w:sz w:val="24"/>
          <w:szCs w:val="24"/>
          <w:lang w:val="en-CA"/>
        </w:rPr>
        <w:t>i</w:t>
      </w:r>
      <w:r>
        <w:rPr>
          <w:rFonts w:ascii="Times New Roman" w:hAnsi="Times New Roman" w:cs="Times New Roman"/>
          <w:sz w:val="24"/>
          <w:szCs w:val="24"/>
          <w:lang w:val="en-CA"/>
        </w:rPr>
        <w:t xml:space="preserve">mulation experiment with scenario abbreviations used throughout the manuscript. Rows: number of populations with </w:t>
      </w:r>
      <w:r>
        <w:rPr>
          <w:rFonts w:ascii="Times New Roman" w:eastAsia="Times New Roman" w:hAnsi="Times New Roman" w:cs="Times New Roman"/>
          <w:sz w:val="24"/>
          <w:szCs w:val="24"/>
        </w:rPr>
        <w:t>spatio-temporal population genetic legacies. Columns: dispersal values.</w:t>
      </w:r>
      <w:r>
        <w:rPr>
          <w:rFonts w:ascii="Times New Roman" w:hAnsi="Times New Roman" w:cs="Times New Roman"/>
          <w:sz w:val="24"/>
          <w:szCs w:val="24"/>
          <w:lang w:val="en-CA"/>
        </w:rPr>
        <w:t xml:space="preserve"> Numbers in parentheses indicate the number of unique simulations ran for each factor level or combination of factor levels. We ran 2160 simulations in total.</w:t>
      </w:r>
    </w:p>
    <w:tbl>
      <w:tblPr>
        <w:tblStyle w:val="Grilledutableau"/>
        <w:tblW w:w="0" w:type="auto"/>
        <w:tblLook w:val="04A0" w:firstRow="1" w:lastRow="0" w:firstColumn="1" w:lastColumn="0" w:noHBand="0" w:noVBand="1"/>
      </w:tblPr>
      <w:tblGrid>
        <w:gridCol w:w="2605"/>
        <w:gridCol w:w="2250"/>
        <w:gridCol w:w="2157"/>
        <w:gridCol w:w="2338"/>
      </w:tblGrid>
      <w:tr w:rsidR="0011218E" w14:paraId="50ADC9B8" w14:textId="77777777" w:rsidTr="00060B67">
        <w:trPr>
          <w:trHeight w:val="1160"/>
        </w:trPr>
        <w:tc>
          <w:tcPr>
            <w:tcW w:w="2605" w:type="dxa"/>
          </w:tcPr>
          <w:p w14:paraId="252B0441" w14:textId="77777777" w:rsidR="0011218E" w:rsidRDefault="0011218E" w:rsidP="000E06D6">
            <w:pPr>
              <w:spacing w:before="240" w:line="276" w:lineRule="auto"/>
              <w:jc w:val="right"/>
              <w:rPr>
                <w:rFonts w:ascii="Times New Roman" w:hAnsi="Times New Roman" w:cs="Times New Roman"/>
                <w:i/>
                <w:sz w:val="24"/>
                <w:szCs w:val="24"/>
                <w:lang w:val="en-CA"/>
              </w:rPr>
            </w:pPr>
            <w:r w:rsidRPr="003D5A1B">
              <w:rPr>
                <w:rFonts w:ascii="Times New Roman" w:hAnsi="Times New Roman" w:cs="Times New Roman"/>
                <w:i/>
                <w:sz w:val="24"/>
                <w:szCs w:val="24"/>
                <w:lang w:val="en-CA"/>
              </w:rPr>
              <w:t>Dispersal</w:t>
            </w:r>
            <w:r>
              <w:rPr>
                <w:rFonts w:ascii="Times New Roman" w:hAnsi="Times New Roman" w:cs="Times New Roman"/>
                <w:i/>
                <w:sz w:val="24"/>
                <w:szCs w:val="24"/>
                <w:lang w:val="en-CA"/>
              </w:rPr>
              <w:t xml:space="preserve"> (B)</w:t>
            </w:r>
          </w:p>
          <w:p w14:paraId="7E4EF844" w14:textId="77777777" w:rsidR="0011218E" w:rsidRPr="003D5A1B" w:rsidRDefault="0011218E" w:rsidP="000E06D6">
            <w:pPr>
              <w:spacing w:before="240" w:line="276" w:lineRule="auto"/>
              <w:rPr>
                <w:rFonts w:ascii="Times New Roman" w:hAnsi="Times New Roman" w:cs="Times New Roman"/>
                <w:i/>
                <w:sz w:val="24"/>
                <w:szCs w:val="24"/>
                <w:lang w:val="en-CA"/>
              </w:rPr>
            </w:pPr>
            <w:r>
              <w:rPr>
                <w:rFonts w:ascii="Times New Roman" w:hAnsi="Times New Roman" w:cs="Times New Roman"/>
                <w:i/>
                <w:sz w:val="24"/>
                <w:szCs w:val="24"/>
                <w:lang w:val="en-CA"/>
              </w:rPr>
              <w:t>No. populations</w:t>
            </w:r>
          </w:p>
        </w:tc>
        <w:tc>
          <w:tcPr>
            <w:tcW w:w="2250" w:type="dxa"/>
          </w:tcPr>
          <w:p w14:paraId="369753EC"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Low</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w:t>
            </w:r>
            <w:r w:rsidRPr="003D5A1B">
              <w:rPr>
                <w:rFonts w:ascii="Times New Roman" w:hAnsi="Times New Roman" w:cs="Times New Roman"/>
                <w:sz w:val="24"/>
                <w:szCs w:val="24"/>
                <w:lang w:val="en-CA"/>
              </w:rPr>
              <w:t>0)</w:t>
            </w:r>
          </w:p>
        </w:tc>
        <w:tc>
          <w:tcPr>
            <w:tcW w:w="2157" w:type="dxa"/>
          </w:tcPr>
          <w:p w14:paraId="667B4B17"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Moderate</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c>
          <w:tcPr>
            <w:tcW w:w="2338" w:type="dxa"/>
          </w:tcPr>
          <w:p w14:paraId="22FCA0B3" w14:textId="77777777" w:rsidR="0011218E" w:rsidRPr="003D5A1B" w:rsidRDefault="0011218E" w:rsidP="000E06D6">
            <w:pPr>
              <w:spacing w:before="240" w:line="276" w:lineRule="auto"/>
              <w:jc w:val="center"/>
              <w:rPr>
                <w:rFonts w:ascii="Times New Roman" w:hAnsi="Times New Roman" w:cs="Times New Roman"/>
                <w:b/>
                <w:sz w:val="24"/>
                <w:szCs w:val="24"/>
                <w:lang w:val="en-CA"/>
              </w:rPr>
            </w:pPr>
            <w:r w:rsidRPr="003D5A1B">
              <w:rPr>
                <w:rFonts w:ascii="Times New Roman" w:hAnsi="Times New Roman" w:cs="Times New Roman"/>
                <w:b/>
                <w:sz w:val="24"/>
                <w:szCs w:val="24"/>
                <w:lang w:val="en-CA"/>
              </w:rPr>
              <w:t>High</w:t>
            </w:r>
            <w:r>
              <w:rPr>
                <w:rFonts w:ascii="Times New Roman" w:hAnsi="Times New Roman" w:cs="Times New Roman"/>
                <w:b/>
                <w:sz w:val="24"/>
                <w:szCs w:val="24"/>
                <w:lang w:val="en-CA"/>
              </w:rPr>
              <w:t xml:space="preserve"> </w:t>
            </w:r>
            <w:r>
              <w:rPr>
                <w:rFonts w:ascii="Times New Roman" w:hAnsi="Times New Roman" w:cs="Times New Roman"/>
                <w:sz w:val="24"/>
                <w:szCs w:val="24"/>
                <w:lang w:val="en-CA"/>
              </w:rPr>
              <w:t>(720</w:t>
            </w:r>
            <w:r w:rsidRPr="003D5A1B">
              <w:rPr>
                <w:rFonts w:ascii="Times New Roman" w:hAnsi="Times New Roman" w:cs="Times New Roman"/>
                <w:sz w:val="24"/>
                <w:szCs w:val="24"/>
                <w:lang w:val="en-CA"/>
              </w:rPr>
              <w:t>)</w:t>
            </w:r>
          </w:p>
        </w:tc>
      </w:tr>
      <w:tr w:rsidR="0011218E" w14:paraId="6CD2AC75" w14:textId="77777777" w:rsidTr="00060B67">
        <w:tc>
          <w:tcPr>
            <w:tcW w:w="2605" w:type="dxa"/>
          </w:tcPr>
          <w:p w14:paraId="362077C1"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1</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69EEDC6"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L1 (180)</w:t>
            </w:r>
          </w:p>
        </w:tc>
        <w:tc>
          <w:tcPr>
            <w:tcW w:w="2157" w:type="dxa"/>
          </w:tcPr>
          <w:p w14:paraId="6A14836B"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M1 (180)</w:t>
            </w:r>
          </w:p>
        </w:tc>
        <w:tc>
          <w:tcPr>
            <w:tcW w:w="2338" w:type="dxa"/>
          </w:tcPr>
          <w:p w14:paraId="30028C72"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H1 (180)</w:t>
            </w:r>
          </w:p>
        </w:tc>
      </w:tr>
      <w:tr w:rsidR="0011218E" w14:paraId="5812C1E9" w14:textId="77777777" w:rsidTr="00060B67">
        <w:tc>
          <w:tcPr>
            <w:tcW w:w="2605" w:type="dxa"/>
          </w:tcPr>
          <w:p w14:paraId="692EE370"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2</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46D81E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L2 (180)</w:t>
            </w:r>
          </w:p>
        </w:tc>
        <w:tc>
          <w:tcPr>
            <w:tcW w:w="2157" w:type="dxa"/>
          </w:tcPr>
          <w:p w14:paraId="6C271867"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M2 (180)</w:t>
            </w:r>
          </w:p>
        </w:tc>
        <w:tc>
          <w:tcPr>
            <w:tcW w:w="2338" w:type="dxa"/>
          </w:tcPr>
          <w:p w14:paraId="32E00B0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H2 (180)</w:t>
            </w:r>
          </w:p>
        </w:tc>
      </w:tr>
      <w:tr w:rsidR="0011218E" w14:paraId="2CF29EAE" w14:textId="77777777" w:rsidTr="00060B67">
        <w:tc>
          <w:tcPr>
            <w:tcW w:w="2605" w:type="dxa"/>
          </w:tcPr>
          <w:p w14:paraId="62A5E959" w14:textId="77777777" w:rsidR="0011218E" w:rsidRPr="003D5A1B" w:rsidRDefault="0011218E" w:rsidP="00D63CAD">
            <w:pPr>
              <w:spacing w:before="240" w:line="276" w:lineRule="auto"/>
              <w:rPr>
                <w:rFonts w:ascii="Times New Roman" w:hAnsi="Times New Roman" w:cs="Times New Roman"/>
                <w:b/>
                <w:sz w:val="24"/>
                <w:szCs w:val="24"/>
                <w:lang w:val="en-CA"/>
              </w:rPr>
            </w:pPr>
            <w:r w:rsidRPr="003D5A1B">
              <w:rPr>
                <w:rFonts w:ascii="Times New Roman" w:hAnsi="Times New Roman" w:cs="Times New Roman"/>
                <w:b/>
                <w:sz w:val="24"/>
                <w:szCs w:val="24"/>
                <w:lang w:val="en-CA"/>
              </w:rPr>
              <w:t>3</w:t>
            </w:r>
            <w:r>
              <w:rPr>
                <w:rFonts w:ascii="Times New Roman" w:hAnsi="Times New Roman" w:cs="Times New Roman"/>
                <w:b/>
                <w:sz w:val="24"/>
                <w:szCs w:val="24"/>
                <w:lang w:val="en-CA"/>
              </w:rPr>
              <w:t xml:space="preserve"> </w:t>
            </w:r>
            <w:r w:rsidRPr="003D5A1B">
              <w:rPr>
                <w:rFonts w:ascii="Times New Roman" w:hAnsi="Times New Roman" w:cs="Times New Roman"/>
                <w:sz w:val="24"/>
                <w:szCs w:val="24"/>
                <w:lang w:val="en-CA"/>
              </w:rPr>
              <w:t>(540)</w:t>
            </w:r>
          </w:p>
        </w:tc>
        <w:tc>
          <w:tcPr>
            <w:tcW w:w="2250" w:type="dxa"/>
          </w:tcPr>
          <w:p w14:paraId="11F5F625"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L3 (180)</w:t>
            </w:r>
          </w:p>
        </w:tc>
        <w:tc>
          <w:tcPr>
            <w:tcW w:w="2157" w:type="dxa"/>
          </w:tcPr>
          <w:p w14:paraId="23F091C1"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M3 (180)</w:t>
            </w:r>
          </w:p>
        </w:tc>
        <w:tc>
          <w:tcPr>
            <w:tcW w:w="2338" w:type="dxa"/>
          </w:tcPr>
          <w:p w14:paraId="5F146850"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H3 (180)</w:t>
            </w:r>
          </w:p>
        </w:tc>
      </w:tr>
      <w:tr w:rsidR="0011218E" w14:paraId="5206BFEC" w14:textId="77777777" w:rsidTr="00060B67">
        <w:tc>
          <w:tcPr>
            <w:tcW w:w="2605" w:type="dxa"/>
          </w:tcPr>
          <w:p w14:paraId="72BE35FA" w14:textId="77777777" w:rsidR="0011218E" w:rsidRPr="004C5976" w:rsidRDefault="0011218E" w:rsidP="00D63CAD">
            <w:pPr>
              <w:spacing w:before="240" w:line="276" w:lineRule="auto"/>
              <w:rPr>
                <w:rFonts w:ascii="Times New Roman" w:hAnsi="Times New Roman" w:cs="Times New Roman"/>
                <w:sz w:val="24"/>
                <w:szCs w:val="24"/>
                <w:lang w:val="en-CA"/>
              </w:rPr>
            </w:pPr>
            <w:r>
              <w:rPr>
                <w:rFonts w:ascii="Times New Roman" w:hAnsi="Times New Roman" w:cs="Times New Roman"/>
                <w:b/>
                <w:sz w:val="24"/>
                <w:szCs w:val="24"/>
                <w:lang w:val="en-CA"/>
              </w:rPr>
              <w:t>0: control</w:t>
            </w:r>
            <w:r>
              <w:rPr>
                <w:rFonts w:ascii="Times New Roman" w:hAnsi="Times New Roman" w:cs="Times New Roman"/>
                <w:sz w:val="24"/>
                <w:szCs w:val="24"/>
                <w:lang w:val="en-CA"/>
              </w:rPr>
              <w:t xml:space="preserve"> (540)</w:t>
            </w:r>
          </w:p>
        </w:tc>
        <w:tc>
          <w:tcPr>
            <w:tcW w:w="2250" w:type="dxa"/>
          </w:tcPr>
          <w:p w14:paraId="06299D94"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CL (180)</w:t>
            </w:r>
          </w:p>
        </w:tc>
        <w:tc>
          <w:tcPr>
            <w:tcW w:w="2157" w:type="dxa"/>
          </w:tcPr>
          <w:p w14:paraId="058EDDA8"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 xml:space="preserve">CM (180) </w:t>
            </w:r>
          </w:p>
        </w:tc>
        <w:tc>
          <w:tcPr>
            <w:tcW w:w="2338" w:type="dxa"/>
          </w:tcPr>
          <w:p w14:paraId="54DA33EC" w14:textId="77777777" w:rsidR="0011218E" w:rsidRDefault="0011218E" w:rsidP="00D63CAD">
            <w:pPr>
              <w:spacing w:before="240" w:line="276"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CH (180)</w:t>
            </w:r>
          </w:p>
        </w:tc>
      </w:tr>
    </w:tbl>
    <w:p w14:paraId="52BF2944" w14:textId="0DEBF8CD" w:rsidR="004E13A5" w:rsidRDefault="004E13A5"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767B3B24"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52C4C8A2"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29BC9D9B"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64E71C0A" w14:textId="77777777" w:rsidR="00DF14EE" w:rsidRDefault="00DF14EE" w:rsidP="00D63CAD">
      <w:pPr>
        <w:spacing w:before="240" w:after="240" w:line="276" w:lineRule="auto"/>
        <w:rPr>
          <w:rFonts w:ascii="Times New Roman" w:eastAsia="Times New Roman" w:hAnsi="Times New Roman" w:cs="Times New Roman"/>
          <w:b/>
          <w:sz w:val="24"/>
          <w:szCs w:val="24"/>
        </w:rPr>
      </w:pPr>
    </w:p>
    <w:p w14:paraId="070A22A3" w14:textId="77777777" w:rsidR="0059426E" w:rsidRDefault="0059426E"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1F2A70D" w14:textId="6E77DA99" w:rsidR="0011218E" w:rsidRPr="005C268D" w:rsidRDefault="0011218E" w:rsidP="00D63CAD">
      <w:pPr>
        <w:spacing w:before="240" w:after="240" w:line="276" w:lineRule="auto"/>
        <w:rPr>
          <w:rFonts w:ascii="Times New Roman" w:eastAsia="Times New Roman" w:hAnsi="Times New Roman" w:cs="Times New Roman"/>
          <w:sz w:val="24"/>
          <w:szCs w:val="24"/>
          <w:lang w:val="fr-CA"/>
        </w:rPr>
      </w:pPr>
      <w:r w:rsidRPr="00D66B9D">
        <w:rPr>
          <w:rFonts w:ascii="Times New Roman" w:eastAsia="Times New Roman" w:hAnsi="Times New Roman" w:cs="Times New Roman"/>
          <w:b/>
          <w:sz w:val="24"/>
          <w:szCs w:val="24"/>
        </w:rPr>
        <w:lastRenderedPageBreak/>
        <w:t>Table 2.</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Are </w:t>
      </w:r>
      <w:r w:rsidR="00BC35A2">
        <w:rPr>
          <w:rFonts w:ascii="Times New Roman" w:eastAsia="Times New Roman" w:hAnsi="Times New Roman" w:cs="Times New Roman"/>
          <w:sz w:val="24"/>
          <w:szCs w:val="24"/>
        </w:rPr>
        <w:t xml:space="preserve">average </w:t>
      </w:r>
      <w:r>
        <w:rPr>
          <w:rFonts w:ascii="Times New Roman" w:eastAsia="Times New Roman" w:hAnsi="Times New Roman" w:cs="Times New Roman"/>
          <w:sz w:val="24"/>
          <w:szCs w:val="24"/>
        </w:rPr>
        <w:t>FPR values staying below the thresholds used in the TGI tests? True (T) or False (F).</w:t>
      </w:r>
    </w:p>
    <w:tbl>
      <w:tblPr>
        <w:tblStyle w:val="Grilledutableau"/>
        <w:tblpPr w:vertAnchor="text" w:tblpY="1"/>
        <w:tblOverlap w:val="never"/>
        <w:tblW w:w="5000" w:type="pct"/>
        <w:tblCellMar>
          <w:left w:w="0" w:type="dxa"/>
          <w:right w:w="0" w:type="dxa"/>
        </w:tblCellMar>
        <w:tblLook w:val="04A0" w:firstRow="1" w:lastRow="0" w:firstColumn="1" w:lastColumn="0" w:noHBand="0" w:noVBand="1"/>
      </w:tblPr>
      <w:tblGrid>
        <w:gridCol w:w="1377"/>
        <w:gridCol w:w="637"/>
        <w:gridCol w:w="917"/>
        <w:gridCol w:w="917"/>
        <w:gridCol w:w="917"/>
        <w:gridCol w:w="917"/>
        <w:gridCol w:w="917"/>
        <w:gridCol w:w="917"/>
        <w:gridCol w:w="917"/>
        <w:gridCol w:w="917"/>
      </w:tblGrid>
      <w:tr w:rsidR="0011218E" w14:paraId="755BB5F7" w14:textId="77777777" w:rsidTr="005C268D">
        <w:trPr>
          <w:cantSplit/>
          <w:trHeight w:val="1097"/>
        </w:trPr>
        <w:tc>
          <w:tcPr>
            <w:tcW w:w="650" w:type="pct"/>
            <w:tcBorders>
              <w:bottom w:val="single" w:sz="4" w:space="0" w:color="auto"/>
            </w:tcBorders>
            <w:noWrap/>
          </w:tcPr>
          <w:p w14:paraId="14FF6BE0" w14:textId="77777777" w:rsidR="0011218E" w:rsidRDefault="0011218E" w:rsidP="00D63CAD">
            <w:pPr>
              <w:spacing w:before="240" w:after="240" w:line="276" w:lineRule="auto"/>
              <w:jc w:val="center"/>
              <w:rPr>
                <w:rFonts w:ascii="Times New Roman" w:eastAsia="Times New Roman" w:hAnsi="Times New Roman" w:cs="Times New Roman"/>
                <w:i/>
                <w:sz w:val="24"/>
                <w:szCs w:val="24"/>
              </w:rPr>
            </w:pPr>
            <w:r w:rsidRPr="00CB24CD">
              <w:rPr>
                <w:rFonts w:ascii="Times New Roman" w:eastAsia="Times New Roman" w:hAnsi="Times New Roman" w:cs="Times New Roman"/>
                <w:i/>
                <w:sz w:val="24"/>
                <w:szCs w:val="24"/>
              </w:rPr>
              <w:t>Scenario</w:t>
            </w:r>
            <w:r>
              <w:rPr>
                <w:rFonts w:ascii="Times New Roman" w:eastAsia="Times New Roman" w:hAnsi="Times New Roman" w:cs="Times New Roman"/>
                <w:i/>
                <w:sz w:val="24"/>
                <w:szCs w:val="24"/>
              </w:rPr>
              <w:t>s</w:t>
            </w:r>
          </w:p>
          <w:p w14:paraId="25DA3529" w14:textId="77777777" w:rsidR="0011218E" w:rsidRPr="00CB24CD" w:rsidRDefault="0011218E" w:rsidP="00D63CAD">
            <w:pPr>
              <w:spacing w:before="240" w:after="240" w:line="276"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Pr="00CB24CD">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Thresholds</w:t>
            </w:r>
          </w:p>
        </w:tc>
        <w:tc>
          <w:tcPr>
            <w:tcW w:w="350" w:type="pct"/>
            <w:tcBorders>
              <w:bottom w:val="single" w:sz="4" w:space="0" w:color="auto"/>
            </w:tcBorders>
          </w:tcPr>
          <w:p w14:paraId="3F3635FE"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L1</w:t>
            </w:r>
          </w:p>
        </w:tc>
        <w:tc>
          <w:tcPr>
            <w:tcW w:w="500" w:type="pct"/>
            <w:tcBorders>
              <w:bottom w:val="single" w:sz="4" w:space="0" w:color="auto"/>
            </w:tcBorders>
          </w:tcPr>
          <w:p w14:paraId="1DC231C9"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L2</w:t>
            </w:r>
          </w:p>
        </w:tc>
        <w:tc>
          <w:tcPr>
            <w:tcW w:w="500" w:type="pct"/>
            <w:tcBorders>
              <w:bottom w:val="single" w:sz="4" w:space="0" w:color="auto"/>
            </w:tcBorders>
          </w:tcPr>
          <w:p w14:paraId="3DFC9DB3"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L3</w:t>
            </w:r>
          </w:p>
        </w:tc>
        <w:tc>
          <w:tcPr>
            <w:tcW w:w="500" w:type="pct"/>
            <w:tcBorders>
              <w:bottom w:val="single" w:sz="4" w:space="0" w:color="auto"/>
            </w:tcBorders>
          </w:tcPr>
          <w:p w14:paraId="1F3A9FEA"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M1</w:t>
            </w:r>
          </w:p>
        </w:tc>
        <w:tc>
          <w:tcPr>
            <w:tcW w:w="500" w:type="pct"/>
            <w:tcBorders>
              <w:bottom w:val="single" w:sz="4" w:space="0" w:color="auto"/>
            </w:tcBorders>
          </w:tcPr>
          <w:p w14:paraId="27159D37"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M2</w:t>
            </w:r>
          </w:p>
        </w:tc>
        <w:tc>
          <w:tcPr>
            <w:tcW w:w="500" w:type="pct"/>
            <w:tcBorders>
              <w:bottom w:val="single" w:sz="4" w:space="0" w:color="auto"/>
            </w:tcBorders>
          </w:tcPr>
          <w:p w14:paraId="033D0C38"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M3</w:t>
            </w:r>
          </w:p>
        </w:tc>
        <w:tc>
          <w:tcPr>
            <w:tcW w:w="500" w:type="pct"/>
            <w:tcBorders>
              <w:bottom w:val="single" w:sz="4" w:space="0" w:color="auto"/>
            </w:tcBorders>
          </w:tcPr>
          <w:p w14:paraId="580A6D86"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H1</w:t>
            </w:r>
          </w:p>
        </w:tc>
        <w:tc>
          <w:tcPr>
            <w:tcW w:w="500" w:type="pct"/>
            <w:tcBorders>
              <w:bottom w:val="single" w:sz="4" w:space="0" w:color="auto"/>
            </w:tcBorders>
          </w:tcPr>
          <w:p w14:paraId="23189BD4"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H2</w:t>
            </w:r>
          </w:p>
        </w:tc>
        <w:tc>
          <w:tcPr>
            <w:tcW w:w="500" w:type="pct"/>
            <w:tcBorders>
              <w:bottom w:val="single" w:sz="4" w:space="0" w:color="auto"/>
            </w:tcBorders>
          </w:tcPr>
          <w:p w14:paraId="021EDEF3" w14:textId="77777777" w:rsidR="0011218E" w:rsidRPr="00CB24CD" w:rsidRDefault="0011218E" w:rsidP="00D63CAD">
            <w:pPr>
              <w:spacing w:before="240" w:after="240" w:line="276" w:lineRule="auto"/>
              <w:jc w:val="center"/>
              <w:rPr>
                <w:rFonts w:ascii="Times New Roman" w:eastAsia="Times New Roman" w:hAnsi="Times New Roman" w:cs="Times New Roman"/>
                <w:b/>
                <w:sz w:val="24"/>
                <w:szCs w:val="24"/>
              </w:rPr>
            </w:pPr>
            <w:r w:rsidRPr="00CB24CD">
              <w:rPr>
                <w:rFonts w:ascii="Times New Roman" w:eastAsia="Times New Roman" w:hAnsi="Times New Roman" w:cs="Times New Roman"/>
                <w:b/>
                <w:sz w:val="24"/>
                <w:szCs w:val="24"/>
              </w:rPr>
              <w:t>H3</w:t>
            </w:r>
          </w:p>
        </w:tc>
      </w:tr>
      <w:tr w:rsidR="0011218E" w14:paraId="706CF14B" w14:textId="77777777" w:rsidTr="005C268D">
        <w:trPr>
          <w:cantSplit/>
          <w:trHeight w:hRule="exact" w:val="432"/>
        </w:trPr>
        <w:tc>
          <w:tcPr>
            <w:tcW w:w="650" w:type="pct"/>
          </w:tcPr>
          <w:p w14:paraId="5A60AC95"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0.0010</w:t>
            </w:r>
          </w:p>
        </w:tc>
        <w:tc>
          <w:tcPr>
            <w:tcW w:w="350" w:type="pct"/>
            <w:shd w:val="clear" w:color="auto" w:fill="92D050"/>
          </w:tcPr>
          <w:p w14:paraId="49C9B79B"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5A95893A"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BE60B2"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3905258"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2B3F753"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D240092"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936BD94"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41396C1"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E8B4898" w14:textId="77777777" w:rsidR="0011218E" w:rsidRPr="005248EF" w:rsidRDefault="0011218E"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r>
      <w:tr w:rsidR="0011218E" w14:paraId="3C9EAF71" w14:textId="77777777" w:rsidTr="005C268D">
        <w:trPr>
          <w:cantSplit/>
          <w:trHeight w:hRule="exact" w:val="432"/>
        </w:trPr>
        <w:tc>
          <w:tcPr>
            <w:tcW w:w="650" w:type="pct"/>
          </w:tcPr>
          <w:p w14:paraId="1E71B0AD" w14:textId="21372383" w:rsidR="0011218E" w:rsidRPr="005248EF" w:rsidRDefault="00CD0163"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0.0050</w:t>
            </w:r>
          </w:p>
        </w:tc>
        <w:tc>
          <w:tcPr>
            <w:tcW w:w="350" w:type="pct"/>
            <w:shd w:val="clear" w:color="auto" w:fill="auto"/>
          </w:tcPr>
          <w:p w14:paraId="0A939C04"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BD4FDA6"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513ABFD"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EB9C4DB"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C1C506"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B04B40" w14:textId="77777777" w:rsidR="0011218E" w:rsidRPr="00E739F5" w:rsidRDefault="0011218E"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943A872" w14:textId="2473CB78"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3A20137" w14:textId="58F8513A"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9159916" w14:textId="100038AF" w:rsidR="0011218E"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41280AE9" w14:textId="77777777" w:rsidTr="005C268D">
        <w:trPr>
          <w:cantSplit/>
          <w:trHeight w:hRule="exact" w:val="432"/>
        </w:trPr>
        <w:tc>
          <w:tcPr>
            <w:tcW w:w="650" w:type="pct"/>
          </w:tcPr>
          <w:p w14:paraId="2EBD62B6" w14:textId="0B46C0B5"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0.0100</w:t>
            </w:r>
          </w:p>
        </w:tc>
        <w:tc>
          <w:tcPr>
            <w:tcW w:w="350" w:type="pct"/>
            <w:shd w:val="clear" w:color="auto" w:fill="auto"/>
          </w:tcPr>
          <w:p w14:paraId="32809FBC" w14:textId="68F9DF68"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B7CAAF1" w14:textId="788E985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8B6A981" w14:textId="22B2272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2919E6B" w14:textId="1EC2963E"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7773F92" w14:textId="6F3B3E0F"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4CE8F91" w14:textId="035CB725"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3668B1D" w14:textId="477ACC11"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FF39E6B" w14:textId="3523016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0114244" w14:textId="4D72FB8F"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3B6A5E8" w14:textId="77777777" w:rsidTr="005C268D">
        <w:trPr>
          <w:cantSplit/>
          <w:trHeight w:hRule="exact" w:val="432"/>
        </w:trPr>
        <w:tc>
          <w:tcPr>
            <w:tcW w:w="650" w:type="pct"/>
          </w:tcPr>
          <w:p w14:paraId="38376F2D" w14:textId="1A8CBBD8"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0.0150</w:t>
            </w:r>
          </w:p>
        </w:tc>
        <w:tc>
          <w:tcPr>
            <w:tcW w:w="350" w:type="pct"/>
            <w:shd w:val="clear" w:color="auto" w:fill="auto"/>
          </w:tcPr>
          <w:p w14:paraId="41B0E5B8" w14:textId="21F0D48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698B8D" w14:textId="1F2A272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1B738A" w14:textId="6FDE030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E2C74BB" w14:textId="0EB03A1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A873707" w14:textId="19CF412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6BC39" w14:textId="71F6F044"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A7F7E6C" w14:textId="3A2DFFB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821B30E" w14:textId="66EF2EA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DEDC50" w14:textId="3A85A10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6381A15B" w14:textId="77777777" w:rsidTr="005C268D">
        <w:trPr>
          <w:cantSplit/>
          <w:trHeight w:hRule="exact" w:val="432"/>
        </w:trPr>
        <w:tc>
          <w:tcPr>
            <w:tcW w:w="650" w:type="pct"/>
          </w:tcPr>
          <w:p w14:paraId="61077BA3" w14:textId="08881C4A"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0.0200</w:t>
            </w:r>
          </w:p>
        </w:tc>
        <w:tc>
          <w:tcPr>
            <w:tcW w:w="350" w:type="pct"/>
            <w:shd w:val="clear" w:color="auto" w:fill="auto"/>
          </w:tcPr>
          <w:p w14:paraId="771F0B8E" w14:textId="6A7BCCD9"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0B43A3" w14:textId="6E7E4676"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42ECA90" w14:textId="3436790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21DC404" w14:textId="512B422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F58ECA" w14:textId="45AEE7D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73C436" w14:textId="7DBDD0EE"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93B1A83" w14:textId="42C7D09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B751E0E" w14:textId="4452CEF5"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70EF2B4" w14:textId="52B3669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21DE99A7" w14:textId="77777777" w:rsidTr="005C268D">
        <w:trPr>
          <w:cantSplit/>
          <w:trHeight w:hRule="exact" w:val="432"/>
        </w:trPr>
        <w:tc>
          <w:tcPr>
            <w:tcW w:w="650" w:type="pct"/>
          </w:tcPr>
          <w:p w14:paraId="7F180236"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0.0250</w:t>
            </w:r>
          </w:p>
        </w:tc>
        <w:tc>
          <w:tcPr>
            <w:tcW w:w="350" w:type="pct"/>
            <w:shd w:val="clear" w:color="auto" w:fill="auto"/>
          </w:tcPr>
          <w:p w14:paraId="5719CFDF" w14:textId="496F73C2"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487A67" w14:textId="6DF810C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B8C7378" w14:textId="4CF0E3D0"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636A953" w14:textId="23740BDB"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0A89C0" w14:textId="75C1A5B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1537839" w14:textId="05B5EF5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A37E4A5" w14:textId="457AC41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D4B61C9" w14:textId="4B6D812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FF33FAD" w14:textId="02EEE5C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177825E5" w14:textId="77777777" w:rsidTr="005C268D">
        <w:trPr>
          <w:cantSplit/>
          <w:trHeight w:hRule="exact" w:val="432"/>
        </w:trPr>
        <w:tc>
          <w:tcPr>
            <w:tcW w:w="650" w:type="pct"/>
          </w:tcPr>
          <w:p w14:paraId="73B97248" w14:textId="3003BFED"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w:t>
            </w:r>
            <w:r w:rsidRPr="005248EF">
              <w:rPr>
                <w:rFonts w:ascii="Times New Roman" w:eastAsia="Times New Roman" w:hAnsi="Times New Roman" w:cs="Times New Roman"/>
                <w:b/>
                <w:sz w:val="24"/>
                <w:szCs w:val="24"/>
              </w:rPr>
              <w:t>00</w:t>
            </w:r>
          </w:p>
        </w:tc>
        <w:tc>
          <w:tcPr>
            <w:tcW w:w="350" w:type="pct"/>
            <w:shd w:val="clear" w:color="auto" w:fill="auto"/>
          </w:tcPr>
          <w:p w14:paraId="2C623376" w14:textId="026E28B4"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E5D00B8" w14:textId="70083B9D"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0F17E4A" w14:textId="70790A5A" w:rsid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B86C8DB" w14:textId="034253A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6CD44994" w14:textId="7E67E30D"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717B2AC" w14:textId="77B24F4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32E265B" w14:textId="6548373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8261E7" w14:textId="7B640E2E"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0F2A387" w14:textId="13F9394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r>
      <w:tr w:rsidR="00E739F5" w14:paraId="5EF0E55F" w14:textId="77777777" w:rsidTr="005C268D">
        <w:trPr>
          <w:cantSplit/>
          <w:trHeight w:hRule="exact" w:val="432"/>
        </w:trPr>
        <w:tc>
          <w:tcPr>
            <w:tcW w:w="650" w:type="pct"/>
          </w:tcPr>
          <w:p w14:paraId="5558431E" w14:textId="793CE1F5" w:rsidR="00E739F5"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0.0350</w:t>
            </w:r>
          </w:p>
        </w:tc>
        <w:tc>
          <w:tcPr>
            <w:tcW w:w="350" w:type="pct"/>
            <w:shd w:val="clear" w:color="auto" w:fill="auto"/>
          </w:tcPr>
          <w:p w14:paraId="3613B85B" w14:textId="71A82C3C"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D944876" w14:textId="5BB5DECD"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CACA2B2" w14:textId="6B31329D"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5EA599B" w14:textId="596FB090"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A7C926F" w14:textId="2CD56426"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580A815E" w14:textId="116FC57F"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611D335" w14:textId="07F85BC0"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14E06CDA" w14:textId="5DE49A9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BC9D73" w14:textId="260B2B0F"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rsidRPr="00E739F5" w14:paraId="53632AD9" w14:textId="77777777" w:rsidTr="005C268D">
        <w:trPr>
          <w:cantSplit/>
          <w:trHeight w:hRule="exact" w:val="432"/>
        </w:trPr>
        <w:tc>
          <w:tcPr>
            <w:tcW w:w="650" w:type="pct"/>
          </w:tcPr>
          <w:p w14:paraId="77529057" w14:textId="22169D6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0.0</w:t>
            </w:r>
            <w:r>
              <w:rPr>
                <w:rFonts w:ascii="Times New Roman" w:eastAsia="Times New Roman" w:hAnsi="Times New Roman" w:cs="Times New Roman"/>
                <w:b/>
                <w:sz w:val="24"/>
                <w:szCs w:val="24"/>
              </w:rPr>
              <w:t>400</w:t>
            </w:r>
          </w:p>
        </w:tc>
        <w:tc>
          <w:tcPr>
            <w:tcW w:w="350" w:type="pct"/>
          </w:tcPr>
          <w:p w14:paraId="357844C1" w14:textId="77777777"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tcPr>
          <w:p w14:paraId="61F2705C" w14:textId="77777777"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CCD67DE"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F167F72" w14:textId="6109A59A"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D242369" w14:textId="03C0B869"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E6F5BAB" w14:textId="77777777"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11C97F2" w14:textId="7301447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FDFD41" w14:textId="277078B5"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AE94E07" w14:textId="6E8B7E1E" w:rsidR="00E739F5" w:rsidRPr="00E739F5" w:rsidRDefault="00E739F5" w:rsidP="00D63CAD">
            <w:pPr>
              <w:spacing w:after="240" w:line="276" w:lineRule="auto"/>
              <w:jc w:val="center"/>
              <w:rPr>
                <w:rFonts w:ascii="Times New Roman" w:eastAsia="Times New Roman" w:hAnsi="Times New Roman" w:cs="Times New Roman"/>
                <w:sz w:val="24"/>
                <w:szCs w:val="24"/>
              </w:rPr>
            </w:pPr>
            <w:r w:rsidRPr="00E739F5">
              <w:rPr>
                <w:rFonts w:ascii="Times New Roman" w:eastAsia="Times New Roman" w:hAnsi="Times New Roman" w:cs="Times New Roman"/>
                <w:sz w:val="24"/>
                <w:szCs w:val="24"/>
              </w:rPr>
              <w:t>F</w:t>
            </w:r>
          </w:p>
        </w:tc>
      </w:tr>
      <w:tr w:rsidR="00E739F5" w14:paraId="7E631DC2" w14:textId="77777777" w:rsidTr="005C268D">
        <w:trPr>
          <w:cantSplit/>
          <w:trHeight w:hRule="exact" w:val="432"/>
        </w:trPr>
        <w:tc>
          <w:tcPr>
            <w:tcW w:w="650" w:type="pct"/>
          </w:tcPr>
          <w:p w14:paraId="1E6FB70A" w14:textId="56575A57"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0.0450</w:t>
            </w:r>
          </w:p>
        </w:tc>
        <w:tc>
          <w:tcPr>
            <w:tcW w:w="350" w:type="pct"/>
            <w:shd w:val="clear" w:color="auto" w:fill="auto"/>
          </w:tcPr>
          <w:p w14:paraId="3ECDC184" w14:textId="013AB1B5"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auto"/>
          </w:tcPr>
          <w:p w14:paraId="7685B858" w14:textId="3CE925E0"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w:t>
            </w:r>
          </w:p>
        </w:tc>
        <w:tc>
          <w:tcPr>
            <w:tcW w:w="500" w:type="pct"/>
            <w:shd w:val="clear" w:color="auto" w:fill="92D050"/>
          </w:tcPr>
          <w:p w14:paraId="02FE0E8B" w14:textId="6AE89608"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780A6A9" w14:textId="1B97976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D869C21" w14:textId="4B1430C5"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0207CB3" w14:textId="6E9C922C"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95CA948" w14:textId="392195AF"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2D70939" w14:textId="16267C31"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7E898FEB" w14:textId="080F7648" w:rsidR="00E739F5" w:rsidRPr="00E739F5" w:rsidRDefault="00E739F5" w:rsidP="00D63CAD">
            <w:pPr>
              <w:spacing w:after="240" w:line="276" w:lineRule="auto"/>
              <w:ind w:left="720" w:hanging="720"/>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E739F5" w14:paraId="52D39E4E" w14:textId="77777777" w:rsidTr="005C268D">
        <w:trPr>
          <w:cantSplit/>
          <w:trHeight w:hRule="exact" w:val="432"/>
        </w:trPr>
        <w:tc>
          <w:tcPr>
            <w:tcW w:w="650" w:type="pct"/>
          </w:tcPr>
          <w:p w14:paraId="7620C555" w14:textId="36223722" w:rsidR="00E739F5" w:rsidRPr="005248EF" w:rsidRDefault="00E739F5"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0.0500</w:t>
            </w:r>
          </w:p>
        </w:tc>
        <w:tc>
          <w:tcPr>
            <w:tcW w:w="350" w:type="pct"/>
          </w:tcPr>
          <w:p w14:paraId="623F43AA" w14:textId="38612118" w:rsidR="00E739F5" w:rsidRDefault="00E739F5"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013BF47" w14:textId="7A15F47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09DDD90" w14:textId="3015178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3499DD3" w14:textId="4C6FFCA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A38908D" w14:textId="7F3C5CB2"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70E61EA" w14:textId="49BD0430"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DCF2F0B" w14:textId="73567216"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4C7518" w14:textId="5663AF3A"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034C0C2" w14:textId="49461A03" w:rsidR="00E739F5" w:rsidRPr="005248EF" w:rsidRDefault="00E739F5"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64CEED5B" w14:textId="77777777" w:rsidTr="005C268D">
        <w:trPr>
          <w:cantSplit/>
          <w:trHeight w:hRule="exact" w:val="432"/>
        </w:trPr>
        <w:tc>
          <w:tcPr>
            <w:tcW w:w="650" w:type="pct"/>
          </w:tcPr>
          <w:p w14:paraId="0E8C7239" w14:textId="4A7DD255"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0.0550</w:t>
            </w:r>
          </w:p>
          <w:p w14:paraId="57FAD806" w14:textId="77777777" w:rsidR="006E538A" w:rsidRDefault="006E538A" w:rsidP="00D63CAD">
            <w:pPr>
              <w:spacing w:after="240" w:line="276" w:lineRule="auto"/>
              <w:jc w:val="center"/>
              <w:rPr>
                <w:rFonts w:ascii="Times New Roman" w:eastAsia="Times New Roman" w:hAnsi="Times New Roman" w:cs="Times New Roman"/>
                <w:b/>
                <w:sz w:val="24"/>
                <w:szCs w:val="24"/>
              </w:rPr>
            </w:pPr>
          </w:p>
          <w:p w14:paraId="4E457482" w14:textId="77777777" w:rsidR="006E538A" w:rsidRDefault="006E538A" w:rsidP="00D63CAD">
            <w:pPr>
              <w:spacing w:after="240" w:line="276" w:lineRule="auto"/>
              <w:jc w:val="center"/>
              <w:rPr>
                <w:rFonts w:ascii="Times New Roman" w:eastAsia="Times New Roman" w:hAnsi="Times New Roman" w:cs="Times New Roman"/>
                <w:b/>
                <w:sz w:val="24"/>
                <w:szCs w:val="24"/>
              </w:rPr>
            </w:pPr>
          </w:p>
          <w:p w14:paraId="24D629C0" w14:textId="06282CA5" w:rsidR="006E538A" w:rsidRPr="005248EF" w:rsidRDefault="006E538A" w:rsidP="00D63CAD">
            <w:pPr>
              <w:spacing w:after="240" w:line="276" w:lineRule="auto"/>
              <w:jc w:val="center"/>
              <w:rPr>
                <w:rFonts w:ascii="Times New Roman" w:eastAsia="Times New Roman" w:hAnsi="Times New Roman" w:cs="Times New Roman"/>
                <w:b/>
                <w:sz w:val="24"/>
                <w:szCs w:val="24"/>
              </w:rPr>
            </w:pPr>
          </w:p>
        </w:tc>
        <w:tc>
          <w:tcPr>
            <w:tcW w:w="350" w:type="pct"/>
          </w:tcPr>
          <w:p w14:paraId="470C8124" w14:textId="4C11234F"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5C32C7A" w14:textId="4884793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6B8E1B76" w14:textId="1D2B4C4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5C06139" w14:textId="211A586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05E9C28" w14:textId="0ABF012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9952D8" w14:textId="5C9BE772"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D0BF7AC" w14:textId="640AD5AE"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0F294320" w14:textId="0EB4692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D00DA99" w14:textId="3A33AB9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2605D384" w14:textId="77777777" w:rsidTr="005C268D">
        <w:trPr>
          <w:cantSplit/>
          <w:trHeight w:hRule="exact" w:val="432"/>
        </w:trPr>
        <w:tc>
          <w:tcPr>
            <w:tcW w:w="650" w:type="pct"/>
          </w:tcPr>
          <w:p w14:paraId="0365E763" w14:textId="6FA4CC08"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0.0600</w:t>
            </w:r>
          </w:p>
        </w:tc>
        <w:tc>
          <w:tcPr>
            <w:tcW w:w="350" w:type="pct"/>
          </w:tcPr>
          <w:p w14:paraId="776A647A" w14:textId="7171DBAF"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79DA045" w14:textId="3805B6B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51A4BF7" w14:textId="4E3F8B4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CE0EE7D" w14:textId="76CF2C35"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3C2A0E3F" w14:textId="04DFF26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47162C0" w14:textId="1E632AB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CE62DBF" w14:textId="5D6A8B6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2575FBF6" w14:textId="5B725E28"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A4FE4B5" w14:textId="4D9314C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0F2E8D9B" w14:textId="77777777" w:rsidTr="005C268D">
        <w:trPr>
          <w:cantSplit/>
          <w:trHeight w:hRule="exact" w:val="432"/>
        </w:trPr>
        <w:tc>
          <w:tcPr>
            <w:tcW w:w="650" w:type="pct"/>
          </w:tcPr>
          <w:p w14:paraId="3332E1B2" w14:textId="0F8E3045"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0.0650</w:t>
            </w:r>
          </w:p>
        </w:tc>
        <w:tc>
          <w:tcPr>
            <w:tcW w:w="350" w:type="pct"/>
          </w:tcPr>
          <w:p w14:paraId="42093A10" w14:textId="0DF419CA"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7054DD4" w14:textId="688E2349"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187ABF0" w14:textId="2FEC9D9C"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CDBDBA5" w14:textId="2367275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9863164" w14:textId="475CFAE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3C21AB43" w14:textId="5511BED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72B3EC53" w14:textId="24D318EC"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7B7E14D3" w14:textId="516FCEE7"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EF1D96A" w14:textId="4961647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111858AC" w14:textId="77777777" w:rsidTr="005C268D">
        <w:trPr>
          <w:cantSplit/>
          <w:trHeight w:hRule="exact" w:val="432"/>
        </w:trPr>
        <w:tc>
          <w:tcPr>
            <w:tcW w:w="650" w:type="pct"/>
          </w:tcPr>
          <w:p w14:paraId="1C8EE292" w14:textId="62A32E99"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0.0700</w:t>
            </w:r>
          </w:p>
        </w:tc>
        <w:tc>
          <w:tcPr>
            <w:tcW w:w="350" w:type="pct"/>
          </w:tcPr>
          <w:p w14:paraId="3096ACDE" w14:textId="6C24F980"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F729279" w14:textId="61848BF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0969ECEC" w14:textId="34F9CB36"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FB2DFB8" w14:textId="6DF5999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auto"/>
          </w:tcPr>
          <w:p w14:paraId="4C3D6258" w14:textId="021291A0"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9F2B544" w14:textId="1D69512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F20CFBE" w14:textId="6C5B67E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8CE5DED" w14:textId="47E6C502"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F625E4" w14:textId="00D54F83"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E538A" w14:paraId="45EB5B3D" w14:textId="77777777" w:rsidTr="005C268D">
        <w:trPr>
          <w:cantSplit/>
          <w:trHeight w:hRule="exact" w:val="432"/>
        </w:trPr>
        <w:tc>
          <w:tcPr>
            <w:tcW w:w="650" w:type="pct"/>
          </w:tcPr>
          <w:p w14:paraId="684E3BE3" w14:textId="6A126458" w:rsidR="006E538A" w:rsidRDefault="006E538A"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0.0750</w:t>
            </w:r>
          </w:p>
        </w:tc>
        <w:tc>
          <w:tcPr>
            <w:tcW w:w="350" w:type="pct"/>
          </w:tcPr>
          <w:p w14:paraId="1C5C5B18" w14:textId="3E72A79B" w:rsidR="006E538A" w:rsidRDefault="006E538A"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1E1F6337" w14:textId="4F94C2D2"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352DF100" w14:textId="1902C024"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E83536F" w14:textId="1991F45B"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F249946" w14:textId="5BB23CAD"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A18E500" w14:textId="3E35DFCD"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38161149" w14:textId="33D7A19A"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41A1E0A8" w14:textId="03361301" w:rsidR="006E538A" w:rsidRPr="006E538A" w:rsidRDefault="006E538A"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A345D47" w14:textId="4F20AEC1" w:rsidR="006E538A" w:rsidRPr="005248EF" w:rsidRDefault="006E538A"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7FBBD11C" w14:textId="77777777" w:rsidTr="005C268D">
        <w:trPr>
          <w:cantSplit/>
          <w:trHeight w:hRule="exact" w:val="432"/>
        </w:trPr>
        <w:tc>
          <w:tcPr>
            <w:tcW w:w="650" w:type="pct"/>
          </w:tcPr>
          <w:p w14:paraId="3A981195" w14:textId="281898B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0.0800</w:t>
            </w:r>
          </w:p>
        </w:tc>
        <w:tc>
          <w:tcPr>
            <w:tcW w:w="350" w:type="pct"/>
          </w:tcPr>
          <w:p w14:paraId="76E759EA" w14:textId="5E07B4CF"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24716F94" w14:textId="68B056B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2ED24720" w14:textId="4FFCA64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3FF5F9B" w14:textId="2A845AF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7039401" w14:textId="32A2C02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2F51A3E9" w14:textId="28B151E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A09E84D" w14:textId="35A019A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21B6D4" w14:textId="5A051CD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D6FA939" w14:textId="11306A01"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59A2C07" w14:textId="77777777" w:rsidTr="005C268D">
        <w:trPr>
          <w:cantSplit/>
          <w:trHeight w:hRule="exact" w:val="432"/>
        </w:trPr>
        <w:tc>
          <w:tcPr>
            <w:tcW w:w="650" w:type="pct"/>
          </w:tcPr>
          <w:p w14:paraId="7B794282" w14:textId="0D79F44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0.0850</w:t>
            </w:r>
          </w:p>
        </w:tc>
        <w:tc>
          <w:tcPr>
            <w:tcW w:w="350" w:type="pct"/>
          </w:tcPr>
          <w:p w14:paraId="75F95FEC" w14:textId="351705E9"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7AE1D3BF" w14:textId="4F4A81A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4853FB2" w14:textId="785BC9FD"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6E96C80" w14:textId="7460DA34"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3F4465E" w14:textId="42A0014A"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D3C2BC9" w14:textId="0F5E4C3A"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18689B3C" w14:textId="2F9F067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017FEC7" w14:textId="02C7E252"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395D1B0" w14:textId="4942042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72924FD" w14:textId="77777777" w:rsidTr="005C268D">
        <w:trPr>
          <w:cantSplit/>
          <w:trHeight w:hRule="exact" w:val="432"/>
        </w:trPr>
        <w:tc>
          <w:tcPr>
            <w:tcW w:w="650" w:type="pct"/>
          </w:tcPr>
          <w:p w14:paraId="440C5187" w14:textId="70F8073A"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0.0900</w:t>
            </w:r>
          </w:p>
        </w:tc>
        <w:tc>
          <w:tcPr>
            <w:tcW w:w="350" w:type="pct"/>
          </w:tcPr>
          <w:p w14:paraId="27A07645" w14:textId="5BDB93B1"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51E600D1" w14:textId="11BDC379"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7FBA4443" w14:textId="3800A816"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27D9C596" w14:textId="0C3D378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87DE016" w14:textId="2386E55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400A889B" w14:textId="091A2603"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F276943" w14:textId="4B30F2E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55FE3011" w14:textId="2FE3F332"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386D86A" w14:textId="56F5862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1A2BB94C" w14:textId="77777777" w:rsidTr="005C268D">
        <w:trPr>
          <w:cantSplit/>
          <w:trHeight w:hRule="exact" w:val="432"/>
        </w:trPr>
        <w:tc>
          <w:tcPr>
            <w:tcW w:w="650" w:type="pct"/>
          </w:tcPr>
          <w:p w14:paraId="4E2DB91F" w14:textId="7F6FE4D4"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0.0950</w:t>
            </w:r>
          </w:p>
        </w:tc>
        <w:tc>
          <w:tcPr>
            <w:tcW w:w="350" w:type="pct"/>
          </w:tcPr>
          <w:p w14:paraId="4B23C5B5" w14:textId="256DB4AD"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36649CBA" w14:textId="7CB927B0"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CDD5B98" w14:textId="663478C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630FAFC2" w14:textId="060A759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6BD681A3" w14:textId="5A4DC8AB"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1F383417" w14:textId="7518256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A332328" w14:textId="3A5FE61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26D89657" w14:textId="0C0ADBF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5E0C5528" w14:textId="17A67EBC"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r w:rsidR="00605D40" w14:paraId="3C5E0ED7" w14:textId="77777777" w:rsidTr="005C268D">
        <w:trPr>
          <w:cantSplit/>
          <w:trHeight w:hRule="exact" w:val="432"/>
        </w:trPr>
        <w:tc>
          <w:tcPr>
            <w:tcW w:w="650" w:type="pct"/>
          </w:tcPr>
          <w:p w14:paraId="30959590" w14:textId="6A58952C" w:rsidR="00605D40" w:rsidRDefault="00605D40" w:rsidP="00D63CAD">
            <w:pPr>
              <w:spacing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0.1000</w:t>
            </w:r>
          </w:p>
        </w:tc>
        <w:tc>
          <w:tcPr>
            <w:tcW w:w="350" w:type="pct"/>
          </w:tcPr>
          <w:p w14:paraId="759777B2" w14:textId="6BFC04F4" w:rsidR="00605D40" w:rsidRDefault="00605D40" w:rsidP="00D63CAD">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500" w:type="pct"/>
            <w:shd w:val="clear" w:color="auto" w:fill="92D050"/>
          </w:tcPr>
          <w:p w14:paraId="4ED7E551" w14:textId="3E570465"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92D050"/>
          </w:tcPr>
          <w:p w14:paraId="4B8545CB" w14:textId="2B5064F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52D34FC4" w14:textId="463F36F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0FA7F5F0" w14:textId="022D9C7F"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3992A299" w14:textId="2AD96F08"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5248EF">
              <w:rPr>
                <w:rFonts w:ascii="Times New Roman" w:eastAsia="Times New Roman" w:hAnsi="Times New Roman" w:cs="Times New Roman"/>
                <w:b/>
                <w:sz w:val="24"/>
                <w:szCs w:val="24"/>
              </w:rPr>
              <w:t>T</w:t>
            </w:r>
          </w:p>
        </w:tc>
        <w:tc>
          <w:tcPr>
            <w:tcW w:w="500" w:type="pct"/>
            <w:shd w:val="clear" w:color="auto" w:fill="auto"/>
          </w:tcPr>
          <w:p w14:paraId="49749A14" w14:textId="728556E7"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sz w:val="24"/>
                <w:szCs w:val="24"/>
              </w:rPr>
              <w:t>F</w:t>
            </w:r>
          </w:p>
        </w:tc>
        <w:tc>
          <w:tcPr>
            <w:tcW w:w="500" w:type="pct"/>
            <w:shd w:val="clear" w:color="auto" w:fill="92D050"/>
          </w:tcPr>
          <w:p w14:paraId="1947CA95" w14:textId="0063DA54"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6E538A">
              <w:rPr>
                <w:rFonts w:ascii="Times New Roman" w:eastAsia="Times New Roman" w:hAnsi="Times New Roman" w:cs="Times New Roman"/>
                <w:b/>
                <w:sz w:val="24"/>
                <w:szCs w:val="24"/>
              </w:rPr>
              <w:t>T</w:t>
            </w:r>
          </w:p>
        </w:tc>
        <w:tc>
          <w:tcPr>
            <w:tcW w:w="500" w:type="pct"/>
            <w:shd w:val="clear" w:color="auto" w:fill="92D050"/>
          </w:tcPr>
          <w:p w14:paraId="72337D62" w14:textId="11BB661E" w:rsidR="00605D40" w:rsidRPr="005248EF" w:rsidRDefault="00605D40" w:rsidP="00D63CAD">
            <w:pPr>
              <w:spacing w:after="240" w:line="276" w:lineRule="auto"/>
              <w:jc w:val="center"/>
              <w:rPr>
                <w:rFonts w:ascii="Times New Roman" w:eastAsia="Times New Roman" w:hAnsi="Times New Roman" w:cs="Times New Roman"/>
                <w:b/>
                <w:sz w:val="24"/>
                <w:szCs w:val="24"/>
              </w:rPr>
            </w:pPr>
            <w:r w:rsidRPr="00E739F5">
              <w:rPr>
                <w:rFonts w:ascii="Times New Roman" w:eastAsia="Times New Roman" w:hAnsi="Times New Roman" w:cs="Times New Roman"/>
                <w:b/>
                <w:sz w:val="24"/>
                <w:szCs w:val="24"/>
              </w:rPr>
              <w:t>T</w:t>
            </w:r>
          </w:p>
        </w:tc>
      </w:tr>
    </w:tbl>
    <w:p w14:paraId="7378F875" w14:textId="77777777" w:rsidR="00E916A4" w:rsidRDefault="00E916A4"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p>
    <w:p w14:paraId="6CA4CF29" w14:textId="45DD2AD1" w:rsidR="00E916A4" w:rsidRDefault="00A6525C"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w:lastRenderedPageBreak/>
        <mc:AlternateContent>
          <mc:Choice Requires="wps">
            <w:drawing>
              <wp:anchor distT="45720" distB="45720" distL="114300" distR="114300" simplePos="0" relativeHeight="251692032" behindDoc="0" locked="0" layoutInCell="1" allowOverlap="1" wp14:anchorId="7AEDE447" wp14:editId="7E6E4A55">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AC8CF" w14:textId="4FE4636B" w:rsidR="005F57D8" w:rsidRPr="00A6525C" w:rsidRDefault="005F57D8">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EDE447"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6FAAC8CF" w14:textId="4FE4636B" w:rsidR="005F57D8" w:rsidRPr="00A6525C" w:rsidRDefault="005F57D8">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13F676B0" wp14:editId="0AF39DCA">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24A61E9" w14:textId="50C05AF5" w:rsidR="00FB44C4" w:rsidRDefault="00CD5B9B" w:rsidP="00D63CAD">
      <w:pPr>
        <w:widowControl w:val="0"/>
        <w:autoSpaceDE w:val="0"/>
        <w:autoSpaceDN w:val="0"/>
        <w:adjustRightInd w:val="0"/>
        <w:spacing w:before="240" w:after="240" w:line="276" w:lineRule="auto"/>
        <w:rPr>
          <w:rFonts w:ascii="Times New Roman" w:hAnsi="Times New Roman" w:cs="Times New Roman"/>
          <w:b/>
          <w:sz w:val="24"/>
          <w:szCs w:val="24"/>
          <w:lang w:val="en-CA"/>
        </w:rPr>
      </w:pPr>
      <w:r w:rsidRPr="00A6525C">
        <w:rPr>
          <w:rFonts w:ascii="Times New Roman" w:hAnsi="Times New Roman" w:cs="Times New Roman"/>
          <w:b/>
          <w:noProof/>
          <w:sz w:val="24"/>
          <w:szCs w:val="24"/>
        </w:rPr>
        <mc:AlternateContent>
          <mc:Choice Requires="wps">
            <w:drawing>
              <wp:anchor distT="45720" distB="45720" distL="114300" distR="114300" simplePos="0" relativeHeight="251694080" behindDoc="0" locked="0" layoutInCell="1" allowOverlap="1" wp14:anchorId="54CD6865" wp14:editId="2709504F">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D45879" w14:textId="36D2EB08" w:rsidR="005F57D8" w:rsidRPr="00A6525C" w:rsidRDefault="005F57D8"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D6865" id="_x0000_s1027" type="#_x0000_t202" style="position:absolute;margin-left:9.75pt;margin-top:1.25pt;width:39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0DD45879" w14:textId="36D2EB08" w:rsidR="005F57D8" w:rsidRPr="00A6525C" w:rsidRDefault="005F57D8" w:rsidP="00A6525C">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00FB44C4" w:rsidRPr="00FB44C4">
        <w:rPr>
          <w:rFonts w:ascii="Times New Roman" w:hAnsi="Times New Roman" w:cs="Times New Roman"/>
          <w:b/>
          <w:noProof/>
          <w:sz w:val="24"/>
          <w:szCs w:val="24"/>
        </w:rPr>
        <w:drawing>
          <wp:inline distT="0" distB="0" distL="0" distR="0" wp14:anchorId="4B0BCFFF" wp14:editId="4A617A8A">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332AB549" w14:textId="57A06E8B" w:rsidR="00E916A4" w:rsidRPr="004F5616" w:rsidRDefault="00E916A4" w:rsidP="00D63CAD">
      <w:pPr>
        <w:widowControl w:val="0"/>
        <w:autoSpaceDE w:val="0"/>
        <w:autoSpaceDN w:val="0"/>
        <w:adjustRightInd w:val="0"/>
        <w:spacing w:before="240" w:after="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Pr>
          <w:rFonts w:ascii="Times New Roman" w:hAnsi="Times New Roman" w:cs="Times New Roman"/>
          <w:b/>
          <w:sz w:val="24"/>
          <w:szCs w:val="24"/>
          <w:lang w:val="en-CA"/>
        </w:rPr>
        <w:t>ure 1</w:t>
      </w:r>
      <w:r w:rsidR="00B201B9">
        <w:rPr>
          <w:rFonts w:ascii="Times New Roman" w:hAnsi="Times New Roman" w:cs="Times New Roman"/>
          <w:b/>
          <w:sz w:val="24"/>
          <w:szCs w:val="24"/>
          <w:lang w:val="en-CA"/>
        </w:rPr>
        <w:t xml:space="preserve">. </w:t>
      </w:r>
      <w:r w:rsidR="00B15B49">
        <w:rPr>
          <w:rFonts w:ascii="Times New Roman" w:hAnsi="Times New Roman" w:cs="Times New Roman"/>
          <w:sz w:val="24"/>
          <w:szCs w:val="24"/>
          <w:lang w:val="en-CA"/>
        </w:rPr>
        <w:t xml:space="preserve">Schematic representations of A) the computation of the original TGI values and B) the way we permutated input genotypic matrices to create a distribution to test TGI significance. </w:t>
      </w:r>
    </w:p>
    <w:p w14:paraId="0685E61E" w14:textId="69F68546" w:rsidR="00A8397E" w:rsidRPr="0007763B" w:rsidRDefault="0097002F" w:rsidP="00D63CAD">
      <w:pPr>
        <w:spacing w:before="240" w:line="276" w:lineRule="auto"/>
        <w:rPr>
          <w:rFonts w:ascii="Times New Roman" w:hAnsi="Times New Roman" w:cs="Times New Roman"/>
          <w:sz w:val="24"/>
          <w:szCs w:val="24"/>
          <w:lang w:val="en-CA"/>
        </w:rPr>
      </w:pPr>
      <w:r>
        <w:rPr>
          <w:rFonts w:ascii="Times New Roman" w:hAnsi="Times New Roman" w:cs="Times New Roman"/>
          <w:noProof/>
          <w:sz w:val="24"/>
          <w:szCs w:val="24"/>
        </w:rPr>
        <w:lastRenderedPageBreak/>
        <w:drawing>
          <wp:inline distT="0" distB="0" distL="0" distR="0" wp14:anchorId="3163AE30" wp14:editId="689D0419">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59D9B73B" w14:textId="287968D7" w:rsidR="00A8397E" w:rsidRPr="0007763B" w:rsidRDefault="00A8397E" w:rsidP="00D63CAD">
      <w:pPr>
        <w:spacing w:before="240" w:line="276"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Fig</w:t>
      </w:r>
      <w:r w:rsidR="00E916A4">
        <w:rPr>
          <w:rFonts w:ascii="Times New Roman" w:hAnsi="Times New Roman" w:cs="Times New Roman"/>
          <w:b/>
          <w:sz w:val="24"/>
          <w:szCs w:val="24"/>
          <w:lang w:val="en-CA"/>
        </w:rPr>
        <w:t>ure 2</w:t>
      </w:r>
      <w:r w:rsidR="00B201B9">
        <w:rPr>
          <w:rFonts w:ascii="Times New Roman" w:hAnsi="Times New Roman" w:cs="Times New Roman"/>
          <w:b/>
          <w:sz w:val="24"/>
          <w:szCs w:val="24"/>
          <w:lang w:val="en-CA"/>
        </w:rPr>
        <w:t>.</w:t>
      </w:r>
      <w:r w:rsidRPr="0007763B">
        <w:rPr>
          <w:rFonts w:ascii="Times New Roman" w:hAnsi="Times New Roman" w:cs="Times New Roman"/>
          <w:b/>
          <w:sz w:val="24"/>
          <w:szCs w:val="24"/>
          <w:lang w:val="en-CA"/>
        </w:rPr>
        <w:t xml:space="preserve"> </w:t>
      </w:r>
      <w:r w:rsidRPr="0007763B">
        <w:rPr>
          <w:rFonts w:ascii="Times New Roman" w:hAnsi="Times New Roman" w:cs="Times New Roman"/>
          <w:sz w:val="24"/>
          <w:szCs w:val="24"/>
          <w:lang w:val="en-CA"/>
        </w:rPr>
        <w:t xml:space="preserve">Probability of dispersal of an individual </w:t>
      </w:r>
      <w:r>
        <w:rPr>
          <w:rFonts w:ascii="Times New Roman" w:hAnsi="Times New Roman" w:cs="Times New Roman"/>
          <w:sz w:val="24"/>
          <w:szCs w:val="24"/>
          <w:lang w:val="en-CA"/>
        </w:rPr>
        <w:t>as a function of geographic distance, in</w:t>
      </w:r>
      <w:r w:rsidRPr="0007763B">
        <w:rPr>
          <w:rFonts w:ascii="Times New Roman" w:hAnsi="Times New Roman" w:cs="Times New Roman"/>
          <w:sz w:val="24"/>
          <w:szCs w:val="24"/>
          <w:lang w:val="en-CA"/>
        </w:rPr>
        <w:t xml:space="preserve"> three different dispersal scenarios</w:t>
      </w:r>
      <w:r>
        <w:rPr>
          <w:rFonts w:ascii="Times New Roman" w:hAnsi="Times New Roman" w:cs="Times New Roman"/>
          <w:sz w:val="24"/>
          <w:szCs w:val="24"/>
          <w:lang w:val="en-CA"/>
        </w:rPr>
        <w:t>.</w:t>
      </w:r>
    </w:p>
    <w:p w14:paraId="176E860A" w14:textId="50F27F0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1FF1951" w14:textId="28127C56"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838A869" w14:textId="79DB0E4C"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3C06E7F" w14:textId="1AD05E1A"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46B6BF38" w14:textId="33D68203"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260DDA35" w14:textId="4E4B88B5"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C8608B" wp14:editId="6E93436A">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5">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83AB12C" w14:textId="0BC38463" w:rsidR="00A8397E" w:rsidRDefault="00A8397E" w:rsidP="00D63CAD">
      <w:pPr>
        <w:spacing w:before="240" w:after="240" w:line="276" w:lineRule="auto"/>
        <w:rPr>
          <w:rFonts w:ascii="Times New Roman" w:eastAsia="Times New Roman" w:hAnsi="Times New Roman" w:cs="Times New Roman"/>
          <w:b/>
          <w:sz w:val="24"/>
          <w:szCs w:val="24"/>
          <w:lang w:val="en-CA"/>
        </w:rPr>
      </w:pPr>
      <w:r>
        <w:rPr>
          <w:rFonts w:ascii="Times New Roman" w:eastAsia="Times New Roman" w:hAnsi="Times New Roman" w:cs="Times New Roman"/>
          <w:b/>
          <w:sz w:val="24"/>
          <w:szCs w:val="24"/>
        </w:rPr>
        <w:t>Fig</w:t>
      </w:r>
      <w:r w:rsidR="0097002F">
        <w:rPr>
          <w:rFonts w:ascii="Times New Roman" w:eastAsia="Times New Roman" w:hAnsi="Times New Roman" w:cs="Times New Roman"/>
          <w:b/>
          <w:sz w:val="24"/>
          <w:szCs w:val="24"/>
        </w:rPr>
        <w:t>ure 3</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FNR across all threshold and scenarios. There are no control experiment results displayed for FNR because there are no possible true positives in control experiments, hence no false negatives either. Those values are for samplings done at generations 100 and 101, i.e. right before and after the migration event. 95% confidence intervals of the FNR estimates are displayed by bars.</w:t>
      </w:r>
      <w:r w:rsidR="00716073">
        <w:rPr>
          <w:rFonts w:ascii="Times New Roman" w:eastAsia="Times New Roman" w:hAnsi="Times New Roman" w:cs="Times New Roman"/>
          <w:sz w:val="24"/>
          <w:szCs w:val="24"/>
        </w:rPr>
        <w:t xml:space="preserve"> For better visualization, we included only threshold</w:t>
      </w:r>
      <w:r w:rsidR="00C67375">
        <w:rPr>
          <w:rFonts w:ascii="Times New Roman" w:eastAsia="Times New Roman" w:hAnsi="Times New Roman" w:cs="Times New Roman"/>
          <w:sz w:val="24"/>
          <w:szCs w:val="24"/>
        </w:rPr>
        <w:t>s</w:t>
      </w:r>
      <w:r w:rsidR="00716073">
        <w:rPr>
          <w:rFonts w:ascii="Times New Roman" w:eastAsia="Times New Roman" w:hAnsi="Times New Roman" w:cs="Times New Roman"/>
          <w:sz w:val="24"/>
          <w:szCs w:val="24"/>
        </w:rPr>
        <w:t xml:space="preserve"> with FNR values not equal to 1.</w:t>
      </w:r>
    </w:p>
    <w:p w14:paraId="7CAE7465" w14:textId="03BDE8E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5F028894" w14:textId="4D60A79C" w:rsidR="00405886" w:rsidRDefault="0097002F" w:rsidP="00D63CAD">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00AF8FF" wp14:editId="5917B05F">
            <wp:extent cx="6829425" cy="503232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_new.jpeg"/>
                    <pic:cNvPicPr/>
                  </pic:nvPicPr>
                  <pic:blipFill>
                    <a:blip r:embed="rId16">
                      <a:extLst>
                        <a:ext uri="{28A0092B-C50C-407E-A947-70E740481C1C}">
                          <a14:useLocalDpi xmlns:a14="http://schemas.microsoft.com/office/drawing/2010/main" val="0"/>
                        </a:ext>
                      </a:extLst>
                    </a:blip>
                    <a:stretch>
                      <a:fillRect/>
                    </a:stretch>
                  </pic:blipFill>
                  <pic:spPr>
                    <a:xfrm>
                      <a:off x="0" y="0"/>
                      <a:ext cx="6835415" cy="5036737"/>
                    </a:xfrm>
                    <a:prstGeom prst="rect">
                      <a:avLst/>
                    </a:prstGeom>
                  </pic:spPr>
                </pic:pic>
              </a:graphicData>
            </a:graphic>
          </wp:inline>
        </w:drawing>
      </w:r>
    </w:p>
    <w:p w14:paraId="16D49D31" w14:textId="1FA03F2D" w:rsidR="00A8397E" w:rsidRDefault="0097002F"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4</w:t>
      </w:r>
      <w:r w:rsidR="00A8397E">
        <w:rPr>
          <w:rFonts w:ascii="Times New Roman" w:eastAsia="Times New Roman" w:hAnsi="Times New Roman" w:cs="Times New Roman"/>
          <w:b/>
          <w:sz w:val="24"/>
          <w:szCs w:val="24"/>
        </w:rPr>
        <w:t>.</w:t>
      </w:r>
      <w:r w:rsidR="00A8397E">
        <w:rPr>
          <w:rFonts w:ascii="Times New Roman" w:eastAsia="Times New Roman" w:hAnsi="Times New Roman" w:cs="Times New Roman"/>
          <w:sz w:val="24"/>
          <w:szCs w:val="24"/>
        </w:rPr>
        <w:t xml:space="preserve"> FPR across all threshold and scenarios. Control experiments are shown with dashed lines. Those values are for samplings done at the 100 and 101 generations 100 and 101, i.e. right before and after the migration event. 95%  confidence intervals of the FPR estimates are displayed by bars.</w:t>
      </w:r>
    </w:p>
    <w:p w14:paraId="279BBE88" w14:textId="60DEE8E5"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2997B92" w14:textId="5A20F131"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3CD1D618" w14:textId="41700C8F"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029EAB23" w14:textId="0CB5774D" w:rsid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163198AC" w14:textId="1A24302A" w:rsidR="00A8397E" w:rsidRDefault="0045144B" w:rsidP="00D63CAD">
      <w:pPr>
        <w:spacing w:before="240" w:after="240" w:line="276" w:lineRule="auto"/>
        <w:rPr>
          <w:rFonts w:ascii="Times New Roman" w:eastAsia="Times New Roman" w:hAnsi="Times New Roman" w:cs="Times New Roman"/>
          <w:b/>
          <w:sz w:val="24"/>
          <w:szCs w:val="24"/>
        </w:rPr>
      </w:pPr>
      <w:r w:rsidRPr="009A0A45">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84864" behindDoc="0" locked="0" layoutInCell="1" allowOverlap="1" wp14:anchorId="06D90C57" wp14:editId="26DAE0AE">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71A423A2"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90C57" id="_x0000_s1028" type="#_x0000_t202" style="position:absolute;margin-left:268.5pt;margin-top:405.9pt;width:276pt;height:26.3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71A423A2"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40F7EB2C"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9A0A45">
        <w:rPr>
          <w:rFonts w:ascii="Times New Roman" w:eastAsia="Times New Roman" w:hAnsi="Times New Roman" w:cs="Times New Roman"/>
          <w:b/>
          <w:noProof/>
          <w:sz w:val="24"/>
          <w:szCs w:val="24"/>
        </w:rPr>
        <mc:AlternateContent>
          <mc:Choice Requires="wps">
            <w:drawing>
              <wp:anchor distT="45720" distB="45720" distL="114300" distR="114300" simplePos="0" relativeHeight="251683840" behindDoc="0" locked="0" layoutInCell="1" allowOverlap="1" wp14:anchorId="57C98BC8" wp14:editId="2DB228FB">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205D16D"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98BC8" id="_x0000_s1029" type="#_x0000_t202" style="position:absolute;margin-left:3.75pt;margin-top:405.9pt;width:240.75pt;height:26.3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205D16D"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343FFF4A" w14:textId="77777777" w:rsidR="005F57D8" w:rsidRPr="007308D8" w:rsidRDefault="005F57D8" w:rsidP="00A8397E">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2816" behindDoc="0" locked="0" layoutInCell="1" allowOverlap="1" wp14:anchorId="45ED61D2" wp14:editId="597022E4">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0A3B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007308D8">
        <w:rPr>
          <w:rFonts w:ascii="Times New Roman" w:eastAsia="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16DCA513" wp14:editId="3DF77AC4">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6BADF" id="Double flèche horizontale 18" o:spid="_x0000_s1026" type="#_x0000_t69" style="position:absolute;margin-left:32.25pt;margin-top:397.65pt;width:209.25pt;height: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007308D8">
        <w:rPr>
          <w:rFonts w:ascii="Times New Roman" w:eastAsia="Times New Roman" w:hAnsi="Times New Roman" w:cs="Times New Roman"/>
          <w:b/>
          <w:noProof/>
          <w:sz w:val="24"/>
          <w:szCs w:val="24"/>
        </w:rPr>
        <w:drawing>
          <wp:inline distT="0" distB="0" distL="0" distR="0" wp14:anchorId="7B17F458" wp14:editId="2A783966">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7">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07BAC05A" w14:textId="77777777" w:rsidR="00A8397E" w:rsidRDefault="00A8397E" w:rsidP="00D63CAD">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
    <w:p w14:paraId="06265009" w14:textId="2B25C84F" w:rsidR="00A8397E" w:rsidRDefault="00A8397E"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CE0BFC">
        <w:rPr>
          <w:rFonts w:ascii="Times New Roman" w:eastAsia="Times New Roman" w:hAnsi="Times New Roman" w:cs="Times New Roman"/>
          <w:b/>
          <w:sz w:val="24"/>
          <w:szCs w:val="24"/>
        </w:rPr>
        <w:t>ure 5</w:t>
      </w:r>
      <w:r>
        <w:rPr>
          <w:rFonts w:ascii="Times New Roman" w:eastAsia="Times New Roman" w:hAnsi="Times New Roman" w:cs="Times New Roman"/>
          <w:sz w:val="24"/>
          <w:szCs w:val="24"/>
        </w:rPr>
        <w:t>. FNR from TGI tests performed between samplings carried out up to 9 generations before or after the migration event (arrow) when compared with sampling done the generation after the event for prior samplings, or the generation before the event for posterior samplings. 95% confidence intervals are displayed by bars.</w:t>
      </w:r>
    </w:p>
    <w:p w14:paraId="1A6A6BCB" w14:textId="62D2E2E8" w:rsidR="00A8397E" w:rsidRDefault="00BA0355" w:rsidP="00D63CAD">
      <w:pPr>
        <w:spacing w:before="240" w:after="240" w:line="276" w:lineRule="auto"/>
        <w:rPr>
          <w:rFonts w:ascii="Times New Roman" w:eastAsia="Times New Roman" w:hAnsi="Times New Roman" w:cs="Times New Roman"/>
          <w:b/>
          <w:sz w:val="24"/>
          <w:szCs w:val="24"/>
        </w:rPr>
      </w:pPr>
      <w:r w:rsidRPr="004950B6">
        <w:rPr>
          <w:rFonts w:ascii="Times New Roman" w:eastAsia="Times New Roman" w:hAnsi="Times New Roman" w:cs="Times New Roman"/>
          <w:b/>
          <w:noProof/>
          <w:sz w:val="24"/>
          <w:szCs w:val="24"/>
        </w:rPr>
        <w:lastRenderedPageBreak/>
        <mc:AlternateContent>
          <mc:Choice Requires="wps">
            <w:drawing>
              <wp:anchor distT="45720" distB="45720" distL="114300" distR="114300" simplePos="0" relativeHeight="251699200" behindDoc="0" locked="0" layoutInCell="1" allowOverlap="1" wp14:anchorId="015EF5B9" wp14:editId="75C0684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6A03C7F"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5EF5B9" id="_x0000_s1030" type="#_x0000_t202" style="position:absolute;margin-left:268.5pt;margin-top:410.1pt;width:276pt;height:26.3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6A03C7F"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1C3D9A59"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4950B6">
        <w:rPr>
          <w:rFonts w:ascii="Times New Roman" w:eastAsia="Times New Roman" w:hAnsi="Times New Roman" w:cs="Times New Roman"/>
          <w:b/>
          <w:noProof/>
          <w:sz w:val="24"/>
          <w:szCs w:val="24"/>
        </w:rPr>
        <mc:AlternateContent>
          <mc:Choice Requires="wps">
            <w:drawing>
              <wp:anchor distT="45720" distB="45720" distL="114300" distR="114300" simplePos="0" relativeHeight="251698176" behindDoc="0" locked="0" layoutInCell="1" allowOverlap="1" wp14:anchorId="6D4A799F" wp14:editId="7BF4B493">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23B675BC"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4A799F" id="_x0000_s1031" type="#_x0000_t202" style="position:absolute;margin-left:3.75pt;margin-top:410.1pt;width:240.75pt;height:26.3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23B675BC"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9CF73F5" w14:textId="77777777" w:rsidR="005F57D8" w:rsidRPr="007308D8" w:rsidRDefault="005F57D8" w:rsidP="004950B6">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6128" behindDoc="0" locked="0" layoutInCell="1" allowOverlap="1" wp14:anchorId="5F2958CF" wp14:editId="1F5A1AED">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51CF5" id="Double flèche horizontale 14" o:spid="_x0000_s1026" type="#_x0000_t69" style="position:absolute;margin-left:32.25pt;margin-top:402pt;width:209.25pt;height: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004950B6" w:rsidRPr="004950B6">
        <w:rPr>
          <w:rFonts w:ascii="Times New Roman" w:eastAsia="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63529A20" wp14:editId="5EC7C78B">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111EF" id="Double flèche horizontale 15" o:spid="_x0000_s1026" type="#_x0000_t69" style="position:absolute;margin-left:247.45pt;margin-top:401.95pt;width:206.25pt;height:8.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004950B6">
        <w:rPr>
          <w:rFonts w:ascii="Times New Roman" w:eastAsia="Times New Roman" w:hAnsi="Times New Roman" w:cs="Times New Roman"/>
          <w:b/>
          <w:noProof/>
          <w:sz w:val="24"/>
          <w:szCs w:val="24"/>
        </w:rPr>
        <w:drawing>
          <wp:inline distT="0" distB="0" distL="0" distR="0" wp14:anchorId="426333E1" wp14:editId="33ADB417">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8">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71CBA046" w14:textId="77777777" w:rsidR="004F7C4A" w:rsidRDefault="004F7C4A" w:rsidP="00D63CAD">
      <w:pPr>
        <w:spacing w:before="240" w:after="240" w:line="276" w:lineRule="auto"/>
        <w:rPr>
          <w:rFonts w:ascii="Times New Roman" w:eastAsia="Times New Roman" w:hAnsi="Times New Roman" w:cs="Times New Roman"/>
          <w:b/>
          <w:sz w:val="24"/>
          <w:szCs w:val="24"/>
        </w:rPr>
      </w:pPr>
    </w:p>
    <w:p w14:paraId="07A6B730" w14:textId="6CE92E34" w:rsidR="00A8397E" w:rsidRDefault="004950B6" w:rsidP="00D63CAD">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w:t>
      </w:r>
      <w:r w:rsidR="00A8397E">
        <w:rPr>
          <w:rFonts w:ascii="Times New Roman" w:eastAsia="Times New Roman" w:hAnsi="Times New Roman" w:cs="Times New Roman"/>
          <w:sz w:val="24"/>
          <w:szCs w:val="24"/>
        </w:rPr>
        <w:t xml:space="preserve">. FPR from TGI tests performed between sampling executed up to 9 generations before or after the event (arrow) when compared with sampling done the generation after the event for prior samplings, or the generation before the event for posterior samplings. </w:t>
      </w:r>
      <w:r w:rsidR="00A8397E" w:rsidRPr="00174DDB">
        <w:rPr>
          <w:rFonts w:ascii="Times New Roman" w:eastAsia="Times New Roman" w:hAnsi="Times New Roman" w:cs="Times New Roman"/>
          <w:sz w:val="24"/>
          <w:szCs w:val="24"/>
        </w:rPr>
        <w:t>95% confidence intervals are displayed by bars</w:t>
      </w:r>
      <w:r w:rsidR="00A2308E" w:rsidRPr="00174DDB">
        <w:rPr>
          <w:rFonts w:ascii="Times New Roman" w:eastAsia="Times New Roman" w:hAnsi="Times New Roman" w:cs="Times New Roman"/>
          <w:sz w:val="24"/>
          <w:szCs w:val="24"/>
        </w:rPr>
        <w:t>.</w:t>
      </w:r>
    </w:p>
    <w:p w14:paraId="44CFA160" w14:textId="36BBF59A" w:rsidR="00A8397E" w:rsidRPr="00A8397E" w:rsidRDefault="00A8397E" w:rsidP="00D63CAD">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lang w:val="en-CA"/>
        </w:rPr>
      </w:pPr>
    </w:p>
    <w:p w14:paraId="6A592308"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A0691EB" w14:textId="286CA094" w:rsidR="00E17E24" w:rsidRDefault="00E17E24"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sidRPr="00B9551F">
        <w:rPr>
          <w:rFonts w:ascii="Times New Roman" w:eastAsia="Times New Roman" w:hAnsi="Times New Roman" w:cs="Times New Roman"/>
          <w:b/>
          <w:sz w:val="24"/>
          <w:szCs w:val="24"/>
        </w:rPr>
        <w:lastRenderedPageBreak/>
        <w:t>ANNEX A:</w:t>
      </w:r>
      <w:r w:rsidR="00F206C2">
        <w:rPr>
          <w:rFonts w:ascii="Times New Roman" w:eastAsia="Times New Roman" w:hAnsi="Times New Roman" w:cs="Times New Roman"/>
          <w:sz w:val="24"/>
          <w:szCs w:val="24"/>
        </w:rPr>
        <w:t xml:space="preserve"> R</w:t>
      </w:r>
      <w:r w:rsidR="00B9551F">
        <w:rPr>
          <w:rFonts w:ascii="Times New Roman" w:eastAsia="Times New Roman" w:hAnsi="Times New Roman" w:cs="Times New Roman"/>
          <w:sz w:val="24"/>
          <w:szCs w:val="24"/>
        </w:rPr>
        <w:t>oger’s genetic distance</w:t>
      </w:r>
    </w:p>
    <w:p w14:paraId="07FA4A6A" w14:textId="76E2FE80" w:rsidR="00CC017F" w:rsidRDefault="00017E75"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r>
        <w:rPr>
          <w:rFonts w:ascii="Times New Roman" w:eastAsia="Times New Roman" w:hAnsi="Times New Roman" w:cs="Times New Roman"/>
          <w:sz w:val="24"/>
          <w:szCs w:val="24"/>
        </w:rPr>
        <w:t>Given</w:t>
      </w:r>
      <w:r w:rsidR="00CC017F">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L</m:t>
        </m:r>
      </m:oMath>
      <w:r w:rsidR="00CC017F">
        <w:rPr>
          <w:rFonts w:ascii="Times New Roman" w:eastAsia="Times New Roman" w:hAnsi="Times New Roman" w:cs="Times New Roman"/>
          <w:sz w:val="24"/>
          <w:szCs w:val="24"/>
        </w:rPr>
        <w:t xml:space="preserve"> loci</w:t>
      </w:r>
      <w:r w:rsidR="00770CD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a</m:t>
        </m:r>
      </m:oMath>
      <w:r w:rsidR="00CC017F">
        <w:rPr>
          <w:rFonts w:ascii="Times New Roman" w:eastAsia="Times New Roman" w:hAnsi="Times New Roman" w:cs="Times New Roman"/>
          <w:i/>
          <w:sz w:val="24"/>
          <w:szCs w:val="24"/>
        </w:rPr>
        <w:t xml:space="preserve"> </w:t>
      </w:r>
      <w:r w:rsidR="00CC017F">
        <w:rPr>
          <w:rFonts w:ascii="Times New Roman" w:eastAsia="Times New Roman" w:hAnsi="Times New Roman" w:cs="Times New Roman"/>
          <w:sz w:val="24"/>
          <w:szCs w:val="24"/>
        </w:rPr>
        <w:t>alleles:</w:t>
      </w:r>
    </w:p>
    <w:p w14:paraId="4833BCFF" w14:textId="18300B82" w:rsidR="001535E2" w:rsidRDefault="005F57D8"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Roger</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e>
          </m:d>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L</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k=1</m:t>
              </m:r>
            </m:sub>
            <m:sup>
              <m:r>
                <w:rPr>
                  <w:rFonts w:ascii="Cambria Math" w:eastAsia="Times New Roman" w:hAnsi="Cambria Math" w:cs="Times New Roman"/>
                  <w:sz w:val="24"/>
                  <w:szCs w:val="24"/>
                </w:rPr>
                <m:t>L</m:t>
              </m:r>
            </m:sup>
            <m:e>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k</m:t>
                          </m:r>
                        </m:sub>
                      </m:s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,j,k</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pop</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,j,k</m:t>
                                  </m:r>
                                </m:sub>
                              </m:sSub>
                            </m:e>
                          </m:d>
                        </m:e>
                        <m:sup>
                          <m:r>
                            <w:rPr>
                              <w:rFonts w:ascii="Cambria Math" w:eastAsia="Times New Roman" w:hAnsi="Cambria Math" w:cs="Times New Roman"/>
                              <w:sz w:val="24"/>
                              <w:szCs w:val="24"/>
                            </w:rPr>
                            <m:t>2</m:t>
                          </m:r>
                        </m:sup>
                      </m:sSup>
                    </m:e>
                  </m:nary>
                </m:e>
              </m:rad>
            </m:e>
          </m:nary>
        </m:oMath>
      </m:oMathPara>
    </w:p>
    <w:p w14:paraId="75B04A0C" w14:textId="5CDDD2B5" w:rsidR="00634F6B" w:rsidRDefault="00634F6B" w:rsidP="00D63CAD">
      <w:pPr>
        <w:widowControl w:val="0"/>
        <w:autoSpaceDE w:val="0"/>
        <w:autoSpaceDN w:val="0"/>
        <w:adjustRightInd w:val="0"/>
        <w:spacing w:before="240" w:after="240" w:line="276" w:lineRule="auto"/>
        <w:ind w:left="480"/>
        <w:rPr>
          <w:rFonts w:ascii="Times New Roman" w:eastAsia="Times New Roman" w:hAnsi="Times New Roman" w:cs="Times New Roman"/>
          <w:sz w:val="24"/>
          <w:szCs w:val="24"/>
        </w:rPr>
      </w:pPr>
    </w:p>
    <w:p w14:paraId="31F3D69B" w14:textId="77777777" w:rsidR="00D63CAD" w:rsidRDefault="00D63CAD" w:rsidP="00D63CAD">
      <w:pPr>
        <w:widowControl w:val="0"/>
        <w:autoSpaceDE w:val="0"/>
        <w:autoSpaceDN w:val="0"/>
        <w:adjustRightInd w:val="0"/>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C8BC1F7" w14:textId="4C6AA2C9" w:rsidR="00634F6B" w:rsidRDefault="00634F6B" w:rsidP="00D63CAD">
      <w:pPr>
        <w:widowControl w:val="0"/>
        <w:autoSpaceDE w:val="0"/>
        <w:autoSpaceDN w:val="0"/>
        <w:adjustRightInd w:val="0"/>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ANNEX B:</w:t>
      </w:r>
      <w:r w:rsidR="006D19BE">
        <w:rPr>
          <w:rFonts w:ascii="Times New Roman" w:eastAsia="Times New Roman" w:hAnsi="Times New Roman" w:cs="Times New Roman"/>
          <w:b/>
          <w:sz w:val="24"/>
          <w:szCs w:val="24"/>
        </w:rPr>
        <w:t xml:space="preserve"> </w:t>
      </w:r>
      <w:r w:rsidR="006D19BE" w:rsidRPr="006D19BE">
        <w:rPr>
          <w:rFonts w:ascii="Times New Roman" w:eastAsia="Times New Roman" w:hAnsi="Times New Roman" w:cs="Times New Roman"/>
          <w:sz w:val="24"/>
          <w:szCs w:val="24"/>
        </w:rPr>
        <w:t>TGI function</w:t>
      </w:r>
    </w:p>
    <w:p w14:paraId="1B8509D2" w14:textId="1955A68C"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mat1: the genotypic matrix associated with the first sampling; must be a genind object</w:t>
      </w:r>
    </w:p>
    <w:p w14:paraId="5BEAF404" w14:textId="5A5F5EBB"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mat2: the genotypic matrix associated with the second sampling; must be a genind object</w:t>
      </w:r>
    </w:p>
    <w:p w14:paraId="61985159" w14:textId="141E0B92"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nperm: the the number of permutations used in the evaluation of significance</w:t>
      </w:r>
    </w:p>
    <w:p w14:paraId="4E67482A" w14:textId="0C934378"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seed.: you may specify a seed by using this argument</w:t>
      </w:r>
    </w:p>
    <w:p w14:paraId="08900F4A" w14:textId="51FE8A17" w:rsidR="006736C8" w:rsidRPr="0059426E" w:rsidRDefault="006736C8"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method: see ?adegenet::dist.genpop</w:t>
      </w:r>
    </w:p>
    <w:p w14:paraId="2D046940" w14:textId="1031587C"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correc: correction for multiple inference; see ?p.adjust</w:t>
      </w:r>
    </w:p>
    <w:p w14:paraId="501C3FD9" w14:textId="5DF4E14E" w:rsidR="002D262F" w:rsidRPr="0059426E" w:rsidRDefault="002D262F"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thresh_for_GL: indicate here</w:t>
      </w:r>
      <w:r w:rsidR="00B83A4B" w:rsidRPr="0059426E">
        <w:rPr>
          <w:rFonts w:ascii="Courier New" w:eastAsia="Times New Roman" w:hAnsi="Courier New" w:cs="Courier New"/>
          <w:b/>
          <w:bCs/>
          <w:sz w:val="16"/>
          <w:szCs w:val="16"/>
        </w:rPr>
        <w:t xml:space="preserve"> the threshold you want to use</w:t>
      </w:r>
    </w:p>
    <w:p w14:paraId="16744D8C" w14:textId="77777777" w:rsidR="009465A6" w:rsidRPr="0059426E" w:rsidRDefault="009465A6"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61D904C5" w14:textId="67A22850"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TGI2 &lt;- function (mat1, mat2, nperm = 999, replace = FALSE, seed. = NULL,</w:t>
      </w:r>
    </w:p>
    <w:p w14:paraId="727DBBA5" w14:textId="6F47EF2C" w:rsidR="00174DDB" w:rsidRPr="0059426E" w:rsidRDefault="00174DDB" w:rsidP="00D63CAD">
      <w:pPr>
        <w:widowControl w:val="0"/>
        <w:autoSpaceDE w:val="0"/>
        <w:autoSpaceDN w:val="0"/>
        <w:adjustRightInd w:val="0"/>
        <w:spacing w:after="0" w:line="276" w:lineRule="auto"/>
        <w:ind w:left="1440"/>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method = 4, correc = "holm", thresh_for_GL = 0.05) {  </w:t>
      </w:r>
    </w:p>
    <w:p w14:paraId="6AF0AD3A" w14:textId="018AFB2B"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Dependency on packages</w:t>
      </w:r>
    </w:p>
    <w:p w14:paraId="7A73718A" w14:textId="05E9E8FD" w:rsidR="00FA43B1"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library(adegenet)</w:t>
      </w:r>
    </w:p>
    <w:p w14:paraId="799BF26C" w14:textId="60629B9C" w:rsidR="00DE1D7D" w:rsidRPr="0059426E" w:rsidRDefault="00DE1D7D"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library(</w:t>
      </w:r>
      <w:r w:rsidR="006736C8" w:rsidRPr="0059426E">
        <w:rPr>
          <w:rFonts w:ascii="Courier New" w:eastAsia="Times New Roman" w:hAnsi="Courier New" w:cs="Courier New"/>
          <w:b/>
          <w:bCs/>
          <w:sz w:val="16"/>
          <w:szCs w:val="16"/>
        </w:rPr>
        <w:t>poppr)</w:t>
      </w:r>
    </w:p>
    <w:p w14:paraId="4BF65B89" w14:textId="0AA1FFB9"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18204C" w:rsidRPr="0059426E">
        <w:rPr>
          <w:rFonts w:ascii="Courier New" w:eastAsia="Times New Roman" w:hAnsi="Courier New" w:cs="Courier New"/>
          <w:b/>
          <w:bCs/>
          <w:sz w:val="16"/>
          <w:szCs w:val="16"/>
        </w:rPr>
        <w:t xml:space="preserve">Conversion from </w:t>
      </w:r>
      <w:r w:rsidRPr="0059426E">
        <w:rPr>
          <w:rFonts w:ascii="Courier New" w:eastAsia="Times New Roman" w:hAnsi="Courier New" w:cs="Courier New"/>
          <w:b/>
          <w:bCs/>
          <w:sz w:val="16"/>
          <w:szCs w:val="16"/>
        </w:rPr>
        <w:t xml:space="preserve">genind to genpop objects  </w:t>
      </w:r>
    </w:p>
    <w:p w14:paraId="4522793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genind2genpop(mat1)</w:t>
      </w:r>
    </w:p>
    <w:p w14:paraId="569173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 &lt;- mat1p[,order(colnames(mat1p@tab))]</w:t>
      </w:r>
    </w:p>
    <w:p w14:paraId="2507B4C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 &lt;- genind2genpop(mat2)</w:t>
      </w:r>
    </w:p>
    <w:p w14:paraId="6881C17D" w14:textId="2F36A36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 &lt;- mat2p[,order(colnames(mat2p@tab))]  </w:t>
      </w:r>
    </w:p>
    <w:p w14:paraId="7411FFD5"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30D193F" w14:textId="2DA0275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Function to compute genetic distances  </w:t>
      </w:r>
    </w:p>
    <w:p w14:paraId="288E3C5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dissim &lt;- function(mat1p, mat2p, method) {</w:t>
      </w:r>
    </w:p>
    <w:p w14:paraId="73AE714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 &lt;- vector(mode = "numeric", length = nrow(mat1p@tab))</w:t>
      </w:r>
    </w:p>
    <w:p w14:paraId="063CE28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 in 1:nrow(mat1p@tab)){</w:t>
      </w:r>
    </w:p>
    <w:p w14:paraId="68CB02D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 == 1){</w:t>
      </w:r>
    </w:p>
    <w:p w14:paraId="4F3831D1"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&lt;- 2</w:t>
      </w:r>
    </w:p>
    <w:p w14:paraId="39DBFE9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else { </w:t>
      </w:r>
    </w:p>
    <w:p w14:paraId="47C37EC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trick &lt;- 1</w:t>
      </w:r>
    </w:p>
    <w:p w14:paraId="31E3D63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0C9EA73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 &lt;- mat1p</w:t>
      </w:r>
    </w:p>
    <w:p w14:paraId="3D82E17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temp_genpop@tab[trick,] &lt;- mat2p@tab[i,]</w:t>
      </w:r>
    </w:p>
    <w:p w14:paraId="6111952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dis[i] &lt;- dist.genpop(temp_genpop[c(trick, i),], method = method)</w:t>
      </w:r>
    </w:p>
    <w:p w14:paraId="7A941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1F86C17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list(dis = dis)</w:t>
      </w:r>
    </w:p>
    <w:p w14:paraId="5EA53933" w14:textId="49CA431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39159A7" w14:textId="77777777" w:rsidR="00FA43B1"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5292FAD5" w14:textId="2282981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Initialization of seed, tolerance  </w:t>
      </w:r>
    </w:p>
    <w:p w14:paraId="6BAD8FB9"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(!is.null(seed.)){</w:t>
      </w:r>
    </w:p>
    <w:p w14:paraId="7C6F9DF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set.seed(seed.)      </w:t>
      </w:r>
    </w:p>
    <w:p w14:paraId="08135B3D" w14:textId="30AB71D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en-CA"/>
        </w:rPr>
        <w:t xml:space="preserve">  </w:t>
      </w:r>
      <w:r w:rsidRPr="0059426E">
        <w:rPr>
          <w:rFonts w:ascii="Courier New" w:eastAsia="Times New Roman" w:hAnsi="Courier New" w:cs="Courier New"/>
          <w:b/>
          <w:bCs/>
          <w:sz w:val="16"/>
          <w:szCs w:val="16"/>
          <w:lang w:val="fr-CA"/>
        </w:rPr>
        <w:t xml:space="preserve">}  </w:t>
      </w:r>
    </w:p>
    <w:p w14:paraId="351AFB80" w14:textId="294DF26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epsilon &lt;- sqrt(.Machine$double.eps)  </w:t>
      </w:r>
    </w:p>
    <w:p w14:paraId="04E6773B"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p>
    <w:p w14:paraId="1A25ADE0" w14:textId="29678F05"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lang w:val="fr-CA"/>
        </w:rPr>
      </w:pPr>
      <w:r w:rsidRPr="0059426E">
        <w:rPr>
          <w:rFonts w:ascii="Courier New" w:eastAsia="Times New Roman" w:hAnsi="Courier New" w:cs="Courier New"/>
          <w:b/>
          <w:bCs/>
          <w:sz w:val="16"/>
          <w:szCs w:val="16"/>
          <w:lang w:val="fr-CA"/>
        </w:rPr>
        <w:t xml:space="preserve">##### Dimensions check  </w:t>
      </w:r>
    </w:p>
    <w:p w14:paraId="328C1E1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lang w:val="fr-CA"/>
        </w:rPr>
        <w:t xml:space="preserve">  </w:t>
      </w:r>
      <w:r w:rsidRPr="0059426E">
        <w:rPr>
          <w:rFonts w:ascii="Courier New" w:eastAsia="Times New Roman" w:hAnsi="Courier New" w:cs="Courier New"/>
          <w:b/>
          <w:bCs/>
          <w:sz w:val="16"/>
          <w:szCs w:val="16"/>
        </w:rPr>
        <w:t>n &lt;- nrow(mat1p@tab)</w:t>
      </w:r>
    </w:p>
    <w:p w14:paraId="446AA57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 &lt;- ncol(mat1p@tab)</w:t>
      </w:r>
    </w:p>
    <w:p w14:paraId="4A5B2CB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((nrow(mat2p@tab) != n) | (ncol(mat2p@tab) != p)){</w:t>
      </w:r>
    </w:p>
    <w:p w14:paraId="26CF117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stop("The matrices are not of the same size!")</w:t>
      </w:r>
    </w:p>
    <w:p w14:paraId="0C5E788C" w14:textId="5CA4784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4266E5C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1F435313" w14:textId="18A9BA90"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Empirical genetic distances</w:t>
      </w:r>
    </w:p>
    <w:p w14:paraId="74D6CCE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 mat2p, method)</w:t>
      </w:r>
    </w:p>
    <w:p w14:paraId="33000DD3" w14:textId="104D6E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dis.ref &lt;- tmp$dis  </w:t>
      </w:r>
    </w:p>
    <w:p w14:paraId="241F399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Permutations</w:t>
      </w:r>
    </w:p>
    <w:p w14:paraId="5CF0F27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(nperm &gt; 0) {</w:t>
      </w:r>
    </w:p>
    <w:p w14:paraId="22931AFF"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my.vec &lt;- sample(1:(10 * nperm), size = nperm)</w:t>
      </w:r>
    </w:p>
    <w:p w14:paraId="3550446B" w14:textId="40C715E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 = rep(1, n)    </w:t>
      </w:r>
    </w:p>
    <w:p w14:paraId="164C59BC" w14:textId="16218CC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for (iperm in 1:nperm) {      </w:t>
      </w:r>
    </w:p>
    <w:p w14:paraId="0A1B4EA0"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set.seed(my.vec[iperm])</w:t>
      </w:r>
    </w:p>
    <w:p w14:paraId="54A414FC"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mat1p</w:t>
      </w:r>
    </w:p>
    <w:p w14:paraId="02FA096D" w14:textId="602CD9B2"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mat1.perm &lt;- shufflepop(mat1.perm, method=4)      </w:t>
      </w:r>
    </w:p>
    <w:p w14:paraId="4D484CA6"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lastRenderedPageBreak/>
        <w:t xml:space="preserve">      set.seed(my.vec[iperm])</w:t>
      </w:r>
    </w:p>
    <w:p w14:paraId="69B1630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mat2p</w:t>
      </w:r>
    </w:p>
    <w:p w14:paraId="58071E6A" w14:textId="2A3D10CC"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mat2.perm &lt;- shufflepop(mat2.perm, method=4)      </w:t>
      </w:r>
    </w:p>
    <w:p w14:paraId="7B79679E" w14:textId="1637A8E4"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tmp &lt;- dissim(mat1.perm, mat2.perm, method)      </w:t>
      </w:r>
    </w:p>
    <w:p w14:paraId="7B891B72"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dis.perm &lt;- tmp$dis</w:t>
      </w:r>
    </w:p>
    <w:p w14:paraId="55EED8C7"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ge &lt;- which(dis.perm + epsilon &gt;= dis.ref)</w:t>
      </w:r>
    </w:p>
    <w:p w14:paraId="46FF2794"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if (length(ge) &gt; 0) { </w:t>
      </w:r>
    </w:p>
    <w:p w14:paraId="459E3813"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outlier.count[ge] &lt;- outlier.count[ge] + 1</w:t>
      </w:r>
    </w:p>
    <w:p w14:paraId="61DA0C8A"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051FE998"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p>
    <w:p w14:paraId="34512F6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p.dist &lt;- outlier.count/(nperm + 1)</w:t>
      </w:r>
    </w:p>
    <w:p w14:paraId="637DB6AB" w14:textId="52AB5188"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w:t>
      </w:r>
    </w:p>
    <w:p w14:paraId="69807881" w14:textId="1407082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p.adj &lt;- p.adjust(p.dist, method = correc)  </w:t>
      </w:r>
    </w:p>
    <w:p w14:paraId="7F6DB137" w14:textId="77777777" w:rsidR="00FA43B1" w:rsidRPr="0059426E" w:rsidRDefault="00FA43B1"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p w14:paraId="77FF6110" w14:textId="4D505DA6"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w:t>
      </w:r>
      <w:r w:rsidR="002D262F" w:rsidRPr="0059426E">
        <w:rPr>
          <w:rFonts w:ascii="Courier New" w:eastAsia="Times New Roman" w:hAnsi="Courier New" w:cs="Courier New"/>
          <w:b/>
          <w:bCs/>
          <w:sz w:val="16"/>
          <w:szCs w:val="16"/>
        </w:rPr>
        <w:t>Simple g</w:t>
      </w:r>
      <w:r w:rsidRPr="0059426E">
        <w:rPr>
          <w:rFonts w:ascii="Courier New" w:eastAsia="Times New Roman" w:hAnsi="Courier New" w:cs="Courier New"/>
          <w:b/>
          <w:bCs/>
          <w:sz w:val="16"/>
          <w:szCs w:val="16"/>
        </w:rPr>
        <w:t xml:space="preserve">ain or loss?  </w:t>
      </w:r>
    </w:p>
    <w:p w14:paraId="1B3B8ED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n.pop1 &lt;- seppop(mat1)</w:t>
      </w:r>
    </w:p>
    <w:p w14:paraId="14BAE683" w14:textId="6A2DA1C1"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n.pop2 &lt;- seppop(mat2)  </w:t>
      </w:r>
    </w:p>
    <w:p w14:paraId="6129F74B"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 &lt;- do.call("c", lapply(n.pop1, function(x) mean(summary(x)$Hexp)))</w:t>
      </w:r>
    </w:p>
    <w:p w14:paraId="194E10B4" w14:textId="040E8A63"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 &lt;- do.call("c", lapply(n.pop2, function(x) mean(summary(x)$Hexp)))  </w:t>
      </w:r>
    </w:p>
    <w:p w14:paraId="62E389AD"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mean.hexp1[is.nan(mean.hexp1)] &lt;- NA</w:t>
      </w:r>
    </w:p>
    <w:p w14:paraId="164C387C" w14:textId="3891FA7B"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mean.hexp2[is.nan(mean.hexp2)] &lt;- NA  </w:t>
      </w:r>
    </w:p>
    <w:p w14:paraId="2B7A6E0A" w14:textId="7499511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simple_d</w:t>
      </w:r>
      <w:r w:rsidR="00B83A4B" w:rsidRPr="0059426E">
        <w:rPr>
          <w:rFonts w:ascii="Courier New" w:eastAsia="Times New Roman" w:hAnsi="Courier New" w:cs="Courier New"/>
          <w:b/>
          <w:bCs/>
          <w:sz w:val="16"/>
          <w:szCs w:val="16"/>
        </w:rPr>
        <w:t>iff &lt;- mean.hexp2 - mean.hexp1</w:t>
      </w:r>
    </w:p>
    <w:p w14:paraId="38C9F192" w14:textId="4A6A12F4" w:rsidR="00B83A4B" w:rsidRPr="0059426E" w:rsidRDefault="00B83A4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 Please only take note of the sign of this difference, not the absolute value</w:t>
      </w:r>
    </w:p>
    <w:p w14:paraId="27B0F457" w14:textId="3D7029FE"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output &lt;- list(TBI = dis.ref, p.TBI = p.dist, p.adj = p.adj, gainloss = simple_diff[p.adj &lt; thresh_for_GL])  </w:t>
      </w:r>
    </w:p>
    <w:p w14:paraId="21B31B79" w14:textId="2211918F"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class(output) &lt;- "TGI"  </w:t>
      </w:r>
    </w:p>
    <w:p w14:paraId="6F31B25E" w14:textId="77777777" w:rsidR="00174DDB" w:rsidRPr="0059426E"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 xml:space="preserve">  return(output)</w:t>
      </w:r>
    </w:p>
    <w:p w14:paraId="161E9D28" w14:textId="0A5A0983" w:rsidR="00174DDB" w:rsidRDefault="00174DDB"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r w:rsidRPr="0059426E">
        <w:rPr>
          <w:rFonts w:ascii="Courier New" w:eastAsia="Times New Roman" w:hAnsi="Courier New" w:cs="Courier New"/>
          <w:b/>
          <w:bCs/>
          <w:sz w:val="16"/>
          <w:szCs w:val="16"/>
        </w:rPr>
        <w:t>}</w:t>
      </w:r>
    </w:p>
    <w:p w14:paraId="3B2B89F5" w14:textId="77777777" w:rsidR="0059426E" w:rsidRPr="0059426E" w:rsidRDefault="0059426E" w:rsidP="00D63CAD">
      <w:pPr>
        <w:widowControl w:val="0"/>
        <w:autoSpaceDE w:val="0"/>
        <w:autoSpaceDN w:val="0"/>
        <w:adjustRightInd w:val="0"/>
        <w:spacing w:after="0" w:line="276" w:lineRule="auto"/>
        <w:contextualSpacing/>
        <w:mirrorIndents/>
        <w:rPr>
          <w:rFonts w:ascii="Courier New" w:eastAsia="Times New Roman" w:hAnsi="Courier New" w:cs="Courier New"/>
          <w:b/>
          <w:bCs/>
          <w:sz w:val="16"/>
          <w:szCs w:val="16"/>
        </w:rPr>
      </w:pPr>
    </w:p>
    <w:sectPr w:rsidR="0059426E" w:rsidRPr="0059426E" w:rsidSect="005C268D">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Patrick" w:date="2020-07-28T12:28:00Z" w:initials="P">
    <w:p w14:paraId="69A97F62" w14:textId="77777777" w:rsidR="005F57D8" w:rsidRDefault="005F57D8">
      <w:pPr>
        <w:pStyle w:val="Commentaire"/>
      </w:pPr>
      <w:r>
        <w:rPr>
          <w:rStyle w:val="Marquedecommentaire"/>
        </w:rPr>
        <w:annotationRef/>
      </w:r>
      <w:r>
        <w:t>Nicely done. See comments below. Overall, I’d suggest trying to cut ~150-200 words for concision</w:t>
      </w:r>
    </w:p>
    <w:p w14:paraId="044FE401" w14:textId="77777777" w:rsidR="005F57D8" w:rsidRDefault="005F57D8">
      <w:pPr>
        <w:pStyle w:val="Commentaire"/>
      </w:pPr>
    </w:p>
    <w:p w14:paraId="543B9001" w14:textId="77777777" w:rsidR="005F57D8" w:rsidRDefault="005F57D8">
      <w:pPr>
        <w:pStyle w:val="Commentaire"/>
      </w:pPr>
      <w:r>
        <w:t>Maybe that’s the super long references bloating the word length though?</w:t>
      </w:r>
    </w:p>
    <w:p w14:paraId="56A2F656" w14:textId="77777777" w:rsidR="005F57D8" w:rsidRDefault="005F57D8">
      <w:pPr>
        <w:pStyle w:val="Commentaire"/>
      </w:pPr>
    </w:p>
    <w:p w14:paraId="44DDA9B8" w14:textId="6683500D" w:rsidR="005F57D8" w:rsidRDefault="005F57D8">
      <w:pPr>
        <w:pStyle w:val="Commentaire"/>
      </w:pPr>
    </w:p>
  </w:comment>
  <w:comment w:id="3" w:author="Patrick" w:date="2020-07-24T20:22:00Z" w:initials="P">
    <w:p w14:paraId="0932DBF7" w14:textId="78E6FAE3" w:rsidR="005F57D8" w:rsidRDefault="005F57D8">
      <w:pPr>
        <w:pStyle w:val="Commentaire"/>
      </w:pPr>
      <w:r>
        <w:rPr>
          <w:rStyle w:val="Marquedecommentaire"/>
        </w:rPr>
        <w:annotationRef/>
      </w:r>
      <w:r>
        <w:t>While I don’t disagree with the this well-written paragraph, but it seems to me that this particular study is not, in fact, a temporal extension of landscape genetics. Instead, TGI I smore temporal genetics without the landscape. Which is fine, but we should be careful not to oversell what you have done.</w:t>
      </w:r>
    </w:p>
  </w:comment>
  <w:comment w:id="4" w:author="Patrick" w:date="2020-07-27T17:19:00Z" w:initials="P">
    <w:p w14:paraId="3A602C88" w14:textId="69397EFC" w:rsidR="005F57D8" w:rsidRDefault="005F57D8">
      <w:pPr>
        <w:pStyle w:val="Commentaire"/>
      </w:pPr>
      <w:r>
        <w:rPr>
          <w:rStyle w:val="Marquedecommentaire"/>
        </w:rPr>
        <w:annotationRef/>
      </w:r>
      <w:r>
        <w:t>Strongly suggest breaking this long paragraph into 2</w:t>
      </w:r>
    </w:p>
  </w:comment>
  <w:comment w:id="11" w:author="Patrick" w:date="2020-07-27T17:15:00Z" w:initials="P">
    <w:p w14:paraId="31E03B39" w14:textId="48B784AB" w:rsidR="005F57D8" w:rsidRDefault="005F57D8">
      <w:pPr>
        <w:pStyle w:val="Commentaire"/>
      </w:pPr>
      <w:r>
        <w:rPr>
          <w:rStyle w:val="Marquedecommentaire"/>
        </w:rPr>
        <w:annotationRef/>
      </w:r>
      <w:r>
        <w:t>Too much?</w:t>
      </w:r>
    </w:p>
  </w:comment>
  <w:comment w:id="19" w:author="Patrick" w:date="2020-07-24T20:32:00Z" w:initials="P">
    <w:p w14:paraId="03E019D7" w14:textId="0A887368" w:rsidR="005F57D8" w:rsidRDefault="005F57D8">
      <w:pPr>
        <w:pStyle w:val="Commentaire"/>
      </w:pPr>
      <w:r>
        <w:rPr>
          <w:rStyle w:val="Marquedecommentaire"/>
        </w:rPr>
        <w:annotationRef/>
      </w:r>
      <w:r>
        <w:t>Might you have a reference for such a notion?</w:t>
      </w:r>
    </w:p>
  </w:comment>
  <w:comment w:id="44" w:author="Patrick" w:date="2020-07-28T10:30:00Z" w:initials="P">
    <w:p w14:paraId="3F404EB0" w14:textId="77777777" w:rsidR="005F57D8" w:rsidRDefault="005F57D8">
      <w:pPr>
        <w:pStyle w:val="Commentaire"/>
      </w:pPr>
      <w:r>
        <w:rPr>
          <w:rStyle w:val="Marquedecommentaire"/>
        </w:rPr>
        <w:annotationRef/>
      </w:r>
      <w:r>
        <w:t xml:space="preserve">This is a bit confusing as it seems that they would be asking a different question than you are. They are trying to INFER demographic history using genetic data whereas you want to compare time points and make meaningful assessments of the differences between the two… this distinction is a bit muddied here. </w:t>
      </w:r>
    </w:p>
    <w:p w14:paraId="25058706" w14:textId="77777777" w:rsidR="005F57D8" w:rsidRDefault="005F57D8">
      <w:pPr>
        <w:pStyle w:val="Commentaire"/>
      </w:pPr>
    </w:p>
    <w:p w14:paraId="73CFAD56" w14:textId="65C04207" w:rsidR="005F57D8" w:rsidRDefault="005F57D8">
      <w:pPr>
        <w:pStyle w:val="Commentaire"/>
      </w:pPr>
      <w:r>
        <w:t xml:space="preserve">With the single point tin time inference based approach, they have more information at that time, but lack a second point. You however, are interested in asking similar? Question suing less genetic information, but more temporal information. </w:t>
      </w:r>
    </w:p>
  </w:comment>
  <w:comment w:id="52" w:author="Patrick" w:date="2020-07-28T10:52:00Z" w:initials="P">
    <w:p w14:paraId="631E643F" w14:textId="6C156C9A" w:rsidR="005F57D8" w:rsidRDefault="005F57D8">
      <w:pPr>
        <w:pStyle w:val="Commentaire"/>
      </w:pPr>
      <w:r>
        <w:rPr>
          <w:rStyle w:val="Marquedecommentaire"/>
        </w:rPr>
        <w:annotationRef/>
      </w:r>
      <w:r>
        <w:t>This is vague – expand or omit,</w:t>
      </w:r>
    </w:p>
  </w:comment>
  <w:comment w:id="53" w:author="Patrick" w:date="2020-07-28T10:54:00Z" w:initials="P">
    <w:p w14:paraId="6DCA5C92" w14:textId="345225FF" w:rsidR="005F57D8" w:rsidRDefault="005F57D8">
      <w:pPr>
        <w:pStyle w:val="Commentaire"/>
      </w:pPr>
      <w:r>
        <w:rPr>
          <w:rStyle w:val="Marquedecommentaire"/>
        </w:rPr>
        <w:annotationRef/>
      </w:r>
      <w:r>
        <w:t>Can you merge and shorten these two sentences which seem tightly linked?</w:t>
      </w:r>
    </w:p>
  </w:comment>
  <w:comment w:id="78" w:author="Patrick" w:date="2020-07-28T10:56:00Z" w:initials="P">
    <w:p w14:paraId="09C7FD8C" w14:textId="494ED579" w:rsidR="005F57D8" w:rsidRDefault="005F57D8">
      <w:pPr>
        <w:pStyle w:val="Commentaire"/>
      </w:pPr>
      <w:r>
        <w:rPr>
          <w:rStyle w:val="Marquedecommentaire"/>
        </w:rPr>
        <w:annotationRef/>
      </w:r>
      <w:r>
        <w:t xml:space="preserve">Yeah – I get this approach but this seems really like a different thing than demographic inference. </w:t>
      </w:r>
    </w:p>
  </w:comment>
  <w:comment w:id="92" w:author="Patrick" w:date="2020-07-28T12:00:00Z" w:initials="P">
    <w:p w14:paraId="013884AC" w14:textId="5F9DA814" w:rsidR="005F57D8" w:rsidRDefault="005F57D8">
      <w:pPr>
        <w:pStyle w:val="Commentaire"/>
      </w:pPr>
      <w:r>
        <w:rPr>
          <w:rStyle w:val="Marquedecommentaire"/>
        </w:rPr>
        <w:annotationRef/>
      </w:r>
      <w:r>
        <w:t>This is a new paragraph to  me – talking about the technical – see suggested topic sentence</w:t>
      </w:r>
    </w:p>
  </w:comment>
  <w:comment w:id="96" w:author="Patrick" w:date="2020-07-28T12:02:00Z" w:initials="P">
    <w:p w14:paraId="5EE90B6B" w14:textId="63703A6F" w:rsidR="005F57D8" w:rsidRDefault="005F57D8">
      <w:pPr>
        <w:pStyle w:val="Commentaire"/>
      </w:pPr>
      <w:r>
        <w:rPr>
          <w:rStyle w:val="Marquedecommentaire"/>
        </w:rPr>
        <w:annotationRef/>
      </w:r>
      <w:r>
        <w:t xml:space="preserve">Other examples? Other distances measures used? </w:t>
      </w:r>
    </w:p>
  </w:comment>
  <w:comment w:id="114" w:author="Patrick" w:date="2020-07-28T12:12:00Z" w:initials="P">
    <w:p w14:paraId="42A07C93" w14:textId="77777777" w:rsidR="005F57D8" w:rsidRPr="00252A94" w:rsidRDefault="005F57D8" w:rsidP="0080459E">
      <w:pPr>
        <w:pStyle w:val="Commentaire"/>
      </w:pPr>
      <w:r>
        <w:rPr>
          <w:rStyle w:val="Marquedecommentaire"/>
        </w:rPr>
        <w:annotationRef/>
      </w:r>
      <w:r w:rsidRPr="00252A94">
        <w:t xml:space="preserve">? not sure about this… </w:t>
      </w:r>
    </w:p>
  </w:comment>
  <w:comment w:id="126" w:author="Patrick" w:date="2020-07-28T12:21:00Z" w:initials="P">
    <w:p w14:paraId="1A5F3DFD" w14:textId="6BFCD051" w:rsidR="005F57D8" w:rsidRDefault="005F57D8">
      <w:pPr>
        <w:pStyle w:val="Commentaire"/>
      </w:pPr>
      <w:r>
        <w:rPr>
          <w:rStyle w:val="Marquedecommentaire"/>
        </w:rPr>
        <w:annotationRef/>
      </w:r>
      <w:r>
        <w:t>Framework?</w:t>
      </w:r>
    </w:p>
  </w:comment>
  <w:comment w:id="134" w:author="Patrick" w:date="2020-07-28T12:19:00Z" w:initials="P">
    <w:p w14:paraId="4281DBAC" w14:textId="3915F531" w:rsidR="005F57D8" w:rsidRDefault="005F57D8">
      <w:pPr>
        <w:pStyle w:val="Commentaire"/>
      </w:pPr>
      <w:r>
        <w:rPr>
          <w:rStyle w:val="Marquedecommentaire"/>
        </w:rPr>
        <w:annotationRef/>
      </w:r>
      <w:r>
        <w:t>?</w:t>
      </w:r>
    </w:p>
  </w:comment>
  <w:comment w:id="137" w:author="Patrick" w:date="2020-07-28T12:23:00Z" w:initials="P">
    <w:p w14:paraId="4CAE2B43" w14:textId="75D42D33" w:rsidR="005F57D8" w:rsidRDefault="005F57D8">
      <w:pPr>
        <w:pStyle w:val="Commentaire"/>
      </w:pPr>
      <w:r>
        <w:rPr>
          <w:rStyle w:val="Marquedecommentaire"/>
        </w:rPr>
        <w:annotationRef/>
      </w:r>
      <w:r>
        <w:t xml:space="preserve">Or maybe this needs to be a separate sentence to highlight the novel contribution relative to what you discuss above – but, I again caution you against too strong a comparison to these other tools… which are far more developed, established, and purpose driven. </w:t>
      </w:r>
    </w:p>
  </w:comment>
  <w:comment w:id="141" w:author="Patrick" w:date="2020-07-28T12:27:00Z" w:initials="P">
    <w:p w14:paraId="560E1969" w14:textId="58BFD9B9" w:rsidR="005F57D8" w:rsidRDefault="005F57D8">
      <w:pPr>
        <w:pStyle w:val="Commentaire"/>
      </w:pPr>
      <w:r>
        <w:rPr>
          <w:rStyle w:val="Marquedecommentaire"/>
        </w:rPr>
        <w:annotationRef/>
      </w:r>
      <w:r>
        <w:t>No idea what this means</w:t>
      </w:r>
    </w:p>
  </w:comment>
  <w:comment w:id="143" w:author="Patrick" w:date="2020-07-28T12:30:00Z" w:initials="P">
    <w:p w14:paraId="61DFFF79" w14:textId="0D1A4DA1" w:rsidR="005F57D8" w:rsidRDefault="005F57D8">
      <w:pPr>
        <w:pStyle w:val="Commentaire"/>
      </w:pPr>
      <w:r>
        <w:rPr>
          <w:rStyle w:val="Marquedecommentaire"/>
        </w:rPr>
        <w:annotationRef/>
      </w:r>
      <w:r>
        <w:t>Perhaps unecessary?</w:t>
      </w:r>
    </w:p>
  </w:comment>
  <w:comment w:id="144" w:author="Patrick" w:date="2020-07-28T12:31:00Z" w:initials="P">
    <w:p w14:paraId="626F8425" w14:textId="57CC9BAC" w:rsidR="005F57D8" w:rsidRDefault="005F57D8">
      <w:pPr>
        <w:pStyle w:val="Commentaire"/>
      </w:pPr>
      <w:r>
        <w:rPr>
          <w:rStyle w:val="Marquedecommentaire"/>
        </w:rPr>
        <w:annotationRef/>
      </w:r>
      <w:r>
        <w:t>So, this approach is limited to just a single site, at two points in time?</w:t>
      </w:r>
    </w:p>
    <w:p w14:paraId="45E17651" w14:textId="6B072C62" w:rsidR="005F57D8" w:rsidRDefault="005F57D8">
      <w:pPr>
        <w:pStyle w:val="Commentaire"/>
      </w:pPr>
      <w:r>
        <w:t>What about multiple sites, at multiple time steps? Please discuss these other extension (and opportunities) in the discussion (if you don’t already)</w:t>
      </w:r>
    </w:p>
  </w:comment>
  <w:comment w:id="146" w:author="Patrick" w:date="2020-07-28T12:37:00Z" w:initials="P">
    <w:p w14:paraId="1CD4D917" w14:textId="715E6803" w:rsidR="005F57D8" w:rsidRDefault="005F57D8">
      <w:pPr>
        <w:pStyle w:val="Commentaire"/>
      </w:pPr>
      <w:r>
        <w:rPr>
          <w:rStyle w:val="Marquedecommentaire"/>
        </w:rPr>
        <w:annotationRef/>
      </w:r>
      <w:r>
        <w:t>Allele frequencies?</w:t>
      </w:r>
    </w:p>
  </w:comment>
  <w:comment w:id="148" w:author="Patrick" w:date="2020-07-28T12:40:00Z" w:initials="P">
    <w:p w14:paraId="22CEDD57" w14:textId="5EE7E83D" w:rsidR="005F57D8" w:rsidRDefault="005F57D8">
      <w:pPr>
        <w:pStyle w:val="Commentaire"/>
      </w:pPr>
      <w:r>
        <w:rPr>
          <w:rStyle w:val="Marquedecommentaire"/>
        </w:rPr>
        <w:annotationRef/>
      </w:r>
      <w:r>
        <w:t>I don’ think that this figure is sufficient to convey the assumption you refer to. If these are indeed assumptions that matter, then you should spell them out clearly here. The figure is unclear to me.</w:t>
      </w:r>
    </w:p>
  </w:comment>
  <w:comment w:id="149" w:author="Patrick" w:date="2020-07-28T12:48:00Z" w:initials="P">
    <w:p w14:paraId="5D437CA5" w14:textId="35C62534" w:rsidR="005F57D8" w:rsidRDefault="005F57D8">
      <w:pPr>
        <w:pStyle w:val="Commentaire"/>
      </w:pPr>
      <w:r>
        <w:rPr>
          <w:rStyle w:val="Marquedecommentaire"/>
        </w:rPr>
        <w:annotationRef/>
      </w:r>
      <w:r>
        <w:t>great</w:t>
      </w:r>
    </w:p>
  </w:comment>
  <w:comment w:id="160" w:author="Patrick" w:date="2020-07-28T12:51:00Z" w:initials="P">
    <w:p w14:paraId="69F0147A" w14:textId="68C96E6D" w:rsidR="005F57D8" w:rsidRDefault="005F57D8">
      <w:pPr>
        <w:pStyle w:val="Commentaire"/>
      </w:pPr>
      <w:r>
        <w:rPr>
          <w:rStyle w:val="Marquedecommentaire"/>
        </w:rPr>
        <w:annotationRef/>
      </w:r>
      <w:r>
        <w:t>? – expand or omit.</w:t>
      </w:r>
    </w:p>
  </w:comment>
  <w:comment w:id="161" w:author="Patrick" w:date="2020-07-28T12:52:00Z" w:initials="P">
    <w:p w14:paraId="210BCC40" w14:textId="30BA58C9" w:rsidR="005F57D8" w:rsidRDefault="005F57D8">
      <w:pPr>
        <w:pStyle w:val="Commentaire"/>
      </w:pPr>
      <w:r>
        <w:rPr>
          <w:rStyle w:val="Marquedecommentaire"/>
        </w:rPr>
        <w:annotationRef/>
      </w:r>
      <w:r>
        <w:t>Pick one ref</w:t>
      </w:r>
    </w:p>
  </w:comment>
  <w:comment w:id="167" w:author="Patrick" w:date="2020-07-28T12:55:00Z" w:initials="P">
    <w:p w14:paraId="67AC2B09" w14:textId="2CBC0F71" w:rsidR="005F57D8" w:rsidRDefault="005F57D8">
      <w:pPr>
        <w:pStyle w:val="Commentaire"/>
      </w:pPr>
      <w:r>
        <w:rPr>
          <w:rStyle w:val="Marquedecommentaire"/>
        </w:rPr>
        <w:annotationRef/>
      </w:r>
      <w:r>
        <w:t>Vs. functional connectivity here? What was the function?</w:t>
      </w:r>
    </w:p>
  </w:comment>
  <w:comment w:id="169" w:author="Patrick" w:date="2020-07-28T12:56:00Z" w:initials="P">
    <w:p w14:paraId="205EC61E" w14:textId="009604F1" w:rsidR="005F57D8" w:rsidRDefault="005F57D8">
      <w:pPr>
        <w:pStyle w:val="Commentaire"/>
      </w:pPr>
      <w:r>
        <w:rPr>
          <w:rStyle w:val="Marquedecommentaire"/>
        </w:rPr>
        <w:annotationRef/>
      </w:r>
      <w:r>
        <w:t>I feel that this is early as we don’t know much about the details of the simulations yet .. .and hti sis just burn in, isn’t it?</w:t>
      </w:r>
    </w:p>
  </w:comment>
  <w:comment w:id="174" w:author="Pierre" w:date="2020-02-02T17:40:00Z" w:initials="PL">
    <w:p w14:paraId="740ACEA1" w14:textId="58131018" w:rsidR="005F57D8" w:rsidRPr="00AD29E1" w:rsidRDefault="005F57D8">
      <w:pPr>
        <w:pStyle w:val="Commentaire"/>
        <w:rPr>
          <w:lang w:val="fr-CA"/>
        </w:rPr>
      </w:pPr>
      <w:r>
        <w:rPr>
          <w:rStyle w:val="Marquedecommentaire"/>
        </w:rPr>
        <w:annotationRef/>
      </w:r>
      <w:r w:rsidRPr="00AD29E1">
        <w:rPr>
          <w:lang w:val="fr-CA"/>
        </w:rPr>
        <w:t>L’attribution aléatoire assure-t-elle vraiment la diversité maximum à tout coup? Par hazard, tous tes individus pourraient obtenir exactement la meme structure génétique, donc une diversité nulle.</w:t>
      </w:r>
    </w:p>
  </w:comment>
  <w:comment w:id="175" w:author="Julian WITTISCHE" w:date="2020-02-11T22:15:00Z" w:initials="JW">
    <w:p w14:paraId="0389988E" w14:textId="37EE7BCE" w:rsidR="005F57D8" w:rsidRPr="000A5888" w:rsidRDefault="005F57D8">
      <w:pPr>
        <w:pStyle w:val="Commentaire"/>
        <w:rPr>
          <w:lang w:val="fr-CA"/>
        </w:rPr>
      </w:pPr>
      <w:r>
        <w:rPr>
          <w:rStyle w:val="Marquedecommentaire"/>
        </w:rPr>
        <w:annotationRef/>
      </w:r>
      <w:r>
        <w:rPr>
          <w:lang w:val="fr-CA"/>
        </w:rPr>
        <w:t xml:space="preserve">Puisqu’il y a beaucoup de marqueurs et d’individus, et que la probabilité est la même pour chaque allèle (0.5 si 2 allèles), on se rapproche du maximum de diversité représenté par la fonction f(x) = x(1-x) sur [0, 1]. </w:t>
      </w:r>
    </w:p>
  </w:comment>
  <w:comment w:id="176" w:author="Patrick" w:date="2020-07-28T14:31:00Z" w:initials="P">
    <w:p w14:paraId="4AFBDD9B" w14:textId="55B606B4" w:rsidR="005F57D8" w:rsidRDefault="005F57D8">
      <w:pPr>
        <w:pStyle w:val="Commentaire"/>
      </w:pPr>
      <w:r>
        <w:rPr>
          <w:rStyle w:val="Marquedecommentaire"/>
        </w:rPr>
        <w:annotationRef/>
      </w:r>
      <w:r>
        <w:t>I’d forgotten about this issue that had been raised from Paul’s article – you may need to come back to it in the discussion.</w:t>
      </w:r>
    </w:p>
  </w:comment>
  <w:comment w:id="178" w:author="Patrick" w:date="2020-07-28T12:56:00Z" w:initials="P">
    <w:p w14:paraId="14A7F544" w14:textId="7F211E1E" w:rsidR="005F57D8" w:rsidRDefault="005F57D8" w:rsidP="00C93279">
      <w:pPr>
        <w:pStyle w:val="Commentaire"/>
      </w:pPr>
      <w:r>
        <w:rPr>
          <w:rStyle w:val="Marquedecommentaire"/>
        </w:rPr>
        <w:annotationRef/>
      </w:r>
      <w:r>
        <w:t>More appropriate to include this here?</w:t>
      </w:r>
    </w:p>
  </w:comment>
  <w:comment w:id="198" w:author="Patrick" w:date="2020-07-28T16:18:00Z" w:initials="P">
    <w:p w14:paraId="148CA507" w14:textId="57FF6D30" w:rsidR="005F57D8" w:rsidRDefault="005F57D8">
      <w:pPr>
        <w:pStyle w:val="Commentaire"/>
      </w:pPr>
      <w:r>
        <w:rPr>
          <w:rStyle w:val="Marquedecommentaire"/>
        </w:rPr>
        <w:annotationRef/>
      </w:r>
      <w:r>
        <w:t>Already said above – suggest retain here</w:t>
      </w:r>
    </w:p>
  </w:comment>
  <w:comment w:id="199" w:author="Patrick" w:date="2020-07-28T17:06:00Z" w:initials="P">
    <w:p w14:paraId="46C88FB0" w14:textId="6D375B63" w:rsidR="005F57D8" w:rsidRDefault="005F57D8">
      <w:pPr>
        <w:pStyle w:val="Commentaire"/>
      </w:pPr>
      <w:r>
        <w:rPr>
          <w:rStyle w:val="Marquedecommentaire"/>
        </w:rPr>
        <w:annotationRef/>
      </w:r>
      <w:r>
        <w:t>You used the term spatial extent previously – this is a bit confusing</w:t>
      </w:r>
    </w:p>
  </w:comment>
  <w:comment w:id="202" w:author="Patrick" w:date="2020-07-28T17:07:00Z" w:initials="P">
    <w:p w14:paraId="0BDCF8E6" w14:textId="5CA99CAF" w:rsidR="005F57D8" w:rsidRDefault="005F57D8">
      <w:pPr>
        <w:pStyle w:val="Commentaire"/>
      </w:pPr>
      <w:r>
        <w:rPr>
          <w:rStyle w:val="Marquedecommentaire"/>
        </w:rPr>
        <w:annotationRef/>
      </w:r>
      <w:r>
        <w:t>Would it be more direct to say that you wanted to know how the spatial extent of the demographic event affected the method?</w:t>
      </w:r>
    </w:p>
  </w:comment>
  <w:comment w:id="203" w:author="Patrick" w:date="2020-07-28T17:08:00Z" w:initials="P">
    <w:p w14:paraId="17E43302" w14:textId="24DC7A6D" w:rsidR="005F57D8" w:rsidRDefault="005F57D8">
      <w:pPr>
        <w:pStyle w:val="Commentaire"/>
      </w:pPr>
      <w:r>
        <w:rPr>
          <w:rStyle w:val="Marquedecommentaire"/>
        </w:rPr>
        <w:annotationRef/>
      </w:r>
      <w:r>
        <w:t>A quick justification is needed to explain why it matters to vary the position</w:t>
      </w:r>
    </w:p>
  </w:comment>
  <w:comment w:id="206" w:author="Patrick" w:date="2020-07-28T17:15:00Z" w:initials="P">
    <w:p w14:paraId="3DEDF48E" w14:textId="30B251BB" w:rsidR="005F57D8" w:rsidRDefault="005F57D8">
      <w:pPr>
        <w:pStyle w:val="Commentaire"/>
      </w:pPr>
      <w:r>
        <w:rPr>
          <w:rStyle w:val="Marquedecommentaire"/>
        </w:rPr>
        <w:annotationRef/>
      </w:r>
      <w:r>
        <w:t>And elsewhere</w:t>
      </w:r>
    </w:p>
  </w:comment>
  <w:comment w:id="208" w:author="Patrick" w:date="2020-07-28T17:17:00Z" w:initials="P">
    <w:p w14:paraId="0F370395" w14:textId="7C07A416" w:rsidR="005F57D8" w:rsidRDefault="005F57D8">
      <w:pPr>
        <w:pStyle w:val="Commentaire"/>
      </w:pPr>
      <w:r>
        <w:rPr>
          <w:rStyle w:val="Marquedecommentaire"/>
        </w:rPr>
        <w:annotationRef/>
      </w:r>
      <w:r>
        <w:t>Is this true even when considering the centre cell?</w:t>
      </w:r>
    </w:p>
  </w:comment>
  <w:comment w:id="209" w:author="Patrick" w:date="2020-07-28T17:18:00Z" w:initials="P">
    <w:p w14:paraId="431796EA" w14:textId="4B459966" w:rsidR="005F57D8" w:rsidRDefault="005F57D8">
      <w:pPr>
        <w:pStyle w:val="Commentaire"/>
      </w:pPr>
      <w:r>
        <w:rPr>
          <w:rStyle w:val="Marquedecommentaire"/>
        </w:rPr>
        <w:annotationRef/>
      </w:r>
      <w:r>
        <w:t xml:space="preserve">This seems quite carefully thought out Julian.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11" w:author="Patrick" w:date="2020-07-28T17:21:00Z" w:initials="P">
    <w:p w14:paraId="6B858C73" w14:textId="77777777" w:rsidR="005F57D8" w:rsidRDefault="005F57D8">
      <w:pPr>
        <w:pStyle w:val="Commentaire"/>
      </w:pPr>
      <w:r>
        <w:rPr>
          <w:rStyle w:val="Marquedecommentaire"/>
        </w:rPr>
        <w:annotationRef/>
      </w:r>
      <w:r>
        <w:t>Well… just because it is well established does not mean it is not arbitrary.. right?</w:t>
      </w:r>
    </w:p>
    <w:p w14:paraId="59F0B616" w14:textId="379BB543" w:rsidR="005F57D8" w:rsidRDefault="005F57D8">
      <w:pPr>
        <w:pStyle w:val="Commentaire"/>
      </w:pPr>
    </w:p>
  </w:comment>
  <w:comment w:id="213" w:author="Patrick" w:date="2020-07-28T17:23:00Z" w:initials="P">
    <w:p w14:paraId="38BA2B05" w14:textId="3EA745F9" w:rsidR="005F57D8" w:rsidRDefault="005F57D8">
      <w:pPr>
        <w:pStyle w:val="Commentaire"/>
      </w:pPr>
      <w:r>
        <w:rPr>
          <w:rStyle w:val="Marquedecommentaire"/>
        </w:rPr>
        <w:annotationRef/>
      </w:r>
      <w:r>
        <w:t>Ok, I see better now – mode this sentence into the following pgph. It’s just in the wrong place.</w:t>
      </w:r>
    </w:p>
  </w:comment>
  <w:comment w:id="210" w:author="Patrick" w:date="2020-07-28T17:22:00Z" w:initials="P">
    <w:p w14:paraId="618AC8BB" w14:textId="77777777" w:rsidR="005F57D8" w:rsidRDefault="005F57D8">
      <w:pPr>
        <w:pStyle w:val="Commentaire"/>
        <w:rPr>
          <w:lang w:val="en-CA"/>
        </w:rPr>
      </w:pPr>
      <w:r>
        <w:rPr>
          <w:rStyle w:val="Marquedecommentaire"/>
        </w:rPr>
        <w:annotationRef/>
      </w:r>
      <w:r w:rsidRPr="00982479">
        <w:rPr>
          <w:lang w:val="en-CA"/>
        </w:rPr>
        <w:t>The reader will have n</w:t>
      </w:r>
      <w:r>
        <w:rPr>
          <w:lang w:val="en-CA"/>
        </w:rPr>
        <w:t>o idea what you are talking about here – threshold for what?</w:t>
      </w:r>
    </w:p>
    <w:p w14:paraId="2B747175" w14:textId="77777777" w:rsidR="005F57D8" w:rsidRDefault="005F57D8">
      <w:pPr>
        <w:pStyle w:val="Commentaire"/>
        <w:rPr>
          <w:lang w:val="en-CA"/>
        </w:rPr>
      </w:pPr>
    </w:p>
    <w:p w14:paraId="4189437D" w14:textId="66357272" w:rsidR="005F57D8" w:rsidRPr="00982479" w:rsidRDefault="005F57D8">
      <w:pPr>
        <w:pStyle w:val="Commentaire"/>
        <w:rPr>
          <w:lang w:val="en-CA"/>
        </w:rPr>
      </w:pPr>
      <w:r>
        <w:rPr>
          <w:lang w:val="en-CA"/>
        </w:rPr>
        <w:t>– also, FNR and FPR are not yet defined (I think)</w:t>
      </w:r>
    </w:p>
  </w:comment>
  <w:comment w:id="215" w:author="Pierre" w:date="2020-02-03T08:42:00Z" w:initials="PL">
    <w:p w14:paraId="24AFB168" w14:textId="57DB156A" w:rsidR="005F57D8" w:rsidRPr="00AD29E1" w:rsidRDefault="005F57D8">
      <w:pPr>
        <w:pStyle w:val="Commentaire"/>
        <w:rPr>
          <w:lang w:val="fr-CA"/>
        </w:rPr>
      </w:pPr>
      <w:r>
        <w:rPr>
          <w:rStyle w:val="Marquedecommentaire"/>
        </w:rPr>
        <w:annotationRef/>
      </w:r>
      <w:r w:rsidRPr="00AD29E1">
        <w:rPr>
          <w:lang w:val="fr-CA"/>
        </w:rPr>
        <w:t>Dans les simulations pour estimer l’erreur de type I, ceci est le nombre total de tests (ou de simulations), n’est-ce pas?</w:t>
      </w:r>
    </w:p>
  </w:comment>
  <w:comment w:id="216" w:author="Julian WITTISCHE" w:date="2020-02-11T23:25:00Z" w:initials="JW">
    <w:p w14:paraId="7426DE3D" w14:textId="6C1DF5E2" w:rsidR="005F57D8" w:rsidRPr="002D1CC0" w:rsidRDefault="005F57D8">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222" w:author="Julian WITTISCHE" w:date="2020-02-11T23:25:00Z" w:initials="JW">
    <w:p w14:paraId="5069369A" w14:textId="77777777" w:rsidR="005F57D8" w:rsidRPr="002D1CC0" w:rsidRDefault="005F57D8" w:rsidP="00A70334">
      <w:pPr>
        <w:pStyle w:val="Commentaire"/>
        <w:rPr>
          <w:lang w:val="fr-CA"/>
        </w:rPr>
      </w:pPr>
      <w:r>
        <w:rPr>
          <w:rStyle w:val="Marquedecommentaire"/>
        </w:rPr>
        <w:annotationRef/>
      </w:r>
      <w:r>
        <w:rPr>
          <w:lang w:val="fr-CA"/>
        </w:rPr>
        <w:t>Pour être sûr de bien se comprendre : j</w:t>
      </w:r>
      <w:r w:rsidRPr="002D1CC0">
        <w:rPr>
          <w:lang w:val="fr-CA"/>
        </w:rPr>
        <w:t>’ai calculé FPR comme étant égal</w:t>
      </w:r>
      <w:r>
        <w:rPr>
          <w:lang w:val="fr-CA"/>
        </w:rPr>
        <w:t>e à FP/(TN+FP) donc le dénominateur représente tous les tests résultants en un négatif.</w:t>
      </w:r>
    </w:p>
  </w:comment>
  <w:comment w:id="225" w:author="Patrick" w:date="2020-07-29T09:47:00Z" w:initials="P">
    <w:p w14:paraId="0451B118" w14:textId="297397A0" w:rsidR="005F57D8" w:rsidRDefault="005F57D8">
      <w:pPr>
        <w:pStyle w:val="Commentaire"/>
      </w:pPr>
      <w:r>
        <w:rPr>
          <w:rStyle w:val="Marquedecommentaire"/>
        </w:rPr>
        <w:annotationRef/>
      </w:r>
      <w:r>
        <w:t>In what regards? Getting into the stats weeds here – keep focus on the question</w:t>
      </w:r>
    </w:p>
  </w:comment>
  <w:comment w:id="238" w:author="Patrick" w:date="2020-07-29T10:07:00Z" w:initials="P">
    <w:p w14:paraId="5419799C" w14:textId="6C8731EB" w:rsidR="005F57D8" w:rsidRDefault="005F57D8">
      <w:pPr>
        <w:pStyle w:val="Commentaire"/>
      </w:pPr>
      <w:r>
        <w:rPr>
          <w:rStyle w:val="Marquedecommentaire"/>
        </w:rPr>
        <w:annotationRef/>
      </w:r>
      <w:r>
        <w:t>It is not clear to me what this threshold represents and how it relates to the FNR and FPR – can you elaborate?</w:t>
      </w:r>
    </w:p>
  </w:comment>
  <w:comment w:id="239" w:author="Patrick" w:date="2020-07-29T11:49:00Z" w:initials="P">
    <w:p w14:paraId="11108653" w14:textId="65AFB963" w:rsidR="005F57D8" w:rsidRDefault="005F57D8">
      <w:pPr>
        <w:pStyle w:val="Commentaire"/>
      </w:pPr>
      <w:r>
        <w:rPr>
          <w:rStyle w:val="Marquedecommentaire"/>
        </w:rPr>
        <w:annotationRef/>
      </w:r>
      <w:r>
        <w:t>For what?</w:t>
      </w:r>
    </w:p>
  </w:comment>
  <w:comment w:id="244" w:author="Patrick" w:date="2020-07-29T11:57:00Z" w:initials="P">
    <w:p w14:paraId="54AC94CE" w14:textId="77777777" w:rsidR="005F57D8" w:rsidRDefault="005F57D8">
      <w:pPr>
        <w:pStyle w:val="Commentaire"/>
      </w:pPr>
      <w:r>
        <w:rPr>
          <w:rStyle w:val="Marquedecommentaire"/>
        </w:rPr>
        <w:annotationRef/>
      </w:r>
      <w:r>
        <w:t>I feel that a more general results is required before getting into the specifics of the experiment. Maybe regarding translating the TBI framework to TGI.?</w:t>
      </w:r>
    </w:p>
    <w:p w14:paraId="513BE9A3" w14:textId="77777777" w:rsidR="005F57D8" w:rsidRDefault="005F57D8">
      <w:pPr>
        <w:pStyle w:val="Commentaire"/>
      </w:pPr>
    </w:p>
    <w:p w14:paraId="074B6606" w14:textId="4536759B" w:rsidR="005F57D8" w:rsidRDefault="005F57D8">
      <w:pPr>
        <w:pStyle w:val="Commentaire"/>
      </w:pPr>
      <w:r>
        <w:t>That is, can you mention that it works before drilling into when it does not work (i.e., the sensitivities described below)?</w:t>
      </w:r>
    </w:p>
  </w:comment>
  <w:comment w:id="257" w:author="Pierre" w:date="2020-02-03T15:08:00Z" w:initials="PL">
    <w:p w14:paraId="74D23BD5" w14:textId="24D05AE6" w:rsidR="005F57D8" w:rsidRPr="00AD29E1" w:rsidRDefault="005F57D8">
      <w:pPr>
        <w:pStyle w:val="Commentaire"/>
        <w:rPr>
          <w:lang w:val="fr-CA"/>
        </w:rPr>
      </w:pPr>
      <w:r>
        <w:rPr>
          <w:rStyle w:val="Marquedecommentaire"/>
        </w:rPr>
        <w:annotationRef/>
      </w:r>
      <w:r w:rsidRPr="00AD29E1">
        <w:rPr>
          <w:lang w:val="fr-CA"/>
        </w:rPr>
        <w:t xml:space="preserve">Dans la </w:t>
      </w:r>
      <w:r>
        <w:rPr>
          <w:lang w:val="fr-CA"/>
        </w:rPr>
        <w:t>Fig. 3</w:t>
      </w:r>
      <w:r w:rsidRPr="00AD29E1">
        <w:rPr>
          <w:lang w:val="fr-CA"/>
        </w:rPr>
        <w:t xml:space="preserve">, la moyenne pour </w:t>
      </w:r>
      <w:r w:rsidRPr="00AD29E1">
        <w:rPr>
          <w:i/>
          <w:lang w:val="fr-CA"/>
        </w:rPr>
        <w:t>low dispersal</w:t>
      </w:r>
      <w:r w:rsidRPr="00AD29E1">
        <w:rPr>
          <w:lang w:val="fr-CA"/>
        </w:rPr>
        <w:t xml:space="preserve"> a plutôt l’air de 0.05 plutôt que 0.005.</w:t>
      </w:r>
    </w:p>
  </w:comment>
  <w:comment w:id="258" w:author="Julian WITTISCHE" w:date="2020-02-11T23:32:00Z" w:initials="JW">
    <w:p w14:paraId="686AFDA6" w14:textId="5B006E3A" w:rsidR="005F57D8" w:rsidRPr="00A24EF4" w:rsidRDefault="005F57D8">
      <w:pPr>
        <w:pStyle w:val="Commentaire"/>
        <w:rPr>
          <w:lang w:val="fr-CA"/>
        </w:rPr>
      </w:pPr>
      <w:r>
        <w:rPr>
          <w:rStyle w:val="Marquedecommentaire"/>
        </w:rPr>
        <w:annotationRef/>
      </w:r>
      <w:r w:rsidRPr="00A24EF4">
        <w:rPr>
          <w:lang w:val="fr-CA"/>
        </w:rPr>
        <w:t xml:space="preserve">J’ai fait la moyenne pour tous les scenarios de low dispersal donc regroupant les trois </w:t>
      </w:r>
      <w:r>
        <w:rPr>
          <w:lang w:val="fr-CA"/>
        </w:rPr>
        <w:t>séries de la même couleur figurant dans la Fig.2 (en gros en ne se souciant pas du nombre de pop affectées). C’est pour ça que j’ai ces valeurs. Idem pour les deux prochains commentaires. Je m’excuse si ce n,était pas clair. J’ai essayé de clarifier.</w:t>
      </w:r>
    </w:p>
  </w:comment>
  <w:comment w:id="259" w:author="Patrick" w:date="2020-07-29T12:03:00Z" w:initials="P">
    <w:p w14:paraId="28070807" w14:textId="22C5DC2D" w:rsidR="005F57D8" w:rsidRDefault="005F57D8">
      <w:pPr>
        <w:pStyle w:val="Commentaire"/>
      </w:pPr>
      <w:r>
        <w:rPr>
          <w:rStyle w:val="Marquedecommentaire"/>
        </w:rPr>
        <w:annotationRef/>
      </w:r>
      <w:r>
        <w:t>?? rewrite and clarify please – too much stuffed into a single sentence</w:t>
      </w:r>
    </w:p>
  </w:comment>
  <w:comment w:id="263" w:author="Patrick" w:date="2020-07-29T12:04:00Z" w:initials="P">
    <w:p w14:paraId="130B16F1" w14:textId="2913C3A0" w:rsidR="005F57D8" w:rsidRDefault="005F57D8">
      <w:pPr>
        <w:pStyle w:val="Commentaire"/>
      </w:pPr>
      <w:r>
        <w:rPr>
          <w:rStyle w:val="Marquedecommentaire"/>
        </w:rPr>
        <w:annotationRef/>
      </w:r>
      <w:r>
        <w:t xml:space="preserve">I don’t think it was the scenarios that performed better – but the method on those scenarios.. </w:t>
      </w:r>
    </w:p>
  </w:comment>
  <w:comment w:id="271" w:author="Patrick" w:date="2020-07-29T12:05:00Z" w:initials="P">
    <w:p w14:paraId="26A31F7F" w14:textId="586D1B54" w:rsidR="005F57D8" w:rsidRDefault="005F57D8">
      <w:pPr>
        <w:pStyle w:val="Commentaire"/>
      </w:pPr>
      <w:r>
        <w:rPr>
          <w:rStyle w:val="Marquedecommentaire"/>
        </w:rPr>
        <w:annotationRef/>
      </w:r>
      <w:r>
        <w:t>Correct?</w:t>
      </w:r>
    </w:p>
  </w:comment>
  <w:comment w:id="282" w:author="Patrick" w:date="2020-07-29T12:16:00Z" w:initials="P">
    <w:p w14:paraId="4881EEA0" w14:textId="59AF938D" w:rsidR="005F57D8" w:rsidRDefault="005F57D8">
      <w:pPr>
        <w:pStyle w:val="Commentaire"/>
      </w:pPr>
      <w:r>
        <w:rPr>
          <w:rStyle w:val="Marquedecommentaire"/>
        </w:rPr>
        <w:annotationRef/>
      </w:r>
      <w:r w:rsidRPr="00A07226">
        <w:rPr>
          <w:i/>
          <w:iCs/>
        </w:rPr>
        <w:t>Increasing</w:t>
      </w:r>
      <w:r>
        <w:t xml:space="preserve"> threshold?</w:t>
      </w:r>
    </w:p>
  </w:comment>
  <w:comment w:id="284" w:author="Patrick" w:date="2020-07-29T12:18:00Z" w:initials="P">
    <w:p w14:paraId="2FA52B03" w14:textId="57BCB1CD" w:rsidR="005F57D8" w:rsidRDefault="005F57D8">
      <w:pPr>
        <w:pStyle w:val="Commentaire"/>
      </w:pPr>
      <w:r>
        <w:rPr>
          <w:rStyle w:val="Marquedecommentaire"/>
        </w:rPr>
        <w:annotationRef/>
      </w:r>
      <w:r>
        <w:t>My impression from the way these results are presented is that TGI is simply not a good approach. Can you rephrase (delicately) to highlight the positive more than the negative?</w:t>
      </w:r>
    </w:p>
  </w:comment>
  <w:comment w:id="289" w:author="Patrick" w:date="2020-07-29T12:20:00Z" w:initials="P">
    <w:p w14:paraId="3E50ABC1" w14:textId="534B212E" w:rsidR="005F57D8" w:rsidRDefault="005F57D8">
      <w:pPr>
        <w:pStyle w:val="Commentaire"/>
      </w:pPr>
      <w:r>
        <w:rPr>
          <w:rStyle w:val="Marquedecommentaire"/>
        </w:rPr>
        <w:annotationRef/>
      </w:r>
      <w:r>
        <w:t>Or something like that</w:t>
      </w:r>
    </w:p>
  </w:comment>
  <w:comment w:id="299" w:author="Patrick" w:date="2020-07-29T12:35:00Z" w:initials="P">
    <w:p w14:paraId="107D0DDC" w14:textId="7F984D6E" w:rsidR="005F57D8" w:rsidRDefault="005F57D8">
      <w:pPr>
        <w:pStyle w:val="Commentaire"/>
      </w:pPr>
      <w:r>
        <w:rPr>
          <w:rStyle w:val="Marquedecommentaire"/>
        </w:rPr>
        <w:annotationRef/>
      </w:r>
      <w:r>
        <w:t>Move this to the following pgph</w:t>
      </w:r>
    </w:p>
  </w:comment>
  <w:comment w:id="300" w:author="Patrick" w:date="2020-07-29T12:35:00Z" w:initials="P">
    <w:p w14:paraId="3A707663" w14:textId="0A001ACC" w:rsidR="005F57D8" w:rsidRPr="00CE5170" w:rsidRDefault="005F57D8">
      <w:pPr>
        <w:pStyle w:val="Commentaire"/>
        <w:rPr>
          <w:lang w:val="en-CA"/>
        </w:rPr>
      </w:pPr>
      <w:r>
        <w:rPr>
          <w:rStyle w:val="Marquedecommentaire"/>
        </w:rPr>
        <w:annotationRef/>
      </w:r>
      <w:r w:rsidRPr="00CE5170">
        <w:rPr>
          <w:lang w:val="en-CA"/>
        </w:rPr>
        <w:t>Vs demographic event – consistent terminology needed</w:t>
      </w:r>
    </w:p>
  </w:comment>
  <w:comment w:id="301" w:author="Patrick" w:date="2020-07-29T12:36:00Z" w:initials="P">
    <w:p w14:paraId="342FDD51" w14:textId="23BB8C24" w:rsidR="005F57D8" w:rsidRDefault="005F57D8">
      <w:pPr>
        <w:pStyle w:val="Commentaire"/>
      </w:pPr>
      <w:r>
        <w:rPr>
          <w:rStyle w:val="Marquedecommentaire"/>
        </w:rPr>
        <w:annotationRef/>
      </w:r>
      <w:r>
        <w:t>rephrase</w:t>
      </w:r>
    </w:p>
  </w:comment>
  <w:comment w:id="302" w:author="Patrick" w:date="2020-07-29T12:36:00Z" w:initials="P">
    <w:p w14:paraId="58DD3923" w14:textId="709AC2F5" w:rsidR="005F57D8" w:rsidRDefault="005F57D8">
      <w:pPr>
        <w:pStyle w:val="Commentaire"/>
      </w:pPr>
      <w:r>
        <w:rPr>
          <w:rStyle w:val="Marquedecommentaire"/>
        </w:rPr>
        <w:annotationRef/>
      </w:r>
      <w:r>
        <w:t>run on sentence – break up and clarify</w:t>
      </w:r>
    </w:p>
  </w:comment>
  <w:comment w:id="304" w:author="Patrick" w:date="2020-07-29T12:37:00Z" w:initials="P">
    <w:p w14:paraId="68F5EED3" w14:textId="0D62418D" w:rsidR="005F57D8" w:rsidRDefault="005F57D8">
      <w:pPr>
        <w:pStyle w:val="Commentaire"/>
      </w:pPr>
      <w:r>
        <w:rPr>
          <w:rStyle w:val="Marquedecommentaire"/>
        </w:rPr>
        <w:annotationRef/>
      </w:r>
      <w:r>
        <w:t>maybe move to above experimental results?</w:t>
      </w:r>
    </w:p>
  </w:comment>
  <w:comment w:id="305" w:author="Patrick" w:date="2020-07-29T12:39:00Z" w:initials="P">
    <w:p w14:paraId="311DC887" w14:textId="13115C5C" w:rsidR="005F57D8" w:rsidRDefault="005F57D8">
      <w:pPr>
        <w:pStyle w:val="Commentaire"/>
      </w:pPr>
      <w:r>
        <w:rPr>
          <w:rStyle w:val="Marquedecommentaire"/>
        </w:rPr>
        <w:annotationRef/>
      </w:r>
      <w:r>
        <w:t>More details about this example would be good – here and in the intro perhaps.</w:t>
      </w:r>
    </w:p>
  </w:comment>
  <w:comment w:id="308" w:author="Patrick" w:date="2020-07-29T12:40:00Z" w:initials="P">
    <w:p w14:paraId="01FE8694" w14:textId="7F107CF0" w:rsidR="005F57D8" w:rsidRDefault="005F57D8">
      <w:pPr>
        <w:pStyle w:val="Commentaire"/>
      </w:pPr>
      <w:r>
        <w:rPr>
          <w:rStyle w:val="Marquedecommentaire"/>
        </w:rPr>
        <w:annotationRef/>
      </w:r>
      <w:r>
        <w:t>Explain – what is more direct abou tit relative to previous work?</w:t>
      </w:r>
    </w:p>
  </w:comment>
  <w:comment w:id="310" w:author="Patrick" w:date="2020-07-29T12:37:00Z" w:initials="P">
    <w:p w14:paraId="0D787F28" w14:textId="097B4C88" w:rsidR="005F57D8" w:rsidRDefault="005F57D8">
      <w:pPr>
        <w:pStyle w:val="Commentaire"/>
      </w:pPr>
      <w:r>
        <w:rPr>
          <w:rStyle w:val="Marquedecommentaire"/>
        </w:rPr>
        <w:annotationRef/>
      </w:r>
      <w:r>
        <w:t xml:space="preserve">TGI (like ANOVa, or regression, etc) doesn’t “show” anything – it has no agency. </w:t>
      </w:r>
    </w:p>
  </w:comment>
  <w:comment w:id="316" w:author="Patrick" w:date="2020-07-29T12:38:00Z" w:initials="P">
    <w:p w14:paraId="420B3A7C" w14:textId="693A0B14" w:rsidR="005F57D8" w:rsidRDefault="005F57D8">
      <w:pPr>
        <w:pStyle w:val="Commentaire"/>
      </w:pPr>
      <w:r>
        <w:rPr>
          <w:rStyle w:val="Marquedecommentaire"/>
        </w:rPr>
        <w:annotationRef/>
      </w:r>
      <w:r>
        <w:t>“naked” p-value</w:t>
      </w:r>
    </w:p>
  </w:comment>
  <w:comment w:id="320" w:author="Patrick" w:date="2020-07-29T12:41:00Z" w:initials="P">
    <w:p w14:paraId="2DBC8005" w14:textId="21D2EE99" w:rsidR="005F57D8" w:rsidRDefault="005F57D8">
      <w:pPr>
        <w:pStyle w:val="Commentaire"/>
      </w:pPr>
      <w:r>
        <w:rPr>
          <w:rStyle w:val="Marquedecommentaire"/>
        </w:rPr>
        <w:annotationRef/>
      </w:r>
      <w:r>
        <w:t>And with what added value?</w:t>
      </w:r>
    </w:p>
  </w:comment>
  <w:comment w:id="322" w:author="Patrick" w:date="2020-07-29T12:42:00Z" w:initials="P">
    <w:p w14:paraId="12CD403C" w14:textId="19E3EB68" w:rsidR="005F57D8" w:rsidRDefault="005F57D8">
      <w:pPr>
        <w:pStyle w:val="Commentaire"/>
      </w:pPr>
      <w:r>
        <w:rPr>
          <w:rStyle w:val="Marquedecommentaire"/>
        </w:rPr>
        <w:annotationRef/>
      </w:r>
      <w:r>
        <w:t>Needs to be shortened by 300-400 words</w:t>
      </w:r>
    </w:p>
  </w:comment>
  <w:comment w:id="324" w:author="Patrick" w:date="2020-07-29T12:43:00Z" w:initials="P">
    <w:p w14:paraId="683171F1" w14:textId="21F5C94B" w:rsidR="005F57D8" w:rsidRDefault="005F57D8">
      <w:pPr>
        <w:pStyle w:val="Commentaire"/>
      </w:pPr>
      <w:r>
        <w:rPr>
          <w:rStyle w:val="Marquedecommentaire"/>
        </w:rPr>
        <w:annotationRef/>
      </w:r>
      <w:r>
        <w:t xml:space="preserve">General goal of adapting tbi to tgi and why is needed first. THEN talk about the experiments to test its sensitivity… </w:t>
      </w:r>
    </w:p>
  </w:comment>
  <w:comment w:id="336" w:author="Patrick" w:date="2020-07-29T12:45:00Z" w:initials="P">
    <w:p w14:paraId="535E436F" w14:textId="77777777" w:rsidR="005F57D8" w:rsidRDefault="005F57D8">
      <w:pPr>
        <w:pStyle w:val="Commentaire"/>
      </w:pPr>
      <w:r>
        <w:rPr>
          <w:rStyle w:val="Marquedecommentaire"/>
        </w:rPr>
        <w:annotationRef/>
      </w:r>
      <w:r>
        <w:t>This is a negative depiction of the investigation IMO. Could you rephrase it as something like: identify the scope of application, limitis of its capacity to correctly identify …</w:t>
      </w:r>
    </w:p>
    <w:p w14:paraId="486FE2BD" w14:textId="77777777" w:rsidR="005F57D8" w:rsidRDefault="005F57D8">
      <w:pPr>
        <w:pStyle w:val="Commentaire"/>
      </w:pPr>
    </w:p>
    <w:p w14:paraId="2F2298E2" w14:textId="05E4140F" w:rsidR="005F57D8" w:rsidRDefault="005F57D8">
      <w:pPr>
        <w:pStyle w:val="Commentaire"/>
      </w:pPr>
      <w:r>
        <w:t xml:space="preserve">That is, focus on the successful identification, not the failure. </w:t>
      </w:r>
    </w:p>
  </w:comment>
  <w:comment w:id="348" w:author="Patrick" w:date="2020-07-29T12:48:00Z" w:initials="P">
    <w:p w14:paraId="1D11C7D1" w14:textId="37170F38" w:rsidR="005F57D8" w:rsidRDefault="005F57D8">
      <w:pPr>
        <w:pStyle w:val="Commentaire"/>
      </w:pPr>
      <w:r>
        <w:rPr>
          <w:rStyle w:val="Marquedecommentaire"/>
        </w:rPr>
        <w:annotationRef/>
      </w:r>
      <w:r>
        <w:t>Not convinced by this. What are you really saying? And is it pertinent?.. AND, should it be said here?</w:t>
      </w:r>
    </w:p>
  </w:comment>
  <w:comment w:id="357" w:author="Patrick" w:date="2020-07-29T12:49:00Z" w:initials="P">
    <w:p w14:paraId="05F70533" w14:textId="04DCC0CB" w:rsidR="005F57D8" w:rsidRDefault="005F57D8">
      <w:pPr>
        <w:pStyle w:val="Commentaire"/>
      </w:pPr>
      <w:r>
        <w:rPr>
          <w:rStyle w:val="Marquedecommentaire"/>
        </w:rPr>
        <w:annotationRef/>
      </w:r>
      <w:r>
        <w:t xml:space="preserve">Why use this term here and then use dispersal in the next sentence? </w:t>
      </w:r>
    </w:p>
  </w:comment>
  <w:comment w:id="363" w:author="Patrick" w:date="2020-07-29T12:51:00Z" w:initials="P">
    <w:p w14:paraId="79DE3AAB" w14:textId="1AB44283" w:rsidR="005F57D8" w:rsidRDefault="005F57D8">
      <w:pPr>
        <w:pStyle w:val="Commentaire"/>
      </w:pPr>
      <w:r>
        <w:rPr>
          <w:rStyle w:val="Marquedecommentaire"/>
        </w:rPr>
        <w:annotationRef/>
      </w:r>
      <w:r>
        <w:t>“implications” “benefits” ideas evoked but not explained. Show, don’t tell.</w:t>
      </w:r>
    </w:p>
  </w:comment>
  <w:comment w:id="387" w:author="Patrick" w:date="2020-07-29T13:03:00Z" w:initials="P">
    <w:p w14:paraId="4E8495F1" w14:textId="4AF78547" w:rsidR="005F57D8" w:rsidRDefault="005F57D8">
      <w:pPr>
        <w:pStyle w:val="Commentaire"/>
      </w:pPr>
      <w:r>
        <w:rPr>
          <w:rStyle w:val="Marquedecommentaire"/>
        </w:rPr>
        <w:annotationRef/>
      </w:r>
      <w:r>
        <w:t>Present this idea somewhere above</w:t>
      </w:r>
    </w:p>
  </w:comment>
  <w:comment w:id="407" w:author="Patrick" w:date="2020-07-29T13:05:00Z" w:initials="P">
    <w:p w14:paraId="0417B079" w14:textId="0F15DF1D" w:rsidR="005F57D8" w:rsidRDefault="005F57D8">
      <w:pPr>
        <w:pStyle w:val="Commentaire"/>
      </w:pPr>
      <w:r>
        <w:rPr>
          <w:rStyle w:val="Marquedecommentaire"/>
        </w:rPr>
        <w:annotationRef/>
      </w:r>
      <w:r>
        <w:t>Or “detect”?</w:t>
      </w:r>
    </w:p>
  </w:comment>
  <w:comment w:id="399" w:author="Patrick" w:date="2020-07-29T13:06:00Z" w:initials="P">
    <w:p w14:paraId="495F8FCB" w14:textId="77777777" w:rsidR="005F57D8" w:rsidRDefault="005F57D8">
      <w:pPr>
        <w:pStyle w:val="Commentaire"/>
      </w:pPr>
      <w:r>
        <w:rPr>
          <w:rStyle w:val="Marquedecommentaire"/>
        </w:rPr>
        <w:annotationRef/>
      </w:r>
      <w:r>
        <w:t>Necessary? This section needs to be clarified to remain.</w:t>
      </w:r>
    </w:p>
    <w:p w14:paraId="0662FBF8" w14:textId="77777777" w:rsidR="005F57D8" w:rsidRDefault="005F57D8">
      <w:pPr>
        <w:pStyle w:val="Commentaire"/>
      </w:pPr>
    </w:p>
    <w:p w14:paraId="4DD0395A" w14:textId="0F8E5DFF" w:rsidR="005F57D8" w:rsidRDefault="005F57D8">
      <w:pPr>
        <w:pStyle w:val="Commentaire"/>
      </w:pPr>
      <w:r>
        <w:t xml:space="preserve">Also, I’d expect that there are some higher level, older refs that talk about how connectivity is the enemy of adaptation… local variations are swamped by migrants… </w:t>
      </w:r>
    </w:p>
  </w:comment>
  <w:comment w:id="413" w:author="Patrick" w:date="2020-07-29T13:18:00Z" w:initials="P">
    <w:p w14:paraId="61F508D5" w14:textId="6252D5F4" w:rsidR="005F57D8" w:rsidRDefault="005F57D8">
      <w:pPr>
        <w:pStyle w:val="Commentaire"/>
      </w:pPr>
      <w:r>
        <w:rPr>
          <w:rStyle w:val="Marquedecommentaire"/>
        </w:rPr>
        <w:annotationRef/>
      </w:r>
      <w:r>
        <w:t>?? rewrite</w:t>
      </w:r>
    </w:p>
  </w:comment>
  <w:comment w:id="422" w:author="Patrick" w:date="2020-07-29T13:21:00Z" w:initials="P">
    <w:p w14:paraId="3B0B5C24" w14:textId="73A0FB77" w:rsidR="005F57D8" w:rsidRDefault="005F57D8">
      <w:pPr>
        <w:pStyle w:val="Commentaire"/>
      </w:pPr>
      <w:r>
        <w:rPr>
          <w:rStyle w:val="Marquedecommentaire"/>
        </w:rPr>
        <w:annotationRef/>
      </w:r>
      <w:r>
        <w:t xml:space="preserve">4 x legacy in this sentence.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423" w:author="Patrick" w:date="2020-07-29T13:22:00Z" w:initials="P">
    <w:p w14:paraId="2DA6CB90" w14:textId="5387DDC7" w:rsidR="005F57D8" w:rsidRDefault="005F57D8">
      <w:pPr>
        <w:pStyle w:val="Commentaire"/>
      </w:pPr>
      <w:r>
        <w:rPr>
          <w:rStyle w:val="Marquedecommentaire"/>
        </w:rPr>
        <w:annotationRef/>
      </w:r>
      <w:r>
        <w:t>Can you bring it back to the specific kinds of events you are interested in and which might be single large events, and which might be small? The spatial autocorrelation question is interesting, but I wonder if you start to ask a different type of question when thinking about multiple, fragmented “events”</w:t>
      </w:r>
    </w:p>
  </w:comment>
  <w:comment w:id="428" w:author="Patrick" w:date="2020-07-29T13:24:00Z" w:initials="P">
    <w:p w14:paraId="67D88DB4" w14:textId="3750E38A" w:rsidR="005F57D8" w:rsidRDefault="005F57D8">
      <w:pPr>
        <w:pStyle w:val="Commentaire"/>
      </w:pPr>
      <w:r>
        <w:rPr>
          <w:rStyle w:val="Marquedecommentaire"/>
        </w:rPr>
        <w:annotationRef/>
      </w:r>
      <w:r>
        <w:t>Could the “event” persist through time and be present in different populations? You cold unpack this idea and place it in context here with ecological examples</w:t>
      </w:r>
    </w:p>
  </w:comment>
  <w:comment w:id="432" w:author="Patrick" w:date="2020-07-29T13:26:00Z" w:initials="P">
    <w:p w14:paraId="7AAB4D8B" w14:textId="49875BD2" w:rsidR="005F57D8" w:rsidRDefault="005F57D8">
      <w:pPr>
        <w:pStyle w:val="Commentaire"/>
      </w:pPr>
      <w:r>
        <w:rPr>
          <w:rStyle w:val="Marquedecommentaire"/>
        </w:rPr>
        <w:annotationRef/>
      </w:r>
      <w:r>
        <w:t>And above</w:t>
      </w:r>
    </w:p>
  </w:comment>
  <w:comment w:id="436" w:author="Patrick" w:date="2020-07-29T13:31:00Z" w:initials="P">
    <w:p w14:paraId="7B36BAF8" w14:textId="00EA096A" w:rsidR="005F57D8" w:rsidRDefault="005F57D8">
      <w:pPr>
        <w:pStyle w:val="Commentaire"/>
      </w:pPr>
      <w:r>
        <w:rPr>
          <w:rStyle w:val="Marquedecommentaire"/>
        </w:rPr>
        <w:annotationRef/>
      </w:r>
      <w:r>
        <w:t xml:space="preserve">I suggest you totally dissect this paragraph and reconstruct it. </w:t>
      </w:r>
    </w:p>
  </w:comment>
  <w:comment w:id="438" w:author="Patrick" w:date="2020-07-29T13:31:00Z" w:initials="P">
    <w:p w14:paraId="7A16BFB9" w14:textId="254D5898" w:rsidR="005F57D8" w:rsidRDefault="005F57D8">
      <w:pPr>
        <w:pStyle w:val="Commentaire"/>
      </w:pPr>
      <w:r>
        <w:rPr>
          <w:rStyle w:val="Marquedecommentaire"/>
        </w:rPr>
        <w:annotationRef/>
      </w:r>
      <w:r>
        <w:t>There is no “second”</w:t>
      </w:r>
    </w:p>
  </w:comment>
  <w:comment w:id="439" w:author="Patrick" w:date="2020-07-29T13:30:00Z" w:initials="P">
    <w:p w14:paraId="704FFF9D" w14:textId="66BBE010" w:rsidR="005F57D8" w:rsidRDefault="005F57D8">
      <w:pPr>
        <w:pStyle w:val="Commentaire"/>
      </w:pPr>
      <w:r>
        <w:rPr>
          <w:rStyle w:val="Marquedecommentaire"/>
        </w:rPr>
        <w:annotationRef/>
      </w:r>
      <w:r>
        <w:t xml:space="preserve">I do not understand this. </w:t>
      </w:r>
    </w:p>
  </w:comment>
  <w:comment w:id="446" w:author="Patrick" w:date="2020-07-29T13:30:00Z" w:initials="P">
    <w:p w14:paraId="60F33D3E" w14:textId="7A06C819" w:rsidR="005F57D8" w:rsidRDefault="005F57D8">
      <w:pPr>
        <w:pStyle w:val="Commentaire"/>
      </w:pPr>
      <w:r>
        <w:rPr>
          <w:rStyle w:val="Marquedecommentaire"/>
        </w:rPr>
        <w:annotationRef/>
      </w:r>
      <w:r>
        <w:t xml:space="preserve">Defined as FPR, FNR??? </w:t>
      </w:r>
    </w:p>
  </w:comment>
  <w:comment w:id="447" w:author="Patrick" w:date="2020-07-29T13:31:00Z" w:initials="P">
    <w:p w14:paraId="70C86E44" w14:textId="1C8FFF01" w:rsidR="005F57D8" w:rsidRDefault="005F57D8">
      <w:pPr>
        <w:pStyle w:val="Commentaire"/>
      </w:pPr>
      <w:r>
        <w:rPr>
          <w:rStyle w:val="Marquedecommentaire"/>
        </w:rPr>
        <w:annotationRef/>
      </w:r>
      <w:r>
        <w:t>Remove guard example, use conservation patches?</w:t>
      </w:r>
    </w:p>
  </w:comment>
  <w:comment w:id="449" w:author="Patrick" w:date="2020-07-29T13:33:00Z" w:initials="P">
    <w:p w14:paraId="54ADE6A5" w14:textId="1350A87B" w:rsidR="005F57D8" w:rsidRDefault="005F57D8">
      <w:pPr>
        <w:pStyle w:val="Commentaire"/>
      </w:pPr>
      <w:r>
        <w:rPr>
          <w:rStyle w:val="Marquedecommentaire"/>
        </w:rPr>
        <w:annotationRef/>
      </w:r>
      <w:r>
        <w:t>Separate idea – expand or omit</w:t>
      </w:r>
    </w:p>
  </w:comment>
  <w:comment w:id="451" w:author="Patrick" w:date="2020-07-29T13:33:00Z" w:initials="P">
    <w:p w14:paraId="7FDAAD92" w14:textId="7647D8DE" w:rsidR="005F57D8" w:rsidRDefault="005F57D8">
      <w:pPr>
        <w:pStyle w:val="Commentaire"/>
      </w:pPr>
      <w:r>
        <w:rPr>
          <w:rStyle w:val="Marquedecommentaire"/>
        </w:rPr>
        <w:annotationRef/>
      </w:r>
      <w:r>
        <w:t>IMO you really need a full paragraph constrating your approach and the data to the TBI – perhaps this should be the first paragraph of the discussion as it best connect sit to what has been done before.</w:t>
      </w:r>
    </w:p>
  </w:comment>
  <w:comment w:id="455" w:author="Patrick" w:date="2020-07-29T13:34:00Z" w:initials="P">
    <w:p w14:paraId="2E11CC74" w14:textId="4450EC1A" w:rsidR="005F57D8" w:rsidRDefault="005F57D8">
      <w:pPr>
        <w:pStyle w:val="Commentaire"/>
      </w:pPr>
      <w:r>
        <w:rPr>
          <w:rStyle w:val="Marquedecommentaire"/>
        </w:rPr>
        <w:annotationRef/>
      </w:r>
      <w:r>
        <w:t>Weak – and almost apologetic – recast as a strength!</w:t>
      </w:r>
    </w:p>
  </w:comment>
  <w:comment w:id="462" w:author="Patrick" w:date="2020-07-29T13:36:00Z" w:initials="P">
    <w:p w14:paraId="35C1F9B2" w14:textId="77777777" w:rsidR="005F57D8" w:rsidRDefault="005F57D8">
      <w:pPr>
        <w:pStyle w:val="Commentaire"/>
      </w:pPr>
      <w:r>
        <w:rPr>
          <w:rStyle w:val="Marquedecommentaire"/>
        </w:rPr>
        <w:annotationRef/>
      </w:r>
      <w:r>
        <w:t xml:space="preserve">How so? You assertion of transparency is not in itself transparent!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00FC93AC" w14:textId="2CC34F10" w:rsidR="005F57D8" w:rsidRDefault="005F57D8">
      <w:pPr>
        <w:pStyle w:val="Commentaire"/>
      </w:pPr>
      <w:r>
        <w:t>Perhaps expand on the other methds that are available and how, although they CAN be used, TGI is preferable because x,y,z</w:t>
      </w:r>
    </w:p>
  </w:comment>
  <w:comment w:id="483" w:author="Patrick" w:date="2020-07-29T13:40:00Z" w:initials="P">
    <w:p w14:paraId="7C386094" w14:textId="6B8F57DD" w:rsidR="005F57D8" w:rsidRDefault="005F57D8">
      <w:pPr>
        <w:pStyle w:val="Commentaire"/>
      </w:pPr>
      <w:r>
        <w:rPr>
          <w:rStyle w:val="Marquedecommentaire"/>
        </w:rPr>
        <w:annotationRef/>
      </w:r>
      <w:r>
        <w:t>This seems like an important point to make, bu the elaboration wrt simulation seem unecessary</w:t>
      </w:r>
    </w:p>
  </w:comment>
  <w:comment w:id="485" w:author="Patrick" w:date="2020-07-29T13:40:00Z" w:initials="P">
    <w:p w14:paraId="4ECEF536" w14:textId="45B60901" w:rsidR="005F57D8" w:rsidRDefault="005F57D8">
      <w:pPr>
        <w:pStyle w:val="Commentaire"/>
      </w:pPr>
      <w:r>
        <w:rPr>
          <w:rStyle w:val="Marquedecommentaire"/>
        </w:rPr>
        <w:annotationRef/>
      </w:r>
      <w:r>
        <w:t>Bir of context here – connect back to bio?</w:t>
      </w:r>
    </w:p>
  </w:comment>
  <w:comment w:id="487" w:author="Patrick" w:date="2020-07-29T13:39:00Z" w:initials="P">
    <w:p w14:paraId="0C0F08E0" w14:textId="23BA71D9" w:rsidR="005F57D8" w:rsidRDefault="005F57D8">
      <w:pPr>
        <w:pStyle w:val="Commentaire"/>
      </w:pPr>
      <w:r>
        <w:rPr>
          <w:rStyle w:val="Marquedecommentaire"/>
        </w:rPr>
        <w:annotationRef/>
      </w:r>
      <w:r>
        <w:t>Julian – 1 idea per paragraph – this is all mixed up</w:t>
      </w:r>
    </w:p>
  </w:comment>
  <w:comment w:id="488" w:author="Patrick" w:date="2020-07-29T13:41:00Z" w:initials="P">
    <w:p w14:paraId="589B01A5" w14:textId="3B7F5DFC" w:rsidR="005F57D8" w:rsidRDefault="005F57D8">
      <w:pPr>
        <w:pStyle w:val="Commentaire"/>
      </w:pPr>
      <w:r>
        <w:rPr>
          <w:rStyle w:val="Marquedecommentaire"/>
        </w:rPr>
        <w:annotationRef/>
      </w:r>
      <w:r>
        <w:t>But we’re back to use arbitrary threholds, aren’t we/ why not just assess pariwise Fsts using standard approaches and an alpha of 0.05?</w:t>
      </w:r>
    </w:p>
  </w:comment>
  <w:comment w:id="489" w:author="Patrick" w:date="2020-07-29T13:42:00Z" w:initials="P">
    <w:p w14:paraId="22AC58BC" w14:textId="2B75D98C" w:rsidR="005F57D8" w:rsidRDefault="005F57D8">
      <w:pPr>
        <w:pStyle w:val="Commentaire"/>
      </w:pPr>
      <w:r>
        <w:rPr>
          <w:rStyle w:val="Marquedecommentaire"/>
        </w:rPr>
        <w:annotationRef/>
      </w:r>
      <w:r>
        <w:t>Where’s the discussion of your empirical test of the method?</w:t>
      </w:r>
    </w:p>
  </w:comment>
  <w:comment w:id="496" w:author="Julian WITTISCHE" w:date="2020-01-23T21:31:00Z" w:initials="JW">
    <w:p w14:paraId="47A07D9B" w14:textId="7D461A8D" w:rsidR="005F57D8" w:rsidRDefault="005F57D8">
      <w:pPr>
        <w:pStyle w:val="Commentaire"/>
      </w:pPr>
      <w:r>
        <w:rPr>
          <w:rStyle w:val="Marquedecommentaire"/>
        </w:rPr>
        <w:annotationRef/>
      </w:r>
      <w:r>
        <w:t>doi values are to be given for Mol Eco Res</w:t>
      </w:r>
    </w:p>
  </w:comment>
  <w:comment w:id="497" w:author="Patrick" w:date="2020-07-29T13:16:00Z" w:initials="P">
    <w:p w14:paraId="713144CC" w14:textId="26C22227" w:rsidR="005F57D8" w:rsidRDefault="005F57D8">
      <w:pPr>
        <w:pStyle w:val="Commentaire"/>
      </w:pPr>
      <w:r>
        <w:rPr>
          <w:rStyle w:val="Marquedecommentaire"/>
        </w:rPr>
        <w:annotationRef/>
      </w:r>
      <w:r>
        <w:t>ok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DDA9B8" w15:done="0"/>
  <w15:commentEx w15:paraId="0932DBF7" w15:done="0"/>
  <w15:commentEx w15:paraId="3A602C88" w15:done="0"/>
  <w15:commentEx w15:paraId="31E03B39" w15:done="0"/>
  <w15:commentEx w15:paraId="03E019D7" w15:done="0"/>
  <w15:commentEx w15:paraId="73CFAD56" w15:done="0"/>
  <w15:commentEx w15:paraId="631E643F" w15:done="0"/>
  <w15:commentEx w15:paraId="6DCA5C92" w15:done="0"/>
  <w15:commentEx w15:paraId="09C7FD8C" w15:done="0"/>
  <w15:commentEx w15:paraId="013884AC" w15:done="0"/>
  <w15:commentEx w15:paraId="5EE90B6B" w15:done="0"/>
  <w15:commentEx w15:paraId="42A07C93" w15:done="0"/>
  <w15:commentEx w15:paraId="1A5F3DFD" w15:done="0"/>
  <w15:commentEx w15:paraId="4281DBAC" w15:done="0"/>
  <w15:commentEx w15:paraId="4CAE2B43" w15:done="0"/>
  <w15:commentEx w15:paraId="560E1969" w15:done="0"/>
  <w15:commentEx w15:paraId="61DFFF79" w15:done="0"/>
  <w15:commentEx w15:paraId="45E17651" w15:done="0"/>
  <w15:commentEx w15:paraId="1CD4D917" w15:done="0"/>
  <w15:commentEx w15:paraId="22CEDD57" w15:done="0"/>
  <w15:commentEx w15:paraId="5D437CA5" w15:done="0"/>
  <w15:commentEx w15:paraId="69F0147A" w15:done="0"/>
  <w15:commentEx w15:paraId="210BCC40" w15:done="0"/>
  <w15:commentEx w15:paraId="67AC2B09" w15:done="0"/>
  <w15:commentEx w15:paraId="205EC61E" w15:done="0"/>
  <w15:commentEx w15:paraId="740ACEA1" w15:done="0"/>
  <w15:commentEx w15:paraId="0389988E" w15:paraIdParent="740ACEA1" w15:done="0"/>
  <w15:commentEx w15:paraId="4AFBDD9B" w15:paraIdParent="740ACEA1" w15:done="0"/>
  <w15:commentEx w15:paraId="14A7F544" w15:done="0"/>
  <w15:commentEx w15:paraId="148CA507" w15:done="0"/>
  <w15:commentEx w15:paraId="46C88FB0" w15:done="0"/>
  <w15:commentEx w15:paraId="0BDCF8E6" w15:done="0"/>
  <w15:commentEx w15:paraId="17E43302" w15:done="0"/>
  <w15:commentEx w15:paraId="3DEDF48E" w15:done="0"/>
  <w15:commentEx w15:paraId="0F370395" w15:done="0"/>
  <w15:commentEx w15:paraId="431796EA" w15:done="0"/>
  <w15:commentEx w15:paraId="59F0B616" w15:done="0"/>
  <w15:commentEx w15:paraId="38BA2B05" w15:done="0"/>
  <w15:commentEx w15:paraId="4189437D" w15:done="0"/>
  <w15:commentEx w15:paraId="24AFB168" w15:done="0"/>
  <w15:commentEx w15:paraId="7426DE3D" w15:paraIdParent="24AFB168" w15:done="0"/>
  <w15:commentEx w15:paraId="5069369A" w15:paraIdParent="24AFB168" w15:done="0"/>
  <w15:commentEx w15:paraId="0451B118" w15:done="0"/>
  <w15:commentEx w15:paraId="5419799C" w15:done="0"/>
  <w15:commentEx w15:paraId="11108653" w15:done="0"/>
  <w15:commentEx w15:paraId="074B6606" w15:done="0"/>
  <w15:commentEx w15:paraId="74D23BD5" w15:done="0"/>
  <w15:commentEx w15:paraId="686AFDA6" w15:paraIdParent="74D23BD5" w15:done="0"/>
  <w15:commentEx w15:paraId="28070807" w15:done="0"/>
  <w15:commentEx w15:paraId="130B16F1" w15:done="0"/>
  <w15:commentEx w15:paraId="26A31F7F" w15:done="0"/>
  <w15:commentEx w15:paraId="4881EEA0" w15:done="0"/>
  <w15:commentEx w15:paraId="2FA52B03" w15:done="0"/>
  <w15:commentEx w15:paraId="3E50ABC1" w15:done="0"/>
  <w15:commentEx w15:paraId="107D0DDC" w15:done="0"/>
  <w15:commentEx w15:paraId="3A707663" w15:done="0"/>
  <w15:commentEx w15:paraId="342FDD51" w15:done="0"/>
  <w15:commentEx w15:paraId="58DD3923" w15:done="0"/>
  <w15:commentEx w15:paraId="68F5EED3" w15:done="0"/>
  <w15:commentEx w15:paraId="311DC887" w15:done="0"/>
  <w15:commentEx w15:paraId="01FE8694" w15:done="0"/>
  <w15:commentEx w15:paraId="0D787F28" w15:done="0"/>
  <w15:commentEx w15:paraId="420B3A7C" w15:done="0"/>
  <w15:commentEx w15:paraId="2DBC8005" w15:done="0"/>
  <w15:commentEx w15:paraId="12CD403C" w15:done="0"/>
  <w15:commentEx w15:paraId="683171F1" w15:done="0"/>
  <w15:commentEx w15:paraId="2F2298E2" w15:done="0"/>
  <w15:commentEx w15:paraId="1D11C7D1" w15:done="0"/>
  <w15:commentEx w15:paraId="05F70533" w15:done="0"/>
  <w15:commentEx w15:paraId="79DE3AAB" w15:done="0"/>
  <w15:commentEx w15:paraId="4E8495F1" w15:done="0"/>
  <w15:commentEx w15:paraId="0417B079" w15:done="0"/>
  <w15:commentEx w15:paraId="4DD0395A" w15:done="0"/>
  <w15:commentEx w15:paraId="61F508D5" w15:done="0"/>
  <w15:commentEx w15:paraId="3B0B5C24" w15:done="0"/>
  <w15:commentEx w15:paraId="2DA6CB90" w15:done="0"/>
  <w15:commentEx w15:paraId="67D88DB4" w15:done="0"/>
  <w15:commentEx w15:paraId="7AAB4D8B" w15:done="0"/>
  <w15:commentEx w15:paraId="7B36BAF8" w15:done="0"/>
  <w15:commentEx w15:paraId="7A16BFB9" w15:done="0"/>
  <w15:commentEx w15:paraId="704FFF9D" w15:done="0"/>
  <w15:commentEx w15:paraId="60F33D3E" w15:done="0"/>
  <w15:commentEx w15:paraId="70C86E44" w15:done="0"/>
  <w15:commentEx w15:paraId="54ADE6A5" w15:done="0"/>
  <w15:commentEx w15:paraId="7FDAAD92" w15:done="0"/>
  <w15:commentEx w15:paraId="2E11CC74" w15:done="0"/>
  <w15:commentEx w15:paraId="00FC93AC" w15:done="0"/>
  <w15:commentEx w15:paraId="7C386094" w15:done="0"/>
  <w15:commentEx w15:paraId="4ECEF536" w15:done="0"/>
  <w15:commentEx w15:paraId="0C0F08E0" w15:done="0"/>
  <w15:commentEx w15:paraId="589B01A5" w15:done="0"/>
  <w15:commentEx w15:paraId="22AC58BC" w15:done="0"/>
  <w15:commentEx w15:paraId="47A07D9B" w15:done="0"/>
  <w15:commentEx w15:paraId="713144CC" w15:paraIdParent="47A07D9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73FCD" w14:textId="77777777" w:rsidR="00F332D0" w:rsidRDefault="00F332D0" w:rsidP="00596125">
      <w:pPr>
        <w:spacing w:after="0" w:line="240" w:lineRule="auto"/>
      </w:pPr>
      <w:r>
        <w:separator/>
      </w:r>
    </w:p>
  </w:endnote>
  <w:endnote w:type="continuationSeparator" w:id="0">
    <w:p w14:paraId="3908247D" w14:textId="77777777" w:rsidR="00F332D0" w:rsidRDefault="00F332D0" w:rsidP="00596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1723703"/>
      <w:docPartObj>
        <w:docPartGallery w:val="Page Numbers (Bottom of Page)"/>
        <w:docPartUnique/>
      </w:docPartObj>
    </w:sdtPr>
    <w:sdtContent>
      <w:p w14:paraId="4D925038" w14:textId="17922965" w:rsidR="005F57D8" w:rsidRDefault="005F57D8">
        <w:pPr>
          <w:pStyle w:val="Pieddepage"/>
          <w:jc w:val="right"/>
        </w:pPr>
        <w:r>
          <w:fldChar w:fldCharType="begin"/>
        </w:r>
        <w:r>
          <w:instrText>PAGE   \* MERGEFORMAT</w:instrText>
        </w:r>
        <w:r>
          <w:fldChar w:fldCharType="separate"/>
        </w:r>
        <w:r w:rsidR="005D7E7B" w:rsidRPr="005D7E7B">
          <w:rPr>
            <w:noProof/>
            <w:lang w:val="fr-FR"/>
          </w:rPr>
          <w:t>2</w:t>
        </w:r>
        <w:r>
          <w:fldChar w:fldCharType="end"/>
        </w:r>
      </w:p>
    </w:sdtContent>
  </w:sdt>
  <w:p w14:paraId="3FAB228B" w14:textId="77777777" w:rsidR="005F57D8" w:rsidRDefault="005F57D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8C59C4" w14:textId="77777777" w:rsidR="00F332D0" w:rsidRDefault="00F332D0" w:rsidP="00596125">
      <w:pPr>
        <w:spacing w:after="0" w:line="240" w:lineRule="auto"/>
      </w:pPr>
      <w:r>
        <w:separator/>
      </w:r>
    </w:p>
  </w:footnote>
  <w:footnote w:type="continuationSeparator" w:id="0">
    <w:p w14:paraId="16A8DCE0" w14:textId="77777777" w:rsidR="00F332D0" w:rsidRDefault="00F332D0" w:rsidP="005961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
  </w:num>
  <w:num w:numId="5">
    <w:abstractNumId w:val="5"/>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w15:presenceInfo w15:providerId="None" w15:userId="Patrick"/>
  </w15:person>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kwMqsFAOn31rAtAAAA"/>
  </w:docVars>
  <w:rsids>
    <w:rsidRoot w:val="004E13A5"/>
    <w:rsid w:val="00000454"/>
    <w:rsid w:val="0000168C"/>
    <w:rsid w:val="00002466"/>
    <w:rsid w:val="00002A64"/>
    <w:rsid w:val="0000309C"/>
    <w:rsid w:val="0000391E"/>
    <w:rsid w:val="000053C7"/>
    <w:rsid w:val="00005F69"/>
    <w:rsid w:val="00006829"/>
    <w:rsid w:val="00011C71"/>
    <w:rsid w:val="0001269B"/>
    <w:rsid w:val="000141B3"/>
    <w:rsid w:val="00017CBA"/>
    <w:rsid w:val="00017E75"/>
    <w:rsid w:val="00017F16"/>
    <w:rsid w:val="00021D02"/>
    <w:rsid w:val="000222ED"/>
    <w:rsid w:val="000227A4"/>
    <w:rsid w:val="00023F2C"/>
    <w:rsid w:val="00024F61"/>
    <w:rsid w:val="00025988"/>
    <w:rsid w:val="0002624B"/>
    <w:rsid w:val="00026490"/>
    <w:rsid w:val="00026783"/>
    <w:rsid w:val="000270B4"/>
    <w:rsid w:val="00027F85"/>
    <w:rsid w:val="0003098F"/>
    <w:rsid w:val="00032375"/>
    <w:rsid w:val="00033B96"/>
    <w:rsid w:val="00034D01"/>
    <w:rsid w:val="00043A33"/>
    <w:rsid w:val="00044857"/>
    <w:rsid w:val="0004518E"/>
    <w:rsid w:val="00045E93"/>
    <w:rsid w:val="00051F54"/>
    <w:rsid w:val="00053498"/>
    <w:rsid w:val="00055B96"/>
    <w:rsid w:val="00055C1A"/>
    <w:rsid w:val="00056C25"/>
    <w:rsid w:val="00056F49"/>
    <w:rsid w:val="000575AB"/>
    <w:rsid w:val="00060B67"/>
    <w:rsid w:val="00061580"/>
    <w:rsid w:val="000623C8"/>
    <w:rsid w:val="00063753"/>
    <w:rsid w:val="000637AB"/>
    <w:rsid w:val="00064F7E"/>
    <w:rsid w:val="000673CD"/>
    <w:rsid w:val="00067650"/>
    <w:rsid w:val="00067B6C"/>
    <w:rsid w:val="00067CAB"/>
    <w:rsid w:val="00072895"/>
    <w:rsid w:val="00072AB5"/>
    <w:rsid w:val="00073EE3"/>
    <w:rsid w:val="000745F8"/>
    <w:rsid w:val="00074A90"/>
    <w:rsid w:val="00074D7C"/>
    <w:rsid w:val="000752B5"/>
    <w:rsid w:val="000753A8"/>
    <w:rsid w:val="0007763B"/>
    <w:rsid w:val="00077818"/>
    <w:rsid w:val="00077D03"/>
    <w:rsid w:val="00081DB8"/>
    <w:rsid w:val="00082620"/>
    <w:rsid w:val="00084066"/>
    <w:rsid w:val="00087ACB"/>
    <w:rsid w:val="00091C4E"/>
    <w:rsid w:val="00092FF0"/>
    <w:rsid w:val="00093A55"/>
    <w:rsid w:val="000955D0"/>
    <w:rsid w:val="00095B49"/>
    <w:rsid w:val="00095FC2"/>
    <w:rsid w:val="000968AD"/>
    <w:rsid w:val="00097A65"/>
    <w:rsid w:val="000A22EB"/>
    <w:rsid w:val="000A301E"/>
    <w:rsid w:val="000A3EC4"/>
    <w:rsid w:val="000A5079"/>
    <w:rsid w:val="000A5888"/>
    <w:rsid w:val="000A6671"/>
    <w:rsid w:val="000A6983"/>
    <w:rsid w:val="000A7724"/>
    <w:rsid w:val="000B078B"/>
    <w:rsid w:val="000B306E"/>
    <w:rsid w:val="000B3530"/>
    <w:rsid w:val="000B3F8B"/>
    <w:rsid w:val="000B568D"/>
    <w:rsid w:val="000B6A15"/>
    <w:rsid w:val="000B7CDD"/>
    <w:rsid w:val="000C1EE3"/>
    <w:rsid w:val="000C2859"/>
    <w:rsid w:val="000C43B2"/>
    <w:rsid w:val="000C4C79"/>
    <w:rsid w:val="000D03BF"/>
    <w:rsid w:val="000D08D6"/>
    <w:rsid w:val="000D1B30"/>
    <w:rsid w:val="000D1CB4"/>
    <w:rsid w:val="000D5B7A"/>
    <w:rsid w:val="000D5C81"/>
    <w:rsid w:val="000D683F"/>
    <w:rsid w:val="000D6D10"/>
    <w:rsid w:val="000E06D6"/>
    <w:rsid w:val="000E1A78"/>
    <w:rsid w:val="000E2680"/>
    <w:rsid w:val="000E3A1A"/>
    <w:rsid w:val="000E54F4"/>
    <w:rsid w:val="000E5A37"/>
    <w:rsid w:val="000F06F3"/>
    <w:rsid w:val="000F4009"/>
    <w:rsid w:val="000F49A2"/>
    <w:rsid w:val="000F79A4"/>
    <w:rsid w:val="00104E43"/>
    <w:rsid w:val="001056C8"/>
    <w:rsid w:val="00107891"/>
    <w:rsid w:val="001079BE"/>
    <w:rsid w:val="0011218E"/>
    <w:rsid w:val="001155AF"/>
    <w:rsid w:val="00115765"/>
    <w:rsid w:val="00117E9F"/>
    <w:rsid w:val="00121054"/>
    <w:rsid w:val="0012140E"/>
    <w:rsid w:val="001221C3"/>
    <w:rsid w:val="00123128"/>
    <w:rsid w:val="001232DB"/>
    <w:rsid w:val="00124964"/>
    <w:rsid w:val="00124A09"/>
    <w:rsid w:val="0012642F"/>
    <w:rsid w:val="00126DC2"/>
    <w:rsid w:val="00127CC5"/>
    <w:rsid w:val="00127D3A"/>
    <w:rsid w:val="00127F13"/>
    <w:rsid w:val="0013029C"/>
    <w:rsid w:val="0013089B"/>
    <w:rsid w:val="00130BC1"/>
    <w:rsid w:val="00130C89"/>
    <w:rsid w:val="00131252"/>
    <w:rsid w:val="00131E2F"/>
    <w:rsid w:val="0013574D"/>
    <w:rsid w:val="00136405"/>
    <w:rsid w:val="00136C7B"/>
    <w:rsid w:val="001371AE"/>
    <w:rsid w:val="00140675"/>
    <w:rsid w:val="00140CCA"/>
    <w:rsid w:val="001411DE"/>
    <w:rsid w:val="001425D4"/>
    <w:rsid w:val="001429F5"/>
    <w:rsid w:val="001446F6"/>
    <w:rsid w:val="00146654"/>
    <w:rsid w:val="001467B2"/>
    <w:rsid w:val="00147BDF"/>
    <w:rsid w:val="0015292B"/>
    <w:rsid w:val="001535E2"/>
    <w:rsid w:val="00154844"/>
    <w:rsid w:val="00155C4D"/>
    <w:rsid w:val="001563B0"/>
    <w:rsid w:val="001571E0"/>
    <w:rsid w:val="00161403"/>
    <w:rsid w:val="00162C41"/>
    <w:rsid w:val="001633CB"/>
    <w:rsid w:val="00164AEE"/>
    <w:rsid w:val="00167AEB"/>
    <w:rsid w:val="00170501"/>
    <w:rsid w:val="00171477"/>
    <w:rsid w:val="00171B72"/>
    <w:rsid w:val="00174C4C"/>
    <w:rsid w:val="00174D09"/>
    <w:rsid w:val="00174DDB"/>
    <w:rsid w:val="001751BD"/>
    <w:rsid w:val="001756ED"/>
    <w:rsid w:val="001765A4"/>
    <w:rsid w:val="00176B13"/>
    <w:rsid w:val="0017749B"/>
    <w:rsid w:val="00180AFB"/>
    <w:rsid w:val="0018204C"/>
    <w:rsid w:val="0018247F"/>
    <w:rsid w:val="00183124"/>
    <w:rsid w:val="00184ABD"/>
    <w:rsid w:val="00184FCD"/>
    <w:rsid w:val="001854BA"/>
    <w:rsid w:val="00186794"/>
    <w:rsid w:val="00190258"/>
    <w:rsid w:val="0019294D"/>
    <w:rsid w:val="0019382F"/>
    <w:rsid w:val="001950CB"/>
    <w:rsid w:val="00195791"/>
    <w:rsid w:val="001965D2"/>
    <w:rsid w:val="001A0280"/>
    <w:rsid w:val="001A3BDD"/>
    <w:rsid w:val="001A5222"/>
    <w:rsid w:val="001A5615"/>
    <w:rsid w:val="001B0116"/>
    <w:rsid w:val="001B077C"/>
    <w:rsid w:val="001B42BC"/>
    <w:rsid w:val="001B4AB6"/>
    <w:rsid w:val="001B5C4E"/>
    <w:rsid w:val="001C20B2"/>
    <w:rsid w:val="001C38DB"/>
    <w:rsid w:val="001C73C8"/>
    <w:rsid w:val="001D0ACA"/>
    <w:rsid w:val="001D1B0E"/>
    <w:rsid w:val="001D2ADC"/>
    <w:rsid w:val="001D3FDE"/>
    <w:rsid w:val="001D512B"/>
    <w:rsid w:val="001D512F"/>
    <w:rsid w:val="001D5510"/>
    <w:rsid w:val="001E1272"/>
    <w:rsid w:val="001E16C9"/>
    <w:rsid w:val="001E28D2"/>
    <w:rsid w:val="001E3806"/>
    <w:rsid w:val="001E3C7E"/>
    <w:rsid w:val="001E483E"/>
    <w:rsid w:val="001E4D7C"/>
    <w:rsid w:val="001E570D"/>
    <w:rsid w:val="001E58E9"/>
    <w:rsid w:val="001F3196"/>
    <w:rsid w:val="001F4124"/>
    <w:rsid w:val="001F42AA"/>
    <w:rsid w:val="001F4307"/>
    <w:rsid w:val="001F6DBA"/>
    <w:rsid w:val="001F6EAA"/>
    <w:rsid w:val="001F6EAC"/>
    <w:rsid w:val="001F7518"/>
    <w:rsid w:val="00200373"/>
    <w:rsid w:val="0020343C"/>
    <w:rsid w:val="00204474"/>
    <w:rsid w:val="002050D0"/>
    <w:rsid w:val="0021147F"/>
    <w:rsid w:val="00213093"/>
    <w:rsid w:val="00217199"/>
    <w:rsid w:val="0022197D"/>
    <w:rsid w:val="00222868"/>
    <w:rsid w:val="002234E0"/>
    <w:rsid w:val="002268C5"/>
    <w:rsid w:val="0022740C"/>
    <w:rsid w:val="0023072B"/>
    <w:rsid w:val="0023083C"/>
    <w:rsid w:val="002340FD"/>
    <w:rsid w:val="002344C1"/>
    <w:rsid w:val="00234531"/>
    <w:rsid w:val="002363EE"/>
    <w:rsid w:val="002377D0"/>
    <w:rsid w:val="0024289D"/>
    <w:rsid w:val="002446CC"/>
    <w:rsid w:val="00245CCF"/>
    <w:rsid w:val="00250512"/>
    <w:rsid w:val="0025060E"/>
    <w:rsid w:val="00250C27"/>
    <w:rsid w:val="00251650"/>
    <w:rsid w:val="0025226F"/>
    <w:rsid w:val="00252A94"/>
    <w:rsid w:val="00252F55"/>
    <w:rsid w:val="00253769"/>
    <w:rsid w:val="002549F5"/>
    <w:rsid w:val="00254C32"/>
    <w:rsid w:val="002575B1"/>
    <w:rsid w:val="00257C14"/>
    <w:rsid w:val="0026174E"/>
    <w:rsid w:val="00261B7F"/>
    <w:rsid w:val="00262D52"/>
    <w:rsid w:val="00263F2E"/>
    <w:rsid w:val="00266374"/>
    <w:rsid w:val="00266A86"/>
    <w:rsid w:val="00266D04"/>
    <w:rsid w:val="00267018"/>
    <w:rsid w:val="002676EC"/>
    <w:rsid w:val="002718C5"/>
    <w:rsid w:val="002760DF"/>
    <w:rsid w:val="00276516"/>
    <w:rsid w:val="00276CE2"/>
    <w:rsid w:val="002810B8"/>
    <w:rsid w:val="00282E4D"/>
    <w:rsid w:val="00284908"/>
    <w:rsid w:val="00285BCD"/>
    <w:rsid w:val="002862FB"/>
    <w:rsid w:val="00287B30"/>
    <w:rsid w:val="00290668"/>
    <w:rsid w:val="00290DA8"/>
    <w:rsid w:val="00290FDF"/>
    <w:rsid w:val="00292102"/>
    <w:rsid w:val="00295FF4"/>
    <w:rsid w:val="002972B7"/>
    <w:rsid w:val="00297FFA"/>
    <w:rsid w:val="002A0488"/>
    <w:rsid w:val="002A1E12"/>
    <w:rsid w:val="002A1F8B"/>
    <w:rsid w:val="002A3DE7"/>
    <w:rsid w:val="002A488E"/>
    <w:rsid w:val="002B1325"/>
    <w:rsid w:val="002B4583"/>
    <w:rsid w:val="002C3535"/>
    <w:rsid w:val="002C36D6"/>
    <w:rsid w:val="002C3D4F"/>
    <w:rsid w:val="002C44A3"/>
    <w:rsid w:val="002C668E"/>
    <w:rsid w:val="002C7903"/>
    <w:rsid w:val="002C7C02"/>
    <w:rsid w:val="002D00E2"/>
    <w:rsid w:val="002D1CC0"/>
    <w:rsid w:val="002D262F"/>
    <w:rsid w:val="002D2EEA"/>
    <w:rsid w:val="002D63E3"/>
    <w:rsid w:val="002E0D4E"/>
    <w:rsid w:val="002E1313"/>
    <w:rsid w:val="002E615A"/>
    <w:rsid w:val="002E7623"/>
    <w:rsid w:val="002F00E9"/>
    <w:rsid w:val="002F032B"/>
    <w:rsid w:val="002F222A"/>
    <w:rsid w:val="002F4A70"/>
    <w:rsid w:val="002F50D0"/>
    <w:rsid w:val="002F510B"/>
    <w:rsid w:val="002F53A6"/>
    <w:rsid w:val="002F5737"/>
    <w:rsid w:val="00302E8C"/>
    <w:rsid w:val="0030512B"/>
    <w:rsid w:val="0031038B"/>
    <w:rsid w:val="00310B2C"/>
    <w:rsid w:val="00311C05"/>
    <w:rsid w:val="0031329F"/>
    <w:rsid w:val="003136A1"/>
    <w:rsid w:val="003143B1"/>
    <w:rsid w:val="00314411"/>
    <w:rsid w:val="00314CA1"/>
    <w:rsid w:val="00315CBD"/>
    <w:rsid w:val="00316ED7"/>
    <w:rsid w:val="0032094E"/>
    <w:rsid w:val="00322EF1"/>
    <w:rsid w:val="00331CF4"/>
    <w:rsid w:val="00332595"/>
    <w:rsid w:val="003333C4"/>
    <w:rsid w:val="00335E2F"/>
    <w:rsid w:val="003378A5"/>
    <w:rsid w:val="00337F86"/>
    <w:rsid w:val="003422BA"/>
    <w:rsid w:val="00342BF4"/>
    <w:rsid w:val="00347EEB"/>
    <w:rsid w:val="00350E98"/>
    <w:rsid w:val="00351520"/>
    <w:rsid w:val="0035426D"/>
    <w:rsid w:val="003545AD"/>
    <w:rsid w:val="003549D9"/>
    <w:rsid w:val="00354DBD"/>
    <w:rsid w:val="00354E8A"/>
    <w:rsid w:val="0035558D"/>
    <w:rsid w:val="00355E82"/>
    <w:rsid w:val="00355F4E"/>
    <w:rsid w:val="00356D6A"/>
    <w:rsid w:val="00356F5D"/>
    <w:rsid w:val="00357CA8"/>
    <w:rsid w:val="003615F1"/>
    <w:rsid w:val="003654C9"/>
    <w:rsid w:val="00367BC5"/>
    <w:rsid w:val="0037039A"/>
    <w:rsid w:val="003706EC"/>
    <w:rsid w:val="003711DA"/>
    <w:rsid w:val="00373A31"/>
    <w:rsid w:val="003741B4"/>
    <w:rsid w:val="00374ECD"/>
    <w:rsid w:val="00374F31"/>
    <w:rsid w:val="003759E4"/>
    <w:rsid w:val="00377029"/>
    <w:rsid w:val="0037716B"/>
    <w:rsid w:val="00377FD9"/>
    <w:rsid w:val="00382F3C"/>
    <w:rsid w:val="00383673"/>
    <w:rsid w:val="003837A0"/>
    <w:rsid w:val="00384231"/>
    <w:rsid w:val="00384CD3"/>
    <w:rsid w:val="00384DF0"/>
    <w:rsid w:val="003854C0"/>
    <w:rsid w:val="00386C07"/>
    <w:rsid w:val="0039025A"/>
    <w:rsid w:val="0039028C"/>
    <w:rsid w:val="00390597"/>
    <w:rsid w:val="00391295"/>
    <w:rsid w:val="00392DE7"/>
    <w:rsid w:val="00394C28"/>
    <w:rsid w:val="00396770"/>
    <w:rsid w:val="00397084"/>
    <w:rsid w:val="003A1360"/>
    <w:rsid w:val="003A27A1"/>
    <w:rsid w:val="003A30C6"/>
    <w:rsid w:val="003A5706"/>
    <w:rsid w:val="003B19F7"/>
    <w:rsid w:val="003B3778"/>
    <w:rsid w:val="003B3FF3"/>
    <w:rsid w:val="003B5A7D"/>
    <w:rsid w:val="003B771C"/>
    <w:rsid w:val="003C17E9"/>
    <w:rsid w:val="003C228D"/>
    <w:rsid w:val="003C3E3B"/>
    <w:rsid w:val="003C45C0"/>
    <w:rsid w:val="003C46CA"/>
    <w:rsid w:val="003C4854"/>
    <w:rsid w:val="003C4910"/>
    <w:rsid w:val="003C4FA0"/>
    <w:rsid w:val="003C681E"/>
    <w:rsid w:val="003C6825"/>
    <w:rsid w:val="003C7909"/>
    <w:rsid w:val="003C7CA3"/>
    <w:rsid w:val="003D41F3"/>
    <w:rsid w:val="003D4DE5"/>
    <w:rsid w:val="003D4FA3"/>
    <w:rsid w:val="003D56EC"/>
    <w:rsid w:val="003D5A1B"/>
    <w:rsid w:val="003D67FC"/>
    <w:rsid w:val="003D72B7"/>
    <w:rsid w:val="003D7520"/>
    <w:rsid w:val="003E094B"/>
    <w:rsid w:val="003E16F2"/>
    <w:rsid w:val="003E3E3C"/>
    <w:rsid w:val="003E5DC8"/>
    <w:rsid w:val="003E71A5"/>
    <w:rsid w:val="003E73EA"/>
    <w:rsid w:val="003F1140"/>
    <w:rsid w:val="003F114F"/>
    <w:rsid w:val="003F2FF1"/>
    <w:rsid w:val="003F354B"/>
    <w:rsid w:val="003F382F"/>
    <w:rsid w:val="003F3E31"/>
    <w:rsid w:val="003F6100"/>
    <w:rsid w:val="003F69D8"/>
    <w:rsid w:val="003F7F85"/>
    <w:rsid w:val="004024F6"/>
    <w:rsid w:val="004032CF"/>
    <w:rsid w:val="004036B9"/>
    <w:rsid w:val="00405886"/>
    <w:rsid w:val="004058E4"/>
    <w:rsid w:val="00406446"/>
    <w:rsid w:val="00407351"/>
    <w:rsid w:val="0041016F"/>
    <w:rsid w:val="00411503"/>
    <w:rsid w:val="00415543"/>
    <w:rsid w:val="00415B08"/>
    <w:rsid w:val="0041618B"/>
    <w:rsid w:val="004170BB"/>
    <w:rsid w:val="004176BF"/>
    <w:rsid w:val="0041772B"/>
    <w:rsid w:val="0042030E"/>
    <w:rsid w:val="004225F4"/>
    <w:rsid w:val="00422C59"/>
    <w:rsid w:val="00425183"/>
    <w:rsid w:val="00425BB7"/>
    <w:rsid w:val="00430107"/>
    <w:rsid w:val="004305E4"/>
    <w:rsid w:val="004306AD"/>
    <w:rsid w:val="0043100B"/>
    <w:rsid w:val="00433983"/>
    <w:rsid w:val="00435DEE"/>
    <w:rsid w:val="00435FC0"/>
    <w:rsid w:val="00436872"/>
    <w:rsid w:val="004378A1"/>
    <w:rsid w:val="0044118B"/>
    <w:rsid w:val="0044180A"/>
    <w:rsid w:val="00441A68"/>
    <w:rsid w:val="004441A5"/>
    <w:rsid w:val="00450EC4"/>
    <w:rsid w:val="0045144B"/>
    <w:rsid w:val="00451660"/>
    <w:rsid w:val="00451F89"/>
    <w:rsid w:val="00455008"/>
    <w:rsid w:val="00461C2D"/>
    <w:rsid w:val="00464830"/>
    <w:rsid w:val="0047226E"/>
    <w:rsid w:val="00472402"/>
    <w:rsid w:val="004724FE"/>
    <w:rsid w:val="00474B98"/>
    <w:rsid w:val="00475747"/>
    <w:rsid w:val="00476B05"/>
    <w:rsid w:val="00480063"/>
    <w:rsid w:val="00480282"/>
    <w:rsid w:val="0048240C"/>
    <w:rsid w:val="0048505E"/>
    <w:rsid w:val="00485ADA"/>
    <w:rsid w:val="00487A82"/>
    <w:rsid w:val="00492036"/>
    <w:rsid w:val="00492594"/>
    <w:rsid w:val="00492978"/>
    <w:rsid w:val="004950B6"/>
    <w:rsid w:val="00495321"/>
    <w:rsid w:val="004960F6"/>
    <w:rsid w:val="0049704F"/>
    <w:rsid w:val="00497A69"/>
    <w:rsid w:val="004A0F6F"/>
    <w:rsid w:val="004A1195"/>
    <w:rsid w:val="004A31BB"/>
    <w:rsid w:val="004A38A8"/>
    <w:rsid w:val="004A42FA"/>
    <w:rsid w:val="004A6030"/>
    <w:rsid w:val="004A6053"/>
    <w:rsid w:val="004A6ACA"/>
    <w:rsid w:val="004A6C2F"/>
    <w:rsid w:val="004A6CE0"/>
    <w:rsid w:val="004B01E2"/>
    <w:rsid w:val="004B09C0"/>
    <w:rsid w:val="004B1469"/>
    <w:rsid w:val="004B20F9"/>
    <w:rsid w:val="004B3E70"/>
    <w:rsid w:val="004B4990"/>
    <w:rsid w:val="004B5712"/>
    <w:rsid w:val="004B600A"/>
    <w:rsid w:val="004B65F7"/>
    <w:rsid w:val="004B7793"/>
    <w:rsid w:val="004C0170"/>
    <w:rsid w:val="004C2190"/>
    <w:rsid w:val="004C27A8"/>
    <w:rsid w:val="004C27F4"/>
    <w:rsid w:val="004C5976"/>
    <w:rsid w:val="004C7C6F"/>
    <w:rsid w:val="004D104E"/>
    <w:rsid w:val="004D1456"/>
    <w:rsid w:val="004D4681"/>
    <w:rsid w:val="004D5094"/>
    <w:rsid w:val="004D63F8"/>
    <w:rsid w:val="004D7255"/>
    <w:rsid w:val="004E072F"/>
    <w:rsid w:val="004E13A5"/>
    <w:rsid w:val="004E3D3B"/>
    <w:rsid w:val="004E3EF4"/>
    <w:rsid w:val="004E50E5"/>
    <w:rsid w:val="004E5352"/>
    <w:rsid w:val="004E6917"/>
    <w:rsid w:val="004F11B7"/>
    <w:rsid w:val="004F3DEA"/>
    <w:rsid w:val="004F5616"/>
    <w:rsid w:val="004F5F02"/>
    <w:rsid w:val="004F670E"/>
    <w:rsid w:val="004F6B26"/>
    <w:rsid w:val="004F75B9"/>
    <w:rsid w:val="004F7610"/>
    <w:rsid w:val="004F7C4A"/>
    <w:rsid w:val="004F7DFD"/>
    <w:rsid w:val="00500E46"/>
    <w:rsid w:val="005015CA"/>
    <w:rsid w:val="00504319"/>
    <w:rsid w:val="0050472E"/>
    <w:rsid w:val="00505232"/>
    <w:rsid w:val="005063D9"/>
    <w:rsid w:val="00506E45"/>
    <w:rsid w:val="00510355"/>
    <w:rsid w:val="00510AB3"/>
    <w:rsid w:val="005154C3"/>
    <w:rsid w:val="0051590A"/>
    <w:rsid w:val="005159F5"/>
    <w:rsid w:val="00516D7F"/>
    <w:rsid w:val="00522BA6"/>
    <w:rsid w:val="00522C3E"/>
    <w:rsid w:val="00523484"/>
    <w:rsid w:val="00524392"/>
    <w:rsid w:val="005248EF"/>
    <w:rsid w:val="0053038E"/>
    <w:rsid w:val="0053064B"/>
    <w:rsid w:val="00530706"/>
    <w:rsid w:val="00530707"/>
    <w:rsid w:val="00530C19"/>
    <w:rsid w:val="00532158"/>
    <w:rsid w:val="005336FB"/>
    <w:rsid w:val="00533C55"/>
    <w:rsid w:val="00534D93"/>
    <w:rsid w:val="005357E7"/>
    <w:rsid w:val="00535B75"/>
    <w:rsid w:val="00535DAC"/>
    <w:rsid w:val="005363F4"/>
    <w:rsid w:val="00537346"/>
    <w:rsid w:val="00537BAC"/>
    <w:rsid w:val="00540E32"/>
    <w:rsid w:val="00541832"/>
    <w:rsid w:val="0054565E"/>
    <w:rsid w:val="00546239"/>
    <w:rsid w:val="00547B44"/>
    <w:rsid w:val="005524EA"/>
    <w:rsid w:val="00552FCF"/>
    <w:rsid w:val="005542C9"/>
    <w:rsid w:val="00555324"/>
    <w:rsid w:val="00561DE1"/>
    <w:rsid w:val="00562FD4"/>
    <w:rsid w:val="00564AA6"/>
    <w:rsid w:val="005655B6"/>
    <w:rsid w:val="005663CD"/>
    <w:rsid w:val="0056645A"/>
    <w:rsid w:val="005718BB"/>
    <w:rsid w:val="00572191"/>
    <w:rsid w:val="005725C7"/>
    <w:rsid w:val="005750CA"/>
    <w:rsid w:val="00577AF7"/>
    <w:rsid w:val="00577BA0"/>
    <w:rsid w:val="00584133"/>
    <w:rsid w:val="00586186"/>
    <w:rsid w:val="0058664C"/>
    <w:rsid w:val="0059053F"/>
    <w:rsid w:val="00593107"/>
    <w:rsid w:val="00593DF4"/>
    <w:rsid w:val="0059426E"/>
    <w:rsid w:val="00596125"/>
    <w:rsid w:val="00596B92"/>
    <w:rsid w:val="005A17AF"/>
    <w:rsid w:val="005A19D3"/>
    <w:rsid w:val="005A4792"/>
    <w:rsid w:val="005A56C0"/>
    <w:rsid w:val="005A6C4E"/>
    <w:rsid w:val="005A7AE1"/>
    <w:rsid w:val="005B5111"/>
    <w:rsid w:val="005B52B2"/>
    <w:rsid w:val="005B5C24"/>
    <w:rsid w:val="005B67F7"/>
    <w:rsid w:val="005B723C"/>
    <w:rsid w:val="005C17F4"/>
    <w:rsid w:val="005C1D4B"/>
    <w:rsid w:val="005C268D"/>
    <w:rsid w:val="005C6117"/>
    <w:rsid w:val="005C66EB"/>
    <w:rsid w:val="005C6B4D"/>
    <w:rsid w:val="005C7AE2"/>
    <w:rsid w:val="005D027E"/>
    <w:rsid w:val="005D04ED"/>
    <w:rsid w:val="005D0E13"/>
    <w:rsid w:val="005D51DE"/>
    <w:rsid w:val="005D5434"/>
    <w:rsid w:val="005D5951"/>
    <w:rsid w:val="005D663D"/>
    <w:rsid w:val="005D6657"/>
    <w:rsid w:val="005D6EA5"/>
    <w:rsid w:val="005D7E7B"/>
    <w:rsid w:val="005E0041"/>
    <w:rsid w:val="005E037A"/>
    <w:rsid w:val="005E07EE"/>
    <w:rsid w:val="005E309B"/>
    <w:rsid w:val="005E4D5F"/>
    <w:rsid w:val="005E5CC4"/>
    <w:rsid w:val="005F2768"/>
    <w:rsid w:val="005F29B0"/>
    <w:rsid w:val="005F394B"/>
    <w:rsid w:val="005F3C03"/>
    <w:rsid w:val="005F4F97"/>
    <w:rsid w:val="005F57D8"/>
    <w:rsid w:val="005F6CBE"/>
    <w:rsid w:val="005F6E17"/>
    <w:rsid w:val="005F736B"/>
    <w:rsid w:val="00601497"/>
    <w:rsid w:val="006025A8"/>
    <w:rsid w:val="006026A8"/>
    <w:rsid w:val="00604C02"/>
    <w:rsid w:val="00605D40"/>
    <w:rsid w:val="00606121"/>
    <w:rsid w:val="00611055"/>
    <w:rsid w:val="00611155"/>
    <w:rsid w:val="00611A4E"/>
    <w:rsid w:val="006141B4"/>
    <w:rsid w:val="006141FC"/>
    <w:rsid w:val="0061427D"/>
    <w:rsid w:val="00614ACA"/>
    <w:rsid w:val="00615759"/>
    <w:rsid w:val="00616333"/>
    <w:rsid w:val="006171E0"/>
    <w:rsid w:val="00617696"/>
    <w:rsid w:val="00621C36"/>
    <w:rsid w:val="00621FB9"/>
    <w:rsid w:val="00625DA8"/>
    <w:rsid w:val="00626150"/>
    <w:rsid w:val="00626796"/>
    <w:rsid w:val="00630A22"/>
    <w:rsid w:val="00631580"/>
    <w:rsid w:val="00631CD3"/>
    <w:rsid w:val="006339F9"/>
    <w:rsid w:val="00634B5A"/>
    <w:rsid w:val="00634F6B"/>
    <w:rsid w:val="00635445"/>
    <w:rsid w:val="00635AF6"/>
    <w:rsid w:val="00635E61"/>
    <w:rsid w:val="006368E7"/>
    <w:rsid w:val="00636A47"/>
    <w:rsid w:val="00636D6C"/>
    <w:rsid w:val="00640C87"/>
    <w:rsid w:val="0064138C"/>
    <w:rsid w:val="00641871"/>
    <w:rsid w:val="00643C26"/>
    <w:rsid w:val="00643EFE"/>
    <w:rsid w:val="006451B0"/>
    <w:rsid w:val="006458B4"/>
    <w:rsid w:val="0064599B"/>
    <w:rsid w:val="00646321"/>
    <w:rsid w:val="00646795"/>
    <w:rsid w:val="006467E3"/>
    <w:rsid w:val="00646D9C"/>
    <w:rsid w:val="00646E49"/>
    <w:rsid w:val="006505E5"/>
    <w:rsid w:val="006507CE"/>
    <w:rsid w:val="006520B8"/>
    <w:rsid w:val="0065400A"/>
    <w:rsid w:val="00654C24"/>
    <w:rsid w:val="006550F7"/>
    <w:rsid w:val="00655DDB"/>
    <w:rsid w:val="0065660C"/>
    <w:rsid w:val="00661D88"/>
    <w:rsid w:val="006624C2"/>
    <w:rsid w:val="006639AF"/>
    <w:rsid w:val="00667F46"/>
    <w:rsid w:val="006715EF"/>
    <w:rsid w:val="006736C8"/>
    <w:rsid w:val="006738FD"/>
    <w:rsid w:val="0067400C"/>
    <w:rsid w:val="00674958"/>
    <w:rsid w:val="006754D0"/>
    <w:rsid w:val="00675D5B"/>
    <w:rsid w:val="0067751A"/>
    <w:rsid w:val="006801C5"/>
    <w:rsid w:val="006814B3"/>
    <w:rsid w:val="006815E1"/>
    <w:rsid w:val="00681C46"/>
    <w:rsid w:val="006836BF"/>
    <w:rsid w:val="00683D02"/>
    <w:rsid w:val="00684DBB"/>
    <w:rsid w:val="00684F6A"/>
    <w:rsid w:val="00685386"/>
    <w:rsid w:val="00690CD2"/>
    <w:rsid w:val="00691A19"/>
    <w:rsid w:val="00692022"/>
    <w:rsid w:val="006925AE"/>
    <w:rsid w:val="00694155"/>
    <w:rsid w:val="0069475B"/>
    <w:rsid w:val="0069486C"/>
    <w:rsid w:val="006975A3"/>
    <w:rsid w:val="006A13C8"/>
    <w:rsid w:val="006A175B"/>
    <w:rsid w:val="006A2CC3"/>
    <w:rsid w:val="006A2E72"/>
    <w:rsid w:val="006A6F60"/>
    <w:rsid w:val="006B08FC"/>
    <w:rsid w:val="006B5D89"/>
    <w:rsid w:val="006B671B"/>
    <w:rsid w:val="006B7759"/>
    <w:rsid w:val="006C17CD"/>
    <w:rsid w:val="006C3377"/>
    <w:rsid w:val="006C38E4"/>
    <w:rsid w:val="006C6F92"/>
    <w:rsid w:val="006C7C4E"/>
    <w:rsid w:val="006D0458"/>
    <w:rsid w:val="006D198B"/>
    <w:rsid w:val="006D19BE"/>
    <w:rsid w:val="006D1F0D"/>
    <w:rsid w:val="006D2272"/>
    <w:rsid w:val="006D298C"/>
    <w:rsid w:val="006D3001"/>
    <w:rsid w:val="006D4C4D"/>
    <w:rsid w:val="006D5CD5"/>
    <w:rsid w:val="006D70DA"/>
    <w:rsid w:val="006D7C16"/>
    <w:rsid w:val="006E3979"/>
    <w:rsid w:val="006E412E"/>
    <w:rsid w:val="006E538A"/>
    <w:rsid w:val="006E59F8"/>
    <w:rsid w:val="006E5FFA"/>
    <w:rsid w:val="006E7977"/>
    <w:rsid w:val="006F04E2"/>
    <w:rsid w:val="006F1AD7"/>
    <w:rsid w:val="006F243F"/>
    <w:rsid w:val="006F2BC3"/>
    <w:rsid w:val="006F3E42"/>
    <w:rsid w:val="006F4BDE"/>
    <w:rsid w:val="006F59FE"/>
    <w:rsid w:val="006F69BC"/>
    <w:rsid w:val="006F6A06"/>
    <w:rsid w:val="006F6F06"/>
    <w:rsid w:val="006F7172"/>
    <w:rsid w:val="006F7782"/>
    <w:rsid w:val="00700309"/>
    <w:rsid w:val="00702DAA"/>
    <w:rsid w:val="00706123"/>
    <w:rsid w:val="0070692F"/>
    <w:rsid w:val="00710291"/>
    <w:rsid w:val="00713536"/>
    <w:rsid w:val="00713FE7"/>
    <w:rsid w:val="00715DD3"/>
    <w:rsid w:val="00716073"/>
    <w:rsid w:val="00716E49"/>
    <w:rsid w:val="00717877"/>
    <w:rsid w:val="00720E9A"/>
    <w:rsid w:val="007219E7"/>
    <w:rsid w:val="00721C89"/>
    <w:rsid w:val="007238DC"/>
    <w:rsid w:val="0072718C"/>
    <w:rsid w:val="00730005"/>
    <w:rsid w:val="00730648"/>
    <w:rsid w:val="007308D8"/>
    <w:rsid w:val="00731B76"/>
    <w:rsid w:val="0073485F"/>
    <w:rsid w:val="00735DDF"/>
    <w:rsid w:val="00736400"/>
    <w:rsid w:val="00736E7E"/>
    <w:rsid w:val="00740944"/>
    <w:rsid w:val="00745D2C"/>
    <w:rsid w:val="007462E2"/>
    <w:rsid w:val="007466CC"/>
    <w:rsid w:val="00746931"/>
    <w:rsid w:val="00747A55"/>
    <w:rsid w:val="00747E27"/>
    <w:rsid w:val="00751073"/>
    <w:rsid w:val="0075208A"/>
    <w:rsid w:val="00754884"/>
    <w:rsid w:val="00754EBE"/>
    <w:rsid w:val="00754F33"/>
    <w:rsid w:val="00757698"/>
    <w:rsid w:val="0075793A"/>
    <w:rsid w:val="007617DB"/>
    <w:rsid w:val="00761899"/>
    <w:rsid w:val="007627B6"/>
    <w:rsid w:val="007629BC"/>
    <w:rsid w:val="0076372F"/>
    <w:rsid w:val="00764A61"/>
    <w:rsid w:val="00770CDB"/>
    <w:rsid w:val="00771580"/>
    <w:rsid w:val="007729F2"/>
    <w:rsid w:val="0077390A"/>
    <w:rsid w:val="00773BE4"/>
    <w:rsid w:val="007749FA"/>
    <w:rsid w:val="00775867"/>
    <w:rsid w:val="00776CEC"/>
    <w:rsid w:val="00777B9A"/>
    <w:rsid w:val="00780C20"/>
    <w:rsid w:val="007817CA"/>
    <w:rsid w:val="007839F5"/>
    <w:rsid w:val="00784289"/>
    <w:rsid w:val="007848A4"/>
    <w:rsid w:val="00784C47"/>
    <w:rsid w:val="007850C5"/>
    <w:rsid w:val="00786CFE"/>
    <w:rsid w:val="00787B05"/>
    <w:rsid w:val="00790718"/>
    <w:rsid w:val="00791081"/>
    <w:rsid w:val="007911A6"/>
    <w:rsid w:val="00791C0F"/>
    <w:rsid w:val="00792DB8"/>
    <w:rsid w:val="007942B0"/>
    <w:rsid w:val="007947EF"/>
    <w:rsid w:val="00795488"/>
    <w:rsid w:val="00795844"/>
    <w:rsid w:val="00796D26"/>
    <w:rsid w:val="007A0974"/>
    <w:rsid w:val="007A3784"/>
    <w:rsid w:val="007A49EF"/>
    <w:rsid w:val="007A4D11"/>
    <w:rsid w:val="007A4E13"/>
    <w:rsid w:val="007A50B8"/>
    <w:rsid w:val="007A6666"/>
    <w:rsid w:val="007A686D"/>
    <w:rsid w:val="007B05E0"/>
    <w:rsid w:val="007B0795"/>
    <w:rsid w:val="007B643B"/>
    <w:rsid w:val="007C05E2"/>
    <w:rsid w:val="007C09B8"/>
    <w:rsid w:val="007C16E3"/>
    <w:rsid w:val="007C19E5"/>
    <w:rsid w:val="007C51E0"/>
    <w:rsid w:val="007C62DE"/>
    <w:rsid w:val="007C7016"/>
    <w:rsid w:val="007C72EE"/>
    <w:rsid w:val="007C7871"/>
    <w:rsid w:val="007C7FE1"/>
    <w:rsid w:val="007D0454"/>
    <w:rsid w:val="007D5A56"/>
    <w:rsid w:val="007D60E9"/>
    <w:rsid w:val="007D68AE"/>
    <w:rsid w:val="007D76B3"/>
    <w:rsid w:val="007D7E27"/>
    <w:rsid w:val="007D7FB8"/>
    <w:rsid w:val="007E082E"/>
    <w:rsid w:val="007E0A1E"/>
    <w:rsid w:val="007E138A"/>
    <w:rsid w:val="007E1C8E"/>
    <w:rsid w:val="007E677E"/>
    <w:rsid w:val="007E7573"/>
    <w:rsid w:val="007F1539"/>
    <w:rsid w:val="007F2596"/>
    <w:rsid w:val="007F2634"/>
    <w:rsid w:val="007F274B"/>
    <w:rsid w:val="007F43DF"/>
    <w:rsid w:val="007F6443"/>
    <w:rsid w:val="007F6517"/>
    <w:rsid w:val="007F6D6E"/>
    <w:rsid w:val="00804242"/>
    <w:rsid w:val="0080459E"/>
    <w:rsid w:val="00805090"/>
    <w:rsid w:val="00807B8A"/>
    <w:rsid w:val="0081052F"/>
    <w:rsid w:val="00813DBB"/>
    <w:rsid w:val="008152A9"/>
    <w:rsid w:val="00816D23"/>
    <w:rsid w:val="00820DBE"/>
    <w:rsid w:val="00821191"/>
    <w:rsid w:val="008221AF"/>
    <w:rsid w:val="00823BCE"/>
    <w:rsid w:val="008257A1"/>
    <w:rsid w:val="008268BA"/>
    <w:rsid w:val="00830373"/>
    <w:rsid w:val="008309BF"/>
    <w:rsid w:val="008317CD"/>
    <w:rsid w:val="008348EE"/>
    <w:rsid w:val="00834A69"/>
    <w:rsid w:val="008375B6"/>
    <w:rsid w:val="008410E8"/>
    <w:rsid w:val="00841510"/>
    <w:rsid w:val="0084240D"/>
    <w:rsid w:val="00842FC3"/>
    <w:rsid w:val="008437FA"/>
    <w:rsid w:val="00843B2E"/>
    <w:rsid w:val="0084424D"/>
    <w:rsid w:val="0084643E"/>
    <w:rsid w:val="0084712E"/>
    <w:rsid w:val="00847992"/>
    <w:rsid w:val="00850187"/>
    <w:rsid w:val="00850FB4"/>
    <w:rsid w:val="008537CB"/>
    <w:rsid w:val="00853B20"/>
    <w:rsid w:val="00860047"/>
    <w:rsid w:val="008601CB"/>
    <w:rsid w:val="008615D7"/>
    <w:rsid w:val="008617EB"/>
    <w:rsid w:val="00861BB3"/>
    <w:rsid w:val="00864392"/>
    <w:rsid w:val="008647FB"/>
    <w:rsid w:val="00864999"/>
    <w:rsid w:val="00864BB6"/>
    <w:rsid w:val="00864FAF"/>
    <w:rsid w:val="008661B5"/>
    <w:rsid w:val="008668B7"/>
    <w:rsid w:val="008674BD"/>
    <w:rsid w:val="00867C10"/>
    <w:rsid w:val="008726B1"/>
    <w:rsid w:val="00873F32"/>
    <w:rsid w:val="00874586"/>
    <w:rsid w:val="00875EA5"/>
    <w:rsid w:val="00876118"/>
    <w:rsid w:val="00876350"/>
    <w:rsid w:val="00877B8B"/>
    <w:rsid w:val="00881259"/>
    <w:rsid w:val="00886D97"/>
    <w:rsid w:val="008903BF"/>
    <w:rsid w:val="00892A3A"/>
    <w:rsid w:val="0089340C"/>
    <w:rsid w:val="00895523"/>
    <w:rsid w:val="00896E43"/>
    <w:rsid w:val="008A0B8C"/>
    <w:rsid w:val="008A0CE4"/>
    <w:rsid w:val="008A219E"/>
    <w:rsid w:val="008A2B43"/>
    <w:rsid w:val="008A2F5F"/>
    <w:rsid w:val="008A3027"/>
    <w:rsid w:val="008A372A"/>
    <w:rsid w:val="008A3AE5"/>
    <w:rsid w:val="008A40CE"/>
    <w:rsid w:val="008A7AF8"/>
    <w:rsid w:val="008B19C5"/>
    <w:rsid w:val="008B21CA"/>
    <w:rsid w:val="008B2B6D"/>
    <w:rsid w:val="008B2DA1"/>
    <w:rsid w:val="008B6491"/>
    <w:rsid w:val="008B7986"/>
    <w:rsid w:val="008C2A8C"/>
    <w:rsid w:val="008C31BD"/>
    <w:rsid w:val="008C35FC"/>
    <w:rsid w:val="008C480D"/>
    <w:rsid w:val="008D2682"/>
    <w:rsid w:val="008D3CBE"/>
    <w:rsid w:val="008D4364"/>
    <w:rsid w:val="008D49F5"/>
    <w:rsid w:val="008D57CB"/>
    <w:rsid w:val="008D5B11"/>
    <w:rsid w:val="008D5DC5"/>
    <w:rsid w:val="008D6209"/>
    <w:rsid w:val="008E00E0"/>
    <w:rsid w:val="008E0DB3"/>
    <w:rsid w:val="008E5867"/>
    <w:rsid w:val="008E63EA"/>
    <w:rsid w:val="008E6450"/>
    <w:rsid w:val="008E65CC"/>
    <w:rsid w:val="008E6B15"/>
    <w:rsid w:val="008F2088"/>
    <w:rsid w:val="008F394F"/>
    <w:rsid w:val="008F5296"/>
    <w:rsid w:val="008F66A1"/>
    <w:rsid w:val="008F6FB3"/>
    <w:rsid w:val="0090094F"/>
    <w:rsid w:val="00903156"/>
    <w:rsid w:val="00903FDD"/>
    <w:rsid w:val="00904887"/>
    <w:rsid w:val="009048D9"/>
    <w:rsid w:val="00904B54"/>
    <w:rsid w:val="0090522E"/>
    <w:rsid w:val="00906C92"/>
    <w:rsid w:val="00907699"/>
    <w:rsid w:val="00910194"/>
    <w:rsid w:val="00911F2D"/>
    <w:rsid w:val="00912D11"/>
    <w:rsid w:val="00914FD7"/>
    <w:rsid w:val="009150FB"/>
    <w:rsid w:val="0091764F"/>
    <w:rsid w:val="00920934"/>
    <w:rsid w:val="00921376"/>
    <w:rsid w:val="009219AB"/>
    <w:rsid w:val="00925D59"/>
    <w:rsid w:val="009267FF"/>
    <w:rsid w:val="00926F7A"/>
    <w:rsid w:val="009275A9"/>
    <w:rsid w:val="009279F4"/>
    <w:rsid w:val="00927E09"/>
    <w:rsid w:val="00931038"/>
    <w:rsid w:val="0093343E"/>
    <w:rsid w:val="00933BE9"/>
    <w:rsid w:val="009351D9"/>
    <w:rsid w:val="00940D8A"/>
    <w:rsid w:val="009465A6"/>
    <w:rsid w:val="00946B0E"/>
    <w:rsid w:val="00946E5D"/>
    <w:rsid w:val="009507E1"/>
    <w:rsid w:val="00952DCB"/>
    <w:rsid w:val="00955C73"/>
    <w:rsid w:val="00955D0E"/>
    <w:rsid w:val="00956895"/>
    <w:rsid w:val="00960C19"/>
    <w:rsid w:val="00960F8C"/>
    <w:rsid w:val="00961CAD"/>
    <w:rsid w:val="0096227D"/>
    <w:rsid w:val="00962A6B"/>
    <w:rsid w:val="00962B5C"/>
    <w:rsid w:val="00964666"/>
    <w:rsid w:val="00965170"/>
    <w:rsid w:val="00966378"/>
    <w:rsid w:val="00966A00"/>
    <w:rsid w:val="009671FF"/>
    <w:rsid w:val="0097002F"/>
    <w:rsid w:val="00973A4F"/>
    <w:rsid w:val="00976615"/>
    <w:rsid w:val="00980F57"/>
    <w:rsid w:val="00981F59"/>
    <w:rsid w:val="009821DF"/>
    <w:rsid w:val="00982479"/>
    <w:rsid w:val="009844B3"/>
    <w:rsid w:val="00987604"/>
    <w:rsid w:val="00987774"/>
    <w:rsid w:val="00987E74"/>
    <w:rsid w:val="00990CFD"/>
    <w:rsid w:val="0099229B"/>
    <w:rsid w:val="0099254D"/>
    <w:rsid w:val="00992E41"/>
    <w:rsid w:val="00993057"/>
    <w:rsid w:val="00993792"/>
    <w:rsid w:val="00994541"/>
    <w:rsid w:val="00995C05"/>
    <w:rsid w:val="009A0A45"/>
    <w:rsid w:val="009A1C9A"/>
    <w:rsid w:val="009A2299"/>
    <w:rsid w:val="009A3B7C"/>
    <w:rsid w:val="009A43EF"/>
    <w:rsid w:val="009A5BE8"/>
    <w:rsid w:val="009B001E"/>
    <w:rsid w:val="009B0696"/>
    <w:rsid w:val="009B1C8F"/>
    <w:rsid w:val="009B2975"/>
    <w:rsid w:val="009C1654"/>
    <w:rsid w:val="009C383E"/>
    <w:rsid w:val="009C5C6C"/>
    <w:rsid w:val="009C6F0C"/>
    <w:rsid w:val="009C7677"/>
    <w:rsid w:val="009D06C0"/>
    <w:rsid w:val="009D181A"/>
    <w:rsid w:val="009D1D4E"/>
    <w:rsid w:val="009D2703"/>
    <w:rsid w:val="009D33DF"/>
    <w:rsid w:val="009D3685"/>
    <w:rsid w:val="009D3B27"/>
    <w:rsid w:val="009D4A91"/>
    <w:rsid w:val="009D56FB"/>
    <w:rsid w:val="009D581E"/>
    <w:rsid w:val="009D7BE8"/>
    <w:rsid w:val="009E00FB"/>
    <w:rsid w:val="009E0B9D"/>
    <w:rsid w:val="009E0DF8"/>
    <w:rsid w:val="009E4A05"/>
    <w:rsid w:val="009E6663"/>
    <w:rsid w:val="009E7BAF"/>
    <w:rsid w:val="009F267D"/>
    <w:rsid w:val="009F38AB"/>
    <w:rsid w:val="009F3A4A"/>
    <w:rsid w:val="009F3FB9"/>
    <w:rsid w:val="009F61E0"/>
    <w:rsid w:val="009F76DA"/>
    <w:rsid w:val="00A020EA"/>
    <w:rsid w:val="00A03B83"/>
    <w:rsid w:val="00A04F14"/>
    <w:rsid w:val="00A07226"/>
    <w:rsid w:val="00A07C15"/>
    <w:rsid w:val="00A07FFC"/>
    <w:rsid w:val="00A10ABA"/>
    <w:rsid w:val="00A11506"/>
    <w:rsid w:val="00A11547"/>
    <w:rsid w:val="00A13178"/>
    <w:rsid w:val="00A1387D"/>
    <w:rsid w:val="00A13D2D"/>
    <w:rsid w:val="00A17632"/>
    <w:rsid w:val="00A211B7"/>
    <w:rsid w:val="00A212A8"/>
    <w:rsid w:val="00A2308E"/>
    <w:rsid w:val="00A239B8"/>
    <w:rsid w:val="00A24993"/>
    <w:rsid w:val="00A24EF4"/>
    <w:rsid w:val="00A26A5C"/>
    <w:rsid w:val="00A26C79"/>
    <w:rsid w:val="00A277A6"/>
    <w:rsid w:val="00A27927"/>
    <w:rsid w:val="00A3005D"/>
    <w:rsid w:val="00A30430"/>
    <w:rsid w:val="00A312A8"/>
    <w:rsid w:val="00A324A1"/>
    <w:rsid w:val="00A3254C"/>
    <w:rsid w:val="00A35D40"/>
    <w:rsid w:val="00A40866"/>
    <w:rsid w:val="00A42BF1"/>
    <w:rsid w:val="00A43AB7"/>
    <w:rsid w:val="00A44CD5"/>
    <w:rsid w:val="00A45D09"/>
    <w:rsid w:val="00A45E5A"/>
    <w:rsid w:val="00A51228"/>
    <w:rsid w:val="00A51906"/>
    <w:rsid w:val="00A51948"/>
    <w:rsid w:val="00A51D3F"/>
    <w:rsid w:val="00A538F0"/>
    <w:rsid w:val="00A53D4B"/>
    <w:rsid w:val="00A54C18"/>
    <w:rsid w:val="00A60F90"/>
    <w:rsid w:val="00A61965"/>
    <w:rsid w:val="00A6316D"/>
    <w:rsid w:val="00A63C66"/>
    <w:rsid w:val="00A64B43"/>
    <w:rsid w:val="00A6525C"/>
    <w:rsid w:val="00A656C6"/>
    <w:rsid w:val="00A66D8B"/>
    <w:rsid w:val="00A70334"/>
    <w:rsid w:val="00A736F8"/>
    <w:rsid w:val="00A74CDA"/>
    <w:rsid w:val="00A75ECD"/>
    <w:rsid w:val="00A76BF1"/>
    <w:rsid w:val="00A80A8B"/>
    <w:rsid w:val="00A80FA5"/>
    <w:rsid w:val="00A8176B"/>
    <w:rsid w:val="00A8397E"/>
    <w:rsid w:val="00A84ED9"/>
    <w:rsid w:val="00A914D0"/>
    <w:rsid w:val="00A91D2E"/>
    <w:rsid w:val="00A92DD0"/>
    <w:rsid w:val="00A93089"/>
    <w:rsid w:val="00A93497"/>
    <w:rsid w:val="00A95594"/>
    <w:rsid w:val="00A95B48"/>
    <w:rsid w:val="00A96BD0"/>
    <w:rsid w:val="00A970F5"/>
    <w:rsid w:val="00A97629"/>
    <w:rsid w:val="00AA3A0B"/>
    <w:rsid w:val="00AA4E39"/>
    <w:rsid w:val="00AA76BD"/>
    <w:rsid w:val="00AA784F"/>
    <w:rsid w:val="00AB2B18"/>
    <w:rsid w:val="00AB3E90"/>
    <w:rsid w:val="00AB4F71"/>
    <w:rsid w:val="00AB5220"/>
    <w:rsid w:val="00AB57D8"/>
    <w:rsid w:val="00AB68BE"/>
    <w:rsid w:val="00AB7D8A"/>
    <w:rsid w:val="00AC0D96"/>
    <w:rsid w:val="00AC11B4"/>
    <w:rsid w:val="00AC1399"/>
    <w:rsid w:val="00AC1D0A"/>
    <w:rsid w:val="00AC2F7C"/>
    <w:rsid w:val="00AC4388"/>
    <w:rsid w:val="00AC7B7B"/>
    <w:rsid w:val="00AD083D"/>
    <w:rsid w:val="00AD1069"/>
    <w:rsid w:val="00AD29E1"/>
    <w:rsid w:val="00AD2B2F"/>
    <w:rsid w:val="00AD4106"/>
    <w:rsid w:val="00AD490A"/>
    <w:rsid w:val="00AD5E24"/>
    <w:rsid w:val="00AE1AED"/>
    <w:rsid w:val="00AE2814"/>
    <w:rsid w:val="00AE34D2"/>
    <w:rsid w:val="00AE35CD"/>
    <w:rsid w:val="00AE3D17"/>
    <w:rsid w:val="00AE5EAA"/>
    <w:rsid w:val="00AE630D"/>
    <w:rsid w:val="00AE6C1A"/>
    <w:rsid w:val="00AF0791"/>
    <w:rsid w:val="00AF128F"/>
    <w:rsid w:val="00AF1EE7"/>
    <w:rsid w:val="00AF3090"/>
    <w:rsid w:val="00AF3595"/>
    <w:rsid w:val="00AF3775"/>
    <w:rsid w:val="00AF3E77"/>
    <w:rsid w:val="00AF487F"/>
    <w:rsid w:val="00AF5779"/>
    <w:rsid w:val="00AF5BB5"/>
    <w:rsid w:val="00AF5C97"/>
    <w:rsid w:val="00AF661E"/>
    <w:rsid w:val="00AF6D3B"/>
    <w:rsid w:val="00AF7CC7"/>
    <w:rsid w:val="00B00A89"/>
    <w:rsid w:val="00B0214F"/>
    <w:rsid w:val="00B02F7D"/>
    <w:rsid w:val="00B031BE"/>
    <w:rsid w:val="00B03466"/>
    <w:rsid w:val="00B06606"/>
    <w:rsid w:val="00B105CD"/>
    <w:rsid w:val="00B11125"/>
    <w:rsid w:val="00B11673"/>
    <w:rsid w:val="00B13AE1"/>
    <w:rsid w:val="00B147F6"/>
    <w:rsid w:val="00B14D5E"/>
    <w:rsid w:val="00B15B49"/>
    <w:rsid w:val="00B1651D"/>
    <w:rsid w:val="00B16FB5"/>
    <w:rsid w:val="00B201B9"/>
    <w:rsid w:val="00B20342"/>
    <w:rsid w:val="00B2075A"/>
    <w:rsid w:val="00B2132B"/>
    <w:rsid w:val="00B22380"/>
    <w:rsid w:val="00B236EF"/>
    <w:rsid w:val="00B238ED"/>
    <w:rsid w:val="00B258FF"/>
    <w:rsid w:val="00B25EF6"/>
    <w:rsid w:val="00B25F98"/>
    <w:rsid w:val="00B32337"/>
    <w:rsid w:val="00B34350"/>
    <w:rsid w:val="00B3465A"/>
    <w:rsid w:val="00B3786F"/>
    <w:rsid w:val="00B37A76"/>
    <w:rsid w:val="00B40A44"/>
    <w:rsid w:val="00B43648"/>
    <w:rsid w:val="00B441F7"/>
    <w:rsid w:val="00B458A7"/>
    <w:rsid w:val="00B51B58"/>
    <w:rsid w:val="00B51D74"/>
    <w:rsid w:val="00B53747"/>
    <w:rsid w:val="00B53EE1"/>
    <w:rsid w:val="00B56B96"/>
    <w:rsid w:val="00B63983"/>
    <w:rsid w:val="00B63A97"/>
    <w:rsid w:val="00B63C0C"/>
    <w:rsid w:val="00B63E88"/>
    <w:rsid w:val="00B6498A"/>
    <w:rsid w:val="00B64B9E"/>
    <w:rsid w:val="00B70338"/>
    <w:rsid w:val="00B71811"/>
    <w:rsid w:val="00B72DF0"/>
    <w:rsid w:val="00B752BC"/>
    <w:rsid w:val="00B76004"/>
    <w:rsid w:val="00B76891"/>
    <w:rsid w:val="00B803AC"/>
    <w:rsid w:val="00B80C11"/>
    <w:rsid w:val="00B82026"/>
    <w:rsid w:val="00B825BE"/>
    <w:rsid w:val="00B82AB3"/>
    <w:rsid w:val="00B83A4B"/>
    <w:rsid w:val="00B858AA"/>
    <w:rsid w:val="00B87FEB"/>
    <w:rsid w:val="00B90851"/>
    <w:rsid w:val="00B910E4"/>
    <w:rsid w:val="00B922D5"/>
    <w:rsid w:val="00B9551F"/>
    <w:rsid w:val="00B9640C"/>
    <w:rsid w:val="00B964CC"/>
    <w:rsid w:val="00B972ED"/>
    <w:rsid w:val="00BA0355"/>
    <w:rsid w:val="00BA0803"/>
    <w:rsid w:val="00BA2D31"/>
    <w:rsid w:val="00BA391C"/>
    <w:rsid w:val="00BA5835"/>
    <w:rsid w:val="00BA6B34"/>
    <w:rsid w:val="00BA72C1"/>
    <w:rsid w:val="00BA77FD"/>
    <w:rsid w:val="00BB07F2"/>
    <w:rsid w:val="00BB2E31"/>
    <w:rsid w:val="00BB6B2C"/>
    <w:rsid w:val="00BB6EC7"/>
    <w:rsid w:val="00BC1041"/>
    <w:rsid w:val="00BC2783"/>
    <w:rsid w:val="00BC2FDB"/>
    <w:rsid w:val="00BC3588"/>
    <w:rsid w:val="00BC35A2"/>
    <w:rsid w:val="00BC3881"/>
    <w:rsid w:val="00BC54C1"/>
    <w:rsid w:val="00BC66F2"/>
    <w:rsid w:val="00BC6E54"/>
    <w:rsid w:val="00BC72FE"/>
    <w:rsid w:val="00BD001D"/>
    <w:rsid w:val="00BD0403"/>
    <w:rsid w:val="00BD4E64"/>
    <w:rsid w:val="00BD57C8"/>
    <w:rsid w:val="00BD5E9A"/>
    <w:rsid w:val="00BD6DD3"/>
    <w:rsid w:val="00BD7264"/>
    <w:rsid w:val="00BE0353"/>
    <w:rsid w:val="00BE0825"/>
    <w:rsid w:val="00BE2644"/>
    <w:rsid w:val="00BE3F8E"/>
    <w:rsid w:val="00BE5759"/>
    <w:rsid w:val="00BE6331"/>
    <w:rsid w:val="00BF391B"/>
    <w:rsid w:val="00BF78ED"/>
    <w:rsid w:val="00C00283"/>
    <w:rsid w:val="00C00686"/>
    <w:rsid w:val="00C00F10"/>
    <w:rsid w:val="00C011E9"/>
    <w:rsid w:val="00C0184F"/>
    <w:rsid w:val="00C023E3"/>
    <w:rsid w:val="00C029BB"/>
    <w:rsid w:val="00C05305"/>
    <w:rsid w:val="00C06039"/>
    <w:rsid w:val="00C074BE"/>
    <w:rsid w:val="00C07FA2"/>
    <w:rsid w:val="00C11EEA"/>
    <w:rsid w:val="00C126BB"/>
    <w:rsid w:val="00C1386F"/>
    <w:rsid w:val="00C1393E"/>
    <w:rsid w:val="00C15D2E"/>
    <w:rsid w:val="00C16340"/>
    <w:rsid w:val="00C16802"/>
    <w:rsid w:val="00C16C0E"/>
    <w:rsid w:val="00C16E00"/>
    <w:rsid w:val="00C20F65"/>
    <w:rsid w:val="00C21316"/>
    <w:rsid w:val="00C2150B"/>
    <w:rsid w:val="00C23647"/>
    <w:rsid w:val="00C255A4"/>
    <w:rsid w:val="00C25B7D"/>
    <w:rsid w:val="00C26D28"/>
    <w:rsid w:val="00C27137"/>
    <w:rsid w:val="00C3107A"/>
    <w:rsid w:val="00C31F7B"/>
    <w:rsid w:val="00C3279E"/>
    <w:rsid w:val="00C3547E"/>
    <w:rsid w:val="00C365FA"/>
    <w:rsid w:val="00C37C45"/>
    <w:rsid w:val="00C37D52"/>
    <w:rsid w:val="00C402B5"/>
    <w:rsid w:val="00C414D5"/>
    <w:rsid w:val="00C422DB"/>
    <w:rsid w:val="00C4355E"/>
    <w:rsid w:val="00C44162"/>
    <w:rsid w:val="00C46C5B"/>
    <w:rsid w:val="00C4728B"/>
    <w:rsid w:val="00C47756"/>
    <w:rsid w:val="00C47A12"/>
    <w:rsid w:val="00C51299"/>
    <w:rsid w:val="00C5132F"/>
    <w:rsid w:val="00C519A3"/>
    <w:rsid w:val="00C5386F"/>
    <w:rsid w:val="00C5479F"/>
    <w:rsid w:val="00C569A0"/>
    <w:rsid w:val="00C60673"/>
    <w:rsid w:val="00C6094D"/>
    <w:rsid w:val="00C60C9C"/>
    <w:rsid w:val="00C60DE9"/>
    <w:rsid w:val="00C61BAE"/>
    <w:rsid w:val="00C639AD"/>
    <w:rsid w:val="00C64363"/>
    <w:rsid w:val="00C64A82"/>
    <w:rsid w:val="00C64D99"/>
    <w:rsid w:val="00C67375"/>
    <w:rsid w:val="00C71E31"/>
    <w:rsid w:val="00C71E83"/>
    <w:rsid w:val="00C7231E"/>
    <w:rsid w:val="00C72944"/>
    <w:rsid w:val="00C73507"/>
    <w:rsid w:val="00C74EA1"/>
    <w:rsid w:val="00C7501F"/>
    <w:rsid w:val="00C754F6"/>
    <w:rsid w:val="00C77098"/>
    <w:rsid w:val="00C86B88"/>
    <w:rsid w:val="00C908FF"/>
    <w:rsid w:val="00C910F7"/>
    <w:rsid w:val="00C912AB"/>
    <w:rsid w:val="00C91C4C"/>
    <w:rsid w:val="00C93279"/>
    <w:rsid w:val="00C955CE"/>
    <w:rsid w:val="00CA3406"/>
    <w:rsid w:val="00CA4362"/>
    <w:rsid w:val="00CA4A18"/>
    <w:rsid w:val="00CB0166"/>
    <w:rsid w:val="00CB0ABF"/>
    <w:rsid w:val="00CB17CB"/>
    <w:rsid w:val="00CB24CD"/>
    <w:rsid w:val="00CB5159"/>
    <w:rsid w:val="00CB560E"/>
    <w:rsid w:val="00CB6200"/>
    <w:rsid w:val="00CB6FB3"/>
    <w:rsid w:val="00CC017F"/>
    <w:rsid w:val="00CC1F19"/>
    <w:rsid w:val="00CC244E"/>
    <w:rsid w:val="00CC2517"/>
    <w:rsid w:val="00CC38F2"/>
    <w:rsid w:val="00CC5037"/>
    <w:rsid w:val="00CC5AFB"/>
    <w:rsid w:val="00CC677C"/>
    <w:rsid w:val="00CC72B2"/>
    <w:rsid w:val="00CD0163"/>
    <w:rsid w:val="00CD5B9B"/>
    <w:rsid w:val="00CD74D0"/>
    <w:rsid w:val="00CE0BFC"/>
    <w:rsid w:val="00CE0FF0"/>
    <w:rsid w:val="00CE217D"/>
    <w:rsid w:val="00CE2895"/>
    <w:rsid w:val="00CE3EED"/>
    <w:rsid w:val="00CE507A"/>
    <w:rsid w:val="00CE5170"/>
    <w:rsid w:val="00CE517A"/>
    <w:rsid w:val="00CE6B0A"/>
    <w:rsid w:val="00CE6FD9"/>
    <w:rsid w:val="00CE71E7"/>
    <w:rsid w:val="00CF097B"/>
    <w:rsid w:val="00CF30F2"/>
    <w:rsid w:val="00CF353A"/>
    <w:rsid w:val="00CF5169"/>
    <w:rsid w:val="00CF7403"/>
    <w:rsid w:val="00CF755A"/>
    <w:rsid w:val="00CF7E96"/>
    <w:rsid w:val="00D00F0A"/>
    <w:rsid w:val="00D01E4D"/>
    <w:rsid w:val="00D02662"/>
    <w:rsid w:val="00D02F42"/>
    <w:rsid w:val="00D03563"/>
    <w:rsid w:val="00D07A3A"/>
    <w:rsid w:val="00D100F7"/>
    <w:rsid w:val="00D14145"/>
    <w:rsid w:val="00D157CE"/>
    <w:rsid w:val="00D2058D"/>
    <w:rsid w:val="00D21628"/>
    <w:rsid w:val="00D21F28"/>
    <w:rsid w:val="00D23CEC"/>
    <w:rsid w:val="00D2425A"/>
    <w:rsid w:val="00D24C18"/>
    <w:rsid w:val="00D2594B"/>
    <w:rsid w:val="00D2605D"/>
    <w:rsid w:val="00D265A0"/>
    <w:rsid w:val="00D276A5"/>
    <w:rsid w:val="00D3019E"/>
    <w:rsid w:val="00D3227E"/>
    <w:rsid w:val="00D32D21"/>
    <w:rsid w:val="00D3335E"/>
    <w:rsid w:val="00D33BEF"/>
    <w:rsid w:val="00D34C06"/>
    <w:rsid w:val="00D36BFD"/>
    <w:rsid w:val="00D373F0"/>
    <w:rsid w:val="00D41158"/>
    <w:rsid w:val="00D419BF"/>
    <w:rsid w:val="00D42082"/>
    <w:rsid w:val="00D4209F"/>
    <w:rsid w:val="00D433EE"/>
    <w:rsid w:val="00D43790"/>
    <w:rsid w:val="00D438AC"/>
    <w:rsid w:val="00D4510C"/>
    <w:rsid w:val="00D476F7"/>
    <w:rsid w:val="00D521FC"/>
    <w:rsid w:val="00D534BD"/>
    <w:rsid w:val="00D5357A"/>
    <w:rsid w:val="00D54E9F"/>
    <w:rsid w:val="00D56318"/>
    <w:rsid w:val="00D60D2C"/>
    <w:rsid w:val="00D62AED"/>
    <w:rsid w:val="00D62FA6"/>
    <w:rsid w:val="00D63CAD"/>
    <w:rsid w:val="00D65028"/>
    <w:rsid w:val="00D66B9D"/>
    <w:rsid w:val="00D72DC4"/>
    <w:rsid w:val="00D73057"/>
    <w:rsid w:val="00D74ECC"/>
    <w:rsid w:val="00D77D74"/>
    <w:rsid w:val="00D8178E"/>
    <w:rsid w:val="00D82B29"/>
    <w:rsid w:val="00D8326B"/>
    <w:rsid w:val="00D84E37"/>
    <w:rsid w:val="00D851FB"/>
    <w:rsid w:val="00D85461"/>
    <w:rsid w:val="00D854FE"/>
    <w:rsid w:val="00D85987"/>
    <w:rsid w:val="00D87DAF"/>
    <w:rsid w:val="00D90AAF"/>
    <w:rsid w:val="00D92DB8"/>
    <w:rsid w:val="00D944C3"/>
    <w:rsid w:val="00D9453C"/>
    <w:rsid w:val="00D95DF9"/>
    <w:rsid w:val="00DA17B9"/>
    <w:rsid w:val="00DA20F1"/>
    <w:rsid w:val="00DA3E21"/>
    <w:rsid w:val="00DA5278"/>
    <w:rsid w:val="00DA5888"/>
    <w:rsid w:val="00DB377C"/>
    <w:rsid w:val="00DB693D"/>
    <w:rsid w:val="00DC074F"/>
    <w:rsid w:val="00DC1FCE"/>
    <w:rsid w:val="00DC2BAC"/>
    <w:rsid w:val="00DC6119"/>
    <w:rsid w:val="00DC62C0"/>
    <w:rsid w:val="00DC660E"/>
    <w:rsid w:val="00DC6E86"/>
    <w:rsid w:val="00DD02CB"/>
    <w:rsid w:val="00DD02FD"/>
    <w:rsid w:val="00DD4047"/>
    <w:rsid w:val="00DD4060"/>
    <w:rsid w:val="00DD6118"/>
    <w:rsid w:val="00DD748B"/>
    <w:rsid w:val="00DD759F"/>
    <w:rsid w:val="00DE0B71"/>
    <w:rsid w:val="00DE1D7D"/>
    <w:rsid w:val="00DE3FED"/>
    <w:rsid w:val="00DE45D1"/>
    <w:rsid w:val="00DE4C3E"/>
    <w:rsid w:val="00DE72D8"/>
    <w:rsid w:val="00DE7729"/>
    <w:rsid w:val="00DE7782"/>
    <w:rsid w:val="00DF0F06"/>
    <w:rsid w:val="00DF14EE"/>
    <w:rsid w:val="00DF23B7"/>
    <w:rsid w:val="00DF26F3"/>
    <w:rsid w:val="00DF3A37"/>
    <w:rsid w:val="00DF443E"/>
    <w:rsid w:val="00DF567C"/>
    <w:rsid w:val="00DF5ADE"/>
    <w:rsid w:val="00DF7D4D"/>
    <w:rsid w:val="00E00767"/>
    <w:rsid w:val="00E02731"/>
    <w:rsid w:val="00E03CD3"/>
    <w:rsid w:val="00E042E0"/>
    <w:rsid w:val="00E05108"/>
    <w:rsid w:val="00E06812"/>
    <w:rsid w:val="00E0779F"/>
    <w:rsid w:val="00E10364"/>
    <w:rsid w:val="00E10473"/>
    <w:rsid w:val="00E10E04"/>
    <w:rsid w:val="00E116E0"/>
    <w:rsid w:val="00E12952"/>
    <w:rsid w:val="00E164C3"/>
    <w:rsid w:val="00E17E24"/>
    <w:rsid w:val="00E21228"/>
    <w:rsid w:val="00E25199"/>
    <w:rsid w:val="00E2582E"/>
    <w:rsid w:val="00E260AA"/>
    <w:rsid w:val="00E273FB"/>
    <w:rsid w:val="00E27D0A"/>
    <w:rsid w:val="00E308A2"/>
    <w:rsid w:val="00E309AD"/>
    <w:rsid w:val="00E3166A"/>
    <w:rsid w:val="00E326F3"/>
    <w:rsid w:val="00E33831"/>
    <w:rsid w:val="00E33E95"/>
    <w:rsid w:val="00E341C6"/>
    <w:rsid w:val="00E3621D"/>
    <w:rsid w:val="00E3718C"/>
    <w:rsid w:val="00E4125D"/>
    <w:rsid w:val="00E43BA5"/>
    <w:rsid w:val="00E455A2"/>
    <w:rsid w:val="00E45849"/>
    <w:rsid w:val="00E46177"/>
    <w:rsid w:val="00E46584"/>
    <w:rsid w:val="00E46AFF"/>
    <w:rsid w:val="00E46EF8"/>
    <w:rsid w:val="00E51646"/>
    <w:rsid w:val="00E535D3"/>
    <w:rsid w:val="00E5378C"/>
    <w:rsid w:val="00E5485D"/>
    <w:rsid w:val="00E61527"/>
    <w:rsid w:val="00E61AEA"/>
    <w:rsid w:val="00E64624"/>
    <w:rsid w:val="00E648B6"/>
    <w:rsid w:val="00E65F6C"/>
    <w:rsid w:val="00E67A61"/>
    <w:rsid w:val="00E707D2"/>
    <w:rsid w:val="00E715FE"/>
    <w:rsid w:val="00E71C81"/>
    <w:rsid w:val="00E739F5"/>
    <w:rsid w:val="00E75CDD"/>
    <w:rsid w:val="00E75D16"/>
    <w:rsid w:val="00E76778"/>
    <w:rsid w:val="00E801CA"/>
    <w:rsid w:val="00E83AD6"/>
    <w:rsid w:val="00E855C9"/>
    <w:rsid w:val="00E85B45"/>
    <w:rsid w:val="00E86DE8"/>
    <w:rsid w:val="00E876E6"/>
    <w:rsid w:val="00E9039C"/>
    <w:rsid w:val="00E90919"/>
    <w:rsid w:val="00E9164A"/>
    <w:rsid w:val="00E916A4"/>
    <w:rsid w:val="00E91D97"/>
    <w:rsid w:val="00E9211E"/>
    <w:rsid w:val="00E92C64"/>
    <w:rsid w:val="00E9314B"/>
    <w:rsid w:val="00E946DA"/>
    <w:rsid w:val="00E95A2C"/>
    <w:rsid w:val="00E97F87"/>
    <w:rsid w:val="00EA3D89"/>
    <w:rsid w:val="00EA43F0"/>
    <w:rsid w:val="00EA48BC"/>
    <w:rsid w:val="00EA49CD"/>
    <w:rsid w:val="00EA49E6"/>
    <w:rsid w:val="00EA515D"/>
    <w:rsid w:val="00EA64AE"/>
    <w:rsid w:val="00EA7841"/>
    <w:rsid w:val="00EA7995"/>
    <w:rsid w:val="00EB269F"/>
    <w:rsid w:val="00EB39CE"/>
    <w:rsid w:val="00ED2205"/>
    <w:rsid w:val="00ED2759"/>
    <w:rsid w:val="00ED3853"/>
    <w:rsid w:val="00ED5A15"/>
    <w:rsid w:val="00EE0379"/>
    <w:rsid w:val="00EE3211"/>
    <w:rsid w:val="00EE4532"/>
    <w:rsid w:val="00EE5A45"/>
    <w:rsid w:val="00EE6000"/>
    <w:rsid w:val="00EE7EE0"/>
    <w:rsid w:val="00EF28F1"/>
    <w:rsid w:val="00EF5DFD"/>
    <w:rsid w:val="00F02E66"/>
    <w:rsid w:val="00F02EAB"/>
    <w:rsid w:val="00F03276"/>
    <w:rsid w:val="00F045D5"/>
    <w:rsid w:val="00F04F70"/>
    <w:rsid w:val="00F05BC1"/>
    <w:rsid w:val="00F05FD6"/>
    <w:rsid w:val="00F06536"/>
    <w:rsid w:val="00F065FC"/>
    <w:rsid w:val="00F07F7B"/>
    <w:rsid w:val="00F11734"/>
    <w:rsid w:val="00F11CC4"/>
    <w:rsid w:val="00F1314A"/>
    <w:rsid w:val="00F135FE"/>
    <w:rsid w:val="00F136EF"/>
    <w:rsid w:val="00F14791"/>
    <w:rsid w:val="00F147BB"/>
    <w:rsid w:val="00F15220"/>
    <w:rsid w:val="00F1582E"/>
    <w:rsid w:val="00F17C3F"/>
    <w:rsid w:val="00F20393"/>
    <w:rsid w:val="00F206C2"/>
    <w:rsid w:val="00F22819"/>
    <w:rsid w:val="00F2342E"/>
    <w:rsid w:val="00F236E8"/>
    <w:rsid w:val="00F2498B"/>
    <w:rsid w:val="00F24C6B"/>
    <w:rsid w:val="00F26C85"/>
    <w:rsid w:val="00F27778"/>
    <w:rsid w:val="00F316B6"/>
    <w:rsid w:val="00F320FC"/>
    <w:rsid w:val="00F322CA"/>
    <w:rsid w:val="00F332D0"/>
    <w:rsid w:val="00F34539"/>
    <w:rsid w:val="00F36A60"/>
    <w:rsid w:val="00F37ADB"/>
    <w:rsid w:val="00F424FD"/>
    <w:rsid w:val="00F42B89"/>
    <w:rsid w:val="00F42FFF"/>
    <w:rsid w:val="00F50B1C"/>
    <w:rsid w:val="00F50BB1"/>
    <w:rsid w:val="00F51277"/>
    <w:rsid w:val="00F51C1B"/>
    <w:rsid w:val="00F52026"/>
    <w:rsid w:val="00F5398E"/>
    <w:rsid w:val="00F54551"/>
    <w:rsid w:val="00F5629D"/>
    <w:rsid w:val="00F60294"/>
    <w:rsid w:val="00F607A2"/>
    <w:rsid w:val="00F60F39"/>
    <w:rsid w:val="00F6114F"/>
    <w:rsid w:val="00F618DE"/>
    <w:rsid w:val="00F62EA3"/>
    <w:rsid w:val="00F63000"/>
    <w:rsid w:val="00F63903"/>
    <w:rsid w:val="00F64C3B"/>
    <w:rsid w:val="00F6615F"/>
    <w:rsid w:val="00F71A63"/>
    <w:rsid w:val="00F73330"/>
    <w:rsid w:val="00F74AFD"/>
    <w:rsid w:val="00F81100"/>
    <w:rsid w:val="00F824A8"/>
    <w:rsid w:val="00F8290F"/>
    <w:rsid w:val="00F8383D"/>
    <w:rsid w:val="00F85527"/>
    <w:rsid w:val="00F857B5"/>
    <w:rsid w:val="00F90329"/>
    <w:rsid w:val="00F9052D"/>
    <w:rsid w:val="00F91B30"/>
    <w:rsid w:val="00F9282F"/>
    <w:rsid w:val="00F92D6E"/>
    <w:rsid w:val="00F93139"/>
    <w:rsid w:val="00F93E4E"/>
    <w:rsid w:val="00F952C8"/>
    <w:rsid w:val="00F95452"/>
    <w:rsid w:val="00F962E5"/>
    <w:rsid w:val="00F972F2"/>
    <w:rsid w:val="00FA090A"/>
    <w:rsid w:val="00FA3B98"/>
    <w:rsid w:val="00FA43B1"/>
    <w:rsid w:val="00FA7433"/>
    <w:rsid w:val="00FA7F15"/>
    <w:rsid w:val="00FB0EF7"/>
    <w:rsid w:val="00FB1B10"/>
    <w:rsid w:val="00FB44C4"/>
    <w:rsid w:val="00FB4507"/>
    <w:rsid w:val="00FB6E99"/>
    <w:rsid w:val="00FC050F"/>
    <w:rsid w:val="00FC0721"/>
    <w:rsid w:val="00FC1F62"/>
    <w:rsid w:val="00FC2DFB"/>
    <w:rsid w:val="00FC33C1"/>
    <w:rsid w:val="00FC4D0C"/>
    <w:rsid w:val="00FC5954"/>
    <w:rsid w:val="00FC789E"/>
    <w:rsid w:val="00FD0BAE"/>
    <w:rsid w:val="00FD1093"/>
    <w:rsid w:val="00FD22B7"/>
    <w:rsid w:val="00FD3C10"/>
    <w:rsid w:val="00FD66A5"/>
    <w:rsid w:val="00FD6BF1"/>
    <w:rsid w:val="00FE2CA3"/>
    <w:rsid w:val="00FE3CAC"/>
    <w:rsid w:val="00FE585F"/>
    <w:rsid w:val="00FF0551"/>
    <w:rsid w:val="00FF1FF7"/>
    <w:rsid w:val="00FF2602"/>
    <w:rsid w:val="00FF5323"/>
    <w:rsid w:val="00FF669A"/>
    <w:rsid w:val="00FF66D6"/>
    <w:rsid w:val="00FF7CA1"/>
    <w:rsid w:val="00FF7F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D86140"/>
  <w15:docId w15:val="{7BC7A597-042C-40B5-9513-7CE744E38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 w:type="paragraph" w:styleId="En-tte">
    <w:name w:val="header"/>
    <w:basedOn w:val="Normal"/>
    <w:link w:val="En-tteCar"/>
    <w:uiPriority w:val="99"/>
    <w:unhideWhenUsed/>
    <w:rsid w:val="00596125"/>
    <w:pPr>
      <w:tabs>
        <w:tab w:val="center" w:pos="4680"/>
        <w:tab w:val="right" w:pos="9360"/>
      </w:tabs>
      <w:spacing w:after="0" w:line="240" w:lineRule="auto"/>
    </w:pPr>
  </w:style>
  <w:style w:type="character" w:customStyle="1" w:styleId="En-tteCar">
    <w:name w:val="En-tête Car"/>
    <w:basedOn w:val="Policepardfaut"/>
    <w:link w:val="En-tte"/>
    <w:uiPriority w:val="99"/>
    <w:rsid w:val="00596125"/>
  </w:style>
  <w:style w:type="paragraph" w:styleId="Pieddepage">
    <w:name w:val="footer"/>
    <w:basedOn w:val="Normal"/>
    <w:link w:val="PieddepageCar"/>
    <w:uiPriority w:val="99"/>
    <w:unhideWhenUsed/>
    <w:rsid w:val="0059612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96125"/>
  </w:style>
  <w:style w:type="character" w:styleId="Numrodeligne">
    <w:name w:val="line number"/>
    <w:basedOn w:val="Policepardfaut"/>
    <w:uiPriority w:val="99"/>
    <w:semiHidden/>
    <w:unhideWhenUsed/>
    <w:rsid w:val="00596125"/>
  </w:style>
  <w:style w:type="paragraph" w:styleId="Rvision">
    <w:name w:val="Revision"/>
    <w:hidden/>
    <w:uiPriority w:val="99"/>
    <w:semiHidden/>
    <w:rsid w:val="0075208A"/>
    <w:pPr>
      <w:spacing w:after="0" w:line="240" w:lineRule="auto"/>
    </w:pPr>
  </w:style>
  <w:style w:type="paragraph" w:styleId="NormalWeb">
    <w:name w:val="Normal (Web)"/>
    <w:basedOn w:val="Normal"/>
    <w:uiPriority w:val="99"/>
    <w:semiHidden/>
    <w:unhideWhenUsed/>
    <w:rsid w:val="00E916A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45882298">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181091632">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374894377">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07144006">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17453151">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01830467">
      <w:bodyDiv w:val="1"/>
      <w:marLeft w:val="0"/>
      <w:marRight w:val="0"/>
      <w:marTop w:val="0"/>
      <w:marBottom w:val="0"/>
      <w:divBdr>
        <w:top w:val="none" w:sz="0" w:space="0" w:color="auto"/>
        <w:left w:val="none" w:sz="0" w:space="0" w:color="auto"/>
        <w:bottom w:val="none" w:sz="0" w:space="0" w:color="auto"/>
        <w:right w:val="none" w:sz="0" w:space="0" w:color="auto"/>
      </w:divBdr>
    </w:div>
    <w:div w:id="1435246659">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ittische@gmail.com"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mputecanada.ca"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A7882-5987-459C-8217-7DCD463BA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36</Pages>
  <Words>45542</Words>
  <Characters>259595</Characters>
  <Application>Microsoft Office Word</Application>
  <DocSecurity>0</DocSecurity>
  <Lines>2163</Lines>
  <Paragraphs>609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cp:revision>
  <cp:lastPrinted>2020-02-03T19:43:00Z</cp:lastPrinted>
  <dcterms:created xsi:type="dcterms:W3CDTF">2020-08-02T20:49:00Z</dcterms:created>
  <dcterms:modified xsi:type="dcterms:W3CDTF">2020-08-06T20:30:00Z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http://www.zotero.org/styles/molecular-ecology</vt:lpwstr>
  </property>
  <property fmtid="{D5CDD505-2E9C-101B-9397-08002B2CF9AE}" pid="19" name="Mendeley Recent Style Name 8_1">
    <vt:lpwstr>Molecular Ecology</vt:lpwstr>
  </property>
  <property fmtid="{D5CDD505-2E9C-101B-9397-08002B2CF9AE}" pid="20" name="Mendeley Recent Style Id 9_1">
    <vt:lpwstr>http://www.zotero.org/styles/science-of-the-total-environment</vt:lpwstr>
  </property>
  <property fmtid="{D5CDD505-2E9C-101B-9397-08002B2CF9AE}" pid="21" name="Mendeley Recent Style Name 9_1">
    <vt:lpwstr>Science of the Total Environment</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