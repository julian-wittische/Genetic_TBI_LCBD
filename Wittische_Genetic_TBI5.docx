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22467068" w:rsidR="004E13A5" w:rsidRPr="0007763B" w:rsidRDefault="004E13A5" w:rsidP="00D1389F">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temporal change</w:t>
      </w:r>
      <w:r w:rsidR="000E06D6">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004C2190" w:rsidRPr="004C2190">
        <w:rPr>
          <w:rFonts w:ascii="Times New Roman" w:eastAsia="Times New Roman" w:hAnsi="Times New Roman" w:cs="Times New Roman"/>
          <w:b/>
          <w:bCs/>
          <w:sz w:val="24"/>
          <w:szCs w:val="24"/>
        </w:rPr>
        <w:t xml:space="preserve"> </w:t>
      </w:r>
      <w:r w:rsidR="004C2190" w:rsidRPr="0007763B">
        <w:rPr>
          <w:rFonts w:ascii="Times New Roman" w:eastAsia="Times New Roman" w:hAnsi="Times New Roman" w:cs="Times New Roman"/>
          <w:b/>
          <w:bCs/>
          <w:sz w:val="24"/>
          <w:szCs w:val="24"/>
        </w:rPr>
        <w:t>using limited information</w:t>
      </w:r>
      <w:r w:rsidR="000E06D6">
        <w:rPr>
          <w:rFonts w:ascii="Times New Roman" w:eastAsia="Times New Roman" w:hAnsi="Times New Roman" w:cs="Times New Roman"/>
          <w:b/>
          <w:bCs/>
          <w:sz w:val="24"/>
          <w:szCs w:val="24"/>
        </w:rPr>
        <w:t xml:space="preserve">: </w:t>
      </w:r>
      <w:r w:rsidR="008A2B43">
        <w:rPr>
          <w:rFonts w:ascii="Times New Roman" w:eastAsia="Times New Roman" w:hAnsi="Times New Roman" w:cs="Times New Roman"/>
          <w:b/>
          <w:bCs/>
          <w:sz w:val="24"/>
          <w:szCs w:val="24"/>
        </w:rPr>
        <w:t>a new tool</w:t>
      </w:r>
      <w:r w:rsidR="000E06D6">
        <w:rPr>
          <w:rFonts w:ascii="Times New Roman" w:eastAsia="Times New Roman" w:hAnsi="Times New Roman" w:cs="Times New Roman"/>
          <w:b/>
          <w:bCs/>
          <w:sz w:val="24"/>
          <w:szCs w:val="24"/>
        </w:rPr>
        <w:t xml:space="preserve"> for </w:t>
      </w:r>
      <w:r w:rsidR="00252A94">
        <w:rPr>
          <w:rFonts w:ascii="Times New Roman" w:eastAsia="Times New Roman" w:hAnsi="Times New Roman" w:cs="Times New Roman"/>
          <w:b/>
          <w:bCs/>
          <w:sz w:val="24"/>
          <w:szCs w:val="24"/>
        </w:rPr>
        <w:t>molecular ecology studies</w:t>
      </w:r>
      <w:r w:rsidR="008A2B43">
        <w:rPr>
          <w:rFonts w:ascii="Times New Roman" w:eastAsia="Times New Roman" w:hAnsi="Times New Roman" w:cs="Times New Roman"/>
          <w:b/>
          <w:bCs/>
          <w:sz w:val="24"/>
          <w:szCs w:val="24"/>
        </w:rPr>
        <w:t xml:space="preserve"> with repeated samples. </w:t>
      </w:r>
    </w:p>
    <w:p w14:paraId="211B9477"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D1389F">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4AEC9552" w14:textId="6E4BD447" w:rsidR="004E13A5" w:rsidRPr="00AD29E1" w:rsidRDefault="00F322CA"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succ. </w:t>
      </w:r>
      <w:r w:rsidR="005E5CC4" w:rsidRPr="00AD29E1">
        <w:rPr>
          <w:rFonts w:ascii="Times New Roman" w:eastAsia="Times New Roman" w:hAnsi="Times New Roman" w:cs="Times New Roman"/>
          <w:sz w:val="24"/>
          <w:szCs w:val="24"/>
        </w:rPr>
        <w:t xml:space="preserve">Centre-ville, </w:t>
      </w:r>
      <w:r w:rsidR="004E13A5" w:rsidRPr="00AD29E1">
        <w:rPr>
          <w:rFonts w:ascii="Times New Roman" w:eastAsia="Times New Roman" w:hAnsi="Times New Roman" w:cs="Times New Roman"/>
          <w:sz w:val="24"/>
          <w:szCs w:val="24"/>
        </w:rPr>
        <w:t>Montréal, QC, Canada, H3C 3J7</w:t>
      </w:r>
    </w:p>
    <w:p w14:paraId="43FF6B38" w14:textId="1915848E" w:rsidR="00F322CA" w:rsidRPr="00F322CA" w:rsidRDefault="00F322CA" w:rsidP="00D1389F">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Graduate Department of</w:t>
      </w:r>
      <w:r w:rsidR="00E86DE8">
        <w:rPr>
          <w:rFonts w:ascii="Times New Roman" w:eastAsia="Times New Roman" w:hAnsi="Times New Roman" w:cs="Times New Roman"/>
          <w:sz w:val="24"/>
          <w:szCs w:val="24"/>
          <w:vertAlign w:val="superscript"/>
        </w:rPr>
        <w:t xml:space="preserve"> </w:t>
      </w:r>
      <w:r w:rsidR="00167216">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D1389F">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7B2B731C" w14:textId="7FDA0E83" w:rsidR="004E13A5"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B74CC13" w:rsidR="004E13A5" w:rsidRPr="0007763B" w:rsidRDefault="00E61527"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52A94">
        <w:rPr>
          <w:rFonts w:ascii="Times New Roman" w:eastAsia="Times New Roman" w:hAnsi="Times New Roman" w:cs="Times New Roman"/>
          <w:sz w:val="24"/>
          <w:szCs w:val="24"/>
        </w:rPr>
        <w:t>, 2) Ecography, 3) Ecological Modelling, 3</w:t>
      </w:r>
      <w:r>
        <w:rPr>
          <w:rFonts w:ascii="Times New Roman" w:eastAsia="Times New Roman" w:hAnsi="Times New Roman" w:cs="Times New Roman"/>
          <w:sz w:val="24"/>
          <w:szCs w:val="24"/>
        </w:rPr>
        <w:t xml:space="preserve">)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xml:space="preserve">, </w:t>
      </w:r>
      <w:r w:rsidR="00252A94">
        <w:rPr>
          <w:rFonts w:ascii="Times New Roman" w:eastAsia="Times New Roman" w:hAnsi="Times New Roman" w:cs="Times New Roman"/>
          <w:sz w:val="24"/>
          <w:szCs w:val="24"/>
        </w:rPr>
        <w:t>4</w:t>
      </w:r>
      <w:r w:rsidR="00D43790">
        <w:rPr>
          <w:rFonts w:ascii="Times New Roman" w:eastAsia="Times New Roman" w:hAnsi="Times New Roman" w:cs="Times New Roman"/>
          <w:sz w:val="24"/>
          <w:szCs w:val="24"/>
        </w:rPr>
        <w:t>) Ecology and Evolution</w:t>
      </w:r>
      <w:r w:rsidR="00252A94">
        <w:rPr>
          <w:rFonts w:ascii="Times New Roman" w:eastAsia="Times New Roman" w:hAnsi="Times New Roman" w:cs="Times New Roman"/>
          <w:sz w:val="24"/>
          <w:szCs w:val="24"/>
        </w:rPr>
        <w:t>, 5) Ecological Informatics</w:t>
      </w:r>
      <w:r w:rsidR="00D43790">
        <w:rPr>
          <w:rFonts w:ascii="Times New Roman" w:eastAsia="Times New Roman" w:hAnsi="Times New Roman" w:cs="Times New Roman"/>
          <w:sz w:val="24"/>
          <w:szCs w:val="24"/>
        </w:rPr>
        <w:t>.</w:t>
      </w:r>
    </w:p>
    <w:p w14:paraId="14716220"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5CCE16C7" w14:textId="1989100A" w:rsidR="004E13A5" w:rsidRDefault="004E13A5" w:rsidP="00F34539">
      <w:pPr>
        <w:spacing w:before="240" w:after="240" w:line="276" w:lineRule="auto"/>
        <w:rPr>
          <w:rFonts w:ascii="Times New Roman" w:eastAsia="Times New Roman" w:hAnsi="Times New Roman" w:cs="Times New Roman"/>
          <w:sz w:val="24"/>
          <w:szCs w:val="24"/>
        </w:rPr>
      </w:pPr>
    </w:p>
    <w:p w14:paraId="3A38FFD0" w14:textId="77777777" w:rsidR="007617DB" w:rsidRDefault="007617DB" w:rsidP="00F34539">
      <w:pPr>
        <w:spacing w:before="240" w:after="240" w:line="276" w:lineRule="auto"/>
        <w:rPr>
          <w:rFonts w:ascii="Times New Roman" w:eastAsia="Times New Roman" w:hAnsi="Times New Roman" w:cs="Times New Roman"/>
          <w:sz w:val="24"/>
          <w:szCs w:val="24"/>
        </w:rPr>
      </w:pPr>
    </w:p>
    <w:p w14:paraId="003A4E13" w14:textId="60E821B8" w:rsidR="00186794" w:rsidRPr="00186794" w:rsidRDefault="000E06D6" w:rsidP="00D1389F">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bookmarkStart w:id="0" w:name="_Hlk46493480"/>
      <w:r w:rsidR="00186794">
        <w:rPr>
          <w:rFonts w:ascii="Times New Roman" w:eastAsia="Times New Roman" w:hAnsi="Times New Roman" w:cs="Times New Roman"/>
          <w:b/>
          <w:sz w:val="24"/>
          <w:szCs w:val="24"/>
        </w:rPr>
        <w:lastRenderedPageBreak/>
        <w:t>ABSTRACT</w:t>
      </w:r>
    </w:p>
    <w:p w14:paraId="76261800" w14:textId="62F7B4C5" w:rsidR="006E59F8" w:rsidRDefault="00186794" w:rsidP="00B47107">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Pr="00D534BD">
        <w:rPr>
          <w:rFonts w:ascii="Times New Roman" w:eastAsia="Times New Roman" w:hAnsi="Times New Roman" w:cs="Times New Roman"/>
          <w:sz w:val="24"/>
          <w:szCs w:val="24"/>
        </w:rPr>
        <w:t xml:space="preserve">spatio-temporal changes in biodiversity, including genetic diversity, is essential to </w:t>
      </w:r>
      <w:r w:rsidR="000E06D6">
        <w:rPr>
          <w:rFonts w:ascii="Times New Roman" w:eastAsia="Times New Roman" w:hAnsi="Times New Roman" w:cs="Times New Roman"/>
          <w:sz w:val="24"/>
          <w:szCs w:val="24"/>
        </w:rPr>
        <w:t>track the effects of global change and to inform effective</w:t>
      </w:r>
      <w:r w:rsidR="000E06D6" w:rsidRPr="00D534BD">
        <w:rPr>
          <w:rFonts w:ascii="Times New Roman" w:eastAsia="Times New Roman" w:hAnsi="Times New Roman" w:cs="Times New Roman"/>
          <w:sz w:val="24"/>
          <w:szCs w:val="24"/>
        </w:rPr>
        <w:t xml:space="preserve"> </w:t>
      </w:r>
      <w:r w:rsidRPr="00D534BD">
        <w:rPr>
          <w:rFonts w:ascii="Times New Roman" w:eastAsia="Times New Roman" w:hAnsi="Times New Roman" w:cs="Times New Roman"/>
          <w:sz w:val="24"/>
          <w:szCs w:val="24"/>
        </w:rPr>
        <w:t xml:space="preserve">conservation plans. </w:t>
      </w:r>
      <w:r w:rsidR="00342BF4">
        <w:rPr>
          <w:rFonts w:ascii="Times New Roman" w:eastAsia="Times New Roman" w:hAnsi="Times New Roman" w:cs="Times New Roman"/>
          <w:sz w:val="24"/>
          <w:szCs w:val="24"/>
        </w:rPr>
        <w:t xml:space="preserve">Although, </w:t>
      </w:r>
      <w:r w:rsidR="00564AA6">
        <w:rPr>
          <w:rFonts w:ascii="Times New Roman" w:eastAsia="Times New Roman" w:hAnsi="Times New Roman" w:cs="Times New Roman"/>
          <w:sz w:val="24"/>
          <w:szCs w:val="24"/>
        </w:rPr>
        <w:t xml:space="preserve">temporal questions are common </w:t>
      </w:r>
      <w:r w:rsidR="00342BF4">
        <w:rPr>
          <w:rFonts w:ascii="Times New Roman" w:eastAsia="Times New Roman" w:hAnsi="Times New Roman" w:cs="Times New Roman"/>
          <w:sz w:val="24"/>
          <w:szCs w:val="24"/>
        </w:rPr>
        <w:t>in community ecology,</w:t>
      </w:r>
      <w:r w:rsidR="00DA3188">
        <w:rPr>
          <w:rFonts w:ascii="Times New Roman" w:eastAsia="Times New Roman" w:hAnsi="Times New Roman" w:cs="Times New Roman"/>
          <w:sz w:val="24"/>
          <w:szCs w:val="24"/>
        </w:rPr>
        <w:t xml:space="preserve"> they are not often investigated in population</w:t>
      </w:r>
      <w:r w:rsidR="00564AA6">
        <w:rPr>
          <w:rFonts w:ascii="Times New Roman" w:eastAsia="Times New Roman" w:hAnsi="Times New Roman" w:cs="Times New Roman"/>
          <w:sz w:val="24"/>
          <w:szCs w:val="24"/>
        </w:rPr>
        <w:t xml:space="preserve"> genetics</w:t>
      </w:r>
      <w:r w:rsidR="00342BF4">
        <w:rPr>
          <w:rFonts w:ascii="Times New Roman" w:eastAsia="Times New Roman" w:hAnsi="Times New Roman" w:cs="Times New Roman"/>
          <w:sz w:val="24"/>
          <w:szCs w:val="24"/>
        </w:rPr>
        <w:t>. Indeed</w:t>
      </w:r>
      <w:r w:rsidR="00CD74D0" w:rsidRPr="00D534BD">
        <w:rPr>
          <w:rFonts w:ascii="Times New Roman" w:eastAsia="Times New Roman" w:hAnsi="Times New Roman" w:cs="Times New Roman"/>
          <w:sz w:val="24"/>
          <w:szCs w:val="24"/>
        </w:rPr>
        <w:t xml:space="preserve">, detecting </w:t>
      </w:r>
      <w:r w:rsidR="000E06D6">
        <w:rPr>
          <w:rFonts w:ascii="Times New Roman" w:eastAsia="Times New Roman" w:hAnsi="Times New Roman" w:cs="Times New Roman"/>
          <w:sz w:val="24"/>
          <w:szCs w:val="24"/>
        </w:rPr>
        <w:t>changes in</w:t>
      </w:r>
      <w:r w:rsidR="000E06D6" w:rsidRPr="00D534BD">
        <w:rPr>
          <w:rFonts w:ascii="Times New Roman" w:eastAsia="Times New Roman" w:hAnsi="Times New Roman" w:cs="Times New Roman"/>
          <w:sz w:val="24"/>
          <w:szCs w:val="24"/>
        </w:rPr>
        <w:t xml:space="preserve"> </w:t>
      </w:r>
      <w:r w:rsidR="00CD74D0" w:rsidRPr="00D534BD">
        <w:rPr>
          <w:rFonts w:ascii="Times New Roman" w:eastAsia="Times New Roman" w:hAnsi="Times New Roman" w:cs="Times New Roman"/>
          <w:sz w:val="24"/>
          <w:szCs w:val="24"/>
        </w:rPr>
        <w:t xml:space="preserve">local genetic </w:t>
      </w:r>
      <w:r w:rsidR="000E06D6">
        <w:rPr>
          <w:rFonts w:ascii="Times New Roman" w:eastAsia="Times New Roman" w:hAnsi="Times New Roman" w:cs="Times New Roman"/>
          <w:sz w:val="24"/>
          <w:szCs w:val="24"/>
        </w:rPr>
        <w:t xml:space="preserve">diversity beyond what one would </w:t>
      </w:r>
      <w:r w:rsidR="00CD74D0" w:rsidRPr="00D534BD">
        <w:rPr>
          <w:rFonts w:ascii="Times New Roman" w:eastAsia="Times New Roman" w:hAnsi="Times New Roman" w:cs="Times New Roman"/>
          <w:sz w:val="24"/>
          <w:szCs w:val="24"/>
        </w:rPr>
        <w:t xml:space="preserve">expect from common processes </w:t>
      </w:r>
      <w:r w:rsidR="00564AA6">
        <w:rPr>
          <w:rFonts w:ascii="Times New Roman" w:eastAsia="Times New Roman" w:hAnsi="Times New Roman" w:cs="Times New Roman"/>
          <w:sz w:val="24"/>
          <w:szCs w:val="24"/>
        </w:rPr>
        <w:t xml:space="preserve">involved at multiple scales </w:t>
      </w:r>
      <w:r w:rsidR="00CD74D0" w:rsidRPr="00D534BD">
        <w:rPr>
          <w:rFonts w:ascii="Times New Roman" w:eastAsia="Times New Roman" w:hAnsi="Times New Roman" w:cs="Times New Roman"/>
          <w:sz w:val="24"/>
          <w:szCs w:val="24"/>
        </w:rPr>
        <w:t>such as drift, is challenging.</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Our capacity to detect such changes is also very information dependent. Existing </w:t>
      </w:r>
      <w:r w:rsidR="00912D11" w:rsidRPr="00D534BD">
        <w:rPr>
          <w:rFonts w:ascii="Times New Roman" w:eastAsia="Times New Roman" w:hAnsi="Times New Roman" w:cs="Times New Roman"/>
          <w:sz w:val="24"/>
          <w:szCs w:val="24"/>
        </w:rPr>
        <w:t xml:space="preserve">methods to detect </w:t>
      </w:r>
      <w:r w:rsidR="000E06D6">
        <w:rPr>
          <w:rFonts w:ascii="Times New Roman" w:eastAsia="Times New Roman" w:hAnsi="Times New Roman" w:cs="Times New Roman"/>
          <w:sz w:val="24"/>
          <w:szCs w:val="24"/>
        </w:rPr>
        <w:t xml:space="preserve">meaningful </w:t>
      </w:r>
      <w:r w:rsidR="00912D11" w:rsidRPr="00D534BD">
        <w:rPr>
          <w:rFonts w:ascii="Times New Roman" w:eastAsia="Times New Roman" w:hAnsi="Times New Roman" w:cs="Times New Roman"/>
          <w:sz w:val="24"/>
          <w:szCs w:val="24"/>
        </w:rPr>
        <w:t>genetic change</w:t>
      </w:r>
      <w:r w:rsidR="000E06D6">
        <w:rPr>
          <w:rFonts w:ascii="Times New Roman" w:eastAsia="Times New Roman" w:hAnsi="Times New Roman" w:cs="Times New Roman"/>
          <w:sz w:val="24"/>
          <w:szCs w:val="24"/>
        </w:rPr>
        <w:t>s</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through </w:t>
      </w:r>
      <w:r w:rsidR="00912D11" w:rsidRPr="00D534BD">
        <w:rPr>
          <w:rFonts w:ascii="Times New Roman" w:eastAsia="Times New Roman" w:hAnsi="Times New Roman" w:cs="Times New Roman"/>
          <w:sz w:val="24"/>
          <w:szCs w:val="24"/>
        </w:rPr>
        <w:t xml:space="preserve">time </w:t>
      </w:r>
      <w:r w:rsidR="000E06D6">
        <w:rPr>
          <w:rFonts w:ascii="Times New Roman" w:eastAsia="Times New Roman" w:hAnsi="Times New Roman" w:cs="Times New Roman"/>
          <w:sz w:val="24"/>
          <w:szCs w:val="24"/>
        </w:rPr>
        <w:t xml:space="preserve">typically </w:t>
      </w:r>
      <w:r w:rsidR="00912D11" w:rsidRPr="00D534BD">
        <w:rPr>
          <w:rFonts w:ascii="Times New Roman" w:eastAsia="Times New Roman" w:hAnsi="Times New Roman" w:cs="Times New Roman"/>
          <w:sz w:val="24"/>
          <w:szCs w:val="24"/>
        </w:rPr>
        <w:t>require large genetic datasets</w:t>
      </w:r>
      <w:r w:rsidR="00FD3C10"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containing </w:t>
      </w:r>
      <w:r w:rsidR="00FD3C10" w:rsidRPr="00D534BD">
        <w:rPr>
          <w:rFonts w:ascii="Times New Roman" w:eastAsia="Times New Roman" w:hAnsi="Times New Roman" w:cs="Times New Roman"/>
          <w:sz w:val="24"/>
          <w:szCs w:val="24"/>
        </w:rPr>
        <w:t>information beyond simple allele counts</w:t>
      </w:r>
      <w:r w:rsidR="000E06D6">
        <w:rPr>
          <w:rFonts w:ascii="Times New Roman" w:eastAsia="Times New Roman" w:hAnsi="Times New Roman" w:cs="Times New Roman"/>
          <w:sz w:val="24"/>
          <w:szCs w:val="24"/>
        </w:rPr>
        <w:t>.</w:t>
      </w:r>
      <w:r w:rsidR="00F857B5">
        <w:rPr>
          <w:rFonts w:ascii="Times New Roman" w:eastAsia="Times New Roman" w:hAnsi="Times New Roman" w:cs="Times New Roman"/>
          <w:sz w:val="24"/>
          <w:szCs w:val="24"/>
        </w:rPr>
        <w:t xml:space="preserve"> </w:t>
      </w:r>
      <w:r w:rsidR="00E10473" w:rsidRPr="00E10473">
        <w:rPr>
          <w:rFonts w:ascii="Times New Roman" w:eastAsia="Times New Roman" w:hAnsi="Times New Roman" w:cs="Times New Roman"/>
          <w:sz w:val="24"/>
          <w:szCs w:val="24"/>
        </w:rPr>
        <w:t>However, there are many situati</w:t>
      </w:r>
      <w:r w:rsidR="00E10473">
        <w:rPr>
          <w:rFonts w:ascii="Times New Roman" w:eastAsia="Times New Roman" w:hAnsi="Times New Roman" w:cs="Times New Roman"/>
          <w:sz w:val="24"/>
          <w:szCs w:val="24"/>
        </w:rPr>
        <w:t>ons where we want to understand</w:t>
      </w:r>
      <w:r w:rsidR="00E10473" w:rsidRPr="00E10473">
        <w:rPr>
          <w:rFonts w:ascii="Times New Roman" w:eastAsia="Times New Roman" w:hAnsi="Times New Roman" w:cs="Times New Roman"/>
          <w:sz w:val="24"/>
          <w:szCs w:val="24"/>
        </w:rPr>
        <w:t xml:space="preserve"> temporal change </w:t>
      </w:r>
      <w:r w:rsidR="00E10473">
        <w:rPr>
          <w:rFonts w:ascii="Times New Roman" w:eastAsia="Times New Roman" w:hAnsi="Times New Roman" w:cs="Times New Roman"/>
          <w:sz w:val="24"/>
          <w:szCs w:val="24"/>
        </w:rPr>
        <w:t>in genetic diversity</w:t>
      </w:r>
      <w:r w:rsidR="00081DB8">
        <w:rPr>
          <w:rFonts w:ascii="Times New Roman" w:eastAsia="Times New Roman" w:hAnsi="Times New Roman" w:cs="Times New Roman"/>
          <w:sz w:val="24"/>
          <w:szCs w:val="24"/>
        </w:rPr>
        <w:t>, for example</w:t>
      </w:r>
      <w:r w:rsidR="00081DB8" w:rsidRPr="00081DB8">
        <w:t xml:space="preserve"> </w:t>
      </w:r>
      <w:r w:rsidR="00081DB8" w:rsidRPr="00081DB8">
        <w:rPr>
          <w:rFonts w:ascii="Times New Roman" w:eastAsia="Times New Roman" w:hAnsi="Times New Roman" w:cs="Times New Roman"/>
          <w:sz w:val="24"/>
          <w:szCs w:val="24"/>
        </w:rPr>
        <w:t>are induced by demographic events like immigration, or popu</w:t>
      </w:r>
      <w:r w:rsidR="00535DAC">
        <w:rPr>
          <w:rFonts w:ascii="Times New Roman" w:eastAsia="Times New Roman" w:hAnsi="Times New Roman" w:cs="Times New Roman"/>
          <w:sz w:val="24"/>
          <w:szCs w:val="24"/>
        </w:rPr>
        <w:t>lation cycles</w:t>
      </w:r>
      <w:r w:rsidR="00E10473" w:rsidRPr="00E10473">
        <w:rPr>
          <w:rFonts w:ascii="Times New Roman" w:eastAsia="Times New Roman" w:hAnsi="Times New Roman" w:cs="Times New Roman"/>
          <w:sz w:val="24"/>
          <w:szCs w:val="24"/>
        </w:rPr>
        <w:t>, but in which such extensive information is not available.</w:t>
      </w:r>
      <w:r w:rsidR="00E10473">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t>
      </w:r>
      <w:r w:rsidR="009844B3">
        <w:rPr>
          <w:rFonts w:ascii="Times New Roman" w:eastAsia="Times New Roman" w:hAnsi="Times New Roman" w:cs="Times New Roman"/>
          <w:sz w:val="24"/>
          <w:szCs w:val="24"/>
        </w:rPr>
        <w:t xml:space="preserve">a </w:t>
      </w:r>
      <w:r w:rsidR="00F857B5">
        <w:rPr>
          <w:rFonts w:ascii="Times New Roman" w:eastAsia="Times New Roman" w:hAnsi="Times New Roman" w:cs="Times New Roman"/>
          <w:sz w:val="24"/>
          <w:szCs w:val="24"/>
        </w:rPr>
        <w:t xml:space="preserve">new </w:t>
      </w:r>
      <w:r w:rsidR="009844B3">
        <w:rPr>
          <w:rFonts w:ascii="Times New Roman" w:eastAsia="Times New Roman" w:hAnsi="Times New Roman" w:cs="Times New Roman"/>
          <w:sz w:val="24"/>
          <w:szCs w:val="24"/>
        </w:rPr>
        <w:t xml:space="preserve">method </w:t>
      </w:r>
      <w:r w:rsidR="00F857B5">
        <w:rPr>
          <w:rFonts w:ascii="Times New Roman" w:eastAsia="Times New Roman" w:hAnsi="Times New Roman" w:cs="Times New Roman"/>
          <w:sz w:val="24"/>
          <w:szCs w:val="24"/>
        </w:rPr>
        <w:t xml:space="preserve">to </w:t>
      </w:r>
      <w:r w:rsidR="00E10473">
        <w:rPr>
          <w:rFonts w:ascii="Times New Roman" w:eastAsia="Times New Roman" w:hAnsi="Times New Roman" w:cs="Times New Roman"/>
          <w:sz w:val="24"/>
          <w:szCs w:val="24"/>
        </w:rPr>
        <w:t>i</w:t>
      </w:r>
      <w:r w:rsidR="00E10473" w:rsidRPr="00E10473">
        <w:rPr>
          <w:rFonts w:ascii="Times New Roman" w:eastAsia="Times New Roman" w:hAnsi="Times New Roman" w:cs="Times New Roman"/>
          <w:sz w:val="24"/>
          <w:szCs w:val="24"/>
        </w:rPr>
        <w:t>dentify significant changes in genetic diversity through time</w:t>
      </w:r>
      <w:r w:rsidR="00F857B5">
        <w:rPr>
          <w:rFonts w:ascii="Times New Roman" w:eastAsia="Times New Roman" w:hAnsi="Times New Roman" w:cs="Times New Roman"/>
          <w:sz w:val="24"/>
          <w:szCs w:val="24"/>
        </w:rPr>
        <w:t xml:space="preserve">. This method uses </w:t>
      </w:r>
      <w:r w:rsidR="009844B3">
        <w:rPr>
          <w:rFonts w:ascii="Times New Roman" w:eastAsia="Times New Roman" w:hAnsi="Times New Roman" w:cs="Times New Roman"/>
          <w:sz w:val="24"/>
          <w:szCs w:val="24"/>
        </w:rPr>
        <w:t>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w:t>
      </w:r>
      <w:r w:rsidR="00397084">
        <w:rPr>
          <w:rFonts w:ascii="Times New Roman" w:eastAsia="Times New Roman" w:hAnsi="Times New Roman" w:cs="Times New Roman"/>
          <w:sz w:val="24"/>
          <w:szCs w:val="24"/>
        </w:rPr>
        <w:t xml:space="preserve">of </w:t>
      </w:r>
      <w:r w:rsidR="009844B3">
        <w:rPr>
          <w:rFonts w:ascii="Times New Roman" w:eastAsia="Times New Roman" w:hAnsi="Times New Roman" w:cs="Times New Roman"/>
          <w:sz w:val="24"/>
          <w:szCs w:val="24"/>
        </w:rPr>
        <w:t xml:space="preserve">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overcomes existing challenges to detecting temporal genetic change in </w:t>
      </w:r>
      <w:r w:rsidR="00017F16">
        <w:rPr>
          <w:rFonts w:ascii="Times New Roman" w:eastAsia="Times New Roman" w:hAnsi="Times New Roman" w:cs="Times New Roman"/>
          <w:sz w:val="24"/>
          <w:szCs w:val="24"/>
        </w:rPr>
        <w:t>genetic datasets</w:t>
      </w:r>
      <w:r w:rsidR="006C38E4">
        <w:rPr>
          <w:rFonts w:ascii="Times New Roman" w:eastAsia="Times New Roman" w:hAnsi="Times New Roman" w:cs="Times New Roman"/>
          <w:sz w:val="24"/>
          <w:szCs w:val="24"/>
        </w:rPr>
        <w:t xml:space="preserve"> with minimal </w:t>
      </w:r>
      <w:r w:rsidR="003D4DE5">
        <w:rPr>
          <w:rFonts w:ascii="Times New Roman" w:eastAsia="Times New Roman" w:hAnsi="Times New Roman" w:cs="Times New Roman"/>
          <w:sz w:val="24"/>
          <w:szCs w:val="24"/>
        </w:rPr>
        <w:t>genetic information</w:t>
      </w:r>
      <w:r w:rsidR="00017F16">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6C38E4">
        <w:rPr>
          <w:rFonts w:ascii="Times New Roman" w:eastAsia="Times New Roman" w:hAnsi="Times New Roman" w:cs="Times New Roman"/>
          <w:sz w:val="24"/>
          <w:szCs w:val="24"/>
        </w:rPr>
        <w:t xml:space="preserve">demonstrate the utility of </w:t>
      </w:r>
      <w:r w:rsidR="00091C4E">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for identifying the genetic legacies of important historical demographic events </w:t>
      </w:r>
      <w:r w:rsidR="00091C4E">
        <w:rPr>
          <w:rFonts w:ascii="Times New Roman" w:eastAsia="Times New Roman" w:hAnsi="Times New Roman" w:cs="Times New Roman"/>
          <w:sz w:val="24"/>
          <w:szCs w:val="24"/>
        </w:rPr>
        <w:t>using demo-genetic simulations</w:t>
      </w:r>
      <w:r w:rsidR="006C38E4">
        <w:rPr>
          <w:rFonts w:ascii="Times New Roman" w:eastAsia="Times New Roman" w:hAnsi="Times New Roman" w:cs="Times New Roman"/>
          <w:sz w:val="24"/>
          <w:szCs w:val="24"/>
        </w:rPr>
        <w:t>. We further demonstrate the ability of our TGI approach to identify such legacies</w:t>
      </w:r>
      <w:r w:rsidR="00091C4E">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under different levels of </w:t>
      </w:r>
      <w:r w:rsidR="00091C4E">
        <w:rPr>
          <w:rFonts w:ascii="Times New Roman" w:eastAsia="Times New Roman" w:hAnsi="Times New Roman" w:cs="Times New Roman"/>
          <w:sz w:val="24"/>
          <w:szCs w:val="24"/>
        </w:rPr>
        <w:t xml:space="preserve">dispersal, </w:t>
      </w:r>
      <w:r w:rsidR="006C38E4">
        <w:rPr>
          <w:rFonts w:ascii="Times New Roman" w:eastAsia="Times New Roman" w:hAnsi="Times New Roman" w:cs="Times New Roman"/>
          <w:sz w:val="24"/>
          <w:szCs w:val="24"/>
        </w:rPr>
        <w:t>spatial extent of the demographic event</w:t>
      </w:r>
      <w:r w:rsidR="00091C4E">
        <w:rPr>
          <w:rFonts w:ascii="Times New Roman" w:eastAsia="Times New Roman" w:hAnsi="Times New Roman" w:cs="Times New Roman"/>
          <w:sz w:val="24"/>
          <w:szCs w:val="24"/>
        </w:rPr>
        <w:t>, and the timing of sampling relative to the event</w:t>
      </w:r>
      <w:r w:rsidR="004C7C6F">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Finally, 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6C38E4">
        <w:rPr>
          <w:rFonts w:ascii="Times New Roman" w:eastAsia="Times New Roman" w:hAnsi="Times New Roman" w:cs="Times New Roman"/>
          <w:sz w:val="24"/>
          <w:szCs w:val="24"/>
        </w:rPr>
        <w:t xml:space="preserve">to an </w:t>
      </w:r>
      <w:r w:rsidR="00EA43F0">
        <w:rPr>
          <w:rFonts w:ascii="Times New Roman" w:eastAsia="Times New Roman" w:hAnsi="Times New Roman" w:cs="Times New Roman"/>
          <w:sz w:val="24"/>
          <w:szCs w:val="24"/>
        </w:rPr>
        <w:t>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xml:space="preserve">, as well as </w:t>
      </w:r>
      <w:r w:rsidR="00DA3188">
        <w:rPr>
          <w:rFonts w:ascii="Times New Roman" w:eastAsia="Times New Roman" w:hAnsi="Times New Roman" w:cs="Times New Roman"/>
          <w:sz w:val="24"/>
          <w:szCs w:val="24"/>
        </w:rPr>
        <w:t>utility</w:t>
      </w:r>
      <w:r w:rsidR="00092FF0">
        <w:rPr>
          <w:rFonts w:ascii="Times New Roman" w:eastAsia="Times New Roman" w:hAnsi="Times New Roman" w:cs="Times New Roman"/>
          <w:sz w:val="24"/>
          <w:szCs w:val="24"/>
        </w:rPr>
        <w:t xml:space="preserve"> functions for those wishing to further simulate and analyze their simulations.</w:t>
      </w:r>
    </w:p>
    <w:bookmarkEnd w:id="0"/>
    <w:p w14:paraId="07E22FFB" w14:textId="76BEBB31" w:rsidR="004E13A5" w:rsidRPr="0007763B" w:rsidRDefault="00B47107"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sidR="004E13A5" w:rsidRPr="0007763B">
        <w:rPr>
          <w:rFonts w:ascii="Times New Roman" w:eastAsia="Times New Roman" w:hAnsi="Times New Roman" w:cs="Times New Roman"/>
          <w:b/>
          <w:sz w:val="24"/>
          <w:szCs w:val="24"/>
        </w:rPr>
        <w:t>NTRODUCTION</w:t>
      </w:r>
    </w:p>
    <w:p w14:paraId="5DE0D710" w14:textId="45ECC199" w:rsidR="007839F5" w:rsidRDefault="00AC1D0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[1–3]","plainTextFormattedCitation":"[1–3]","previouslyFormattedCitation":"[1–3]"},"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[4,5]","plainTextFormattedCitation":"[4,5]","previouslyFormattedCitation":"[4,5]"},"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5A482FF5" w14:textId="4C1B5406" w:rsidR="007130C0" w:rsidRDefault="003A570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population </w:t>
      </w:r>
      <w:r w:rsidR="004E13A5" w:rsidRPr="00295FF4">
        <w:rPr>
          <w:rFonts w:ascii="Times New Roman" w:hAnsi="Times New Roman" w:cs="Times New Roman"/>
          <w:sz w:val="24"/>
          <w:szCs w:val="24"/>
        </w:rPr>
        <w:t xml:space="preserve">demography </w:t>
      </w:r>
      <w:r w:rsidR="00D65457">
        <w:rPr>
          <w:rFonts w:ascii="Times New Roman" w:hAnsi="Times New Roman" w:cs="Times New Roman"/>
          <w:sz w:val="24"/>
          <w:szCs w:val="24"/>
        </w:rPr>
        <w:t xml:space="preserve">and </w:t>
      </w:r>
      <w:r w:rsidR="0047226E" w:rsidRPr="00295FF4">
        <w:rPr>
          <w:rFonts w:ascii="Times New Roman" w:hAnsi="Times New Roman" w:cs="Times New Roman"/>
          <w:sz w:val="24"/>
          <w:szCs w:val="24"/>
        </w:rPr>
        <w:t>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[5,6]</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 xml:space="preserve">e </w:t>
      </w:r>
      <w:r w:rsidR="002050D0" w:rsidRPr="00295FF4">
        <w:rPr>
          <w:rFonts w:ascii="Times New Roman" w:eastAsia="Times New Roman" w:hAnsi="Times New Roman" w:cs="Times New Roman"/>
          <w:sz w:val="24"/>
          <w:szCs w:val="24"/>
        </w:rPr>
        <w:t xml:space="preserve">observed genetic variation into meaningful inferences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[7–9]</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E67229">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More specifically, 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003549D9"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[10–12]","plainTextFormattedCitation":"[10–12]","previouslyFormattedCitation":"[10–12]"},"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[10–12]</w:t>
      </w:r>
      <w:r w:rsidR="00C912AB">
        <w:rPr>
          <w:rFonts w:ascii="Times New Roman" w:eastAsia="Times New Roman" w:hAnsi="Times New Roman" w:cs="Times New Roman"/>
          <w:sz w:val="24"/>
          <w:szCs w:val="24"/>
        </w:rPr>
        <w:fldChar w:fldCharType="end"/>
      </w:r>
      <w:r w:rsidR="00850FB4" w:rsidRPr="00076536">
        <w:rPr>
          <w:rFonts w:ascii="Times New Roman" w:eastAsia="Times New Roman" w:hAnsi="Times New Roman" w:cs="Times New Roman"/>
          <w:sz w:val="24"/>
          <w:szCs w:val="24"/>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r w:rsidR="009A5BE8">
        <w:rPr>
          <w:rFonts w:ascii="Times New Roman" w:eastAsia="Times New Roman" w:hAnsi="Times New Roman" w:cs="Times New Roman"/>
          <w:sz w:val="24"/>
          <w:szCs w:val="24"/>
        </w:rPr>
        <w:t xml:space="preserve">patterns in </w:t>
      </w:r>
      <w:r w:rsidR="00F607A2" w:rsidRPr="00295FF4">
        <w:rPr>
          <w:rFonts w:ascii="Times New Roman" w:eastAsia="Times New Roman" w:hAnsi="Times New Roman" w:cs="Times New Roman"/>
          <w:sz w:val="24"/>
          <w:szCs w:val="24"/>
        </w:rPr>
        <w:t xml:space="preserve">spatio-temporal population genetic </w:t>
      </w:r>
      <w:r w:rsidR="009A5BE8">
        <w:rPr>
          <w:rFonts w:ascii="Times New Roman" w:eastAsia="Times New Roman" w:hAnsi="Times New Roman" w:cs="Times New Roman"/>
          <w:sz w:val="24"/>
          <w:szCs w:val="24"/>
        </w:rPr>
        <w:t>data</w:t>
      </w:r>
      <w:r w:rsidR="00A76BF1">
        <w:rPr>
          <w:rFonts w:ascii="Times New Roman" w:eastAsia="Times New Roman" w:hAnsi="Times New Roman" w:cs="Times New Roman"/>
          <w:sz w:val="24"/>
          <w:szCs w:val="24"/>
        </w:rPr>
        <w:t xml:space="preserve"> </w:t>
      </w:r>
      <w:r w:rsidR="00A76BF1">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[13]","plainTextFormattedCitation":"[13]","previouslyFormattedCitation":"[13]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w:t>
      </w:r>
      <w:r w:rsidR="009A5BE8">
        <w:rPr>
          <w:rFonts w:ascii="Times New Roman" w:eastAsia="Times New Roman" w:hAnsi="Times New Roman" w:cs="Times New Roman"/>
          <w:sz w:val="24"/>
          <w:szCs w:val="24"/>
        </w:rPr>
        <w:t xml:space="preserve">quantify </w:t>
      </w:r>
      <w:r w:rsidR="00F607A2" w:rsidRPr="00295FF4">
        <w:rPr>
          <w:rFonts w:ascii="Times New Roman" w:eastAsia="Times New Roman" w:hAnsi="Times New Roman" w:cs="Times New Roman"/>
          <w:sz w:val="24"/>
          <w:szCs w:val="24"/>
        </w:rPr>
        <w:t xml:space="preserve">isolation-by-distance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[14,15]","plainTextFormattedCitation":"[14,15]","previouslyFormattedCitation":"[14,15]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[14,15]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time since </w:t>
      </w:r>
      <w:r w:rsidR="00F607A2" w:rsidRPr="00295FF4">
        <w:rPr>
          <w:rFonts w:ascii="Times New Roman" w:eastAsia="Times New Roman" w:hAnsi="Times New Roman" w:cs="Times New Roman"/>
          <w:sz w:val="24"/>
          <w:szCs w:val="24"/>
        </w:rPr>
        <w:t xml:space="preserve">population bottlenecks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[16,17]","plainTextFormattedCitation":"[16,17]","previouslyFormattedCitation":"[16,17]"},"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[16,17]</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rates of </w:t>
      </w:r>
      <w:r w:rsidR="00F607A2" w:rsidRPr="00295FF4">
        <w:rPr>
          <w:rFonts w:ascii="Times New Roman" w:eastAsia="Times New Roman" w:hAnsi="Times New Roman" w:cs="Times New Roman"/>
          <w:sz w:val="24"/>
          <w:szCs w:val="24"/>
        </w:rPr>
        <w:t xml:space="preserve">migration between isolated populations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[18,19]","plainTextFormattedCitation":"[18,19]","previouslyFormattedCitation":"[18,19]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[18,19]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w:t>
      </w:r>
      <w:r w:rsidR="009A5BE8">
        <w:rPr>
          <w:rFonts w:ascii="Times New Roman" w:eastAsia="Times New Roman" w:hAnsi="Times New Roman" w:cs="Times New Roman"/>
          <w:sz w:val="24"/>
          <w:szCs w:val="24"/>
        </w:rPr>
        <w:t xml:space="preserve">timing and extent of </w:t>
      </w:r>
      <w:r w:rsidR="00F607A2" w:rsidRPr="00295FF4">
        <w:rPr>
          <w:rFonts w:ascii="Times New Roman" w:eastAsia="Times New Roman" w:hAnsi="Times New Roman" w:cs="Times New Roman"/>
          <w:sz w:val="24"/>
          <w:szCs w:val="24"/>
        </w:rPr>
        <w:t xml:space="preserve">outbreak expansions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[20,21]","plainTextFormattedCitation":"[20,21]","previouslyFormattedCitation":"[20,21]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[20,21]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Further development of approaches </w:t>
      </w:r>
      <w:r w:rsidR="00EB7845">
        <w:rPr>
          <w:rFonts w:ascii="Times New Roman" w:eastAsia="Times New Roman" w:hAnsi="Times New Roman" w:cs="Times New Roman"/>
          <w:sz w:val="24"/>
          <w:szCs w:val="24"/>
        </w:rPr>
        <w:t>able</w:t>
      </w:r>
      <w:r w:rsidR="006C4353">
        <w:rPr>
          <w:rFonts w:ascii="Times New Roman" w:eastAsia="Times New Roman" w:hAnsi="Times New Roman" w:cs="Times New Roman"/>
          <w:sz w:val="24"/>
          <w:szCs w:val="24"/>
        </w:rPr>
        <w:t xml:space="preserve"> to </w:t>
      </w:r>
      <w:r w:rsidR="00410133">
        <w:rPr>
          <w:rFonts w:ascii="Times New Roman" w:eastAsia="Times New Roman" w:hAnsi="Times New Roman" w:cs="Times New Roman"/>
          <w:sz w:val="24"/>
          <w:szCs w:val="24"/>
        </w:rPr>
        <w:t xml:space="preserve">detect </w:t>
      </w:r>
      <w:r w:rsidR="009A5BE8">
        <w:rPr>
          <w:rFonts w:ascii="Times New Roman" w:eastAsia="Times New Roman" w:hAnsi="Times New Roman" w:cs="Times New Roman"/>
          <w:sz w:val="24"/>
          <w:szCs w:val="24"/>
        </w:rPr>
        <w:t>changes in</w:t>
      </w:r>
      <w:r w:rsidR="00DA3188">
        <w:rPr>
          <w:rFonts w:ascii="Times New Roman" w:eastAsia="Times New Roman" w:hAnsi="Times New Roman" w:cs="Times New Roman"/>
          <w:sz w:val="24"/>
          <w:szCs w:val="24"/>
        </w:rPr>
        <w:t xml:space="preserve"> genetic variation through time</w:t>
      </w:r>
      <w:r w:rsidR="009A5BE8">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is needed to</w:t>
      </w:r>
      <w:r w:rsidR="00E67229" w:rsidRPr="00BA5835">
        <w:rPr>
          <w:rFonts w:ascii="Times New Roman" w:eastAsia="Times New Roman" w:hAnsi="Times New Roman" w:cs="Times New Roman"/>
          <w:sz w:val="24"/>
          <w:szCs w:val="24"/>
        </w:rPr>
        <w:t xml:space="preserve"> further e</w:t>
      </w:r>
      <w:r w:rsidR="006C4353">
        <w:rPr>
          <w:rFonts w:ascii="Times New Roman" w:eastAsia="Times New Roman" w:hAnsi="Times New Roman" w:cs="Times New Roman"/>
          <w:sz w:val="24"/>
          <w:szCs w:val="24"/>
        </w:rPr>
        <w:t>lucidate</w:t>
      </w:r>
      <w:r w:rsidR="00E67229">
        <w:rPr>
          <w:rFonts w:ascii="Times New Roman" w:eastAsia="Times New Roman" w:hAnsi="Times New Roman" w:cs="Times New Roman"/>
          <w:sz w:val="24"/>
          <w:szCs w:val="24"/>
        </w:rPr>
        <w:t xml:space="preserve"> the processes that govern demographically </w:t>
      </w:r>
      <w:r w:rsidR="00E67229" w:rsidRPr="00BA5835">
        <w:rPr>
          <w:rFonts w:ascii="Times New Roman" w:eastAsia="Times New Roman" w:hAnsi="Times New Roman" w:cs="Times New Roman"/>
          <w:sz w:val="24"/>
          <w:szCs w:val="24"/>
        </w:rPr>
        <w:t>dynamic systems such a</w:t>
      </w:r>
      <w:r w:rsidR="00E67229">
        <w:rPr>
          <w:rFonts w:ascii="Times New Roman" w:eastAsia="Times New Roman" w:hAnsi="Times New Roman" w:cs="Times New Roman"/>
          <w:sz w:val="24"/>
          <w:szCs w:val="24"/>
        </w:rPr>
        <w:t xml:space="preserve">s insect </w:t>
      </w:r>
      <w:r w:rsidR="00E67229" w:rsidRPr="00295FF4">
        <w:rPr>
          <w:rFonts w:ascii="Times New Roman" w:eastAsia="Times New Roman" w:hAnsi="Times New Roman" w:cs="Times New Roman"/>
          <w:sz w:val="24"/>
          <w:szCs w:val="24"/>
        </w:rPr>
        <w:t>outbreaks, invasions</w:t>
      </w:r>
      <w:r w:rsidR="00E67229">
        <w:rPr>
          <w:rFonts w:ascii="Times New Roman" w:eastAsia="Times New Roman" w:hAnsi="Times New Roman" w:cs="Times New Roman"/>
          <w:sz w:val="24"/>
          <w:szCs w:val="24"/>
        </w:rPr>
        <w:t>,</w:t>
      </w:r>
      <w:r w:rsidR="00E67229" w:rsidRPr="00295FF4">
        <w:rPr>
          <w:rFonts w:ascii="Times New Roman" w:eastAsia="Times New Roman" w:hAnsi="Times New Roman" w:cs="Times New Roman"/>
          <w:sz w:val="24"/>
          <w:szCs w:val="24"/>
        </w:rPr>
        <w:t xml:space="preserve"> </w:t>
      </w:r>
      <w:r w:rsidR="00E67229">
        <w:rPr>
          <w:rFonts w:ascii="Times New Roman" w:eastAsia="Times New Roman" w:hAnsi="Times New Roman" w:cs="Times New Roman"/>
          <w:sz w:val="24"/>
          <w:szCs w:val="24"/>
        </w:rPr>
        <w:t xml:space="preserve">disease spread, </w:t>
      </w:r>
      <w:r w:rsidR="00E67229" w:rsidRPr="00295FF4">
        <w:rPr>
          <w:rFonts w:ascii="Times New Roman" w:eastAsia="Times New Roman" w:hAnsi="Times New Roman" w:cs="Times New Roman"/>
          <w:sz w:val="24"/>
          <w:szCs w:val="24"/>
        </w:rPr>
        <w:t xml:space="preserve">and species declines </w:t>
      </w:r>
      <w:r w:rsidR="00E67229">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[4,5,8]","plainTextFormattedCitation":"[4,5,8]","previouslyFormattedCitation":"[4,5,8]"},"properties":{"noteIndex":0},"schema":"https://github.com/citation-style-language/schema/raw/master/csl-citation.json"}</w:instrText>
      </w:r>
      <w:r w:rsidR="00E67229">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[4,5,8]</w:t>
      </w:r>
      <w:r w:rsidR="00E67229">
        <w:rPr>
          <w:rFonts w:ascii="Times New Roman" w:eastAsia="Times New Roman" w:hAnsi="Times New Roman" w:cs="Times New Roman"/>
          <w:sz w:val="24"/>
          <w:szCs w:val="24"/>
        </w:rPr>
        <w:fldChar w:fldCharType="end"/>
      </w:r>
      <w:r w:rsidR="00E67229">
        <w:rPr>
          <w:rFonts w:ascii="Times New Roman" w:eastAsia="Times New Roman" w:hAnsi="Times New Roman" w:cs="Times New Roman"/>
          <w:sz w:val="24"/>
          <w:szCs w:val="24"/>
        </w:rPr>
        <w:t>.</w:t>
      </w:r>
    </w:p>
    <w:p w14:paraId="23324154" w14:textId="08994ABC" w:rsidR="00CF30F2" w:rsidRPr="00295FF4" w:rsidRDefault="00410133"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9A5BE8">
        <w:rPr>
          <w:rFonts w:ascii="Times New Roman" w:eastAsia="Times New Roman" w:hAnsi="Times New Roman" w:cs="Times New Roman"/>
          <w:sz w:val="24"/>
          <w:szCs w:val="24"/>
        </w:rPr>
        <w:t xml:space="preserve">uch tools are </w:t>
      </w:r>
      <w:r w:rsidR="00386BA1">
        <w:rPr>
          <w:rFonts w:ascii="Times New Roman" w:eastAsia="Times New Roman" w:hAnsi="Times New Roman" w:cs="Times New Roman"/>
          <w:sz w:val="24"/>
          <w:szCs w:val="24"/>
        </w:rPr>
        <w:t xml:space="preserve">especially </w:t>
      </w:r>
      <w:r w:rsidR="009A5BE8">
        <w:rPr>
          <w:rFonts w:ascii="Times New Roman" w:eastAsia="Times New Roman" w:hAnsi="Times New Roman" w:cs="Times New Roman"/>
          <w:sz w:val="24"/>
          <w:szCs w:val="24"/>
        </w:rPr>
        <w:t xml:space="preserve">needed to </w:t>
      </w:r>
      <w:r w:rsidR="001232DB">
        <w:rPr>
          <w:rFonts w:ascii="Times New Roman" w:eastAsia="Times New Roman" w:hAnsi="Times New Roman" w:cs="Times New Roman"/>
          <w:sz w:val="24"/>
          <w:szCs w:val="24"/>
        </w:rPr>
        <w:t xml:space="preserve">identify populations </w:t>
      </w:r>
      <w:r w:rsidR="009A5BE8">
        <w:rPr>
          <w:rFonts w:ascii="Times New Roman" w:eastAsia="Times New Roman" w:hAnsi="Times New Roman" w:cs="Times New Roman"/>
          <w:sz w:val="24"/>
          <w:szCs w:val="24"/>
        </w:rPr>
        <w:t xml:space="preserve">that </w:t>
      </w:r>
      <w:r w:rsidR="001232DB">
        <w:rPr>
          <w:rFonts w:ascii="Times New Roman" w:eastAsia="Times New Roman" w:hAnsi="Times New Roman" w:cs="Times New Roman"/>
          <w:sz w:val="24"/>
          <w:szCs w:val="24"/>
        </w:rPr>
        <w:t xml:space="preserve">have experienced </w:t>
      </w:r>
      <w:r w:rsidR="009A5BE8">
        <w:rPr>
          <w:rFonts w:ascii="Times New Roman" w:eastAsia="Times New Roman" w:hAnsi="Times New Roman" w:cs="Times New Roman"/>
          <w:sz w:val="24"/>
          <w:szCs w:val="24"/>
        </w:rPr>
        <w:t xml:space="preserve">important </w:t>
      </w:r>
      <w:r w:rsidR="003A5706">
        <w:rPr>
          <w:rFonts w:ascii="Times New Roman" w:eastAsia="Times New Roman" w:hAnsi="Times New Roman" w:cs="Times New Roman"/>
          <w:sz w:val="24"/>
          <w:szCs w:val="24"/>
        </w:rPr>
        <w:t xml:space="preserve">historical </w:t>
      </w:r>
      <w:r w:rsidR="001232DB">
        <w:rPr>
          <w:rFonts w:ascii="Times New Roman" w:eastAsia="Times New Roman" w:hAnsi="Times New Roman" w:cs="Times New Roman"/>
          <w:sz w:val="24"/>
          <w:szCs w:val="24"/>
        </w:rPr>
        <w:t>mortality</w:t>
      </w:r>
      <w:r w:rsidR="00386BA1">
        <w:rPr>
          <w:rFonts w:ascii="Times New Roman" w:eastAsia="Times New Roman" w:hAnsi="Times New Roman" w:cs="Times New Roman"/>
          <w:sz w:val="24"/>
          <w:szCs w:val="24"/>
        </w:rPr>
        <w:t xml:space="preserve"> or irruption</w:t>
      </w:r>
      <w:r w:rsidR="001232DB">
        <w:rPr>
          <w:rFonts w:ascii="Times New Roman" w:eastAsia="Times New Roman" w:hAnsi="Times New Roman" w:cs="Times New Roman"/>
          <w:sz w:val="24"/>
          <w:szCs w:val="24"/>
        </w:rPr>
        <w:t xml:space="preserve"> as a result of </w:t>
      </w:r>
      <w:r w:rsidR="003A5706">
        <w:rPr>
          <w:rFonts w:ascii="Times New Roman" w:eastAsia="Times New Roman" w:hAnsi="Times New Roman" w:cs="Times New Roman"/>
          <w:sz w:val="24"/>
          <w:szCs w:val="24"/>
        </w:rPr>
        <w:t xml:space="preserve">demographic events that affect population sizes and influence landscape scale population connectivity. </w:t>
      </w:r>
      <w:r w:rsidR="00386BA1">
        <w:rPr>
          <w:rFonts w:ascii="Times New Roman" w:eastAsia="Times New Roman" w:hAnsi="Times New Roman" w:cs="Times New Roman"/>
          <w:sz w:val="24"/>
          <w:szCs w:val="24"/>
        </w:rPr>
        <w:t>Those</w:t>
      </w:r>
      <w:r w:rsidR="003A5706">
        <w:rPr>
          <w:rFonts w:ascii="Times New Roman" w:eastAsia="Times New Roman" w:hAnsi="Times New Roman" w:cs="Times New Roman"/>
          <w:sz w:val="24"/>
          <w:szCs w:val="24"/>
        </w:rPr>
        <w:t xml:space="preserve"> events may include </w:t>
      </w:r>
      <w:r w:rsidR="001232DB">
        <w:rPr>
          <w:rFonts w:ascii="Times New Roman" w:eastAsia="Times New Roman" w:hAnsi="Times New Roman" w:cs="Times New Roman"/>
          <w:sz w:val="24"/>
          <w:szCs w:val="24"/>
        </w:rPr>
        <w:t>disturbance</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such as a </w:t>
      </w:r>
      <w:r w:rsidR="003A5706">
        <w:rPr>
          <w:rFonts w:ascii="Times New Roman" w:eastAsia="Times New Roman" w:hAnsi="Times New Roman" w:cs="Times New Roman"/>
          <w:sz w:val="24"/>
          <w:szCs w:val="24"/>
        </w:rPr>
        <w:t>wild</w:t>
      </w:r>
      <w:r w:rsidR="001232DB">
        <w:rPr>
          <w:rFonts w:ascii="Times New Roman" w:eastAsia="Times New Roman" w:hAnsi="Times New Roman" w:cs="Times New Roman"/>
          <w:sz w:val="24"/>
          <w:szCs w:val="24"/>
        </w:rPr>
        <w:t>fire, major weather event</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w:t>
      </w:r>
      <w:r w:rsidR="003A5706">
        <w:rPr>
          <w:rFonts w:ascii="Times New Roman" w:eastAsia="Times New Roman" w:hAnsi="Times New Roman" w:cs="Times New Roman"/>
          <w:sz w:val="24"/>
          <w:szCs w:val="24"/>
        </w:rPr>
        <w:t xml:space="preserve">invasions of predators or competitors, </w:t>
      </w:r>
      <w:r w:rsidR="001232DB">
        <w:rPr>
          <w:rFonts w:ascii="Times New Roman" w:eastAsia="Times New Roman" w:hAnsi="Times New Roman" w:cs="Times New Roman"/>
          <w:sz w:val="24"/>
          <w:szCs w:val="24"/>
        </w:rPr>
        <w:t>or outbreaks</w:t>
      </w:r>
      <w:r w:rsidR="003A5706">
        <w:rPr>
          <w:rFonts w:ascii="Times New Roman" w:eastAsia="Times New Roman" w:hAnsi="Times New Roman" w:cs="Times New Roman"/>
          <w:sz w:val="24"/>
          <w:szCs w:val="24"/>
        </w:rPr>
        <w:t xml:space="preserve"> of </w:t>
      </w:r>
      <w:r w:rsidR="003A5706">
        <w:rPr>
          <w:rFonts w:ascii="Times New Roman" w:eastAsia="Times New Roman" w:hAnsi="Times New Roman" w:cs="Times New Roman"/>
          <w:sz w:val="24"/>
          <w:szCs w:val="24"/>
        </w:rPr>
        <w:lastRenderedPageBreak/>
        <w:t>disease</w:t>
      </w:r>
      <w:r w:rsidR="001232DB">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[22–26]","plainTextFormattedCitation":"[22–26]","previouslyFormattedCitation":"[22–26]"},"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[22–26]</w:t>
      </w:r>
      <w:r w:rsidR="001232DB">
        <w:rPr>
          <w:rFonts w:ascii="Times New Roman" w:eastAsia="Times New Roman" w:hAnsi="Times New Roman" w:cs="Times New Roman"/>
          <w:sz w:val="24"/>
          <w:szCs w:val="24"/>
        </w:rPr>
        <w:fldChar w:fldCharType="end"/>
      </w:r>
      <w:r w:rsidR="001232DB" w:rsidRPr="00076536">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[27]","plainTextFormattedCitation":"[27]","previouslyFormattedCitation":"[27]"},"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[27]</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r w:rsidR="00013275">
        <w:rPr>
          <w:rFonts w:ascii="Times New Roman" w:eastAsia="Times New Roman" w:hAnsi="Times New Roman" w:cs="Times New Roman"/>
          <w:sz w:val="24"/>
          <w:szCs w:val="24"/>
        </w:rPr>
        <w:t xml:space="preserve">Landscape connectivity and dispersal are functionally linked as connectivity represents the degree to which a landscape constrains dispersal </w:t>
      </w:r>
      <w:r w:rsidR="00013275">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[28]","plainTextFormattedCitation":"[28]"},"properties":{"noteIndex":0},"schema":"https://github.com/citation-style-language/schema/raw/master/csl-citation.json"}</w:instrText>
      </w:r>
      <w:r w:rsidR="00013275">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[28]</w:t>
      </w:r>
      <w:r w:rsidR="00013275">
        <w:rPr>
          <w:rFonts w:ascii="Times New Roman" w:eastAsia="Times New Roman" w:hAnsi="Times New Roman" w:cs="Times New Roman"/>
          <w:sz w:val="24"/>
          <w:szCs w:val="24"/>
        </w:rPr>
        <w:fldChar w:fldCharType="end"/>
      </w:r>
      <w:r w:rsidR="00013275">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Because t</w:t>
      </w:r>
      <w:r w:rsidR="006738FD">
        <w:rPr>
          <w:rFonts w:ascii="Times New Roman" w:eastAsia="Times New Roman" w:hAnsi="Times New Roman" w:cs="Times New Roman"/>
          <w:sz w:val="24"/>
          <w:szCs w:val="24"/>
        </w:rPr>
        <w:t xml:space="preserve">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[29–31]","plainTextFormattedCitation":"[29–31]","previouslyFormattedCitation":"[28–30]"},"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[29–31]</w:t>
      </w:r>
      <w:r w:rsidR="00AB2B18" w:rsidRPr="00295FF4">
        <w:rPr>
          <w:rFonts w:ascii="Times New Roman" w:eastAsia="Times New Roman" w:hAnsi="Times New Roman" w:cs="Times New Roman"/>
          <w:sz w:val="24"/>
          <w:szCs w:val="24"/>
        </w:rPr>
        <w:fldChar w:fldCharType="end"/>
      </w:r>
      <w:r w:rsidR="009A5BE8">
        <w:rPr>
          <w:rFonts w:ascii="Times New Roman" w:eastAsia="Times New Roman" w:hAnsi="Times New Roman" w:cs="Times New Roman"/>
          <w:sz w:val="24"/>
          <w:szCs w:val="24"/>
        </w:rPr>
        <w:t>,</w:t>
      </w:r>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Mountains","type":"article-journal","volume":"8"},"uris":["http://www.mendeley.com/documents/?uuid=278a9795-021c-4ae0-9851-8bded50cff67"]}],"mendeley":{"formattedCitation":"[32]","manualFormatting":"(e.g. Landguth, Holden, Mahalovich, &amp; Cushman, 2017)","plainTextFormattedCitation":"[32]","previouslyFormattedCitation":"[31]"},"properties":{"noteIndex":0},"schema":"https://github.com/citation-style-language/schema/raw/master/csl-citation.json"}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p>
    <w:p w14:paraId="7573E9EB" w14:textId="5424E93F" w:rsidR="000F79A4" w:rsidRDefault="00B80189" w:rsidP="008B2632">
      <w:pPr>
        <w:spacing w:before="240" w:after="240" w:line="480" w:lineRule="auto"/>
        <w:rPr>
          <w:rFonts w:ascii="Times New Roman" w:hAnsi="Times New Roman" w:cs="Times New Roman"/>
          <w:sz w:val="24"/>
          <w:szCs w:val="24"/>
        </w:rPr>
      </w:pPr>
      <w:r>
        <w:rPr>
          <w:rFonts w:ascii="Times New Roman" w:hAnsi="Times New Roman" w:cs="Times New Roman"/>
          <w:sz w:val="24"/>
          <w:szCs w:val="24"/>
        </w:rPr>
        <w:t>T</w:t>
      </w:r>
      <w:r w:rsidR="00A56A06">
        <w:rPr>
          <w:rFonts w:ascii="Times New Roman" w:hAnsi="Times New Roman" w:cs="Times New Roman"/>
          <w:sz w:val="24"/>
          <w:szCs w:val="24"/>
        </w:rPr>
        <w:t xml:space="preserve">here are two </w:t>
      </w:r>
      <w:r w:rsidR="00F56092">
        <w:rPr>
          <w:rFonts w:ascii="Times New Roman" w:hAnsi="Times New Roman" w:cs="Times New Roman"/>
          <w:sz w:val="24"/>
          <w:szCs w:val="24"/>
        </w:rPr>
        <w:t>types of</w:t>
      </w:r>
      <w:r w:rsidR="00A56A06">
        <w:rPr>
          <w:rFonts w:ascii="Times New Roman" w:hAnsi="Times New Roman" w:cs="Times New Roman"/>
          <w:sz w:val="24"/>
          <w:szCs w:val="24"/>
        </w:rPr>
        <w:t xml:space="preserve"> </w:t>
      </w:r>
      <w:r w:rsidR="002648C9">
        <w:rPr>
          <w:rFonts w:ascii="Times New Roman" w:hAnsi="Times New Roman" w:cs="Times New Roman"/>
          <w:sz w:val="24"/>
          <w:szCs w:val="24"/>
        </w:rPr>
        <w:t>approaches available to</w:t>
      </w:r>
      <w:r>
        <w:rPr>
          <w:rFonts w:ascii="Times New Roman" w:hAnsi="Times New Roman" w:cs="Times New Roman"/>
          <w:sz w:val="24"/>
          <w:szCs w:val="24"/>
        </w:rPr>
        <w:t xml:space="preserve"> investigate temporal genetic variation. The first </w:t>
      </w:r>
      <w:r w:rsidR="00A56A06">
        <w:rPr>
          <w:rFonts w:ascii="Times New Roman" w:hAnsi="Times New Roman" w:cs="Times New Roman"/>
          <w:sz w:val="24"/>
          <w:szCs w:val="24"/>
        </w:rPr>
        <w:t xml:space="preserve">kind of </w:t>
      </w:r>
      <w:r>
        <w:rPr>
          <w:rFonts w:ascii="Times New Roman" w:hAnsi="Times New Roman" w:cs="Times New Roman"/>
          <w:sz w:val="24"/>
          <w:szCs w:val="24"/>
        </w:rPr>
        <w:t>approach</w:t>
      </w:r>
      <w:r w:rsidR="009311E6">
        <w:rPr>
          <w:rFonts w:ascii="Times New Roman" w:hAnsi="Times New Roman" w:cs="Times New Roman"/>
          <w:sz w:val="24"/>
          <w:szCs w:val="24"/>
        </w:rPr>
        <w:t>es</w:t>
      </w:r>
      <w:r>
        <w:rPr>
          <w:rFonts w:ascii="Times New Roman" w:hAnsi="Times New Roman" w:cs="Times New Roman"/>
          <w:sz w:val="24"/>
          <w:szCs w:val="24"/>
        </w:rPr>
        <w:t xml:space="preserve"> </w:t>
      </w:r>
      <w:r w:rsidR="00F56092">
        <w:rPr>
          <w:rFonts w:ascii="Times New Roman" w:hAnsi="Times New Roman" w:cs="Times New Roman"/>
          <w:sz w:val="24"/>
          <w:szCs w:val="24"/>
        </w:rPr>
        <w:t xml:space="preserve">generally </w:t>
      </w:r>
      <w:r>
        <w:rPr>
          <w:rFonts w:ascii="Times New Roman" w:hAnsi="Times New Roman" w:cs="Times New Roman"/>
          <w:sz w:val="24"/>
          <w:szCs w:val="24"/>
        </w:rPr>
        <w:t>consists of a single time sampling scheme</w:t>
      </w:r>
      <w:r w:rsidR="00A56A06">
        <w:rPr>
          <w:rFonts w:ascii="Times New Roman" w:hAnsi="Times New Roman" w:cs="Times New Roman"/>
          <w:sz w:val="24"/>
          <w:szCs w:val="24"/>
        </w:rPr>
        <w:t>,</w:t>
      </w:r>
      <w:r>
        <w:rPr>
          <w:rFonts w:ascii="Times New Roman" w:hAnsi="Times New Roman" w:cs="Times New Roman"/>
          <w:sz w:val="24"/>
          <w:szCs w:val="24"/>
        </w:rPr>
        <w:t xml:space="preserve"> combined </w:t>
      </w:r>
      <w:r w:rsidR="00A56A06">
        <w:rPr>
          <w:rFonts w:ascii="Times New Roman" w:hAnsi="Times New Roman" w:cs="Times New Roman"/>
          <w:sz w:val="24"/>
          <w:szCs w:val="24"/>
        </w:rPr>
        <w:t>with</w:t>
      </w:r>
      <w:r>
        <w:rPr>
          <w:rFonts w:ascii="Times New Roman" w:hAnsi="Times New Roman" w:cs="Times New Roman"/>
          <w:sz w:val="24"/>
          <w:szCs w:val="24"/>
        </w:rPr>
        <w:t xml:space="preserve"> statistical approaches </w:t>
      </w:r>
      <w:r w:rsidR="00F56092">
        <w:rPr>
          <w:rFonts w:ascii="Times New Roman" w:hAnsi="Times New Roman" w:cs="Times New Roman"/>
          <w:sz w:val="24"/>
          <w:szCs w:val="24"/>
        </w:rPr>
        <w:t>purpose-</w:t>
      </w:r>
      <w:r>
        <w:rPr>
          <w:rFonts w:ascii="Times New Roman" w:hAnsi="Times New Roman" w:cs="Times New Roman"/>
          <w:sz w:val="24"/>
          <w:szCs w:val="24"/>
        </w:rPr>
        <w:t>designed</w:t>
      </w:r>
      <w:r w:rsidR="00A80A8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F56092">
        <w:rPr>
          <w:rFonts w:ascii="Times New Roman" w:hAnsi="Times New Roman" w:cs="Times New Roman"/>
          <w:sz w:val="24"/>
          <w:szCs w:val="24"/>
        </w:rPr>
        <w:t xml:space="preserve">directly </w:t>
      </w:r>
      <w:r>
        <w:rPr>
          <w:rFonts w:ascii="Times New Roman" w:hAnsi="Times New Roman" w:cs="Times New Roman"/>
          <w:sz w:val="24"/>
          <w:szCs w:val="24"/>
        </w:rPr>
        <w:t>infer demographic history</w:t>
      </w:r>
      <w:r w:rsidR="002648C9">
        <w:rPr>
          <w:rFonts w:ascii="Times New Roman" w:hAnsi="Times New Roman" w:cs="Times New Roman"/>
          <w:sz w:val="24"/>
          <w:szCs w:val="24"/>
        </w:rPr>
        <w:t xml:space="preserve"> from the single time sampling</w:t>
      </w:r>
      <w:r>
        <w:rPr>
          <w:rFonts w:ascii="Times New Roman" w:hAnsi="Times New Roman" w:cs="Times New Roman"/>
          <w:sz w:val="24"/>
          <w:szCs w:val="24"/>
        </w:rPr>
        <w:t xml:space="preserve"> </w:t>
      </w:r>
      <w:r w:rsidRPr="00295FF4">
        <w:rPr>
          <w:rFonts w:ascii="Times New Roman" w:hAnsi="Times New Roman" w:cs="Times New Roman"/>
          <w:sz w:val="24"/>
          <w:szCs w:val="24"/>
        </w:rPr>
        <w:fldChar w:fldCharType="begin" w:fldLock="1"/>
      </w:r>
      <w:r w:rsidR="00013275">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[33–35]","plainTextFormattedCitation":"[33–35]","previouslyFormattedCitation":"[32–34]"},"properties":{"noteIndex":0},"schema":"https://github.com/citation-style-language/schema/raw/master/csl-citation.json"}</w:instrText>
      </w:r>
      <w:r w:rsidRPr="00295FF4">
        <w:rPr>
          <w:rFonts w:ascii="Times New Roman" w:hAnsi="Times New Roman" w:cs="Times New Roman"/>
          <w:sz w:val="24"/>
          <w:szCs w:val="24"/>
        </w:rPr>
        <w:fldChar w:fldCharType="separate"/>
      </w:r>
      <w:r w:rsidR="00013275" w:rsidRPr="00013275">
        <w:rPr>
          <w:rFonts w:ascii="Times New Roman" w:hAnsi="Times New Roman" w:cs="Times New Roman"/>
          <w:noProof/>
          <w:sz w:val="24"/>
          <w:szCs w:val="24"/>
        </w:rPr>
        <w:t>[33–35]</w:t>
      </w:r>
      <w:r w:rsidRPr="00295FF4">
        <w:rPr>
          <w:rFonts w:ascii="Times New Roman" w:hAnsi="Times New Roman" w:cs="Times New Roman"/>
          <w:sz w:val="24"/>
          <w:szCs w:val="24"/>
        </w:rPr>
        <w:fldChar w:fldCharType="end"/>
      </w:r>
      <w:r>
        <w:rPr>
          <w:rFonts w:ascii="Times New Roman" w:hAnsi="Times New Roman" w:cs="Times New Roman"/>
          <w:sz w:val="24"/>
          <w:szCs w:val="24"/>
        </w:rPr>
        <w:t xml:space="preserve">. This approach </w:t>
      </w:r>
      <w:r w:rsidR="00A56A06">
        <w:rPr>
          <w:rFonts w:ascii="Times New Roman" w:hAnsi="Times New Roman" w:cs="Times New Roman"/>
          <w:sz w:val="24"/>
          <w:szCs w:val="24"/>
        </w:rPr>
        <w:t>often involves extensive know</w:t>
      </w:r>
      <w:r w:rsidR="002648C9">
        <w:rPr>
          <w:rFonts w:ascii="Times New Roman" w:hAnsi="Times New Roman" w:cs="Times New Roman"/>
          <w:sz w:val="24"/>
          <w:szCs w:val="24"/>
        </w:rPr>
        <w:t>ledge about the biological system</w:t>
      </w:r>
      <w:r w:rsidR="00A56A06">
        <w:rPr>
          <w:rFonts w:ascii="Times New Roman" w:hAnsi="Times New Roman" w:cs="Times New Roman"/>
          <w:sz w:val="24"/>
          <w:szCs w:val="24"/>
        </w:rPr>
        <w:t xml:space="preserve">, </w:t>
      </w:r>
      <w:r w:rsidR="00E76498">
        <w:rPr>
          <w:rFonts w:ascii="Times New Roman" w:hAnsi="Times New Roman" w:cs="Times New Roman"/>
          <w:sz w:val="24"/>
          <w:szCs w:val="24"/>
        </w:rPr>
        <w:t xml:space="preserve">very intensive computation, </w:t>
      </w:r>
      <w:r w:rsidR="00A56A06">
        <w:rPr>
          <w:rFonts w:ascii="Times New Roman" w:hAnsi="Times New Roman" w:cs="Times New Roman"/>
          <w:sz w:val="24"/>
          <w:szCs w:val="24"/>
        </w:rPr>
        <w:t xml:space="preserve">and </w:t>
      </w:r>
      <w:r>
        <w:rPr>
          <w:rFonts w:ascii="Times New Roman" w:hAnsi="Times New Roman" w:cs="Times New Roman"/>
          <w:sz w:val="24"/>
          <w:szCs w:val="24"/>
        </w:rPr>
        <w:t>requires high-quality microsatellite datasets, or a minimum of</w:t>
      </w:r>
      <w:r w:rsidR="00A80A8B">
        <w:rPr>
          <w:rFonts w:ascii="Times New Roman" w:hAnsi="Times New Roman" w:cs="Times New Roman"/>
          <w:sz w:val="24"/>
          <w:szCs w:val="24"/>
        </w:rPr>
        <w:t xml:space="preserve"> </w:t>
      </w:r>
      <w:r w:rsidR="001950CB">
        <w:rPr>
          <w:rFonts w:ascii="Times New Roman" w:hAnsi="Times New Roman" w:cs="Times New Roman"/>
          <w:sz w:val="24"/>
          <w:szCs w:val="24"/>
        </w:rPr>
        <w:t xml:space="preserve">tens of thousands of </w:t>
      </w:r>
      <w:r w:rsidR="00876118">
        <w:rPr>
          <w:rFonts w:ascii="Times New Roman" w:hAnsi="Times New Roman" w:cs="Times New Roman"/>
          <w:sz w:val="24"/>
          <w:szCs w:val="24"/>
        </w:rPr>
        <w:t>loci</w:t>
      </w:r>
      <w:r>
        <w:rPr>
          <w:rFonts w:ascii="Times New Roman" w:hAnsi="Times New Roman" w:cs="Times New Roman"/>
          <w:sz w:val="24"/>
          <w:szCs w:val="24"/>
        </w:rPr>
        <w:t>,</w:t>
      </w:r>
      <w:r w:rsidR="00A80A8B">
        <w:rPr>
          <w:rFonts w:ascii="Times New Roman" w:hAnsi="Times New Roman" w:cs="Times New Roman"/>
          <w:sz w:val="24"/>
          <w:szCs w:val="24"/>
        </w:rPr>
        <w:t xml:space="preserve"> and further information</w:t>
      </w:r>
      <w:r w:rsidR="001950CB">
        <w:rPr>
          <w:rFonts w:ascii="Times New Roman" w:hAnsi="Times New Roman" w:cs="Times New Roman"/>
          <w:sz w:val="24"/>
          <w:szCs w:val="24"/>
        </w:rPr>
        <w:t xml:space="preserve"> </w:t>
      </w:r>
      <w:r>
        <w:rPr>
          <w:rFonts w:ascii="Times New Roman" w:hAnsi="Times New Roman" w:cs="Times New Roman"/>
          <w:sz w:val="24"/>
          <w:szCs w:val="24"/>
        </w:rPr>
        <w:t>such as</w:t>
      </w:r>
      <w:r w:rsidR="005B723C" w:rsidRPr="00295FF4">
        <w:rPr>
          <w:rFonts w:ascii="Times New Roman" w:hAnsi="Times New Roman" w:cs="Times New Roman"/>
          <w:sz w:val="24"/>
          <w:szCs w:val="24"/>
        </w:rPr>
        <w:t xml:space="preserve">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[17]","plainTextFormattedCitation":"[17]","previouslyFormattedCitation":"[17]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[17]</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013275">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[36–38]","plainTextFormattedCitation":"[36–38]","previouslyFormattedCitation":"[35–37]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013275" w:rsidRPr="00013275">
        <w:rPr>
          <w:rFonts w:ascii="Times New Roman" w:hAnsi="Times New Roman" w:cs="Times New Roman"/>
          <w:noProof/>
          <w:sz w:val="24"/>
          <w:szCs w:val="24"/>
        </w:rPr>
        <w:t>[36–38]</w:t>
      </w:r>
      <w:r w:rsidR="00BC1041" w:rsidRPr="00295FF4">
        <w:rPr>
          <w:rFonts w:ascii="Times New Roman" w:hAnsi="Times New Roman" w:cs="Times New Roman"/>
          <w:sz w:val="24"/>
          <w:szCs w:val="24"/>
        </w:rPr>
        <w:fldChar w:fldCharType="end"/>
      </w:r>
      <w:r w:rsidR="00876118">
        <w:rPr>
          <w:rFonts w:ascii="Times New Roman" w:hAnsi="Times New Roman" w:cs="Times New Roman"/>
          <w:sz w:val="24"/>
          <w:szCs w:val="24"/>
        </w:rPr>
        <w:t>.</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The second</w:t>
      </w:r>
      <w:r w:rsidR="009311E6">
        <w:rPr>
          <w:rFonts w:ascii="Times New Roman" w:hAnsi="Times New Roman" w:cs="Times New Roman"/>
          <w:sz w:val="24"/>
          <w:szCs w:val="24"/>
        </w:rPr>
        <w:t xml:space="preserve"> kind of approaches </w:t>
      </w:r>
      <w:r w:rsidR="00A56A06">
        <w:rPr>
          <w:rFonts w:ascii="Times New Roman" w:hAnsi="Times New Roman" w:cs="Times New Roman"/>
          <w:sz w:val="24"/>
          <w:szCs w:val="24"/>
        </w:rPr>
        <w:t xml:space="preserve">consists in comparing genetic diversity between repeated </w:t>
      </w:r>
      <w:r w:rsidR="002648C9">
        <w:rPr>
          <w:rFonts w:ascii="Times New Roman" w:hAnsi="Times New Roman" w:cs="Times New Roman"/>
          <w:sz w:val="24"/>
          <w:szCs w:val="24"/>
        </w:rPr>
        <w:t xml:space="preserve">(same sites) </w:t>
      </w:r>
      <w:r w:rsidR="00A56A06">
        <w:rPr>
          <w:rFonts w:ascii="Times New Roman" w:hAnsi="Times New Roman" w:cs="Times New Roman"/>
          <w:sz w:val="24"/>
          <w:szCs w:val="24"/>
        </w:rPr>
        <w:t xml:space="preserve">temporal </w:t>
      </w:r>
      <w:r w:rsidR="00E76498">
        <w:rPr>
          <w:rFonts w:ascii="Times New Roman" w:hAnsi="Times New Roman" w:cs="Times New Roman"/>
          <w:sz w:val="24"/>
          <w:szCs w:val="24"/>
        </w:rPr>
        <w:t xml:space="preserve">samples. </w:t>
      </w:r>
      <w:r w:rsidR="00F56092">
        <w:rPr>
          <w:rFonts w:ascii="Times New Roman" w:hAnsi="Times New Roman" w:cs="Times New Roman"/>
          <w:sz w:val="24"/>
          <w:szCs w:val="24"/>
        </w:rPr>
        <w:t>Such approaches are</w:t>
      </w:r>
      <w:r w:rsidR="00E76498">
        <w:rPr>
          <w:rFonts w:ascii="Times New Roman" w:hAnsi="Times New Roman" w:cs="Times New Roman"/>
          <w:sz w:val="24"/>
          <w:szCs w:val="24"/>
        </w:rPr>
        <w:t xml:space="preserve"> more readily</w:t>
      </w:r>
      <w:r w:rsidR="00A56A06">
        <w:rPr>
          <w:rFonts w:ascii="Times New Roman" w:hAnsi="Times New Roman" w:cs="Times New Roman"/>
          <w:sz w:val="24"/>
          <w:szCs w:val="24"/>
        </w:rPr>
        <w:t xml:space="preserve"> usable in s</w:t>
      </w:r>
      <w:r w:rsidR="000F79A4">
        <w:rPr>
          <w:rFonts w:ascii="Times New Roman" w:hAnsi="Times New Roman" w:cs="Times New Roman"/>
          <w:sz w:val="24"/>
          <w:szCs w:val="24"/>
        </w:rPr>
        <w:t>ystems</w:t>
      </w:r>
      <w:r w:rsidR="00966DB2">
        <w:rPr>
          <w:rFonts w:ascii="Times New Roman" w:hAnsi="Times New Roman" w:cs="Times New Roman"/>
          <w:sz w:val="24"/>
          <w:szCs w:val="24"/>
        </w:rPr>
        <w:t xml:space="preserve"> where less information is available</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such as</w:t>
      </w:r>
      <w:r w:rsidR="000F79A4">
        <w:rPr>
          <w:rFonts w:ascii="Times New Roman" w:hAnsi="Times New Roman" w:cs="Times New Roman"/>
          <w:sz w:val="24"/>
          <w:szCs w:val="24"/>
        </w:rPr>
        <w:t xml:space="preserve"> </w:t>
      </w:r>
      <w:r w:rsidR="00F42FFF">
        <w:rPr>
          <w:rFonts w:ascii="Times New Roman" w:hAnsi="Times New Roman" w:cs="Times New Roman"/>
          <w:sz w:val="24"/>
          <w:szCs w:val="24"/>
        </w:rPr>
        <w:t>non-model species</w:t>
      </w:r>
      <w:r w:rsidR="00383673">
        <w:rPr>
          <w:rFonts w:ascii="Times New Roman" w:hAnsi="Times New Roman" w:cs="Times New Roman"/>
          <w:sz w:val="24"/>
          <w:szCs w:val="24"/>
        </w:rPr>
        <w:t xml:space="preserve"> </w:t>
      </w:r>
      <w:r w:rsidR="000F79A4">
        <w:rPr>
          <w:rFonts w:ascii="Times New Roman" w:hAnsi="Times New Roman" w:cs="Times New Roman"/>
          <w:sz w:val="24"/>
          <w:szCs w:val="24"/>
        </w:rPr>
        <w:t>or system</w:t>
      </w:r>
      <w:r w:rsidR="00725828">
        <w:rPr>
          <w:rFonts w:ascii="Times New Roman" w:hAnsi="Times New Roman" w:cs="Times New Roman"/>
          <w:sz w:val="24"/>
          <w:szCs w:val="24"/>
        </w:rPr>
        <w:t>s that were sampled historically, with</w:t>
      </w:r>
      <w:r w:rsidR="000F79A4">
        <w:rPr>
          <w:rFonts w:ascii="Times New Roman" w:hAnsi="Times New Roman" w:cs="Times New Roman"/>
          <w:sz w:val="24"/>
          <w:szCs w:val="24"/>
        </w:rPr>
        <w:t xml:space="preserve"> and </w:t>
      </w:r>
      <w:r w:rsidR="00966DB2">
        <w:rPr>
          <w:rFonts w:ascii="Times New Roman" w:hAnsi="Times New Roman" w:cs="Times New Roman"/>
          <w:sz w:val="24"/>
          <w:szCs w:val="24"/>
        </w:rPr>
        <w:t xml:space="preserve">an </w:t>
      </w:r>
      <w:r w:rsidR="000F79A4">
        <w:rPr>
          <w:rFonts w:ascii="Times New Roman" w:hAnsi="Times New Roman" w:cs="Times New Roman"/>
          <w:sz w:val="24"/>
          <w:szCs w:val="24"/>
        </w:rPr>
        <w:t>interest in comparing contemporary patterns with these older data</w:t>
      </w:r>
      <w:r w:rsidR="008B6989">
        <w:rPr>
          <w:rFonts w:ascii="Times New Roman" w:hAnsi="Times New Roman" w:cs="Times New Roman"/>
          <w:sz w:val="24"/>
          <w:szCs w:val="24"/>
        </w:rPr>
        <w:t xml:space="preserve"> </w:t>
      </w:r>
      <w:r w:rsidR="008B6989">
        <w:rPr>
          <w:rFonts w:ascii="Times New Roman" w:hAnsi="Times New Roman" w:cs="Times New Roman"/>
          <w:sz w:val="24"/>
          <w:szCs w:val="24"/>
        </w:rPr>
        <w:fldChar w:fldCharType="begin" w:fldLock="1"/>
      </w:r>
      <w:r w:rsidR="00E768D0">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[10]","plainTextFormattedCitation":"[10]","previouslyFormattedCitation":"[10]"},"properties":{"noteIndex":0},"schema":"https://github.com/citation-style-language/schema/raw/master/csl-citation.json"}</w:instrText>
      </w:r>
      <w:r w:rsidR="008B6989">
        <w:rPr>
          <w:rFonts w:ascii="Times New Roman" w:hAnsi="Times New Roman" w:cs="Times New Roman"/>
          <w:sz w:val="24"/>
          <w:szCs w:val="24"/>
        </w:rPr>
        <w:fldChar w:fldCharType="separate"/>
      </w:r>
      <w:r w:rsidR="008B6989" w:rsidRPr="008B6989">
        <w:rPr>
          <w:rFonts w:ascii="Times New Roman" w:hAnsi="Times New Roman" w:cs="Times New Roman"/>
          <w:noProof/>
          <w:sz w:val="24"/>
          <w:szCs w:val="24"/>
        </w:rPr>
        <w:t>[10]</w:t>
      </w:r>
      <w:r w:rsidR="008B6989">
        <w:rPr>
          <w:rFonts w:ascii="Times New Roman" w:hAnsi="Times New Roman" w:cs="Times New Roman"/>
          <w:sz w:val="24"/>
          <w:szCs w:val="24"/>
        </w:rPr>
        <w:fldChar w:fldCharType="end"/>
      </w:r>
      <w:r w:rsidR="008B6989">
        <w:rPr>
          <w:rFonts w:ascii="Times New Roman" w:hAnsi="Times New Roman" w:cs="Times New Roman"/>
          <w:sz w:val="24"/>
          <w:szCs w:val="24"/>
        </w:rPr>
        <w:t>.</w:t>
      </w:r>
      <w:r w:rsidR="008B2632">
        <w:rPr>
          <w:rFonts w:ascii="Times New Roman" w:hAnsi="Times New Roman" w:cs="Times New Roman"/>
          <w:sz w:val="24"/>
          <w:szCs w:val="24"/>
        </w:rPr>
        <w:t xml:space="preserve"> </w:t>
      </w:r>
      <w:r w:rsidR="008B2632">
        <w:rPr>
          <w:rFonts w:ascii="Times New Roman" w:eastAsia="Times New Roman" w:hAnsi="Times New Roman" w:cs="Times New Roman"/>
          <w:sz w:val="24"/>
          <w:szCs w:val="24"/>
        </w:rPr>
        <w:t xml:space="preserve">However, there are several </w:t>
      </w:r>
      <w:r w:rsidR="00725828">
        <w:rPr>
          <w:rFonts w:ascii="Times New Roman" w:eastAsia="Times New Roman" w:hAnsi="Times New Roman" w:cs="Times New Roman"/>
          <w:sz w:val="24"/>
          <w:szCs w:val="24"/>
        </w:rPr>
        <w:t xml:space="preserve">technical and conceptual </w:t>
      </w:r>
      <w:r w:rsidR="008B2632">
        <w:rPr>
          <w:rFonts w:ascii="Times New Roman" w:eastAsia="Times New Roman" w:hAnsi="Times New Roman" w:cs="Times New Roman"/>
          <w:sz w:val="24"/>
          <w:szCs w:val="24"/>
        </w:rPr>
        <w:t>challenges associated with the latter kind of approaches.</w:t>
      </w:r>
    </w:p>
    <w:p w14:paraId="3A81AE91" w14:textId="5C809EC5" w:rsidR="00FF669A" w:rsidRDefault="008B263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our abili</w:t>
      </w:r>
      <w:r w:rsidR="001B721A">
        <w:rPr>
          <w:rFonts w:ascii="Times New Roman" w:eastAsia="Times New Roman" w:hAnsi="Times New Roman" w:cs="Times New Roman"/>
          <w:sz w:val="24"/>
          <w:szCs w:val="24"/>
        </w:rPr>
        <w:t>ty to compare genetic diversities evaluated at two points in time</w:t>
      </w:r>
      <w:r>
        <w:rPr>
          <w:rFonts w:ascii="Times New Roman" w:eastAsia="Times New Roman" w:hAnsi="Times New Roman" w:cs="Times New Roman"/>
          <w:sz w:val="24"/>
          <w:szCs w:val="24"/>
        </w:rPr>
        <w:t>,</w:t>
      </w:r>
      <w:r w:rsidR="000F79A4">
        <w:rPr>
          <w:rFonts w:ascii="Times New Roman" w:eastAsia="Times New Roman" w:hAnsi="Times New Roman" w:cs="Times New Roman"/>
          <w:sz w:val="24"/>
          <w:szCs w:val="24"/>
        </w:rPr>
        <w:t xml:space="preserve"> ho</w:t>
      </w:r>
      <w:r>
        <w:rPr>
          <w:rFonts w:ascii="Times New Roman" w:eastAsia="Times New Roman" w:hAnsi="Times New Roman" w:cs="Times New Roman"/>
          <w:sz w:val="24"/>
          <w:szCs w:val="24"/>
        </w:rPr>
        <w:t>w to meaningfully quantify and detect temporal</w:t>
      </w:r>
      <w:r w:rsidR="000F79A4">
        <w:rPr>
          <w:rFonts w:ascii="Times New Roman" w:eastAsia="Times New Roman" w:hAnsi="Times New Roman" w:cs="Times New Roman"/>
          <w:sz w:val="24"/>
          <w:szCs w:val="24"/>
        </w:rPr>
        <w:t xml:space="preserve"> changes</w:t>
      </w:r>
      <w:r>
        <w:rPr>
          <w:rFonts w:ascii="Times New Roman" w:eastAsia="Times New Roman" w:hAnsi="Times New Roman" w:cs="Times New Roman"/>
          <w:sz w:val="24"/>
          <w:szCs w:val="24"/>
        </w:rPr>
        <w:t xml:space="preserve"> remains unclear</w:t>
      </w:r>
      <w:r w:rsidR="000F79A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Some studies have used genetic diff</w:t>
      </w:r>
      <w:r w:rsidR="00D54E9F">
        <w:rPr>
          <w:rFonts w:ascii="Times New Roman" w:eastAsia="Times New Roman" w:hAnsi="Times New Roman" w:cs="Times New Roman"/>
          <w:sz w:val="24"/>
          <w:szCs w:val="24"/>
        </w:rPr>
        <w:t xml:space="preserve">erentiation metrics such as </w:t>
      </w:r>
      <w:r w:rsidR="00B16ECC">
        <w:rPr>
          <w:rFonts w:ascii="Times New Roman" w:eastAsia="Times New Roman" w:hAnsi="Times New Roman" w:cs="Times New Roman"/>
          <w:sz w:val="24"/>
          <w:szCs w:val="24"/>
        </w:rPr>
        <w:t xml:space="preserve">Jost’s </w:t>
      </w:r>
      <w:r w:rsidR="00B16ECC" w:rsidRPr="00B16ECC">
        <w:rPr>
          <w:rFonts w:ascii="Times New Roman" w:eastAsia="Times New Roman" w:hAnsi="Times New Roman" w:cs="Times New Roman"/>
          <w:sz w:val="24"/>
          <w:szCs w:val="24"/>
        </w:rPr>
        <w:t>D</w:t>
      </w:r>
      <w:r w:rsidR="00B16ECC">
        <w:rPr>
          <w:rFonts w:ascii="Times New Roman" w:eastAsia="Times New Roman" w:hAnsi="Times New Roman" w:cs="Times New Roman"/>
          <w:sz w:val="24"/>
          <w:szCs w:val="24"/>
        </w:rPr>
        <w:t xml:space="preserve">, </w:t>
      </w:r>
      <w:r w:rsidR="00D54E9F" w:rsidRPr="00B16ECC">
        <w:rPr>
          <w:rFonts w:ascii="Times New Roman" w:eastAsia="Times New Roman" w:hAnsi="Times New Roman" w:cs="Times New Roman"/>
          <w:sz w:val="24"/>
          <w:szCs w:val="24"/>
        </w:rPr>
        <w:t>F</w:t>
      </w:r>
      <w:r w:rsidR="00D54E9F" w:rsidRPr="00B16ECC">
        <w:rPr>
          <w:rFonts w:ascii="Times New Roman" w:eastAsia="Times New Roman" w:hAnsi="Times New Roman" w:cs="Times New Roman"/>
          <w:sz w:val="24"/>
          <w:szCs w:val="24"/>
          <w:vertAlign w:val="subscript"/>
        </w:rPr>
        <w:t>ST</w:t>
      </w:r>
      <w:r w:rsidR="00B16ECC">
        <w:rPr>
          <w:rFonts w:ascii="Times New Roman" w:eastAsia="Times New Roman" w:hAnsi="Times New Roman" w:cs="Times New Roman"/>
          <w:sz w:val="24"/>
          <w:szCs w:val="24"/>
        </w:rPr>
        <w:t xml:space="preserve"> or its analogs</w:t>
      </w:r>
      <w:r w:rsidR="00B73177">
        <w:rPr>
          <w:rFonts w:ascii="Times New Roman" w:eastAsia="Times New Roman" w:hAnsi="Times New Roman" w:cs="Times New Roman"/>
          <w:sz w:val="24"/>
          <w:szCs w:val="24"/>
        </w:rPr>
        <w:t xml:space="preserve"> </w:t>
      </w:r>
      <w:r w:rsidR="00B73177">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[21,39,40]","plainTextFormattedCitation":"[21,39,40]","previouslyFormattedCitation":"[21,38,39]"},"properties":{"noteIndex":0},"schema":"https://github.com/citation-style-language/schema/raw/master/csl-citation.json"}</w:instrText>
      </w:r>
      <w:r w:rsidR="00B73177">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[21,39,40]</w:t>
      </w:r>
      <w:r w:rsidR="00B73177">
        <w:rPr>
          <w:rFonts w:ascii="Times New Roman" w:eastAsia="Times New Roman" w:hAnsi="Times New Roman" w:cs="Times New Roman"/>
          <w:sz w:val="24"/>
          <w:szCs w:val="24"/>
        </w:rPr>
        <w:fldChar w:fldCharType="end"/>
      </w:r>
      <w:r w:rsidR="00B16ECC" w:rsidRPr="00B73177">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to evaluate temporal </w:t>
      </w:r>
      <w:r w:rsidR="00EA515D" w:rsidRPr="00295FF4">
        <w:rPr>
          <w:rFonts w:ascii="Times New Roman" w:eastAsia="Times New Roman" w:hAnsi="Times New Roman" w:cs="Times New Roman"/>
          <w:sz w:val="24"/>
          <w:szCs w:val="24"/>
        </w:rPr>
        <w:lastRenderedPageBreak/>
        <w:t>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B73177">
        <w:rPr>
          <w:rFonts w:ascii="Times New Roman" w:eastAsia="Times New Roman" w:hAnsi="Times New Roman" w:cs="Times New Roman"/>
          <w:sz w:val="24"/>
          <w:szCs w:val="24"/>
        </w:rPr>
        <w:t>such differentiation indices</w:t>
      </w:r>
      <w:r w:rsidR="00E455A2" w:rsidRPr="00295FF4">
        <w:rPr>
          <w:rFonts w:ascii="Times New Roman" w:eastAsia="Times New Roman" w:hAnsi="Times New Roman" w:cs="Times New Roman"/>
          <w:sz w:val="24"/>
          <w:szCs w:val="24"/>
        </w:rPr>
        <w:t xml:space="preserve">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[41]","plainTextFormattedCitation":"[41]","previouslyFormattedCitation":"[40]"},"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[41]</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[42,43]","plainTextFormattedCitation":"[42,43]","previouslyFormattedCitation":"[41,42]"},"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[42,43]</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725828">
        <w:rPr>
          <w:rFonts w:ascii="Times New Roman" w:eastAsia="Times New Roman" w:hAnsi="Times New Roman" w:cs="Times New Roman"/>
          <w:sz w:val="24"/>
          <w:szCs w:val="24"/>
        </w:rPr>
        <w:t xml:space="preserve"> D</w:t>
      </w:r>
      <w:r w:rsidR="00725828" w:rsidRPr="00204474">
        <w:rPr>
          <w:rFonts w:ascii="Times New Roman" w:eastAsia="Times New Roman" w:hAnsi="Times New Roman" w:cs="Times New Roman"/>
          <w:sz w:val="24"/>
          <w:szCs w:val="24"/>
        </w:rPr>
        <w:t>istinguishing between natural variation in temp</w:t>
      </w:r>
      <w:r w:rsidR="00725828">
        <w:rPr>
          <w:rFonts w:ascii="Times New Roman" w:eastAsia="Times New Roman" w:hAnsi="Times New Roman" w:cs="Times New Roman"/>
          <w:sz w:val="24"/>
          <w:szCs w:val="24"/>
        </w:rPr>
        <w:t>o</w:t>
      </w:r>
      <w:r w:rsidR="00725828" w:rsidRPr="00204474">
        <w:rPr>
          <w:rFonts w:ascii="Times New Roman" w:eastAsia="Times New Roman" w:hAnsi="Times New Roman" w:cs="Times New Roman"/>
          <w:sz w:val="24"/>
          <w:szCs w:val="24"/>
        </w:rPr>
        <w:t>ral genetic structure due to the</w:t>
      </w:r>
      <w:r w:rsidR="00725828">
        <w:rPr>
          <w:rFonts w:ascii="Times New Roman" w:eastAsia="Times New Roman" w:hAnsi="Times New Roman" w:cs="Times New Roman"/>
          <w:sz w:val="24"/>
          <w:szCs w:val="24"/>
        </w:rPr>
        <w:t xml:space="preserve"> </w:t>
      </w:r>
      <w:r w:rsidR="00725828" w:rsidRPr="00204474">
        <w:rPr>
          <w:rFonts w:ascii="Times New Roman" w:eastAsia="Times New Roman" w:hAnsi="Times New Roman" w:cs="Times New Roman"/>
          <w:sz w:val="24"/>
          <w:szCs w:val="24"/>
        </w:rPr>
        <w:t xml:space="preserve">processes of </w:t>
      </w:r>
      <w:r w:rsidR="00725828" w:rsidRPr="00295FF4">
        <w:rPr>
          <w:rFonts w:ascii="Times New Roman" w:eastAsia="Times New Roman" w:hAnsi="Times New Roman" w:cs="Times New Roman"/>
          <w:sz w:val="24"/>
          <w:szCs w:val="24"/>
        </w:rPr>
        <w:t>recombination</w:t>
      </w:r>
      <w:r w:rsidR="00725828">
        <w:rPr>
          <w:rFonts w:ascii="Times New Roman" w:eastAsia="Times New Roman" w:hAnsi="Times New Roman" w:cs="Times New Roman"/>
          <w:sz w:val="24"/>
          <w:szCs w:val="24"/>
        </w:rPr>
        <w:t>,</w:t>
      </w:r>
      <w:r w:rsidR="00725828" w:rsidRPr="00295FF4">
        <w:rPr>
          <w:rFonts w:ascii="Times New Roman" w:eastAsia="Times New Roman" w:hAnsi="Times New Roman" w:cs="Times New Roman"/>
          <w:sz w:val="24"/>
          <w:szCs w:val="24"/>
        </w:rPr>
        <w:t xml:space="preserve"> mutation</w:t>
      </w:r>
      <w:r w:rsidR="00725828">
        <w:rPr>
          <w:rFonts w:ascii="Times New Roman" w:eastAsia="Times New Roman" w:hAnsi="Times New Roman" w:cs="Times New Roman"/>
          <w:sz w:val="24"/>
          <w:szCs w:val="24"/>
        </w:rPr>
        <w:t xml:space="preserve">, and </w:t>
      </w:r>
      <w:r w:rsidR="00725828" w:rsidRPr="00295FF4">
        <w:rPr>
          <w:rFonts w:ascii="Times New Roman" w:eastAsia="Times New Roman" w:hAnsi="Times New Roman" w:cs="Times New Roman"/>
          <w:sz w:val="24"/>
          <w:szCs w:val="24"/>
        </w:rPr>
        <w:t>demographic</w:t>
      </w:r>
      <w:r w:rsidR="00725828">
        <w:rPr>
          <w:rFonts w:ascii="Times New Roman" w:eastAsia="Times New Roman" w:hAnsi="Times New Roman" w:cs="Times New Roman"/>
          <w:sz w:val="24"/>
          <w:szCs w:val="24"/>
        </w:rPr>
        <w:t xml:space="preserve">ally-induced </w:t>
      </w:r>
      <w:r w:rsidR="00725828" w:rsidRPr="00295FF4">
        <w:rPr>
          <w:rFonts w:ascii="Times New Roman" w:eastAsia="Times New Roman" w:hAnsi="Times New Roman" w:cs="Times New Roman"/>
          <w:sz w:val="24"/>
          <w:szCs w:val="24"/>
        </w:rPr>
        <w:t>genetic drift</w:t>
      </w:r>
      <w:r w:rsidR="00725828" w:rsidRPr="00204474">
        <w:rPr>
          <w:rFonts w:ascii="Times New Roman" w:eastAsia="Times New Roman" w:hAnsi="Times New Roman" w:cs="Times New Roman"/>
          <w:sz w:val="24"/>
          <w:szCs w:val="24"/>
        </w:rPr>
        <w:t xml:space="preserve"> from </w:t>
      </w:r>
      <w:r w:rsidR="00725828">
        <w:rPr>
          <w:rFonts w:ascii="Times New Roman" w:eastAsia="Times New Roman" w:hAnsi="Times New Roman" w:cs="Times New Roman"/>
          <w:sz w:val="24"/>
          <w:szCs w:val="24"/>
        </w:rPr>
        <w:t>the changes b</w:t>
      </w:r>
      <w:r w:rsidR="00725828" w:rsidRPr="00204474">
        <w:rPr>
          <w:rFonts w:ascii="Times New Roman" w:eastAsia="Times New Roman" w:hAnsi="Times New Roman" w:cs="Times New Roman"/>
          <w:sz w:val="24"/>
          <w:szCs w:val="24"/>
        </w:rPr>
        <w:t xml:space="preserve">rought by </w:t>
      </w:r>
      <w:r w:rsidR="00725828">
        <w:rPr>
          <w:rFonts w:ascii="Times New Roman" w:eastAsia="Times New Roman" w:hAnsi="Times New Roman" w:cs="Times New Roman"/>
          <w:sz w:val="24"/>
          <w:szCs w:val="24"/>
        </w:rPr>
        <w:t>external landscape variation remains challenging.</w:t>
      </w:r>
    </w:p>
    <w:p w14:paraId="2BC3A1E0" w14:textId="7609AC60" w:rsidR="000E1A78" w:rsidRPr="00295FF4" w:rsidRDefault="004E13A5" w:rsidP="00B4710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80459E">
        <w:rPr>
          <w:rFonts w:ascii="Times New Roman" w:eastAsia="Times New Roman" w:hAnsi="Times New Roman" w:cs="Times New Roman"/>
          <w:sz w:val="24"/>
          <w:szCs w:val="24"/>
        </w:rPr>
        <w:t xml:space="preserve">are </w:t>
      </w:r>
      <w:r w:rsidR="00D8178E">
        <w:rPr>
          <w:rFonts w:ascii="Times New Roman" w:eastAsia="Times New Roman" w:hAnsi="Times New Roman" w:cs="Times New Roman"/>
          <w:sz w:val="24"/>
          <w:szCs w:val="24"/>
        </w:rPr>
        <w:t xml:space="preserve">used to </w:t>
      </w:r>
      <w:r w:rsidR="0080459E">
        <w:rPr>
          <w:rFonts w:ascii="Times New Roman" w:eastAsia="Times New Roman" w:hAnsi="Times New Roman" w:cs="Times New Roman"/>
          <w:sz w:val="24"/>
          <w:szCs w:val="24"/>
        </w:rPr>
        <w:t xml:space="preserve">quantify and </w:t>
      </w:r>
      <w:r w:rsidR="00D8178E">
        <w:rPr>
          <w:rFonts w:ascii="Times New Roman" w:eastAsia="Times New Roman" w:hAnsi="Times New Roman" w:cs="Times New Roman"/>
          <w:sz w:val="24"/>
          <w:szCs w:val="24"/>
        </w:rPr>
        <w:t>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r w:rsidR="00D8178E">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[44]","plainTextFormattedCitation":"[44]","previouslyFormattedCitation":"[43]"},"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[44]</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1B721A">
        <w:rPr>
          <w:rFonts w:ascii="Times New Roman" w:eastAsia="Times New Roman" w:hAnsi="Times New Roman" w:cs="Times New Roman"/>
          <w:sz w:val="24"/>
          <w:szCs w:val="24"/>
        </w:rPr>
        <w:t xml:space="preserve">but the potential of a TBI-inspired tool </w:t>
      </w:r>
      <w:r w:rsidR="00461C2D">
        <w:rPr>
          <w:rFonts w:ascii="Times New Roman" w:eastAsia="Times New Roman" w:hAnsi="Times New Roman" w:cs="Times New Roman"/>
          <w:sz w:val="24"/>
          <w:szCs w:val="24"/>
        </w:rPr>
        <w:t xml:space="preserve">to detect meaningful </w:t>
      </w:r>
      <w:r w:rsidR="00E53F33">
        <w:rPr>
          <w:rFonts w:ascii="Times New Roman" w:eastAsia="Times New Roman" w:hAnsi="Times New Roman" w:cs="Times New Roman"/>
          <w:sz w:val="24"/>
          <w:szCs w:val="24"/>
        </w:rPr>
        <w:t xml:space="preserve">temporal </w:t>
      </w:r>
      <w:r w:rsidR="00461C2D">
        <w:rPr>
          <w:rFonts w:ascii="Times New Roman" w:eastAsia="Times New Roman" w:hAnsi="Times New Roman" w:cs="Times New Roman"/>
          <w:sz w:val="24"/>
          <w:szCs w:val="24"/>
        </w:rPr>
        <w:t>changes in genetic diversity has not yet been examined</w:t>
      </w:r>
      <w:r w:rsidR="00D01E4D" w:rsidRPr="00295FF4">
        <w:rPr>
          <w:rFonts w:ascii="Times New Roman" w:eastAsia="Times New Roman" w:hAnsi="Times New Roman" w:cs="Times New Roman"/>
          <w:sz w:val="24"/>
          <w:szCs w:val="24"/>
        </w:rPr>
        <w:t>.</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Given the conceptual similarity between the question of how </w:t>
      </w:r>
      <w:r w:rsidR="0080459E">
        <w:rPr>
          <w:rFonts w:ascii="Times New Roman" w:eastAsia="Times New Roman" w:hAnsi="Times New Roman" w:cs="Times New Roman"/>
          <w:sz w:val="24"/>
          <w:szCs w:val="24"/>
        </w:rPr>
        <w:t xml:space="preserve">diversity in </w:t>
      </w:r>
      <w:r w:rsidR="0080459E" w:rsidRPr="00295FF4">
        <w:rPr>
          <w:rFonts w:ascii="Times New Roman" w:eastAsia="Times New Roman" w:hAnsi="Times New Roman" w:cs="Times New Roman"/>
          <w:sz w:val="24"/>
          <w:szCs w:val="24"/>
        </w:rPr>
        <w:t xml:space="preserve">multi-species communities and </w:t>
      </w:r>
      <w:r w:rsidR="0080459E">
        <w:rPr>
          <w:rFonts w:ascii="Times New Roman" w:eastAsia="Times New Roman" w:hAnsi="Times New Roman" w:cs="Times New Roman"/>
          <w:sz w:val="24"/>
          <w:szCs w:val="24"/>
        </w:rPr>
        <w:t xml:space="preserve">multi-locus </w:t>
      </w:r>
      <w:r w:rsidR="0080459E" w:rsidRPr="00295FF4">
        <w:rPr>
          <w:rFonts w:ascii="Times New Roman" w:eastAsia="Times New Roman" w:hAnsi="Times New Roman" w:cs="Times New Roman"/>
          <w:sz w:val="24"/>
          <w:szCs w:val="24"/>
        </w:rPr>
        <w:t xml:space="preserve">genetic </w:t>
      </w:r>
      <w:r w:rsidR="00DC7EDB">
        <w:rPr>
          <w:rFonts w:ascii="Times New Roman" w:eastAsia="Times New Roman" w:hAnsi="Times New Roman" w:cs="Times New Roman"/>
          <w:sz w:val="24"/>
          <w:szCs w:val="24"/>
        </w:rPr>
        <w:t>diversity</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change</w:t>
      </w:r>
      <w:r w:rsidR="0080459E">
        <w:rPr>
          <w:rFonts w:ascii="Times New Roman" w:eastAsia="Times New Roman" w:hAnsi="Times New Roman" w:cs="Times New Roman"/>
          <w:sz w:val="24"/>
          <w:szCs w:val="24"/>
        </w:rPr>
        <w:t>s</w:t>
      </w:r>
      <w:r w:rsidR="0080459E" w:rsidRPr="00295FF4">
        <w:rPr>
          <w:rFonts w:ascii="Times New Roman" w:eastAsia="Times New Roman" w:hAnsi="Times New Roman" w:cs="Times New Roman"/>
          <w:sz w:val="24"/>
          <w:szCs w:val="24"/>
        </w:rPr>
        <w:t xml:space="preserve"> through time, we </w:t>
      </w:r>
      <w:r w:rsidR="0080459E">
        <w:rPr>
          <w:rFonts w:ascii="Times New Roman" w:eastAsia="Times New Roman" w:hAnsi="Times New Roman" w:cs="Times New Roman"/>
          <w:sz w:val="24"/>
          <w:szCs w:val="24"/>
        </w:rPr>
        <w:t>sought to determine if TBI could</w:t>
      </w:r>
      <w:r w:rsidR="0080459E" w:rsidRPr="00295FF4">
        <w:rPr>
          <w:rFonts w:ascii="Times New Roman" w:eastAsia="Times New Roman" w:hAnsi="Times New Roman" w:cs="Times New Roman"/>
          <w:sz w:val="24"/>
          <w:szCs w:val="24"/>
        </w:rPr>
        <w:t xml:space="preserve"> be </w:t>
      </w:r>
      <w:r w:rsidR="0080459E">
        <w:rPr>
          <w:rFonts w:ascii="Times New Roman" w:eastAsia="Times New Roman" w:hAnsi="Times New Roman" w:cs="Times New Roman"/>
          <w:sz w:val="24"/>
          <w:szCs w:val="24"/>
        </w:rPr>
        <w:t xml:space="preserve">successfully applied to spatio-temporal </w:t>
      </w:r>
      <w:r w:rsidR="0080459E" w:rsidRPr="00295FF4">
        <w:rPr>
          <w:rFonts w:ascii="Times New Roman" w:eastAsia="Times New Roman" w:hAnsi="Times New Roman" w:cs="Times New Roman"/>
          <w:sz w:val="24"/>
          <w:szCs w:val="24"/>
        </w:rPr>
        <w:t>genotypic data.</w:t>
      </w:r>
      <w:r w:rsidR="005B5C24">
        <w:rPr>
          <w:rFonts w:ascii="Times New Roman" w:eastAsia="Times New Roman" w:hAnsi="Times New Roman" w:cs="Times New Roman"/>
          <w:sz w:val="24"/>
          <w:szCs w:val="24"/>
        </w:rPr>
        <w:t xml:space="preserve"> We also set out to determine how different demographic contexts influence the ability of this method to identify </w:t>
      </w:r>
      <w:r w:rsidR="00401B87">
        <w:rPr>
          <w:rFonts w:ascii="Times New Roman" w:eastAsia="Times New Roman" w:hAnsi="Times New Roman" w:cs="Times New Roman"/>
          <w:sz w:val="24"/>
          <w:szCs w:val="24"/>
        </w:rPr>
        <w:t>atypical temporal genetic changes in diversity</w:t>
      </w:r>
      <w:r w:rsidR="005B5C24">
        <w:rPr>
          <w:rFonts w:ascii="Times New Roman" w:eastAsia="Times New Roman" w:hAnsi="Times New Roman" w:cs="Times New Roman"/>
          <w:sz w:val="24"/>
          <w:szCs w:val="24"/>
        </w:rPr>
        <w:t>.</w:t>
      </w:r>
    </w:p>
    <w:p w14:paraId="4A04DFC6" w14:textId="3CEDB29C" w:rsidR="00AA4E39" w:rsidRPr="00295FF4" w:rsidRDefault="0080459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w:t>
      </w:r>
      <w:r w:rsidR="005B5C24">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question</w:t>
      </w:r>
      <w:r w:rsidR="005B5C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F04E2" w:rsidRPr="00295FF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extend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r w:rsidR="005E31A2">
        <w:rPr>
          <w:rFonts w:ascii="Times New Roman" w:eastAsia="Times New Roman" w:hAnsi="Times New Roman" w:cs="Times New Roman"/>
          <w:sz w:val="24"/>
          <w:szCs w:val="24"/>
        </w:rPr>
        <w:t>framework</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4D64CA">
        <w:rPr>
          <w:rFonts w:ascii="Times New Roman" w:eastAsia="Times New Roman" w:hAnsi="Times New Roman" w:cs="Times New Roman"/>
          <w:sz w:val="24"/>
          <w:szCs w:val="24"/>
        </w:rPr>
        <w:t>identify significant</w:t>
      </w:r>
      <w:r w:rsidR="004218EE">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 xml:space="preserve">temporal variation in spatial genetic </w:t>
      </w:r>
      <w:r w:rsidR="0003098F" w:rsidRPr="00295FF4">
        <w:rPr>
          <w:rFonts w:ascii="Times New Roman" w:eastAsia="Times New Roman" w:hAnsi="Times New Roman" w:cs="Times New Roman"/>
          <w:sz w:val="24"/>
          <w:szCs w:val="24"/>
        </w:rPr>
        <w:t>diversity</w:t>
      </w:r>
      <w:r w:rsidR="00711BC5">
        <w:rPr>
          <w:rFonts w:ascii="Times New Roman" w:eastAsia="Times New Roman" w:hAnsi="Times New Roman" w:cs="Times New Roman"/>
          <w:sz w:val="24"/>
          <w:szCs w:val="24"/>
        </w:rPr>
        <w:t xml:space="preserve"> </w:t>
      </w:r>
      <w:r w:rsidR="005B5C24">
        <w:rPr>
          <w:rFonts w:ascii="Times New Roman" w:eastAsia="Times New Roman" w:hAnsi="Times New Roman" w:cs="Times New Roman"/>
          <w:sz w:val="24"/>
          <w:szCs w:val="24"/>
        </w:rPr>
        <w:t xml:space="preserve">using relatively information-poor </w:t>
      </w:r>
      <w:r w:rsidR="004A6CE0">
        <w:rPr>
          <w:rFonts w:ascii="Times New Roman" w:eastAsia="Times New Roman" w:hAnsi="Times New Roman" w:cs="Times New Roman"/>
          <w:sz w:val="24"/>
          <w:szCs w:val="24"/>
        </w:rPr>
        <w:t>genetic data</w:t>
      </w:r>
      <w:r w:rsidR="00711BC5">
        <w:rPr>
          <w:rFonts w:ascii="Times New Roman" w:eastAsia="Times New Roman" w:hAnsi="Times New Roman" w:cs="Times New Roman"/>
          <w:sz w:val="24"/>
          <w:szCs w:val="24"/>
        </w:rPr>
        <w:t>, despite confounding forces such as drift</w:t>
      </w:r>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demogenetics","type":"article-journal","volume":"8"},"uris":["http://www.mendeley.com/documents/?uuid=37d37f94-8f1b-4ec8-8cbb-784d8d20d9a7"]}],"mendeley":{"formattedCitation":"[45]","manualFormatting":"(CDMetaPOP; Landguth, Bearlin, Day, &amp; Dunham, 2017)","plainTextFormattedCitation":"[45]","previouslyFormattedCitation":"[44]"},"properties":{"noteIndex":0},"schema":"https://github.com/citation-style-language/schema/raw/master/csl-citation.json"}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w:t>
      </w:r>
      <w:r w:rsidR="00A93089">
        <w:rPr>
          <w:rFonts w:ascii="Times New Roman" w:eastAsia="Times New Roman" w:hAnsi="Times New Roman" w:cs="Times New Roman"/>
          <w:sz w:val="24"/>
          <w:szCs w:val="24"/>
        </w:rPr>
        <w:lastRenderedPageBreak/>
        <w:t xml:space="preserve">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[46]","plainTextFormattedCitation":"[46]","previouslyFormattedCitation":"[45]"},"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[46]</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o</w:t>
      </w:r>
      <w:r w:rsidR="00B900D6">
        <w:rPr>
          <w:rFonts w:ascii="Times New Roman" w:eastAsia="Times New Roman" w:hAnsi="Times New Roman" w:cs="Times New Roman"/>
          <w:sz w:val="24"/>
          <w:szCs w:val="24"/>
        </w:rPr>
        <w:t>ur ability to detect temporal genetic</w:t>
      </w:r>
      <w:r w:rsidR="003F3E31">
        <w:rPr>
          <w:rFonts w:ascii="Times New Roman" w:eastAsia="Times New Roman" w:hAnsi="Times New Roman" w:cs="Times New Roman"/>
          <w:sz w:val="24"/>
          <w:szCs w:val="24"/>
        </w:rPr>
        <w:t xml:space="preserve">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900D6">
        <w:rPr>
          <w:rFonts w:ascii="Times New Roman" w:eastAsia="Times New Roman" w:hAnsi="Times New Roman" w:cs="Times New Roman"/>
          <w:sz w:val="24"/>
          <w:szCs w:val="24"/>
        </w:rPr>
        <w:t xml:space="preserve">n atypical genetic change </w:t>
      </w:r>
      <w:r w:rsidR="00B22380">
        <w:rPr>
          <w:rFonts w:ascii="Times New Roman" w:eastAsia="Times New Roman" w:hAnsi="Times New Roman" w:cs="Times New Roman"/>
          <w:sz w:val="24"/>
          <w:szCs w:val="24"/>
        </w:rPr>
        <w:t>occurred.</w:t>
      </w:r>
      <w:r w:rsidR="002268C5">
        <w:rPr>
          <w:rFonts w:ascii="Times New Roman" w:eastAsia="Times New Roman" w:hAnsi="Times New Roman" w:cs="Times New Roman"/>
          <w:sz w:val="24"/>
          <w:szCs w:val="24"/>
        </w:rPr>
        <w:t xml:space="preserve"> Finally, we illustrate </w:t>
      </w:r>
      <w:r w:rsidR="00783CE4">
        <w:rPr>
          <w:rFonts w:ascii="Times New Roman" w:eastAsia="Times New Roman" w:hAnsi="Times New Roman" w:cs="Times New Roman"/>
          <w:sz w:val="24"/>
          <w:szCs w:val="24"/>
        </w:rPr>
        <w:t>how</w:t>
      </w:r>
      <w:r w:rsidR="002268C5">
        <w:rPr>
          <w:rFonts w:ascii="Times New Roman" w:eastAsia="Times New Roman" w:hAnsi="Times New Roman" w:cs="Times New Roman"/>
          <w:sz w:val="24"/>
          <w:szCs w:val="24"/>
        </w:rPr>
        <w:t xml:space="preserve"> </w:t>
      </w:r>
      <w:r w:rsidR="005A7E68">
        <w:rPr>
          <w:rFonts w:ascii="Times New Roman" w:eastAsia="Times New Roman" w:hAnsi="Times New Roman" w:cs="Times New Roman"/>
          <w:sz w:val="24"/>
          <w:szCs w:val="24"/>
        </w:rPr>
        <w:t>TGI</w:t>
      </w:r>
      <w:r w:rsidR="002268C5">
        <w:rPr>
          <w:rFonts w:ascii="Times New Roman" w:eastAsia="Times New Roman" w:hAnsi="Times New Roman" w:cs="Times New Roman"/>
          <w:sz w:val="24"/>
          <w:szCs w:val="24"/>
        </w:rPr>
        <w:t xml:space="preserve"> </w:t>
      </w:r>
      <w:r w:rsidR="00783CE4">
        <w:rPr>
          <w:rFonts w:ascii="Times New Roman" w:eastAsia="Times New Roman" w:hAnsi="Times New Roman" w:cs="Times New Roman"/>
          <w:sz w:val="24"/>
          <w:szCs w:val="24"/>
        </w:rPr>
        <w:t xml:space="preserve">provides a functional testing framework by applying it </w:t>
      </w:r>
      <w:r w:rsidR="002268C5">
        <w:rPr>
          <w:rFonts w:ascii="Times New Roman" w:eastAsia="Times New Roman" w:hAnsi="Times New Roman" w:cs="Times New Roman"/>
          <w:sz w:val="24"/>
          <w:szCs w:val="24"/>
        </w:rPr>
        <w:t>to a real genetic dataset</w:t>
      </w:r>
      <w:r w:rsidR="00783CE4">
        <w:rPr>
          <w:rFonts w:ascii="Times New Roman" w:eastAsia="Times New Roman" w:hAnsi="Times New Roman" w:cs="Times New Roman"/>
          <w:sz w:val="24"/>
          <w:szCs w:val="24"/>
        </w:rPr>
        <w:t xml:space="preserve"> representing a large landscape with many populations of a threatened vertebrate</w:t>
      </w:r>
      <w:r w:rsidR="002268C5">
        <w:rPr>
          <w:rFonts w:ascii="Times New Roman" w:eastAsia="Times New Roman" w:hAnsi="Times New Roman" w:cs="Times New Roman"/>
          <w:sz w:val="24"/>
          <w:szCs w:val="24"/>
        </w:rPr>
        <w:t>.</w:t>
      </w:r>
    </w:p>
    <w:p w14:paraId="6382A033" w14:textId="77777777" w:rsidR="00AA4E39" w:rsidRPr="0007763B" w:rsidRDefault="00AA4E39" w:rsidP="00B47107">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B47107">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p>
    <w:p w14:paraId="6F257F59" w14:textId="42458DF7" w:rsidR="007D68AE" w:rsidRDefault="00131E2F" w:rsidP="00B47107">
      <w:pPr>
        <w:spacing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w:t>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 xml:space="preserve">the data sampled at two different times at </w:t>
      </w:r>
      <w:r w:rsidR="0001712C">
        <w:rPr>
          <w:rFonts w:ascii="Times New Roman" w:eastAsia="Times New Roman" w:hAnsi="Times New Roman" w:cs="Times New Roman"/>
          <w:sz w:val="24"/>
          <w:szCs w:val="24"/>
          <w:lang w:val="en-GB"/>
        </w:rPr>
        <w:t>all</w:t>
      </w:r>
      <w:r w:rsidR="00713536">
        <w:rPr>
          <w:rFonts w:ascii="Times New Roman" w:eastAsia="Times New Roman" w:hAnsi="Times New Roman" w:cs="Times New Roman"/>
          <w:sz w:val="24"/>
          <w:szCs w:val="24"/>
          <w:lang w:val="en-GB"/>
        </w:rPr>
        <w:t xml:space="preserve"> </w:t>
      </w:r>
      <w:r w:rsidR="0001712C">
        <w:rPr>
          <w:rFonts w:ascii="Times New Roman" w:eastAsia="Times New Roman" w:hAnsi="Times New Roman" w:cs="Times New Roman"/>
          <w:sz w:val="24"/>
          <w:szCs w:val="24"/>
          <w:lang w:val="en-GB"/>
        </w:rPr>
        <w:t>sampling sites</w:t>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r w:rsidR="00D63CAD">
        <w:rPr>
          <w:rFonts w:ascii="Times New Roman" w:eastAsia="Times New Roman" w:hAnsi="Times New Roman" w:cs="Times New Roman"/>
          <w:sz w:val="24"/>
          <w:szCs w:val="24"/>
          <w:lang w:val="en-GB"/>
        </w:rPr>
        <w:t xml:space="preserve">In extending TBI to TGI, we used genetic distances </w:t>
      </w:r>
      <w:r w:rsidR="004D0391">
        <w:rPr>
          <w:rFonts w:ascii="Times New Roman" w:eastAsia="Times New Roman" w:hAnsi="Times New Roman" w:cs="Times New Roman"/>
          <w:sz w:val="24"/>
          <w:szCs w:val="24"/>
          <w:lang w:val="en-GB"/>
        </w:rPr>
        <w:t>(see Fig. 1 A for a simple example showing how we transformed t</w:t>
      </w:r>
      <w:r w:rsidR="00C930B1">
        <w:rPr>
          <w:rFonts w:ascii="Times New Roman" w:eastAsia="Times New Roman" w:hAnsi="Times New Roman" w:cs="Times New Roman"/>
          <w:sz w:val="24"/>
          <w:szCs w:val="24"/>
          <w:lang w:val="en-GB"/>
        </w:rPr>
        <w:t>w</w:t>
      </w:r>
      <w:r w:rsidR="004D0391">
        <w:rPr>
          <w:rFonts w:ascii="Times New Roman" w:eastAsia="Times New Roman" w:hAnsi="Times New Roman" w:cs="Times New Roman"/>
          <w:sz w:val="24"/>
          <w:szCs w:val="24"/>
          <w:lang w:val="en-GB"/>
        </w:rPr>
        <w:t>o temporal samples into a genetic distance</w:t>
      </w:r>
      <w:r w:rsidR="008139D8">
        <w:rPr>
          <w:rFonts w:ascii="Times New Roman" w:eastAsia="Times New Roman" w:hAnsi="Times New Roman" w:cs="Times New Roman"/>
          <w:sz w:val="24"/>
          <w:szCs w:val="24"/>
          <w:lang w:val="en-GB"/>
        </w:rPr>
        <w:t xml:space="preserve">,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C930B1">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4D0391">
        <w:rPr>
          <w:rFonts w:ascii="Times New Roman" w:eastAsia="Times New Roman" w:hAnsi="Times New Roman" w:cs="Times New Roman"/>
          <w:sz w:val="24"/>
          <w:szCs w:val="24"/>
          <w:lang w:val="en-GB"/>
        </w:rPr>
        <w:t xml:space="preserve">) </w:t>
      </w:r>
      <w:r w:rsidR="00D63CAD">
        <w:rPr>
          <w:rFonts w:ascii="Times New Roman" w:eastAsia="Times New Roman" w:hAnsi="Times New Roman" w:cs="Times New Roman"/>
          <w:sz w:val="24"/>
          <w:szCs w:val="24"/>
          <w:lang w:val="en-GB"/>
        </w:rPr>
        <w:t xml:space="preserve">calculated from site-level </w:t>
      </w:r>
      <w:r w:rsidR="0001712C">
        <w:rPr>
          <w:rFonts w:ascii="Times New Roman" w:eastAsia="Times New Roman" w:hAnsi="Times New Roman" w:cs="Times New Roman"/>
          <w:sz w:val="24"/>
          <w:szCs w:val="24"/>
          <w:lang w:val="en-GB"/>
        </w:rPr>
        <w:t>allele frequencies</w:t>
      </w:r>
      <w:r w:rsidR="00D63CAD">
        <w:rPr>
          <w:rFonts w:ascii="Times New Roman" w:eastAsia="Times New Roman" w:hAnsi="Times New Roman" w:cs="Times New Roman"/>
          <w:sz w:val="24"/>
          <w:szCs w:val="24"/>
          <w:lang w:val="en-GB"/>
        </w:rPr>
        <w:t xml:space="preserve"> instead of community dissimilarities to compare the two differen</w:t>
      </w:r>
      <w:r w:rsidR="00C930B1">
        <w:rPr>
          <w:rFonts w:ascii="Times New Roman" w:eastAsia="Times New Roman" w:hAnsi="Times New Roman" w:cs="Times New Roman"/>
          <w:sz w:val="24"/>
          <w:szCs w:val="24"/>
          <w:lang w:val="en-GB"/>
        </w:rPr>
        <w:t xml:space="preserve">t temporal </w:t>
      </w:r>
      <w:r w:rsidR="00C930B1">
        <w:rPr>
          <w:rFonts w:ascii="Times New Roman" w:eastAsia="Times New Roman" w:hAnsi="Times New Roman" w:cs="Times New Roman"/>
          <w:sz w:val="24"/>
          <w:szCs w:val="24"/>
          <w:lang w:val="en-GB"/>
        </w:rPr>
        <w:lastRenderedPageBreak/>
        <w:t>samples</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C930B1">
        <w:rPr>
          <w:rFonts w:ascii="Times New Roman" w:eastAsia="Times New Roman" w:hAnsi="Times New Roman" w:cs="Times New Roman"/>
          <w:sz w:val="24"/>
          <w:szCs w:val="24"/>
          <w:lang w:val="en-GB"/>
        </w:rPr>
        <w:t>, more than is expected by typical processe</w:t>
      </w:r>
      <w:r w:rsidR="00311A8D">
        <w:rPr>
          <w:rFonts w:ascii="Times New Roman" w:eastAsia="Times New Roman" w:hAnsi="Times New Roman" w:cs="Times New Roman"/>
          <w:sz w:val="24"/>
          <w:szCs w:val="24"/>
          <w:lang w:val="en-GB"/>
        </w:rPr>
        <w:t>s</w:t>
      </w:r>
      <w:r w:rsidR="004D4681">
        <w:rPr>
          <w:rFonts w:ascii="Times New Roman" w:eastAsia="Times New Roman" w:hAnsi="Times New Roman" w:cs="Times New Roman"/>
          <w:sz w:val="24"/>
          <w:szCs w:val="24"/>
          <w:lang w:val="en-GB"/>
        </w:rPr>
        <w:t>.</w:t>
      </w:r>
    </w:p>
    <w:p w14:paraId="0E14A362" w14:textId="52BA27F3" w:rsidR="00D92DB8" w:rsidRDefault="008D49F5"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B</w:t>
      </w:r>
      <w:r w:rsidRPr="00E273FB">
        <w:rPr>
          <w:rFonts w:ascii="Times New Roman" w:eastAsia="Times New Roman" w:hAnsi="Times New Roman" w:cs="Times New Roman"/>
          <w:sz w:val="24"/>
          <w:szCs w:val="24"/>
          <w:lang w:val="en-GB"/>
        </w:rPr>
        <w:t xml:space="preserve">ackground </w:t>
      </w:r>
      <w:r>
        <w:rPr>
          <w:rFonts w:ascii="Times New Roman" w:eastAsia="Times New Roman" w:hAnsi="Times New Roman" w:cs="Times New Roman"/>
          <w:sz w:val="24"/>
          <w:szCs w:val="24"/>
          <w:lang w:val="en-GB"/>
        </w:rPr>
        <w:t xml:space="preserve">genetic </w:t>
      </w:r>
      <w:r w:rsidRPr="00E273FB">
        <w:rPr>
          <w:rFonts w:ascii="Times New Roman" w:eastAsia="Times New Roman" w:hAnsi="Times New Roman" w:cs="Times New Roman"/>
          <w:sz w:val="24"/>
          <w:szCs w:val="24"/>
          <w:lang w:val="en-GB"/>
        </w:rPr>
        <w:t>processes</w:t>
      </w:r>
      <w:r>
        <w:rPr>
          <w:rFonts w:ascii="Times New Roman" w:eastAsia="Times New Roman" w:hAnsi="Times New Roman" w:cs="Times New Roman"/>
          <w:sz w:val="24"/>
          <w:szCs w:val="24"/>
          <w:lang w:val="en-GB"/>
        </w:rPr>
        <w:t xml:space="preserve"> such as drift can also result in temporal differences in genetic structure. The challenge </w:t>
      </w:r>
      <w:r w:rsidRPr="00295FF4">
        <w:rPr>
          <w:rFonts w:ascii="Times New Roman" w:eastAsia="Times New Roman" w:hAnsi="Times New Roman" w:cs="Times New Roman"/>
          <w:sz w:val="24"/>
          <w:szCs w:val="24"/>
          <w:lang w:val="en-GB"/>
        </w:rPr>
        <w:t xml:space="preserve">is </w:t>
      </w:r>
      <w:r>
        <w:rPr>
          <w:rFonts w:ascii="Times New Roman" w:eastAsia="Times New Roman" w:hAnsi="Times New Roman" w:cs="Times New Roman"/>
          <w:sz w:val="24"/>
          <w:szCs w:val="24"/>
          <w:lang w:val="en-GB"/>
        </w:rPr>
        <w:t xml:space="preserve">therefore to identify temporal </w:t>
      </w:r>
      <w:r w:rsidRPr="00295FF4">
        <w:rPr>
          <w:rFonts w:ascii="Times New Roman" w:eastAsia="Times New Roman" w:hAnsi="Times New Roman" w:cs="Times New Roman"/>
          <w:sz w:val="24"/>
          <w:szCs w:val="24"/>
          <w:lang w:val="en-GB"/>
        </w:rPr>
        <w:t>change</w:t>
      </w:r>
      <w:r>
        <w:rPr>
          <w:rFonts w:ascii="Times New Roman" w:eastAsia="Times New Roman" w:hAnsi="Times New Roman" w:cs="Times New Roman"/>
          <w:sz w:val="24"/>
          <w:szCs w:val="24"/>
          <w:lang w:val="en-GB"/>
        </w:rPr>
        <w:t>s that are significantly different from what one would expect under a drift only scenario.</w:t>
      </w:r>
      <w:r w:rsidR="007D68AE" w:rsidRPr="00295FF4">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Because t</w:t>
      </w:r>
      <w:r w:rsidR="00F07F7B">
        <w:rPr>
          <w:rFonts w:ascii="Times New Roman" w:eastAsia="Times New Roman" w:hAnsi="Times New Roman" w:cs="Times New Roman"/>
          <w:sz w:val="24"/>
          <w:szCs w:val="24"/>
          <w:lang w:val="en-GB"/>
        </w:rPr>
        <w: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 </w:t>
      </w:r>
      <w:r w:rsidR="00F07F7B">
        <w:rPr>
          <w:rFonts w:ascii="Times New Roman" w:eastAsia="Times New Roman" w:hAnsi="Times New Roman" w:cs="Times New Roman"/>
          <w:sz w:val="24"/>
          <w:szCs w:val="24"/>
          <w:lang w:val="en-GB"/>
        </w:rPr>
        <w:t>significant temporal genetic change</w:t>
      </w:r>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use a </w:t>
      </w:r>
      <w:r w:rsidR="00F07F7B">
        <w:rPr>
          <w:rFonts w:ascii="Times New Roman" w:eastAsia="Times New Roman" w:hAnsi="Times New Roman" w:cs="Times New Roman"/>
          <w:sz w:val="24"/>
          <w:szCs w:val="24"/>
          <w:lang w:val="en-GB"/>
        </w:rPr>
        <w:t>p</w:t>
      </w:r>
      <w:r w:rsidR="007D68AE"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r>
        <w:rPr>
          <w:rFonts w:ascii="Times New Roman" w:eastAsia="Times New Roman" w:hAnsi="Times New Roman" w:cs="Times New Roman"/>
          <w:sz w:val="24"/>
          <w:szCs w:val="24"/>
          <w:lang w:val="en-GB"/>
        </w:rPr>
        <w:t xml:space="preserve">an </w:t>
      </w:r>
      <w:r w:rsidR="00F07F7B">
        <w:rPr>
          <w:rFonts w:ascii="Times New Roman" w:eastAsia="Times New Roman" w:hAnsi="Times New Roman" w:cs="Times New Roman"/>
          <w:sz w:val="24"/>
          <w:szCs w:val="24"/>
          <w:lang w:val="en-GB"/>
        </w:rPr>
        <w:t>observed value</w:t>
      </w:r>
      <w:r w:rsidR="009B6270">
        <w:rPr>
          <w:rFonts w:ascii="Times New Roman" w:eastAsia="Times New Roman" w:hAnsi="Times New Roman" w:cs="Times New Roman"/>
          <w:sz w:val="24"/>
          <w:szCs w:val="24"/>
          <w:lang w:val="en-GB"/>
        </w:rPr>
        <w:t xml:space="preserve"> can be compared.</w:t>
      </w:r>
    </w:p>
    <w:p w14:paraId="52F3986E" w14:textId="4F21AFFA" w:rsidR="00AF3E77" w:rsidRPr="00D92DB8" w:rsidRDefault="00813DBB" w:rsidP="00B47107">
      <w:pPr>
        <w:spacing w:before="240" w:after="240" w:line="480" w:lineRule="auto"/>
        <w:rPr>
          <w:rFonts w:ascii="Times New Roman" w:eastAsia="Times New Roman" w:hAnsi="Times New Roman" w:cs="Times New Roman"/>
          <w:sz w:val="24"/>
          <w:szCs w:val="24"/>
        </w:rPr>
      </w:pPr>
      <w:r w:rsidRPr="002F53A6">
        <w:rPr>
          <w:rFonts w:ascii="Times New Roman" w:eastAsia="Times New Roman" w:hAnsi="Times New Roman" w:cs="Times New Roman"/>
          <w:sz w:val="24"/>
          <w:szCs w:val="24"/>
          <w:lang w:val="en-GB"/>
        </w:rPr>
        <w:t>Test</w:t>
      </w:r>
      <w:r>
        <w:rPr>
          <w:rFonts w:ascii="Times New Roman" w:eastAsia="Times New Roman" w:hAnsi="Times New Roman" w:cs="Times New Roman"/>
          <w:sz w:val="24"/>
          <w:szCs w:val="24"/>
          <w:lang w:val="en-GB"/>
        </w:rPr>
        <w:t>ing the</w:t>
      </w:r>
      <w:r w:rsidRPr="002F53A6">
        <w:rPr>
          <w:rFonts w:ascii="Times New Roman" w:eastAsia="Times New Roman" w:hAnsi="Times New Roman" w:cs="Times New Roman"/>
          <w:sz w:val="24"/>
          <w:szCs w:val="24"/>
          <w:lang w:val="en-GB"/>
        </w:rPr>
        <w:t xml:space="preserve"> significance of</w:t>
      </w:r>
      <w:r>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w:t>
      </w:r>
      <w:r w:rsidR="008139D8">
        <w:rPr>
          <w:rFonts w:ascii="Times New Roman" w:eastAsia="Times New Roman" w:hAnsi="Times New Roman" w:cs="Times New Roman"/>
          <w:sz w:val="24"/>
          <w:szCs w:val="24"/>
          <w:lang w:val="en-GB"/>
        </w:rPr>
        <w:t xml:space="preserve">see </w:t>
      </w:r>
      <w:r w:rsidR="000B3F8B">
        <w:rPr>
          <w:rFonts w:ascii="Times New Roman" w:eastAsia="Times New Roman" w:hAnsi="Times New Roman" w:cs="Times New Roman"/>
          <w:sz w:val="24"/>
          <w:szCs w:val="24"/>
          <w:lang w:val="en-GB"/>
        </w:rPr>
        <w:t>Fig. 1 B</w:t>
      </w:r>
      <w:r w:rsidR="008139D8">
        <w:rPr>
          <w:rFonts w:ascii="Times New Roman" w:eastAsia="Times New Roman" w:hAnsi="Times New Roman" w:cs="Times New Roman"/>
          <w:sz w:val="24"/>
          <w:szCs w:val="24"/>
          <w:lang w:val="en-GB"/>
        </w:rPr>
        <w:t xml:space="preserve"> for a simple example showing how we conducted the permutations,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8139D8">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0B3F8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using the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allelic structure and heterozygosity </w:t>
      </w:r>
      <w:r w:rsidR="00384CD3">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[47]","plainTextFormattedCitation":"[47]","previouslyFormattedCitation":"[46]"},"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[47]</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B4710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B47107">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03E6724B" w:rsidR="00AD490A" w:rsidRPr="006F59FE" w:rsidRDefault="00596B92"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4B692A">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[48]","plainTextFormattedCitation":"[48]","previouslyFormattedCitation":"[47]"},"properties":{"noteIndex":0},"schema":"https://github.com/citation-style-language/schema/raw/master/csl-citation.json"}</w:instrText>
      </w:r>
      <w:r w:rsidR="004B692A">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[48]</w:t>
      </w:r>
      <w:r w:rsidR="004B692A">
        <w:rPr>
          <w:rFonts w:ascii="Times New Roman" w:eastAsia="Times New Roman" w:hAnsi="Times New Roman" w:cs="Times New Roman"/>
          <w:sz w:val="24"/>
          <w:szCs w:val="24"/>
          <w:lang w:val="en-GB"/>
        </w:rPr>
        <w:fldChar w:fldCharType="end"/>
      </w:r>
      <w:r w:rsidR="00290241">
        <w:rPr>
          <w:rFonts w:ascii="Times New Roman" w:eastAsia="Times New Roman" w:hAnsi="Times New Roman" w:cs="Times New Roman"/>
          <w:sz w:val="24"/>
          <w:szCs w:val="24"/>
          <w:lang w:val="en-GB"/>
        </w:rPr>
        <w:t xml:space="preserve">, which is </w:t>
      </w:r>
      <w:r w:rsidR="00987774">
        <w:rPr>
          <w:rFonts w:ascii="Times New Roman" w:eastAsia="Times New Roman" w:hAnsi="Times New Roman" w:cs="Times New Roman"/>
          <w:sz w:val="24"/>
          <w:szCs w:val="24"/>
          <w:lang w:val="en-GB"/>
        </w:rPr>
        <w:t>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[49]","plainTextFormattedCitation":"[49]","previouslyFormattedCitation":"[48]"},"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[50]","plainTextFormattedCitation":"[50]","previouslyFormattedCitation":"[49]"},"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[50]</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r w:rsidR="006F59FE" w:rsidRPr="0007763B">
        <w:rPr>
          <w:rFonts w:ascii="Times New Roman" w:eastAsia="Times New Roman" w:hAnsi="Times New Roman" w:cs="Times New Roman"/>
          <w:i/>
          <w:sz w:val="24"/>
          <w:szCs w:val="24"/>
          <w:lang w:val="en-GB"/>
        </w:rPr>
        <w:t>dist.genpop</w:t>
      </w:r>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r w:rsidR="006F59FE">
        <w:rPr>
          <w:rFonts w:ascii="Times New Roman" w:eastAsia="Times New Roman" w:hAnsi="Times New Roman" w:cs="Times New Roman"/>
          <w:i/>
          <w:sz w:val="24"/>
          <w:szCs w:val="24"/>
          <w:lang w:val="en-GB"/>
        </w:rPr>
        <w:t>adegenet</w:t>
      </w:r>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B47107">
      <w:pPr>
        <w:spacing w:before="240" w:line="480" w:lineRule="auto"/>
        <w:rPr>
          <w:rFonts w:ascii="Times New Roman" w:hAnsi="Times New Roman" w:cs="Times New Roman"/>
          <w:sz w:val="24"/>
          <w:szCs w:val="24"/>
          <w:lang w:val="en-GB"/>
        </w:rPr>
      </w:pPr>
      <w:bookmarkStart w:id="1" w:name="_Toc471728242"/>
      <w:bookmarkStart w:id="2" w:name="_Toc479591296"/>
    </w:p>
    <w:p w14:paraId="004B8CF3" w14:textId="6747EDB6" w:rsidR="004E13A5" w:rsidRPr="0007763B" w:rsidRDefault="004E13A5" w:rsidP="00B47107">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lastRenderedPageBreak/>
        <w:t>Simulation framework</w:t>
      </w:r>
      <w:bookmarkEnd w:id="1"/>
      <w:bookmarkEnd w:id="2"/>
    </w:p>
    <w:p w14:paraId="1ECE0643" w14:textId="58727FB2" w:rsidR="007C19E5" w:rsidRPr="0053064B" w:rsidRDefault="004E13A5" w:rsidP="00B47107">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r w:rsidR="00621FB9">
        <w:rPr>
          <w:rFonts w:ascii="Times New Roman" w:eastAsia="Times New Roman" w:hAnsi="Times New Roman" w:cs="Times New Roman"/>
          <w:sz w:val="24"/>
          <w:szCs w:val="24"/>
          <w:lang w:val="en-CA"/>
        </w:rPr>
        <w:t xml:space="preserve"> and test the performance of TGI</w:t>
      </w:r>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sidR="005D51DE">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CA"/>
        </w:rPr>
        <w:t>CDMetaPOP</w:t>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[45]","plainTextFormattedCitation":"[45]","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[45]</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290241">
        <w:rPr>
          <w:rFonts w:ascii="Times New Roman" w:eastAsia="Times New Roman" w:hAnsi="Times New Roman" w:cs="Times New Roman"/>
          <w:sz w:val="24"/>
          <w:szCs w:val="24"/>
          <w:lang w:val="en-CA"/>
        </w:rPr>
        <w:t>was</w:t>
      </w:r>
      <w:r w:rsidR="0053064B">
        <w:rPr>
          <w:rFonts w:ascii="Times New Roman" w:eastAsia="Times New Roman" w:hAnsi="Times New Roman" w:cs="Times New Roman"/>
          <w:sz w:val="24"/>
          <w:szCs w:val="24"/>
          <w:lang w:val="en-CA"/>
        </w:rPr>
        <w:t xml:space="preserve">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A15DB1">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w:t>
      </w:r>
      <w:r w:rsidR="00A15DB1">
        <w:rPr>
          <w:rFonts w:ascii="Times New Roman" w:eastAsia="Times New Roman" w:hAnsi="Times New Roman" w:cs="Times New Roman"/>
          <w:sz w:val="24"/>
          <w:szCs w:val="24"/>
          <w:lang w:val="en-CA"/>
        </w:rPr>
        <w:t>simply set as the Euclidean</w:t>
      </w:r>
      <w:r w:rsidR="005357E7">
        <w:rPr>
          <w:rFonts w:ascii="Times New Roman" w:eastAsia="Times New Roman" w:hAnsi="Times New Roman" w:cs="Times New Roman"/>
          <w:sz w:val="24"/>
          <w:szCs w:val="24"/>
          <w:lang w:val="en-CA"/>
        </w:rPr>
        <w:t xml:space="preserve"> geographic </w:t>
      </w:r>
      <w:r w:rsidR="005357E7" w:rsidRPr="0007763B">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contains</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r w:rsidR="00AF3775">
        <w:rPr>
          <w:rFonts w:ascii="Times New Roman" w:eastAsia="Times New Roman" w:hAnsi="Times New Roman" w:cs="Times New Roman"/>
          <w:sz w:val="24"/>
          <w:szCs w:val="24"/>
          <w:lang w:val="en-GB"/>
        </w:rPr>
        <w:t xml:space="preserve"> The mutation rate was set at 10</w:t>
      </w:r>
      <w:r w:rsidR="00AF3775">
        <w:rPr>
          <w:rFonts w:ascii="Times New Roman" w:eastAsia="Times New Roman" w:hAnsi="Times New Roman" w:cs="Times New Roman"/>
          <w:sz w:val="24"/>
          <w:szCs w:val="24"/>
          <w:vertAlign w:val="superscript"/>
          <w:lang w:val="en-GB"/>
        </w:rPr>
        <w:t>-8</w:t>
      </w:r>
      <w:r w:rsidR="00AF3775" w:rsidRPr="0007763B">
        <w:rPr>
          <w:rFonts w:ascii="Times New Roman" w:eastAsia="Times New Roman" w:hAnsi="Times New Roman" w:cs="Times New Roman"/>
          <w:sz w:val="24"/>
          <w:szCs w:val="24"/>
          <w:lang w:val="en-GB"/>
        </w:rPr>
        <w:t xml:space="preserve"> </w:t>
      </w:r>
      <w:r w:rsidR="00AF3775">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[51]","plainTextFormattedCitation":"[51]","previouslyFormattedCitation":"[50]"},"properties":{"noteIndex":0},"schema":"https://github.com/citation-style-language/schema/raw/master/csl-citation.json"}</w:instrText>
      </w:r>
      <w:r w:rsidR="00AF3775">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[51]</w:t>
      </w:r>
      <w:r w:rsidR="00AF3775">
        <w:rPr>
          <w:rFonts w:ascii="Times New Roman" w:eastAsia="Times New Roman" w:hAnsi="Times New Roman" w:cs="Times New Roman"/>
          <w:sz w:val="24"/>
          <w:szCs w:val="24"/>
          <w:lang w:val="en-GB"/>
        </w:rPr>
        <w:fldChar w:fldCharType="end"/>
      </w:r>
      <w:r w:rsidR="00AF3775">
        <w:rPr>
          <w:rFonts w:ascii="Times New Roman" w:eastAsia="Times New Roman" w:hAnsi="Times New Roman" w:cs="Times New Roman"/>
          <w:sz w:val="24"/>
          <w:szCs w:val="24"/>
          <w:lang w:val="en-GB"/>
        </w:rPr>
        <w:t>.</w:t>
      </w:r>
    </w:p>
    <w:p w14:paraId="32CD2D77" w14:textId="4810CDD6" w:rsidR="00406446" w:rsidRDefault="004E13A5" w:rsidP="00B47107">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3"/>
      <w:commentRangeStart w:id="4"/>
      <w:r w:rsidR="00B752BC">
        <w:rPr>
          <w:rFonts w:ascii="Times New Roman" w:eastAsia="Times New Roman" w:hAnsi="Times New Roman" w:cs="Times New Roman"/>
          <w:sz w:val="24"/>
          <w:szCs w:val="24"/>
          <w:lang w:val="en-CA"/>
        </w:rPr>
        <w:t xml:space="preserve">therefore reaching maximum </w:t>
      </w:r>
      <w:commentRangeEnd w:id="3"/>
      <w:r w:rsidR="00993792">
        <w:rPr>
          <w:rStyle w:val="Marquedecommentaire"/>
        </w:rPr>
        <w:commentReference w:id="3"/>
      </w:r>
      <w:commentRangeEnd w:id="4"/>
      <w:r w:rsidR="000A5888">
        <w:rPr>
          <w:rStyle w:val="Marquedecommentaire"/>
        </w:rPr>
        <w:commentReference w:id="4"/>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[52]","plainTextFormattedCitation":"[52]","previouslyFormattedCitation":"[51]"},"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[52]</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r w:rsidR="00C93279" w:rsidRPr="0007763B">
        <w:rPr>
          <w:rFonts w:ascii="Times New Roman" w:eastAsia="Times New Roman" w:hAnsi="Times New Roman" w:cs="Times New Roman"/>
          <w:sz w:val="24"/>
          <w:szCs w:val="24"/>
          <w:lang w:val="en-CA"/>
        </w:rPr>
        <w:t xml:space="preserve">Each simulation was run for 100 generations before a demographic event </w:t>
      </w:r>
      <w:r w:rsidR="00C93279">
        <w:rPr>
          <w:rFonts w:ascii="Times New Roman" w:eastAsia="Times New Roman" w:hAnsi="Times New Roman" w:cs="Times New Roman"/>
          <w:sz w:val="24"/>
          <w:szCs w:val="24"/>
          <w:lang w:val="en-CA"/>
        </w:rPr>
        <w:t xml:space="preserve">(see below) </w:t>
      </w:r>
      <w:r w:rsidR="00C93279" w:rsidRPr="0007763B">
        <w:rPr>
          <w:rFonts w:ascii="Times New Roman" w:eastAsia="Times New Roman" w:hAnsi="Times New Roman" w:cs="Times New Roman"/>
          <w:sz w:val="24"/>
          <w:szCs w:val="24"/>
          <w:lang w:val="en-CA"/>
        </w:rPr>
        <w:t xml:space="preserve">was </w:t>
      </w:r>
      <w:r w:rsidR="00C93279">
        <w:rPr>
          <w:rFonts w:ascii="Times New Roman" w:eastAsia="Times New Roman" w:hAnsi="Times New Roman" w:cs="Times New Roman"/>
          <w:sz w:val="24"/>
          <w:szCs w:val="24"/>
          <w:lang w:val="en-CA"/>
        </w:rPr>
        <w:t>imposed</w:t>
      </w:r>
      <w:r w:rsidR="00C93279" w:rsidRPr="0007763B">
        <w:rPr>
          <w:rFonts w:ascii="Times New Roman" w:eastAsia="Times New Roman" w:hAnsi="Times New Roman" w:cs="Times New Roman"/>
          <w:sz w:val="24"/>
          <w:szCs w:val="24"/>
          <w:lang w:val="en-CA"/>
        </w:rPr>
        <w:t xml:space="preserve"> on up to three </w:t>
      </w:r>
      <w:r w:rsidR="00C93279">
        <w:rPr>
          <w:rFonts w:ascii="Times New Roman" w:eastAsia="Times New Roman" w:hAnsi="Times New Roman" w:cs="Times New Roman"/>
          <w:sz w:val="24"/>
          <w:szCs w:val="24"/>
          <w:lang w:val="en-CA"/>
        </w:rPr>
        <w:t>populations in the landscape. 10</w:t>
      </w:r>
      <w:r w:rsidR="00C93279" w:rsidRPr="0007763B">
        <w:rPr>
          <w:rFonts w:ascii="Times New Roman" w:eastAsia="Times New Roman" w:hAnsi="Times New Roman" w:cs="Times New Roman"/>
          <w:sz w:val="24"/>
          <w:szCs w:val="24"/>
          <w:lang w:val="en-CA"/>
        </w:rPr>
        <w:t xml:space="preserve"> more generations were simulated after th</w:t>
      </w:r>
      <w:r w:rsidR="00C93279">
        <w:rPr>
          <w:rFonts w:ascii="Times New Roman" w:eastAsia="Times New Roman" w:hAnsi="Times New Roman" w:cs="Times New Roman"/>
          <w:sz w:val="24"/>
          <w:szCs w:val="24"/>
          <w:lang w:val="en-CA"/>
        </w:rPr>
        <w:t>is</w:t>
      </w:r>
      <w:r w:rsidR="00C93279" w:rsidRPr="0007763B">
        <w:rPr>
          <w:rFonts w:ascii="Times New Roman" w:eastAsia="Times New Roman" w:hAnsi="Times New Roman" w:cs="Times New Roman"/>
          <w:sz w:val="24"/>
          <w:szCs w:val="24"/>
          <w:lang w:val="en-CA"/>
        </w:rPr>
        <w:t xml:space="preserve"> event.</w:t>
      </w:r>
    </w:p>
    <w:p w14:paraId="6CFFAEFA" w14:textId="5C3C4E26" w:rsidR="00910194" w:rsidRDefault="00E9211E" w:rsidP="00B47107">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Multiple </w:t>
      </w:r>
      <w:r w:rsidR="00FC789E">
        <w:rPr>
          <w:rFonts w:ascii="Times New Roman" w:eastAsia="Times New Roman" w:hAnsi="Times New Roman" w:cs="Times New Roman"/>
          <w:sz w:val="24"/>
          <w:szCs w:val="24"/>
          <w:lang w:val="en-CA"/>
        </w:rPr>
        <w:t xml:space="preserve">demographic </w:t>
      </w:r>
      <w:r w:rsidR="00331CF4">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sidR="00331CF4">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affect the spatial apportionment of genetic variation. For this study, </w:t>
      </w:r>
      <w:r w:rsidR="00331CF4">
        <w:rPr>
          <w:rFonts w:ascii="Times New Roman" w:eastAsia="Times New Roman" w:hAnsi="Times New Roman" w:cs="Times New Roman"/>
          <w:sz w:val="24"/>
          <w:szCs w:val="24"/>
          <w:lang w:val="en-CA"/>
        </w:rPr>
        <w:t xml:space="preserve">we chose </w:t>
      </w:r>
      <w:r>
        <w:rPr>
          <w:rFonts w:ascii="Times New Roman" w:eastAsia="Times New Roman" w:hAnsi="Times New Roman" w:cs="Times New Roman"/>
          <w:sz w:val="24"/>
          <w:szCs w:val="24"/>
          <w:lang w:val="en-CA"/>
        </w:rPr>
        <w:t xml:space="preserve">to investigate the influence of </w:t>
      </w:r>
      <w:r w:rsidR="00960C19">
        <w:rPr>
          <w:rFonts w:ascii="Times New Roman" w:eastAsia="Times New Roman" w:hAnsi="Times New Roman" w:cs="Times New Roman"/>
          <w:sz w:val="24"/>
          <w:szCs w:val="24"/>
          <w:lang w:val="en-CA"/>
        </w:rPr>
        <w:t xml:space="preserve">immigration from a previously isolated </w:t>
      </w:r>
      <w:r w:rsidR="00960C19">
        <w:rPr>
          <w:rFonts w:ascii="Times New Roman" w:eastAsia="Times New Roman" w:hAnsi="Times New Roman" w:cs="Times New Roman"/>
          <w:sz w:val="24"/>
          <w:szCs w:val="24"/>
          <w:lang w:val="en-CA"/>
        </w:rPr>
        <w:lastRenderedPageBreak/>
        <w:t>population</w:t>
      </w:r>
      <w:r>
        <w:rPr>
          <w:rFonts w:ascii="Times New Roman" w:eastAsia="Times New Roman" w:hAnsi="Times New Roman" w:cs="Times New Roman"/>
          <w:sz w:val="24"/>
          <w:szCs w:val="24"/>
          <w:lang w:val="en-CA"/>
        </w:rPr>
        <w:t>.</w:t>
      </w:r>
      <w:r w:rsidR="00331CF4">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3559C3DC" w:rsidR="00DA3E21" w:rsidRDefault="00E9211E" w:rsidP="00B47107">
      <w:pPr>
        <w:autoSpaceDE w:val="0"/>
        <w:autoSpaceDN w:val="0"/>
        <w:adjustRightInd w:val="0"/>
        <w:spacing w:before="240" w:after="0" w:line="480" w:lineRule="auto"/>
        <w:rPr>
          <w:rFonts w:ascii="Times New Roman" w:hAnsi="Times New Roman" w:cs="Times New Roman"/>
          <w:sz w:val="24"/>
          <w:szCs w:val="24"/>
          <w:lang w:val="en-CA"/>
        </w:rPr>
      </w:pPr>
      <w:r>
        <w:rPr>
          <w:rFonts w:ascii="Times New Roman" w:hAnsi="Times New Roman" w:cs="Times New Roman"/>
          <w:sz w:val="24"/>
          <w:szCs w:val="24"/>
          <w:lang w:val="en-CA"/>
        </w:rPr>
        <w:t>Using this model, w</w:t>
      </w:r>
      <w:r w:rsidR="00DA3E21" w:rsidRPr="0007763B">
        <w:rPr>
          <w:rFonts w:ascii="Times New Roman" w:hAnsi="Times New Roman" w:cs="Times New Roman"/>
          <w:sz w:val="24"/>
          <w:szCs w:val="24"/>
          <w:lang w:val="en-CA"/>
        </w:rPr>
        <w:t xml:space="preserve">e examined the influence of dispersal and </w:t>
      </w:r>
      <w:r w:rsidR="00B922D5">
        <w:rPr>
          <w:rFonts w:ascii="Times New Roman" w:hAnsi="Times New Roman" w:cs="Times New Roman"/>
          <w:sz w:val="24"/>
          <w:szCs w:val="24"/>
          <w:lang w:val="en-CA"/>
        </w:rPr>
        <w:t xml:space="preserve">the </w:t>
      </w:r>
      <w:r w:rsidR="00DA3E21"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sidR="00DA3E21">
        <w:rPr>
          <w:rFonts w:ascii="Times New Roman" w:hAnsi="Times New Roman" w:cs="Times New Roman"/>
          <w:sz w:val="24"/>
          <w:szCs w:val="24"/>
          <w:lang w:val="en-CA"/>
        </w:rPr>
        <w:t xml:space="preserve">populations) </w:t>
      </w:r>
      <w:r w:rsidR="00DA3E21" w:rsidRPr="0007763B">
        <w:rPr>
          <w:rFonts w:ascii="Times New Roman" w:hAnsi="Times New Roman" w:cs="Times New Roman"/>
          <w:sz w:val="24"/>
          <w:szCs w:val="24"/>
          <w:lang w:val="en-CA"/>
        </w:rPr>
        <w:t xml:space="preserve">on the persistence of genetic spatial legacies. </w:t>
      </w:r>
      <w:r w:rsidR="00DA3E21">
        <w:rPr>
          <w:rFonts w:ascii="Times New Roman" w:hAnsi="Times New Roman" w:cs="Times New Roman"/>
          <w:sz w:val="24"/>
          <w:szCs w:val="24"/>
          <w:lang w:val="en-CA"/>
        </w:rPr>
        <w:t xml:space="preserve">We examined three levels of </w:t>
      </w:r>
      <w:r w:rsidR="00DA3E21"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00DA3E21" w:rsidRPr="0007763B">
        <w:rPr>
          <w:rFonts w:ascii="Times New Roman" w:hAnsi="Times New Roman" w:cs="Times New Roman"/>
          <w:sz w:val="24"/>
          <w:szCs w:val="24"/>
          <w:lang w:val="en-CA"/>
        </w:rPr>
        <w:t xml:space="preserve">, and </w:t>
      </w:r>
      <w:r w:rsidR="00DA3E21">
        <w:rPr>
          <w:rFonts w:ascii="Times New Roman" w:hAnsi="Times New Roman" w:cs="Times New Roman"/>
          <w:sz w:val="24"/>
          <w:szCs w:val="24"/>
          <w:lang w:val="en-CA"/>
        </w:rPr>
        <w:t>three</w:t>
      </w:r>
      <w:r w:rsidR="00DA3E21" w:rsidRPr="0007763B">
        <w:rPr>
          <w:rFonts w:ascii="Times New Roman" w:hAnsi="Times New Roman" w:cs="Times New Roman"/>
          <w:sz w:val="24"/>
          <w:szCs w:val="24"/>
          <w:lang w:val="en-CA"/>
        </w:rPr>
        <w:t xml:space="preserve"> different numbers of populations</w:t>
      </w:r>
      <w:r w:rsidR="00A3254C">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affected</w:t>
      </w:r>
      <w:r w:rsidR="00DA3E21">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(1, 2, 3) </w:t>
      </w:r>
      <w:r w:rsidR="00DA3E21">
        <w:rPr>
          <w:rFonts w:ascii="Times New Roman" w:hAnsi="Times New Roman" w:cs="Times New Roman"/>
          <w:sz w:val="24"/>
          <w:szCs w:val="24"/>
          <w:lang w:val="en-CA"/>
        </w:rPr>
        <w:t>for a total of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scenarios</w:t>
      </w:r>
      <w:r w:rsidR="00DA3E21">
        <w:rPr>
          <w:rFonts w:ascii="Times New Roman" w:hAnsi="Times New Roman" w:cs="Times New Roman"/>
          <w:sz w:val="24"/>
          <w:szCs w:val="24"/>
          <w:lang w:val="en-CA"/>
        </w:rPr>
        <w:t xml:space="preserve">, each of which was replicated 180 times, for </w:t>
      </w:r>
      <w:r w:rsidR="00DA3E21" w:rsidRPr="0007763B">
        <w:rPr>
          <w:rFonts w:ascii="Times New Roman" w:hAnsi="Times New Roman" w:cs="Times New Roman"/>
          <w:sz w:val="24"/>
          <w:szCs w:val="24"/>
          <w:lang w:val="en-CA"/>
        </w:rPr>
        <w:t xml:space="preserve">a total of </w:t>
      </w:r>
      <w:r w:rsidR="00DA3E21">
        <w:rPr>
          <w:rFonts w:ascii="Times New Roman" w:hAnsi="Times New Roman" w:cs="Times New Roman"/>
          <w:sz w:val="24"/>
          <w:szCs w:val="24"/>
          <w:lang w:val="en-CA"/>
        </w:rPr>
        <w:t>1620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In the next sections, we detail how we modelled th</w:t>
      </w:r>
      <w:r w:rsidR="00DA3E21">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sidR="00DA3E21">
        <w:rPr>
          <w:rFonts w:ascii="Times New Roman" w:hAnsi="Times New Roman" w:cs="Times New Roman"/>
          <w:sz w:val="24"/>
          <w:szCs w:val="24"/>
          <w:lang w:val="en-CA"/>
        </w:rPr>
        <w:t xml:space="preserve"> experimental factors.</w:t>
      </w:r>
    </w:p>
    <w:p w14:paraId="43752243" w14:textId="77777777" w:rsidR="00DA3E21" w:rsidRPr="00DA3E21" w:rsidRDefault="00DA3E21" w:rsidP="00B47107">
      <w:pPr>
        <w:autoSpaceDE w:val="0"/>
        <w:autoSpaceDN w:val="0"/>
        <w:adjustRightInd w:val="0"/>
        <w:spacing w:before="240" w:after="0" w:line="480" w:lineRule="auto"/>
        <w:rPr>
          <w:rFonts w:ascii="Times New Roman" w:eastAsia="Times New Roman" w:hAnsi="Times New Roman" w:cs="Times New Roman"/>
          <w:sz w:val="24"/>
          <w:szCs w:val="24"/>
          <w:lang w:val="en-CA"/>
        </w:rPr>
      </w:pPr>
    </w:p>
    <w:p w14:paraId="041D54E7" w14:textId="644415C1" w:rsidR="004E13A5" w:rsidRPr="0007763B" w:rsidRDefault="004E13A5" w:rsidP="00B47107">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59F26CBA" w:rsidR="004E13A5" w:rsidRPr="00284908" w:rsidRDefault="00746931"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r w:rsidRPr="003A1360">
        <w:rPr>
          <w:rFonts w:ascii="Times New Roman" w:eastAsia="Times New Roman" w:hAnsi="Times New Roman" w:cs="Times New Roman"/>
          <w:i/>
          <w:sz w:val="24"/>
          <w:szCs w:val="24"/>
          <w:lang w:val="en-CA"/>
        </w:rPr>
        <w:t>CDMetaPOP</w:t>
      </w:r>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[45]","plainTextFormattedCitation":"[45]","previouslyFormattedCitation":"[44]"},"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[45]</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 xml:space="preserve">to a cell located at </w:t>
      </w:r>
      <w:r w:rsidR="00955C73">
        <w:rPr>
          <w:rFonts w:ascii="Times New Roman" w:eastAsia="Times New Roman" w:hAnsi="Times New Roman" w:cs="Times New Roman"/>
          <w:sz w:val="24"/>
          <w:szCs w:val="24"/>
          <w:lang w:val="en-CA"/>
        </w:rPr>
        <w:lastRenderedPageBreak/>
        <w:t>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B47107">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B47107">
      <w:pPr>
        <w:spacing w:before="240" w:line="480" w:lineRule="auto"/>
        <w:rPr>
          <w:rFonts w:ascii="Times New Roman" w:hAnsi="Times New Roman" w:cs="Times New Roman"/>
          <w:sz w:val="24"/>
          <w:szCs w:val="24"/>
          <w:lang w:val="en-CA"/>
        </w:rPr>
      </w:pPr>
    </w:p>
    <w:p w14:paraId="45DB3D7B" w14:textId="3A3B6E32" w:rsidR="004E13A5" w:rsidRPr="0007763B" w:rsidRDefault="00F8383D" w:rsidP="00B47107">
      <w:pPr>
        <w:keepNext/>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Spatial extent of dem</w:t>
      </w:r>
      <w:r w:rsidR="00CB3FBD">
        <w:rPr>
          <w:rFonts w:ascii="Times New Roman" w:eastAsia="Times New Roman" w:hAnsi="Times New Roman" w:cs="Times New Roman"/>
          <w:i/>
          <w:sz w:val="24"/>
          <w:szCs w:val="24"/>
          <w:lang w:val="en-CA"/>
        </w:rPr>
        <w:t>o</w:t>
      </w:r>
      <w:r>
        <w:rPr>
          <w:rFonts w:ascii="Times New Roman" w:eastAsia="Times New Roman" w:hAnsi="Times New Roman" w:cs="Times New Roman"/>
          <w:i/>
          <w:sz w:val="24"/>
          <w:szCs w:val="24"/>
          <w:lang w:val="en-CA"/>
        </w:rPr>
        <w:t>gr</w:t>
      </w:r>
      <w:r w:rsidR="00CB3FBD">
        <w:rPr>
          <w:rFonts w:ascii="Times New Roman" w:eastAsia="Times New Roman" w:hAnsi="Times New Roman" w:cs="Times New Roman"/>
          <w:i/>
          <w:sz w:val="24"/>
          <w:szCs w:val="24"/>
          <w:lang w:val="en-CA"/>
        </w:rPr>
        <w:t>a</w:t>
      </w:r>
      <w:r>
        <w:rPr>
          <w:rFonts w:ascii="Times New Roman" w:eastAsia="Times New Roman" w:hAnsi="Times New Roman" w:cs="Times New Roman"/>
          <w:i/>
          <w:sz w:val="24"/>
          <w:szCs w:val="24"/>
          <w:lang w:val="en-CA"/>
        </w:rPr>
        <w:t>phic disturbance</w:t>
      </w:r>
    </w:p>
    <w:p w14:paraId="06D28190" w14:textId="48C11FB6" w:rsidR="004E13A5" w:rsidRPr="0007763B" w:rsidRDefault="00023F2C"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w:t>
      </w:r>
      <w:r w:rsidR="000D147C" w:rsidRPr="000D147C">
        <w:rPr>
          <w:rFonts w:ascii="Times New Roman" w:eastAsia="Times New Roman" w:hAnsi="Times New Roman" w:cs="Times New Roman"/>
          <w:sz w:val="24"/>
          <w:szCs w:val="24"/>
          <w:lang w:val="en-CA"/>
        </w:rPr>
        <w:t>wanted to know how the spatial extent of the demo</w:t>
      </w:r>
      <w:r w:rsidR="000D147C">
        <w:rPr>
          <w:rFonts w:ascii="Times New Roman" w:eastAsia="Times New Roman" w:hAnsi="Times New Roman" w:cs="Times New Roman"/>
          <w:sz w:val="24"/>
          <w:szCs w:val="24"/>
          <w:lang w:val="en-CA"/>
        </w:rPr>
        <w:t>graphic event affected the performance of our method</w:t>
      </w:r>
      <w:r w:rsidR="004E13A5" w:rsidRPr="0007763B">
        <w:rPr>
          <w:rFonts w:ascii="Times New Roman" w:eastAsia="Times New Roman" w:hAnsi="Times New Roman" w:cs="Times New Roman"/>
          <w:sz w:val="24"/>
          <w:szCs w:val="24"/>
          <w:lang w:val="en-CA"/>
        </w:rPr>
        <w:t xml:space="preserv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w:t>
      </w:r>
      <w:r w:rsidR="00F8383D">
        <w:rPr>
          <w:rFonts w:ascii="Times New Roman" w:eastAsia="Times New Roman" w:hAnsi="Times New Roman" w:cs="Times New Roman"/>
          <w:sz w:val="24"/>
          <w:szCs w:val="24"/>
          <w:lang w:val="en-CA"/>
        </w:rPr>
        <w:t>six</w:t>
      </w:r>
      <w:r w:rsidR="00F8383D"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w:t>
      </w:r>
      <w:r w:rsidR="00DE735D">
        <w:rPr>
          <w:rFonts w:ascii="Times New Roman" w:eastAsia="Times New Roman" w:hAnsi="Times New Roman" w:cs="Times New Roman"/>
          <w:sz w:val="24"/>
          <w:szCs w:val="24"/>
          <w:lang w:val="en-CA"/>
        </w:rPr>
        <w:t xml:space="preserve">We decided to vary the position of where the demographic event would happen in the landscape because </w:t>
      </w:r>
      <w:r w:rsidR="00A92319">
        <w:rPr>
          <w:rFonts w:ascii="Times New Roman" w:eastAsia="Times New Roman" w:hAnsi="Times New Roman" w:cs="Times New Roman"/>
          <w:sz w:val="24"/>
          <w:szCs w:val="24"/>
          <w:lang w:val="en-CA"/>
        </w:rPr>
        <w:t>deme topology may influence the outcomes of population genetics analyses</w:t>
      </w:r>
      <w:r w:rsidR="00E768D0">
        <w:rPr>
          <w:rFonts w:ascii="Times New Roman" w:eastAsia="Times New Roman" w:hAnsi="Times New Roman" w:cs="Times New Roman"/>
          <w:sz w:val="24"/>
          <w:szCs w:val="24"/>
          <w:lang w:val="en-CA"/>
        </w:rPr>
        <w:t xml:space="preserve"> </w:t>
      </w:r>
      <w:r w:rsidR="00E768D0">
        <w:rPr>
          <w:rFonts w:ascii="Times New Roman" w:eastAsia="Times New Roman" w:hAnsi="Times New Roman" w:cs="Times New Roman"/>
          <w:sz w:val="24"/>
          <w:szCs w:val="24"/>
          <w:lang w:val="en-CA"/>
        </w:rPr>
        <w:fldChar w:fldCharType="begin" w:fldLock="1"/>
      </w:r>
      <w:r w:rsidR="00013275">
        <w:rPr>
          <w:rFonts w:ascii="Times New Roman" w:eastAsia="Times New Roman" w:hAnsi="Times New Roman" w:cs="Times New Roman"/>
          <w:sz w:val="24"/>
          <w:szCs w:val="24"/>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[53]","plainTextFormattedCitation":"[53]","previouslyFormattedCitation":"[52]"},"properties":{"noteIndex":0},"schema":"https://github.com/citation-style-language/schema/raw/master/csl-citation.json"}</w:instrText>
      </w:r>
      <w:r w:rsidR="00E768D0">
        <w:rPr>
          <w:rFonts w:ascii="Times New Roman" w:eastAsia="Times New Roman" w:hAnsi="Times New Roman" w:cs="Times New Roman"/>
          <w:sz w:val="24"/>
          <w:szCs w:val="24"/>
          <w:lang w:val="en-CA"/>
        </w:rPr>
        <w:fldChar w:fldCharType="separate"/>
      </w:r>
      <w:r w:rsidR="00013275" w:rsidRPr="00013275">
        <w:rPr>
          <w:rFonts w:ascii="Times New Roman" w:eastAsia="Times New Roman" w:hAnsi="Times New Roman" w:cs="Times New Roman"/>
          <w:noProof/>
          <w:sz w:val="24"/>
          <w:szCs w:val="24"/>
          <w:lang w:val="en-CA"/>
        </w:rPr>
        <w:t>[53]</w:t>
      </w:r>
      <w:r w:rsidR="00E768D0">
        <w:rPr>
          <w:rFonts w:ascii="Times New Roman" w:eastAsia="Times New Roman" w:hAnsi="Times New Roman" w:cs="Times New Roman"/>
          <w:sz w:val="24"/>
          <w:szCs w:val="24"/>
          <w:lang w:val="en-CA"/>
        </w:rPr>
        <w:fldChar w:fldCharType="end"/>
      </w:r>
      <w:r w:rsidR="00A92319">
        <w:rPr>
          <w:rFonts w:ascii="Times New Roman" w:eastAsia="Times New Roman" w:hAnsi="Times New Roman" w:cs="Times New Roman"/>
          <w:sz w:val="24"/>
          <w:szCs w:val="24"/>
          <w:lang w:val="en-CA"/>
        </w:rPr>
        <w:t>.</w:t>
      </w:r>
      <w:r w:rsidR="00DE735D">
        <w:rPr>
          <w:rFonts w:ascii="Times New Roman" w:eastAsia="Times New Roman" w:hAnsi="Times New Roman" w:cs="Times New Roman"/>
          <w:sz w:val="24"/>
          <w:szCs w:val="24"/>
          <w:lang w:val="en-CA"/>
        </w:rPr>
        <w:t xml:space="preserve"> </w:t>
      </w:r>
      <w:r w:rsidR="006B671B">
        <w:rPr>
          <w:rFonts w:ascii="Times New Roman" w:eastAsia="Times New Roman" w:hAnsi="Times New Roman" w:cs="Times New Roman"/>
          <w:sz w:val="24"/>
          <w:szCs w:val="24"/>
          <w:lang w:val="en-CA"/>
        </w:rPr>
        <w:t>The positions of these</w:t>
      </w:r>
      <w:r w:rsidR="00E24C5B">
        <w:rPr>
          <w:rFonts w:ascii="Times New Roman" w:eastAsia="Times New Roman" w:hAnsi="Times New Roman" w:cs="Times New Roman"/>
          <w:sz w:val="24"/>
          <w:szCs w:val="24"/>
          <w:lang w:val="en-CA"/>
        </w:rPr>
        <w:t xml:space="preserve"> six</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 xml:space="preserve">only </w:t>
      </w:r>
      <w:r w:rsidR="00E24C5B">
        <w:rPr>
          <w:rFonts w:ascii="Times New Roman" w:eastAsia="Times New Roman" w:hAnsi="Times New Roman" w:cs="Times New Roman"/>
          <w:sz w:val="24"/>
          <w:szCs w:val="24"/>
          <w:lang w:val="en-CA"/>
        </w:rPr>
        <w:t>six</w:t>
      </w:r>
      <w:r w:rsidR="004E13A5" w:rsidRPr="0007763B">
        <w:rPr>
          <w:rFonts w:ascii="Times New Roman" w:eastAsia="Times New Roman" w:hAnsi="Times New Roman" w:cs="Times New Roman"/>
          <w:sz w:val="24"/>
          <w:szCs w:val="24"/>
          <w:lang w:val="en-CA"/>
        </w:rPr>
        <w:t xml:space="preserve">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E24C5B">
        <w:rPr>
          <w:rFonts w:ascii="Times New Roman" w:eastAsia="Times New Roman" w:hAnsi="Times New Roman" w:cs="Times New Roman"/>
          <w:sz w:val="24"/>
          <w:szCs w:val="24"/>
          <w:lang w:val="en-CA"/>
        </w:rPr>
        <w:t>sampled 1 position among the six</w:t>
      </w:r>
      <w:r w:rsidR="004A38A8" w:rsidRPr="0007763B">
        <w:rPr>
          <w:rFonts w:ascii="Times New Roman" w:eastAsia="Times New Roman" w:hAnsi="Times New Roman" w:cs="Times New Roman"/>
          <w:sz w:val="24"/>
          <w:szCs w:val="24"/>
          <w:lang w:val="en-CA"/>
        </w:rPr>
        <w:t xml:space="preserve"> previously described and randomly picked 1 or 2 additional populations directly adjacent (whe</w:t>
      </w:r>
      <w:r w:rsidR="00E24C5B">
        <w:rPr>
          <w:rFonts w:ascii="Times New Roman" w:eastAsia="Times New Roman" w:hAnsi="Times New Roman" w:cs="Times New Roman"/>
          <w:sz w:val="24"/>
          <w:szCs w:val="24"/>
          <w:lang w:val="en-CA"/>
        </w:rPr>
        <w:t>n possible) to it. We did this six</w:t>
      </w:r>
      <w:r w:rsidR="004A38A8" w:rsidRPr="0007763B">
        <w:rPr>
          <w:rFonts w:ascii="Times New Roman" w:eastAsia="Times New Roman" w:hAnsi="Times New Roman" w:cs="Times New Roman"/>
          <w:sz w:val="24"/>
          <w:szCs w:val="24"/>
          <w:lang w:val="en-CA"/>
        </w:rPr>
        <w:t xml:space="preserve">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B47107">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B47107">
      <w:pPr>
        <w:keepNext/>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583DD172" w14:textId="6F8572FE" w:rsidR="00152A73" w:rsidRPr="00F1098A" w:rsidRDefault="003F114F" w:rsidP="00152A73">
      <w:pPr>
        <w:spacing w:before="240" w:after="240" w:line="480" w:lineRule="auto"/>
        <w:rPr>
          <w:rFonts w:ascii="Times New Roman" w:eastAsia="Times New Roman" w:hAnsi="Times New Roman" w:cs="Times New Roman"/>
          <w:i/>
          <w:iCs/>
          <w:sz w:val="24"/>
          <w:szCs w:val="24"/>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 xml:space="preserve">long-term ecological research programs monitor </w:t>
      </w:r>
      <w:r w:rsidR="00152A73">
        <w:rPr>
          <w:rFonts w:ascii="Times New Roman" w:eastAsia="Times New Roman" w:hAnsi="Times New Roman" w:cs="Times New Roman"/>
          <w:iCs/>
          <w:sz w:val="24"/>
          <w:szCs w:val="24"/>
          <w:lang w:val="en-GB"/>
        </w:rPr>
        <w:t>at</w:t>
      </w:r>
      <w:r w:rsidR="005B67F7">
        <w:rPr>
          <w:rFonts w:ascii="Times New Roman" w:eastAsia="Times New Roman" w:hAnsi="Times New Roman" w:cs="Times New Roman"/>
          <w:iCs/>
          <w:sz w:val="24"/>
          <w:szCs w:val="24"/>
          <w:lang w:val="en-GB"/>
        </w:rPr>
        <w:t xml:space="preserve">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w:t>
      </w:r>
      <w:r w:rsidR="00152A73">
        <w:rPr>
          <w:rFonts w:ascii="Times New Roman" w:eastAsia="Times New Roman" w:hAnsi="Times New Roman" w:cs="Times New Roman"/>
          <w:iCs/>
          <w:sz w:val="24"/>
          <w:szCs w:val="24"/>
          <w:lang w:val="en-GB"/>
        </w:rPr>
        <w:t xml:space="preserve"> For our analyses concerning the timing of sampling, we chose </w:t>
      </w:r>
      <w:r w:rsidR="00152A73" w:rsidRPr="0007763B">
        <w:rPr>
          <w:rFonts w:ascii="Times New Roman" w:eastAsia="Times New Roman" w:hAnsi="Times New Roman" w:cs="Times New Roman"/>
          <w:iCs/>
          <w:sz w:val="24"/>
          <w:szCs w:val="24"/>
          <w:lang w:val="en-GB"/>
        </w:rPr>
        <w:t xml:space="preserve">the 0.05 </w:t>
      </w:r>
      <w:r w:rsidR="00152A73">
        <w:rPr>
          <w:rFonts w:ascii="Times New Roman" w:eastAsia="Times New Roman" w:hAnsi="Times New Roman" w:cs="Times New Roman"/>
          <w:i/>
          <w:iCs/>
          <w:sz w:val="24"/>
          <w:szCs w:val="24"/>
          <w:lang w:val="en-GB"/>
        </w:rPr>
        <w:t>p</w:t>
      </w:r>
      <w:r w:rsidR="00152A73" w:rsidRPr="0007763B">
        <w:rPr>
          <w:rFonts w:ascii="Times New Roman" w:eastAsia="Times New Roman" w:hAnsi="Times New Roman" w:cs="Times New Roman"/>
          <w:iCs/>
          <w:sz w:val="24"/>
          <w:szCs w:val="24"/>
          <w:lang w:val="en-GB"/>
        </w:rPr>
        <w:t xml:space="preserve">-value threshold as it was a good compromise between </w:t>
      </w:r>
      <w:r w:rsidR="00226237">
        <w:rPr>
          <w:rFonts w:ascii="Times New Roman" w:eastAsia="Times New Roman" w:hAnsi="Times New Roman" w:cs="Times New Roman"/>
          <w:iCs/>
          <w:sz w:val="24"/>
          <w:szCs w:val="24"/>
          <w:lang w:val="en-GB"/>
        </w:rPr>
        <w:t>different performance metrics</w:t>
      </w:r>
      <w:r w:rsidR="00152A73" w:rsidRPr="0007763B">
        <w:rPr>
          <w:rFonts w:ascii="Times New Roman" w:eastAsia="Times New Roman" w:hAnsi="Times New Roman" w:cs="Times New Roman"/>
          <w:iCs/>
          <w:sz w:val="24"/>
          <w:szCs w:val="24"/>
          <w:lang w:val="en-GB"/>
        </w:rPr>
        <w:t xml:space="preserve"> in our </w:t>
      </w:r>
      <w:r w:rsidR="00152A73">
        <w:rPr>
          <w:rFonts w:ascii="Times New Roman" w:eastAsia="Times New Roman" w:hAnsi="Times New Roman" w:cs="Times New Roman"/>
          <w:iCs/>
          <w:sz w:val="24"/>
          <w:szCs w:val="24"/>
          <w:lang w:val="en-GB"/>
        </w:rPr>
        <w:t>earlier</w:t>
      </w:r>
      <w:r w:rsidR="00152A73" w:rsidRPr="0007763B">
        <w:rPr>
          <w:rFonts w:ascii="Times New Roman" w:eastAsia="Times New Roman" w:hAnsi="Times New Roman" w:cs="Times New Roman"/>
          <w:iCs/>
          <w:sz w:val="24"/>
          <w:szCs w:val="24"/>
          <w:lang w:val="en-GB"/>
        </w:rPr>
        <w:t xml:space="preserve"> results</w:t>
      </w:r>
      <w:r w:rsidR="00152A73">
        <w:rPr>
          <w:rFonts w:ascii="Times New Roman" w:eastAsia="Times New Roman" w:hAnsi="Times New Roman" w:cs="Times New Roman"/>
          <w:iCs/>
          <w:sz w:val="24"/>
          <w:szCs w:val="24"/>
          <w:lang w:val="en-GB"/>
        </w:rPr>
        <w:t>.</w:t>
      </w:r>
    </w:p>
    <w:p w14:paraId="60D4FBF6" w14:textId="5D6BCE67" w:rsidR="003F114F" w:rsidRPr="009671FF" w:rsidRDefault="00E326F3" w:rsidP="00B47107">
      <w:pPr>
        <w:spacing w:before="240" w:after="240" w:line="480" w:lineRule="auto"/>
        <w:rPr>
          <w:rFonts w:ascii="Times New Roman" w:eastAsia="Times New Roman" w:hAnsi="Times New Roman" w:cs="Times New Roman"/>
          <w:iCs/>
          <w:sz w:val="24"/>
          <w:szCs w:val="24"/>
          <w:lang w:val="en-CA"/>
        </w:rPr>
      </w:pPr>
      <w:r>
        <w:rPr>
          <w:rFonts w:ascii="Times New Roman" w:eastAsia="Times New Roman" w:hAnsi="Times New Roman" w:cs="Times New Roman"/>
          <w:iCs/>
          <w:sz w:val="24"/>
          <w:szCs w:val="24"/>
          <w:lang w:val="en-GB"/>
        </w:rPr>
        <w:t xml:space="preserve"> </w:t>
      </w:r>
    </w:p>
    <w:p w14:paraId="4900EC79" w14:textId="2182157D" w:rsidR="004E13A5" w:rsidRDefault="004E13A5" w:rsidP="00B47107">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334CC7BE" w:rsidR="004E13A5" w:rsidRDefault="004E13A5"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5"/>
      <w:commentRangeStart w:id="6"/>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5"/>
      <w:r w:rsidR="00A80FA5">
        <w:rPr>
          <w:rStyle w:val="Marquedecommentaire"/>
        </w:rPr>
        <w:commentReference w:id="5"/>
      </w:r>
      <w:commentRangeEnd w:id="6"/>
      <w:r w:rsidR="00A70334">
        <w:rPr>
          <w:rFonts w:ascii="Times New Roman" w:eastAsia="Times New Roman" w:hAnsi="Times New Roman" w:cs="Times New Roman"/>
          <w:iCs/>
          <w:sz w:val="24"/>
          <w:szCs w:val="24"/>
          <w:lang w:val="en-GB"/>
        </w:rPr>
        <w:t xml:space="preserve"> (i.e., true negatives and false positives).</w:t>
      </w:r>
      <w:r w:rsidR="002D1CC0">
        <w:rPr>
          <w:rStyle w:val="Marquedecommentaire"/>
        </w:rPr>
        <w:commentReference w:id="6"/>
      </w:r>
      <w:r w:rsidR="00A70334">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FNR represents the number of false 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r w:rsidR="00A70334">
        <w:rPr>
          <w:rFonts w:ascii="Times New Roman" w:eastAsia="Times New Roman" w:hAnsi="Times New Roman" w:cs="Times New Roman"/>
          <w:iCs/>
          <w:sz w:val="24"/>
          <w:szCs w:val="24"/>
          <w:lang w:val="en-GB"/>
        </w:rPr>
        <w:t xml:space="preserve"> (i.e., true positives and false neg</w:t>
      </w:r>
      <w:r w:rsidR="00BB7EF9">
        <w:rPr>
          <w:rFonts w:ascii="Times New Roman" w:eastAsia="Times New Roman" w:hAnsi="Times New Roman" w:cs="Times New Roman"/>
          <w:iCs/>
          <w:sz w:val="24"/>
          <w:szCs w:val="24"/>
          <w:lang w:val="en-GB"/>
        </w:rPr>
        <w:t>a</w:t>
      </w:r>
      <w:r w:rsidR="00A70334">
        <w:rPr>
          <w:rFonts w:ascii="Times New Roman" w:eastAsia="Times New Roman" w:hAnsi="Times New Roman" w:cs="Times New Roman"/>
          <w:iCs/>
          <w:sz w:val="24"/>
          <w:szCs w:val="24"/>
          <w:lang w:val="en-GB"/>
        </w:rPr>
        <w:t>tives)</w:t>
      </w:r>
      <w:r w:rsidRPr="0007763B">
        <w:rPr>
          <w:rFonts w:ascii="Times New Roman" w:eastAsia="Times New Roman" w:hAnsi="Times New Roman" w:cs="Times New Roman"/>
          <w:iCs/>
          <w:sz w:val="24"/>
          <w:szCs w:val="24"/>
          <w:lang w:val="en-GB"/>
        </w:rPr>
        <w:t xml:space="preserve">. A high FPR means that we often </w:t>
      </w:r>
      <w:r w:rsidR="003E6E25">
        <w:rPr>
          <w:rFonts w:ascii="Times New Roman" w:eastAsia="Times New Roman" w:hAnsi="Times New Roman" w:cs="Times New Roman"/>
          <w:iCs/>
          <w:sz w:val="24"/>
          <w:szCs w:val="24"/>
          <w:lang w:val="en-GB"/>
        </w:rPr>
        <w:t>select</w:t>
      </w:r>
      <w:r w:rsidR="00373A31"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the wrong population(s)</w:t>
      </w:r>
      <w:r w:rsidR="003E6E25">
        <w:rPr>
          <w:rFonts w:ascii="Times New Roman" w:eastAsia="Times New Roman" w:hAnsi="Times New Roman" w:cs="Times New Roman"/>
          <w:iCs/>
          <w:sz w:val="24"/>
          <w:szCs w:val="24"/>
          <w:lang w:val="en-GB"/>
        </w:rPr>
        <w:t xml:space="preserve"> as having changed substantially</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limited </w:t>
      </w:r>
      <w:r w:rsidR="00373A31">
        <w:rPr>
          <w:rFonts w:ascii="Times New Roman" w:eastAsia="Times New Roman" w:hAnsi="Times New Roman" w:cs="Times New Roman"/>
          <w:iCs/>
          <w:sz w:val="24"/>
          <w:szCs w:val="24"/>
          <w:lang w:val="en-GB"/>
        </w:rPr>
        <w:lastRenderedPageBreak/>
        <w:t xml:space="preserve">resources </w:t>
      </w:r>
      <w:r w:rsidR="008F394F">
        <w:rPr>
          <w:rFonts w:ascii="Times New Roman" w:eastAsia="Times New Roman" w:hAnsi="Times New Roman" w:cs="Times New Roman"/>
          <w:iCs/>
          <w:sz w:val="24"/>
          <w:szCs w:val="24"/>
          <w:lang w:val="en-GB"/>
        </w:rPr>
        <w:t xml:space="preserve">available </w:t>
      </w:r>
      <w:r w:rsidR="008A372A">
        <w:rPr>
          <w:rFonts w:ascii="Times New Roman" w:eastAsia="Times New Roman" w:hAnsi="Times New Roman" w:cs="Times New Roman"/>
          <w:iCs/>
          <w:sz w:val="24"/>
          <w:szCs w:val="24"/>
          <w:lang w:val="en-GB"/>
        </w:rPr>
        <w:t xml:space="preserve">for </w:t>
      </w:r>
      <w:r w:rsidR="00A60F90">
        <w:rPr>
          <w:rFonts w:ascii="Times New Roman" w:eastAsia="Times New Roman" w:hAnsi="Times New Roman" w:cs="Times New Roman"/>
          <w:iCs/>
          <w:sz w:val="24"/>
          <w:szCs w:val="24"/>
          <w:lang w:val="en-GB"/>
        </w:rPr>
        <w:t xml:space="preserve">conservation </w:t>
      </w:r>
      <w:r w:rsidR="008A372A">
        <w:rPr>
          <w:rFonts w:ascii="Times New Roman" w:eastAsia="Times New Roman" w:hAnsi="Times New Roman" w:cs="Times New Roman"/>
          <w:iCs/>
          <w:sz w:val="24"/>
          <w:szCs w:val="24"/>
          <w:lang w:val="en-GB"/>
        </w:rPr>
        <w:t>efforts</w:t>
      </w:r>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r w:rsidR="008A372A">
        <w:rPr>
          <w:rFonts w:ascii="Times New Roman" w:eastAsia="Times New Roman" w:hAnsi="Times New Roman" w:cs="Times New Roman"/>
          <w:iCs/>
          <w:sz w:val="24"/>
          <w:szCs w:val="24"/>
          <w:lang w:val="en-GB"/>
        </w:rPr>
        <w:t>In contrast, a</w:t>
      </w:r>
      <w:r w:rsidR="00F05FD6">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high FNR means that we often </w:t>
      </w:r>
      <w:r w:rsidR="008A372A">
        <w:rPr>
          <w:rFonts w:ascii="Times New Roman" w:eastAsia="Times New Roman" w:hAnsi="Times New Roman" w:cs="Times New Roman"/>
          <w:iCs/>
          <w:sz w:val="24"/>
          <w:szCs w:val="24"/>
          <w:lang w:val="en-GB"/>
        </w:rPr>
        <w:t xml:space="preserve">fail to identify </w:t>
      </w:r>
      <w:r w:rsidRPr="0007763B">
        <w:rPr>
          <w:rFonts w:ascii="Times New Roman" w:eastAsia="Times New Roman" w:hAnsi="Times New Roman" w:cs="Times New Roman"/>
          <w:iCs/>
          <w:sz w:val="24"/>
          <w:szCs w:val="24"/>
          <w:lang w:val="en-GB"/>
        </w:rPr>
        <w:t>the population(s)</w:t>
      </w:r>
      <w:r w:rsidR="00FF7CA1">
        <w:rPr>
          <w:rFonts w:ascii="Times New Roman" w:eastAsia="Times New Roman" w:hAnsi="Times New Roman" w:cs="Times New Roman"/>
          <w:iCs/>
          <w:sz w:val="24"/>
          <w:szCs w:val="24"/>
          <w:lang w:val="en-GB"/>
        </w:rPr>
        <w:t xml:space="preserve"> 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w:t>
      </w:r>
      <w:r w:rsidR="00464A53">
        <w:rPr>
          <w:rFonts w:ascii="Times New Roman" w:eastAsia="Times New Roman" w:hAnsi="Times New Roman" w:cs="Times New Roman"/>
          <w:sz w:val="24"/>
          <w:szCs w:val="24"/>
          <w:lang w:val="en-GB"/>
        </w:rPr>
        <w:t xml:space="preserve">threshold to compare </w:t>
      </w:r>
      <w:r w:rsidR="00744706">
        <w:rPr>
          <w:rFonts w:ascii="Times New Roman" w:eastAsia="Times New Roman" w:hAnsi="Times New Roman" w:cs="Times New Roman"/>
          <w:sz w:val="24"/>
          <w:szCs w:val="24"/>
          <w:lang w:val="en-GB"/>
        </w:rPr>
        <w:t xml:space="preserve">to </w:t>
      </w:r>
      <w:r w:rsidR="00464A53">
        <w:rPr>
          <w:rFonts w:ascii="Times New Roman" w:eastAsia="Times New Roman" w:hAnsi="Times New Roman" w:cs="Times New Roman"/>
          <w:sz w:val="24"/>
          <w:szCs w:val="24"/>
          <w:lang w:val="en-GB"/>
        </w:rPr>
        <w:t xml:space="preserve">the </w:t>
      </w:r>
      <w:r w:rsidR="00744706">
        <w:rPr>
          <w:rFonts w:ascii="Times New Roman" w:eastAsia="Times New Roman" w:hAnsi="Times New Roman" w:cs="Times New Roman"/>
          <w:sz w:val="24"/>
          <w:szCs w:val="24"/>
          <w:lang w:val="en-GB"/>
        </w:rPr>
        <w:t>p-value</w:t>
      </w:r>
      <w:r w:rsidR="00464A53">
        <w:rPr>
          <w:rFonts w:ascii="Times New Roman" w:eastAsia="Times New Roman" w:hAnsi="Times New Roman" w:cs="Times New Roman"/>
          <w:sz w:val="24"/>
          <w:szCs w:val="24"/>
          <w:lang w:val="en-GB"/>
        </w:rPr>
        <w:t xml:space="preserve"> calculated through the TGI test </w:t>
      </w:r>
      <w:r w:rsidR="00744706">
        <w:rPr>
          <w:rFonts w:ascii="Times New Roman" w:eastAsia="Times New Roman" w:hAnsi="Times New Roman" w:cs="Times New Roman"/>
          <w:sz w:val="24"/>
          <w:szCs w:val="24"/>
          <w:lang w:val="en-GB"/>
        </w:rPr>
        <w:t>permutations</w:t>
      </w:r>
      <w:r w:rsidR="00F92865">
        <w:rPr>
          <w:rFonts w:ascii="Times New Roman" w:eastAsia="Times New Roman" w:hAnsi="Times New Roman" w:cs="Times New Roman"/>
          <w:sz w:val="24"/>
          <w:szCs w:val="24"/>
          <w:lang w:val="en-GB"/>
        </w:rPr>
        <w:t>,</w:t>
      </w:r>
      <w:r w:rsidR="00744706">
        <w:rPr>
          <w:rFonts w:ascii="Times New Roman" w:eastAsia="Times New Roman" w:hAnsi="Times New Roman" w:cs="Times New Roman"/>
          <w:sz w:val="24"/>
          <w:szCs w:val="24"/>
          <w:lang w:val="en-GB"/>
        </w:rPr>
        <w:t xml:space="preserve"> </w:t>
      </w:r>
      <w:r w:rsidR="007F7138">
        <w:rPr>
          <w:rFonts w:ascii="Times New Roman" w:eastAsia="Times New Roman" w:hAnsi="Times New Roman" w:cs="Times New Roman"/>
          <w:sz w:val="24"/>
          <w:szCs w:val="24"/>
          <w:lang w:val="en-GB"/>
        </w:rPr>
        <w:t xml:space="preserve">and therefore defining positives and negatives, </w:t>
      </w:r>
      <w:r w:rsidRPr="0007763B">
        <w:rPr>
          <w:rFonts w:ascii="Times New Roman" w:eastAsia="Times New Roman" w:hAnsi="Times New Roman" w:cs="Times New Roman"/>
          <w:sz w:val="24"/>
          <w:szCs w:val="24"/>
          <w:lang w:val="en-GB"/>
        </w:rPr>
        <w:t>is</w:t>
      </w:r>
      <w:r w:rsidR="00A54C18">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a range o</w:t>
      </w:r>
      <w:r w:rsidR="009279F4" w:rsidRPr="0007763B">
        <w:rPr>
          <w:rFonts w:ascii="Times New Roman" w:eastAsia="Times New Roman" w:hAnsi="Times New Roman" w:cs="Times New Roman"/>
          <w:sz w:val="24"/>
          <w:szCs w:val="24"/>
          <w:lang w:val="en-GB"/>
        </w:rPr>
        <w:t>f thresholds</w:t>
      </w:r>
      <w:r w:rsidR="00A422FD">
        <w:rPr>
          <w:rFonts w:ascii="Times New Roman" w:eastAsia="Times New Roman" w:hAnsi="Times New Roman" w:cs="Times New Roman"/>
          <w:sz w:val="24"/>
          <w:szCs w:val="24"/>
          <w:lang w:val="en-GB"/>
        </w:rPr>
        <w:t xml:space="preserve"> for FPR and FNR</w:t>
      </w:r>
      <w:r w:rsidR="009279F4" w:rsidRPr="0007763B">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0.0001, 0.001, 0.005, 0.01, 0.015, 0.020, 0.025, 0.030, 0.035, 0.040, 0.045,</w:t>
      </w:r>
      <w:r w:rsidR="00B169C5">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0.050, 0.055, 0.060, 0.065, 0.070, 0.075, 0.080, 0.085, 0.090, 0.095,</w:t>
      </w:r>
      <w:r w:rsidR="00B169C5">
        <w:rPr>
          <w:rFonts w:ascii="Times New Roman" w:eastAsia="Times New Roman" w:hAnsi="Times New Roman" w:cs="Times New Roman"/>
          <w:sz w:val="24"/>
          <w:szCs w:val="24"/>
          <w:lang w:val="en-GB"/>
        </w:rPr>
        <w:t xml:space="preserve"> and</w:t>
      </w:r>
      <w:r w:rsidR="00B169C5" w:rsidRPr="00B169C5">
        <w:rPr>
          <w:rFonts w:ascii="Times New Roman" w:eastAsia="Times New Roman" w:hAnsi="Times New Roman" w:cs="Times New Roman"/>
          <w:sz w:val="24"/>
          <w:szCs w:val="24"/>
          <w:lang w:val="en-GB"/>
        </w:rPr>
        <w:t xml:space="preserve"> 0.1</w:t>
      </w:r>
    </w:p>
    <w:p w14:paraId="05A56E2A" w14:textId="77777777" w:rsidR="00805090" w:rsidRPr="0007763B" w:rsidRDefault="00805090" w:rsidP="00B47107">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B47107">
      <w:pPr>
        <w:keepNext/>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23D4DE12" w:rsidR="00805090" w:rsidRPr="0007763B" w:rsidRDefault="00805090"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B47107">
      <w:pPr>
        <w:spacing w:before="240" w:after="240" w:line="480" w:lineRule="auto"/>
        <w:rPr>
          <w:rFonts w:ascii="Times New Roman" w:eastAsia="Times New Roman" w:hAnsi="Times New Roman" w:cs="Times New Roman"/>
          <w:sz w:val="24"/>
          <w:szCs w:val="24"/>
          <w:lang w:val="en-CA"/>
        </w:rPr>
      </w:pPr>
    </w:p>
    <w:p w14:paraId="6460C526" w14:textId="4CB1D448" w:rsidR="00D2425A" w:rsidRPr="00F824A8" w:rsidRDefault="00D2425A"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lastRenderedPageBreak/>
        <w:t>Software</w:t>
      </w:r>
      <w:r w:rsidRPr="0007763B">
        <w:rPr>
          <w:rFonts w:ascii="Times New Roman" w:eastAsia="Times New Roman" w:hAnsi="Times New Roman" w:cs="Times New Roman"/>
          <w:i/>
          <w:sz w:val="24"/>
          <w:szCs w:val="24"/>
          <w:lang w:val="en-GB"/>
        </w:rPr>
        <w:br/>
      </w:r>
      <w:r w:rsidRPr="00555324">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[45]","plainTextFormattedCitation":"[45]","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[45]</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[54]","plainTextFormattedCitation":"[54]","previouslyFormattedCitation":"[53]"},"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[54]</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r w:rsidR="0084240D" w:rsidRPr="00B64B13">
        <w:rPr>
          <w:rFonts w:ascii="Times New Roman" w:eastAsia="Times New Roman" w:hAnsi="Times New Roman" w:cs="Times New Roman"/>
          <w:i/>
          <w:sz w:val="24"/>
          <w:szCs w:val="24"/>
          <w:lang w:val="en-GB"/>
        </w:rPr>
        <w:t>RStudio</w:t>
      </w:r>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[55]","plainTextFormattedCitation":"[55]","previouslyFormattedCitation":"[54]"},"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[55]</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r w:rsidR="0084240D" w:rsidRPr="0007763B">
        <w:rPr>
          <w:rFonts w:ascii="Times New Roman" w:eastAsia="Times New Roman" w:hAnsi="Times New Roman" w:cs="Times New Roman"/>
          <w:i/>
          <w:sz w:val="24"/>
          <w:szCs w:val="24"/>
          <w:lang w:val="en-GB"/>
        </w:rPr>
        <w:t xml:space="preserve">adegenet </w:t>
      </w:r>
      <w:r w:rsidR="00BE6331" w:rsidRPr="0007763B">
        <w:rPr>
          <w:rFonts w:ascii="Times New Roman" w:eastAsia="Times New Roman" w:hAnsi="Times New Roman" w:cs="Times New Roman"/>
          <w:i/>
          <w:sz w:val="24"/>
          <w:szCs w:val="24"/>
          <w:lang w:val="en-GB"/>
        </w:rPr>
        <w:fldChar w:fldCharType="begin" w:fldLock="1"/>
      </w:r>
      <w:r w:rsidR="00013275">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[56,57]","plainTextFormattedCitation":"[56,57]","previouslyFormattedCitation":"[55,56]"},"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013275" w:rsidRPr="00013275">
        <w:rPr>
          <w:rFonts w:ascii="Times New Roman" w:eastAsia="Times New Roman" w:hAnsi="Times New Roman" w:cs="Times New Roman"/>
          <w:noProof/>
          <w:sz w:val="24"/>
          <w:szCs w:val="24"/>
          <w:lang w:val="en-GB"/>
        </w:rPr>
        <w:t>[56,57]</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i/>
          <w:sz w:val="24"/>
          <w:szCs w:val="24"/>
          <w:lang w:val="en-GB"/>
        </w:rPr>
        <w:t>pegas</w:t>
      </w:r>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013275">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[58]","plainTextFormattedCitation":"[58]","previouslyFormattedCitation":"[57]"},"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013275" w:rsidRPr="00013275">
        <w:rPr>
          <w:rFonts w:ascii="Times New Roman" w:eastAsia="Times New Roman" w:hAnsi="Times New Roman" w:cs="Times New Roman"/>
          <w:noProof/>
          <w:sz w:val="24"/>
          <w:szCs w:val="24"/>
          <w:lang w:val="en-GB"/>
        </w:rPr>
        <w:t>[58]</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[59,60]","plainTextFormattedCitation":"[59,60]","previouslyFormattedCitation":"[58,59]"},"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[59,60]</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r w:rsidR="0084240D" w:rsidRPr="0007763B">
        <w:rPr>
          <w:rFonts w:ascii="Times New Roman" w:eastAsia="Times New Roman" w:hAnsi="Times New Roman" w:cs="Times New Roman"/>
          <w:i/>
          <w:sz w:val="24"/>
          <w:szCs w:val="24"/>
          <w:lang w:val="en-GB"/>
        </w:rPr>
        <w:t>adespatial</w:t>
      </w:r>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[61]","plainTextFormattedCitation":"[61]","previouslyFormattedCitation":"[60]"},"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[61]</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 xml:space="preserve">function </w:t>
      </w:r>
      <w:r w:rsidR="00956895">
        <w:rPr>
          <w:rFonts w:ascii="Times New Roman" w:eastAsia="Times New Roman" w:hAnsi="Times New Roman" w:cs="Times New Roman"/>
          <w:sz w:val="24"/>
          <w:szCs w:val="24"/>
          <w:lang w:val="en-GB"/>
        </w:rPr>
        <w:t xml:space="preserve">coded in </w:t>
      </w:r>
      <w:r w:rsidR="00956895" w:rsidRPr="007E084D">
        <w:rPr>
          <w:rFonts w:ascii="Times New Roman" w:eastAsia="Times New Roman" w:hAnsi="Times New Roman" w:cs="Times New Roman"/>
          <w:i/>
          <w:sz w:val="24"/>
          <w:szCs w:val="24"/>
          <w:lang w:val="en-GB"/>
        </w:rPr>
        <w:t>R</w:t>
      </w:r>
      <w:r w:rsidR="00956895">
        <w:rPr>
          <w:rFonts w:ascii="Times New Roman" w:eastAsia="Times New Roman" w:hAnsi="Times New Roman" w:cs="Times New Roman"/>
          <w:sz w:val="24"/>
          <w:szCs w:val="24"/>
          <w:lang w:val="en-GB"/>
        </w:rPr>
        <w:t xml:space="preserve"> </w:t>
      </w:r>
      <w:r w:rsidR="00F824A8">
        <w:rPr>
          <w:rFonts w:ascii="Times New Roman" w:eastAsia="Times New Roman" w:hAnsi="Times New Roman" w:cs="Times New Roman"/>
          <w:sz w:val="24"/>
          <w:szCs w:val="24"/>
          <w:lang w:val="en-GB"/>
        </w:rPr>
        <w:t xml:space="preserve">is available in the </w:t>
      </w:r>
      <w:r w:rsidR="00956895">
        <w:rPr>
          <w:rFonts w:ascii="Times New Roman" w:eastAsia="Times New Roman" w:hAnsi="Times New Roman" w:cs="Times New Roman"/>
          <w:sz w:val="24"/>
          <w:szCs w:val="24"/>
          <w:lang w:val="en-GB"/>
        </w:rPr>
        <w:t>appendix</w:t>
      </w:r>
      <w:r w:rsidR="00F824A8">
        <w:rPr>
          <w:rFonts w:ascii="Times New Roman" w:eastAsia="Times New Roman" w:hAnsi="Times New Roman" w:cs="Times New Roman"/>
          <w:sz w:val="24"/>
          <w:szCs w:val="24"/>
          <w:lang w:val="en-GB"/>
        </w:rPr>
        <w:t>.</w:t>
      </w:r>
    </w:p>
    <w:p w14:paraId="00F1075D" w14:textId="265331D4" w:rsidR="00CC5037" w:rsidRDefault="00CC5037" w:rsidP="00B47107">
      <w:pPr>
        <w:spacing w:before="240" w:after="240" w:line="480" w:lineRule="auto"/>
        <w:rPr>
          <w:rFonts w:ascii="Times New Roman" w:eastAsia="Times New Roman" w:hAnsi="Times New Roman" w:cs="Times New Roman"/>
          <w:sz w:val="24"/>
          <w:szCs w:val="24"/>
          <w:lang w:val="en-GB"/>
        </w:rPr>
      </w:pPr>
    </w:p>
    <w:p w14:paraId="3488EEA2" w14:textId="4BC244D9" w:rsidR="00CC5037" w:rsidRP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54C6951B" w:rsidR="00CA4362" w:rsidRDefault="008E0DB3" w:rsidP="00B47107">
      <w:pPr>
        <w:spacing w:before="240" w:after="240" w:line="480"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t xml:space="preserve">the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which allows to test a 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rPr>
        <w:t>[62]</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B47107">
      <w:pPr>
        <w:spacing w:before="240" w:after="240" w:line="480" w:lineRule="auto"/>
        <w:rPr>
          <w:rFonts w:ascii="Times New Roman" w:eastAsia="Times New Roman" w:hAnsi="Times New Roman" w:cs="Times New Roman"/>
          <w:sz w:val="24"/>
          <w:szCs w:val="24"/>
          <w:lang w:val="en-GB"/>
        </w:rPr>
      </w:pPr>
    </w:p>
    <w:p w14:paraId="1EAD6225" w14:textId="77777777" w:rsidR="001F42AA" w:rsidRPr="008E0DB3" w:rsidRDefault="001F42AA" w:rsidP="00B47107">
      <w:pPr>
        <w:spacing w:before="240" w:after="240" w:line="480"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36C14679" w14:textId="77777777" w:rsidR="00BE7626" w:rsidRDefault="00BE7626" w:rsidP="00B47107">
      <w:pPr>
        <w:spacing w:before="240" w:after="240" w:line="480" w:lineRule="auto"/>
        <w:rPr>
          <w:rFonts w:ascii="Times New Roman" w:eastAsia="Times New Roman" w:hAnsi="Times New Roman" w:cs="Times New Roman"/>
          <w:i/>
          <w:sz w:val="24"/>
          <w:szCs w:val="24"/>
        </w:rPr>
      </w:pPr>
    </w:p>
    <w:p w14:paraId="7EA1740D" w14:textId="5F80082B" w:rsidR="00BE7626" w:rsidRDefault="00BE76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able to translate the TBI framework to TGI by accommodating it to the specific structure of genetic data. TGI provided good </w:t>
      </w:r>
      <w:r w:rsidR="009113ED">
        <w:rPr>
          <w:rFonts w:ascii="Times New Roman" w:eastAsia="Times New Roman" w:hAnsi="Times New Roman" w:cs="Times New Roman"/>
          <w:sz w:val="24"/>
          <w:szCs w:val="24"/>
        </w:rPr>
        <w:t xml:space="preserve">and stable </w:t>
      </w:r>
      <w:r>
        <w:rPr>
          <w:rFonts w:ascii="Times New Roman" w:eastAsia="Times New Roman" w:hAnsi="Times New Roman" w:cs="Times New Roman"/>
          <w:sz w:val="24"/>
          <w:szCs w:val="24"/>
        </w:rPr>
        <w:t xml:space="preserve">performance according to the analyses of </w:t>
      </w:r>
      <w:r>
        <w:rPr>
          <w:rFonts w:ascii="Times New Roman" w:eastAsia="Times New Roman" w:hAnsi="Times New Roman" w:cs="Times New Roman"/>
          <w:sz w:val="24"/>
          <w:szCs w:val="24"/>
        </w:rPr>
        <w:lastRenderedPageBreak/>
        <w:t>a wide array of simulations. Although results support its efficacy and warrant the use of TGI on empirical datasets there are a few specific results to consider, especially related to dispersal, spatial extent of the demographic event producing the genetic change, and time lag between sampling and event.</w:t>
      </w:r>
    </w:p>
    <w:p w14:paraId="43C3AA0D" w14:textId="77777777" w:rsidR="00BE7626" w:rsidRPr="00BE7626" w:rsidRDefault="00BE7626" w:rsidP="00B47107">
      <w:pPr>
        <w:spacing w:before="240" w:after="240" w:line="480" w:lineRule="auto"/>
        <w:rPr>
          <w:rFonts w:ascii="Times New Roman" w:eastAsia="Times New Roman" w:hAnsi="Times New Roman" w:cs="Times New Roman"/>
          <w:sz w:val="24"/>
          <w:szCs w:val="24"/>
        </w:rPr>
      </w:pPr>
    </w:p>
    <w:p w14:paraId="2AC8DBE1" w14:textId="26C56ADD" w:rsidR="008601CB" w:rsidRPr="008E0DB3" w:rsidRDefault="008601CB" w:rsidP="00B47107">
      <w:pPr>
        <w:spacing w:before="240" w:after="240" w:line="480" w:lineRule="auto"/>
        <w:rPr>
          <w:rFonts w:ascii="Times New Roman" w:eastAsia="Times New Roman" w:hAnsi="Times New Roman" w:cs="Times New Roman"/>
          <w:i/>
          <w:sz w:val="24"/>
          <w:szCs w:val="24"/>
        </w:rPr>
      </w:pPr>
      <w:r w:rsidRPr="008E0DB3">
        <w:rPr>
          <w:rFonts w:ascii="Times New Roman" w:eastAsia="Times New Roman" w:hAnsi="Times New Roman" w:cs="Times New Roman"/>
          <w:i/>
          <w:sz w:val="24"/>
          <w:szCs w:val="24"/>
        </w:rPr>
        <w:t xml:space="preserve">Dispersal </w:t>
      </w:r>
    </w:p>
    <w:p w14:paraId="7C59CC4B" w14:textId="1847A652" w:rsidR="006141B4" w:rsidRPr="008E0DB3" w:rsidRDefault="007F2596"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Results were generally satisfying and encouraging for the use of TGI as o</w:t>
      </w:r>
      <w:r w:rsidR="00485ADA">
        <w:rPr>
          <w:rFonts w:ascii="Times New Roman" w:eastAsia="Times New Roman" w:hAnsi="Times New Roman" w:cs="Times New Roman"/>
          <w:sz w:val="24"/>
          <w:szCs w:val="24"/>
        </w:rPr>
        <w:t>nly o</w:t>
      </w:r>
      <w:r w:rsidR="008B19C5">
        <w:rPr>
          <w:rFonts w:ascii="Times New Roman" w:eastAsia="Times New Roman" w:hAnsi="Times New Roman" w:cs="Times New Roman"/>
          <w:sz w:val="24"/>
          <w:szCs w:val="24"/>
        </w:rPr>
        <w:t>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exhibited </w:t>
      </w:r>
      <w:r w:rsidR="008B19C5">
        <w:rPr>
          <w:rFonts w:ascii="Times New Roman" w:eastAsia="Times New Roman" w:hAnsi="Times New Roman" w:cs="Times New Roman"/>
          <w:sz w:val="24"/>
          <w:szCs w:val="24"/>
        </w:rPr>
        <w:t>values above</w:t>
      </w:r>
      <w:r w:rsidR="002F1D89">
        <w:rPr>
          <w:rFonts w:ascii="Times New Roman" w:eastAsia="Times New Roman" w:hAnsi="Times New Roman" w:cs="Times New Roman"/>
          <w:sz w:val="24"/>
          <w:szCs w:val="24"/>
        </w:rPr>
        <w:t xml:space="preserve"> a very conservative</w:t>
      </w:r>
      <w:r w:rsidR="00133B7C">
        <w:rPr>
          <w:rFonts w:ascii="Times New Roman" w:eastAsia="Times New Roman" w:hAnsi="Times New Roman" w:cs="Times New Roman"/>
          <w:sz w:val="24"/>
          <w:szCs w:val="24"/>
        </w:rPr>
        <w:t xml:space="preserve"> FNR</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 xml:space="preserve">limit of </w:t>
      </w:r>
      <w:r w:rsidR="008B19C5">
        <w:rPr>
          <w:rFonts w:ascii="Times New Roman" w:eastAsia="Times New Roman" w:hAnsi="Times New Roman" w:cs="Times New Roman"/>
          <w:sz w:val="24"/>
          <w:szCs w:val="24"/>
        </w:rPr>
        <w:t>1</w:t>
      </w:r>
      <w:r w:rsidR="001F6EAA" w:rsidRPr="008E0DB3">
        <w:rPr>
          <w:rFonts w:ascii="Times New Roman" w:eastAsia="Times New Roman" w:hAnsi="Times New Roman" w:cs="Times New Roman"/>
          <w:sz w:val="24"/>
          <w:szCs w:val="24"/>
        </w:rPr>
        <w:t>%</w:t>
      </w:r>
      <w:r w:rsidR="002F1D89">
        <w:rPr>
          <w:rFonts w:ascii="Times New Roman" w:eastAsia="Times New Roman" w:hAnsi="Times New Roman" w:cs="Times New Roman"/>
          <w:sz w:val="24"/>
          <w:szCs w:val="24"/>
        </w:rPr>
        <w:t>,</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 xml:space="preserve">regardless of </w:t>
      </w:r>
      <w:r w:rsidR="00485ADA">
        <w:rPr>
          <w:rFonts w:ascii="Times New Roman" w:eastAsia="Times New Roman" w:hAnsi="Times New Roman" w:cs="Times New Roman"/>
          <w:sz w:val="24"/>
          <w:szCs w:val="24"/>
        </w:rPr>
        <w:t xml:space="preserve">the </w:t>
      </w:r>
      <w:r w:rsidR="003430E4">
        <w:rPr>
          <w:rFonts w:ascii="Times New Roman" w:eastAsia="Times New Roman" w:hAnsi="Times New Roman" w:cs="Times New Roman"/>
          <w:sz w:val="24"/>
          <w:szCs w:val="24"/>
        </w:rPr>
        <w:t xml:space="preserve">p-value </w:t>
      </w:r>
      <w:r w:rsidR="000637AB" w:rsidRPr="008E0DB3">
        <w:rPr>
          <w:rFonts w:ascii="Times New Roman" w:eastAsia="Times New Roman" w:hAnsi="Times New Roman" w:cs="Times New Roman"/>
          <w:sz w:val="24"/>
          <w:szCs w:val="24"/>
        </w:rPr>
        <w:t xml:space="preserve">threshold </w:t>
      </w:r>
      <w:r w:rsidR="001F6EAA" w:rsidRPr="008E0DB3">
        <w:rPr>
          <w:rFonts w:ascii="Times New Roman" w:eastAsia="Times New Roman" w:hAnsi="Times New Roman" w:cs="Times New Roman"/>
          <w:sz w:val="24"/>
          <w:szCs w:val="24"/>
        </w:rPr>
        <w:t>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Among the four scenarios never reaching an average FNR of 0</w:t>
      </w:r>
      <w:r w:rsidR="00485ADA">
        <w:rPr>
          <w:rFonts w:ascii="Times New Roman" w:eastAsia="Times New Roman" w:hAnsi="Times New Roman" w:cs="Times New Roman"/>
          <w:sz w:val="24"/>
          <w:szCs w:val="24"/>
        </w:rPr>
        <w:t xml:space="preserve"> (L3, M3, H2, H3)</w:t>
      </w:r>
      <w:r w:rsidR="00537346">
        <w:rPr>
          <w:rFonts w:ascii="Times New Roman" w:eastAsia="Times New Roman" w:hAnsi="Times New Roman" w:cs="Times New Roman"/>
          <w:sz w:val="24"/>
          <w:szCs w:val="24"/>
        </w:rPr>
        <w:t xml:space="preserve">, two </w:t>
      </w:r>
      <w:r w:rsidR="00485ADA">
        <w:rPr>
          <w:rFonts w:ascii="Times New Roman" w:eastAsia="Times New Roman" w:hAnsi="Times New Roman" w:cs="Times New Roman"/>
          <w:sz w:val="24"/>
          <w:szCs w:val="24"/>
        </w:rPr>
        <w:t>involve</w:t>
      </w:r>
      <w:r w:rsidR="009113ED">
        <w:rPr>
          <w:rFonts w:ascii="Times New Roman" w:eastAsia="Times New Roman" w:hAnsi="Times New Roman" w:cs="Times New Roman"/>
          <w:sz w:val="24"/>
          <w:szCs w:val="24"/>
        </w:rPr>
        <w:t>d</w:t>
      </w:r>
      <w:r w:rsidR="00485ADA">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 xml:space="preserve">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w:t>
      </w:r>
      <w:r w:rsidR="00DA49DC">
        <w:rPr>
          <w:rFonts w:ascii="Times New Roman" w:eastAsia="Times New Roman" w:hAnsi="Times New Roman" w:cs="Times New Roman"/>
          <w:sz w:val="24"/>
          <w:szCs w:val="24"/>
        </w:rPr>
        <w:t>hreshold, with a sharp decrease</w:t>
      </w:r>
      <w:r w:rsidR="00170501">
        <w:rPr>
          <w:rFonts w:ascii="Times New Roman" w:eastAsia="Times New Roman" w:hAnsi="Times New Roman" w:cs="Times New Roman"/>
          <w:sz w:val="24"/>
          <w:szCs w:val="24"/>
        </w:rPr>
        <w:t xml:space="preserve"> (most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12C424F9" w:rsidR="0051590A" w:rsidRDefault="006D4C4D"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9B001E">
        <w:rPr>
          <w:rFonts w:ascii="Times New Roman" w:eastAsia="Times New Roman" w:hAnsi="Times New Roman" w:cs="Times New Roman"/>
          <w:sz w:val="24"/>
          <w:szCs w:val="24"/>
        </w:rPr>
        <w:t>FPR averages from scenario</w:t>
      </w:r>
      <w:r w:rsidR="009113ED">
        <w:rPr>
          <w:rFonts w:ascii="Times New Roman" w:eastAsia="Times New Roman" w:hAnsi="Times New Roman" w:cs="Times New Roman"/>
          <w:sz w:val="24"/>
          <w:szCs w:val="24"/>
        </w:rPr>
        <w:t>s</w:t>
      </w:r>
      <w:r w:rsidR="009B001E">
        <w:rPr>
          <w:rFonts w:ascii="Times New Roman" w:eastAsia="Times New Roman" w:hAnsi="Times New Roman" w:cs="Times New Roman"/>
          <w:sz w:val="24"/>
          <w:szCs w:val="24"/>
        </w:rPr>
        <w:t xml:space="preserve"> sharing the same dispersal parameters, </w:t>
      </w:r>
      <w:r w:rsidR="009B001E">
        <w:rPr>
          <w:rFonts w:ascii="Times New Roman" w:eastAsia="Times New Roman" w:hAnsi="Times New Roman" w:cs="Times New Roman"/>
          <w:sz w:val="24"/>
          <w:szCs w:val="24"/>
        </w:rPr>
        <w:lastRenderedPageBreak/>
        <w:t xml:space="preserve">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t>for high 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Pr>
          <w:rFonts w:ascii="Times New Roman" w:eastAsia="Times New Roman" w:hAnsi="Times New Roman" w:cs="Times New Roman"/>
          <w:sz w:val="24"/>
          <w:szCs w:val="24"/>
        </w:rPr>
        <w:t xml:space="preserve">. </w:t>
      </w:r>
    </w:p>
    <w:p w14:paraId="6CC5A56A" w14:textId="50DEF084" w:rsidR="00817492" w:rsidRDefault="0081749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8D2C1D">
        <w:rPr>
          <w:rFonts w:ascii="Times New Roman" w:eastAsia="Times New Roman" w:hAnsi="Times New Roman" w:cs="Times New Roman"/>
          <w:sz w:val="24"/>
          <w:szCs w:val="24"/>
        </w:rPr>
        <w:t xml:space="preserve">another encouraging result is that </w:t>
      </w:r>
      <w:r>
        <w:rPr>
          <w:rFonts w:ascii="Times New Roman" w:eastAsia="Times New Roman" w:hAnsi="Times New Roman" w:cs="Times New Roman"/>
          <w:sz w:val="24"/>
          <w:szCs w:val="24"/>
        </w:rPr>
        <w:t>e</w:t>
      </w:r>
      <w:r w:rsidRPr="0007763B">
        <w:rPr>
          <w:rFonts w:ascii="Times New Roman" w:eastAsia="Times New Roman" w:hAnsi="Times New Roman" w:cs="Times New Roman"/>
          <w:sz w:val="24"/>
          <w:szCs w:val="24"/>
        </w:rPr>
        <w:t xml:space="preserve">xperimental FPR values consistently stayed </w:t>
      </w:r>
      <w:r w:rsidR="0093513F">
        <w:rPr>
          <w:rFonts w:ascii="Times New Roman" w:eastAsia="Times New Roman" w:hAnsi="Times New Roman" w:cs="Times New Roman"/>
          <w:sz w:val="24"/>
          <w:szCs w:val="24"/>
        </w:rPr>
        <w:t xml:space="preserve">much </w:t>
      </w:r>
      <w:r w:rsidRPr="0007763B">
        <w:rPr>
          <w:rFonts w:ascii="Times New Roman" w:eastAsia="Times New Roman" w:hAnsi="Times New Roman" w:cs="Times New Roman"/>
          <w:sz w:val="24"/>
          <w:szCs w:val="24"/>
        </w:rPr>
        <w:t>below control FPR values</w:t>
      </w:r>
      <w:r>
        <w:rPr>
          <w:rFonts w:ascii="Times New Roman" w:eastAsia="Times New Roman" w:hAnsi="Times New Roman" w:cs="Times New Roman"/>
          <w:sz w:val="24"/>
          <w:szCs w:val="24"/>
        </w:rPr>
        <w:t xml:space="preserve"> corresponding to their dispersal scenario for low and moderate dispersal (Fig. 4). </w:t>
      </w:r>
      <w:r w:rsidRPr="0007763B">
        <w:rPr>
          <w:rFonts w:ascii="Times New Roman" w:eastAsia="Times New Roman" w:hAnsi="Times New Roman" w:cs="Times New Roman"/>
          <w:sz w:val="24"/>
          <w:szCs w:val="24"/>
        </w:rPr>
        <w:t>This means</w:t>
      </w:r>
      <w:r w:rsidR="0093513F">
        <w:rPr>
          <w:rFonts w:ascii="Times New Roman" w:eastAsia="Times New Roman" w:hAnsi="Times New Roman" w:cs="Times New Roman"/>
          <w:sz w:val="24"/>
          <w:szCs w:val="24"/>
        </w:rPr>
        <w:t xml:space="preserve"> that in the presence of an atypic</w:t>
      </w:r>
      <w:r w:rsidRPr="0007763B">
        <w:rPr>
          <w:rFonts w:ascii="Times New Roman" w:eastAsia="Times New Roman" w:hAnsi="Times New Roman" w:cs="Times New Roman"/>
          <w:sz w:val="24"/>
          <w:szCs w:val="24"/>
        </w:rPr>
        <w:t xml:space="preserve">al </w:t>
      </w:r>
      <w:r w:rsidR="0093513F">
        <w:rPr>
          <w:rFonts w:ascii="Times New Roman" w:eastAsia="Times New Roman" w:hAnsi="Times New Roman" w:cs="Times New Roman"/>
          <w:sz w:val="24"/>
          <w:szCs w:val="24"/>
        </w:rPr>
        <w:t>demographic</w:t>
      </w:r>
      <w:r>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event, we were </w:t>
      </w:r>
      <w:r>
        <w:rPr>
          <w:rFonts w:ascii="Times New Roman" w:eastAsia="Times New Roman" w:hAnsi="Times New Roman" w:cs="Times New Roman"/>
          <w:sz w:val="24"/>
          <w:szCs w:val="24"/>
        </w:rPr>
        <w:t xml:space="preserve">always </w:t>
      </w:r>
      <w:r w:rsidR="0093513F">
        <w:rPr>
          <w:rFonts w:ascii="Times New Roman" w:eastAsia="Times New Roman" w:hAnsi="Times New Roman" w:cs="Times New Roman"/>
          <w:sz w:val="24"/>
          <w:szCs w:val="24"/>
        </w:rPr>
        <w:t xml:space="preserve">more </w:t>
      </w:r>
      <w:r w:rsidRPr="0007763B">
        <w:rPr>
          <w:rFonts w:ascii="Times New Roman" w:eastAsia="Times New Roman" w:hAnsi="Times New Roman" w:cs="Times New Roman"/>
          <w:sz w:val="24"/>
          <w:szCs w:val="24"/>
        </w:rPr>
        <w:t xml:space="preserve">likely to </w:t>
      </w:r>
      <w:r>
        <w:rPr>
          <w:rFonts w:ascii="Times New Roman" w:eastAsia="Times New Roman" w:hAnsi="Times New Roman" w:cs="Times New Roman"/>
          <w:sz w:val="24"/>
          <w:szCs w:val="24"/>
        </w:rPr>
        <w:t>correctly</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identify </w:t>
      </w:r>
      <w:r w:rsidRPr="0007763B">
        <w:rPr>
          <w:rFonts w:ascii="Times New Roman" w:eastAsia="Times New Roman" w:hAnsi="Times New Roman" w:cs="Times New Roman"/>
          <w:sz w:val="24"/>
          <w:szCs w:val="24"/>
        </w:rPr>
        <w:t xml:space="preserve">a population as having been affected. </w:t>
      </w:r>
      <w:r>
        <w:rPr>
          <w:rFonts w:ascii="Times New Roman" w:eastAsia="Times New Roman" w:hAnsi="Times New Roman" w:cs="Times New Roman"/>
          <w:sz w:val="24"/>
          <w:szCs w:val="24"/>
        </w:rPr>
        <w:t>The higher the dispersal, the lower the control FPR (Fig. 4). C</w:t>
      </w:r>
      <w:r w:rsidRPr="0007763B">
        <w:rPr>
          <w:rFonts w:ascii="Times New Roman" w:eastAsia="Times New Roman" w:hAnsi="Times New Roman" w:cs="Times New Roman"/>
          <w:sz w:val="24"/>
          <w:szCs w:val="24"/>
        </w:rPr>
        <w:t>ontrol FPR</w:t>
      </w:r>
      <w:r>
        <w:rPr>
          <w:rFonts w:ascii="Times New Roman" w:eastAsia="Times New Roman" w:hAnsi="Times New Roman" w:cs="Times New Roman"/>
          <w:sz w:val="24"/>
          <w:szCs w:val="24"/>
        </w:rPr>
        <w:t xml:space="preserve"> values were generally at least twice as high as the maximum experimental FPR values (L1, M1), regardless of the threshold used. This means that even for the worst scenarios, TGI was much more effective at avoiding false positives, in the presence of an event, than in its absence (as shown in the control simulations).</w:t>
      </w:r>
    </w:p>
    <w:p w14:paraId="3BC2CCF4" w14:textId="77777777" w:rsidR="000F4009" w:rsidRDefault="000F4009" w:rsidP="00B47107">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B47107">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06D4AE7D" w:rsidR="00104E43" w:rsidRDefault="00F63344"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TGI displayed good performance overall, t</w:t>
      </w:r>
      <w:r w:rsidR="001079BE" w:rsidRPr="0007763B">
        <w:rPr>
          <w:rFonts w:ascii="Times New Roman" w:eastAsia="Times New Roman" w:hAnsi="Times New Roman" w:cs="Times New Roman"/>
          <w:sz w:val="24"/>
          <w:szCs w:val="24"/>
        </w:rPr>
        <w:t xml:space="preserve">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w:t>
      </w:r>
      <w:r w:rsidR="00074A4E">
        <w:rPr>
          <w:rFonts w:ascii="Times New Roman" w:eastAsia="Times New Roman" w:hAnsi="Times New Roman" w:cs="Times New Roman"/>
          <w:sz w:val="24"/>
          <w:szCs w:val="24"/>
        </w:rPr>
        <w:t xml:space="preserve">demographic </w:t>
      </w:r>
      <w:r w:rsidR="007F2596" w:rsidRPr="0007763B">
        <w:rPr>
          <w:rFonts w:ascii="Times New Roman" w:eastAsia="Times New Roman" w:hAnsi="Times New Roman" w:cs="Times New Roman"/>
          <w:sz w:val="24"/>
          <w:szCs w:val="24"/>
        </w:rPr>
        <w:t>event</w:t>
      </w:r>
      <w:r w:rsidR="001079BE"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001079BE"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001079BE"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001079BE"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 xml:space="preserve">Scenarios with </w:t>
      </w:r>
      <w:r w:rsidR="00485ADA">
        <w:rPr>
          <w:rFonts w:ascii="Times New Roman" w:eastAsia="Times New Roman" w:hAnsi="Times New Roman" w:cs="Times New Roman"/>
          <w:sz w:val="24"/>
          <w:szCs w:val="24"/>
        </w:rPr>
        <w:t xml:space="preserve">fewer </w:t>
      </w:r>
      <w:r w:rsidR="001563B0">
        <w:rPr>
          <w:rFonts w:ascii="Times New Roman" w:eastAsia="Times New Roman" w:hAnsi="Times New Roman" w:cs="Times New Roman"/>
          <w:sz w:val="24"/>
          <w:szCs w:val="24"/>
        </w:rPr>
        <w:t xml:space="preserve">populations </w:t>
      </w:r>
      <w:r w:rsidR="00485ADA">
        <w:rPr>
          <w:rFonts w:ascii="Times New Roman" w:eastAsia="Times New Roman" w:hAnsi="Times New Roman" w:cs="Times New Roman"/>
          <w:sz w:val="24"/>
          <w:szCs w:val="24"/>
        </w:rPr>
        <w:t>affected exhibited reduced</w:t>
      </w:r>
      <w:r w:rsidR="00535B75">
        <w:rPr>
          <w:rFonts w:ascii="Times New Roman" w:eastAsia="Times New Roman" w:hAnsi="Times New Roman" w:cs="Times New Roman"/>
          <w:sz w:val="24"/>
          <w:szCs w:val="24"/>
        </w:rPr>
        <w:t xml:space="preserve">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w:t>
      </w:r>
      <w:r w:rsidR="00485ADA">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and an increased </w:t>
      </w:r>
      <w:r w:rsidR="00B06606">
        <w:rPr>
          <w:rFonts w:ascii="Times New Roman" w:eastAsia="Times New Roman" w:hAnsi="Times New Roman" w:cs="Times New Roman"/>
          <w:sz w:val="24"/>
          <w:szCs w:val="24"/>
        </w:rPr>
        <w:t>FP</w:t>
      </w:r>
      <w:r w:rsidR="00535B75">
        <w:rPr>
          <w:rFonts w:ascii="Times New Roman" w:eastAsia="Times New Roman" w:hAnsi="Times New Roman" w:cs="Times New Roman"/>
          <w:sz w:val="24"/>
          <w:szCs w:val="24"/>
        </w:rPr>
        <w:t>R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205AFEC5" w:rsidR="00A13178" w:rsidRDefault="00A072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13178">
        <w:rPr>
          <w:rFonts w:ascii="Times New Roman" w:eastAsia="Times New Roman" w:hAnsi="Times New Roman" w:cs="Times New Roman"/>
          <w:sz w:val="24"/>
          <w:szCs w:val="24"/>
        </w:rPr>
        <w:t xml:space="preserve">cenarios </w:t>
      </w:r>
      <w:r>
        <w:rPr>
          <w:rFonts w:ascii="Times New Roman" w:eastAsia="Times New Roman" w:hAnsi="Times New Roman" w:cs="Times New Roman"/>
          <w:sz w:val="24"/>
          <w:szCs w:val="24"/>
        </w:rPr>
        <w:t xml:space="preserve">in which a single </w:t>
      </w:r>
      <w:r w:rsidR="00A13178">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was affected </w:t>
      </w:r>
      <w:r w:rsidR="00A131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i.e., </w:t>
      </w:r>
      <w:r w:rsidR="00A13178">
        <w:rPr>
          <w:rFonts w:ascii="Times New Roman" w:eastAsia="Times New Roman" w:hAnsi="Times New Roman" w:cs="Times New Roman"/>
          <w:sz w:val="24"/>
          <w:szCs w:val="24"/>
        </w:rPr>
        <w:t xml:space="preserve">L1, M1, H1) showed perfect FNR (0; Fig. 3), while L2 and M2 reached this perfect FNR </w:t>
      </w:r>
      <w:r w:rsidR="00C26D28">
        <w:rPr>
          <w:rFonts w:ascii="Times New Roman" w:eastAsia="Times New Roman" w:hAnsi="Times New Roman" w:cs="Times New Roman"/>
          <w:sz w:val="24"/>
          <w:szCs w:val="24"/>
        </w:rPr>
        <w:t xml:space="preserve">only for </w:t>
      </w:r>
      <w:r w:rsidR="00A13178">
        <w:rPr>
          <w:rFonts w:ascii="Times New Roman" w:eastAsia="Times New Roman" w:hAnsi="Times New Roman" w:cs="Times New Roman"/>
          <w:sz w:val="24"/>
          <w:szCs w:val="24"/>
        </w:rPr>
        <w:t>liberal thresholds</w:t>
      </w:r>
      <w:r>
        <w:rPr>
          <w:rFonts w:ascii="Times New Roman" w:eastAsia="Times New Roman" w:hAnsi="Times New Roman" w:cs="Times New Roman"/>
          <w:sz w:val="24"/>
          <w:szCs w:val="24"/>
        </w:rPr>
        <w:t xml:space="preserve"> (i.e., &gt;</w:t>
      </w:r>
      <w:r w:rsidR="00A13178">
        <w:rPr>
          <w:rFonts w:ascii="Times New Roman" w:eastAsia="Times New Roman" w:hAnsi="Times New Roman" w:cs="Times New Roman"/>
          <w:sz w:val="24"/>
          <w:szCs w:val="24"/>
        </w:rPr>
        <w:t>0.03</w:t>
      </w:r>
      <w:r>
        <w:rPr>
          <w:rFonts w:ascii="Times New Roman" w:eastAsia="Times New Roman" w:hAnsi="Times New Roman" w:cs="Times New Roman"/>
          <w:sz w:val="24"/>
          <w:szCs w:val="24"/>
        </w:rPr>
        <w:t xml:space="preserve">; </w:t>
      </w:r>
      <w:r w:rsidR="00B04DCD">
        <w:rPr>
          <w:rFonts w:ascii="Times New Roman" w:eastAsia="Times New Roman" w:hAnsi="Times New Roman" w:cs="Times New Roman"/>
          <w:sz w:val="24"/>
          <w:szCs w:val="24"/>
        </w:rPr>
        <w:t>Fig 3</w:t>
      </w:r>
      <w:r>
        <w:rPr>
          <w:rFonts w:ascii="Times New Roman" w:eastAsia="Times New Roman" w:hAnsi="Times New Roman" w:cs="Times New Roman"/>
          <w:sz w:val="24"/>
          <w:szCs w:val="24"/>
        </w:rPr>
        <w:t>)</w:t>
      </w:r>
      <w:r w:rsidR="00A13178">
        <w:rPr>
          <w:rFonts w:ascii="Times New Roman" w:eastAsia="Times New Roman" w:hAnsi="Times New Roman" w:cs="Times New Roman"/>
          <w:sz w:val="24"/>
          <w:szCs w:val="24"/>
        </w:rPr>
        <w:t xml:space="preserve">. </w:t>
      </w:r>
      <w:r w:rsidR="00A13178" w:rsidRPr="008E0DB3">
        <w:rPr>
          <w:rFonts w:ascii="Times New Roman" w:eastAsia="Times New Roman" w:hAnsi="Times New Roman" w:cs="Times New Roman"/>
          <w:sz w:val="24"/>
          <w:szCs w:val="24"/>
        </w:rPr>
        <w:t xml:space="preserve">Taking the average from scenarios sharing the same </w:t>
      </w:r>
      <w:r w:rsidR="00A13178">
        <w:rPr>
          <w:rFonts w:ascii="Times New Roman" w:eastAsia="Times New Roman" w:hAnsi="Times New Roman" w:cs="Times New Roman"/>
          <w:sz w:val="24"/>
          <w:szCs w:val="24"/>
        </w:rPr>
        <w:t>number of populations affected,</w:t>
      </w:r>
      <w:r w:rsidR="00A13178" w:rsidRPr="008E0DB3">
        <w:rPr>
          <w:rFonts w:ascii="Times New Roman" w:eastAsia="Times New Roman" w:hAnsi="Times New Roman" w:cs="Times New Roman"/>
          <w:sz w:val="24"/>
          <w:szCs w:val="24"/>
        </w:rPr>
        <w:t xml:space="preserve"> for the ubiquitous 0.05 threshold (e.g.</w:t>
      </w:r>
      <w:r w:rsidR="00A13178" w:rsidRPr="008E0DB3">
        <w:rPr>
          <w:rFonts w:ascii="Times New Roman" w:eastAsia="Times New Roman" w:hAnsi="Times New Roman" w:cs="Times New Roman"/>
          <w:i/>
          <w:sz w:val="24"/>
          <w:szCs w:val="24"/>
        </w:rPr>
        <w:t xml:space="preserve"> </w:t>
      </w:r>
      <w:r w:rsidR="00A13178">
        <w:rPr>
          <w:rFonts w:ascii="Times New Roman" w:eastAsia="Times New Roman" w:hAnsi="Times New Roman" w:cs="Times New Roman"/>
          <w:sz w:val="24"/>
          <w:szCs w:val="24"/>
        </w:rPr>
        <w:t>one value for L1, M1, and H1</w:t>
      </w:r>
      <w:r w:rsidR="00A13178" w:rsidRPr="008E0DB3">
        <w:rPr>
          <w:rFonts w:ascii="Times New Roman" w:eastAsia="Times New Roman" w:hAnsi="Times New Roman" w:cs="Times New Roman"/>
          <w:sz w:val="24"/>
          <w:szCs w:val="24"/>
        </w:rPr>
        <w:t xml:space="preserve"> grouped together), we had mean </w:t>
      </w:r>
      <w:r w:rsidR="00A13178" w:rsidRPr="008E0DB3">
        <w:rPr>
          <w:rFonts w:ascii="Times New Roman" w:eastAsia="Times New Roman" w:hAnsi="Times New Roman" w:cs="Times New Roman"/>
          <w:sz w:val="24"/>
          <w:szCs w:val="24"/>
        </w:rPr>
        <w:lastRenderedPageBreak/>
        <w:t>FNRs of</w:t>
      </w:r>
      <w:r w:rsidR="00A13178">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00A13178"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00A13178"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sidR="00A13178">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A13178">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two affected populations</w:t>
      </w:r>
      <w:r w:rsidR="00A13178"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three affected populations</w:t>
      </w:r>
      <w:r w:rsidR="00A13178" w:rsidRPr="008E0DB3">
        <w:rPr>
          <w:rFonts w:ascii="Times New Roman" w:eastAsia="Times New Roman" w:hAnsi="Times New Roman" w:cs="Times New Roman"/>
          <w:sz w:val="24"/>
          <w:szCs w:val="24"/>
        </w:rPr>
        <w:t xml:space="preserve">. FNR values overall decreased with </w:t>
      </w:r>
      <w:r w:rsidR="003A4F52">
        <w:rPr>
          <w:rFonts w:ascii="Times New Roman" w:eastAsia="Times New Roman" w:hAnsi="Times New Roman" w:cs="Times New Roman"/>
          <w:sz w:val="24"/>
          <w:szCs w:val="24"/>
        </w:rPr>
        <w:t xml:space="preserve">increasing </w:t>
      </w:r>
      <w:r w:rsidR="00A13178" w:rsidRPr="008E0DB3">
        <w:rPr>
          <w:rFonts w:ascii="Times New Roman" w:eastAsia="Times New Roman" w:hAnsi="Times New Roman" w:cs="Times New Roman"/>
          <w:sz w:val="24"/>
          <w:szCs w:val="24"/>
        </w:rPr>
        <w:t>threshold, with a sharp decrease</w:t>
      </w:r>
      <w:r>
        <w:rPr>
          <w:rFonts w:ascii="Times New Roman" w:eastAsia="Times New Roman" w:hAnsi="Times New Roman" w:cs="Times New Roman"/>
          <w:sz w:val="24"/>
          <w:szCs w:val="24"/>
        </w:rPr>
        <w:t xml:space="preserve"> in FNR</w:t>
      </w:r>
      <w:r w:rsidR="00A13178">
        <w:rPr>
          <w:rFonts w:ascii="Times New Roman" w:eastAsia="Times New Roman" w:hAnsi="Times New Roman" w:cs="Times New Roman"/>
          <w:sz w:val="24"/>
          <w:szCs w:val="24"/>
        </w:rPr>
        <w:t xml:space="preserve"> (most notable for H3) </w:t>
      </w:r>
      <w:r w:rsidR="00A13178" w:rsidRPr="008E0DB3">
        <w:rPr>
          <w:rFonts w:ascii="Times New Roman" w:eastAsia="Times New Roman" w:hAnsi="Times New Roman" w:cs="Times New Roman"/>
          <w:sz w:val="24"/>
          <w:szCs w:val="24"/>
        </w:rPr>
        <w:t>before 0.025 followed by a slower decrease until 0.1.</w:t>
      </w:r>
    </w:p>
    <w:p w14:paraId="53A8B5DC" w14:textId="24C1E897" w:rsidR="00C5386F" w:rsidRDefault="005C7AE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by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w:t>
      </w:r>
      <w:r w:rsidR="00EB56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 the number of populations affected generally influenced the FPR performance more than dispersal, for the levels we used in the simulations (Figs. 3, 4).</w:t>
      </w:r>
      <w:r w:rsidR="004225F4">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B47107">
      <w:pPr>
        <w:spacing w:before="240" w:after="240" w:line="480" w:lineRule="auto"/>
        <w:rPr>
          <w:rFonts w:ascii="Times New Roman" w:eastAsia="Times New Roman" w:hAnsi="Times New Roman" w:cs="Times New Roman"/>
          <w:sz w:val="24"/>
          <w:szCs w:val="24"/>
        </w:rPr>
      </w:pPr>
    </w:p>
    <w:p w14:paraId="66F550FC" w14:textId="2D379466" w:rsidR="008601CB" w:rsidRPr="0007763B" w:rsidRDefault="00F93E4E"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64BBD021" w14:textId="25A41D26" w:rsidR="00DC7EDB" w:rsidRDefault="004B4990"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w:t>
      </w:r>
      <w:r w:rsidR="00261B7F" w:rsidRPr="0007763B">
        <w:rPr>
          <w:rFonts w:ascii="Times New Roman" w:eastAsia="Times New Roman" w:hAnsi="Times New Roman" w:cs="Times New Roman"/>
          <w:sz w:val="24"/>
          <w:szCs w:val="24"/>
        </w:rPr>
        <w:t xml:space="preserve">the </w:t>
      </w:r>
      <w:r w:rsidR="00261B7F">
        <w:rPr>
          <w:rFonts w:ascii="Times New Roman" w:eastAsia="Times New Roman" w:hAnsi="Times New Roman" w:cs="Times New Roman"/>
          <w:sz w:val="24"/>
          <w:szCs w:val="24"/>
        </w:rPr>
        <w:t xml:space="preserve">genetic </w:t>
      </w:r>
      <w:r w:rsidR="00261B7F"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r w:rsidR="00823BCE">
        <w:rPr>
          <w:rFonts w:ascii="Times New Roman" w:eastAsia="Times New Roman" w:hAnsi="Times New Roman" w:cs="Times New Roman"/>
          <w:sz w:val="24"/>
          <w:szCs w:val="24"/>
        </w:rPr>
        <w:t>decays</w:t>
      </w:r>
      <w:r w:rsidR="00261B7F" w:rsidRPr="0007763B">
        <w:rPr>
          <w:rFonts w:ascii="Times New Roman" w:eastAsia="Times New Roman" w:hAnsi="Times New Roman" w:cs="Times New Roman"/>
          <w:sz w:val="24"/>
          <w:szCs w:val="24"/>
        </w:rPr>
        <w:t xml:space="preserve"> over time</w:t>
      </w:r>
      <w:r w:rsidR="007A7C90">
        <w:rPr>
          <w:rFonts w:ascii="Times New Roman" w:eastAsia="Times New Roman" w:hAnsi="Times New Roman" w:cs="Times New Roman"/>
          <w:sz w:val="24"/>
          <w:szCs w:val="24"/>
        </w:rPr>
        <w:t>, and that TGI may be</w:t>
      </w:r>
      <w:r>
        <w:rPr>
          <w:rFonts w:ascii="Times New Roman" w:eastAsia="Times New Roman" w:hAnsi="Times New Roman" w:cs="Times New Roman"/>
          <w:sz w:val="24"/>
          <w:szCs w:val="24"/>
        </w:rPr>
        <w:t xml:space="preserve"> useful for identifying significant changes in genetic diversity at a time scale of </w:t>
      </w:r>
      <w:r w:rsidR="007A7C90">
        <w:rPr>
          <w:rFonts w:ascii="Times New Roman" w:eastAsia="Times New Roman" w:hAnsi="Times New Roman" w:cs="Times New Roman"/>
          <w:sz w:val="24"/>
          <w:szCs w:val="24"/>
        </w:rPr>
        <w:t>1-10</w:t>
      </w:r>
      <w:r>
        <w:rPr>
          <w:rFonts w:ascii="Times New Roman" w:eastAsia="Times New Roman" w:hAnsi="Times New Roman" w:cs="Times New Roman"/>
          <w:sz w:val="24"/>
          <w:szCs w:val="24"/>
        </w:rPr>
        <w:t xml:space="preserve"> years</w:t>
      </w:r>
      <w:r w:rsidR="00261B7F" w:rsidRPr="0007763B">
        <w:rPr>
          <w:rFonts w:ascii="Times New Roman" w:eastAsia="Times New Roman" w:hAnsi="Times New Roman" w:cs="Times New Roman"/>
          <w:sz w:val="24"/>
          <w:szCs w:val="24"/>
        </w:rPr>
        <w:t>.</w:t>
      </w:r>
      <w:r w:rsidR="00261B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 xml:space="preserve">However, this </w:t>
      </w:r>
      <w:r>
        <w:rPr>
          <w:rFonts w:ascii="Times New Roman" w:eastAsia="Times New Roman" w:hAnsi="Times New Roman" w:cs="Times New Roman"/>
          <w:sz w:val="24"/>
          <w:szCs w:val="24"/>
        </w:rPr>
        <w:t xml:space="preserve">effect </w:t>
      </w:r>
      <w:r w:rsidR="006D198B">
        <w:rPr>
          <w:rFonts w:ascii="Times New Roman" w:eastAsia="Times New Roman" w:hAnsi="Times New Roman" w:cs="Times New Roman"/>
          <w:sz w:val="24"/>
          <w:szCs w:val="24"/>
        </w:rPr>
        <w:t xml:space="preserve">is strongly affected by the dispersal </w:t>
      </w:r>
      <w:r>
        <w:rPr>
          <w:rFonts w:ascii="Times New Roman" w:eastAsia="Times New Roman" w:hAnsi="Times New Roman" w:cs="Times New Roman"/>
          <w:sz w:val="24"/>
          <w:szCs w:val="24"/>
        </w:rPr>
        <w:t xml:space="preserve">capacity </w:t>
      </w:r>
      <w:r w:rsidR="00AE35CD">
        <w:rPr>
          <w:rFonts w:ascii="Times New Roman" w:eastAsia="Times New Roman" w:hAnsi="Times New Roman" w:cs="Times New Roman"/>
          <w:sz w:val="24"/>
          <w:szCs w:val="24"/>
        </w:rPr>
        <w:t>and</w:t>
      </w:r>
      <w:r w:rsidR="00BE3F8E">
        <w:rPr>
          <w:rFonts w:ascii="Times New Roman" w:eastAsia="Times New Roman" w:hAnsi="Times New Roman" w:cs="Times New Roman"/>
          <w:sz w:val="24"/>
          <w:szCs w:val="24"/>
        </w:rPr>
        <w:t xml:space="preserve"> </w:t>
      </w:r>
      <w:r w:rsidR="00AE35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extent of the event</w:t>
      </w:r>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w:t>
      </w:r>
    </w:p>
    <w:p w14:paraId="21AC521A" w14:textId="2EE5BA33" w:rsidR="007F6517" w:rsidRDefault="007817C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timing of sampling prior to a simulated event was</w:t>
      </w:r>
      <w:r w:rsidR="00403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expected, generally less important than that of the posterior sampling</w:t>
      </w:r>
      <w:r w:rsidR="001C20B2">
        <w:rPr>
          <w:rFonts w:ascii="Times New Roman" w:eastAsia="Times New Roman" w:hAnsi="Times New Roman" w:cs="Times New Roman"/>
          <w:sz w:val="24"/>
          <w:szCs w:val="24"/>
        </w:rPr>
        <w:t>.</w:t>
      </w:r>
      <w:r w:rsidR="00DC7EDB">
        <w:rPr>
          <w:rFonts w:ascii="Times New Roman" w:eastAsia="Times New Roman" w:hAnsi="Times New Roman" w:cs="Times New Roman"/>
          <w:sz w:val="24"/>
          <w:szCs w:val="24"/>
        </w:rPr>
        <w:t xml:space="preserve"> </w:t>
      </w:r>
      <w:r w:rsidR="00A61990">
        <w:rPr>
          <w:rFonts w:ascii="Times New Roman" w:eastAsia="Times New Roman" w:hAnsi="Times New Roman" w:cs="Times New Roman"/>
          <w:sz w:val="24"/>
          <w:szCs w:val="24"/>
        </w:rPr>
        <w:t xml:space="preserve">The decrease in signal, which would be found with any comparative method – not just TGI – was purposely strong in our simulations. </w:t>
      </w:r>
      <w:r w:rsidR="00095FC2">
        <w:rPr>
          <w:rFonts w:ascii="Times New Roman" w:eastAsia="Times New Roman" w:hAnsi="Times New Roman" w:cs="Times New Roman"/>
          <w:sz w:val="24"/>
          <w:szCs w:val="24"/>
        </w:rPr>
        <w:t xml:space="preserve">For </w:t>
      </w:r>
      <w:r w:rsidR="00A61990">
        <w:rPr>
          <w:rFonts w:ascii="Times New Roman" w:eastAsia="Times New Roman" w:hAnsi="Times New Roman" w:cs="Times New Roman"/>
          <w:sz w:val="24"/>
          <w:szCs w:val="24"/>
        </w:rPr>
        <w:t xml:space="preserve">example, for </w:t>
      </w:r>
      <w:r w:rsidR="00095FC2">
        <w:rPr>
          <w:rFonts w:ascii="Times New Roman" w:eastAsia="Times New Roman" w:hAnsi="Times New Roman" w:cs="Times New Roman"/>
          <w:sz w:val="24"/>
          <w:szCs w:val="24"/>
        </w:rPr>
        <w:t xml:space="preserve">second samplings done 9 years after a first sampling done before the event, we observe </w:t>
      </w:r>
      <w:r w:rsidR="00663230">
        <w:rPr>
          <w:rFonts w:ascii="Times New Roman" w:eastAsia="Times New Roman" w:hAnsi="Times New Roman" w:cs="Times New Roman"/>
          <w:sz w:val="24"/>
          <w:szCs w:val="24"/>
        </w:rPr>
        <w:t xml:space="preserve">rather </w:t>
      </w:r>
      <w:r w:rsidR="00095FC2">
        <w:rPr>
          <w:rFonts w:ascii="Times New Roman" w:eastAsia="Times New Roman" w:hAnsi="Times New Roman" w:cs="Times New Roman"/>
          <w:sz w:val="24"/>
          <w:szCs w:val="24"/>
        </w:rPr>
        <w:t>high FNR</w:t>
      </w:r>
      <w:r w:rsidR="006925AE">
        <w:rPr>
          <w:rFonts w:ascii="Times New Roman" w:eastAsia="Times New Roman" w:hAnsi="Times New Roman" w:cs="Times New Roman"/>
          <w:sz w:val="24"/>
          <w:szCs w:val="24"/>
        </w:rPr>
        <w:t xml:space="preserve"> values</w:t>
      </w:r>
      <w:r w:rsidR="00663230">
        <w:rPr>
          <w:rFonts w:ascii="Times New Roman" w:eastAsia="Times New Roman" w:hAnsi="Times New Roman" w:cs="Times New Roman"/>
          <w:sz w:val="24"/>
          <w:szCs w:val="24"/>
        </w:rPr>
        <w:t>,</w:t>
      </w:r>
      <w:r w:rsidR="006925AE">
        <w:rPr>
          <w:rFonts w:ascii="Times New Roman" w:eastAsia="Times New Roman" w:hAnsi="Times New Roman" w:cs="Times New Roman"/>
          <w:sz w:val="24"/>
          <w:szCs w:val="24"/>
        </w:rPr>
        <w:t xml:space="preserve"> especially with high </w:t>
      </w:r>
      <w:r w:rsidR="00095FC2">
        <w:rPr>
          <w:rFonts w:ascii="Times New Roman" w:eastAsia="Times New Roman" w:hAnsi="Times New Roman" w:cs="Times New Roman"/>
          <w:sz w:val="24"/>
          <w:szCs w:val="24"/>
        </w:rPr>
        <w:t xml:space="preserve">and moderate dispersal scenarios (Fig. 5). </w:t>
      </w:r>
      <w:r w:rsidR="00C82CED">
        <w:rPr>
          <w:rFonts w:ascii="Times New Roman" w:eastAsia="Times New Roman" w:hAnsi="Times New Roman" w:cs="Times New Roman"/>
          <w:sz w:val="24"/>
          <w:szCs w:val="24"/>
        </w:rPr>
        <w:t xml:space="preserve">FNR also increased with time lag for the posterior sampling for low dispersal scenarios, for which the increase was more linear, and values never reached 30% in the scope of our analyses, even after 9 years, (Fig. 5). </w:t>
      </w:r>
      <w:r w:rsidR="00095FC2">
        <w:rPr>
          <w:rFonts w:ascii="Times New Roman" w:eastAsia="Times New Roman" w:hAnsi="Times New Roman" w:cs="Times New Roman"/>
          <w:sz w:val="24"/>
          <w:szCs w:val="24"/>
        </w:rPr>
        <w:t xml:space="preserve">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s, while high dispersal scenarios generally showed the worst performance for second sampling time lags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scenario</w:t>
      </w:r>
      <w:r w:rsidR="000B2A40">
        <w:rPr>
          <w:rFonts w:ascii="Times New Roman" w:eastAsia="Times New Roman" w:hAnsi="Times New Roman" w:cs="Times New Roman"/>
          <w:sz w:val="24"/>
          <w:szCs w:val="24"/>
        </w:rPr>
        <w:t xml:space="preserve"> </w:t>
      </w:r>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6E36C1FE" w:rsidR="00B031BE" w:rsidRDefault="00095FC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s possible for second samplings</w:t>
      </w:r>
      <w:r w:rsidR="003F382F">
        <w:rPr>
          <w:rFonts w:ascii="Times New Roman" w:eastAsia="Times New Roman" w:hAnsi="Times New Roman" w:cs="Times New Roman"/>
          <w:sz w:val="24"/>
          <w:szCs w:val="24"/>
        </w:rPr>
        <w:t xml:space="preserve"> (Fig. 6)</w:t>
      </w:r>
      <w:r>
        <w:rPr>
          <w:rFonts w:ascii="Times New Roman" w:eastAsia="Times New Roman" w:hAnsi="Times New Roman" w:cs="Times New Roman"/>
          <w:sz w:val="24"/>
          <w:szCs w:val="24"/>
        </w:rPr>
        <w:t xml:space="preserve">. There are not clear 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becomes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 xml:space="preserve">did not change much for the L1 scenario, and changed the most dramatically for </w:t>
      </w:r>
      <w:r w:rsidR="007A4E13" w:rsidRPr="00641871">
        <w:rPr>
          <w:rFonts w:ascii="Times New Roman" w:eastAsia="Times New Roman" w:hAnsi="Times New Roman" w:cs="Times New Roman"/>
          <w:sz w:val="24"/>
          <w:szCs w:val="24"/>
        </w:rPr>
        <w:lastRenderedPageBreak/>
        <w:t>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053730">
        <w:rPr>
          <w:rFonts w:ascii="Times New Roman" w:eastAsia="Times New Roman" w:hAnsi="Times New Roman" w:cs="Times New Roman"/>
          <w:sz w:val="24"/>
          <w:szCs w:val="24"/>
        </w:rPr>
        <w:t>denoting</w:t>
      </w:r>
      <w:r w:rsidR="007A4E13">
        <w:rPr>
          <w:rFonts w:ascii="Times New Roman" w:eastAsia="Times New Roman" w:hAnsi="Times New Roman" w:cs="Times New Roman"/>
          <w:sz w:val="24"/>
          <w:szCs w:val="24"/>
        </w:rPr>
        <w:t xml:space="preserve"> differences in the influence of time between our two most extreme scenarios</w:t>
      </w:r>
      <w:r w:rsidR="00053730">
        <w:rPr>
          <w:rFonts w:ascii="Times New Roman" w:eastAsia="Times New Roman" w:hAnsi="Times New Roman" w:cs="Times New Roman"/>
          <w:sz w:val="24"/>
          <w:szCs w:val="24"/>
        </w:rPr>
        <w:t>, which could be useful for potential TGI users</w:t>
      </w:r>
      <w:r w:rsidR="007A4E13">
        <w:rPr>
          <w:rFonts w:ascii="Times New Roman" w:eastAsia="Times New Roman" w:hAnsi="Times New Roman" w:cs="Times New Roman"/>
          <w:sz w:val="24"/>
          <w:szCs w:val="24"/>
        </w:rPr>
        <w:t>.</w:t>
      </w:r>
    </w:p>
    <w:p w14:paraId="329E398D" w14:textId="6F287414" w:rsidR="00074D7C" w:rsidRDefault="00261B7F"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positives </w:t>
      </w:r>
      <w:r w:rsidR="00E10364">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p>
    <w:p w14:paraId="19D82384" w14:textId="77777777" w:rsidR="00817492" w:rsidRDefault="00817492" w:rsidP="00B47107">
      <w:pPr>
        <w:spacing w:before="240" w:after="240" w:line="480" w:lineRule="auto"/>
        <w:rPr>
          <w:rFonts w:ascii="Times New Roman" w:eastAsia="Times New Roman" w:hAnsi="Times New Roman" w:cs="Times New Roman"/>
          <w:i/>
          <w:sz w:val="24"/>
          <w:szCs w:val="24"/>
          <w:lang w:val="en-GB"/>
        </w:rPr>
      </w:pPr>
    </w:p>
    <w:p w14:paraId="5A20F6AB" w14:textId="4301098C" w:rsid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p>
    <w:p w14:paraId="5E3D4F88" w14:textId="49441E87" w:rsidR="00CE5170"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w:t>
      </w:r>
      <w:r w:rsidR="00774023">
        <w:rPr>
          <w:rFonts w:ascii="Times New Roman" w:eastAsia="Times New Roman" w:hAnsi="Times New Roman" w:cs="Times New Roman"/>
          <w:sz w:val="24"/>
          <w:szCs w:val="24"/>
          <w:lang w:val="en-GB"/>
        </w:rPr>
        <w:t xml:space="preserve">Northern </w:t>
      </w:r>
      <w:r>
        <w:rPr>
          <w:rFonts w:ascii="Times New Roman" w:eastAsia="Times New Roman" w:hAnsi="Times New Roman" w:cs="Times New Roman"/>
          <w:sz w:val="24"/>
          <w:szCs w:val="24"/>
          <w:lang w:val="en-GB"/>
        </w:rPr>
        <w:t>tidewater goby</w:t>
      </w:r>
      <w:r w:rsidR="00774023">
        <w:rPr>
          <w:rFonts w:ascii="Times New Roman" w:eastAsia="Times New Roman" w:hAnsi="Times New Roman" w:cs="Times New Roman"/>
          <w:sz w:val="24"/>
          <w:szCs w:val="24"/>
          <w:lang w:val="en-GB"/>
        </w:rPr>
        <w:t xml:space="preserve"> (</w:t>
      </w:r>
      <w:r w:rsidR="00774023" w:rsidRPr="00774023">
        <w:rPr>
          <w:rFonts w:ascii="Times New Roman" w:eastAsia="Times New Roman" w:hAnsi="Times New Roman" w:cs="Times New Roman"/>
          <w:i/>
          <w:sz w:val="24"/>
          <w:szCs w:val="24"/>
          <w:lang w:val="en-GB"/>
        </w:rPr>
        <w:t>Eucyclogobius newberryi</w:t>
      </w:r>
      <w:r w:rsidR="00774023" w:rsidRPr="00774023">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is</w:t>
      </w:r>
      <w:r w:rsidR="00774023">
        <w:rPr>
          <w:rFonts w:ascii="Times New Roman" w:eastAsia="Times New Roman" w:hAnsi="Times New Roman" w:cs="Times New Roman"/>
          <w:sz w:val="24"/>
          <w:szCs w:val="24"/>
          <w:lang w:val="en-GB"/>
        </w:rPr>
        <w:t xml:space="preserve"> a small endangered fish which lives in brackish estuaries and lagoons along the coast of Cal</w:t>
      </w:r>
      <w:r w:rsidR="00662E4F">
        <w:rPr>
          <w:rFonts w:ascii="Times New Roman" w:eastAsia="Times New Roman" w:hAnsi="Times New Roman" w:cs="Times New Roman"/>
          <w:sz w:val="24"/>
          <w:szCs w:val="24"/>
          <w:lang w:val="en-GB"/>
        </w:rPr>
        <w:t>ifornia. Beyond the need to further our understanding of its ecology to protect it</w:t>
      </w:r>
      <w:r w:rsidR="00774023">
        <w:rPr>
          <w:rFonts w:ascii="Times New Roman" w:eastAsia="Times New Roman" w:hAnsi="Times New Roman" w:cs="Times New Roman"/>
          <w:sz w:val="24"/>
          <w:szCs w:val="24"/>
          <w:lang w:val="en-GB"/>
        </w:rPr>
        <w:t xml:space="preserve">, this species represents an interesting model </w:t>
      </w:r>
      <w:r w:rsidR="00662E4F">
        <w:rPr>
          <w:rFonts w:ascii="Times New Roman" w:eastAsia="Times New Roman" w:hAnsi="Times New Roman" w:cs="Times New Roman"/>
          <w:sz w:val="24"/>
          <w:szCs w:val="24"/>
          <w:lang w:val="en-GB"/>
        </w:rPr>
        <w:t xml:space="preserve">because dispersal between suitable habitat patches occurs during rare, discrete events. </w:t>
      </w:r>
      <w:r>
        <w:rPr>
          <w:rFonts w:ascii="Times New Roman" w:eastAsia="Times New Roman" w:hAnsi="Times New Roman" w:cs="Times New Roman"/>
          <w:sz w:val="24"/>
          <w:szCs w:val="24"/>
          <w:lang w:val="en-GB"/>
        </w:rPr>
        <w:t>Previous work investigated</w:t>
      </w:r>
      <w:r w:rsidR="009E683E">
        <w:rPr>
          <w:rFonts w:ascii="Times New Roman" w:eastAsia="Times New Roman" w:hAnsi="Times New Roman" w:cs="Times New Roman"/>
          <w:sz w:val="24"/>
          <w:szCs w:val="24"/>
          <w:lang w:val="en-GB"/>
        </w:rPr>
        <w:t xml:space="preserve"> extinc</w:t>
      </w:r>
      <w:r w:rsidR="009E683E" w:rsidRPr="009E683E">
        <w:rPr>
          <w:rFonts w:ascii="Times New Roman" w:eastAsia="Times New Roman" w:hAnsi="Times New Roman" w:cs="Times New Roman"/>
          <w:sz w:val="24"/>
          <w:szCs w:val="24"/>
          <w:lang w:val="en-GB"/>
        </w:rPr>
        <w:t>tion–colonization dynamics</w:t>
      </w:r>
      <w:r w:rsidR="009E683E">
        <w:rPr>
          <w:rFonts w:ascii="Times New Roman" w:eastAsia="Times New Roman" w:hAnsi="Times New Roman" w:cs="Times New Roman"/>
          <w:sz w:val="24"/>
          <w:szCs w:val="24"/>
          <w:lang w:val="en-GB"/>
        </w:rPr>
        <w:t xml:space="preserve"> through evaluation of genetic diversity across the landscape at several points in time </w:t>
      </w:r>
      <w:r w:rsidR="009E683E">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sidR="009E683E">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[62]</w:t>
      </w:r>
      <w:r w:rsidR="009E683E">
        <w:rPr>
          <w:rFonts w:ascii="Times New Roman" w:eastAsia="Times New Roman" w:hAnsi="Times New Roman" w:cs="Times New Roman"/>
          <w:sz w:val="24"/>
          <w:szCs w:val="24"/>
          <w:lang w:val="en-GB"/>
        </w:rPr>
        <w:fldChar w:fldCharType="end"/>
      </w:r>
      <w:r w:rsidR="009E683E">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The Elk River population was</w:t>
      </w:r>
      <w:r w:rsidR="009E683E">
        <w:rPr>
          <w:rFonts w:ascii="Times New Roman" w:eastAsia="Times New Roman" w:hAnsi="Times New Roman" w:cs="Times New Roman"/>
          <w:sz w:val="24"/>
          <w:szCs w:val="24"/>
          <w:lang w:val="en-GB"/>
        </w:rPr>
        <w:t xml:space="preserve"> a</w:t>
      </w:r>
      <w:r>
        <w:rPr>
          <w:rFonts w:ascii="Times New Roman" w:eastAsia="Times New Roman" w:hAnsi="Times New Roman" w:cs="Times New Roman"/>
          <w:sz w:val="24"/>
          <w:szCs w:val="24"/>
          <w:lang w:val="en-GB"/>
        </w:rPr>
        <w:t xml:space="preserve"> population where unexpected temporal genetic change was suggested to have taken place</w:t>
      </w:r>
      <w:r w:rsidR="009E683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[62]</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TGI</w:t>
      </w:r>
      <w:r w:rsidR="00415BB4">
        <w:rPr>
          <w:rFonts w:ascii="Times New Roman" w:eastAsia="Times New Roman" w:hAnsi="Times New Roman" w:cs="Times New Roman"/>
          <w:sz w:val="24"/>
          <w:szCs w:val="24"/>
          <w:lang w:val="en-GB"/>
        </w:rPr>
        <w:t xml:space="preserve"> was a relevant approach to analyse this dataset as it </w:t>
      </w:r>
      <w:r w:rsidR="009E683E">
        <w:rPr>
          <w:rFonts w:ascii="Times New Roman" w:eastAsia="Times New Roman" w:hAnsi="Times New Roman" w:cs="Times New Roman"/>
          <w:sz w:val="24"/>
          <w:szCs w:val="24"/>
          <w:lang w:val="en-GB"/>
        </w:rPr>
        <w:t xml:space="preserve">provided a </w:t>
      </w:r>
      <w:r w:rsidR="00941118">
        <w:rPr>
          <w:rFonts w:ascii="Times New Roman" w:eastAsia="Times New Roman" w:hAnsi="Times New Roman" w:cs="Times New Roman"/>
          <w:sz w:val="24"/>
          <w:szCs w:val="24"/>
          <w:lang w:val="en-GB"/>
        </w:rPr>
        <w:t>rigorous</w:t>
      </w:r>
      <w:r>
        <w:rPr>
          <w:rFonts w:ascii="Times New Roman" w:eastAsia="Times New Roman" w:hAnsi="Times New Roman" w:cs="Times New Roman"/>
          <w:sz w:val="24"/>
          <w:szCs w:val="24"/>
          <w:lang w:val="en-GB"/>
        </w:rPr>
        <w:t xml:space="preserve"> test</w:t>
      </w:r>
      <w:r w:rsidR="009E683E">
        <w:rPr>
          <w:rFonts w:ascii="Times New Roman" w:eastAsia="Times New Roman" w:hAnsi="Times New Roman" w:cs="Times New Roman"/>
          <w:sz w:val="24"/>
          <w:szCs w:val="24"/>
          <w:lang w:val="en-GB"/>
        </w:rPr>
        <w:t xml:space="preserve"> of whether significant temporal genetic change occurred in any population of this landscape</w:t>
      </w:r>
      <w:r w:rsidR="00415BB4">
        <w:rPr>
          <w:rFonts w:ascii="Times New Roman" w:eastAsia="Times New Roman" w:hAnsi="Times New Roman" w:cs="Times New Roman"/>
          <w:sz w:val="24"/>
          <w:szCs w:val="24"/>
          <w:lang w:val="en-GB"/>
        </w:rPr>
        <w:t>.</w:t>
      </w:r>
    </w:p>
    <w:p w14:paraId="22D8B751" w14:textId="309D25B9" w:rsidR="00115765"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Using </w:t>
      </w:r>
      <w:r w:rsidR="007C09B8">
        <w:rPr>
          <w:rFonts w:ascii="Times New Roman" w:eastAsia="Times New Roman" w:hAnsi="Times New Roman" w:cs="Times New Roman"/>
          <w:sz w:val="24"/>
          <w:szCs w:val="24"/>
          <w:lang w:val="en-GB"/>
        </w:rPr>
        <w:t>TGI</w:t>
      </w:r>
      <w:r>
        <w:rPr>
          <w:rFonts w:ascii="Times New Roman" w:eastAsia="Times New Roman" w:hAnsi="Times New Roman" w:cs="Times New Roman"/>
          <w:sz w:val="24"/>
          <w:szCs w:val="24"/>
          <w:lang w:val="en-GB"/>
        </w:rPr>
        <w:t>, we found that</w:t>
      </w:r>
      <w:r w:rsidR="007C09B8">
        <w:rPr>
          <w:rFonts w:ascii="Times New Roman" w:eastAsia="Times New Roman" w:hAnsi="Times New Roman" w:cs="Times New Roman"/>
          <w:sz w:val="24"/>
          <w:szCs w:val="24"/>
          <w:lang w:val="en-GB"/>
        </w:rPr>
        <w:t xml:space="preserve"> the Elk River population</w:t>
      </w:r>
      <w:r w:rsidR="003E5DC8">
        <w:rPr>
          <w:rFonts w:ascii="Times New Roman" w:eastAsia="Times New Roman" w:hAnsi="Times New Roman" w:cs="Times New Roman"/>
          <w:sz w:val="24"/>
          <w:szCs w:val="24"/>
          <w:lang w:val="en-GB"/>
        </w:rPr>
        <w:t xml:space="preserve"> of 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01327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[62]","plainTextFormattedCitation":"[62]","previouslyFormattedCitation":"[61]"},"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013275" w:rsidRPr="00013275">
        <w:rPr>
          <w:rFonts w:ascii="Times New Roman" w:eastAsia="Times New Roman" w:hAnsi="Times New Roman" w:cs="Times New Roman"/>
          <w:noProof/>
          <w:sz w:val="24"/>
          <w:szCs w:val="24"/>
          <w:lang w:val="en-GB"/>
        </w:rPr>
        <w:t>[62]</w:t>
      </w:r>
      <w:r w:rsidR="0013029C">
        <w:rPr>
          <w:rFonts w:ascii="Times New Roman" w:eastAsia="Times New Roman" w:hAnsi="Times New Roman" w:cs="Times New Roman"/>
          <w:sz w:val="24"/>
          <w:szCs w:val="24"/>
          <w:lang w:val="en-GB"/>
        </w:rPr>
        <w:fldChar w:fldCharType="end"/>
      </w:r>
      <w:r w:rsidR="007C09B8">
        <w:rPr>
          <w:rFonts w:ascii="Times New Roman" w:eastAsia="Times New Roman" w:hAnsi="Times New Roman" w:cs="Times New Roman"/>
          <w:sz w:val="24"/>
          <w:szCs w:val="24"/>
          <w:lang w:val="en-GB"/>
        </w:rPr>
        <w:t xml:space="preserve"> has </w:t>
      </w:r>
      <w:r>
        <w:rPr>
          <w:rFonts w:ascii="Times New Roman" w:eastAsia="Times New Roman" w:hAnsi="Times New Roman" w:cs="Times New Roman"/>
          <w:sz w:val="24"/>
          <w:szCs w:val="24"/>
          <w:lang w:val="en-GB"/>
        </w:rPr>
        <w:t xml:space="preserve">indeed </w:t>
      </w:r>
      <w:r w:rsidR="007C09B8">
        <w:rPr>
          <w:rFonts w:ascii="Times New Roman" w:eastAsia="Times New Roman" w:hAnsi="Times New Roman" w:cs="Times New Roman"/>
          <w:sz w:val="24"/>
          <w:szCs w:val="24"/>
          <w:lang w:val="en-GB"/>
        </w:rPr>
        <w:t xml:space="preserve">changed </w:t>
      </w:r>
      <w:r>
        <w:rPr>
          <w:rFonts w:ascii="Times New Roman" w:eastAsia="Times New Roman" w:hAnsi="Times New Roman" w:cs="Times New Roman"/>
          <w:sz w:val="24"/>
          <w:szCs w:val="24"/>
          <w:lang w:val="en-GB"/>
        </w:rPr>
        <w:t xml:space="preserve">significantly </w:t>
      </w:r>
      <w:r w:rsidR="007C09B8">
        <w:rPr>
          <w:rFonts w:ascii="Times New Roman" w:eastAsia="Times New Roman" w:hAnsi="Times New Roman" w:cs="Times New Roman"/>
          <w:sz w:val="24"/>
          <w:szCs w:val="24"/>
          <w:lang w:val="en-GB"/>
        </w:rPr>
        <w:t>relative to the other populations sampled in the study area (</w:t>
      </w:r>
      <w:r w:rsidR="00941118">
        <w:rPr>
          <w:rFonts w:ascii="Times New Roman" w:eastAsia="Times New Roman" w:hAnsi="Times New Roman" w:cs="Times New Roman"/>
          <w:sz w:val="24"/>
          <w:szCs w:val="24"/>
          <w:lang w:val="en-GB"/>
        </w:rPr>
        <w:t xml:space="preserve">permutation </w:t>
      </w:r>
      <w:r w:rsidR="007C09B8">
        <w:rPr>
          <w:rFonts w:ascii="Times New Roman" w:eastAsia="Times New Roman" w:hAnsi="Times New Roman" w:cs="Times New Roman"/>
          <w:sz w:val="24"/>
          <w:szCs w:val="24"/>
          <w:lang w:val="en-GB"/>
        </w:rPr>
        <w:t>p</w:t>
      </w:r>
      <w:r>
        <w:rPr>
          <w:rFonts w:ascii="Times New Roman" w:eastAsia="Times New Roman" w:hAnsi="Times New Roman" w:cs="Times New Roman"/>
          <w:sz w:val="24"/>
          <w:szCs w:val="24"/>
          <w:lang w:val="en-GB"/>
        </w:rPr>
        <w:t>-</w:t>
      </w:r>
      <w:r w:rsidR="007C09B8">
        <w:rPr>
          <w:rFonts w:ascii="Times New Roman" w:eastAsia="Times New Roman" w:hAnsi="Times New Roman" w:cs="Times New Roman"/>
          <w:sz w:val="24"/>
          <w:szCs w:val="24"/>
          <w:lang w:val="en-GB"/>
        </w:rPr>
        <w:t>value = 0.00</w:t>
      </w:r>
      <w:r w:rsidR="000A6983">
        <w:rPr>
          <w:rFonts w:ascii="Times New Roman" w:eastAsia="Times New Roman" w:hAnsi="Times New Roman" w:cs="Times New Roman"/>
          <w:sz w:val="24"/>
          <w:szCs w:val="24"/>
          <w:lang w:val="en-GB"/>
        </w:rPr>
        <w:t>05</w:t>
      </w:r>
      <w:r w:rsidR="007C09B8">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w:t>
      </w:r>
      <w:r w:rsidR="00941118">
        <w:rPr>
          <w:rFonts w:ascii="Times New Roman" w:eastAsia="Times New Roman" w:hAnsi="Times New Roman" w:cs="Times New Roman"/>
          <w:sz w:val="24"/>
          <w:szCs w:val="24"/>
          <w:lang w:val="en-GB"/>
        </w:rPr>
        <w:t>ents (Holm-Bonferroni adjusted permutation p-</w:t>
      </w:r>
      <w:r w:rsidR="000A6983">
        <w:rPr>
          <w:rFonts w:ascii="Times New Roman" w:eastAsia="Times New Roman" w:hAnsi="Times New Roman" w:cs="Times New Roman"/>
          <w:sz w:val="24"/>
          <w:szCs w:val="24"/>
          <w:lang w:val="en-GB"/>
        </w:rPr>
        <w:t>value = 0.004)</w:t>
      </w:r>
      <w:r w:rsidR="007C09B8">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 xml:space="preserve">The results describe a loss of genetic diversity in that population between 2006 </w:t>
      </w:r>
      <w:r w:rsidR="003E16F2">
        <w:rPr>
          <w:rFonts w:ascii="Times New Roman" w:eastAsia="Times New Roman" w:hAnsi="Times New Roman" w:cs="Times New Roman"/>
          <w:sz w:val="24"/>
          <w:szCs w:val="24"/>
          <w:lang w:val="en-GB"/>
        </w:rPr>
        <w:lastRenderedPageBreak/>
        <w:t>and 2011</w:t>
      </w:r>
      <w:r>
        <w:rPr>
          <w:rFonts w:ascii="Times New Roman" w:eastAsia="Times New Roman" w:hAnsi="Times New Roman" w:cs="Times New Roman"/>
          <w:sz w:val="24"/>
          <w:szCs w:val="24"/>
          <w:lang w:val="en-GB"/>
        </w:rPr>
        <w:t xml:space="preserve">, </w:t>
      </w:r>
      <w:r w:rsidR="009A22A3">
        <w:rPr>
          <w:rFonts w:ascii="Times New Roman" w:eastAsia="Times New Roman" w:hAnsi="Times New Roman" w:cs="Times New Roman"/>
          <w:sz w:val="24"/>
          <w:szCs w:val="24"/>
          <w:lang w:val="en-GB"/>
        </w:rPr>
        <w:t>supporting the suggestion made in</w:t>
      </w:r>
      <w:r w:rsidR="00E00B50">
        <w:rPr>
          <w:rFonts w:ascii="Times New Roman" w:eastAsia="Times New Roman" w:hAnsi="Times New Roman" w:cs="Times New Roman"/>
          <w:sz w:val="24"/>
          <w:szCs w:val="24"/>
          <w:lang w:val="en-GB"/>
        </w:rPr>
        <w:t xml:space="preserve"> a previous study,</w:t>
      </w:r>
      <w:r w:rsidR="00500627">
        <w:rPr>
          <w:rFonts w:ascii="Times New Roman" w:eastAsia="Times New Roman" w:hAnsi="Times New Roman" w:cs="Times New Roman"/>
          <w:sz w:val="24"/>
          <w:szCs w:val="24"/>
          <w:lang w:val="en-GB"/>
        </w:rPr>
        <w:t xml:space="preserve"> through a proper testing framework</w:t>
      </w:r>
      <w:r w:rsidR="00E00B50">
        <w:rPr>
          <w:rFonts w:ascii="Times New Roman" w:eastAsia="Times New Roman" w:hAnsi="Times New Roman" w:cs="Times New Roman"/>
          <w:sz w:val="24"/>
          <w:szCs w:val="24"/>
          <w:lang w:val="en-GB"/>
        </w:rPr>
        <w:t>.</w:t>
      </w:r>
    </w:p>
    <w:p w14:paraId="47F6E302" w14:textId="656F95FF" w:rsidR="00716E49" w:rsidRPr="0007763B" w:rsidRDefault="00716E49" w:rsidP="00B47107">
      <w:pPr>
        <w:spacing w:before="240" w:after="240" w:line="480" w:lineRule="auto"/>
        <w:rPr>
          <w:rFonts w:ascii="Times New Roman" w:eastAsia="Times New Roman" w:hAnsi="Times New Roman" w:cs="Times New Roman"/>
          <w:sz w:val="24"/>
          <w:szCs w:val="24"/>
        </w:rPr>
      </w:pPr>
    </w:p>
    <w:p w14:paraId="0EE93A26" w14:textId="77777777" w:rsidR="00635AF6" w:rsidRDefault="00635AF6"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2B3F6ED8" w14:textId="0E766EE5" w:rsidR="00CE5170" w:rsidRDefault="00CE5170" w:rsidP="00B47107">
      <w:pPr>
        <w:spacing w:before="240" w:after="240" w:line="480" w:lineRule="auto"/>
        <w:rPr>
          <w:rFonts w:ascii="Times New Roman" w:eastAsia="Times New Roman" w:hAnsi="Times New Roman" w:cs="Times New Roman"/>
          <w:sz w:val="24"/>
          <w:szCs w:val="24"/>
        </w:rPr>
      </w:pPr>
      <w:commentRangeStart w:id="7"/>
      <w:ins w:id="8" w:author="Patrick" w:date="2020-07-29T12:43:00Z">
        <w:r>
          <w:rPr>
            <w:rFonts w:ascii="Times New Roman" w:eastAsia="Times New Roman" w:hAnsi="Times New Roman" w:cs="Times New Roman"/>
            <w:sz w:val="24"/>
            <w:szCs w:val="24"/>
          </w:rPr>
          <w:t>Xxx</w:t>
        </w:r>
        <w:commentRangeEnd w:id="7"/>
        <w:r>
          <w:rPr>
            <w:rStyle w:val="Marquedecommentaire"/>
          </w:rPr>
          <w:commentReference w:id="7"/>
        </w:r>
      </w:ins>
    </w:p>
    <w:p w14:paraId="1AF52B7A" w14:textId="77777777" w:rsidR="00E31CD5" w:rsidRDefault="00E31CD5" w:rsidP="00E31CD5">
      <w:pPr>
        <w:spacing w:before="240" w:after="240" w:line="480" w:lineRule="auto"/>
        <w:rPr>
          <w:rFonts w:ascii="Times New Roman" w:eastAsia="Times New Roman" w:hAnsi="Times New Roman" w:cs="Times New Roman"/>
          <w:sz w:val="24"/>
          <w:szCs w:val="24"/>
        </w:rPr>
      </w:pPr>
      <w:commentRangeStart w:id="9"/>
      <w:r w:rsidRPr="00EE5A45">
        <w:rPr>
          <w:rFonts w:ascii="Times New Roman" w:eastAsia="Times New Roman" w:hAnsi="Times New Roman" w:cs="Times New Roman"/>
          <w:sz w:val="24"/>
          <w:szCs w:val="24"/>
        </w:rPr>
        <w:t>In</w:t>
      </w:r>
      <w:commentRangeEnd w:id="9"/>
      <w:r>
        <w:rPr>
          <w:rStyle w:val="Marquedecommentaire"/>
        </w:rPr>
        <w:commentReference w:id="9"/>
      </w:r>
      <w:r w:rsidRPr="00EE5A45">
        <w:rPr>
          <w:rFonts w:ascii="Times New Roman" w:eastAsia="Times New Roman" w:hAnsi="Times New Roman" w:cs="Times New Roman"/>
          <w:sz w:val="24"/>
          <w:szCs w:val="24"/>
        </w:rPr>
        <w:t xml:space="preserve"> contrast, the previous investigations using TBI, which used community composition data, have not focused on the timing of sampling. Although community composition data (species x sites) generally varies at a larger time scale than genetic data, we encourage future investigations of the influence of timing on TBI performance.</w:t>
      </w:r>
      <w:r>
        <w:rPr>
          <w:rFonts w:ascii="Times New Roman" w:eastAsia="Times New Roman" w:hAnsi="Times New Roman" w:cs="Times New Roman"/>
          <w:sz w:val="24"/>
          <w:szCs w:val="24"/>
        </w:rPr>
        <w:t xml:space="preserve"> </w:t>
      </w:r>
    </w:p>
    <w:p w14:paraId="7856901C" w14:textId="3FCC628B" w:rsidR="004B7793" w:rsidRPr="00E91D97" w:rsidRDefault="00E91D97"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genetic diversity. Performance of </w:t>
      </w:r>
      <w:r w:rsidR="00CE5170">
        <w:rPr>
          <w:rFonts w:ascii="Times New Roman" w:eastAsia="Times New Roman" w:hAnsi="Times New Roman" w:cs="Times New Roman"/>
          <w:sz w:val="24"/>
          <w:szCs w:val="24"/>
        </w:rPr>
        <w:t xml:space="preserve">our permutation-based TGI </w:t>
      </w:r>
      <w:r w:rsidR="00C47756">
        <w:rPr>
          <w:rFonts w:ascii="Times New Roman" w:eastAsia="Times New Roman" w:hAnsi="Times New Roman" w:cs="Times New Roman"/>
          <w:sz w:val="24"/>
          <w:szCs w:val="24"/>
        </w:rPr>
        <w:t>procedure</w:t>
      </w:r>
      <w:r w:rsidR="009E00FB">
        <w:rPr>
          <w:rFonts w:ascii="Times New Roman" w:eastAsia="Times New Roman" w:hAnsi="Times New Roman" w:cs="Times New Roman"/>
          <w:sz w:val="24"/>
          <w:szCs w:val="24"/>
        </w:rPr>
        <w:t xml:space="preserve"> was evaluated using a </w:t>
      </w:r>
      <w:r w:rsidRPr="00E91D97">
        <w:rPr>
          <w:rFonts w:ascii="Times New Roman" w:eastAsia="Times New Roman" w:hAnsi="Times New Roman" w:cs="Times New Roman"/>
          <w:sz w:val="24"/>
          <w:szCs w:val="24"/>
        </w:rPr>
        <w:t xml:space="preserve">spatially-explicit gene flow </w:t>
      </w:r>
      <w:r w:rsidR="00CE5170">
        <w:rPr>
          <w:rFonts w:ascii="Times New Roman" w:eastAsia="Times New Roman" w:hAnsi="Times New Roman" w:cs="Times New Roman"/>
          <w:sz w:val="24"/>
          <w:szCs w:val="24"/>
        </w:rPr>
        <w:t xml:space="preserve">simulator </w:t>
      </w:r>
      <w:r w:rsidR="003F6100">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[45]","plainTextFormattedCitation":"[45]","previouslyFormattedCitation":"[44]"},"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[45]</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w:t>
      </w:r>
      <w:commentRangeStart w:id="10"/>
      <w:r w:rsidR="0039025A">
        <w:rPr>
          <w:rFonts w:ascii="Times New Roman" w:eastAsia="Times New Roman" w:hAnsi="Times New Roman" w:cs="Times New Roman"/>
          <w:sz w:val="24"/>
          <w:szCs w:val="24"/>
        </w:rPr>
        <w:t>We</w:t>
      </w:r>
      <w:commentRangeEnd w:id="10"/>
      <w:r w:rsidR="00CA5AD0">
        <w:rPr>
          <w:rStyle w:val="Marquedecommentaire"/>
        </w:rPr>
        <w:commentReference w:id="10"/>
      </w:r>
      <w:r w:rsidR="0039025A">
        <w:rPr>
          <w:rFonts w:ascii="Times New Roman" w:eastAsia="Times New Roman" w:hAnsi="Times New Roman" w:cs="Times New Roman"/>
          <w:sz w:val="24"/>
          <w:szCs w:val="24"/>
        </w:rPr>
        <w:t xml:space="preserve"> found that </w:t>
      </w:r>
      <w:r w:rsidR="00626796">
        <w:rPr>
          <w:rFonts w:ascii="Times New Roman" w:eastAsia="Times New Roman" w:hAnsi="Times New Roman" w:cs="Times New Roman"/>
          <w:sz w:val="24"/>
          <w:szCs w:val="24"/>
        </w:rPr>
        <w:t xml:space="preserve">dispersal intensity, event spatial extent, and sampling timing </w:t>
      </w:r>
      <w:r w:rsidR="0039025A">
        <w:rPr>
          <w:rFonts w:ascii="Times New Roman" w:eastAsia="Times New Roman" w:hAnsi="Times New Roman" w:cs="Times New Roman"/>
          <w:sz w:val="24"/>
          <w:szCs w:val="24"/>
        </w:rPr>
        <w:t>all influe</w:t>
      </w:r>
      <w:r w:rsidR="00795844">
        <w:rPr>
          <w:rFonts w:ascii="Times New Roman" w:eastAsia="Times New Roman" w:hAnsi="Times New Roman" w:cs="Times New Roman"/>
          <w:sz w:val="24"/>
          <w:szCs w:val="24"/>
        </w:rPr>
        <w:t xml:space="preserve">nce </w:t>
      </w:r>
      <w:r w:rsidR="00626796">
        <w:rPr>
          <w:rFonts w:ascii="Times New Roman" w:eastAsia="Times New Roman" w:hAnsi="Times New Roman" w:cs="Times New Roman"/>
          <w:sz w:val="24"/>
          <w:szCs w:val="24"/>
        </w:rPr>
        <w:t xml:space="preserve">TGI’s capacity </w:t>
      </w:r>
      <w:r w:rsidR="00795844">
        <w:rPr>
          <w:rFonts w:ascii="Times New Roman" w:eastAsia="Times New Roman" w:hAnsi="Times New Roman" w:cs="Times New Roman"/>
          <w:sz w:val="24"/>
          <w:szCs w:val="24"/>
        </w:rPr>
        <w:t>to d</w:t>
      </w:r>
      <w:r w:rsidR="00795844" w:rsidRPr="00795844">
        <w:rPr>
          <w:rFonts w:ascii="Times New Roman" w:eastAsia="Times New Roman" w:hAnsi="Times New Roman" w:cs="Times New Roman"/>
          <w:sz w:val="24"/>
          <w:szCs w:val="24"/>
        </w:rPr>
        <w:t xml:space="preserve">etect </w:t>
      </w:r>
      <w:r w:rsidR="00626796">
        <w:rPr>
          <w:rFonts w:ascii="Times New Roman" w:eastAsia="Times New Roman" w:hAnsi="Times New Roman" w:cs="Times New Roman"/>
          <w:sz w:val="24"/>
          <w:szCs w:val="24"/>
        </w:rPr>
        <w:t xml:space="preserve">significant </w:t>
      </w:r>
      <w:r w:rsidR="00795844" w:rsidRPr="00795844">
        <w:rPr>
          <w:rFonts w:ascii="Times New Roman" w:eastAsia="Times New Roman" w:hAnsi="Times New Roman" w:cs="Times New Roman"/>
          <w:sz w:val="24"/>
          <w:szCs w:val="24"/>
        </w:rPr>
        <w:t>temporal changes in genetic diversity</w:t>
      </w:r>
      <w:r w:rsidR="001C2928">
        <w:rPr>
          <w:rFonts w:ascii="Times New Roman" w:eastAsia="Times New Roman" w:hAnsi="Times New Roman" w:cs="Times New Roman"/>
          <w:sz w:val="24"/>
          <w:szCs w:val="24"/>
        </w:rPr>
        <w:t>.</w:t>
      </w:r>
    </w:p>
    <w:p w14:paraId="0921A734" w14:textId="0C8779F5" w:rsidR="004960F6" w:rsidRPr="00FE3CAC" w:rsidRDefault="0062679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our method to detect temporal genetic changes is sensitive to the dispersal capacity of the organism of interest.</w:t>
      </w:r>
      <w:r w:rsidR="00425BB7">
        <w:rPr>
          <w:rFonts w:ascii="Times New Roman" w:eastAsia="Times New Roman" w:hAnsi="Times New Roman" w:cs="Times New Roman"/>
          <w:sz w:val="24"/>
          <w:szCs w:val="24"/>
        </w:rPr>
        <w:t xml:space="preserve"> Indeed, </w:t>
      </w:r>
      <w:r w:rsidR="00522BA6">
        <w:rPr>
          <w:rFonts w:ascii="Times New Roman" w:eastAsia="Times New Roman" w:hAnsi="Times New Roman" w:cs="Times New Roman"/>
          <w:sz w:val="24"/>
          <w:szCs w:val="24"/>
        </w:rPr>
        <w:t xml:space="preserve">false negatives increased with dispersal,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r>
        <w:rPr>
          <w:rFonts w:ascii="Times New Roman" w:eastAsia="Times New Roman" w:hAnsi="Times New Roman" w:cs="Times New Roman"/>
          <w:sz w:val="24"/>
          <w:szCs w:val="24"/>
        </w:rPr>
        <w:t xml:space="preserve"> (Fig</w:t>
      </w:r>
      <w:r w:rsidR="00770956">
        <w:rPr>
          <w:rFonts w:ascii="Times New Roman" w:eastAsia="Times New Roman" w:hAnsi="Times New Roman" w:cs="Times New Roman"/>
          <w:sz w:val="24"/>
          <w:szCs w:val="24"/>
        </w:rPr>
        <w:t>. 3, 4</w:t>
      </w:r>
      <w:r>
        <w:rPr>
          <w:rFonts w:ascii="Times New Roman" w:eastAsia="Times New Roman" w:hAnsi="Times New Roman" w:cs="Times New Roman"/>
          <w:sz w:val="24"/>
          <w:szCs w:val="24"/>
        </w:rPr>
        <w:t>)</w:t>
      </w:r>
      <w:r w:rsidR="00425BB7">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w:t>
      </w:r>
      <w:r>
        <w:rPr>
          <w:rStyle w:val="Marquedecommentaire"/>
        </w:rPr>
        <w:commentReference w:id="11"/>
      </w:r>
      <w:r w:rsidR="00784289">
        <w:rPr>
          <w:rFonts w:ascii="Times New Roman" w:eastAsia="Times New Roman" w:hAnsi="Times New Roman" w:cs="Times New Roman"/>
          <w:sz w:val="24"/>
          <w:szCs w:val="24"/>
        </w:rPr>
        <w:t xml:space="preserve">The influence of dispersal on </w:t>
      </w:r>
      <w:r w:rsidR="0000309C">
        <w:rPr>
          <w:rFonts w:ascii="Times New Roman" w:eastAsia="Times New Roman" w:hAnsi="Times New Roman" w:cs="Times New Roman"/>
          <w:sz w:val="24"/>
          <w:szCs w:val="24"/>
        </w:rPr>
        <w:t>the false negative rate</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increases </w:t>
      </w:r>
      <w:r w:rsidR="00784289">
        <w:rPr>
          <w:rFonts w:ascii="Times New Roman" w:eastAsia="Times New Roman" w:hAnsi="Times New Roman" w:cs="Times New Roman"/>
          <w:sz w:val="24"/>
          <w:szCs w:val="24"/>
        </w:rPr>
        <w:t xml:space="preserve">with increasing time lags between an event and the subsequent sampling. </w:t>
      </w:r>
      <w:r w:rsidR="0000309C">
        <w:rPr>
          <w:rFonts w:ascii="Times New Roman" w:eastAsia="Times New Roman" w:hAnsi="Times New Roman" w:cs="Times New Roman"/>
          <w:sz w:val="24"/>
          <w:szCs w:val="24"/>
        </w:rPr>
        <w:t xml:space="preserve">The effect of dispersal on the FNR is present when </w:t>
      </w:r>
      <w:r w:rsidR="00425BB7">
        <w:rPr>
          <w:rFonts w:ascii="Times New Roman" w:eastAsia="Times New Roman" w:hAnsi="Times New Roman" w:cs="Times New Roman"/>
          <w:sz w:val="24"/>
          <w:szCs w:val="24"/>
        </w:rPr>
        <w:t>only one generation separat</w:t>
      </w:r>
      <w:r w:rsidR="0000309C">
        <w:rPr>
          <w:rFonts w:ascii="Times New Roman" w:eastAsia="Times New Roman" w:hAnsi="Times New Roman" w:cs="Times New Roman"/>
          <w:sz w:val="24"/>
          <w:szCs w:val="24"/>
        </w:rPr>
        <w:t>es</w:t>
      </w:r>
      <w:r w:rsidR="00425BB7">
        <w:rPr>
          <w:rFonts w:ascii="Times New Roman" w:eastAsia="Times New Roman" w:hAnsi="Times New Roman" w:cs="Times New Roman"/>
          <w:sz w:val="24"/>
          <w:szCs w:val="24"/>
        </w:rPr>
        <w:t xml:space="preserve">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and increases as the </w:t>
      </w:r>
      <w:r w:rsidR="000A301E" w:rsidRPr="000A301E">
        <w:rPr>
          <w:rFonts w:ascii="Times New Roman" w:eastAsia="Times New Roman" w:hAnsi="Times New Roman" w:cs="Times New Roman"/>
          <w:sz w:val="24"/>
          <w:szCs w:val="24"/>
        </w:rPr>
        <w:t>time between samplings increases</w:t>
      </w:r>
      <w:r w:rsidR="009D33D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lastRenderedPageBreak/>
        <w:t xml:space="preserve">Considering that </w:t>
      </w:r>
      <w:r w:rsidR="0000309C">
        <w:rPr>
          <w:rFonts w:ascii="Times New Roman" w:eastAsia="Times New Roman" w:hAnsi="Times New Roman" w:cs="Times New Roman"/>
          <w:sz w:val="24"/>
          <w:szCs w:val="24"/>
        </w:rPr>
        <w:t xml:space="preserve">we used </w:t>
      </w:r>
      <w:r w:rsidR="00D4209F">
        <w:rPr>
          <w:rFonts w:ascii="Times New Roman" w:eastAsia="Times New Roman" w:hAnsi="Times New Roman" w:cs="Times New Roman"/>
          <w:sz w:val="24"/>
          <w:szCs w:val="24"/>
        </w:rPr>
        <w:t>dispersal ability</w:t>
      </w:r>
      <w:r w:rsidR="0000309C">
        <w:rPr>
          <w:rFonts w:ascii="Times New Roman" w:eastAsia="Times New Roman" w:hAnsi="Times New Roman" w:cs="Times New Roman"/>
          <w:sz w:val="24"/>
          <w:szCs w:val="24"/>
        </w:rPr>
        <w:t xml:space="preserve"> as a proxy for landscape functional connectivity</w:t>
      </w:r>
      <w:r w:rsidR="00D4209F">
        <w:rPr>
          <w:rFonts w:ascii="Times New Roman" w:eastAsia="Times New Roman" w:hAnsi="Times New Roman" w:cs="Times New Roman"/>
          <w:sz w:val="24"/>
          <w:szCs w:val="24"/>
        </w:rPr>
        <w:t xml:space="preserve">,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his</w:t>
      </w:r>
      <w:r w:rsidR="0000309C">
        <w:rPr>
          <w:rFonts w:ascii="Times New Roman" w:eastAsia="Times New Roman" w:hAnsi="Times New Roman" w:cs="Times New Roman"/>
          <w:sz w:val="24"/>
          <w:szCs w:val="24"/>
        </w:rPr>
        <w:t xml:space="preserve"> result</w:t>
      </w:r>
      <w:r w:rsidR="009D33DF">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 xml:space="preserve">suggests that </w:t>
      </w:r>
      <w:r w:rsidR="0000309C">
        <w:rPr>
          <w:rFonts w:ascii="Times New Roman" w:eastAsia="Times New Roman" w:hAnsi="Times New Roman" w:cs="Times New Roman"/>
          <w:sz w:val="24"/>
          <w:szCs w:val="24"/>
        </w:rPr>
        <w:t>well-</w:t>
      </w:r>
      <w:r w:rsidR="00425BB7">
        <w:rPr>
          <w:rFonts w:ascii="Times New Roman" w:eastAsia="Times New Roman" w:hAnsi="Times New Roman" w:cs="Times New Roman"/>
          <w:sz w:val="24"/>
          <w:szCs w:val="24"/>
        </w:rPr>
        <w:t xml:space="preserve">connected </w:t>
      </w:r>
      <w:r w:rsidR="0000309C">
        <w:rPr>
          <w:rFonts w:ascii="Times New Roman" w:eastAsia="Times New Roman" w:hAnsi="Times New Roman" w:cs="Times New Roman"/>
          <w:sz w:val="24"/>
          <w:szCs w:val="24"/>
        </w:rPr>
        <w:t xml:space="preserve">landscapes </w:t>
      </w:r>
      <w:r w:rsidR="00425BB7">
        <w:rPr>
          <w:rFonts w:ascii="Times New Roman" w:eastAsia="Times New Roman" w:hAnsi="Times New Roman" w:cs="Times New Roman"/>
          <w:sz w:val="24"/>
          <w:szCs w:val="24"/>
        </w:rPr>
        <w:t>might require more frequent sampling</w:t>
      </w:r>
      <w:r w:rsidR="00522BA6">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to overcome the negative effect of connectivity on our ability to correctly identify </w:t>
      </w:r>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t>population</w:t>
      </w:r>
      <w:r w:rsidR="0075208A">
        <w:rPr>
          <w:rFonts w:ascii="Times New Roman" w:eastAsia="Times New Roman" w:hAnsi="Times New Roman" w:cs="Times New Roman"/>
          <w:sz w:val="24"/>
          <w:szCs w:val="24"/>
        </w:rPr>
        <w:t>s</w:t>
      </w:r>
      <w:r w:rsidR="00425BB7">
        <w:rPr>
          <w:rFonts w:ascii="Times New Roman" w:eastAsia="Times New Roman" w:hAnsi="Times New Roman" w:cs="Times New Roman"/>
          <w:sz w:val="24"/>
          <w:szCs w:val="24"/>
        </w:rPr>
        <w:t>.</w:t>
      </w:r>
    </w:p>
    <w:p w14:paraId="07B9E1F5" w14:textId="51FD55AA" w:rsidR="00F20393" w:rsidRDefault="00DE3FED" w:rsidP="00B47107">
      <w:pPr>
        <w:spacing w:before="240" w:after="240" w:line="480" w:lineRule="auto"/>
        <w:rPr>
          <w:ins w:id="13" w:author="Patrick" w:date="2020-07-29T13:22:00Z"/>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The spatial extent of an event</w:t>
      </w:r>
      <w:r w:rsidR="0043100B" w:rsidRPr="00AF5C97">
        <w:rPr>
          <w:rFonts w:ascii="Times New Roman" w:eastAsia="Times New Roman" w:hAnsi="Times New Roman" w:cs="Times New Roman"/>
          <w:sz w:val="24"/>
          <w:szCs w:val="24"/>
        </w:rPr>
        <w:t xml:space="preserve">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lower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P</w:t>
      </w:r>
      <w:r w:rsidR="00F20393">
        <w:rPr>
          <w:rFonts w:ascii="Times New Roman" w:eastAsia="Times New Roman" w:hAnsi="Times New Roman" w:cs="Times New Roman"/>
          <w:sz w:val="24"/>
          <w:szCs w:val="24"/>
        </w:rPr>
        <w:t>R)</w:t>
      </w:r>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higher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N</w:t>
      </w:r>
      <w:r w:rsidR="00F20393">
        <w:rPr>
          <w:rFonts w:ascii="Times New Roman" w:eastAsia="Times New Roman" w:hAnsi="Times New Roman" w:cs="Times New Roman"/>
          <w:sz w:val="24"/>
          <w:szCs w:val="24"/>
        </w:rPr>
        <w:t>R)</w:t>
      </w:r>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 xml:space="preserve">This trade-off is apparent for all scenarios </w:t>
      </w:r>
      <w:r w:rsidR="00F20393">
        <w:rPr>
          <w:rFonts w:ascii="Times New Roman" w:eastAsia="Times New Roman" w:hAnsi="Times New Roman" w:cs="Times New Roman"/>
          <w:sz w:val="24"/>
          <w:szCs w:val="24"/>
        </w:rPr>
        <w:t xml:space="preserve">its strength appears to </w:t>
      </w:r>
      <w:r w:rsidR="00B11125" w:rsidRPr="00AF5C97">
        <w:rPr>
          <w:rFonts w:ascii="Times New Roman" w:eastAsia="Times New Roman" w:hAnsi="Times New Roman" w:cs="Times New Roman"/>
          <w:sz w:val="24"/>
          <w:szCs w:val="24"/>
        </w:rPr>
        <w:t xml:space="preserve">depend on dispersal. </w:t>
      </w:r>
      <w:r w:rsidRPr="001751BD">
        <w:rPr>
          <w:rFonts w:ascii="Times New Roman" w:eastAsia="Times New Roman" w:hAnsi="Times New Roman" w:cs="Times New Roman"/>
          <w:sz w:val="24"/>
          <w:szCs w:val="24"/>
        </w:rPr>
        <w:t>A</w:t>
      </w:r>
      <w:r w:rsidR="007D5FD1">
        <w:rPr>
          <w:rFonts w:ascii="Times New Roman" w:eastAsia="Times New Roman" w:hAnsi="Times New Roman" w:cs="Times New Roman"/>
          <w:sz w:val="24"/>
          <w:szCs w:val="24"/>
        </w:rPr>
        <w:t xml:space="preserve">lthough the spatial extent of an event </w:t>
      </w:r>
      <w:r w:rsidRPr="001751BD">
        <w:rPr>
          <w:rFonts w:ascii="Times New Roman" w:eastAsia="Times New Roman" w:hAnsi="Times New Roman" w:cs="Times New Roman"/>
          <w:sz w:val="24"/>
          <w:szCs w:val="24"/>
        </w:rPr>
        <w:t>may help researchers d</w:t>
      </w:r>
      <w:r w:rsidR="008E5867" w:rsidRPr="001751BD">
        <w:rPr>
          <w:rFonts w:ascii="Times New Roman" w:eastAsia="Times New Roman" w:hAnsi="Times New Roman" w:cs="Times New Roman"/>
          <w:sz w:val="24"/>
          <w:szCs w:val="24"/>
        </w:rPr>
        <w:t xml:space="preserve">etect the </w:t>
      </w:r>
      <w:r w:rsidR="00396207">
        <w:rPr>
          <w:rFonts w:ascii="Times New Roman" w:eastAsia="Times New Roman" w:hAnsi="Times New Roman" w:cs="Times New Roman"/>
          <w:sz w:val="24"/>
          <w:szCs w:val="24"/>
        </w:rPr>
        <w:t>it</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 xml:space="preserve">the chance </w:t>
      </w:r>
      <w:r w:rsidR="00396207">
        <w:rPr>
          <w:rFonts w:ascii="Times New Roman" w:eastAsia="Times New Roman" w:hAnsi="Times New Roman" w:cs="Times New Roman"/>
          <w:sz w:val="24"/>
          <w:szCs w:val="24"/>
        </w:rPr>
        <w:t>of sampling an affected area</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 xml:space="preserve">the </w:t>
      </w:r>
      <w:r w:rsidR="00396207">
        <w:rPr>
          <w:rFonts w:ascii="Times New Roman" w:eastAsia="Times New Roman" w:hAnsi="Times New Roman" w:cs="Times New Roman"/>
          <w:sz w:val="24"/>
          <w:szCs w:val="24"/>
        </w:rPr>
        <w:t xml:space="preserve">genetic </w:t>
      </w:r>
      <w:r w:rsidR="00F14791" w:rsidRPr="001751BD">
        <w:rPr>
          <w:rFonts w:ascii="Times New Roman" w:eastAsia="Times New Roman" w:hAnsi="Times New Roman" w:cs="Times New Roman"/>
          <w:sz w:val="24"/>
          <w:szCs w:val="24"/>
        </w:rPr>
        <w:t>legacy</w:t>
      </w:r>
      <w:r w:rsidR="00396207">
        <w:rPr>
          <w:rFonts w:ascii="Times New Roman" w:eastAsia="Times New Roman" w:hAnsi="Times New Roman" w:cs="Times New Roman"/>
          <w:sz w:val="24"/>
          <w:szCs w:val="24"/>
        </w:rPr>
        <w:t xml:space="preserve"> of the event</w:t>
      </w:r>
      <w:r w:rsidR="00F14791" w:rsidRPr="001751BD">
        <w:rPr>
          <w:rFonts w:ascii="Times New Roman" w:eastAsia="Times New Roman" w:hAnsi="Times New Roman" w:cs="Times New Roman"/>
          <w:sz w:val="24"/>
          <w:szCs w:val="24"/>
        </w:rPr>
        <w:t xml:space="preserve"> at all, especial</w:t>
      </w:r>
      <w:r w:rsidR="004F6B26" w:rsidRPr="001751BD">
        <w:rPr>
          <w:rFonts w:ascii="Times New Roman" w:eastAsia="Times New Roman" w:hAnsi="Times New Roman" w:cs="Times New Roman"/>
          <w:sz w:val="24"/>
          <w:szCs w:val="24"/>
        </w:rPr>
        <w:t>ly in high dispersal landscapes</w:t>
      </w:r>
      <w:r w:rsidR="00C519A3" w:rsidRPr="001751BD">
        <w:rPr>
          <w:rFonts w:ascii="Times New Roman" w:eastAsia="Times New Roman" w:hAnsi="Times New Roman" w:cs="Times New Roman"/>
          <w:sz w:val="24"/>
          <w:szCs w:val="24"/>
        </w:rPr>
        <w:t>.</w:t>
      </w:r>
      <w:r w:rsidR="00631580">
        <w:rPr>
          <w:rFonts w:ascii="Times New Roman" w:eastAsia="Times New Roman" w:hAnsi="Times New Roman" w:cs="Times New Roman"/>
          <w:sz w:val="24"/>
          <w:szCs w:val="24"/>
        </w:rPr>
        <w:t xml:space="preserve"> </w:t>
      </w:r>
      <w:commentRangeStart w:id="14"/>
      <w:ins w:id="15" w:author="Patrick" w:date="2020-07-29T13:22:00Z">
        <w:r w:rsidR="00F20393">
          <w:rPr>
            <w:rFonts w:ascii="Times New Roman" w:eastAsia="Times New Roman" w:hAnsi="Times New Roman" w:cs="Times New Roman"/>
            <w:sz w:val="24"/>
            <w:szCs w:val="24"/>
          </w:rPr>
          <w:t>xxx</w:t>
        </w:r>
        <w:commentRangeEnd w:id="14"/>
        <w:r w:rsidR="00F20393">
          <w:rPr>
            <w:rStyle w:val="Marquedecommentaire"/>
          </w:rPr>
          <w:commentReference w:id="14"/>
        </w:r>
      </w:ins>
    </w:p>
    <w:p w14:paraId="2E832725" w14:textId="31BE5F92" w:rsidR="00C519A3" w:rsidRDefault="00B11125" w:rsidP="00B47107">
      <w:pPr>
        <w:spacing w:before="240" w:after="240" w:line="480" w:lineRule="auto"/>
        <w:rPr>
          <w:rFonts w:ascii="Times New Roman" w:eastAsia="Times New Roman" w:hAnsi="Times New Roman" w:cs="Times New Roman"/>
          <w:sz w:val="24"/>
          <w:szCs w:val="24"/>
        </w:rPr>
      </w:pPr>
      <w:r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 xml:space="preserve">hen several populations were </w:t>
      </w:r>
      <w:r w:rsidR="00F20393">
        <w:rPr>
          <w:rFonts w:ascii="Times New Roman" w:eastAsia="Times New Roman" w:hAnsi="Times New Roman" w:cs="Times New Roman"/>
          <w:sz w:val="24"/>
          <w:szCs w:val="24"/>
        </w:rPr>
        <w:t>affected</w:t>
      </w:r>
      <w:r w:rsidR="00F9282F" w:rsidRPr="001751BD">
        <w:rPr>
          <w:rFonts w:ascii="Times New Roman" w:eastAsia="Times New Roman" w:hAnsi="Times New Roman" w:cs="Times New Roman"/>
          <w:sz w:val="24"/>
          <w:szCs w:val="24"/>
        </w:rPr>
        <w:t>, we chose</w:t>
      </w:r>
      <w:r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 xml:space="preserve">has not been investigated in our </w:t>
      </w:r>
      <w:commentRangeStart w:id="16"/>
      <w:r w:rsidR="00E46EF8" w:rsidRPr="001751BD">
        <w:rPr>
          <w:rFonts w:ascii="Times New Roman" w:eastAsia="Times New Roman" w:hAnsi="Times New Roman" w:cs="Times New Roman"/>
          <w:sz w:val="24"/>
          <w:szCs w:val="24"/>
        </w:rPr>
        <w:t>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w:t>
      </w:r>
      <w:commentRangeEnd w:id="16"/>
      <w:r w:rsidR="00F20393">
        <w:rPr>
          <w:rStyle w:val="Marquedecommentaire"/>
        </w:rPr>
        <w:commentReference w:id="16"/>
      </w:r>
      <w:r w:rsidR="00E46EF8" w:rsidRPr="001751BD">
        <w:rPr>
          <w:rFonts w:ascii="Times New Roman" w:eastAsia="Times New Roman" w:hAnsi="Times New Roman" w:cs="Times New Roman"/>
          <w:sz w:val="24"/>
          <w:szCs w:val="24"/>
        </w:rPr>
        <w:t>. 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[63]","plainTextFormattedCitation":"[63]","previouslyFormattedCitation":"[65]"},"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[63]</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[5]","plainTextFormattedCitation":"[5]","previouslyFormattedCitation":"[5]"},"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[5]</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r w:rsidR="005A6C4E" w:rsidRPr="001751BD">
        <w:rPr>
          <w:rFonts w:ascii="Times New Roman" w:eastAsia="Times New Roman" w:hAnsi="Times New Roman" w:cs="Times New Roman"/>
          <w:sz w:val="24"/>
          <w:szCs w:val="24"/>
        </w:rPr>
        <w:t xml:space="preserve"> </w:t>
      </w:r>
    </w:p>
    <w:p w14:paraId="32A099A1" w14:textId="77777777" w:rsidR="00F20393" w:rsidRPr="00DC7EDB" w:rsidRDefault="00F20393" w:rsidP="00B47107">
      <w:pPr>
        <w:spacing w:before="240" w:after="240" w:line="480" w:lineRule="auto"/>
        <w:rPr>
          <w:ins w:id="17" w:author="Patrick" w:date="2020-07-29T13:26:00Z"/>
          <w:rFonts w:ascii="Times New Roman" w:eastAsia="Times New Roman" w:hAnsi="Times New Roman" w:cs="Times New Roman"/>
          <w:i/>
          <w:iCs/>
          <w:sz w:val="24"/>
          <w:szCs w:val="24"/>
        </w:rPr>
      </w:pPr>
      <w:commentRangeStart w:id="18"/>
      <w:ins w:id="19" w:author="Patrick" w:date="2020-07-29T13:26:00Z">
        <w:r w:rsidRPr="00DC7EDB">
          <w:rPr>
            <w:rFonts w:ascii="Times New Roman" w:eastAsia="Times New Roman" w:hAnsi="Times New Roman" w:cs="Times New Roman"/>
            <w:i/>
            <w:iCs/>
            <w:sz w:val="24"/>
            <w:szCs w:val="24"/>
          </w:rPr>
          <w:t>Subheading?</w:t>
        </w:r>
        <w:commentRangeEnd w:id="18"/>
        <w:r>
          <w:rPr>
            <w:rStyle w:val="Marquedecommentaire"/>
          </w:rPr>
          <w:commentReference w:id="18"/>
        </w:r>
      </w:ins>
    </w:p>
    <w:p w14:paraId="31B5CD52" w14:textId="7D584E72" w:rsidR="004A1195" w:rsidRDefault="00253769" w:rsidP="00B47107">
      <w:pPr>
        <w:spacing w:before="240" w:after="240" w:line="480" w:lineRule="auto"/>
        <w:rPr>
          <w:rFonts w:ascii="Times New Roman" w:eastAsia="Times New Roman" w:hAnsi="Times New Roman" w:cs="Times New Roman"/>
          <w:sz w:val="24"/>
          <w:szCs w:val="24"/>
        </w:rPr>
      </w:pPr>
      <w:commentRangeStart w:id="20"/>
      <w:r w:rsidRPr="00C46C5B">
        <w:rPr>
          <w:rFonts w:ascii="Times New Roman" w:eastAsia="Times New Roman" w:hAnsi="Times New Roman" w:cs="Times New Roman"/>
          <w:sz w:val="24"/>
          <w:szCs w:val="24"/>
        </w:rPr>
        <w:t>As</w:t>
      </w:r>
      <w:commentRangeEnd w:id="20"/>
      <w:r w:rsidR="004A1195">
        <w:rPr>
          <w:rStyle w:val="Marquedecommentaire"/>
        </w:rPr>
        <w:commentReference w:id="20"/>
      </w:r>
      <w:r w:rsidRPr="00C46C5B">
        <w:rPr>
          <w:rFonts w:ascii="Times New Roman" w:eastAsia="Times New Roman" w:hAnsi="Times New Roman" w:cs="Times New Roman"/>
          <w:sz w:val="24"/>
          <w:szCs w:val="24"/>
        </w:rPr>
        <w:t xml:space="preserve">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r w:rsidR="004A1195">
        <w:rPr>
          <w:rFonts w:ascii="Times New Roman" w:eastAsia="Times New Roman" w:hAnsi="Times New Roman" w:cs="Times New Roman"/>
          <w:sz w:val="24"/>
          <w:szCs w:val="24"/>
        </w:rPr>
        <w:t xml:space="preserve"> and TGI appears best suited to identify changes at a temporal scale of </w:t>
      </w:r>
      <w:r w:rsidR="007F0A07">
        <w:rPr>
          <w:rFonts w:ascii="Times New Roman" w:eastAsia="Times New Roman" w:hAnsi="Times New Roman" w:cs="Times New Roman"/>
          <w:sz w:val="24"/>
          <w:szCs w:val="24"/>
        </w:rPr>
        <w:t>1-10</w:t>
      </w:r>
      <w:r w:rsidR="004A1195">
        <w:rPr>
          <w:rFonts w:ascii="Times New Roman" w:eastAsia="Times New Roman" w:hAnsi="Times New Roman" w:cs="Times New Roman"/>
          <w:sz w:val="24"/>
          <w:szCs w:val="24"/>
        </w:rPr>
        <w:t xml:space="preserve"> years</w:t>
      </w:r>
      <w:r w:rsidR="007F0A07">
        <w:rPr>
          <w:rFonts w:ascii="Times New Roman" w:eastAsia="Times New Roman" w:hAnsi="Times New Roman" w:cs="Times New Roman"/>
          <w:sz w:val="24"/>
          <w:szCs w:val="24"/>
        </w:rPr>
        <w:t xml:space="preserve"> depending on </w:t>
      </w:r>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830D43">
        <w:rPr>
          <w:rFonts w:ascii="Times New Roman" w:eastAsia="Times New Roman" w:hAnsi="Times New Roman" w:cs="Times New Roman"/>
          <w:sz w:val="24"/>
          <w:szCs w:val="24"/>
        </w:rPr>
        <w:t>genetic change. S</w:t>
      </w:r>
      <w:commentRangeStart w:id="21"/>
      <w:r w:rsidR="00C46C5B">
        <w:rPr>
          <w:rFonts w:ascii="Times New Roman" w:eastAsia="Times New Roman" w:hAnsi="Times New Roman" w:cs="Times New Roman"/>
          <w:sz w:val="24"/>
          <w:szCs w:val="24"/>
        </w:rPr>
        <w:t xml:space="preserve">patial extent is important to take into account when we have access to sampling </w:t>
      </w:r>
      <w:r w:rsidR="004A1195">
        <w:rPr>
          <w:rFonts w:ascii="Times New Roman" w:eastAsia="Times New Roman" w:hAnsi="Times New Roman" w:cs="Times New Roman"/>
          <w:sz w:val="24"/>
          <w:szCs w:val="24"/>
        </w:rPr>
        <w:lastRenderedPageBreak/>
        <w:t xml:space="preserve">immediately following </w:t>
      </w:r>
      <w:r w:rsidR="00C46C5B">
        <w:rPr>
          <w:rFonts w:ascii="Times New Roman" w:eastAsia="Times New Roman" w:hAnsi="Times New Roman" w:cs="Times New Roman"/>
          <w:sz w:val="24"/>
          <w:szCs w:val="24"/>
        </w:rPr>
        <w:t xml:space="preserve">a suspected event. This is true when we compare it to old or recent pre-event sampling. </w:t>
      </w:r>
      <w:r w:rsidR="004B5712" w:rsidRPr="00C46C5B">
        <w:rPr>
          <w:rFonts w:ascii="Times New Roman" w:eastAsia="Times New Roman" w:hAnsi="Times New Roman" w:cs="Times New Roman"/>
          <w:sz w:val="24"/>
          <w:szCs w:val="24"/>
        </w:rPr>
        <w:t>The main implication of this result is that while it could reassure researchers that they</w:t>
      </w:r>
      <w:r w:rsidR="00EA64AE" w:rsidRPr="00C46C5B">
        <w:rPr>
          <w:rFonts w:ascii="Times New Roman" w:eastAsia="Times New Roman" w:hAnsi="Times New Roman" w:cs="Times New Roman"/>
          <w:sz w:val="24"/>
          <w:szCs w:val="24"/>
        </w:rPr>
        <w:t xml:space="preserve"> may</w:t>
      </w:r>
      <w:r w:rsidR="004B5712" w:rsidRPr="00C46C5B">
        <w:rPr>
          <w:rFonts w:ascii="Times New Roman" w:eastAsia="Times New Roman" w:hAnsi="Times New Roman" w:cs="Times New Roman"/>
          <w:sz w:val="24"/>
          <w:szCs w:val="24"/>
        </w:rPr>
        <w:t xml:space="preserve"> </w:t>
      </w:r>
      <w:r w:rsidR="002C36D6" w:rsidRPr="00C46C5B">
        <w:rPr>
          <w:rFonts w:ascii="Times New Roman" w:eastAsia="Times New Roman" w:hAnsi="Times New Roman" w:cs="Times New Roman"/>
          <w:sz w:val="24"/>
          <w:szCs w:val="24"/>
        </w:rPr>
        <w:t xml:space="preserve">compare </w:t>
      </w:r>
      <w:r w:rsidR="004B5712" w:rsidRPr="00C46C5B">
        <w:rPr>
          <w:rFonts w:ascii="Times New Roman" w:eastAsia="Times New Roman" w:hAnsi="Times New Roman" w:cs="Times New Roman"/>
          <w:sz w:val="24"/>
          <w:szCs w:val="24"/>
        </w:rPr>
        <w:t>an old</w:t>
      </w:r>
      <w:r w:rsidR="002C36D6" w:rsidRPr="00C46C5B">
        <w:rPr>
          <w:rFonts w:ascii="Times New Roman" w:eastAsia="Times New Roman" w:hAnsi="Times New Roman" w:cs="Times New Roman"/>
          <w:sz w:val="24"/>
          <w:szCs w:val="24"/>
        </w:rPr>
        <w:t>er</w:t>
      </w:r>
      <w:r w:rsidR="004B5712"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sample </w:t>
      </w:r>
      <w:r w:rsidR="001056C8" w:rsidRPr="00C46C5B">
        <w:rPr>
          <w:rFonts w:ascii="Times New Roman" w:eastAsia="Times New Roman" w:hAnsi="Times New Roman" w:cs="Times New Roman"/>
          <w:sz w:val="24"/>
          <w:szCs w:val="24"/>
        </w:rPr>
        <w:t xml:space="preserve">to </w:t>
      </w:r>
      <w:r w:rsidR="002C36D6" w:rsidRPr="00C46C5B">
        <w:rPr>
          <w:rFonts w:ascii="Times New Roman" w:eastAsia="Times New Roman" w:hAnsi="Times New Roman" w:cs="Times New Roman"/>
          <w:sz w:val="24"/>
          <w:szCs w:val="24"/>
        </w:rPr>
        <w:t>a recent</w:t>
      </w:r>
      <w:r w:rsidR="00DF443E" w:rsidRPr="00C46C5B">
        <w:rPr>
          <w:rFonts w:ascii="Times New Roman" w:eastAsia="Times New Roman" w:hAnsi="Times New Roman" w:cs="Times New Roman"/>
          <w:sz w:val="24"/>
          <w:szCs w:val="24"/>
        </w:rPr>
        <w:t xml:space="preserve"> </w:t>
      </w:r>
      <w:r w:rsidR="008B21CA" w:rsidRPr="00C46C5B">
        <w:rPr>
          <w:rFonts w:ascii="Times New Roman" w:eastAsia="Times New Roman" w:hAnsi="Times New Roman" w:cs="Times New Roman"/>
          <w:sz w:val="24"/>
          <w:szCs w:val="24"/>
        </w:rPr>
        <w:t xml:space="preserve">one obtained </w:t>
      </w:r>
      <w:r w:rsidR="00DF443E" w:rsidRPr="00C46C5B">
        <w:rPr>
          <w:rFonts w:ascii="Times New Roman" w:eastAsia="Times New Roman" w:hAnsi="Times New Roman" w:cs="Times New Roman"/>
          <w:sz w:val="24"/>
          <w:szCs w:val="24"/>
        </w:rPr>
        <w:t>shortly after the event</w:t>
      </w:r>
      <w:r w:rsidR="001056C8" w:rsidRPr="00C46C5B">
        <w:rPr>
          <w:rFonts w:ascii="Times New Roman" w:eastAsia="Times New Roman" w:hAnsi="Times New Roman" w:cs="Times New Roman"/>
          <w:sz w:val="24"/>
          <w:szCs w:val="24"/>
        </w:rPr>
        <w:t xml:space="preserve">, the power to </w:t>
      </w:r>
      <w:r w:rsidR="00C46C5B">
        <w:rPr>
          <w:rFonts w:ascii="Times New Roman" w:eastAsia="Times New Roman" w:hAnsi="Times New Roman" w:cs="Times New Roman"/>
          <w:sz w:val="24"/>
          <w:szCs w:val="24"/>
        </w:rPr>
        <w:t>detect change decreases sharply if the event affected a large part of the landscape.</w:t>
      </w:r>
      <w:commentRangeEnd w:id="21"/>
      <w:r w:rsidR="004A1195">
        <w:rPr>
          <w:rStyle w:val="Marquedecommentaire"/>
        </w:rPr>
        <w:commentReference w:id="21"/>
      </w:r>
      <w:r w:rsidR="00C46C5B">
        <w:rPr>
          <w:rFonts w:ascii="Times New Roman" w:eastAsia="Times New Roman" w:hAnsi="Times New Roman" w:cs="Times New Roman"/>
          <w:sz w:val="24"/>
          <w:szCs w:val="24"/>
        </w:rPr>
        <w:t xml:space="preserve"> However, the timing of the pre-event sampling is generally less important than that of the post-event sampling. Indeed, dispersal becomes the most important factor in driving the performance of TGI, especially its power</w:t>
      </w:r>
      <w:r w:rsidR="00830D43">
        <w:rPr>
          <w:rFonts w:ascii="Times New Roman" w:eastAsia="Times New Roman" w:hAnsi="Times New Roman" w:cs="Times New Roman"/>
          <w:sz w:val="24"/>
          <w:szCs w:val="24"/>
        </w:rPr>
        <w:t xml:space="preserve"> (1 - FNR)</w:t>
      </w:r>
      <w:r w:rsidR="00C46C5B">
        <w:rPr>
          <w:rFonts w:ascii="Times New Roman" w:eastAsia="Times New Roman" w:hAnsi="Times New Roman" w:cs="Times New Roman"/>
          <w:sz w:val="24"/>
          <w:szCs w:val="24"/>
        </w:rPr>
        <w:t xml:space="preserve">, when the time lag between the event and the post-event sampling increases.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50% of </w:t>
      </w:r>
      <w:r w:rsidR="00EA64AE" w:rsidRPr="00C46C5B">
        <w:rPr>
          <w:rFonts w:ascii="Times New Roman" w:eastAsia="Times New Roman" w:hAnsi="Times New Roman" w:cs="Times New Roman"/>
          <w:sz w:val="24"/>
          <w:szCs w:val="24"/>
        </w:rPr>
        <w:t>fa</w:t>
      </w:r>
      <w:r w:rsidR="00C46C5B" w:rsidRPr="00C46C5B">
        <w:rPr>
          <w:rFonts w:ascii="Times New Roman" w:eastAsia="Times New Roman" w:hAnsi="Times New Roman" w:cs="Times New Roman"/>
          <w:sz w:val="24"/>
          <w:szCs w:val="24"/>
        </w:rPr>
        <w:t>lse nega</w:t>
      </w:r>
      <w:r w:rsidR="00EA64AE" w:rsidRPr="00C46C5B">
        <w:rPr>
          <w:rFonts w:ascii="Times New Roman" w:eastAsia="Times New Roman" w:hAnsi="Times New Roman" w:cs="Times New Roman"/>
          <w:sz w:val="24"/>
          <w:szCs w:val="24"/>
        </w:rPr>
        <w:t>tives</w:t>
      </w:r>
      <w:r w:rsidR="00C46C5B">
        <w:rPr>
          <w:rFonts w:ascii="Times New Roman" w:eastAsia="Times New Roman" w:hAnsi="Times New Roman" w:cs="Times New Roman"/>
          <w:sz w:val="24"/>
          <w:szCs w:val="24"/>
        </w:rPr>
        <w:t xml:space="preserve"> and 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This has serious implications: if</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 xml:space="preserve">the </w:t>
      </w:r>
      <w:r w:rsidR="00E648B6" w:rsidRPr="00C46C5B">
        <w:rPr>
          <w:rFonts w:ascii="Times New Roman" w:eastAsia="Times New Roman" w:hAnsi="Times New Roman" w:cs="Times New Roman"/>
          <w:sz w:val="24"/>
          <w:szCs w:val="24"/>
        </w:rPr>
        <w:t xml:space="preserve">demographic parameters of </w:t>
      </w:r>
      <w:r w:rsidR="00C37D52" w:rsidRPr="00C46C5B">
        <w:rPr>
          <w:rFonts w:ascii="Times New Roman" w:eastAsia="Times New Roman" w:hAnsi="Times New Roman" w:cs="Times New Roman"/>
          <w:sz w:val="24"/>
          <w:szCs w:val="24"/>
        </w:rPr>
        <w:t xml:space="preserve">the models of </w:t>
      </w:r>
      <w:r w:rsidR="00F60294" w:rsidRPr="00C46C5B">
        <w:rPr>
          <w:rFonts w:ascii="Times New Roman" w:eastAsia="Times New Roman" w:hAnsi="Times New Roman" w:cs="Times New Roman"/>
          <w:sz w:val="24"/>
          <w:szCs w:val="24"/>
        </w:rPr>
        <w:t>a</w:t>
      </w:r>
      <w:r w:rsidR="00E648B6" w:rsidRPr="00C46C5B">
        <w:rPr>
          <w:rFonts w:ascii="Times New Roman" w:eastAsia="Times New Roman" w:hAnsi="Times New Roman" w:cs="Times New Roman"/>
          <w:sz w:val="24"/>
          <w:szCs w:val="24"/>
        </w:rPr>
        <w:t xml:space="preserve"> study system</w:t>
      </w:r>
      <w:r w:rsidR="00F60294" w:rsidRPr="00C46C5B">
        <w:rPr>
          <w:rFonts w:ascii="Times New Roman" w:eastAsia="Times New Roman" w:hAnsi="Times New Roman" w:cs="Times New Roman"/>
          <w:sz w:val="24"/>
          <w:szCs w:val="24"/>
        </w:rPr>
        <w:t xml:space="preserve"> would be similar to our inputs</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w:t>
      </w:r>
      <w:r w:rsidR="00E648B6" w:rsidRPr="00C46C5B">
        <w:rPr>
          <w:rFonts w:ascii="Times New Roman" w:eastAsia="Times New Roman" w:hAnsi="Times New Roman" w:cs="Times New Roman"/>
          <w:sz w:val="24"/>
          <w:szCs w:val="24"/>
        </w:rPr>
        <w:t>mode</w:t>
      </w:r>
      <w:r w:rsidR="00F60294" w:rsidRPr="00C46C5B">
        <w:rPr>
          <w:rFonts w:ascii="Times New Roman" w:eastAsia="Times New Roman" w:hAnsi="Times New Roman" w:cs="Times New Roman"/>
          <w:sz w:val="24"/>
          <w:szCs w:val="24"/>
        </w:rPr>
        <w:t>rate dispersal for example)</w:t>
      </w:r>
      <w:r w:rsidR="008B21CA" w:rsidRPr="00C46C5B">
        <w:rPr>
          <w:rFonts w:ascii="Times New Roman" w:eastAsia="Times New Roman" w:hAnsi="Times New Roman" w:cs="Times New Roman"/>
          <w:sz w:val="24"/>
          <w:szCs w:val="24"/>
        </w:rPr>
        <w:t>,</w:t>
      </w:r>
      <w:r w:rsidR="00F60294" w:rsidRPr="00C46C5B">
        <w:rPr>
          <w:rFonts w:ascii="Times New Roman" w:eastAsia="Times New Roman" w:hAnsi="Times New Roman" w:cs="Times New Roman"/>
          <w:sz w:val="24"/>
          <w:szCs w:val="24"/>
        </w:rPr>
        <w:t xml:space="preserve"> researchers</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substantial part</w:t>
      </w:r>
      <w:r w:rsidR="00E648B6" w:rsidRPr="00C46C5B">
        <w:rPr>
          <w:rFonts w:ascii="Times New Roman" w:eastAsia="Times New Roman" w:hAnsi="Times New Roman" w:cs="Times New Roman"/>
          <w:sz w:val="24"/>
          <w:szCs w:val="24"/>
        </w:rPr>
        <w:t xml:space="preserve"> of their resources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while missing half the affected populations</w:t>
      </w:r>
      <w:r w:rsidR="00E648B6"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For </w:t>
      </w:r>
      <w:r w:rsidR="00C46C5B">
        <w:rPr>
          <w:rFonts w:ascii="Times New Roman" w:eastAsia="Times New Roman" w:hAnsi="Times New Roman" w:cs="Times New Roman"/>
          <w:sz w:val="24"/>
          <w:szCs w:val="24"/>
        </w:rPr>
        <w:t>a cartoon example</w:t>
      </w:r>
      <w:r w:rsidR="00936449">
        <w:rPr>
          <w:rFonts w:ascii="Times New Roman" w:eastAsia="Times New Roman" w:hAnsi="Times New Roman" w:cs="Times New Roman"/>
          <w:sz w:val="24"/>
          <w:szCs w:val="24"/>
        </w:rPr>
        <w:t>, let us imagine</w:t>
      </w:r>
      <w:r w:rsidR="00DF443E" w:rsidRPr="00C46C5B">
        <w:rPr>
          <w:rFonts w:ascii="Times New Roman" w:eastAsia="Times New Roman" w:hAnsi="Times New Roman" w:cs="Times New Roman"/>
          <w:sz w:val="24"/>
          <w:szCs w:val="24"/>
        </w:rPr>
        <w:t xml:space="preserve"> </w:t>
      </w:r>
      <w:r w:rsidR="00936449">
        <w:rPr>
          <w:rFonts w:ascii="Times New Roman" w:eastAsia="Times New Roman" w:hAnsi="Times New Roman" w:cs="Times New Roman"/>
          <w:sz w:val="24"/>
          <w:szCs w:val="24"/>
        </w:rPr>
        <w:t>we could buy 10 conservation patches of land</w:t>
      </w:r>
      <w:r w:rsidR="00DF443E" w:rsidRPr="00C46C5B">
        <w:rPr>
          <w:rFonts w:ascii="Times New Roman" w:eastAsia="Times New Roman" w:hAnsi="Times New Roman" w:cs="Times New Roman"/>
          <w:sz w:val="24"/>
          <w:szCs w:val="24"/>
        </w:rPr>
        <w:t xml:space="preserve"> to protect populations of a threatened salamander identified as having </w:t>
      </w:r>
      <w:r w:rsidR="00251650" w:rsidRPr="00C46C5B">
        <w:rPr>
          <w:rFonts w:ascii="Times New Roman" w:eastAsia="Times New Roman" w:hAnsi="Times New Roman" w:cs="Times New Roman"/>
          <w:sz w:val="24"/>
          <w:szCs w:val="24"/>
        </w:rPr>
        <w:t>recently</w:t>
      </w:r>
      <w:r w:rsidR="00DF443E" w:rsidRPr="00C46C5B">
        <w:rPr>
          <w:rFonts w:ascii="Times New Roman" w:eastAsia="Times New Roman" w:hAnsi="Times New Roman" w:cs="Times New Roman"/>
          <w:sz w:val="24"/>
          <w:szCs w:val="24"/>
        </w:rPr>
        <w:t xml:space="preserve"> </w:t>
      </w:r>
      <w:r w:rsidR="00B51D74" w:rsidRPr="00C46C5B">
        <w:rPr>
          <w:rFonts w:ascii="Times New Roman" w:eastAsia="Times New Roman" w:hAnsi="Times New Roman" w:cs="Times New Roman"/>
          <w:sz w:val="24"/>
          <w:szCs w:val="24"/>
        </w:rPr>
        <w:t xml:space="preserve">lost </w:t>
      </w:r>
      <w:r w:rsidR="00251650" w:rsidRPr="00C46C5B">
        <w:rPr>
          <w:rFonts w:ascii="Times New Roman" w:eastAsia="Times New Roman" w:hAnsi="Times New Roman" w:cs="Times New Roman"/>
          <w:sz w:val="24"/>
          <w:szCs w:val="24"/>
        </w:rPr>
        <w:t xml:space="preserve">more </w:t>
      </w:r>
      <w:r w:rsidR="00B51D74" w:rsidRPr="00C46C5B">
        <w:rPr>
          <w:rFonts w:ascii="Times New Roman" w:eastAsia="Times New Roman" w:hAnsi="Times New Roman" w:cs="Times New Roman"/>
          <w:sz w:val="24"/>
          <w:szCs w:val="24"/>
        </w:rPr>
        <w:t>genetic diversity</w:t>
      </w:r>
      <w:r w:rsidR="00251650" w:rsidRPr="00C46C5B">
        <w:rPr>
          <w:rFonts w:ascii="Times New Roman" w:eastAsia="Times New Roman" w:hAnsi="Times New Roman" w:cs="Times New Roman"/>
          <w:sz w:val="24"/>
          <w:szCs w:val="24"/>
        </w:rPr>
        <w:t xml:space="preserve"> than expected</w:t>
      </w:r>
      <w:r w:rsidR="00EE4163">
        <w:rPr>
          <w:rFonts w:ascii="Times New Roman" w:eastAsia="Times New Roman" w:hAnsi="Times New Roman" w:cs="Times New Roman"/>
          <w:sz w:val="24"/>
          <w:szCs w:val="24"/>
        </w:rPr>
        <w:t xml:space="preserve">. With </w:t>
      </w:r>
      <w:r w:rsidR="00DF443E" w:rsidRPr="00C46C5B">
        <w:rPr>
          <w:rFonts w:ascii="Times New Roman" w:eastAsia="Times New Roman" w:hAnsi="Times New Roman" w:cs="Times New Roman"/>
          <w:sz w:val="24"/>
          <w:szCs w:val="24"/>
        </w:rPr>
        <w:t xml:space="preserve"> </w:t>
      </w:r>
      <w:r w:rsidR="00C46C5B" w:rsidRPr="00C46C5B">
        <w:rPr>
          <w:rFonts w:ascii="Times New Roman" w:eastAsia="Times New Roman" w:hAnsi="Times New Roman" w:cs="Times New Roman"/>
          <w:sz w:val="24"/>
          <w:szCs w:val="24"/>
        </w:rPr>
        <w:t>1</w:t>
      </w:r>
      <w:r w:rsidR="00DF443E" w:rsidRPr="00C46C5B">
        <w:rPr>
          <w:rFonts w:ascii="Times New Roman" w:eastAsia="Times New Roman" w:hAnsi="Times New Roman" w:cs="Times New Roman"/>
          <w:sz w:val="24"/>
          <w:szCs w:val="24"/>
        </w:rPr>
        <w:t xml:space="preserve"> of them would protect populations </w:t>
      </w:r>
      <w:r w:rsidR="008B21CA" w:rsidRPr="00C46C5B">
        <w:rPr>
          <w:rFonts w:ascii="Times New Roman" w:eastAsia="Times New Roman" w:hAnsi="Times New Roman" w:cs="Times New Roman"/>
          <w:sz w:val="24"/>
          <w:szCs w:val="24"/>
        </w:rPr>
        <w:t xml:space="preserve">that </w:t>
      </w:r>
      <w:r w:rsidR="00DF443E" w:rsidRPr="00C46C5B">
        <w:rPr>
          <w:rFonts w:ascii="Times New Roman" w:eastAsia="Times New Roman" w:hAnsi="Times New Roman" w:cs="Times New Roman"/>
          <w:sz w:val="24"/>
          <w:szCs w:val="24"/>
        </w:rPr>
        <w:t>have actually been stable</w:t>
      </w:r>
      <w:r w:rsidR="00F60294" w:rsidRPr="00C46C5B">
        <w:rPr>
          <w:rFonts w:ascii="Times New Roman" w:eastAsia="Times New Roman" w:hAnsi="Times New Roman" w:cs="Times New Roman"/>
          <w:sz w:val="24"/>
          <w:szCs w:val="24"/>
        </w:rPr>
        <w:t>, and may</w:t>
      </w:r>
      <w:r w:rsidR="00FD0BAE" w:rsidRPr="00C46C5B">
        <w:rPr>
          <w:rFonts w:ascii="Times New Roman" w:eastAsia="Times New Roman" w:hAnsi="Times New Roman" w:cs="Times New Roman"/>
          <w:sz w:val="24"/>
          <w:szCs w:val="24"/>
        </w:rPr>
        <w:t>, therefore,</w:t>
      </w:r>
      <w:r w:rsidR="00F60294" w:rsidRPr="00C46C5B">
        <w:rPr>
          <w:rFonts w:ascii="Times New Roman" w:eastAsia="Times New Roman" w:hAnsi="Times New Roman" w:cs="Times New Roman"/>
          <w:sz w:val="24"/>
          <w:szCs w:val="24"/>
        </w:rPr>
        <w:t xml:space="preserve"> be less important to protect</w:t>
      </w:r>
      <w:r w:rsidR="00C46C5B">
        <w:rPr>
          <w:rFonts w:ascii="Times New Roman" w:eastAsia="Times New Roman" w:hAnsi="Times New Roman" w:cs="Times New Roman"/>
          <w:sz w:val="24"/>
          <w:szCs w:val="24"/>
        </w:rPr>
        <w:t>, and the guards would not protect 10 populations that should be protected</w:t>
      </w:r>
      <w:r w:rsidR="00DF443E" w:rsidRPr="00FF5323">
        <w:rPr>
          <w:rFonts w:ascii="Times New Roman" w:eastAsia="Times New Roman" w:hAnsi="Times New Roman" w:cs="Times New Roman"/>
          <w:sz w:val="24"/>
          <w:szCs w:val="24"/>
        </w:rPr>
        <w:t xml:space="preserve">. </w:t>
      </w:r>
    </w:p>
    <w:p w14:paraId="4ABE6E63" w14:textId="261E20C9" w:rsidR="004A1195" w:rsidRDefault="001467B2"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w:t>
      </w:r>
      <w:r w:rsidR="003E094B">
        <w:rPr>
          <w:rFonts w:ascii="Times New Roman" w:eastAsia="Times New Roman" w:hAnsi="Times New Roman" w:cs="Times New Roman"/>
          <w:sz w:val="24"/>
          <w:szCs w:val="24"/>
        </w:rPr>
        <w:t xml:space="preserve">TGI procedure </w:t>
      </w:r>
      <w:r w:rsidR="00576349">
        <w:rPr>
          <w:rFonts w:ascii="Times New Roman" w:eastAsia="Times New Roman" w:hAnsi="Times New Roman" w:cs="Times New Roman"/>
          <w:sz w:val="24"/>
          <w:szCs w:val="24"/>
        </w:rPr>
        <w:t>has a now demonstrated place in a researcher’s arsenal</w:t>
      </w:r>
      <w:r w:rsidR="00C029BB">
        <w:rPr>
          <w:rFonts w:ascii="Times New Roman" w:eastAsia="Times New Roman" w:hAnsi="Times New Roman" w:cs="Times New Roman"/>
          <w:sz w:val="24"/>
          <w:szCs w:val="24"/>
        </w:rPr>
        <w:t xml:space="preserve"> 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r w:rsidR="004A1195">
        <w:rPr>
          <w:rFonts w:ascii="Times New Roman" w:hAnsi="Times New Roman" w:cs="Times New Roman"/>
          <w:sz w:val="24"/>
          <w:szCs w:val="24"/>
        </w:rPr>
        <w:t xml:space="preserve">Identifying </w:t>
      </w:r>
      <w:r w:rsidR="008A3AE5">
        <w:rPr>
          <w:rFonts w:ascii="Times New Roman" w:hAnsi="Times New Roman" w:cs="Times New Roman"/>
          <w:sz w:val="24"/>
          <w:szCs w:val="24"/>
        </w:rPr>
        <w:t>th</w:t>
      </w:r>
      <w:r w:rsidR="00576349">
        <w:rPr>
          <w:rFonts w:ascii="Times New Roman" w:hAnsi="Times New Roman" w:cs="Times New Roman"/>
          <w:sz w:val="24"/>
          <w:szCs w:val="24"/>
        </w:rPr>
        <w:t>e most sensible</w:t>
      </w:r>
      <w:r w:rsidR="008A3AE5">
        <w:rPr>
          <w:rFonts w:ascii="Times New Roman" w:hAnsi="Times New Roman" w:cs="Times New Roman"/>
          <w:sz w:val="24"/>
          <w:szCs w:val="24"/>
        </w:rPr>
        <w:t xml:space="preserve"> threshold </w:t>
      </w:r>
      <w:r w:rsidR="00576349">
        <w:rPr>
          <w:rFonts w:ascii="Times New Roman" w:hAnsi="Times New Roman" w:cs="Times New Roman"/>
          <w:sz w:val="24"/>
          <w:szCs w:val="24"/>
        </w:rPr>
        <w:t xml:space="preserve">for a chosen objective </w:t>
      </w:r>
      <w:r w:rsidR="008A3AE5">
        <w:rPr>
          <w:rFonts w:ascii="Times New Roman" w:hAnsi="Times New Roman" w:cs="Times New Roman"/>
          <w:sz w:val="24"/>
          <w:szCs w:val="24"/>
        </w:rPr>
        <w:lastRenderedPageBreak/>
        <w:t>would be valuable to better understand the trade-offs of different 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p>
    <w:p w14:paraId="6B5C89F1" w14:textId="5DAC70CB" w:rsidR="00F51C1B" w:rsidRDefault="008E6668"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w:t>
      </w:r>
      <w:r w:rsidR="00E370AB">
        <w:rPr>
          <w:rFonts w:ascii="Times New Roman" w:eastAsia="Times New Roman" w:hAnsi="Times New Roman" w:cs="Times New Roman"/>
          <w:sz w:val="24"/>
          <w:szCs w:val="24"/>
        </w:rPr>
        <w:t>provides a way to go beyond</w:t>
      </w:r>
      <w:r w:rsidR="00A91D2E">
        <w:rPr>
          <w:rFonts w:ascii="Times New Roman" w:eastAsia="Times New Roman" w:hAnsi="Times New Roman" w:cs="Times New Roman"/>
          <w:sz w:val="24"/>
          <w:szCs w:val="24"/>
        </w:rPr>
        <w:t xml:space="preserve"> arbitrarily comparing pairwise genetic differentiation</w:t>
      </w:r>
      <w:r w:rsidR="001F4307">
        <w:rPr>
          <w:rFonts w:ascii="Times New Roman" w:eastAsia="Times New Roman" w:hAnsi="Times New Roman" w:cs="Times New Roman"/>
          <w:sz w:val="24"/>
          <w:szCs w:val="24"/>
        </w:rPr>
        <w:t>,</w:t>
      </w:r>
      <w:r w:rsidR="00A91D2E">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r w:rsidR="00F51C1B">
        <w:rPr>
          <w:rFonts w:ascii="Times New Roman" w:eastAsia="Times New Roman" w:hAnsi="Times New Roman" w:cs="Times New Roman"/>
          <w:sz w:val="24"/>
          <w:szCs w:val="24"/>
        </w:rPr>
        <w:t xml:space="preserve">. </w:t>
      </w:r>
      <w:r w:rsidR="00E370AB">
        <w:rPr>
          <w:rFonts w:ascii="Times New Roman" w:eastAsia="Times New Roman" w:hAnsi="Times New Roman" w:cs="Times New Roman"/>
          <w:sz w:val="24"/>
          <w:szCs w:val="24"/>
        </w:rPr>
        <w:t xml:space="preserve">TGI was not designed as an alternative to sophisticated and well-established methods seeking to infer demography from large genetic datasets collected at a single time. Instead, it was designed to help research teams </w:t>
      </w:r>
      <w:r w:rsidR="00026052">
        <w:rPr>
          <w:rFonts w:ascii="Times New Roman" w:eastAsia="Times New Roman" w:hAnsi="Times New Roman" w:cs="Times New Roman"/>
          <w:sz w:val="24"/>
          <w:szCs w:val="24"/>
        </w:rPr>
        <w:t>possessing</w:t>
      </w:r>
      <w:r w:rsidR="00E370AB">
        <w:rPr>
          <w:rFonts w:ascii="Times New Roman" w:eastAsia="Times New Roman" w:hAnsi="Times New Roman" w:cs="Times New Roman"/>
          <w:sz w:val="24"/>
          <w:szCs w:val="24"/>
        </w:rPr>
        <w:t xml:space="preserve"> repeated samples for non-model organisms with limited genotypic information, especially those wanting to compare new samples to older ones. </w:t>
      </w:r>
      <w:r w:rsidR="00F51C1B">
        <w:rPr>
          <w:rFonts w:ascii="Times New Roman" w:eastAsia="Times New Roman" w:hAnsi="Times New Roman" w:cs="Times New Roman"/>
          <w:sz w:val="24"/>
          <w:szCs w:val="24"/>
        </w:rPr>
        <w:t>Nonetheless</w:t>
      </w:r>
      <w:r w:rsidR="00A91D2E">
        <w:rPr>
          <w:rFonts w:ascii="Times New Roman" w:eastAsia="Times New Roman" w:hAnsi="Times New Roman" w:cs="Times New Roman"/>
          <w:sz w:val="24"/>
          <w:szCs w:val="24"/>
        </w:rPr>
        <w:t xml:space="preserve">, </w:t>
      </w:r>
      <w:r w:rsidR="00F51C1B">
        <w:rPr>
          <w:rFonts w:ascii="Times New Roman" w:eastAsia="Times New Roman" w:hAnsi="Times New Roman" w:cs="Times New Roman"/>
          <w:sz w:val="24"/>
          <w:szCs w:val="24"/>
        </w:rPr>
        <w:t xml:space="preserve">more </w:t>
      </w:r>
      <w:r w:rsidR="00390597">
        <w:rPr>
          <w:rFonts w:ascii="Times New Roman" w:eastAsia="Times New Roman" w:hAnsi="Times New Roman" w:cs="Times New Roman"/>
          <w:sz w:val="24"/>
          <w:szCs w:val="24"/>
        </w:rPr>
        <w:t xml:space="preserve">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 varies with other factors </w:t>
      </w:r>
      <w:r w:rsidR="00F51C1B">
        <w:rPr>
          <w:rFonts w:ascii="Times New Roman" w:eastAsia="Times New Roman" w:hAnsi="Times New Roman" w:cs="Times New Roman"/>
          <w:sz w:val="24"/>
          <w:szCs w:val="24"/>
        </w:rPr>
        <w:t>such as: 1)</w:t>
      </w:r>
      <w:r w:rsidR="00390597">
        <w:rPr>
          <w:rFonts w:ascii="Times New Roman" w:eastAsia="Times New Roman" w:hAnsi="Times New Roman" w:cs="Times New Roman"/>
          <w:sz w:val="24"/>
          <w:szCs w:val="24"/>
        </w:rPr>
        <w:t xml:space="preserve"> genetic distance</w:t>
      </w:r>
      <w:r w:rsidR="00E370AB">
        <w:rPr>
          <w:rFonts w:ascii="Times New Roman" w:eastAsia="Times New Roman" w:hAnsi="Times New Roman" w:cs="Times New Roman"/>
          <w:sz w:val="24"/>
          <w:szCs w:val="24"/>
        </w:rPr>
        <w:t xml:space="preserve"> algorithm</w:t>
      </w:r>
      <w:r w:rsidR="00F51C1B">
        <w:rPr>
          <w:rFonts w:ascii="Times New Roman" w:eastAsia="Times New Roman" w:hAnsi="Times New Roman" w:cs="Times New Roman"/>
          <w:sz w:val="24"/>
          <w:szCs w:val="24"/>
        </w:rPr>
        <w:t>; 2)</w:t>
      </w:r>
      <w:r w:rsidR="00390597">
        <w:rPr>
          <w:rFonts w:ascii="Times New Roman" w:eastAsia="Times New Roman" w:hAnsi="Times New Roman" w:cs="Times New Roman"/>
          <w:sz w:val="24"/>
          <w:szCs w:val="24"/>
        </w:rPr>
        <w:t xml:space="preserve"> spatial autocorrelation in genetic legacies</w:t>
      </w:r>
      <w:r w:rsidR="00F51C1B">
        <w:rPr>
          <w:rFonts w:ascii="Times New Roman" w:eastAsia="Times New Roman" w:hAnsi="Times New Roman" w:cs="Times New Roman"/>
          <w:sz w:val="24"/>
          <w:szCs w:val="24"/>
        </w:rPr>
        <w:t xml:space="preserve">; 3) </w:t>
      </w:r>
      <w:r w:rsidR="00390597">
        <w:rPr>
          <w:rFonts w:ascii="Times New Roman" w:eastAsia="Times New Roman" w:hAnsi="Times New Roman" w:cs="Times New Roman"/>
          <w:sz w:val="24"/>
          <w:szCs w:val="24"/>
        </w:rPr>
        <w:t>effective population size</w:t>
      </w:r>
      <w:r w:rsidR="00F51C1B">
        <w:rPr>
          <w:rFonts w:ascii="Times New Roman" w:eastAsia="Times New Roman" w:hAnsi="Times New Roman" w:cs="Times New Roman"/>
          <w:sz w:val="24"/>
          <w:szCs w:val="24"/>
        </w:rPr>
        <w:t xml:space="preserve">; and 4) </w:t>
      </w:r>
      <w:r w:rsidR="003E094B">
        <w:rPr>
          <w:rFonts w:ascii="Times New Roman" w:eastAsia="Times New Roman" w:hAnsi="Times New Roman" w:cs="Times New Roman"/>
          <w:sz w:val="24"/>
          <w:szCs w:val="24"/>
        </w:rPr>
        <w:t>spatial heterogeneity in landscape resistance to movement.</w:t>
      </w:r>
      <w:r w:rsidR="001A5615">
        <w:rPr>
          <w:rFonts w:ascii="Times New Roman" w:eastAsia="Times New Roman" w:hAnsi="Times New Roman" w:cs="Times New Roman"/>
          <w:sz w:val="24"/>
          <w:szCs w:val="24"/>
        </w:rPr>
        <w:t xml:space="preserve"> </w:t>
      </w:r>
    </w:p>
    <w:p w14:paraId="6F3D306D" w14:textId="77777777" w:rsidR="00E31CD5" w:rsidRDefault="00F51C1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s</w:t>
      </w:r>
      <w:r w:rsidR="00504319" w:rsidRPr="00504319">
        <w:rPr>
          <w:rFonts w:ascii="Times New Roman" w:eastAsia="Times New Roman" w:hAnsi="Times New Roman" w:cs="Times New Roman"/>
          <w:sz w:val="24"/>
          <w:szCs w:val="24"/>
        </w:rPr>
        <w:t>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 xml:space="preserve">tation of TGI </w:t>
      </w:r>
      <w:r>
        <w:rPr>
          <w:rFonts w:ascii="Times New Roman" w:eastAsia="Times New Roman" w:hAnsi="Times New Roman" w:cs="Times New Roman"/>
          <w:sz w:val="24"/>
          <w:szCs w:val="24"/>
        </w:rPr>
        <w:t xml:space="preserve">in new systems </w:t>
      </w:r>
      <w:r w:rsidR="00504319" w:rsidRPr="00504319">
        <w:rPr>
          <w:rFonts w:ascii="Times New Roman" w:eastAsia="Times New Roman" w:hAnsi="Times New Roman" w:cs="Times New Roman"/>
          <w:sz w:val="24"/>
          <w:szCs w:val="24"/>
        </w:rPr>
        <w:t xml:space="preserve">will require some </w:t>
      </w:r>
      <w:r w:rsidR="00504319" w:rsidRPr="003A4F52">
        <w:rPr>
          <w:rFonts w:ascii="Times New Roman" w:eastAsia="Times New Roman" w:hAnsi="Times New Roman" w:cs="Times New Roman"/>
          <w:i/>
          <w:iCs/>
          <w:sz w:val="24"/>
          <w:szCs w:val="24"/>
        </w:rPr>
        <w:t>a priori</w:t>
      </w:r>
      <w:r w:rsidR="00504319" w:rsidRPr="00504319">
        <w:rPr>
          <w:rFonts w:ascii="Times New Roman" w:eastAsia="Times New Roman" w:hAnsi="Times New Roman" w:cs="Times New Roman"/>
          <w:sz w:val="24"/>
          <w:szCs w:val="24"/>
        </w:rPr>
        <w:t xml:space="preserve"> understand</w:t>
      </w:r>
      <w:r w:rsidR="00CB0ABF">
        <w:rPr>
          <w:rFonts w:ascii="Times New Roman" w:eastAsia="Times New Roman" w:hAnsi="Times New Roman" w:cs="Times New Roman"/>
          <w:sz w:val="24"/>
          <w:szCs w:val="24"/>
        </w:rPr>
        <w:t xml:space="preserve">ing of the </w:t>
      </w:r>
      <w:commentRangeStart w:id="22"/>
      <w:r w:rsidR="00CB0ABF">
        <w:rPr>
          <w:rFonts w:ascii="Times New Roman" w:eastAsia="Times New Roman" w:hAnsi="Times New Roman" w:cs="Times New Roman"/>
          <w:sz w:val="24"/>
          <w:szCs w:val="24"/>
        </w:rPr>
        <w:t>range of useful</w:t>
      </w:r>
      <w:r w:rsidR="00504319" w:rsidRPr="00504319">
        <w:rPr>
          <w:rFonts w:ascii="Times New Roman" w:eastAsia="Times New Roman" w:hAnsi="Times New Roman" w:cs="Times New Roman"/>
          <w:sz w:val="24"/>
          <w:szCs w:val="24"/>
        </w:rPr>
        <w:t xml:space="preserve"> threshold values </w:t>
      </w:r>
      <w:commentRangeEnd w:id="22"/>
      <w:r>
        <w:rPr>
          <w:rStyle w:val="Marquedecommentaire"/>
        </w:rPr>
        <w:commentReference w:id="22"/>
      </w:r>
      <w:r w:rsidR="00504319" w:rsidRPr="00504319">
        <w:rPr>
          <w:rFonts w:ascii="Times New Roman" w:eastAsia="Times New Roman" w:hAnsi="Times New Roman" w:cs="Times New Roman"/>
          <w:sz w:val="24"/>
          <w:szCs w:val="24"/>
        </w:rPr>
        <w:t>to u</w:t>
      </w:r>
      <w:r w:rsidR="00CB0ABF">
        <w:rPr>
          <w:rFonts w:ascii="Times New Roman" w:eastAsia="Times New Roman" w:hAnsi="Times New Roman" w:cs="Times New Roman"/>
          <w:sz w:val="24"/>
          <w:szCs w:val="24"/>
        </w:rPr>
        <w:t>se.</w:t>
      </w:r>
      <w:ins w:id="23" w:author="Patrick" w:date="2020-07-29T13:39:00Z">
        <w:r>
          <w:rPr>
            <w:rFonts w:ascii="Times New Roman" w:eastAsia="Times New Roman" w:hAnsi="Times New Roman" w:cs="Times New Roman"/>
            <w:sz w:val="24"/>
            <w:szCs w:val="24"/>
          </w:rPr>
          <w:t xml:space="preserve"> </w:t>
        </w:r>
        <w:commentRangeStart w:id="24"/>
        <w:r>
          <w:rPr>
            <w:rFonts w:ascii="Times New Roman" w:eastAsia="Times New Roman" w:hAnsi="Times New Roman" w:cs="Times New Roman"/>
            <w:sz w:val="24"/>
            <w:szCs w:val="24"/>
          </w:rPr>
          <w:t>These v</w:t>
        </w:r>
      </w:ins>
      <w:ins w:id="25" w:author="Patrick" w:date="2020-07-29T13:40:00Z">
        <w:r>
          <w:rPr>
            <w:rFonts w:ascii="Times New Roman" w:eastAsia="Times New Roman" w:hAnsi="Times New Roman" w:cs="Times New Roman"/>
            <w:sz w:val="24"/>
            <w:szCs w:val="24"/>
          </w:rPr>
          <w:t xml:space="preserve">alues represent… </w:t>
        </w:r>
        <w:commentRangeEnd w:id="24"/>
        <w:r>
          <w:rPr>
            <w:rStyle w:val="Marquedecommentaire"/>
          </w:rPr>
          <w:commentReference w:id="24"/>
        </w:r>
      </w:ins>
      <w:r w:rsidR="00CB0ABF">
        <w:rPr>
          <w:rFonts w:ascii="Times New Roman" w:eastAsia="Times New Roman" w:hAnsi="Times New Roman" w:cs="Times New Roman"/>
          <w:sz w:val="24"/>
          <w:szCs w:val="24"/>
        </w:rPr>
        <w:t xml:space="preserve"> </w:t>
      </w:r>
    </w:p>
    <w:p w14:paraId="5A0EC423" w14:textId="66D106D5" w:rsidR="00390597" w:rsidRDefault="00CB0ABF"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Simulation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demography and spatial context influence population genetic dynamics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[64]","plainTextFormattedCitation":"[64]","previouslyFormattedCitation":"[66]"},"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to help identify those appropriate threshold values</w:t>
      </w:r>
      <w:r>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r w:rsidR="005F2768" w:rsidRPr="00DF7D4D">
        <w:rPr>
          <w:rFonts w:ascii="Times New Roman" w:eastAsia="Times New Roman" w:hAnsi="Times New Roman" w:cs="Times New Roman"/>
          <w:i/>
          <w:sz w:val="24"/>
          <w:szCs w:val="24"/>
        </w:rPr>
        <w:t>CDMetaPOP</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[45]","plainTextFormattedCitation":"[45]","previouslyFormattedCitation":"[44]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[45]</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[65]","plainTextFormattedCitation":"[65]","previouslyFormattedCitation":"[67]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[65]</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[66]","plainTextFormattedCitation":"[66]","previouslyFormattedCitation":"[68]"},"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013275">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[67]","plainTextFormattedCitation":"[67]","previouslyFormattedCitation":"[69]"},"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tuations, as is the case in outbreaking or invasive species</w:t>
      </w:r>
      <w:r w:rsidR="00C30E2B">
        <w:rPr>
          <w:rFonts w:ascii="Times New Roman" w:eastAsia="Times New Roman" w:hAnsi="Times New Roman" w:cs="Times New Roman"/>
          <w:sz w:val="24"/>
          <w:szCs w:val="24"/>
        </w:rPr>
        <w:t xml:space="preserve">. Those systems would therefore </w:t>
      </w:r>
      <w:r w:rsidR="00C33251">
        <w:rPr>
          <w:rFonts w:ascii="Times New Roman" w:eastAsia="Times New Roman" w:hAnsi="Times New Roman" w:cs="Times New Roman"/>
          <w:sz w:val="24"/>
          <w:szCs w:val="24"/>
        </w:rPr>
        <w:t xml:space="preserve">greatly </w:t>
      </w:r>
      <w:r w:rsidR="00C30E2B">
        <w:rPr>
          <w:rFonts w:ascii="Times New Roman" w:eastAsia="Times New Roman" w:hAnsi="Times New Roman" w:cs="Times New Roman"/>
          <w:sz w:val="24"/>
          <w:szCs w:val="24"/>
        </w:rPr>
        <w:t>benefit from of a simulation study designed to pick the most appropriate threshold for the analysis of empirical data</w:t>
      </w:r>
      <w:r w:rsidR="00C33251">
        <w:rPr>
          <w:rFonts w:ascii="Times New Roman" w:eastAsia="Times New Roman" w:hAnsi="Times New Roman" w:cs="Times New Roman"/>
          <w:sz w:val="24"/>
          <w:szCs w:val="24"/>
        </w:rPr>
        <w:t>, instead of using arbitrary threshold</w:t>
      </w:r>
      <w:r w:rsidR="00504319" w:rsidRPr="00504319">
        <w:rPr>
          <w:rFonts w:ascii="Times New Roman" w:eastAsia="Times New Roman" w:hAnsi="Times New Roman" w:cs="Times New Roman"/>
          <w:sz w:val="24"/>
          <w:szCs w:val="24"/>
        </w:rPr>
        <w:t>.</w:t>
      </w:r>
      <w:r w:rsidR="00C33251">
        <w:rPr>
          <w:rFonts w:ascii="Times New Roman" w:eastAsia="Times New Roman" w:hAnsi="Times New Roman" w:cs="Times New Roman"/>
          <w:sz w:val="24"/>
          <w:szCs w:val="24"/>
        </w:rPr>
        <w:t xml:space="preserve"> </w:t>
      </w:r>
    </w:p>
    <w:p w14:paraId="7315AF72" w14:textId="77777777" w:rsidR="00C30E2B" w:rsidRDefault="00C30E2B" w:rsidP="00B47107">
      <w:pPr>
        <w:spacing w:before="240" w:after="240" w:line="480" w:lineRule="auto"/>
        <w:rPr>
          <w:rFonts w:ascii="Times New Roman" w:eastAsia="Times New Roman" w:hAnsi="Times New Roman" w:cs="Times New Roman"/>
          <w:sz w:val="24"/>
          <w:szCs w:val="24"/>
        </w:rPr>
      </w:pPr>
    </w:p>
    <w:p w14:paraId="39BEF1E4" w14:textId="0CAD772C" w:rsidR="00F51C1B" w:rsidRDefault="00D002F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Empirical application of the method</w:t>
      </w:r>
    </w:p>
    <w:p w14:paraId="75C18987" w14:textId="6259F6EE" w:rsidR="00D002FB" w:rsidRPr="00770956" w:rsidRDefault="00067800" w:rsidP="00B47107">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rPr>
        <w:t>We successfully applied TGI on an empirical featured an endangered vertebrate for which temporal genetic change had been described, but not tested. One population had been hypothesized to have undergone atypical change in the original publication and our application of TGI supported it. We therefore showed how to strengthen the results for future temporal genetic studies using repeated samples through the straightforward TGI testing procedure. Different empirical datasets, and different research objectives may require TGI users to tweak our procedure. The TGI function is transparent and flexible, and using different permutation and genetic distance algorithms would be straightforward. This could be done by simply changing a few lines in the commented TGI function we provide as supplementary material.</w:t>
      </w:r>
    </w:p>
    <w:p w14:paraId="11E39B79" w14:textId="77777777" w:rsidR="00F51C1B" w:rsidRPr="003A4F52" w:rsidRDefault="00F51C1B" w:rsidP="00B47107">
      <w:pPr>
        <w:spacing w:before="240" w:after="240" w:line="480" w:lineRule="auto"/>
        <w:rPr>
          <w:rFonts w:ascii="Times New Roman" w:eastAsia="Times New Roman" w:hAnsi="Times New Roman" w:cs="Times New Roman"/>
          <w:i/>
          <w:iCs/>
          <w:sz w:val="24"/>
          <w:szCs w:val="24"/>
        </w:rPr>
      </w:pPr>
      <w:r w:rsidRPr="003A4F52">
        <w:rPr>
          <w:rFonts w:ascii="Times New Roman" w:eastAsia="Times New Roman" w:hAnsi="Times New Roman" w:cs="Times New Roman"/>
          <w:i/>
          <w:iCs/>
          <w:sz w:val="24"/>
          <w:szCs w:val="24"/>
        </w:rPr>
        <w:t>Conclusions</w:t>
      </w:r>
    </w:p>
    <w:p w14:paraId="764C2B7F" w14:textId="6CABB249" w:rsidR="00804242" w:rsidRDefault="009E00F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of demographically induced genetic diversity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xml:space="preserve">. As </w:t>
      </w:r>
      <w:r>
        <w:rPr>
          <w:rFonts w:ascii="Times New Roman" w:eastAsia="Times New Roman" w:hAnsi="Times New Roman" w:cs="Times New Roman"/>
          <w:sz w:val="24"/>
          <w:szCs w:val="24"/>
        </w:rPr>
        <w:lastRenderedPageBreak/>
        <w:t>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spati</w:t>
      </w:r>
      <w:r w:rsidR="00154844">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p>
    <w:p w14:paraId="588C36C5" w14:textId="77777777" w:rsidR="00995C05" w:rsidRPr="00186794" w:rsidRDefault="00995C05" w:rsidP="000E06D6">
      <w:pPr>
        <w:spacing w:before="240" w:after="240" w:line="276" w:lineRule="auto"/>
        <w:rPr>
          <w:rFonts w:ascii="Times New Roman" w:eastAsia="Times New Roman" w:hAnsi="Times New Roman" w:cs="Times New Roman"/>
          <w:sz w:val="24"/>
          <w:szCs w:val="24"/>
        </w:rPr>
      </w:pPr>
    </w:p>
    <w:p w14:paraId="7643BE20" w14:textId="4F2EF09C" w:rsidR="008221AF" w:rsidRPr="0007763B" w:rsidRDefault="008221AF" w:rsidP="000E06D6">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0E06D6">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Jeremy Larroque,</w:t>
      </w:r>
      <w:r w:rsidR="002862FB">
        <w:rPr>
          <w:rFonts w:ascii="Times New Roman" w:hAnsi="Times New Roman" w:cs="Times New Roman"/>
          <w:sz w:val="24"/>
          <w:szCs w:val="24"/>
        </w:rPr>
        <w:t xml:space="preserve"> Hinatea Ariey</w:t>
      </w:r>
      <w:r w:rsidR="005E037A">
        <w:rPr>
          <w:rFonts w:ascii="Times New Roman" w:hAnsi="Times New Roman" w:cs="Times New Roman"/>
          <w:sz w:val="24"/>
          <w:szCs w:val="24"/>
        </w:rPr>
        <w:t xml:space="preserve"> and </w:t>
      </w:r>
      <w:r w:rsidR="00C37D52">
        <w:rPr>
          <w:rFonts w:ascii="Times New Roman" w:hAnsi="Times New Roman" w:cs="Times New Roman"/>
          <w:sz w:val="24"/>
          <w:szCs w:val="24"/>
        </w:rPr>
        <w:t>Charlotte Van Engeland</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0E06D6">
      <w:pPr>
        <w:spacing w:before="240" w:after="240" w:line="276" w:lineRule="auto"/>
        <w:rPr>
          <w:rFonts w:ascii="Times New Roman" w:hAnsi="Times New Roman" w:cs="Times New Roman"/>
          <w:sz w:val="24"/>
          <w:szCs w:val="24"/>
        </w:rPr>
      </w:pPr>
    </w:p>
    <w:p w14:paraId="5629C031" w14:textId="1DD2DDEB" w:rsidR="004E13A5" w:rsidRPr="0007763B"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REFERENCES</w:t>
      </w:r>
    </w:p>
    <w:p w14:paraId="18AABA46" w14:textId="3B83F969" w:rsidR="00013275" w:rsidRPr="00013275" w:rsidRDefault="004E13A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013275" w:rsidRPr="00013275">
        <w:rPr>
          <w:rFonts w:ascii="Times New Roman" w:hAnsi="Times New Roman" w:cs="Times New Roman"/>
          <w:noProof/>
          <w:sz w:val="24"/>
          <w:szCs w:val="24"/>
        </w:rPr>
        <w:t xml:space="preserve">1. </w:t>
      </w:r>
      <w:r w:rsidR="00013275" w:rsidRPr="00013275">
        <w:rPr>
          <w:rFonts w:ascii="Times New Roman" w:hAnsi="Times New Roman" w:cs="Times New Roman"/>
          <w:noProof/>
          <w:sz w:val="24"/>
          <w:szCs w:val="24"/>
        </w:rPr>
        <w:tab/>
        <w:t>Leigh DM, Hendry AP, Vázquez‐Domínguez E, Friesen VL. Estimated six percent loss of genetic variation in wild populations since the industrial revolution. Evol Appl. 2019; 1–8. doi:10.1111/eva.12810</w:t>
      </w:r>
    </w:p>
    <w:p w14:paraId="68B8C95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 </w:t>
      </w:r>
      <w:r w:rsidRPr="00013275">
        <w:rPr>
          <w:rFonts w:ascii="Times New Roman" w:hAnsi="Times New Roman" w:cs="Times New Roman"/>
          <w:noProof/>
          <w:sz w:val="24"/>
          <w:szCs w:val="24"/>
        </w:rPr>
        <w:tab/>
        <w:t>Dirzo R, Young HS, Galetti M, Ceballos G, Isaac NJB, Collen B. Defaunation in the Anthropocene. Science (80- ). 2014;401: 401–406. doi:10.1126/science.1251817</w:t>
      </w:r>
    </w:p>
    <w:p w14:paraId="141144D6"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 </w:t>
      </w:r>
      <w:r w:rsidRPr="00013275">
        <w:rPr>
          <w:rFonts w:ascii="Times New Roman" w:hAnsi="Times New Roman" w:cs="Times New Roman"/>
          <w:noProof/>
          <w:sz w:val="24"/>
          <w:szCs w:val="24"/>
        </w:rPr>
        <w:tab/>
        <w:t>Bellard C, Bertelsmeier C, Leadley P, Thuiller W, Courchamp F. Impacts of climate change on the future of biodiversity. Ecol Lett. 2012;15: 365–377. doi:10.1111/j.1461-0248.2011.01736.x</w:t>
      </w:r>
    </w:p>
    <w:p w14:paraId="758A6FA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 </w:t>
      </w:r>
      <w:r w:rsidRPr="00013275">
        <w:rPr>
          <w:rFonts w:ascii="Times New Roman" w:hAnsi="Times New Roman" w:cs="Times New Roman"/>
          <w:noProof/>
          <w:sz w:val="24"/>
          <w:szCs w:val="24"/>
        </w:rPr>
        <w:tab/>
        <w:t>Fenderson LE, Kovach AI, Llamas B. Spatiotemporal Landscape Genetics: Investigating Ecology and Evolution through Space and Time. Mol Ecol. 2019; mec.15315. doi:10.1111/mec.15315</w:t>
      </w:r>
    </w:p>
    <w:p w14:paraId="5AE93B9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 </w:t>
      </w:r>
      <w:r w:rsidRPr="00013275">
        <w:rPr>
          <w:rFonts w:ascii="Times New Roman" w:hAnsi="Times New Roman" w:cs="Times New Roman"/>
          <w:noProof/>
          <w:sz w:val="24"/>
          <w:szCs w:val="24"/>
        </w:rPr>
        <w:tab/>
        <w:t>Bradburd GS, Ralph PL. Spatial Population Genetics: It’s About Time. Annu Rev Ecol Evol Syst. 2019;50: 427–449. doi:10.1146/annurev-ecolsys-110316-022659</w:t>
      </w:r>
    </w:p>
    <w:p w14:paraId="409F1FFD"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 </w:t>
      </w:r>
      <w:r w:rsidRPr="00013275">
        <w:rPr>
          <w:rFonts w:ascii="Times New Roman" w:hAnsi="Times New Roman" w:cs="Times New Roman"/>
          <w:noProof/>
          <w:sz w:val="24"/>
          <w:szCs w:val="24"/>
        </w:rPr>
        <w:tab/>
        <w:t>Lowe WH, Allendorf FW. What can genetics tell us about population connectivity? Mol Ecol. 2010;19: 3038–3051. doi:10.1111/j.1365-294X.2010.04688.x</w:t>
      </w:r>
    </w:p>
    <w:p w14:paraId="339AFF7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7. </w:t>
      </w:r>
      <w:r w:rsidRPr="00013275">
        <w:rPr>
          <w:rFonts w:ascii="Times New Roman" w:hAnsi="Times New Roman" w:cs="Times New Roman"/>
          <w:noProof/>
          <w:sz w:val="24"/>
          <w:szCs w:val="24"/>
        </w:rPr>
        <w:tab/>
        <w:t xml:space="preserve">Segelbacher G, Cushman SA, Epperson BK, Fortin MJ, Francois O, Hardy OJ, et al. </w:t>
      </w:r>
      <w:r w:rsidRPr="00013275">
        <w:rPr>
          <w:rFonts w:ascii="Times New Roman" w:hAnsi="Times New Roman" w:cs="Times New Roman"/>
          <w:noProof/>
          <w:sz w:val="24"/>
          <w:szCs w:val="24"/>
        </w:rPr>
        <w:lastRenderedPageBreak/>
        <w:t>Applications of landscape genetics in conservation biology: Concepts and challenges. Conserv Genet. 2010;11: 375–385. doi:10.1007/s10592-009-0044-5</w:t>
      </w:r>
    </w:p>
    <w:p w14:paraId="5C47F1F7"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8. </w:t>
      </w:r>
      <w:r w:rsidRPr="00013275">
        <w:rPr>
          <w:rFonts w:ascii="Times New Roman" w:hAnsi="Times New Roman" w:cs="Times New Roman"/>
          <w:noProof/>
          <w:sz w:val="24"/>
          <w:szCs w:val="24"/>
        </w:rPr>
        <w:tab/>
        <w:t>Allendorf FW, Hohenlohe PA, Luikart G. Genomics and the future of conservation genetics. Nat Rev Genet. 2010;11: 697–709. doi:10.1038/nrg2844</w:t>
      </w:r>
    </w:p>
    <w:p w14:paraId="4F1A7A3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9. </w:t>
      </w:r>
      <w:r w:rsidRPr="00013275">
        <w:rPr>
          <w:rFonts w:ascii="Times New Roman" w:hAnsi="Times New Roman" w:cs="Times New Roman"/>
          <w:noProof/>
          <w:sz w:val="24"/>
          <w:szCs w:val="24"/>
        </w:rPr>
        <w:tab/>
        <w:t>Harrisson KA, Pavlova A, Telonis-Scott M, Sunnucks P. Using genomics to characterize evolutionary potential for conservation of wild populations. Evol Appl. 2014;7: 1008–1025. doi:10.1111/eva.12149</w:t>
      </w:r>
    </w:p>
    <w:p w14:paraId="45CFF9AF"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10. </w:t>
      </w:r>
      <w:r w:rsidRPr="00013275">
        <w:rPr>
          <w:rFonts w:ascii="Times New Roman" w:hAnsi="Times New Roman" w:cs="Times New Roman"/>
          <w:noProof/>
          <w:sz w:val="24"/>
          <w:szCs w:val="24"/>
        </w:rPr>
        <w:tab/>
        <w:t>Moraes AM, Ruiz-Miranda CR, Ribeiro MC, Grativol AD, da S. Carvalho C, Dietz JM, et al. Temporal genetic dynamics of reintroduced and translocated populations of the endangered golden lion tamarin (Leontopithecus rosalia). Conserv Genet. 2017;18: 995–1009. doi:10.1007/s10592-017-0948-4</w:t>
      </w:r>
    </w:p>
    <w:p w14:paraId="56AA76A7"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11. </w:t>
      </w:r>
      <w:r w:rsidRPr="00013275">
        <w:rPr>
          <w:rFonts w:ascii="Times New Roman" w:hAnsi="Times New Roman" w:cs="Times New Roman"/>
          <w:noProof/>
          <w:sz w:val="24"/>
          <w:szCs w:val="24"/>
        </w:rPr>
        <w:tab/>
        <w:t>Díez-del-Molino D, Sánchez-Barreiro F, Barnes I, Gilbert MTP, Dalén L. Quantifying Temporal Genomic Erosion in Endangered Species. Trends Ecol Evol. 2018;33: 176–185. doi:10.1016/j.tree.2017.12.002</w:t>
      </w:r>
    </w:p>
    <w:p w14:paraId="6496DAD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12. </w:t>
      </w:r>
      <w:r w:rsidRPr="00013275">
        <w:rPr>
          <w:rFonts w:ascii="Times New Roman" w:hAnsi="Times New Roman" w:cs="Times New Roman"/>
          <w:noProof/>
          <w:sz w:val="24"/>
          <w:szCs w:val="24"/>
        </w:rPr>
        <w:tab/>
        <w:t>Lauterjung MB, Montagna T, Bernardi AP, da Silva JZ, da Costa NCF, Steiner F, et al. Temporal changes in population genetics of six threatened Brazilian plant species in a fragmented landscape. For Ecol Manage. 2019;435: 144–150. doi:10.1016/j.foreco.2018.12.058</w:t>
      </w:r>
    </w:p>
    <w:p w14:paraId="0A55E20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13. </w:t>
      </w:r>
      <w:r w:rsidRPr="00013275">
        <w:rPr>
          <w:rFonts w:ascii="Times New Roman" w:hAnsi="Times New Roman" w:cs="Times New Roman"/>
          <w:noProof/>
          <w:sz w:val="24"/>
          <w:szCs w:val="24"/>
        </w:rPr>
        <w:tab/>
        <w:t>Banks SC, Cary GJ, Smith AL, Davies ID, Driscoll DA, Gill AM, et al. How does ecological disturbance influence genetic diversity ? Trends Ecol Evol. 2013;28: 670–679. doi:10.1016/j.tree.2013.08.005</w:t>
      </w:r>
    </w:p>
    <w:p w14:paraId="1BCC759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14. </w:t>
      </w:r>
      <w:r w:rsidRPr="00013275">
        <w:rPr>
          <w:rFonts w:ascii="Times New Roman" w:hAnsi="Times New Roman" w:cs="Times New Roman"/>
          <w:noProof/>
          <w:sz w:val="24"/>
          <w:szCs w:val="24"/>
        </w:rPr>
        <w:tab/>
        <w:t xml:space="preserve">Wright S. Isolation by Distance. Genetics. 1943;28: 114–138. </w:t>
      </w:r>
    </w:p>
    <w:p w14:paraId="0DC8F0C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15. </w:t>
      </w:r>
      <w:r w:rsidRPr="00013275">
        <w:rPr>
          <w:rFonts w:ascii="Times New Roman" w:hAnsi="Times New Roman" w:cs="Times New Roman"/>
          <w:noProof/>
          <w:sz w:val="24"/>
          <w:szCs w:val="24"/>
        </w:rPr>
        <w:tab/>
        <w:t xml:space="preserve">Rousset F. Genetic Differentiation and Estimation of Gene Flow from FStatistics Under Isolation by Distance. Genetics. 1997;145: 1219–1228. </w:t>
      </w:r>
    </w:p>
    <w:p w14:paraId="70CA264F"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16. </w:t>
      </w:r>
      <w:r w:rsidRPr="00013275">
        <w:rPr>
          <w:rFonts w:ascii="Times New Roman" w:hAnsi="Times New Roman" w:cs="Times New Roman"/>
          <w:noProof/>
          <w:sz w:val="24"/>
          <w:szCs w:val="24"/>
        </w:rPr>
        <w:tab/>
        <w:t>Maruyama T, Fuerstt PA. Population bottlenecks and nonequilibrium models in opulation genetics. II. Number of alleles in a small population that was formed by a recent bottleneck. Genetics. 1985;111: 675–689. Available: https://www.ncbi.nlm.nih.gov/pmc/articles/PMC1202664/pdf/675.pdf</w:t>
      </w:r>
    </w:p>
    <w:p w14:paraId="162C95F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17. </w:t>
      </w:r>
      <w:r w:rsidRPr="00013275">
        <w:rPr>
          <w:rFonts w:ascii="Times New Roman" w:hAnsi="Times New Roman" w:cs="Times New Roman"/>
          <w:noProof/>
          <w:sz w:val="24"/>
          <w:szCs w:val="24"/>
        </w:rPr>
        <w:tab/>
        <w:t>Gattepaille LM, Jakobsson M, Blum MGB. Inferring population size changes with sequence and SNP data: Lessons from human bottlenecks. Heredity (Edinb). 2013;110: 409–419. doi:10.1038/hdy.2012.120</w:t>
      </w:r>
    </w:p>
    <w:p w14:paraId="4782FD5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18. </w:t>
      </w:r>
      <w:r w:rsidRPr="00013275">
        <w:rPr>
          <w:rFonts w:ascii="Times New Roman" w:hAnsi="Times New Roman" w:cs="Times New Roman"/>
          <w:noProof/>
          <w:sz w:val="24"/>
          <w:szCs w:val="24"/>
        </w:rPr>
        <w:tab/>
        <w:t>Buschbom J, Yanbaev Y, Degen B. Efficient long-distance gene flow into an isolated relict oak stand. J Hered. 2011;102: 464–472. doi:10.1093/jhered/esr023</w:t>
      </w:r>
    </w:p>
    <w:p w14:paraId="073D410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19. </w:t>
      </w:r>
      <w:r w:rsidRPr="00013275">
        <w:rPr>
          <w:rFonts w:ascii="Times New Roman" w:hAnsi="Times New Roman" w:cs="Times New Roman"/>
          <w:noProof/>
          <w:sz w:val="24"/>
          <w:szCs w:val="24"/>
        </w:rPr>
        <w:tab/>
        <w:t>Bezemer N, Krauss SL, Roberts DG, Hopper SD. Conservation of old individual trees and small populations is integral to maintain species’ genetic diversity of a historically fragmented woody perennial. Mol Ecol. 2019; 3339–3357. doi:10.1111/mec.15164</w:t>
      </w:r>
    </w:p>
    <w:p w14:paraId="53F393C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lastRenderedPageBreak/>
        <w:t xml:space="preserve">20. </w:t>
      </w:r>
      <w:r w:rsidRPr="00013275">
        <w:rPr>
          <w:rFonts w:ascii="Times New Roman" w:hAnsi="Times New Roman" w:cs="Times New Roman"/>
          <w:noProof/>
          <w:sz w:val="24"/>
          <w:szCs w:val="24"/>
        </w:rPr>
        <w:tab/>
        <w:t>Wittische J, Janes JK, James PMA. Modelling landscape genetic connectivity of the mountain pine beetle in western Canada. Can J For Res. 2019;1348: 1339–1348. doi:10.1139/cjfr-2018-0417</w:t>
      </w:r>
    </w:p>
    <w:p w14:paraId="427875D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21. </w:t>
      </w:r>
      <w:r w:rsidRPr="00013275">
        <w:rPr>
          <w:rFonts w:ascii="Times New Roman" w:hAnsi="Times New Roman" w:cs="Times New Roman"/>
          <w:noProof/>
          <w:sz w:val="24"/>
          <w:szCs w:val="24"/>
        </w:rPr>
        <w:tab/>
        <w:t>Larroque J, Legault S, Johns R, Lumley L, Cusson M, Renaut S, et al. Temporal variation in spatial genetic structure during population outbreaks: Distinguishing among different potential drivers of spatial synchrony. Evol Appl. 2019; 1–15. doi:10.1111/eva.12852</w:t>
      </w:r>
    </w:p>
    <w:p w14:paraId="224E407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22. </w:t>
      </w:r>
      <w:r w:rsidRPr="00013275">
        <w:rPr>
          <w:rFonts w:ascii="Times New Roman" w:hAnsi="Times New Roman" w:cs="Times New Roman"/>
          <w:noProof/>
          <w:sz w:val="24"/>
          <w:szCs w:val="24"/>
        </w:rPr>
        <w:tab/>
        <w:t>Suárez NM, Betancor E, Fregel R, Rodríguez F, Pestano J, Sua NM, et al. Genetic signature of a severe forest fire on the endangered Gran Canaria blue chaffinch (Fringilla teydea polatzeki). Conserv Genet. 2012;13: 499–507. doi:10.1007/s10592-011-0302-1</w:t>
      </w:r>
    </w:p>
    <w:p w14:paraId="2F0C741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23. </w:t>
      </w:r>
      <w:r w:rsidRPr="00013275">
        <w:rPr>
          <w:rFonts w:ascii="Times New Roman" w:hAnsi="Times New Roman" w:cs="Times New Roman"/>
          <w:noProof/>
          <w:sz w:val="24"/>
          <w:szCs w:val="24"/>
        </w:rPr>
        <w:tab/>
        <w:t>Poff NLR, Larson EI, Salerno PE, Morton SG, Kondratieff BC, Flecker AS, et al. Extreme streams: species persistence and genomic change in montane insect populations across a flooding gradient. Ecol Lett. 2018;21: 525–535. doi:10.1111/ele.12918</w:t>
      </w:r>
    </w:p>
    <w:p w14:paraId="0BCD91A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24. </w:t>
      </w:r>
      <w:r w:rsidRPr="00013275">
        <w:rPr>
          <w:rFonts w:ascii="Times New Roman" w:hAnsi="Times New Roman" w:cs="Times New Roman"/>
          <w:noProof/>
          <w:sz w:val="24"/>
          <w:szCs w:val="24"/>
        </w:rPr>
        <w:tab/>
        <w:t xml:space="preserve">Mack RN, Simberloff D, Lonsdale WM, Evans H, Clout M, Bazzaz FA. Biotic invasions: causes, epidemiology, global consequences, and control. Ecol Appl. 2000;10: 689–710. </w:t>
      </w:r>
    </w:p>
    <w:p w14:paraId="6859BFE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25. </w:t>
      </w:r>
      <w:r w:rsidRPr="00013275">
        <w:rPr>
          <w:rFonts w:ascii="Times New Roman" w:hAnsi="Times New Roman" w:cs="Times New Roman"/>
          <w:noProof/>
          <w:sz w:val="24"/>
          <w:szCs w:val="24"/>
        </w:rPr>
        <w:tab/>
        <w:t>Fisher MC, Garner TWJ. Chytrid fungi and global amphibian declines. Nat Rev Microbiol. 2020;18: 332–343. doi:10.1038/s41579-020-0335-x</w:t>
      </w:r>
    </w:p>
    <w:p w14:paraId="56250ED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26. </w:t>
      </w:r>
      <w:r w:rsidRPr="00013275">
        <w:rPr>
          <w:rFonts w:ascii="Times New Roman" w:hAnsi="Times New Roman" w:cs="Times New Roman"/>
          <w:noProof/>
          <w:sz w:val="24"/>
          <w:szCs w:val="24"/>
        </w:rPr>
        <w:tab/>
        <w:t>Maynard AJ, Ambrose L, Cooper RD, Chow WK, Davis JB, Muzari MO, et al. Tiger on the prowl: Invasion history and spatio-temporal genetic structure of the Asian tiger mosquito Aedes albopictus (Skuse 1894) in the Indo-Pacific. PLoS Negl Trop Dis. 2017;11: 1–27. doi:10.1371/journal.pntd.0005546</w:t>
      </w:r>
    </w:p>
    <w:p w14:paraId="66B8025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27. </w:t>
      </w:r>
      <w:r w:rsidRPr="00013275">
        <w:rPr>
          <w:rFonts w:ascii="Times New Roman" w:hAnsi="Times New Roman" w:cs="Times New Roman"/>
          <w:noProof/>
          <w:sz w:val="24"/>
          <w:szCs w:val="24"/>
        </w:rPr>
        <w:tab/>
        <w:t>Apodaca JJ, Trexler JC, Jue NK, Schrader M, Travis J. Large-scale natural disturbance alters genetic population structure of the sailfin molly, poecilia latipinna. Am Nat. 2013;181: 254–263. doi:10.1086/668831</w:t>
      </w:r>
    </w:p>
    <w:p w14:paraId="3C3F679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28. </w:t>
      </w:r>
      <w:r w:rsidRPr="00013275">
        <w:rPr>
          <w:rFonts w:ascii="Times New Roman" w:hAnsi="Times New Roman" w:cs="Times New Roman"/>
          <w:noProof/>
          <w:sz w:val="24"/>
          <w:szCs w:val="24"/>
        </w:rPr>
        <w:tab/>
        <w:t>Taylor PD, Fahrig L, Henein K, Merriam G. Connectivity is a vital element of landscape structure. Oikos. 1993;68: 571–573. doi:10.2307/3544927</w:t>
      </w:r>
    </w:p>
    <w:p w14:paraId="6776532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29. </w:t>
      </w:r>
      <w:r w:rsidRPr="00013275">
        <w:rPr>
          <w:rFonts w:ascii="Times New Roman" w:hAnsi="Times New Roman" w:cs="Times New Roman"/>
          <w:noProof/>
          <w:sz w:val="24"/>
          <w:szCs w:val="24"/>
        </w:rPr>
        <w:tab/>
        <w:t>Bolnick DI, Nosil P. Natural selection in populations subject to a migration load. Evolution (N Y). 2007;61: 2229–2243. doi:10.1111/j.1558-5646.2007.00179.x</w:t>
      </w:r>
    </w:p>
    <w:p w14:paraId="4161526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30. </w:t>
      </w:r>
      <w:r w:rsidRPr="00013275">
        <w:rPr>
          <w:rFonts w:ascii="Times New Roman" w:hAnsi="Times New Roman" w:cs="Times New Roman"/>
          <w:noProof/>
          <w:sz w:val="24"/>
          <w:szCs w:val="24"/>
        </w:rPr>
        <w:tab/>
        <w:t>Kremer A, Ronce O, Robledo-Arnuncio JJ, Guillaume F, Bohrer G, Nathan R, et al. Long-distance gene flow and adaptation of forest trees to rapid climate change. Ecol Lett. 2012;15: 378–392. doi:10.1111/j.1461-0248.2012.01746.x</w:t>
      </w:r>
    </w:p>
    <w:p w14:paraId="4DA2A1E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31. </w:t>
      </w:r>
      <w:r w:rsidRPr="00013275">
        <w:rPr>
          <w:rFonts w:ascii="Times New Roman" w:hAnsi="Times New Roman" w:cs="Times New Roman"/>
          <w:noProof/>
          <w:sz w:val="24"/>
          <w:szCs w:val="24"/>
        </w:rPr>
        <w:tab/>
        <w:t>Aeschbacher S, Selby JP, Willis JH, Coop GM. Population-genomic inference of the strength and timing of selection against gene flow. 2016; 1–6. doi:10.1101/072736</w:t>
      </w:r>
    </w:p>
    <w:p w14:paraId="7329805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32. </w:t>
      </w:r>
      <w:r w:rsidRPr="00013275">
        <w:rPr>
          <w:rFonts w:ascii="Times New Roman" w:hAnsi="Times New Roman" w:cs="Times New Roman"/>
          <w:noProof/>
          <w:sz w:val="24"/>
          <w:szCs w:val="24"/>
        </w:rPr>
        <w:tab/>
        <w:t>Landguth EL, Holden ZA, Mahalovich MF, Cushman SA. Using landscape genetics simulations for planting blister rust resistant whitebark pine in the US Northern Rocky Mountains. Front Genet. 2017;8: 1–12. doi:10.3389/fgene.2017.00009</w:t>
      </w:r>
    </w:p>
    <w:p w14:paraId="1A2C912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lastRenderedPageBreak/>
        <w:t xml:space="preserve">33. </w:t>
      </w:r>
      <w:r w:rsidRPr="00013275">
        <w:rPr>
          <w:rFonts w:ascii="Times New Roman" w:hAnsi="Times New Roman" w:cs="Times New Roman"/>
          <w:noProof/>
          <w:sz w:val="24"/>
          <w:szCs w:val="24"/>
        </w:rPr>
        <w:tab/>
        <w:t>Excoffier L, Dupanloup I, Huerta-Sánchez E, Sousa VC, Foll M. Robust Demographic Inference from Genomic and SNP Data. PLoS Genet. 2013;9. doi:10.1371/journal.pgen.1003905</w:t>
      </w:r>
    </w:p>
    <w:p w14:paraId="3AC8291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34. </w:t>
      </w:r>
      <w:r w:rsidRPr="00013275">
        <w:rPr>
          <w:rFonts w:ascii="Times New Roman" w:hAnsi="Times New Roman" w:cs="Times New Roman"/>
          <w:noProof/>
          <w:sz w:val="24"/>
          <w:szCs w:val="24"/>
        </w:rPr>
        <w:tab/>
        <w:t>Gutenkunst RN, Hernandez RD, Williamson SH, Bustamante CD. Inferring the joint demographic history of multiple populations from multidimensional SNP frequency data. PLoS Genet. 2009;5. doi:10.1371/journal.pgen.1000695</w:t>
      </w:r>
    </w:p>
    <w:p w14:paraId="2BDDB84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35. </w:t>
      </w:r>
      <w:r w:rsidRPr="00013275">
        <w:rPr>
          <w:rFonts w:ascii="Times New Roman" w:hAnsi="Times New Roman" w:cs="Times New Roman"/>
          <w:noProof/>
          <w:sz w:val="24"/>
          <w:szCs w:val="24"/>
        </w:rPr>
        <w:tab/>
        <w:t>Kamm J, Terhorst J, Durbin R, Song YS. Efficiently Inferring the Demographic History of Many Populations With Allele Count Data. J Am Stat Assoc. 2019;0: 1–16. doi:10.1080/01621459.2019.1635482</w:t>
      </w:r>
    </w:p>
    <w:p w14:paraId="73F3D3A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36. </w:t>
      </w:r>
      <w:r w:rsidRPr="00013275">
        <w:rPr>
          <w:rFonts w:ascii="Times New Roman" w:hAnsi="Times New Roman" w:cs="Times New Roman"/>
          <w:noProof/>
          <w:sz w:val="24"/>
          <w:szCs w:val="24"/>
        </w:rPr>
        <w:tab/>
        <w:t>Marth GT, Czabarka E, Murvai J, Sherry ST. The Allele Frequency Spectrum in Genome-Wide Human Variation Data Reveals Signals of Differential Demographic History in Three Large World Populations. Genetics. 2004;166: 351–372. doi:10.1534/genetics.166.1.351</w:t>
      </w:r>
    </w:p>
    <w:p w14:paraId="6C0BDFFF"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37. </w:t>
      </w:r>
      <w:r w:rsidRPr="00013275">
        <w:rPr>
          <w:rFonts w:ascii="Times New Roman" w:hAnsi="Times New Roman" w:cs="Times New Roman"/>
          <w:noProof/>
          <w:sz w:val="24"/>
          <w:szCs w:val="24"/>
        </w:rPr>
        <w:tab/>
        <w:t>Albrechtsen A, Nielsen FC, Nielsen R. Ascertainment biases in SNP chips affect measures of population divergence. Mol Biol Evol. 2010;27: 2534–2547. doi:10.1093/molbev/msq148</w:t>
      </w:r>
    </w:p>
    <w:p w14:paraId="1E9D1F2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38. </w:t>
      </w:r>
      <w:r w:rsidRPr="00013275">
        <w:rPr>
          <w:rFonts w:ascii="Times New Roman" w:hAnsi="Times New Roman" w:cs="Times New Roman"/>
          <w:noProof/>
          <w:sz w:val="24"/>
          <w:szCs w:val="24"/>
        </w:rPr>
        <w:tab/>
        <w:t>Clark AG, Hubisz MJ, Bustamante CD, Williamson SH, Nielsen R. Ascertainment bias in studies of human genome-wide polymorphism. Genome Res. 2005;15: 1496–1502. doi:10.1101/gr.4107905</w:t>
      </w:r>
    </w:p>
    <w:p w14:paraId="0CC16CE5"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39. </w:t>
      </w:r>
      <w:r w:rsidRPr="00013275">
        <w:rPr>
          <w:rFonts w:ascii="Times New Roman" w:hAnsi="Times New Roman" w:cs="Times New Roman"/>
          <w:noProof/>
          <w:sz w:val="24"/>
          <w:szCs w:val="24"/>
        </w:rPr>
        <w:tab/>
        <w:t>Segura-García I, Garavelli L, Tringali M, Matthews T, Chérubin LM, Hunt J, et al. Reconstruction of larval origins based on genetic relatedness and biophysical modeling. Sci Rep. 2019;9: 1–9. doi:10.1038/s41598-019-43435-9</w:t>
      </w:r>
    </w:p>
    <w:p w14:paraId="737B507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40. </w:t>
      </w:r>
      <w:r w:rsidRPr="00013275">
        <w:rPr>
          <w:rFonts w:ascii="Times New Roman" w:hAnsi="Times New Roman" w:cs="Times New Roman"/>
          <w:noProof/>
          <w:sz w:val="24"/>
          <w:szCs w:val="24"/>
        </w:rPr>
        <w:tab/>
        <w:t>Knight NL, Vaghefi N, Hansen ZR, Kikkert JR, Pethybridge SJ. Temporal Genetic Differentiation of Cercospora beticola Populations in New York Table Beet Fields. Plant Dis. 2018;102: 2074–2082. doi:10.1094/PDIS-01-18-0175-RE</w:t>
      </w:r>
    </w:p>
    <w:p w14:paraId="5CCB368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41. </w:t>
      </w:r>
      <w:r w:rsidRPr="00013275">
        <w:rPr>
          <w:rFonts w:ascii="Times New Roman" w:hAnsi="Times New Roman" w:cs="Times New Roman"/>
          <w:noProof/>
          <w:sz w:val="24"/>
          <w:szCs w:val="24"/>
        </w:rPr>
        <w:tab/>
        <w:t>Bhatia G, Patterson N, Sankararaman S, Price AL. Estimating and interpreting F. Genome Res. 2013; 1–9. doi:10.1101/gr.154831.113.23</w:t>
      </w:r>
    </w:p>
    <w:p w14:paraId="7AF6D92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42. </w:t>
      </w:r>
      <w:r w:rsidRPr="00013275">
        <w:rPr>
          <w:rFonts w:ascii="Times New Roman" w:hAnsi="Times New Roman" w:cs="Times New Roman"/>
          <w:noProof/>
          <w:sz w:val="24"/>
          <w:szCs w:val="24"/>
        </w:rPr>
        <w:tab/>
        <w:t>Skoglund P, Sjödin P, Skoglund T, Lascoux M, Jakobsson M. Investigating population history using temporal genetic differentiation. Mol Biol Evol. 2014;31: 2516–2527. doi:10.1093/molbev/msu192</w:t>
      </w:r>
    </w:p>
    <w:p w14:paraId="6AF51198"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43. </w:t>
      </w:r>
      <w:r w:rsidRPr="00013275">
        <w:rPr>
          <w:rFonts w:ascii="Times New Roman" w:hAnsi="Times New Roman" w:cs="Times New Roman"/>
          <w:noProof/>
          <w:sz w:val="24"/>
          <w:szCs w:val="24"/>
        </w:rPr>
        <w:tab/>
        <w:t>Murray GGR, Wang F, Harrison EM, Paterson GK, Mather AE, Harris SR, et al. The effect of genetic structure on molecular dating and tests for temporal signal. Methods Ecol Evol. 2016;7: 80–89. doi:10.1111/2041-210X.12466</w:t>
      </w:r>
    </w:p>
    <w:p w14:paraId="56B0D40D"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44. </w:t>
      </w:r>
      <w:r w:rsidRPr="00013275">
        <w:rPr>
          <w:rFonts w:ascii="Times New Roman" w:hAnsi="Times New Roman" w:cs="Times New Roman"/>
          <w:noProof/>
          <w:sz w:val="24"/>
          <w:szCs w:val="24"/>
        </w:rPr>
        <w:tab/>
        <w:t>Legendre P. A temporal beta-diversity index to identify sites that have changed in exceptional ways in space–time surveys. Ecol Evol. 2019;9: 3500–3514. doi:10.1002/ece3.4984</w:t>
      </w:r>
    </w:p>
    <w:p w14:paraId="58C3DCD9"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lastRenderedPageBreak/>
        <w:t xml:space="preserve">45. </w:t>
      </w:r>
      <w:r w:rsidRPr="00013275">
        <w:rPr>
          <w:rFonts w:ascii="Times New Roman" w:hAnsi="Times New Roman" w:cs="Times New Roman"/>
          <w:noProof/>
          <w:sz w:val="24"/>
          <w:szCs w:val="24"/>
        </w:rPr>
        <w:tab/>
        <w:t>Landguth EL, Bearlin A, Day CC, Dunham J. CDMetaPOP: an individual-based, eco-evolutionary model for spatially explicit simulation of landscape demogenetics. Methods Ecol Evol. 2017;8: 4–11. doi:10.1111/2041-210X.12608</w:t>
      </w:r>
    </w:p>
    <w:p w14:paraId="6CFC60C6"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46. </w:t>
      </w:r>
      <w:r w:rsidRPr="00013275">
        <w:rPr>
          <w:rFonts w:ascii="Times New Roman" w:hAnsi="Times New Roman" w:cs="Times New Roman"/>
          <w:noProof/>
          <w:sz w:val="24"/>
          <w:szCs w:val="24"/>
        </w:rPr>
        <w:tab/>
        <w:t xml:space="preserve">Legendre P, Legendre L. Numerical Ecology. Third Engl. Amsterdam: Elsevier; 2012. </w:t>
      </w:r>
    </w:p>
    <w:p w14:paraId="2919740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47. </w:t>
      </w:r>
      <w:r w:rsidRPr="00013275">
        <w:rPr>
          <w:rFonts w:ascii="Times New Roman" w:hAnsi="Times New Roman" w:cs="Times New Roman"/>
          <w:noProof/>
          <w:sz w:val="24"/>
          <w:szCs w:val="24"/>
        </w:rPr>
        <w:tab/>
        <w:t>Agapow PM, Burt A. Indices of multilocus linkage disequilibrium. Mol Ecol Notes. 2001;1: 101–102. doi:10.1046/j.1471-8278.2000.00014.x</w:t>
      </w:r>
    </w:p>
    <w:p w14:paraId="50842FB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48. </w:t>
      </w:r>
      <w:r w:rsidRPr="00013275">
        <w:rPr>
          <w:rFonts w:ascii="Times New Roman" w:hAnsi="Times New Roman" w:cs="Times New Roman"/>
          <w:noProof/>
          <w:sz w:val="24"/>
          <w:szCs w:val="24"/>
        </w:rPr>
        <w:tab/>
        <w:t xml:space="preserve">Rogers JS. Measures of genetic similarity and genetic distances. In: Wheeler MR, editor. Studies in Genetics VII. Austin: The University of Texas; 1972. pp. 145–153. </w:t>
      </w:r>
    </w:p>
    <w:p w14:paraId="7A285CA5"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49. </w:t>
      </w:r>
      <w:r w:rsidRPr="00013275">
        <w:rPr>
          <w:rFonts w:ascii="Times New Roman" w:hAnsi="Times New Roman" w:cs="Times New Roman"/>
          <w:noProof/>
          <w:sz w:val="24"/>
          <w:szCs w:val="24"/>
        </w:rPr>
        <w:tab/>
        <w:t>Pereira P, Teixeira J, Velo-Antón G. Allele surfing shaped the genetic structure of the European pond turtle via colonization and population expansion across the Iberian Peninsula from Africa. J Biogeogr. 2018;45: 2202–2215. doi:10.1111/jbi.13412</w:t>
      </w:r>
    </w:p>
    <w:p w14:paraId="797710DC"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50. </w:t>
      </w:r>
      <w:r w:rsidRPr="00013275">
        <w:rPr>
          <w:rFonts w:ascii="Times New Roman" w:hAnsi="Times New Roman" w:cs="Times New Roman"/>
          <w:noProof/>
          <w:sz w:val="24"/>
          <w:szCs w:val="24"/>
        </w:rPr>
        <w:tab/>
        <w:t>Bennett PI, Stone JK. Environmental variables associated with Nothophaeocryptopus gaeumannii population structure and Swiss needle cast severity in Western Oregon and Washington. Ecol Evol. 2019;9: 11379–11394. doi:10.1002/ece3.5639</w:t>
      </w:r>
    </w:p>
    <w:p w14:paraId="67CECFE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51. </w:t>
      </w:r>
      <w:r w:rsidRPr="00013275">
        <w:rPr>
          <w:rFonts w:ascii="Times New Roman" w:hAnsi="Times New Roman" w:cs="Times New Roman"/>
          <w:noProof/>
          <w:sz w:val="24"/>
          <w:szCs w:val="24"/>
        </w:rPr>
        <w:tab/>
        <w:t>Allio R, Donega S, Galtier N, Nabholz B. Large variation in the ratio of mitochondrial to nuclear mutation rate across animals: Implications for genetic diversity and the use of mitochondrial DNA as a molecular marker. Mol Biol Evol. 2017;34: 2762–2772. doi:10.1093/molbev/msx197</w:t>
      </w:r>
    </w:p>
    <w:p w14:paraId="040B37ED"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52. </w:t>
      </w:r>
      <w:r w:rsidRPr="00013275">
        <w:rPr>
          <w:rFonts w:ascii="Times New Roman" w:hAnsi="Times New Roman" w:cs="Times New Roman"/>
          <w:noProof/>
          <w:sz w:val="24"/>
          <w:szCs w:val="24"/>
        </w:rPr>
        <w:tab/>
        <w:t>Landguth EL, Bearlin A, Day CC, Dunham J. CDMetaPOP: an individual-based, eco-evolutionary model for spatially-explicit simulation of landscape demogenetics. Methods Ecol Evol. 2016. doi:10.1111/2041-210X.12608</w:t>
      </w:r>
    </w:p>
    <w:p w14:paraId="3D6D328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53. </w:t>
      </w:r>
      <w:r w:rsidRPr="00013275">
        <w:rPr>
          <w:rFonts w:ascii="Times New Roman" w:hAnsi="Times New Roman" w:cs="Times New Roman"/>
          <w:noProof/>
          <w:sz w:val="24"/>
          <w:szCs w:val="24"/>
        </w:rPr>
        <w:tab/>
        <w:t>Robledo-Arnuncio JJ, Rousset F. Isolation by distance in a continuous population under stochastic demographic fluctuations. J Evol Biol. 2010;23: 53–71. doi:10.1111/j.1420-9101.2009.01860.x</w:t>
      </w:r>
    </w:p>
    <w:p w14:paraId="21372335"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54. </w:t>
      </w:r>
      <w:r w:rsidRPr="00013275">
        <w:rPr>
          <w:rFonts w:ascii="Times New Roman" w:hAnsi="Times New Roman" w:cs="Times New Roman"/>
          <w:noProof/>
          <w:sz w:val="24"/>
          <w:szCs w:val="24"/>
        </w:rPr>
        <w:tab/>
        <w:t>R Core Team. R: A language and environment for statistical computing. Vienna, Austria: R Foundation for Statistical Computing; 2019. Available: https://www.r-project.org/</w:t>
      </w:r>
    </w:p>
    <w:p w14:paraId="5B4E5F66"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55. </w:t>
      </w:r>
      <w:r w:rsidRPr="00013275">
        <w:rPr>
          <w:rFonts w:ascii="Times New Roman" w:hAnsi="Times New Roman" w:cs="Times New Roman"/>
          <w:noProof/>
          <w:sz w:val="24"/>
          <w:szCs w:val="24"/>
        </w:rPr>
        <w:tab/>
        <w:t>RStudio Team. RStudio: Integrated Development for R. Boston, MA: RStudio, Inc.; 2018. Available: http://www.rstudio.com/</w:t>
      </w:r>
    </w:p>
    <w:p w14:paraId="68AEC044"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56. </w:t>
      </w:r>
      <w:r w:rsidRPr="00013275">
        <w:rPr>
          <w:rFonts w:ascii="Times New Roman" w:hAnsi="Times New Roman" w:cs="Times New Roman"/>
          <w:noProof/>
          <w:sz w:val="24"/>
          <w:szCs w:val="24"/>
        </w:rPr>
        <w:tab/>
        <w:t>Jombart T. Adegenet: A R package for the multivariate analysis of genetic markers. Bioinformatics. 2008;24: 1403–1405. doi:10.1093/bioinformatics/btn129</w:t>
      </w:r>
    </w:p>
    <w:p w14:paraId="1312E658"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57. </w:t>
      </w:r>
      <w:r w:rsidRPr="00013275">
        <w:rPr>
          <w:rFonts w:ascii="Times New Roman" w:hAnsi="Times New Roman" w:cs="Times New Roman"/>
          <w:noProof/>
          <w:sz w:val="24"/>
          <w:szCs w:val="24"/>
        </w:rPr>
        <w:tab/>
        <w:t>Jombart T, Ahmed I. adegenet 1.3-1: New tools for the analysis of genome-wide SNP data. Bioinformatics. 2011;27: 3070–3071. doi:10.1093/bioinformatics/btr521</w:t>
      </w:r>
    </w:p>
    <w:p w14:paraId="571B7830"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58. </w:t>
      </w:r>
      <w:r w:rsidRPr="00013275">
        <w:rPr>
          <w:rFonts w:ascii="Times New Roman" w:hAnsi="Times New Roman" w:cs="Times New Roman"/>
          <w:noProof/>
          <w:sz w:val="24"/>
          <w:szCs w:val="24"/>
        </w:rPr>
        <w:tab/>
        <w:t>Paradis E. Pegas: An R package for population genetics with an integrated-modular approach. Bioinformatics. 2010;26: 419–420. doi:10.1093/bioinformatics/btp696</w:t>
      </w:r>
    </w:p>
    <w:p w14:paraId="53DEA872"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lastRenderedPageBreak/>
        <w:t xml:space="preserve">59. </w:t>
      </w:r>
      <w:r w:rsidRPr="00013275">
        <w:rPr>
          <w:rFonts w:ascii="Times New Roman" w:hAnsi="Times New Roman" w:cs="Times New Roman"/>
          <w:noProof/>
          <w:sz w:val="24"/>
          <w:szCs w:val="24"/>
        </w:rPr>
        <w:tab/>
        <w:t>Kamvar ZN, Tabima JF, Gr̈unwald NJ. Poppr: An R package for genetic analysis of populations with clonal, partially clonal, and/or sexual reproduction. PeerJ. 2014;2014: 1–14. doi:10.7717/peerj.281</w:t>
      </w:r>
    </w:p>
    <w:p w14:paraId="1FF1038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60. </w:t>
      </w:r>
      <w:r w:rsidRPr="00013275">
        <w:rPr>
          <w:rFonts w:ascii="Times New Roman" w:hAnsi="Times New Roman" w:cs="Times New Roman"/>
          <w:noProof/>
          <w:sz w:val="24"/>
          <w:szCs w:val="24"/>
        </w:rPr>
        <w:tab/>
        <w:t>Kamvar ZN, Brooks JC, Grünwald NJ. Novel R tools for analysis of genome-wide population genetic data with emphasis on clonality. Front Genet. 2015;6: 1–10. doi:10.3389/fgene.2015.00208</w:t>
      </w:r>
    </w:p>
    <w:p w14:paraId="7C21B51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61. </w:t>
      </w:r>
      <w:r w:rsidRPr="00013275">
        <w:rPr>
          <w:rFonts w:ascii="Times New Roman" w:hAnsi="Times New Roman" w:cs="Times New Roman"/>
          <w:noProof/>
          <w:sz w:val="24"/>
          <w:szCs w:val="24"/>
        </w:rPr>
        <w:tab/>
        <w:t>Dray S, Bauman D, Blanchet FG, Borcard D, Clappe S, Guenard G, et al. adespatial: multivariate multiscale spatial analysis. 2019. Available: https://cran.r-project.org/package=adespatial</w:t>
      </w:r>
    </w:p>
    <w:p w14:paraId="342C81FB"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62. </w:t>
      </w:r>
      <w:r w:rsidRPr="00013275">
        <w:rPr>
          <w:rFonts w:ascii="Times New Roman" w:hAnsi="Times New Roman" w:cs="Times New Roman"/>
          <w:noProof/>
          <w:sz w:val="24"/>
          <w:szCs w:val="24"/>
        </w:rPr>
        <w:tab/>
        <w:t>Kinziger AP, Hellmair M, McCraney WT, Jacobs DK, Goldsmith G. Temporal genetic analysis of the endangered tidewater goby: Extinction-colonization dynamics or drift in isolation? Mol Ecol. 2015;24: 5544–5560. doi:10.1111/mec.13424</w:t>
      </w:r>
    </w:p>
    <w:p w14:paraId="2A833933"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63. </w:t>
      </w:r>
      <w:r w:rsidRPr="00013275">
        <w:rPr>
          <w:rFonts w:ascii="Times New Roman" w:hAnsi="Times New Roman" w:cs="Times New Roman"/>
          <w:noProof/>
          <w:sz w:val="24"/>
          <w:szCs w:val="24"/>
        </w:rPr>
        <w:tab/>
        <w:t>Rousset F, Ferdy J-B. Testing environmental and genetic effects in the presence of spatial autocorrelation. Ecography (Cop). 2014;37: 781–790. doi:10.1111/ecog.00566</w:t>
      </w:r>
    </w:p>
    <w:p w14:paraId="07362A27"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64. </w:t>
      </w:r>
      <w:r w:rsidRPr="00013275">
        <w:rPr>
          <w:rFonts w:ascii="Times New Roman" w:hAnsi="Times New Roman" w:cs="Times New Roman"/>
          <w:noProof/>
          <w:sz w:val="24"/>
          <w:szCs w:val="24"/>
        </w:rPr>
        <w:tab/>
        <w:t>Epperson BK, McRae BH, Scribner K, Cushman S a, Rosenberg MS, Fortin M-J, et al. Utility of computer simulations in landscape genetics. Mol Ecol. 2010;19: 3549–64. doi:10.1111/j.1365-294X.2010.04678.x</w:t>
      </w:r>
    </w:p>
    <w:p w14:paraId="43FBDEBA"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65. </w:t>
      </w:r>
      <w:r w:rsidRPr="00013275">
        <w:rPr>
          <w:rFonts w:ascii="Times New Roman" w:hAnsi="Times New Roman" w:cs="Times New Roman"/>
          <w:noProof/>
          <w:sz w:val="24"/>
          <w:szCs w:val="24"/>
        </w:rPr>
        <w:tab/>
        <w:t>Guillaume F, Rougemont J. Nemo: An evolutionary and population genetics programming framework. Bioinformatics. 2006;22: 2556–2557. doi:10.1093/bioinformatics/btl415</w:t>
      </w:r>
    </w:p>
    <w:p w14:paraId="309C6721"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13275">
        <w:rPr>
          <w:rFonts w:ascii="Times New Roman" w:hAnsi="Times New Roman" w:cs="Times New Roman"/>
          <w:noProof/>
          <w:sz w:val="24"/>
          <w:szCs w:val="24"/>
        </w:rPr>
        <w:t xml:space="preserve">66. </w:t>
      </w:r>
      <w:r w:rsidRPr="00013275">
        <w:rPr>
          <w:rFonts w:ascii="Times New Roman" w:hAnsi="Times New Roman" w:cs="Times New Roman"/>
          <w:noProof/>
          <w:sz w:val="24"/>
          <w:szCs w:val="24"/>
        </w:rPr>
        <w:tab/>
        <w:t>Currat M, Ray N, Excoffier L. SPLATCHE: A program to simulate genetic diversity taking into account environmental heterogeneity. Mol Ecol Notes. 2004;4: 139–142. doi:10.1046/j.1471-8286.2003.00582.x</w:t>
      </w:r>
    </w:p>
    <w:p w14:paraId="7B2D237E" w14:textId="77777777" w:rsidR="00013275" w:rsidRPr="00013275" w:rsidRDefault="00013275" w:rsidP="00013275">
      <w:pPr>
        <w:widowControl w:val="0"/>
        <w:autoSpaceDE w:val="0"/>
        <w:autoSpaceDN w:val="0"/>
        <w:adjustRightInd w:val="0"/>
        <w:spacing w:before="240" w:after="240" w:line="240" w:lineRule="auto"/>
        <w:ind w:left="640" w:hanging="640"/>
        <w:rPr>
          <w:rFonts w:ascii="Times New Roman" w:hAnsi="Times New Roman" w:cs="Times New Roman"/>
          <w:noProof/>
          <w:sz w:val="24"/>
        </w:rPr>
      </w:pPr>
      <w:r w:rsidRPr="00013275">
        <w:rPr>
          <w:rFonts w:ascii="Times New Roman" w:hAnsi="Times New Roman" w:cs="Times New Roman"/>
          <w:noProof/>
          <w:sz w:val="24"/>
          <w:szCs w:val="24"/>
        </w:rPr>
        <w:t xml:space="preserve">67. </w:t>
      </w:r>
      <w:r w:rsidRPr="00013275">
        <w:rPr>
          <w:rFonts w:ascii="Times New Roman" w:hAnsi="Times New Roman" w:cs="Times New Roman"/>
          <w:noProof/>
          <w:sz w:val="24"/>
          <w:szCs w:val="24"/>
        </w:rPr>
        <w:tab/>
        <w:t>Haller BC, Messer PW. SLiM 3: Forward Genetic Simulations Beyond the Wright-Fisher Model. Mol Biol Evol. 2019;36: 632–637. doi:10.1093/molbev/msy228</w:t>
      </w:r>
    </w:p>
    <w:p w14:paraId="4413F7C0" w14:textId="77777777" w:rsidR="00060B67" w:rsidRDefault="004E13A5"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0E06D6">
      <w:pPr>
        <w:spacing w:before="240" w:after="240" w:line="276"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0E06D6">
      <w:pPr>
        <w:spacing w:before="240" w:after="240" w:line="276" w:lineRule="auto"/>
        <w:rPr>
          <w:rFonts w:ascii="Times New Roman" w:hAnsi="Times New Roman" w:cs="Times New Roman"/>
          <w:sz w:val="24"/>
          <w:szCs w:val="24"/>
        </w:rPr>
      </w:pPr>
    </w:p>
    <w:p w14:paraId="1025689C" w14:textId="4CB46292" w:rsidR="00067650" w:rsidRDefault="00067650"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1027A18"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lastRenderedPageBreak/>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r w:rsidR="0059426E">
        <w:rPr>
          <w:rFonts w:ascii="Times New Roman" w:hAnsi="Times New Roman" w:cs="Times New Roman"/>
          <w:sz w:val="24"/>
          <w:szCs w:val="24"/>
        </w:rPr>
        <w:t>visualization</w:t>
      </w:r>
      <w:r w:rsidR="0013574D">
        <w:rPr>
          <w:rFonts w:ascii="Times New Roman" w:hAnsi="Times New Roman" w:cs="Times New Roman"/>
          <w:sz w:val="24"/>
          <w:szCs w:val="24"/>
        </w:rPr>
        <w:t>. J.W., P.L. and P.M.A.J. wrote the paper.</w:t>
      </w:r>
    </w:p>
    <w:p w14:paraId="4B6EED1A" w14:textId="77777777" w:rsidR="00067650" w:rsidRDefault="00067650" w:rsidP="000E06D6">
      <w:pPr>
        <w:spacing w:before="240" w:after="240" w:line="276" w:lineRule="auto"/>
        <w:rPr>
          <w:rFonts w:ascii="Times New Roman" w:hAnsi="Times New Roman" w:cs="Times New Roman"/>
          <w:sz w:val="24"/>
          <w:szCs w:val="24"/>
        </w:rPr>
      </w:pPr>
    </w:p>
    <w:p w14:paraId="41B566EE" w14:textId="4004EAFF" w:rsidR="0011218E" w:rsidRDefault="0011218E" w:rsidP="000E06D6">
      <w:pPr>
        <w:spacing w:before="240" w:after="240" w:line="276" w:lineRule="auto"/>
        <w:rPr>
          <w:rFonts w:ascii="Times New Roman" w:hAnsi="Times New Roman" w:cs="Times New Roman"/>
          <w:b/>
          <w:sz w:val="24"/>
          <w:szCs w:val="24"/>
        </w:rPr>
      </w:pPr>
    </w:p>
    <w:p w14:paraId="17B800CC" w14:textId="5C602E5B" w:rsidR="001C73C8" w:rsidRDefault="001C73C8" w:rsidP="000E06D6">
      <w:pPr>
        <w:spacing w:before="240" w:after="240" w:line="276" w:lineRule="auto"/>
        <w:rPr>
          <w:rFonts w:ascii="Times New Roman" w:hAnsi="Times New Roman" w:cs="Times New Roman"/>
          <w:b/>
          <w:sz w:val="24"/>
          <w:szCs w:val="24"/>
        </w:rPr>
      </w:pPr>
    </w:p>
    <w:p w14:paraId="70DF4C4C" w14:textId="60ACDC44" w:rsidR="001C73C8" w:rsidRDefault="001C73C8" w:rsidP="000E06D6">
      <w:pPr>
        <w:spacing w:before="240" w:after="240" w:line="276" w:lineRule="auto"/>
        <w:rPr>
          <w:rFonts w:ascii="Times New Roman" w:hAnsi="Times New Roman" w:cs="Times New Roman"/>
          <w:b/>
          <w:sz w:val="24"/>
          <w:szCs w:val="24"/>
        </w:rPr>
      </w:pPr>
    </w:p>
    <w:p w14:paraId="285305AD" w14:textId="77777777" w:rsidR="00D63CAD" w:rsidRDefault="00D63CAD"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1DF81713" w14:textId="492194B7"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2D90C039" w14:textId="77777777" w:rsidR="0011218E" w:rsidRDefault="0011218E" w:rsidP="000E06D6">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r>
        <w:rPr>
          <w:rFonts w:ascii="Times New Roman" w:eastAsia="Times New Roman" w:hAnsi="Times New Roman" w:cs="Times New Roman"/>
          <w:sz w:val="24"/>
          <w:szCs w:val="24"/>
        </w:rPr>
        <w:t>spatio-temporal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E06D6">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7E4EF844" w14:textId="77777777" w:rsidR="0011218E" w:rsidRPr="003D5A1B" w:rsidRDefault="0011218E" w:rsidP="000E06D6">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D63CAD">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767B3B24"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52C4C8A2"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29BC9D9B"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64E71C0A"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070A22A3" w14:textId="77777777" w:rsidR="0059426E" w:rsidRDefault="0059426E"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CA4CF29" w14:textId="45DD2AD1" w:rsidR="00E916A4" w:rsidRDefault="00A6525C"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774023" w:rsidRPr="00A6525C" w:rsidRDefault="00774023">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774023" w:rsidRPr="00A6525C" w:rsidRDefault="00774023">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774023" w:rsidRPr="00A6525C" w:rsidRDefault="00774023"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774023" w:rsidRPr="00A6525C" w:rsidRDefault="00774023"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D63CAD">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D63CAD">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D63CAD">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1FF1951" w14:textId="28127C56"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838A869" w14:textId="79DB0E4C"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3C06E7F" w14:textId="1AD05E1A"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6B6BF38" w14:textId="33D68203"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60DDA35" w14:textId="4E4B88B5"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D63CAD">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F028894" w14:textId="4D60A79C" w:rsidR="00405886" w:rsidRDefault="0097002F"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00AF8FF" wp14:editId="5917B05F">
            <wp:extent cx="6829425" cy="50323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new.jpeg"/>
                    <pic:cNvPicPr/>
                  </pic:nvPicPr>
                  <pic:blipFill>
                    <a:blip r:embed="rId16">
                      <a:extLst>
                        <a:ext uri="{28A0092B-C50C-407E-A947-70E740481C1C}">
                          <a14:useLocalDpi xmlns:a14="http://schemas.microsoft.com/office/drawing/2010/main" val="0"/>
                        </a:ext>
                      </a:extLst>
                    </a:blip>
                    <a:stretch>
                      <a:fillRect/>
                    </a:stretch>
                  </pic:blipFill>
                  <pic:spPr>
                    <a:xfrm>
                      <a:off x="0" y="0"/>
                      <a:ext cx="6835415" cy="5036737"/>
                    </a:xfrm>
                    <a:prstGeom prst="rect">
                      <a:avLst/>
                    </a:prstGeom>
                  </pic:spPr>
                </pic:pic>
              </a:graphicData>
            </a:graphic>
          </wp:inline>
        </w:drawing>
      </w:r>
    </w:p>
    <w:p w14:paraId="16D49D31" w14:textId="0AD7D20D"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w:t>
      </w:r>
      <w:r w:rsidR="00BC1113">
        <w:rPr>
          <w:rFonts w:ascii="Times New Roman" w:eastAsia="Times New Roman" w:hAnsi="Times New Roman" w:cs="Times New Roman"/>
          <w:sz w:val="24"/>
          <w:szCs w:val="24"/>
        </w:rPr>
        <w:t xml:space="preserve">after the migration event. 95% </w:t>
      </w:r>
      <w:r w:rsidR="00A8397E">
        <w:rPr>
          <w:rFonts w:ascii="Times New Roman" w:eastAsia="Times New Roman" w:hAnsi="Times New Roman" w:cs="Times New Roman"/>
          <w:sz w:val="24"/>
          <w:szCs w:val="24"/>
        </w:rPr>
        <w:t>confidence intervals of the FPR estimates are displayed by bars.</w:t>
      </w:r>
    </w:p>
    <w:p w14:paraId="279BBE88" w14:textId="60DEE8E5"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2997B92" w14:textId="5A20F13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3CD1D618" w14:textId="41700C8F"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29EAB23" w14:textId="0CB5774D"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63198AC" w14:textId="1A24302A" w:rsidR="00A8397E" w:rsidRDefault="0045144B" w:rsidP="00D63CAD">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774023" w:rsidRPr="007308D8" w:rsidRDefault="00774023"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1AB6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FF28"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D63CA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D63CAD">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774023" w:rsidRPr="007308D8" w:rsidRDefault="00774023"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A13A9"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1F84"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D63CAD">
      <w:pPr>
        <w:spacing w:before="240" w:after="240" w:line="276" w:lineRule="auto"/>
        <w:rPr>
          <w:rFonts w:ascii="Times New Roman" w:eastAsia="Times New Roman" w:hAnsi="Times New Roman" w:cs="Times New Roman"/>
          <w:b/>
          <w:sz w:val="24"/>
          <w:szCs w:val="24"/>
        </w:rPr>
      </w:pPr>
    </w:p>
    <w:p w14:paraId="07A6B730" w14:textId="6CE92E34" w:rsidR="00A8397E" w:rsidRDefault="004950B6"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592308"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0691EB" w14:textId="286CA094" w:rsidR="00E17E24" w:rsidRDefault="00E17E24"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774023"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p>
    <w:p w14:paraId="31F3D69B"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C8BC1F7" w14:textId="4C6AA2C9" w:rsidR="00634F6B" w:rsidRDefault="00634F6B"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mat1: the genotypic matrix associated with the first sampling; must be a genind object</w:t>
      </w:r>
    </w:p>
    <w:p w14:paraId="5BEAF404" w14:textId="5A5F5EBB"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mat2: the genotypic matrix associated with the second sampling; must be a genind object</w:t>
      </w:r>
    </w:p>
    <w:p w14:paraId="61985159" w14:textId="141E0B92"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nperm: the the number of permutations used in the evaluation of significance</w:t>
      </w:r>
    </w:p>
    <w:p w14:paraId="4E67482A" w14:textId="0C934378"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08900F4A" w14:textId="51FE8A17"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?adegenet::dist.genpop</w:t>
      </w:r>
    </w:p>
    <w:p w14:paraId="2D046940" w14:textId="1031587C"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correc: correction for multiple inference; see ?p.adjust</w:t>
      </w:r>
    </w:p>
    <w:p w14:paraId="501C3FD9" w14:textId="5DF4E14E"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thresh_for_GL: indicate here</w:t>
      </w:r>
      <w:r w:rsidR="00B83A4B" w:rsidRPr="0059426E">
        <w:rPr>
          <w:rFonts w:ascii="Courier New" w:eastAsia="Times New Roman" w:hAnsi="Courier New" w:cs="Courier New"/>
          <w:b/>
          <w:bCs/>
          <w:sz w:val="16"/>
          <w:szCs w:val="16"/>
        </w:rPr>
        <w:t xml:space="preserve"> the threshold you want to use</w:t>
      </w:r>
    </w:p>
    <w:p w14:paraId="16744D8C" w14:textId="77777777" w:rsidR="009465A6" w:rsidRPr="0059426E" w:rsidRDefault="009465A6"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1D904C5" w14:textId="0892E3FC" w:rsidR="00FA43B1" w:rsidRPr="0059426E" w:rsidRDefault="007E084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00174DDB" w:rsidRPr="0059426E">
        <w:rPr>
          <w:rFonts w:ascii="Courier New" w:eastAsia="Times New Roman" w:hAnsi="Courier New" w:cs="Courier New"/>
          <w:b/>
          <w:bCs/>
          <w:sz w:val="16"/>
          <w:szCs w:val="16"/>
        </w:rPr>
        <w:t xml:space="preserve"> &lt;- function (mat1, mat2, nperm = 999, replace = FALSE, seed. = NULL,</w:t>
      </w:r>
    </w:p>
    <w:p w14:paraId="727DBBA5" w14:textId="6F47EF2C" w:rsidR="00174DDB" w:rsidRPr="0059426E" w:rsidRDefault="00174DDB" w:rsidP="00D63CAD">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correc = "holm", thresh_for_GL = 0.05) {  </w:t>
      </w:r>
    </w:p>
    <w:p w14:paraId="6AF0AD3A" w14:textId="018AFB2B"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7A73718A" w14:textId="05E9E8FD" w:rsidR="00FA43B1"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library(adegenet)</w:t>
      </w:r>
    </w:p>
    <w:p w14:paraId="799BF26C" w14:textId="60629B9C"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r w:rsidR="006736C8" w:rsidRPr="0059426E">
        <w:rPr>
          <w:rFonts w:ascii="Courier New" w:eastAsia="Times New Roman" w:hAnsi="Courier New" w:cs="Courier New"/>
          <w:b/>
          <w:bCs/>
          <w:sz w:val="16"/>
          <w:szCs w:val="16"/>
        </w:rPr>
        <w:t>poppr)</w:t>
      </w:r>
    </w:p>
    <w:p w14:paraId="4BF65B89" w14:textId="0AA1FFB9"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18204C" w:rsidRPr="0059426E">
        <w:rPr>
          <w:rFonts w:ascii="Courier New" w:eastAsia="Times New Roman" w:hAnsi="Courier New" w:cs="Courier New"/>
          <w:b/>
          <w:bCs/>
          <w:sz w:val="16"/>
          <w:szCs w:val="16"/>
        </w:rPr>
        <w:t xml:space="preserve">Conversion from </w:t>
      </w:r>
      <w:r w:rsidRPr="0059426E">
        <w:rPr>
          <w:rFonts w:ascii="Courier New" w:eastAsia="Times New Roman" w:hAnsi="Courier New" w:cs="Courier New"/>
          <w:b/>
          <w:bCs/>
          <w:sz w:val="16"/>
          <w:szCs w:val="16"/>
        </w:rPr>
        <w:t xml:space="preserve">genind to genpop objects  </w:t>
      </w:r>
    </w:p>
    <w:p w14:paraId="4522793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56917378" w14:textId="77777777" w:rsidR="00174DDB" w:rsidRPr="0077402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774023">
        <w:rPr>
          <w:rFonts w:ascii="Courier New" w:eastAsia="Times New Roman" w:hAnsi="Courier New" w:cs="Courier New"/>
          <w:b/>
          <w:bCs/>
          <w:sz w:val="16"/>
          <w:szCs w:val="16"/>
        </w:rPr>
        <w:t>mat1p &lt;- mat1p[,order(colnames(mat1p@tab))]</w:t>
      </w:r>
    </w:p>
    <w:p w14:paraId="2507B4C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774023">
        <w:rPr>
          <w:rFonts w:ascii="Courier New" w:eastAsia="Times New Roman" w:hAnsi="Courier New" w:cs="Courier New"/>
          <w:b/>
          <w:bCs/>
          <w:sz w:val="16"/>
          <w:szCs w:val="16"/>
        </w:rPr>
        <w:t xml:space="preserve">  </w:t>
      </w:r>
      <w:r w:rsidRPr="0059426E">
        <w:rPr>
          <w:rFonts w:ascii="Courier New" w:eastAsia="Times New Roman" w:hAnsi="Courier New" w:cs="Courier New"/>
          <w:b/>
          <w:bCs/>
          <w:sz w:val="16"/>
          <w:szCs w:val="16"/>
        </w:rPr>
        <w:t>mat2p &lt;- genind2genpop(mat2)</w:t>
      </w:r>
    </w:p>
    <w:p w14:paraId="6881C17D" w14:textId="2F36A365" w:rsidR="00174DDB" w:rsidRPr="0077402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774023">
        <w:rPr>
          <w:rFonts w:ascii="Courier New" w:eastAsia="Times New Roman" w:hAnsi="Courier New" w:cs="Courier New"/>
          <w:b/>
          <w:bCs/>
          <w:sz w:val="16"/>
          <w:szCs w:val="16"/>
        </w:rPr>
        <w:t xml:space="preserve">mat2p &lt;- mat2p[,order(colnames(mat2p@tab))]  </w:t>
      </w:r>
    </w:p>
    <w:p w14:paraId="7411FFD5" w14:textId="77777777" w:rsidR="00FA43B1" w:rsidRPr="0077402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774023">
        <w:rPr>
          <w:rFonts w:ascii="Courier New" w:eastAsia="Times New Roman" w:hAnsi="Courier New" w:cs="Courier New"/>
          <w:b/>
          <w:bCs/>
          <w:sz w:val="16"/>
          <w:szCs w:val="16"/>
        </w:rPr>
        <w:t xml:space="preserve"> </w:t>
      </w:r>
    </w:p>
    <w:p w14:paraId="030D193F" w14:textId="2DA0275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288E3C5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dissim &lt;- function(mat1p, mat2p, method) {</w:t>
      </w:r>
    </w:p>
    <w:p w14:paraId="73AE714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nrow(mat1p@tab))</w:t>
      </w:r>
    </w:p>
    <w:p w14:paraId="063CE28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 in 1:nrow(mat1p@tab)){</w:t>
      </w:r>
    </w:p>
    <w:p w14:paraId="68CB02D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 == 1){</w:t>
      </w:r>
    </w:p>
    <w:p w14:paraId="4F3831D1"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39DBFE9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47C37EC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31E3D63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C9EA73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 &lt;- mat1p</w:t>
      </w:r>
    </w:p>
    <w:p w14:paraId="3D82E17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temp_genpop@tab[trick,] &lt;- mat2p@tab[i,]</w:t>
      </w:r>
    </w:p>
    <w:p w14:paraId="6111952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dis[i] &lt;- dist.genpop(temp_genpop[c(trick, i),], method = method)</w:t>
      </w:r>
    </w:p>
    <w:p w14:paraId="7A941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1F86C17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5EA53933" w14:textId="49CA431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39159A7"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5292FAD5" w14:textId="2282981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6BAD8FB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(!is.null(seed.)){</w:t>
      </w:r>
    </w:p>
    <w:p w14:paraId="7C6F9DF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set.seed(seed.)      </w:t>
      </w:r>
    </w:p>
    <w:p w14:paraId="08135B3D" w14:textId="30AB71D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351AFB80" w14:textId="294DF26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sqrt(.Machine$double.eps)  </w:t>
      </w:r>
    </w:p>
    <w:p w14:paraId="04E6773B"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1A25ADE0" w14:textId="29678F0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328C1E1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n &lt;- nrow(mat1p@tab)</w:t>
      </w:r>
    </w:p>
    <w:p w14:paraId="446AA57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ncol(mat1p@tab)</w:t>
      </w:r>
    </w:p>
    <w:p w14:paraId="4A5B2CB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((nrow(mat2p@tab) != n) | (ncol(mat2p@tab) != p)){</w:t>
      </w:r>
    </w:p>
    <w:p w14:paraId="26CF11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0C5E788C" w14:textId="5CA4784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266E5C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1F435313" w14:textId="18A9BA90"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4D6CCE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 mat2p, method)</w:t>
      </w:r>
    </w:p>
    <w:p w14:paraId="33000DD3" w14:textId="104D6E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dis.ref &lt;- tmp$dis  </w:t>
      </w:r>
    </w:p>
    <w:p w14:paraId="241F399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5CF0F27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(nperm &gt; 0) {</w:t>
      </w:r>
    </w:p>
    <w:p w14:paraId="22931AF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my.vec &lt;- sample(1:(10 * nperm), size = nperm)</w:t>
      </w:r>
    </w:p>
    <w:p w14:paraId="3550446B" w14:textId="40C715E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 = rep(1, n)    </w:t>
      </w:r>
    </w:p>
    <w:p w14:paraId="164C59BC" w14:textId="16218CC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(iperm in 1:nperm) {      </w:t>
      </w:r>
    </w:p>
    <w:p w14:paraId="0A1B4EA0"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54A414F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02FA096D" w14:textId="602CD9B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shufflepop(mat1.perm, method=4)      </w:t>
      </w:r>
    </w:p>
    <w:p w14:paraId="4D484CA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set.seed(my.vec[iperm])</w:t>
      </w:r>
    </w:p>
    <w:p w14:paraId="69B1630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58071E6A" w14:textId="2A3D10C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shufflepop(mat2.perm, method=4)      </w:t>
      </w:r>
    </w:p>
    <w:p w14:paraId="7B79679E" w14:textId="1637A8E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dissim(mat1.perm, mat2.perm, method)      </w:t>
      </w:r>
    </w:p>
    <w:p w14:paraId="7B891B7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dis.perm &lt;- tmp$dis</w:t>
      </w:r>
    </w:p>
    <w:p w14:paraId="55EED8C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ge &lt;- which(dis.perm + epsilon &gt;= dis.ref)</w:t>
      </w:r>
    </w:p>
    <w:p w14:paraId="46FF279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(length(ge) &gt; 0) { </w:t>
      </w:r>
    </w:p>
    <w:p w14:paraId="459E3813"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outlier.count[ge] &lt;- outlier.count[ge] + 1</w:t>
      </w:r>
    </w:p>
    <w:p w14:paraId="61DA0C8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51FE99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4512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p.dist &lt;- outlier.count/(nperm + 1)</w:t>
      </w:r>
    </w:p>
    <w:p w14:paraId="637DB6AB" w14:textId="52AB518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9807881" w14:textId="1407082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p.adj &lt;- p.adjust(p.dist, method = correc)  </w:t>
      </w:r>
    </w:p>
    <w:p w14:paraId="7F6DB13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77FF6110" w14:textId="4D505DA6"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2D262F" w:rsidRPr="0059426E">
        <w:rPr>
          <w:rFonts w:ascii="Courier New" w:eastAsia="Times New Roman" w:hAnsi="Courier New" w:cs="Courier New"/>
          <w:b/>
          <w:bCs/>
          <w:sz w:val="16"/>
          <w:szCs w:val="16"/>
        </w:rPr>
        <w:t>Simple g</w:t>
      </w:r>
      <w:r w:rsidRPr="0059426E">
        <w:rPr>
          <w:rFonts w:ascii="Courier New" w:eastAsia="Times New Roman" w:hAnsi="Courier New" w:cs="Courier New"/>
          <w:b/>
          <w:bCs/>
          <w:sz w:val="16"/>
          <w:szCs w:val="16"/>
        </w:rPr>
        <w:t xml:space="preserve">ain or loss?  </w:t>
      </w:r>
    </w:p>
    <w:p w14:paraId="1B3B8ED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seppop(mat1)</w:t>
      </w:r>
    </w:p>
    <w:p w14:paraId="14BAE683" w14:textId="6A2DA1C1"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seppop(mat2)  </w:t>
      </w:r>
    </w:p>
    <w:p w14:paraId="6129F74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do.call("c", lapply(n.pop1, function(x) mean(summary(x)$Hexp)))</w:t>
      </w:r>
    </w:p>
    <w:p w14:paraId="194E10B4" w14:textId="040E8A63"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do.call("c", lapply(n.pop2, function(x) mean(summary(x)$Hexp)))  </w:t>
      </w:r>
    </w:p>
    <w:p w14:paraId="62E389A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mean.hexp1[is.nan(mean.hexp1)] &lt;- NA</w:t>
      </w:r>
    </w:p>
    <w:p w14:paraId="164C387C" w14:textId="3891FA7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mean.hexp2[is.nan(mean.hexp2)] &lt;- NA  </w:t>
      </w:r>
    </w:p>
    <w:p w14:paraId="2B7A6E0A" w14:textId="749951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simple_d</w:t>
      </w:r>
      <w:r w:rsidR="00B83A4B" w:rsidRPr="0059426E">
        <w:rPr>
          <w:rFonts w:ascii="Courier New" w:eastAsia="Times New Roman" w:hAnsi="Courier New" w:cs="Courier New"/>
          <w:b/>
          <w:bCs/>
          <w:sz w:val="16"/>
          <w:szCs w:val="16"/>
        </w:rPr>
        <w:t>iff &lt;- mean.hexp2 - mean.hexp1</w:t>
      </w:r>
    </w:p>
    <w:p w14:paraId="38C9F192" w14:textId="4A6A12F4" w:rsidR="00B83A4B" w:rsidRPr="0059426E" w:rsidRDefault="00B83A4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27B0F457" w14:textId="3D7029F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dis.ref, p.TBI = p.dist, p.adj = p.adj, gainloss = simple_diff[p.adj &lt; thresh_for_GL])  </w:t>
      </w:r>
    </w:p>
    <w:p w14:paraId="21B31B79" w14:textId="2211918F"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6F31B25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61E9D28" w14:textId="0A5A0983" w:rsidR="00174DDB"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3B2B89F5" w14:textId="77777777" w:rsidR="0059426E" w:rsidRPr="0059426E" w:rsidRDefault="0059426E"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sectPr w:rsidR="0059426E" w:rsidRPr="0059426E"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rre" w:date="2020-02-02T17:40:00Z" w:initials="PL">
    <w:p w14:paraId="740ACEA1" w14:textId="58131018" w:rsidR="00774023" w:rsidRPr="00AD29E1" w:rsidRDefault="00774023">
      <w:pPr>
        <w:pStyle w:val="Commentaire"/>
        <w:rPr>
          <w:lang w:val="fr-CA"/>
        </w:rPr>
      </w:pPr>
      <w:r>
        <w:rPr>
          <w:rStyle w:val="Marquedecommentaire"/>
        </w:rPr>
        <w:annotationRef/>
      </w:r>
      <w:r w:rsidRPr="00AD29E1">
        <w:rPr>
          <w:lang w:val="fr-CA"/>
        </w:rPr>
        <w:t>L’attribution aléatoire assure-t-elle vraiment la diversité maximum à tout coup? Par hazard, tous tes individus pourraient obtenir exactement la meme structure génétique, donc une diversité nulle.</w:t>
      </w:r>
    </w:p>
  </w:comment>
  <w:comment w:id="4" w:author="Julian WITTISCHE" w:date="2020-02-11T22:15:00Z" w:initials="JW">
    <w:p w14:paraId="0389988E" w14:textId="37EE7BCE" w:rsidR="00774023" w:rsidRPr="000A5888" w:rsidRDefault="00774023">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5" w:author="Pierre" w:date="2020-02-03T08:42:00Z" w:initials="PL">
    <w:p w14:paraId="24AFB168" w14:textId="57DB156A" w:rsidR="00774023" w:rsidRPr="00AD29E1" w:rsidRDefault="00774023">
      <w:pPr>
        <w:pStyle w:val="Commentaire"/>
        <w:rPr>
          <w:lang w:val="fr-CA"/>
        </w:rPr>
      </w:pPr>
      <w:r>
        <w:rPr>
          <w:rStyle w:val="Marquedecommentaire"/>
        </w:rPr>
        <w:annotationRef/>
      </w:r>
      <w:r w:rsidRPr="00AD29E1">
        <w:rPr>
          <w:lang w:val="fr-CA"/>
        </w:rPr>
        <w:t>Dans les simulations pour estimer l’erreur de type I, ceci est le nombre total de tests (ou de simulations), n’est-ce pas?</w:t>
      </w:r>
    </w:p>
  </w:comment>
  <w:comment w:id="6" w:author="Julian WITTISCHE" w:date="2020-02-11T23:25:00Z" w:initials="JW">
    <w:p w14:paraId="7426DE3D" w14:textId="6C1DF5E2" w:rsidR="00774023" w:rsidRPr="002D1CC0" w:rsidRDefault="00774023">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7" w:author="Patrick" w:date="2020-07-29T12:43:00Z" w:initials="P">
    <w:p w14:paraId="683171F1" w14:textId="21F5C94B" w:rsidR="00774023" w:rsidRDefault="00774023">
      <w:pPr>
        <w:pStyle w:val="Commentaire"/>
      </w:pPr>
      <w:r>
        <w:rPr>
          <w:rStyle w:val="Marquedecommentaire"/>
        </w:rPr>
        <w:annotationRef/>
      </w:r>
      <w:r>
        <w:t xml:space="preserve">General goal of adapting tbi to tgi and why is needed first. THEN talk about the experiments to test its sensitivity… </w:t>
      </w:r>
    </w:p>
  </w:comment>
  <w:comment w:id="9" w:author="Patrick" w:date="2020-07-29T13:33:00Z" w:initials="P">
    <w:p w14:paraId="4A91A583" w14:textId="77777777" w:rsidR="00E31CD5" w:rsidRDefault="00E31CD5" w:rsidP="00E31CD5">
      <w:pPr>
        <w:pStyle w:val="Commentaire"/>
      </w:pPr>
      <w:r>
        <w:rPr>
          <w:rStyle w:val="Marquedecommentaire"/>
        </w:rPr>
        <w:annotationRef/>
      </w:r>
      <w:r>
        <w:t>IMO you really need a full paragraph constrating your approach and the data to the TBI – perhaps this should be the first paragraph of the discussion as it best connect sit to what has been done before.</w:t>
      </w:r>
    </w:p>
  </w:comment>
  <w:comment w:id="10" w:author="Julian WITTISCHE" w:date="2020-10-12T14:37:00Z" w:initials="JW">
    <w:p w14:paraId="233B351F" w14:textId="77777777" w:rsidR="00CA5AD0" w:rsidRDefault="00CA5AD0" w:rsidP="00CA5AD0">
      <w:pPr>
        <w:pStyle w:val="Commentaire"/>
      </w:pPr>
      <w:r>
        <w:rPr>
          <w:rStyle w:val="Marquedecommentaire"/>
        </w:rPr>
        <w:annotationRef/>
      </w:r>
      <w:r>
        <w:t>Could you rephrase it as something like: identify the scope of application, limitis of its capacity to correctly identify …</w:t>
      </w:r>
    </w:p>
    <w:p w14:paraId="3171989E" w14:textId="77777777" w:rsidR="00CA5AD0" w:rsidRDefault="00CA5AD0" w:rsidP="00CA5AD0">
      <w:pPr>
        <w:pStyle w:val="Commentaire"/>
      </w:pPr>
    </w:p>
    <w:p w14:paraId="0AC95DE9" w14:textId="6DF8A6C5" w:rsidR="00CA5AD0" w:rsidRDefault="00CA5AD0" w:rsidP="00CA5AD0">
      <w:pPr>
        <w:pStyle w:val="Commentaire"/>
      </w:pPr>
      <w:r>
        <w:t>That is, focus on the successful identification, not the failure.</w:t>
      </w:r>
    </w:p>
  </w:comment>
  <w:comment w:id="11" w:author="Patrick" w:date="2020-07-29T12:51:00Z" w:initials="P">
    <w:p w14:paraId="79DE3AAB" w14:textId="1AB44283" w:rsidR="00774023" w:rsidRDefault="00774023">
      <w:pPr>
        <w:pStyle w:val="Commentaire"/>
      </w:pPr>
      <w:r>
        <w:rPr>
          <w:rStyle w:val="Marquedecommentaire"/>
        </w:rPr>
        <w:annotationRef/>
      </w:r>
      <w:r>
        <w:t xml:space="preserve">“implications” “benefits” ideas </w:t>
      </w:r>
      <w:bookmarkStart w:id="12" w:name="_GoBack"/>
      <w:bookmarkEnd w:id="12"/>
      <w:r>
        <w:t>evoked but not explained. Show, don’t tell.</w:t>
      </w:r>
    </w:p>
  </w:comment>
  <w:comment w:id="14" w:author="Patrick" w:date="2020-07-29T13:22:00Z" w:initials="P">
    <w:p w14:paraId="2DA6CB90" w14:textId="5387DDC7" w:rsidR="00774023" w:rsidRDefault="00774023">
      <w:pPr>
        <w:pStyle w:val="Commentaire"/>
      </w:pPr>
      <w:r>
        <w:rPr>
          <w:rStyle w:val="Marquedecommentaire"/>
        </w:rPr>
        <w:annotationRef/>
      </w:r>
      <w:r>
        <w:t>Can you bring it back to the specific kinds of events you are interested in and which might be single large events, and which might be small? The spatial autocorrelation question is interesting, but I wonder if you start to ask a different type of question when thinking about multiple, fragmented “events”</w:t>
      </w:r>
    </w:p>
  </w:comment>
  <w:comment w:id="16" w:author="Patrick" w:date="2020-07-29T13:24:00Z" w:initials="P">
    <w:p w14:paraId="67D88DB4" w14:textId="3750E38A" w:rsidR="00774023" w:rsidRDefault="00774023">
      <w:pPr>
        <w:pStyle w:val="Commentaire"/>
      </w:pPr>
      <w:r>
        <w:rPr>
          <w:rStyle w:val="Marquedecommentaire"/>
        </w:rPr>
        <w:annotationRef/>
      </w:r>
      <w:r>
        <w:t>Could the “event” persist through time and be present in different populations? You cold unpack this idea and place it in context here with ecological examples</w:t>
      </w:r>
    </w:p>
  </w:comment>
  <w:comment w:id="18" w:author="Patrick" w:date="2020-07-29T13:26:00Z" w:initials="P">
    <w:p w14:paraId="7AAB4D8B" w14:textId="49875BD2" w:rsidR="00774023" w:rsidRDefault="00774023">
      <w:pPr>
        <w:pStyle w:val="Commentaire"/>
      </w:pPr>
      <w:r>
        <w:rPr>
          <w:rStyle w:val="Marquedecommentaire"/>
        </w:rPr>
        <w:annotationRef/>
      </w:r>
      <w:r>
        <w:t>And above</w:t>
      </w:r>
    </w:p>
  </w:comment>
  <w:comment w:id="20" w:author="Patrick" w:date="2020-07-29T13:31:00Z" w:initials="P">
    <w:p w14:paraId="7B36BAF8" w14:textId="00EA096A" w:rsidR="00774023" w:rsidRDefault="00774023">
      <w:pPr>
        <w:pStyle w:val="Commentaire"/>
      </w:pPr>
      <w:r>
        <w:rPr>
          <w:rStyle w:val="Marquedecommentaire"/>
        </w:rPr>
        <w:annotationRef/>
      </w:r>
      <w:r>
        <w:t xml:space="preserve">I suggest you totally dissect this paragraph and reconstruct it. </w:t>
      </w:r>
    </w:p>
  </w:comment>
  <w:comment w:id="21" w:author="Patrick" w:date="2020-07-29T13:30:00Z" w:initials="P">
    <w:p w14:paraId="704FFF9D" w14:textId="66BBE010" w:rsidR="00774023" w:rsidRDefault="00774023">
      <w:pPr>
        <w:pStyle w:val="Commentaire"/>
      </w:pPr>
      <w:r>
        <w:rPr>
          <w:rStyle w:val="Marquedecommentaire"/>
        </w:rPr>
        <w:annotationRef/>
      </w:r>
      <w:r>
        <w:t xml:space="preserve">I do not understand this. </w:t>
      </w:r>
    </w:p>
  </w:comment>
  <w:comment w:id="22" w:author="Patrick" w:date="2020-07-29T13:40:00Z" w:initials="P">
    <w:p w14:paraId="7C386094" w14:textId="6B8F57DD" w:rsidR="00774023" w:rsidRDefault="00774023">
      <w:pPr>
        <w:pStyle w:val="Commentaire"/>
      </w:pPr>
      <w:r>
        <w:rPr>
          <w:rStyle w:val="Marquedecommentaire"/>
        </w:rPr>
        <w:annotationRef/>
      </w:r>
      <w:r>
        <w:t>This seems like an important point to make, bu the elaboration wrt simulation seem unecessary</w:t>
      </w:r>
    </w:p>
  </w:comment>
  <w:comment w:id="24" w:author="Patrick" w:date="2020-07-29T13:40:00Z" w:initials="P">
    <w:p w14:paraId="4ECEF536" w14:textId="45B60901" w:rsidR="00774023" w:rsidRDefault="00774023">
      <w:pPr>
        <w:pStyle w:val="Commentaire"/>
      </w:pPr>
      <w:r>
        <w:rPr>
          <w:rStyle w:val="Marquedecommentaire"/>
        </w:rPr>
        <w:annotationRef/>
      </w:r>
      <w:r>
        <w:t>Bir of context here – connect back to bio?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0ACEA1" w15:done="0"/>
  <w15:commentEx w15:paraId="0389988E" w15:paraIdParent="740ACEA1" w15:done="0"/>
  <w15:commentEx w15:paraId="24AFB168" w15:done="0"/>
  <w15:commentEx w15:paraId="7426DE3D" w15:paraIdParent="24AFB168" w15:done="0"/>
  <w15:commentEx w15:paraId="683171F1" w15:done="0"/>
  <w15:commentEx w15:paraId="4A91A583" w15:done="0"/>
  <w15:commentEx w15:paraId="0AC95DE9" w15:done="0"/>
  <w15:commentEx w15:paraId="79DE3AAB" w15:done="0"/>
  <w15:commentEx w15:paraId="2DA6CB90" w15:done="0"/>
  <w15:commentEx w15:paraId="67D88DB4" w15:done="0"/>
  <w15:commentEx w15:paraId="7AAB4D8B" w15:done="0"/>
  <w15:commentEx w15:paraId="7B36BAF8" w15:done="0"/>
  <w15:commentEx w15:paraId="704FFF9D" w15:done="0"/>
  <w15:commentEx w15:paraId="7C386094" w15:done="0"/>
  <w15:commentEx w15:paraId="4ECEF53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8B3EF6" w14:textId="77777777" w:rsidR="00E537E1" w:rsidRDefault="00E537E1" w:rsidP="00596125">
      <w:pPr>
        <w:spacing w:after="0" w:line="240" w:lineRule="auto"/>
      </w:pPr>
      <w:r>
        <w:separator/>
      </w:r>
    </w:p>
  </w:endnote>
  <w:endnote w:type="continuationSeparator" w:id="0">
    <w:p w14:paraId="4FBA9A22" w14:textId="77777777" w:rsidR="00E537E1" w:rsidRDefault="00E537E1"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4D925038" w14:textId="629F44C8" w:rsidR="00774023" w:rsidRDefault="00774023">
        <w:pPr>
          <w:pStyle w:val="Pieddepage"/>
          <w:jc w:val="right"/>
        </w:pPr>
        <w:r>
          <w:fldChar w:fldCharType="begin"/>
        </w:r>
        <w:r>
          <w:instrText>PAGE   \* MERGEFORMAT</w:instrText>
        </w:r>
        <w:r>
          <w:fldChar w:fldCharType="separate"/>
        </w:r>
        <w:r w:rsidR="00770956" w:rsidRPr="00770956">
          <w:rPr>
            <w:noProof/>
            <w:lang w:val="fr-FR"/>
          </w:rPr>
          <w:t>19</w:t>
        </w:r>
        <w:r>
          <w:fldChar w:fldCharType="end"/>
        </w:r>
      </w:p>
    </w:sdtContent>
  </w:sdt>
  <w:p w14:paraId="3FAB228B" w14:textId="77777777" w:rsidR="00774023" w:rsidRDefault="0077402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741EE" w14:textId="77777777" w:rsidR="00E537E1" w:rsidRDefault="00E537E1" w:rsidP="00596125">
      <w:pPr>
        <w:spacing w:after="0" w:line="240" w:lineRule="auto"/>
      </w:pPr>
      <w:r>
        <w:separator/>
      </w:r>
    </w:p>
  </w:footnote>
  <w:footnote w:type="continuationSeparator" w:id="0">
    <w:p w14:paraId="6D96E8DE" w14:textId="77777777" w:rsidR="00E537E1" w:rsidRDefault="00E537E1"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rson w15:author="Patrick">
    <w15:presenceInfo w15:providerId="None" w15:userId="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sqwFACbrTjctAAAA"/>
  </w:docVars>
  <w:rsids>
    <w:rsidRoot w:val="004E13A5"/>
    <w:rsid w:val="00000454"/>
    <w:rsid w:val="0000168C"/>
    <w:rsid w:val="00002466"/>
    <w:rsid w:val="00002A64"/>
    <w:rsid w:val="0000309C"/>
    <w:rsid w:val="0000391E"/>
    <w:rsid w:val="000053C7"/>
    <w:rsid w:val="00005F69"/>
    <w:rsid w:val="00006829"/>
    <w:rsid w:val="00011C71"/>
    <w:rsid w:val="0001269B"/>
    <w:rsid w:val="00013275"/>
    <w:rsid w:val="00013579"/>
    <w:rsid w:val="000141B3"/>
    <w:rsid w:val="0001712C"/>
    <w:rsid w:val="00017CBA"/>
    <w:rsid w:val="00017E75"/>
    <w:rsid w:val="00017F16"/>
    <w:rsid w:val="00021D02"/>
    <w:rsid w:val="000222ED"/>
    <w:rsid w:val="000227A4"/>
    <w:rsid w:val="00023F2C"/>
    <w:rsid w:val="00024F61"/>
    <w:rsid w:val="00025988"/>
    <w:rsid w:val="00026052"/>
    <w:rsid w:val="0002624B"/>
    <w:rsid w:val="00026490"/>
    <w:rsid w:val="00026783"/>
    <w:rsid w:val="000270B4"/>
    <w:rsid w:val="00027F85"/>
    <w:rsid w:val="0003098F"/>
    <w:rsid w:val="00032375"/>
    <w:rsid w:val="00033B96"/>
    <w:rsid w:val="00034D01"/>
    <w:rsid w:val="00043A33"/>
    <w:rsid w:val="00044857"/>
    <w:rsid w:val="0004518E"/>
    <w:rsid w:val="00045E93"/>
    <w:rsid w:val="00051F54"/>
    <w:rsid w:val="00053498"/>
    <w:rsid w:val="00053730"/>
    <w:rsid w:val="00055B96"/>
    <w:rsid w:val="00055C1A"/>
    <w:rsid w:val="00056C25"/>
    <w:rsid w:val="00056F49"/>
    <w:rsid w:val="000575AB"/>
    <w:rsid w:val="00060B67"/>
    <w:rsid w:val="00061580"/>
    <w:rsid w:val="000623C8"/>
    <w:rsid w:val="00063753"/>
    <w:rsid w:val="000637AB"/>
    <w:rsid w:val="00064F7E"/>
    <w:rsid w:val="000673CD"/>
    <w:rsid w:val="00067650"/>
    <w:rsid w:val="00067800"/>
    <w:rsid w:val="00067B6C"/>
    <w:rsid w:val="00067CAB"/>
    <w:rsid w:val="00072895"/>
    <w:rsid w:val="00072AB5"/>
    <w:rsid w:val="00073EE3"/>
    <w:rsid w:val="000745F8"/>
    <w:rsid w:val="00074A4E"/>
    <w:rsid w:val="00074A90"/>
    <w:rsid w:val="00074D7C"/>
    <w:rsid w:val="000752B5"/>
    <w:rsid w:val="000753A8"/>
    <w:rsid w:val="00076536"/>
    <w:rsid w:val="0007763B"/>
    <w:rsid w:val="00077818"/>
    <w:rsid w:val="00077D03"/>
    <w:rsid w:val="00081DB8"/>
    <w:rsid w:val="00082620"/>
    <w:rsid w:val="00084066"/>
    <w:rsid w:val="00087ACB"/>
    <w:rsid w:val="00091C4E"/>
    <w:rsid w:val="00092FF0"/>
    <w:rsid w:val="00093A55"/>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2A40"/>
    <w:rsid w:val="000B306E"/>
    <w:rsid w:val="000B3530"/>
    <w:rsid w:val="000B3F8B"/>
    <w:rsid w:val="000B568D"/>
    <w:rsid w:val="000B57B3"/>
    <w:rsid w:val="000B6A15"/>
    <w:rsid w:val="000B7CDD"/>
    <w:rsid w:val="000C1EE3"/>
    <w:rsid w:val="000C2859"/>
    <w:rsid w:val="000C43B2"/>
    <w:rsid w:val="000C4C79"/>
    <w:rsid w:val="000D03BF"/>
    <w:rsid w:val="000D08D6"/>
    <w:rsid w:val="000D147C"/>
    <w:rsid w:val="000D1B30"/>
    <w:rsid w:val="000D1CB4"/>
    <w:rsid w:val="000D5B7A"/>
    <w:rsid w:val="000D5C81"/>
    <w:rsid w:val="000D683F"/>
    <w:rsid w:val="000D6D10"/>
    <w:rsid w:val="000D74D9"/>
    <w:rsid w:val="000E06D6"/>
    <w:rsid w:val="000E1A78"/>
    <w:rsid w:val="000E2680"/>
    <w:rsid w:val="000E3A1A"/>
    <w:rsid w:val="000E54F4"/>
    <w:rsid w:val="000E5A37"/>
    <w:rsid w:val="000F06F3"/>
    <w:rsid w:val="000F4009"/>
    <w:rsid w:val="000F49A2"/>
    <w:rsid w:val="000F79A4"/>
    <w:rsid w:val="00104E43"/>
    <w:rsid w:val="001056C8"/>
    <w:rsid w:val="00107891"/>
    <w:rsid w:val="001079BE"/>
    <w:rsid w:val="0011218E"/>
    <w:rsid w:val="001155AF"/>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1252"/>
    <w:rsid w:val="00131E2F"/>
    <w:rsid w:val="00133B7C"/>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2A73"/>
    <w:rsid w:val="001535E2"/>
    <w:rsid w:val="00154844"/>
    <w:rsid w:val="00155C4D"/>
    <w:rsid w:val="001563B0"/>
    <w:rsid w:val="001571E0"/>
    <w:rsid w:val="00161403"/>
    <w:rsid w:val="00162C41"/>
    <w:rsid w:val="001633CB"/>
    <w:rsid w:val="00164AEE"/>
    <w:rsid w:val="00167216"/>
    <w:rsid w:val="00167AEB"/>
    <w:rsid w:val="00170501"/>
    <w:rsid w:val="00170C36"/>
    <w:rsid w:val="00171477"/>
    <w:rsid w:val="00171B72"/>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294D"/>
    <w:rsid w:val="0019382F"/>
    <w:rsid w:val="001950CB"/>
    <w:rsid w:val="00195791"/>
    <w:rsid w:val="001965D2"/>
    <w:rsid w:val="001A0280"/>
    <w:rsid w:val="001A3BDD"/>
    <w:rsid w:val="001A5222"/>
    <w:rsid w:val="001A5615"/>
    <w:rsid w:val="001B0116"/>
    <w:rsid w:val="001B077C"/>
    <w:rsid w:val="001B42BC"/>
    <w:rsid w:val="001B4AB6"/>
    <w:rsid w:val="001B5C4E"/>
    <w:rsid w:val="001B721A"/>
    <w:rsid w:val="001C20B2"/>
    <w:rsid w:val="001C2928"/>
    <w:rsid w:val="001C38DB"/>
    <w:rsid w:val="001C3A06"/>
    <w:rsid w:val="001C73C8"/>
    <w:rsid w:val="001D0ACA"/>
    <w:rsid w:val="001D1B0E"/>
    <w:rsid w:val="001D2ADC"/>
    <w:rsid w:val="001D3FDE"/>
    <w:rsid w:val="001D512B"/>
    <w:rsid w:val="001D512F"/>
    <w:rsid w:val="001D5510"/>
    <w:rsid w:val="001E0296"/>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43C"/>
    <w:rsid w:val="00204474"/>
    <w:rsid w:val="002050D0"/>
    <w:rsid w:val="0021147F"/>
    <w:rsid w:val="00213093"/>
    <w:rsid w:val="00217199"/>
    <w:rsid w:val="0022197D"/>
    <w:rsid w:val="00222868"/>
    <w:rsid w:val="002234E0"/>
    <w:rsid w:val="00226237"/>
    <w:rsid w:val="002268C5"/>
    <w:rsid w:val="0022740C"/>
    <w:rsid w:val="0023072B"/>
    <w:rsid w:val="0023083C"/>
    <w:rsid w:val="002340FD"/>
    <w:rsid w:val="002344C1"/>
    <w:rsid w:val="00234531"/>
    <w:rsid w:val="002363EE"/>
    <w:rsid w:val="002377D0"/>
    <w:rsid w:val="0024289D"/>
    <w:rsid w:val="002446CC"/>
    <w:rsid w:val="002456C9"/>
    <w:rsid w:val="00245CCF"/>
    <w:rsid w:val="00250512"/>
    <w:rsid w:val="0025060E"/>
    <w:rsid w:val="00250C27"/>
    <w:rsid w:val="00251650"/>
    <w:rsid w:val="0025226F"/>
    <w:rsid w:val="00252A94"/>
    <w:rsid w:val="00252F55"/>
    <w:rsid w:val="00253769"/>
    <w:rsid w:val="002538EE"/>
    <w:rsid w:val="002549F5"/>
    <w:rsid w:val="00254C32"/>
    <w:rsid w:val="002575B1"/>
    <w:rsid w:val="00257C14"/>
    <w:rsid w:val="0026174E"/>
    <w:rsid w:val="00261B7F"/>
    <w:rsid w:val="00262D52"/>
    <w:rsid w:val="00263F2E"/>
    <w:rsid w:val="002648C9"/>
    <w:rsid w:val="00266374"/>
    <w:rsid w:val="00266A86"/>
    <w:rsid w:val="00266D04"/>
    <w:rsid w:val="00267018"/>
    <w:rsid w:val="002676EC"/>
    <w:rsid w:val="002718C5"/>
    <w:rsid w:val="002760DF"/>
    <w:rsid w:val="00276516"/>
    <w:rsid w:val="00276CE2"/>
    <w:rsid w:val="002810B8"/>
    <w:rsid w:val="002829C4"/>
    <w:rsid w:val="00282E4D"/>
    <w:rsid w:val="00284908"/>
    <w:rsid w:val="00285BCD"/>
    <w:rsid w:val="002862FB"/>
    <w:rsid w:val="00287B30"/>
    <w:rsid w:val="00290241"/>
    <w:rsid w:val="00290668"/>
    <w:rsid w:val="00290DA8"/>
    <w:rsid w:val="00290FDF"/>
    <w:rsid w:val="00291776"/>
    <w:rsid w:val="00292102"/>
    <w:rsid w:val="00295FF4"/>
    <w:rsid w:val="002972B7"/>
    <w:rsid w:val="00297FFA"/>
    <w:rsid w:val="002A0488"/>
    <w:rsid w:val="002A1E12"/>
    <w:rsid w:val="002A1F8B"/>
    <w:rsid w:val="002A3DE7"/>
    <w:rsid w:val="002A488E"/>
    <w:rsid w:val="002B1325"/>
    <w:rsid w:val="002B4583"/>
    <w:rsid w:val="002C3535"/>
    <w:rsid w:val="002C36D6"/>
    <w:rsid w:val="002C3A65"/>
    <w:rsid w:val="002C3D4F"/>
    <w:rsid w:val="002C44A3"/>
    <w:rsid w:val="002C56D3"/>
    <w:rsid w:val="002C668E"/>
    <w:rsid w:val="002C7903"/>
    <w:rsid w:val="002C7C02"/>
    <w:rsid w:val="002D00E2"/>
    <w:rsid w:val="002D1CC0"/>
    <w:rsid w:val="002D262F"/>
    <w:rsid w:val="002D2EEA"/>
    <w:rsid w:val="002D4601"/>
    <w:rsid w:val="002D63E3"/>
    <w:rsid w:val="002E0D4E"/>
    <w:rsid w:val="002E1313"/>
    <w:rsid w:val="002E615A"/>
    <w:rsid w:val="002E7623"/>
    <w:rsid w:val="002F00E9"/>
    <w:rsid w:val="002F032B"/>
    <w:rsid w:val="002F1D89"/>
    <w:rsid w:val="002F222A"/>
    <w:rsid w:val="002F4A70"/>
    <w:rsid w:val="002F50D0"/>
    <w:rsid w:val="002F510B"/>
    <w:rsid w:val="002F53A6"/>
    <w:rsid w:val="002F5737"/>
    <w:rsid w:val="00302E8C"/>
    <w:rsid w:val="0030512B"/>
    <w:rsid w:val="0031038B"/>
    <w:rsid w:val="00310B2C"/>
    <w:rsid w:val="00311A8D"/>
    <w:rsid w:val="00311C05"/>
    <w:rsid w:val="0031329F"/>
    <w:rsid w:val="003136A1"/>
    <w:rsid w:val="003143B1"/>
    <w:rsid w:val="00314411"/>
    <w:rsid w:val="00314CA1"/>
    <w:rsid w:val="00315CBD"/>
    <w:rsid w:val="00316ED7"/>
    <w:rsid w:val="0032094E"/>
    <w:rsid w:val="00322EF1"/>
    <w:rsid w:val="00323843"/>
    <w:rsid w:val="00326306"/>
    <w:rsid w:val="00327D5D"/>
    <w:rsid w:val="00331CF4"/>
    <w:rsid w:val="00332595"/>
    <w:rsid w:val="003333C4"/>
    <w:rsid w:val="00335E2F"/>
    <w:rsid w:val="003378A5"/>
    <w:rsid w:val="00337F86"/>
    <w:rsid w:val="003422BA"/>
    <w:rsid w:val="00342BF4"/>
    <w:rsid w:val="003430E4"/>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11DA"/>
    <w:rsid w:val="00373A31"/>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410"/>
    <w:rsid w:val="00386BA1"/>
    <w:rsid w:val="00386C07"/>
    <w:rsid w:val="0039025A"/>
    <w:rsid w:val="0039028C"/>
    <w:rsid w:val="00390597"/>
    <w:rsid w:val="00391295"/>
    <w:rsid w:val="0039225C"/>
    <w:rsid w:val="00392DE7"/>
    <w:rsid w:val="00394C28"/>
    <w:rsid w:val="00396207"/>
    <w:rsid w:val="00396770"/>
    <w:rsid w:val="00397084"/>
    <w:rsid w:val="003A1360"/>
    <w:rsid w:val="003A27A1"/>
    <w:rsid w:val="003A30C6"/>
    <w:rsid w:val="003A4F52"/>
    <w:rsid w:val="003A5706"/>
    <w:rsid w:val="003B19F7"/>
    <w:rsid w:val="003B3778"/>
    <w:rsid w:val="003B3FF3"/>
    <w:rsid w:val="003B5A7D"/>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DE5"/>
    <w:rsid w:val="003D4FA3"/>
    <w:rsid w:val="003D56EC"/>
    <w:rsid w:val="003D5A1B"/>
    <w:rsid w:val="003D67FC"/>
    <w:rsid w:val="003D72B7"/>
    <w:rsid w:val="003D7520"/>
    <w:rsid w:val="003E094B"/>
    <w:rsid w:val="003E16F2"/>
    <w:rsid w:val="003E3E3C"/>
    <w:rsid w:val="003E5DC8"/>
    <w:rsid w:val="003E6E25"/>
    <w:rsid w:val="003E71A5"/>
    <w:rsid w:val="003E73EA"/>
    <w:rsid w:val="003F1140"/>
    <w:rsid w:val="003F114F"/>
    <w:rsid w:val="003F2FF1"/>
    <w:rsid w:val="003F354B"/>
    <w:rsid w:val="003F382F"/>
    <w:rsid w:val="003F3E31"/>
    <w:rsid w:val="003F6100"/>
    <w:rsid w:val="003F69D8"/>
    <w:rsid w:val="003F7F85"/>
    <w:rsid w:val="00401B87"/>
    <w:rsid w:val="00401C87"/>
    <w:rsid w:val="004021B6"/>
    <w:rsid w:val="004024F6"/>
    <w:rsid w:val="004032CF"/>
    <w:rsid w:val="004036B9"/>
    <w:rsid w:val="00405886"/>
    <w:rsid w:val="004058E4"/>
    <w:rsid w:val="00406446"/>
    <w:rsid w:val="00407351"/>
    <w:rsid w:val="00410133"/>
    <w:rsid w:val="0041016F"/>
    <w:rsid w:val="00411503"/>
    <w:rsid w:val="004119E6"/>
    <w:rsid w:val="00415543"/>
    <w:rsid w:val="00415B08"/>
    <w:rsid w:val="00415BB4"/>
    <w:rsid w:val="0041618B"/>
    <w:rsid w:val="004170BB"/>
    <w:rsid w:val="004176BF"/>
    <w:rsid w:val="0041772B"/>
    <w:rsid w:val="0042030E"/>
    <w:rsid w:val="004218EE"/>
    <w:rsid w:val="004225F4"/>
    <w:rsid w:val="00422C59"/>
    <w:rsid w:val="00425183"/>
    <w:rsid w:val="00425BB7"/>
    <w:rsid w:val="00430107"/>
    <w:rsid w:val="004305E4"/>
    <w:rsid w:val="004306AD"/>
    <w:rsid w:val="0043100B"/>
    <w:rsid w:val="0043113A"/>
    <w:rsid w:val="00433983"/>
    <w:rsid w:val="00435DEE"/>
    <w:rsid w:val="00435FC0"/>
    <w:rsid w:val="00436872"/>
    <w:rsid w:val="004378A1"/>
    <w:rsid w:val="0044118B"/>
    <w:rsid w:val="0044180A"/>
    <w:rsid w:val="00441A68"/>
    <w:rsid w:val="004441A5"/>
    <w:rsid w:val="00450EC4"/>
    <w:rsid w:val="0045144B"/>
    <w:rsid w:val="00451660"/>
    <w:rsid w:val="00451F89"/>
    <w:rsid w:val="00455008"/>
    <w:rsid w:val="004616CF"/>
    <w:rsid w:val="00461C2D"/>
    <w:rsid w:val="00464830"/>
    <w:rsid w:val="00464A53"/>
    <w:rsid w:val="0047226E"/>
    <w:rsid w:val="00472402"/>
    <w:rsid w:val="004724FE"/>
    <w:rsid w:val="00474B98"/>
    <w:rsid w:val="00475747"/>
    <w:rsid w:val="00476B05"/>
    <w:rsid w:val="00480063"/>
    <w:rsid w:val="00480282"/>
    <w:rsid w:val="0048240C"/>
    <w:rsid w:val="0048505E"/>
    <w:rsid w:val="00485ADA"/>
    <w:rsid w:val="00487A82"/>
    <w:rsid w:val="00492036"/>
    <w:rsid w:val="00492594"/>
    <w:rsid w:val="00492978"/>
    <w:rsid w:val="004950B6"/>
    <w:rsid w:val="00495321"/>
    <w:rsid w:val="004960F6"/>
    <w:rsid w:val="0049704F"/>
    <w:rsid w:val="00497A69"/>
    <w:rsid w:val="004A0F6F"/>
    <w:rsid w:val="004A1195"/>
    <w:rsid w:val="004A31BB"/>
    <w:rsid w:val="004A38A8"/>
    <w:rsid w:val="004A42FA"/>
    <w:rsid w:val="004A6030"/>
    <w:rsid w:val="004A6053"/>
    <w:rsid w:val="004A6ACA"/>
    <w:rsid w:val="004A6C2F"/>
    <w:rsid w:val="004A6CE0"/>
    <w:rsid w:val="004B01E2"/>
    <w:rsid w:val="004B09C0"/>
    <w:rsid w:val="004B1469"/>
    <w:rsid w:val="004B20F9"/>
    <w:rsid w:val="004B3E70"/>
    <w:rsid w:val="004B4990"/>
    <w:rsid w:val="004B5712"/>
    <w:rsid w:val="004B600A"/>
    <w:rsid w:val="004B65F7"/>
    <w:rsid w:val="004B692A"/>
    <w:rsid w:val="004B7793"/>
    <w:rsid w:val="004C0170"/>
    <w:rsid w:val="004C2190"/>
    <w:rsid w:val="004C27A8"/>
    <w:rsid w:val="004C27F4"/>
    <w:rsid w:val="004C5976"/>
    <w:rsid w:val="004C7C6F"/>
    <w:rsid w:val="004D0391"/>
    <w:rsid w:val="004D104E"/>
    <w:rsid w:val="004D1456"/>
    <w:rsid w:val="004D22FC"/>
    <w:rsid w:val="004D4681"/>
    <w:rsid w:val="004D5094"/>
    <w:rsid w:val="004D63F8"/>
    <w:rsid w:val="004D64CA"/>
    <w:rsid w:val="004D7255"/>
    <w:rsid w:val="004E072F"/>
    <w:rsid w:val="004E0FF0"/>
    <w:rsid w:val="004E13A5"/>
    <w:rsid w:val="004E3D3B"/>
    <w:rsid w:val="004E3EF4"/>
    <w:rsid w:val="004E50E5"/>
    <w:rsid w:val="004E5352"/>
    <w:rsid w:val="004E6917"/>
    <w:rsid w:val="004F11B7"/>
    <w:rsid w:val="004F3DEA"/>
    <w:rsid w:val="004F5616"/>
    <w:rsid w:val="004F5F02"/>
    <w:rsid w:val="004F670E"/>
    <w:rsid w:val="004F6B26"/>
    <w:rsid w:val="004F75B9"/>
    <w:rsid w:val="004F7610"/>
    <w:rsid w:val="004F7C4A"/>
    <w:rsid w:val="004F7DFD"/>
    <w:rsid w:val="00500627"/>
    <w:rsid w:val="00500E46"/>
    <w:rsid w:val="005015CA"/>
    <w:rsid w:val="00501FD5"/>
    <w:rsid w:val="00503A2E"/>
    <w:rsid w:val="00504319"/>
    <w:rsid w:val="0050472E"/>
    <w:rsid w:val="00504E37"/>
    <w:rsid w:val="00505232"/>
    <w:rsid w:val="005063D9"/>
    <w:rsid w:val="00506E45"/>
    <w:rsid w:val="00510355"/>
    <w:rsid w:val="00510AB3"/>
    <w:rsid w:val="005154C3"/>
    <w:rsid w:val="0051590A"/>
    <w:rsid w:val="005159F5"/>
    <w:rsid w:val="00516D7F"/>
    <w:rsid w:val="00522BA6"/>
    <w:rsid w:val="00522C3E"/>
    <w:rsid w:val="00523484"/>
    <w:rsid w:val="00524392"/>
    <w:rsid w:val="005248EF"/>
    <w:rsid w:val="0053038E"/>
    <w:rsid w:val="0053064B"/>
    <w:rsid w:val="00530706"/>
    <w:rsid w:val="00530707"/>
    <w:rsid w:val="00530C19"/>
    <w:rsid w:val="00532158"/>
    <w:rsid w:val="005336FB"/>
    <w:rsid w:val="00533C55"/>
    <w:rsid w:val="00534D93"/>
    <w:rsid w:val="005357E7"/>
    <w:rsid w:val="00535B75"/>
    <w:rsid w:val="00535DAC"/>
    <w:rsid w:val="005363F4"/>
    <w:rsid w:val="00537346"/>
    <w:rsid w:val="00537BAC"/>
    <w:rsid w:val="00540E32"/>
    <w:rsid w:val="00541832"/>
    <w:rsid w:val="005429AE"/>
    <w:rsid w:val="0054565E"/>
    <w:rsid w:val="00546239"/>
    <w:rsid w:val="00547B44"/>
    <w:rsid w:val="005524EA"/>
    <w:rsid w:val="00552FCF"/>
    <w:rsid w:val="005542C9"/>
    <w:rsid w:val="00555324"/>
    <w:rsid w:val="00561DE1"/>
    <w:rsid w:val="00562FD4"/>
    <w:rsid w:val="00564AA6"/>
    <w:rsid w:val="005655B6"/>
    <w:rsid w:val="005663CD"/>
    <w:rsid w:val="0056645A"/>
    <w:rsid w:val="005718BB"/>
    <w:rsid w:val="00572191"/>
    <w:rsid w:val="005725C7"/>
    <w:rsid w:val="005750CA"/>
    <w:rsid w:val="00576349"/>
    <w:rsid w:val="00577AF7"/>
    <w:rsid w:val="00577BA0"/>
    <w:rsid w:val="0058294B"/>
    <w:rsid w:val="00584133"/>
    <w:rsid w:val="00586186"/>
    <w:rsid w:val="0058664C"/>
    <w:rsid w:val="0059053F"/>
    <w:rsid w:val="00593107"/>
    <w:rsid w:val="00593DF4"/>
    <w:rsid w:val="0059426E"/>
    <w:rsid w:val="00596125"/>
    <w:rsid w:val="00596B92"/>
    <w:rsid w:val="005A17AF"/>
    <w:rsid w:val="005A19D3"/>
    <w:rsid w:val="005A4792"/>
    <w:rsid w:val="005A56C0"/>
    <w:rsid w:val="005A588F"/>
    <w:rsid w:val="005A6C4E"/>
    <w:rsid w:val="005A7AE1"/>
    <w:rsid w:val="005A7E68"/>
    <w:rsid w:val="005B5111"/>
    <w:rsid w:val="005B52B2"/>
    <w:rsid w:val="005B5C24"/>
    <w:rsid w:val="005B67F7"/>
    <w:rsid w:val="005B723C"/>
    <w:rsid w:val="005B75A9"/>
    <w:rsid w:val="005C17F4"/>
    <w:rsid w:val="005C1D4B"/>
    <w:rsid w:val="005C268D"/>
    <w:rsid w:val="005C6117"/>
    <w:rsid w:val="005C66EB"/>
    <w:rsid w:val="005C6B4D"/>
    <w:rsid w:val="005C7AE2"/>
    <w:rsid w:val="005D027E"/>
    <w:rsid w:val="005D04ED"/>
    <w:rsid w:val="005D0E13"/>
    <w:rsid w:val="005D51DE"/>
    <w:rsid w:val="005D5434"/>
    <w:rsid w:val="005D5951"/>
    <w:rsid w:val="005D663D"/>
    <w:rsid w:val="005D6657"/>
    <w:rsid w:val="005D6EA5"/>
    <w:rsid w:val="005D7E7B"/>
    <w:rsid w:val="005E0041"/>
    <w:rsid w:val="005E037A"/>
    <w:rsid w:val="005E07EE"/>
    <w:rsid w:val="005E309B"/>
    <w:rsid w:val="005E31A2"/>
    <w:rsid w:val="005E4D5F"/>
    <w:rsid w:val="005E527F"/>
    <w:rsid w:val="005E5CC4"/>
    <w:rsid w:val="005F2768"/>
    <w:rsid w:val="005F29B0"/>
    <w:rsid w:val="005F394B"/>
    <w:rsid w:val="005F3C03"/>
    <w:rsid w:val="005F4F97"/>
    <w:rsid w:val="005F57D8"/>
    <w:rsid w:val="005F6CBE"/>
    <w:rsid w:val="005F6E17"/>
    <w:rsid w:val="005F736B"/>
    <w:rsid w:val="00601497"/>
    <w:rsid w:val="006025A8"/>
    <w:rsid w:val="006026A8"/>
    <w:rsid w:val="00604C02"/>
    <w:rsid w:val="00605D40"/>
    <w:rsid w:val="00606121"/>
    <w:rsid w:val="006062D5"/>
    <w:rsid w:val="0060684C"/>
    <w:rsid w:val="006069FC"/>
    <w:rsid w:val="00611055"/>
    <w:rsid w:val="00611155"/>
    <w:rsid w:val="00611A4E"/>
    <w:rsid w:val="00613210"/>
    <w:rsid w:val="006141B4"/>
    <w:rsid w:val="006141FC"/>
    <w:rsid w:val="0061427D"/>
    <w:rsid w:val="00614ACA"/>
    <w:rsid w:val="00615759"/>
    <w:rsid w:val="00616333"/>
    <w:rsid w:val="006171E0"/>
    <w:rsid w:val="00617696"/>
    <w:rsid w:val="00620800"/>
    <w:rsid w:val="00621C36"/>
    <w:rsid w:val="00621FB9"/>
    <w:rsid w:val="00625DA8"/>
    <w:rsid w:val="00626150"/>
    <w:rsid w:val="00626796"/>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58"/>
    <w:rsid w:val="006520B8"/>
    <w:rsid w:val="0065400A"/>
    <w:rsid w:val="00654C24"/>
    <w:rsid w:val="006550F7"/>
    <w:rsid w:val="00655DDB"/>
    <w:rsid w:val="0065660C"/>
    <w:rsid w:val="00661D88"/>
    <w:rsid w:val="006624C2"/>
    <w:rsid w:val="00662E4F"/>
    <w:rsid w:val="00663230"/>
    <w:rsid w:val="006639AF"/>
    <w:rsid w:val="00667F46"/>
    <w:rsid w:val="006715EF"/>
    <w:rsid w:val="006736C8"/>
    <w:rsid w:val="006738FD"/>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87D27"/>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38E4"/>
    <w:rsid w:val="006C4353"/>
    <w:rsid w:val="006C63A2"/>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3B4C"/>
    <w:rsid w:val="006E412E"/>
    <w:rsid w:val="006E538A"/>
    <w:rsid w:val="006E59F8"/>
    <w:rsid w:val="006E5FFA"/>
    <w:rsid w:val="006E7977"/>
    <w:rsid w:val="006F04E2"/>
    <w:rsid w:val="006F1AD7"/>
    <w:rsid w:val="006F243F"/>
    <w:rsid w:val="006F2BC3"/>
    <w:rsid w:val="006F3E42"/>
    <w:rsid w:val="006F4BDE"/>
    <w:rsid w:val="006F59FE"/>
    <w:rsid w:val="006F69BC"/>
    <w:rsid w:val="006F6A06"/>
    <w:rsid w:val="006F6F06"/>
    <w:rsid w:val="006F7172"/>
    <w:rsid w:val="006F7782"/>
    <w:rsid w:val="00700309"/>
    <w:rsid w:val="00702DAA"/>
    <w:rsid w:val="00706123"/>
    <w:rsid w:val="0070692F"/>
    <w:rsid w:val="00710291"/>
    <w:rsid w:val="00711BC5"/>
    <w:rsid w:val="007130C0"/>
    <w:rsid w:val="00713536"/>
    <w:rsid w:val="00713FE7"/>
    <w:rsid w:val="00715DD3"/>
    <w:rsid w:val="00716073"/>
    <w:rsid w:val="00716E49"/>
    <w:rsid w:val="00717877"/>
    <w:rsid w:val="00720E9A"/>
    <w:rsid w:val="007219E7"/>
    <w:rsid w:val="00721C89"/>
    <w:rsid w:val="007238DC"/>
    <w:rsid w:val="00725828"/>
    <w:rsid w:val="0072718C"/>
    <w:rsid w:val="00730005"/>
    <w:rsid w:val="00730648"/>
    <w:rsid w:val="007308D8"/>
    <w:rsid w:val="00731B76"/>
    <w:rsid w:val="0073485F"/>
    <w:rsid w:val="00735DDF"/>
    <w:rsid w:val="00736400"/>
    <w:rsid w:val="00736E7E"/>
    <w:rsid w:val="00740944"/>
    <w:rsid w:val="00744706"/>
    <w:rsid w:val="00745D2C"/>
    <w:rsid w:val="007462E2"/>
    <w:rsid w:val="007466CC"/>
    <w:rsid w:val="00746931"/>
    <w:rsid w:val="00747A55"/>
    <w:rsid w:val="00747E27"/>
    <w:rsid w:val="00751073"/>
    <w:rsid w:val="0075208A"/>
    <w:rsid w:val="00754884"/>
    <w:rsid w:val="00754EBE"/>
    <w:rsid w:val="00754F33"/>
    <w:rsid w:val="00757698"/>
    <w:rsid w:val="0075793A"/>
    <w:rsid w:val="007617DB"/>
    <w:rsid w:val="00761899"/>
    <w:rsid w:val="007627B6"/>
    <w:rsid w:val="007629BC"/>
    <w:rsid w:val="0076372F"/>
    <w:rsid w:val="00764A61"/>
    <w:rsid w:val="00770956"/>
    <w:rsid w:val="00770CDB"/>
    <w:rsid w:val="00771580"/>
    <w:rsid w:val="007729F2"/>
    <w:rsid w:val="0077390A"/>
    <w:rsid w:val="00773BE4"/>
    <w:rsid w:val="00774023"/>
    <w:rsid w:val="007749FA"/>
    <w:rsid w:val="00775867"/>
    <w:rsid w:val="00776CEC"/>
    <w:rsid w:val="00777B9A"/>
    <w:rsid w:val="00780C20"/>
    <w:rsid w:val="007817CA"/>
    <w:rsid w:val="007839F5"/>
    <w:rsid w:val="00783CE4"/>
    <w:rsid w:val="00784289"/>
    <w:rsid w:val="007848A4"/>
    <w:rsid w:val="00784C47"/>
    <w:rsid w:val="007850C5"/>
    <w:rsid w:val="00786CFE"/>
    <w:rsid w:val="00787B05"/>
    <w:rsid w:val="00790718"/>
    <w:rsid w:val="00791081"/>
    <w:rsid w:val="007911A6"/>
    <w:rsid w:val="00791C0F"/>
    <w:rsid w:val="00792DB8"/>
    <w:rsid w:val="007942B0"/>
    <w:rsid w:val="007947EF"/>
    <w:rsid w:val="00795488"/>
    <w:rsid w:val="00795844"/>
    <w:rsid w:val="00796D26"/>
    <w:rsid w:val="007A0974"/>
    <w:rsid w:val="007A3784"/>
    <w:rsid w:val="007A49EF"/>
    <w:rsid w:val="007A4D11"/>
    <w:rsid w:val="007A4E13"/>
    <w:rsid w:val="007A50B8"/>
    <w:rsid w:val="007A6666"/>
    <w:rsid w:val="007A686D"/>
    <w:rsid w:val="007A7C90"/>
    <w:rsid w:val="007B05E0"/>
    <w:rsid w:val="007B0795"/>
    <w:rsid w:val="007B643B"/>
    <w:rsid w:val="007B6A83"/>
    <w:rsid w:val="007C05E2"/>
    <w:rsid w:val="007C09B8"/>
    <w:rsid w:val="007C16E3"/>
    <w:rsid w:val="007C19E5"/>
    <w:rsid w:val="007C51E0"/>
    <w:rsid w:val="007C62DE"/>
    <w:rsid w:val="007C7016"/>
    <w:rsid w:val="007C72EE"/>
    <w:rsid w:val="007C7871"/>
    <w:rsid w:val="007C7FE1"/>
    <w:rsid w:val="007D0454"/>
    <w:rsid w:val="007D5A56"/>
    <w:rsid w:val="007D5FD1"/>
    <w:rsid w:val="007D60E9"/>
    <w:rsid w:val="007D68AE"/>
    <w:rsid w:val="007D76B3"/>
    <w:rsid w:val="007D7E27"/>
    <w:rsid w:val="007D7FB8"/>
    <w:rsid w:val="007E082E"/>
    <w:rsid w:val="007E084D"/>
    <w:rsid w:val="007E0A1E"/>
    <w:rsid w:val="007E138A"/>
    <w:rsid w:val="007E1C8E"/>
    <w:rsid w:val="007E677E"/>
    <w:rsid w:val="007E6FCA"/>
    <w:rsid w:val="007E7573"/>
    <w:rsid w:val="007F01A9"/>
    <w:rsid w:val="007F0A07"/>
    <w:rsid w:val="007F1539"/>
    <w:rsid w:val="007F2596"/>
    <w:rsid w:val="007F2634"/>
    <w:rsid w:val="007F274B"/>
    <w:rsid w:val="007F43DF"/>
    <w:rsid w:val="007F6443"/>
    <w:rsid w:val="007F6517"/>
    <w:rsid w:val="007F6D6E"/>
    <w:rsid w:val="007F7138"/>
    <w:rsid w:val="00802883"/>
    <w:rsid w:val="00804242"/>
    <w:rsid w:val="0080459E"/>
    <w:rsid w:val="00805090"/>
    <w:rsid w:val="00807B8A"/>
    <w:rsid w:val="0081052F"/>
    <w:rsid w:val="008139D8"/>
    <w:rsid w:val="00813DBB"/>
    <w:rsid w:val="008152A9"/>
    <w:rsid w:val="00816D23"/>
    <w:rsid w:val="00817492"/>
    <w:rsid w:val="00820DBE"/>
    <w:rsid w:val="00821191"/>
    <w:rsid w:val="008221AF"/>
    <w:rsid w:val="00823BCE"/>
    <w:rsid w:val="008257A1"/>
    <w:rsid w:val="008268BA"/>
    <w:rsid w:val="00830373"/>
    <w:rsid w:val="008309BF"/>
    <w:rsid w:val="00830D43"/>
    <w:rsid w:val="008317CD"/>
    <w:rsid w:val="008348EE"/>
    <w:rsid w:val="00834A69"/>
    <w:rsid w:val="008375B6"/>
    <w:rsid w:val="008410E8"/>
    <w:rsid w:val="00841510"/>
    <w:rsid w:val="0084240D"/>
    <w:rsid w:val="00842FC3"/>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2B1F"/>
    <w:rsid w:val="00864392"/>
    <w:rsid w:val="008647FB"/>
    <w:rsid w:val="00864999"/>
    <w:rsid w:val="00864BB6"/>
    <w:rsid w:val="00864FAF"/>
    <w:rsid w:val="008661B5"/>
    <w:rsid w:val="008668B7"/>
    <w:rsid w:val="008674BD"/>
    <w:rsid w:val="00867C10"/>
    <w:rsid w:val="008726B1"/>
    <w:rsid w:val="00873F32"/>
    <w:rsid w:val="00874586"/>
    <w:rsid w:val="00875EA5"/>
    <w:rsid w:val="00876118"/>
    <w:rsid w:val="00876350"/>
    <w:rsid w:val="00877B8B"/>
    <w:rsid w:val="00881259"/>
    <w:rsid w:val="00886D97"/>
    <w:rsid w:val="008903BF"/>
    <w:rsid w:val="00892A3A"/>
    <w:rsid w:val="0089340C"/>
    <w:rsid w:val="00895523"/>
    <w:rsid w:val="00896E43"/>
    <w:rsid w:val="008A0B8C"/>
    <w:rsid w:val="008A0CE4"/>
    <w:rsid w:val="008A219E"/>
    <w:rsid w:val="008A2B43"/>
    <w:rsid w:val="008A2F5F"/>
    <w:rsid w:val="008A3027"/>
    <w:rsid w:val="008A372A"/>
    <w:rsid w:val="008A3AE5"/>
    <w:rsid w:val="008A40CE"/>
    <w:rsid w:val="008A7AF8"/>
    <w:rsid w:val="008B19C5"/>
    <w:rsid w:val="008B21CA"/>
    <w:rsid w:val="008B2632"/>
    <w:rsid w:val="008B2B6D"/>
    <w:rsid w:val="008B2DA1"/>
    <w:rsid w:val="008B6491"/>
    <w:rsid w:val="008B6989"/>
    <w:rsid w:val="008B7986"/>
    <w:rsid w:val="008C2A8C"/>
    <w:rsid w:val="008C31BD"/>
    <w:rsid w:val="008C35FC"/>
    <w:rsid w:val="008C480D"/>
    <w:rsid w:val="008C6CDE"/>
    <w:rsid w:val="008D2682"/>
    <w:rsid w:val="008D2C1D"/>
    <w:rsid w:val="008D3CBE"/>
    <w:rsid w:val="008D4364"/>
    <w:rsid w:val="008D49F5"/>
    <w:rsid w:val="008D57CB"/>
    <w:rsid w:val="008D5B11"/>
    <w:rsid w:val="008D5DC5"/>
    <w:rsid w:val="008D6209"/>
    <w:rsid w:val="008E00E0"/>
    <w:rsid w:val="008E0DB3"/>
    <w:rsid w:val="008E5867"/>
    <w:rsid w:val="008E63EA"/>
    <w:rsid w:val="008E6450"/>
    <w:rsid w:val="008E65CC"/>
    <w:rsid w:val="008E6668"/>
    <w:rsid w:val="008E6B15"/>
    <w:rsid w:val="008F2088"/>
    <w:rsid w:val="008F394F"/>
    <w:rsid w:val="008F5296"/>
    <w:rsid w:val="008F66A1"/>
    <w:rsid w:val="008F6FB3"/>
    <w:rsid w:val="0090094F"/>
    <w:rsid w:val="00901BC2"/>
    <w:rsid w:val="00903156"/>
    <w:rsid w:val="00903FDD"/>
    <w:rsid w:val="00904887"/>
    <w:rsid w:val="009048D9"/>
    <w:rsid w:val="00904B54"/>
    <w:rsid w:val="0090522E"/>
    <w:rsid w:val="00906C92"/>
    <w:rsid w:val="00907699"/>
    <w:rsid w:val="00910194"/>
    <w:rsid w:val="009113ED"/>
    <w:rsid w:val="00911F2D"/>
    <w:rsid w:val="00912D11"/>
    <w:rsid w:val="009135E9"/>
    <w:rsid w:val="00914FD7"/>
    <w:rsid w:val="009150FB"/>
    <w:rsid w:val="00916AA7"/>
    <w:rsid w:val="0091764F"/>
    <w:rsid w:val="00920934"/>
    <w:rsid w:val="00921376"/>
    <w:rsid w:val="009219AB"/>
    <w:rsid w:val="00925D59"/>
    <w:rsid w:val="009267FF"/>
    <w:rsid w:val="00926F7A"/>
    <w:rsid w:val="009275A9"/>
    <w:rsid w:val="009279F4"/>
    <w:rsid w:val="00927E09"/>
    <w:rsid w:val="00931038"/>
    <w:rsid w:val="009311E6"/>
    <w:rsid w:val="0093343E"/>
    <w:rsid w:val="00933BE9"/>
    <w:rsid w:val="0093513F"/>
    <w:rsid w:val="009351D9"/>
    <w:rsid w:val="00936449"/>
    <w:rsid w:val="00940D8A"/>
    <w:rsid w:val="00941118"/>
    <w:rsid w:val="009465A6"/>
    <w:rsid w:val="00946B0E"/>
    <w:rsid w:val="00946E5D"/>
    <w:rsid w:val="009507E1"/>
    <w:rsid w:val="00952DCB"/>
    <w:rsid w:val="00953E39"/>
    <w:rsid w:val="00954745"/>
    <w:rsid w:val="00955C73"/>
    <w:rsid w:val="00955D0E"/>
    <w:rsid w:val="00956895"/>
    <w:rsid w:val="00960C19"/>
    <w:rsid w:val="00960F8C"/>
    <w:rsid w:val="00961CAD"/>
    <w:rsid w:val="0096227D"/>
    <w:rsid w:val="00962A6B"/>
    <w:rsid w:val="00962B5C"/>
    <w:rsid w:val="00964666"/>
    <w:rsid w:val="00965170"/>
    <w:rsid w:val="00966378"/>
    <w:rsid w:val="00966A00"/>
    <w:rsid w:val="00966DB2"/>
    <w:rsid w:val="009671FF"/>
    <w:rsid w:val="0097002F"/>
    <w:rsid w:val="00973A4F"/>
    <w:rsid w:val="00976615"/>
    <w:rsid w:val="00980F57"/>
    <w:rsid w:val="00981F59"/>
    <w:rsid w:val="009821DF"/>
    <w:rsid w:val="00982479"/>
    <w:rsid w:val="009844B3"/>
    <w:rsid w:val="00987604"/>
    <w:rsid w:val="00987774"/>
    <w:rsid w:val="00987E74"/>
    <w:rsid w:val="00990CFD"/>
    <w:rsid w:val="0099229B"/>
    <w:rsid w:val="0099254D"/>
    <w:rsid w:val="00992E41"/>
    <w:rsid w:val="00993057"/>
    <w:rsid w:val="00993792"/>
    <w:rsid w:val="00994541"/>
    <w:rsid w:val="00995C05"/>
    <w:rsid w:val="009A0A45"/>
    <w:rsid w:val="009A1C9A"/>
    <w:rsid w:val="009A2299"/>
    <w:rsid w:val="009A22A3"/>
    <w:rsid w:val="009A3B7C"/>
    <w:rsid w:val="009A43EF"/>
    <w:rsid w:val="009A5BE8"/>
    <w:rsid w:val="009B001E"/>
    <w:rsid w:val="009B0696"/>
    <w:rsid w:val="009B1C8F"/>
    <w:rsid w:val="009B2975"/>
    <w:rsid w:val="009B36E6"/>
    <w:rsid w:val="009B6270"/>
    <w:rsid w:val="009C1654"/>
    <w:rsid w:val="009C383E"/>
    <w:rsid w:val="009C3D05"/>
    <w:rsid w:val="009C5C6C"/>
    <w:rsid w:val="009C6F0C"/>
    <w:rsid w:val="009C7677"/>
    <w:rsid w:val="009D06C0"/>
    <w:rsid w:val="009D181A"/>
    <w:rsid w:val="009D1D4E"/>
    <w:rsid w:val="009D1F80"/>
    <w:rsid w:val="009D2703"/>
    <w:rsid w:val="009D33DF"/>
    <w:rsid w:val="009D3685"/>
    <w:rsid w:val="009D3B27"/>
    <w:rsid w:val="009D4A91"/>
    <w:rsid w:val="009D56FB"/>
    <w:rsid w:val="009D581E"/>
    <w:rsid w:val="009D7BE8"/>
    <w:rsid w:val="009E00FB"/>
    <w:rsid w:val="009E0B9D"/>
    <w:rsid w:val="009E0DF8"/>
    <w:rsid w:val="009E4A05"/>
    <w:rsid w:val="009E4A19"/>
    <w:rsid w:val="009E6663"/>
    <w:rsid w:val="009E683E"/>
    <w:rsid w:val="009E7625"/>
    <w:rsid w:val="009E7BAF"/>
    <w:rsid w:val="009F267D"/>
    <w:rsid w:val="009F38AB"/>
    <w:rsid w:val="009F3A4A"/>
    <w:rsid w:val="009F3FB9"/>
    <w:rsid w:val="009F61E0"/>
    <w:rsid w:val="009F76DA"/>
    <w:rsid w:val="00A020EA"/>
    <w:rsid w:val="00A03B83"/>
    <w:rsid w:val="00A04F14"/>
    <w:rsid w:val="00A07226"/>
    <w:rsid w:val="00A07C15"/>
    <w:rsid w:val="00A07FFC"/>
    <w:rsid w:val="00A10ABA"/>
    <w:rsid w:val="00A11506"/>
    <w:rsid w:val="00A11547"/>
    <w:rsid w:val="00A13178"/>
    <w:rsid w:val="00A1387D"/>
    <w:rsid w:val="00A13D2D"/>
    <w:rsid w:val="00A15DB1"/>
    <w:rsid w:val="00A17632"/>
    <w:rsid w:val="00A208FA"/>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33B2"/>
    <w:rsid w:val="00A35D40"/>
    <w:rsid w:val="00A37072"/>
    <w:rsid w:val="00A40866"/>
    <w:rsid w:val="00A422FD"/>
    <w:rsid w:val="00A42BF1"/>
    <w:rsid w:val="00A43AB7"/>
    <w:rsid w:val="00A44CD5"/>
    <w:rsid w:val="00A45BF4"/>
    <w:rsid w:val="00A45D09"/>
    <w:rsid w:val="00A45E5A"/>
    <w:rsid w:val="00A462A4"/>
    <w:rsid w:val="00A51228"/>
    <w:rsid w:val="00A51906"/>
    <w:rsid w:val="00A51948"/>
    <w:rsid w:val="00A51D3F"/>
    <w:rsid w:val="00A538F0"/>
    <w:rsid w:val="00A53D4B"/>
    <w:rsid w:val="00A54C18"/>
    <w:rsid w:val="00A56229"/>
    <w:rsid w:val="00A56A06"/>
    <w:rsid w:val="00A60F90"/>
    <w:rsid w:val="00A61965"/>
    <w:rsid w:val="00A61990"/>
    <w:rsid w:val="00A6316D"/>
    <w:rsid w:val="00A63C66"/>
    <w:rsid w:val="00A64B43"/>
    <w:rsid w:val="00A6525C"/>
    <w:rsid w:val="00A656C6"/>
    <w:rsid w:val="00A66D8B"/>
    <w:rsid w:val="00A70334"/>
    <w:rsid w:val="00A736F8"/>
    <w:rsid w:val="00A7405A"/>
    <w:rsid w:val="00A74CDA"/>
    <w:rsid w:val="00A75ECD"/>
    <w:rsid w:val="00A76BF1"/>
    <w:rsid w:val="00A80A8B"/>
    <w:rsid w:val="00A80FA5"/>
    <w:rsid w:val="00A8176B"/>
    <w:rsid w:val="00A8397E"/>
    <w:rsid w:val="00A84ED9"/>
    <w:rsid w:val="00A914D0"/>
    <w:rsid w:val="00A91D2E"/>
    <w:rsid w:val="00A92319"/>
    <w:rsid w:val="00A92DD0"/>
    <w:rsid w:val="00A93089"/>
    <w:rsid w:val="00A93497"/>
    <w:rsid w:val="00A95594"/>
    <w:rsid w:val="00A95B48"/>
    <w:rsid w:val="00A96BD0"/>
    <w:rsid w:val="00A970F5"/>
    <w:rsid w:val="00A97629"/>
    <w:rsid w:val="00AA1CF9"/>
    <w:rsid w:val="00AA3A0B"/>
    <w:rsid w:val="00AA4E39"/>
    <w:rsid w:val="00AA76BD"/>
    <w:rsid w:val="00AA784F"/>
    <w:rsid w:val="00AB2B18"/>
    <w:rsid w:val="00AB3E90"/>
    <w:rsid w:val="00AB4F71"/>
    <w:rsid w:val="00AB5220"/>
    <w:rsid w:val="00AB57D8"/>
    <w:rsid w:val="00AB5B62"/>
    <w:rsid w:val="00AB68BE"/>
    <w:rsid w:val="00AB7D8A"/>
    <w:rsid w:val="00AC0D96"/>
    <w:rsid w:val="00AC11B4"/>
    <w:rsid w:val="00AC1399"/>
    <w:rsid w:val="00AC1D0A"/>
    <w:rsid w:val="00AC1E60"/>
    <w:rsid w:val="00AC2F7C"/>
    <w:rsid w:val="00AC4388"/>
    <w:rsid w:val="00AC7B7B"/>
    <w:rsid w:val="00AD083D"/>
    <w:rsid w:val="00AD1069"/>
    <w:rsid w:val="00AD29E1"/>
    <w:rsid w:val="00AD2B2F"/>
    <w:rsid w:val="00AD4106"/>
    <w:rsid w:val="00AD490A"/>
    <w:rsid w:val="00AD5499"/>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775"/>
    <w:rsid w:val="00AF3E77"/>
    <w:rsid w:val="00AF487F"/>
    <w:rsid w:val="00AF5779"/>
    <w:rsid w:val="00AF5BB5"/>
    <w:rsid w:val="00AF5C97"/>
    <w:rsid w:val="00AF661E"/>
    <w:rsid w:val="00AF6D3B"/>
    <w:rsid w:val="00AF7CC7"/>
    <w:rsid w:val="00B00A89"/>
    <w:rsid w:val="00B0214F"/>
    <w:rsid w:val="00B02F7D"/>
    <w:rsid w:val="00B031BE"/>
    <w:rsid w:val="00B03466"/>
    <w:rsid w:val="00B04DCD"/>
    <w:rsid w:val="00B06606"/>
    <w:rsid w:val="00B105CD"/>
    <w:rsid w:val="00B11125"/>
    <w:rsid w:val="00B11673"/>
    <w:rsid w:val="00B13AE1"/>
    <w:rsid w:val="00B147F6"/>
    <w:rsid w:val="00B14D5E"/>
    <w:rsid w:val="00B15B49"/>
    <w:rsid w:val="00B1651D"/>
    <w:rsid w:val="00B169C5"/>
    <w:rsid w:val="00B16ECC"/>
    <w:rsid w:val="00B16FB5"/>
    <w:rsid w:val="00B201B9"/>
    <w:rsid w:val="00B20342"/>
    <w:rsid w:val="00B2075A"/>
    <w:rsid w:val="00B2132B"/>
    <w:rsid w:val="00B22380"/>
    <w:rsid w:val="00B236EF"/>
    <w:rsid w:val="00B238ED"/>
    <w:rsid w:val="00B258FF"/>
    <w:rsid w:val="00B25EF6"/>
    <w:rsid w:val="00B25F98"/>
    <w:rsid w:val="00B32337"/>
    <w:rsid w:val="00B327AC"/>
    <w:rsid w:val="00B34350"/>
    <w:rsid w:val="00B3465A"/>
    <w:rsid w:val="00B3786F"/>
    <w:rsid w:val="00B37A76"/>
    <w:rsid w:val="00B40A44"/>
    <w:rsid w:val="00B43648"/>
    <w:rsid w:val="00B441F7"/>
    <w:rsid w:val="00B458A7"/>
    <w:rsid w:val="00B47107"/>
    <w:rsid w:val="00B51B58"/>
    <w:rsid w:val="00B51D74"/>
    <w:rsid w:val="00B53747"/>
    <w:rsid w:val="00B53EE1"/>
    <w:rsid w:val="00B56B96"/>
    <w:rsid w:val="00B63285"/>
    <w:rsid w:val="00B63983"/>
    <w:rsid w:val="00B63A97"/>
    <w:rsid w:val="00B63C0C"/>
    <w:rsid w:val="00B63E88"/>
    <w:rsid w:val="00B6498A"/>
    <w:rsid w:val="00B64B13"/>
    <w:rsid w:val="00B64B9E"/>
    <w:rsid w:val="00B70338"/>
    <w:rsid w:val="00B71811"/>
    <w:rsid w:val="00B72DF0"/>
    <w:rsid w:val="00B73177"/>
    <w:rsid w:val="00B752BC"/>
    <w:rsid w:val="00B76004"/>
    <w:rsid w:val="00B76891"/>
    <w:rsid w:val="00B800CE"/>
    <w:rsid w:val="00B80189"/>
    <w:rsid w:val="00B803AC"/>
    <w:rsid w:val="00B80C11"/>
    <w:rsid w:val="00B82026"/>
    <w:rsid w:val="00B825BE"/>
    <w:rsid w:val="00B82AB3"/>
    <w:rsid w:val="00B83A4B"/>
    <w:rsid w:val="00B858AA"/>
    <w:rsid w:val="00B87FEB"/>
    <w:rsid w:val="00B900D6"/>
    <w:rsid w:val="00B90851"/>
    <w:rsid w:val="00B910E4"/>
    <w:rsid w:val="00B922D5"/>
    <w:rsid w:val="00B9551F"/>
    <w:rsid w:val="00B9640C"/>
    <w:rsid w:val="00B964CC"/>
    <w:rsid w:val="00B972ED"/>
    <w:rsid w:val="00BA0355"/>
    <w:rsid w:val="00BA0803"/>
    <w:rsid w:val="00BA2D31"/>
    <w:rsid w:val="00BA391C"/>
    <w:rsid w:val="00BA5835"/>
    <w:rsid w:val="00BA6B34"/>
    <w:rsid w:val="00BA72C1"/>
    <w:rsid w:val="00BA77FD"/>
    <w:rsid w:val="00BB07F2"/>
    <w:rsid w:val="00BB2E31"/>
    <w:rsid w:val="00BB4F01"/>
    <w:rsid w:val="00BB6B2C"/>
    <w:rsid w:val="00BB6EC7"/>
    <w:rsid w:val="00BB7EF9"/>
    <w:rsid w:val="00BC1041"/>
    <w:rsid w:val="00BC1113"/>
    <w:rsid w:val="00BC2783"/>
    <w:rsid w:val="00BC2FDB"/>
    <w:rsid w:val="00BC3187"/>
    <w:rsid w:val="00BC3588"/>
    <w:rsid w:val="00BC35A2"/>
    <w:rsid w:val="00BC3881"/>
    <w:rsid w:val="00BC54C1"/>
    <w:rsid w:val="00BC66F2"/>
    <w:rsid w:val="00BC6E54"/>
    <w:rsid w:val="00BC72FE"/>
    <w:rsid w:val="00BC7EFA"/>
    <w:rsid w:val="00BD001D"/>
    <w:rsid w:val="00BD0403"/>
    <w:rsid w:val="00BD4E64"/>
    <w:rsid w:val="00BD57C8"/>
    <w:rsid w:val="00BD5E9A"/>
    <w:rsid w:val="00BD6DD3"/>
    <w:rsid w:val="00BD7264"/>
    <w:rsid w:val="00BE0353"/>
    <w:rsid w:val="00BE0825"/>
    <w:rsid w:val="00BE2644"/>
    <w:rsid w:val="00BE3F8E"/>
    <w:rsid w:val="00BE5759"/>
    <w:rsid w:val="00BE6331"/>
    <w:rsid w:val="00BE7626"/>
    <w:rsid w:val="00BF391B"/>
    <w:rsid w:val="00BF78ED"/>
    <w:rsid w:val="00C00283"/>
    <w:rsid w:val="00C00686"/>
    <w:rsid w:val="00C00F10"/>
    <w:rsid w:val="00C011E9"/>
    <w:rsid w:val="00C0184F"/>
    <w:rsid w:val="00C023E3"/>
    <w:rsid w:val="00C029BB"/>
    <w:rsid w:val="00C05305"/>
    <w:rsid w:val="00C06039"/>
    <w:rsid w:val="00C074BE"/>
    <w:rsid w:val="00C07FA2"/>
    <w:rsid w:val="00C11EEA"/>
    <w:rsid w:val="00C126BB"/>
    <w:rsid w:val="00C1386F"/>
    <w:rsid w:val="00C1393E"/>
    <w:rsid w:val="00C14C0D"/>
    <w:rsid w:val="00C15D2E"/>
    <w:rsid w:val="00C16340"/>
    <w:rsid w:val="00C16802"/>
    <w:rsid w:val="00C16C0E"/>
    <w:rsid w:val="00C16E00"/>
    <w:rsid w:val="00C20F65"/>
    <w:rsid w:val="00C21316"/>
    <w:rsid w:val="00C2150B"/>
    <w:rsid w:val="00C23647"/>
    <w:rsid w:val="00C255A4"/>
    <w:rsid w:val="00C25B7D"/>
    <w:rsid w:val="00C26D28"/>
    <w:rsid w:val="00C27137"/>
    <w:rsid w:val="00C30E2B"/>
    <w:rsid w:val="00C30EAB"/>
    <w:rsid w:val="00C3107A"/>
    <w:rsid w:val="00C31F7B"/>
    <w:rsid w:val="00C3279E"/>
    <w:rsid w:val="00C33251"/>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386F"/>
    <w:rsid w:val="00C5479F"/>
    <w:rsid w:val="00C560DB"/>
    <w:rsid w:val="00C569A0"/>
    <w:rsid w:val="00C60673"/>
    <w:rsid w:val="00C6094D"/>
    <w:rsid w:val="00C60C9C"/>
    <w:rsid w:val="00C60DE9"/>
    <w:rsid w:val="00C61BAE"/>
    <w:rsid w:val="00C639AD"/>
    <w:rsid w:val="00C64363"/>
    <w:rsid w:val="00C64A82"/>
    <w:rsid w:val="00C64D99"/>
    <w:rsid w:val="00C67375"/>
    <w:rsid w:val="00C67C58"/>
    <w:rsid w:val="00C71E31"/>
    <w:rsid w:val="00C71E83"/>
    <w:rsid w:val="00C7231E"/>
    <w:rsid w:val="00C72944"/>
    <w:rsid w:val="00C73507"/>
    <w:rsid w:val="00C74EA1"/>
    <w:rsid w:val="00C7501F"/>
    <w:rsid w:val="00C754F6"/>
    <w:rsid w:val="00C77098"/>
    <w:rsid w:val="00C82CED"/>
    <w:rsid w:val="00C86B88"/>
    <w:rsid w:val="00C908FF"/>
    <w:rsid w:val="00C910F7"/>
    <w:rsid w:val="00C912AB"/>
    <w:rsid w:val="00C91C4C"/>
    <w:rsid w:val="00C930B1"/>
    <w:rsid w:val="00C93279"/>
    <w:rsid w:val="00C955CE"/>
    <w:rsid w:val="00C97FA0"/>
    <w:rsid w:val="00CA3406"/>
    <w:rsid w:val="00CA4362"/>
    <w:rsid w:val="00CA4A18"/>
    <w:rsid w:val="00CA5AD0"/>
    <w:rsid w:val="00CB0166"/>
    <w:rsid w:val="00CB0ABF"/>
    <w:rsid w:val="00CB17CB"/>
    <w:rsid w:val="00CB24CD"/>
    <w:rsid w:val="00CB3FBD"/>
    <w:rsid w:val="00CB5159"/>
    <w:rsid w:val="00CB560E"/>
    <w:rsid w:val="00CB6200"/>
    <w:rsid w:val="00CB6792"/>
    <w:rsid w:val="00CB6FB3"/>
    <w:rsid w:val="00CC017F"/>
    <w:rsid w:val="00CC1F19"/>
    <w:rsid w:val="00CC244E"/>
    <w:rsid w:val="00CC2517"/>
    <w:rsid w:val="00CC3218"/>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0"/>
    <w:rsid w:val="00CE517A"/>
    <w:rsid w:val="00CE6B0A"/>
    <w:rsid w:val="00CE6FD9"/>
    <w:rsid w:val="00CE71E7"/>
    <w:rsid w:val="00CF097B"/>
    <w:rsid w:val="00CF2F4B"/>
    <w:rsid w:val="00CF30F2"/>
    <w:rsid w:val="00CF353A"/>
    <w:rsid w:val="00CF4FC5"/>
    <w:rsid w:val="00CF5169"/>
    <w:rsid w:val="00CF7403"/>
    <w:rsid w:val="00CF755A"/>
    <w:rsid w:val="00CF7E96"/>
    <w:rsid w:val="00D002FB"/>
    <w:rsid w:val="00D00F0A"/>
    <w:rsid w:val="00D01E4D"/>
    <w:rsid w:val="00D02662"/>
    <w:rsid w:val="00D02F42"/>
    <w:rsid w:val="00D03563"/>
    <w:rsid w:val="00D07A3A"/>
    <w:rsid w:val="00D100F7"/>
    <w:rsid w:val="00D1389F"/>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1CD8"/>
    <w:rsid w:val="00D42082"/>
    <w:rsid w:val="00D4209F"/>
    <w:rsid w:val="00D433EE"/>
    <w:rsid w:val="00D43790"/>
    <w:rsid w:val="00D438AC"/>
    <w:rsid w:val="00D4510C"/>
    <w:rsid w:val="00D45310"/>
    <w:rsid w:val="00D476F7"/>
    <w:rsid w:val="00D521FC"/>
    <w:rsid w:val="00D534BD"/>
    <w:rsid w:val="00D5357A"/>
    <w:rsid w:val="00D54E9F"/>
    <w:rsid w:val="00D56318"/>
    <w:rsid w:val="00D60D2C"/>
    <w:rsid w:val="00D61CE3"/>
    <w:rsid w:val="00D62AED"/>
    <w:rsid w:val="00D62FA6"/>
    <w:rsid w:val="00D63CAD"/>
    <w:rsid w:val="00D65028"/>
    <w:rsid w:val="00D65457"/>
    <w:rsid w:val="00D66B9D"/>
    <w:rsid w:val="00D72DC4"/>
    <w:rsid w:val="00D73057"/>
    <w:rsid w:val="00D74ECC"/>
    <w:rsid w:val="00D77D74"/>
    <w:rsid w:val="00D8178E"/>
    <w:rsid w:val="00D82B29"/>
    <w:rsid w:val="00D8326B"/>
    <w:rsid w:val="00D84E37"/>
    <w:rsid w:val="00D851FB"/>
    <w:rsid w:val="00D85461"/>
    <w:rsid w:val="00D854FE"/>
    <w:rsid w:val="00D85987"/>
    <w:rsid w:val="00D87DAF"/>
    <w:rsid w:val="00D90AAF"/>
    <w:rsid w:val="00D92DB8"/>
    <w:rsid w:val="00D944C3"/>
    <w:rsid w:val="00D9453C"/>
    <w:rsid w:val="00D95DF9"/>
    <w:rsid w:val="00DA17B9"/>
    <w:rsid w:val="00DA20F1"/>
    <w:rsid w:val="00DA3188"/>
    <w:rsid w:val="00DA3E21"/>
    <w:rsid w:val="00DA49DC"/>
    <w:rsid w:val="00DA5278"/>
    <w:rsid w:val="00DA5888"/>
    <w:rsid w:val="00DA5FB4"/>
    <w:rsid w:val="00DB2FB7"/>
    <w:rsid w:val="00DB377C"/>
    <w:rsid w:val="00DB693D"/>
    <w:rsid w:val="00DB72AE"/>
    <w:rsid w:val="00DC0711"/>
    <w:rsid w:val="00DC074F"/>
    <w:rsid w:val="00DC1FCE"/>
    <w:rsid w:val="00DC2BAC"/>
    <w:rsid w:val="00DC6119"/>
    <w:rsid w:val="00DC62C0"/>
    <w:rsid w:val="00DC660E"/>
    <w:rsid w:val="00DC6A9F"/>
    <w:rsid w:val="00DC6E86"/>
    <w:rsid w:val="00DC7EDB"/>
    <w:rsid w:val="00DD02CB"/>
    <w:rsid w:val="00DD02FD"/>
    <w:rsid w:val="00DD4047"/>
    <w:rsid w:val="00DD4060"/>
    <w:rsid w:val="00DD6118"/>
    <w:rsid w:val="00DD748B"/>
    <w:rsid w:val="00DD759F"/>
    <w:rsid w:val="00DE0B71"/>
    <w:rsid w:val="00DE1D7D"/>
    <w:rsid w:val="00DE3FED"/>
    <w:rsid w:val="00DE429B"/>
    <w:rsid w:val="00DE45D1"/>
    <w:rsid w:val="00DE4C3E"/>
    <w:rsid w:val="00DE559E"/>
    <w:rsid w:val="00DE72D8"/>
    <w:rsid w:val="00DE735D"/>
    <w:rsid w:val="00DE7729"/>
    <w:rsid w:val="00DE7782"/>
    <w:rsid w:val="00DF0F06"/>
    <w:rsid w:val="00DF14EE"/>
    <w:rsid w:val="00DF23B7"/>
    <w:rsid w:val="00DF26F3"/>
    <w:rsid w:val="00DF3A37"/>
    <w:rsid w:val="00DF443E"/>
    <w:rsid w:val="00DF567C"/>
    <w:rsid w:val="00DF5ADE"/>
    <w:rsid w:val="00DF7D4D"/>
    <w:rsid w:val="00E00767"/>
    <w:rsid w:val="00E00B50"/>
    <w:rsid w:val="00E02731"/>
    <w:rsid w:val="00E03CD3"/>
    <w:rsid w:val="00E042E0"/>
    <w:rsid w:val="00E05108"/>
    <w:rsid w:val="00E05A84"/>
    <w:rsid w:val="00E06812"/>
    <w:rsid w:val="00E0779F"/>
    <w:rsid w:val="00E10364"/>
    <w:rsid w:val="00E10473"/>
    <w:rsid w:val="00E10E04"/>
    <w:rsid w:val="00E116E0"/>
    <w:rsid w:val="00E12952"/>
    <w:rsid w:val="00E1477A"/>
    <w:rsid w:val="00E155D8"/>
    <w:rsid w:val="00E164C3"/>
    <w:rsid w:val="00E17E24"/>
    <w:rsid w:val="00E21228"/>
    <w:rsid w:val="00E22BE5"/>
    <w:rsid w:val="00E23AB4"/>
    <w:rsid w:val="00E24C5B"/>
    <w:rsid w:val="00E25199"/>
    <w:rsid w:val="00E2582E"/>
    <w:rsid w:val="00E260AA"/>
    <w:rsid w:val="00E273FB"/>
    <w:rsid w:val="00E27D0A"/>
    <w:rsid w:val="00E308A2"/>
    <w:rsid w:val="00E309AD"/>
    <w:rsid w:val="00E3166A"/>
    <w:rsid w:val="00E31CD5"/>
    <w:rsid w:val="00E326F3"/>
    <w:rsid w:val="00E33831"/>
    <w:rsid w:val="00E33E95"/>
    <w:rsid w:val="00E341C6"/>
    <w:rsid w:val="00E3621D"/>
    <w:rsid w:val="00E370AB"/>
    <w:rsid w:val="00E3718C"/>
    <w:rsid w:val="00E4125D"/>
    <w:rsid w:val="00E42EDD"/>
    <w:rsid w:val="00E43BA5"/>
    <w:rsid w:val="00E44F45"/>
    <w:rsid w:val="00E455A2"/>
    <w:rsid w:val="00E45849"/>
    <w:rsid w:val="00E46177"/>
    <w:rsid w:val="00E46584"/>
    <w:rsid w:val="00E46AFF"/>
    <w:rsid w:val="00E46EF8"/>
    <w:rsid w:val="00E51646"/>
    <w:rsid w:val="00E535D3"/>
    <w:rsid w:val="00E5378C"/>
    <w:rsid w:val="00E537E1"/>
    <w:rsid w:val="00E53F33"/>
    <w:rsid w:val="00E5485D"/>
    <w:rsid w:val="00E61527"/>
    <w:rsid w:val="00E61AEA"/>
    <w:rsid w:val="00E64624"/>
    <w:rsid w:val="00E648B6"/>
    <w:rsid w:val="00E65F6C"/>
    <w:rsid w:val="00E67229"/>
    <w:rsid w:val="00E67306"/>
    <w:rsid w:val="00E67A61"/>
    <w:rsid w:val="00E707D2"/>
    <w:rsid w:val="00E715FE"/>
    <w:rsid w:val="00E71C81"/>
    <w:rsid w:val="00E739F5"/>
    <w:rsid w:val="00E75CDD"/>
    <w:rsid w:val="00E75D16"/>
    <w:rsid w:val="00E76498"/>
    <w:rsid w:val="00E76778"/>
    <w:rsid w:val="00E768D0"/>
    <w:rsid w:val="00E801CA"/>
    <w:rsid w:val="00E83AD6"/>
    <w:rsid w:val="00E855C9"/>
    <w:rsid w:val="00E85B45"/>
    <w:rsid w:val="00E86DE8"/>
    <w:rsid w:val="00E876E6"/>
    <w:rsid w:val="00E9039C"/>
    <w:rsid w:val="00E90919"/>
    <w:rsid w:val="00E9164A"/>
    <w:rsid w:val="00E916A4"/>
    <w:rsid w:val="00E91D97"/>
    <w:rsid w:val="00E9211E"/>
    <w:rsid w:val="00E92C64"/>
    <w:rsid w:val="00E9314B"/>
    <w:rsid w:val="00E93C3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B564F"/>
    <w:rsid w:val="00EB7845"/>
    <w:rsid w:val="00ED2205"/>
    <w:rsid w:val="00ED2759"/>
    <w:rsid w:val="00ED3853"/>
    <w:rsid w:val="00ED5A15"/>
    <w:rsid w:val="00EE0379"/>
    <w:rsid w:val="00EE3211"/>
    <w:rsid w:val="00EE4163"/>
    <w:rsid w:val="00EE4532"/>
    <w:rsid w:val="00EE5A45"/>
    <w:rsid w:val="00EE6000"/>
    <w:rsid w:val="00EE7EE0"/>
    <w:rsid w:val="00EF1054"/>
    <w:rsid w:val="00EF28F1"/>
    <w:rsid w:val="00EF5DFD"/>
    <w:rsid w:val="00F02E66"/>
    <w:rsid w:val="00F02EAB"/>
    <w:rsid w:val="00F03276"/>
    <w:rsid w:val="00F045D5"/>
    <w:rsid w:val="00F04F70"/>
    <w:rsid w:val="00F05BC1"/>
    <w:rsid w:val="00F05FD6"/>
    <w:rsid w:val="00F06536"/>
    <w:rsid w:val="00F065FC"/>
    <w:rsid w:val="00F07F7B"/>
    <w:rsid w:val="00F1098A"/>
    <w:rsid w:val="00F11734"/>
    <w:rsid w:val="00F11CC4"/>
    <w:rsid w:val="00F1314A"/>
    <w:rsid w:val="00F135FE"/>
    <w:rsid w:val="00F136EF"/>
    <w:rsid w:val="00F14791"/>
    <w:rsid w:val="00F147BB"/>
    <w:rsid w:val="00F15220"/>
    <w:rsid w:val="00F1582E"/>
    <w:rsid w:val="00F17C3F"/>
    <w:rsid w:val="00F20393"/>
    <w:rsid w:val="00F206C2"/>
    <w:rsid w:val="00F22819"/>
    <w:rsid w:val="00F2342E"/>
    <w:rsid w:val="00F236E8"/>
    <w:rsid w:val="00F2498B"/>
    <w:rsid w:val="00F24C6B"/>
    <w:rsid w:val="00F26C85"/>
    <w:rsid w:val="00F27778"/>
    <w:rsid w:val="00F316B6"/>
    <w:rsid w:val="00F320FC"/>
    <w:rsid w:val="00F322CA"/>
    <w:rsid w:val="00F332D0"/>
    <w:rsid w:val="00F34539"/>
    <w:rsid w:val="00F36A60"/>
    <w:rsid w:val="00F37ADB"/>
    <w:rsid w:val="00F424FD"/>
    <w:rsid w:val="00F42B89"/>
    <w:rsid w:val="00F42FFF"/>
    <w:rsid w:val="00F50B1C"/>
    <w:rsid w:val="00F50BB1"/>
    <w:rsid w:val="00F51277"/>
    <w:rsid w:val="00F51C1B"/>
    <w:rsid w:val="00F52026"/>
    <w:rsid w:val="00F5398E"/>
    <w:rsid w:val="00F54551"/>
    <w:rsid w:val="00F56092"/>
    <w:rsid w:val="00F5629D"/>
    <w:rsid w:val="00F60294"/>
    <w:rsid w:val="00F607A2"/>
    <w:rsid w:val="00F60F39"/>
    <w:rsid w:val="00F6114F"/>
    <w:rsid w:val="00F618DE"/>
    <w:rsid w:val="00F62EA3"/>
    <w:rsid w:val="00F63000"/>
    <w:rsid w:val="00F63344"/>
    <w:rsid w:val="00F63903"/>
    <w:rsid w:val="00F6438F"/>
    <w:rsid w:val="00F64C3B"/>
    <w:rsid w:val="00F64E4B"/>
    <w:rsid w:val="00F6615F"/>
    <w:rsid w:val="00F71A63"/>
    <w:rsid w:val="00F73330"/>
    <w:rsid w:val="00F74AFD"/>
    <w:rsid w:val="00F81100"/>
    <w:rsid w:val="00F824A8"/>
    <w:rsid w:val="00F8290F"/>
    <w:rsid w:val="00F8383D"/>
    <w:rsid w:val="00F85527"/>
    <w:rsid w:val="00F857B5"/>
    <w:rsid w:val="00F90329"/>
    <w:rsid w:val="00F9052D"/>
    <w:rsid w:val="00F91B30"/>
    <w:rsid w:val="00F9282F"/>
    <w:rsid w:val="00F92865"/>
    <w:rsid w:val="00F92D6E"/>
    <w:rsid w:val="00F93139"/>
    <w:rsid w:val="00F93E4E"/>
    <w:rsid w:val="00F952C8"/>
    <w:rsid w:val="00F95452"/>
    <w:rsid w:val="00F962E5"/>
    <w:rsid w:val="00F972F2"/>
    <w:rsid w:val="00FA090A"/>
    <w:rsid w:val="00FA3B98"/>
    <w:rsid w:val="00FA43B1"/>
    <w:rsid w:val="00FA65E6"/>
    <w:rsid w:val="00FA7433"/>
    <w:rsid w:val="00FA7F15"/>
    <w:rsid w:val="00FB0EF7"/>
    <w:rsid w:val="00FB1B10"/>
    <w:rsid w:val="00FB44C4"/>
    <w:rsid w:val="00FB4507"/>
    <w:rsid w:val="00FB5740"/>
    <w:rsid w:val="00FB6E99"/>
    <w:rsid w:val="00FC050F"/>
    <w:rsid w:val="00FC0721"/>
    <w:rsid w:val="00FC1F62"/>
    <w:rsid w:val="00FC2DFB"/>
    <w:rsid w:val="00FC33C1"/>
    <w:rsid w:val="00FC4D0C"/>
    <w:rsid w:val="00FC5954"/>
    <w:rsid w:val="00FC789E"/>
    <w:rsid w:val="00FD0BAE"/>
    <w:rsid w:val="00FD1093"/>
    <w:rsid w:val="00FD22B7"/>
    <w:rsid w:val="00FD2FB9"/>
    <w:rsid w:val="00FD3C10"/>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3FA5F270-EFDB-4584-8EA4-28D400A5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E69FB-9F3D-4136-BE77-66A6A2C6E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9816</TotalTime>
  <Pages>40</Pages>
  <Words>37475</Words>
  <Characters>213613</Characters>
  <Application>Microsoft Office Word</Application>
  <DocSecurity>0</DocSecurity>
  <Lines>1780</Lines>
  <Paragraphs>501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110</cp:revision>
  <cp:lastPrinted>2020-02-03T19:43:00Z</cp:lastPrinted>
  <dcterms:created xsi:type="dcterms:W3CDTF">2020-08-02T20:49:00Z</dcterms:created>
  <dcterms:modified xsi:type="dcterms:W3CDTF">2020-10-13T03:33:00Z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http://www.zotero.org/styles/journal-of-ecology</vt:lpwstr>
  </property>
  <property fmtid="{D5CDD505-2E9C-101B-9397-08002B2CF9AE}" pid="11" name="Mendeley Recent Style Name 4_1">
    <vt:lpwstr>Journal of Ecology</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http://www.zotero.org/styles/molecular-ecology</vt:lpwstr>
  </property>
  <property fmtid="{D5CDD505-2E9C-101B-9397-08002B2CF9AE}" pid="15" name="Mendeley Recent Style Name 6_1">
    <vt:lpwstr>Molecular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http://www.zotero.org/styles/plos-biology</vt:lpwstr>
  </property>
</Properties>
</file>