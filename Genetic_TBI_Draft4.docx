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C5535C" w14:textId="32030C15" w:rsidR="004E13A5" w:rsidRPr="0007763B" w:rsidRDefault="004E13A5" w:rsidP="00A51948">
      <w:pPr>
        <w:spacing w:before="240" w:after="240" w:line="480" w:lineRule="auto"/>
        <w:rPr>
          <w:rFonts w:ascii="Times New Roman" w:hAnsi="Times New Roman" w:cs="Times New Roman"/>
          <w:sz w:val="24"/>
          <w:szCs w:val="24"/>
        </w:rPr>
      </w:pPr>
      <w:r w:rsidRPr="0007763B">
        <w:rPr>
          <w:rFonts w:ascii="Times New Roman" w:eastAsia="Times New Roman" w:hAnsi="Times New Roman" w:cs="Times New Roman"/>
          <w:b/>
          <w:bCs/>
          <w:sz w:val="24"/>
          <w:szCs w:val="24"/>
        </w:rPr>
        <w:t>Detecting exceptional temporal changes in genetic diversity using limited information</w:t>
      </w:r>
    </w:p>
    <w:p w14:paraId="211B9477" w14:textId="77777777" w:rsidR="004E13A5" w:rsidRPr="0007763B" w:rsidRDefault="004E13A5" w:rsidP="00A51948">
      <w:pPr>
        <w:spacing w:before="240" w:after="240" w:line="480" w:lineRule="auto"/>
        <w:rPr>
          <w:rFonts w:ascii="Times New Roman" w:eastAsia="Times New Roman" w:hAnsi="Times New Roman" w:cs="Times New Roman"/>
          <w:sz w:val="24"/>
          <w:szCs w:val="24"/>
        </w:rPr>
      </w:pPr>
    </w:p>
    <w:p w14:paraId="3A1B5ADE" w14:textId="5C6FE0B3" w:rsidR="004E13A5" w:rsidRPr="00F322CA" w:rsidRDefault="004E13A5" w:rsidP="00A51948">
      <w:pPr>
        <w:spacing w:before="240" w:after="240" w:line="480" w:lineRule="auto"/>
        <w:rPr>
          <w:rFonts w:ascii="Times New Roman" w:eastAsia="Times New Roman" w:hAnsi="Times New Roman" w:cs="Times New Roman"/>
          <w:sz w:val="24"/>
          <w:szCs w:val="24"/>
          <w:vertAlign w:val="superscript"/>
        </w:rPr>
      </w:pPr>
      <w:r w:rsidRPr="0007763B">
        <w:rPr>
          <w:rFonts w:ascii="Times New Roman" w:eastAsia="Times New Roman" w:hAnsi="Times New Roman" w:cs="Times New Roman"/>
          <w:sz w:val="24"/>
          <w:szCs w:val="24"/>
        </w:rPr>
        <w:t>Julian Wittische</w:t>
      </w:r>
      <w:r w:rsidR="00F322CA">
        <w:rPr>
          <w:rFonts w:ascii="Times New Roman" w:eastAsia="Times New Roman" w:hAnsi="Times New Roman" w:cs="Times New Roman"/>
          <w:sz w:val="24"/>
          <w:szCs w:val="24"/>
          <w:vertAlign w:val="superscript"/>
        </w:rPr>
        <w:t>1</w:t>
      </w:r>
      <w:r w:rsidRPr="0007763B">
        <w:rPr>
          <w:rFonts w:ascii="Times New Roman" w:eastAsia="Times New Roman" w:hAnsi="Times New Roman" w:cs="Times New Roman"/>
          <w:sz w:val="24"/>
          <w:szCs w:val="24"/>
        </w:rPr>
        <w:t>, Pierre Legendre</w:t>
      </w:r>
      <w:r w:rsidR="00F322CA">
        <w:rPr>
          <w:rFonts w:ascii="Times New Roman" w:eastAsia="Times New Roman" w:hAnsi="Times New Roman" w:cs="Times New Roman"/>
          <w:sz w:val="24"/>
          <w:szCs w:val="24"/>
          <w:vertAlign w:val="superscript"/>
        </w:rPr>
        <w:t>1</w:t>
      </w:r>
      <w:r w:rsidRPr="0007763B">
        <w:rPr>
          <w:rFonts w:ascii="Times New Roman" w:eastAsia="Times New Roman" w:hAnsi="Times New Roman" w:cs="Times New Roman"/>
          <w:sz w:val="24"/>
          <w:szCs w:val="24"/>
        </w:rPr>
        <w:t>, Patrick M. A. James</w:t>
      </w:r>
      <w:r w:rsidR="00F322CA">
        <w:rPr>
          <w:rFonts w:ascii="Times New Roman" w:eastAsia="Times New Roman" w:hAnsi="Times New Roman" w:cs="Times New Roman"/>
          <w:sz w:val="24"/>
          <w:szCs w:val="24"/>
          <w:vertAlign w:val="superscript"/>
        </w:rPr>
        <w:t>1,2</w:t>
      </w:r>
    </w:p>
    <w:p w14:paraId="4679D4FC" w14:textId="77777777" w:rsidR="004E13A5" w:rsidRPr="0007763B" w:rsidRDefault="004E13A5" w:rsidP="00A51948">
      <w:pPr>
        <w:spacing w:before="240" w:after="240" w:line="480" w:lineRule="auto"/>
        <w:rPr>
          <w:rFonts w:ascii="Times New Roman" w:eastAsia="Times New Roman" w:hAnsi="Times New Roman" w:cs="Times New Roman"/>
          <w:sz w:val="24"/>
          <w:szCs w:val="24"/>
        </w:rPr>
      </w:pPr>
    </w:p>
    <w:p w14:paraId="4AEC9552" w14:textId="252FC0FB" w:rsidR="004E13A5" w:rsidRDefault="00F322CA" w:rsidP="00A51948">
      <w:pPr>
        <w:spacing w:before="240" w:after="240" w:line="480" w:lineRule="auto"/>
        <w:rPr>
          <w:rFonts w:ascii="Times New Roman" w:eastAsia="Times New Roman" w:hAnsi="Times New Roman" w:cs="Times New Roman"/>
          <w:sz w:val="24"/>
          <w:szCs w:val="24"/>
          <w:lang w:val="fr-CA"/>
        </w:rPr>
      </w:pPr>
      <w:r>
        <w:rPr>
          <w:rFonts w:ascii="Times New Roman" w:eastAsia="Times New Roman" w:hAnsi="Times New Roman" w:cs="Times New Roman"/>
          <w:sz w:val="24"/>
          <w:szCs w:val="24"/>
          <w:vertAlign w:val="superscript"/>
          <w:lang w:val="fr-CA"/>
        </w:rPr>
        <w:t xml:space="preserve">1 </w:t>
      </w:r>
      <w:r w:rsidR="004E13A5" w:rsidRPr="0007763B">
        <w:rPr>
          <w:rFonts w:ascii="Times New Roman" w:eastAsia="Times New Roman" w:hAnsi="Times New Roman" w:cs="Times New Roman"/>
          <w:sz w:val="24"/>
          <w:szCs w:val="24"/>
          <w:lang w:val="fr-CA"/>
        </w:rPr>
        <w:t>Dépar</w:t>
      </w:r>
      <w:r>
        <w:rPr>
          <w:rFonts w:ascii="Times New Roman" w:eastAsia="Times New Roman" w:hAnsi="Times New Roman" w:cs="Times New Roman"/>
          <w:sz w:val="24"/>
          <w:szCs w:val="24"/>
          <w:lang w:val="fr-CA"/>
        </w:rPr>
        <w:t>tement de Sciences Biologiques</w:t>
      </w:r>
      <w:r w:rsidR="004E13A5" w:rsidRPr="0007763B">
        <w:rPr>
          <w:rFonts w:ascii="Times New Roman" w:eastAsia="Times New Roman" w:hAnsi="Times New Roman" w:cs="Times New Roman"/>
          <w:sz w:val="24"/>
          <w:szCs w:val="24"/>
          <w:lang w:val="fr-CA"/>
        </w:rPr>
        <w:t>, Université de Montréal, Pavillon Marie-Victorin, Montréal, QC, Canada, H3C 3J7</w:t>
      </w:r>
    </w:p>
    <w:p w14:paraId="43FF6B38" w14:textId="749E2F04" w:rsidR="00F322CA" w:rsidRPr="00F322CA" w:rsidRDefault="00F322CA" w:rsidP="00A51948">
      <w:pPr>
        <w:spacing w:before="240" w:after="240" w:line="480" w:lineRule="auto"/>
        <w:rPr>
          <w:rFonts w:ascii="Times New Roman" w:eastAsia="Times New Roman" w:hAnsi="Times New Roman" w:cs="Times New Roman"/>
          <w:sz w:val="24"/>
          <w:szCs w:val="24"/>
        </w:rPr>
      </w:pPr>
      <w:r w:rsidRPr="00F322CA">
        <w:rPr>
          <w:rFonts w:ascii="Times New Roman" w:eastAsia="Times New Roman" w:hAnsi="Times New Roman" w:cs="Times New Roman"/>
          <w:sz w:val="24"/>
          <w:szCs w:val="24"/>
          <w:vertAlign w:val="superscript"/>
        </w:rPr>
        <w:t xml:space="preserve">2 </w:t>
      </w:r>
      <w:r w:rsidR="00AC1D0A">
        <w:rPr>
          <w:rFonts w:ascii="Times New Roman" w:eastAsia="Times New Roman" w:hAnsi="Times New Roman" w:cs="Times New Roman"/>
          <w:sz w:val="24"/>
          <w:szCs w:val="24"/>
        </w:rPr>
        <w:t>Forestry, J</w:t>
      </w:r>
      <w:r w:rsidRPr="00F322CA">
        <w:rPr>
          <w:rFonts w:ascii="Times New Roman" w:eastAsia="Times New Roman" w:hAnsi="Times New Roman" w:cs="Times New Roman"/>
          <w:sz w:val="24"/>
          <w:szCs w:val="24"/>
        </w:rPr>
        <w:t>ohn H. Daniels Faculty of Architecture, Landscape, and Design</w:t>
      </w:r>
      <w:r>
        <w:rPr>
          <w:rFonts w:ascii="Times New Roman" w:eastAsia="Times New Roman" w:hAnsi="Times New Roman" w:cs="Times New Roman"/>
          <w:sz w:val="24"/>
          <w:szCs w:val="24"/>
        </w:rPr>
        <w:t xml:space="preserve">, </w:t>
      </w:r>
      <w:r w:rsidRPr="00F322CA">
        <w:rPr>
          <w:rFonts w:ascii="Times New Roman" w:eastAsia="Times New Roman" w:hAnsi="Times New Roman" w:cs="Times New Roman"/>
          <w:sz w:val="24"/>
          <w:szCs w:val="24"/>
        </w:rPr>
        <w:t>University of Toronto</w:t>
      </w:r>
      <w:r>
        <w:rPr>
          <w:rFonts w:ascii="Times New Roman" w:eastAsia="Times New Roman" w:hAnsi="Times New Roman" w:cs="Times New Roman"/>
          <w:sz w:val="24"/>
          <w:szCs w:val="24"/>
        </w:rPr>
        <w:t xml:space="preserve">, </w:t>
      </w:r>
      <w:r w:rsidRPr="00F322CA">
        <w:rPr>
          <w:rFonts w:ascii="Times New Roman" w:eastAsia="Times New Roman" w:hAnsi="Times New Roman" w:cs="Times New Roman"/>
          <w:sz w:val="24"/>
          <w:szCs w:val="24"/>
        </w:rPr>
        <w:t>33 Willcocks St.</w:t>
      </w:r>
      <w:r>
        <w:rPr>
          <w:rFonts w:ascii="Times New Roman" w:eastAsia="Times New Roman" w:hAnsi="Times New Roman" w:cs="Times New Roman"/>
          <w:sz w:val="24"/>
          <w:szCs w:val="24"/>
        </w:rPr>
        <w:t>,</w:t>
      </w:r>
      <w:r w:rsidRPr="00F322CA">
        <w:rPr>
          <w:rFonts w:ascii="Times New Roman" w:eastAsia="Times New Roman" w:hAnsi="Times New Roman" w:cs="Times New Roman"/>
          <w:sz w:val="24"/>
          <w:szCs w:val="24"/>
        </w:rPr>
        <w:t xml:space="preserve"> Toronto, ON</w:t>
      </w:r>
      <w:r>
        <w:rPr>
          <w:rFonts w:ascii="Times New Roman" w:eastAsia="Times New Roman" w:hAnsi="Times New Roman" w:cs="Times New Roman"/>
          <w:sz w:val="24"/>
          <w:szCs w:val="24"/>
        </w:rPr>
        <w:t xml:space="preserve">, Canada, </w:t>
      </w:r>
      <w:r w:rsidRPr="00F322CA">
        <w:rPr>
          <w:rFonts w:ascii="Times New Roman" w:eastAsia="Times New Roman" w:hAnsi="Times New Roman" w:cs="Times New Roman"/>
          <w:sz w:val="24"/>
          <w:szCs w:val="24"/>
        </w:rPr>
        <w:t>M5S 2J5</w:t>
      </w:r>
    </w:p>
    <w:p w14:paraId="71295975" w14:textId="77777777" w:rsidR="004E13A5" w:rsidRPr="00F322CA" w:rsidRDefault="004E13A5" w:rsidP="00A51948">
      <w:pPr>
        <w:spacing w:before="240" w:after="240" w:line="480" w:lineRule="auto"/>
        <w:rPr>
          <w:rFonts w:ascii="Times New Roman" w:eastAsia="Times New Roman" w:hAnsi="Times New Roman" w:cs="Times New Roman"/>
          <w:sz w:val="24"/>
          <w:szCs w:val="24"/>
        </w:rPr>
      </w:pPr>
    </w:p>
    <w:p w14:paraId="5A59C235" w14:textId="77777777" w:rsidR="004E13A5" w:rsidRPr="0007763B" w:rsidRDefault="004E13A5" w:rsidP="00A51948">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sz w:val="24"/>
          <w:szCs w:val="24"/>
        </w:rPr>
        <w:t xml:space="preserve">Correspondence: Julian Wittische; E-mail: </w:t>
      </w:r>
      <w:hyperlink r:id="rId6">
        <w:r w:rsidRPr="0007763B">
          <w:rPr>
            <w:rStyle w:val="Lienhypertexte"/>
            <w:rFonts w:ascii="Times New Roman" w:eastAsia="Times New Roman" w:hAnsi="Times New Roman" w:cs="Times New Roman"/>
            <w:sz w:val="24"/>
            <w:szCs w:val="24"/>
          </w:rPr>
          <w:t>jwittische@gmail.com</w:t>
        </w:r>
      </w:hyperlink>
    </w:p>
    <w:p w14:paraId="407C49E3" w14:textId="77777777" w:rsidR="004E13A5" w:rsidRPr="0007763B" w:rsidRDefault="004E13A5" w:rsidP="00A51948">
      <w:pPr>
        <w:spacing w:before="240" w:after="240" w:line="480" w:lineRule="auto"/>
        <w:rPr>
          <w:rFonts w:ascii="Times New Roman" w:eastAsia="Times New Roman" w:hAnsi="Times New Roman" w:cs="Times New Roman"/>
          <w:sz w:val="24"/>
          <w:szCs w:val="24"/>
        </w:rPr>
      </w:pPr>
    </w:p>
    <w:p w14:paraId="7B2B731C" w14:textId="7CED0C18" w:rsidR="004E13A5" w:rsidRPr="0007763B" w:rsidRDefault="004E13A5" w:rsidP="00A51948">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sz w:val="24"/>
          <w:szCs w:val="24"/>
        </w:rPr>
        <w:t xml:space="preserve">Running title: </w:t>
      </w:r>
      <w:r w:rsidR="008A3027">
        <w:rPr>
          <w:rFonts w:ascii="Times New Roman" w:eastAsia="Times New Roman" w:hAnsi="Times New Roman" w:cs="Times New Roman"/>
          <w:sz w:val="24"/>
          <w:szCs w:val="24"/>
        </w:rPr>
        <w:t>Testing</w:t>
      </w:r>
      <w:r w:rsidRPr="0007763B">
        <w:rPr>
          <w:rFonts w:ascii="Times New Roman" w:eastAsia="Times New Roman" w:hAnsi="Times New Roman" w:cs="Times New Roman"/>
          <w:sz w:val="24"/>
          <w:szCs w:val="24"/>
        </w:rPr>
        <w:t xml:space="preserve"> spatio-temporal genetic change</w:t>
      </w:r>
    </w:p>
    <w:p w14:paraId="4CEBFDB8" w14:textId="77777777" w:rsidR="004E13A5" w:rsidRPr="0007763B" w:rsidRDefault="004E13A5" w:rsidP="00A51948">
      <w:pPr>
        <w:spacing w:before="240" w:after="240" w:line="480" w:lineRule="auto"/>
        <w:rPr>
          <w:rFonts w:ascii="Times New Roman" w:eastAsia="Times New Roman" w:hAnsi="Times New Roman" w:cs="Times New Roman"/>
          <w:sz w:val="24"/>
          <w:szCs w:val="24"/>
        </w:rPr>
      </w:pPr>
    </w:p>
    <w:p w14:paraId="14716220" w14:textId="77777777" w:rsidR="004E13A5" w:rsidRPr="0007763B" w:rsidRDefault="004E13A5" w:rsidP="00A51948">
      <w:pPr>
        <w:spacing w:before="240" w:after="240" w:line="480" w:lineRule="auto"/>
        <w:rPr>
          <w:rFonts w:ascii="Times New Roman" w:eastAsia="Times New Roman" w:hAnsi="Times New Roman" w:cs="Times New Roman"/>
          <w:sz w:val="24"/>
          <w:szCs w:val="24"/>
        </w:rPr>
      </w:pPr>
    </w:p>
    <w:p w14:paraId="5CCE16C7" w14:textId="77777777" w:rsidR="004E13A5" w:rsidRPr="0007763B" w:rsidRDefault="004E13A5" w:rsidP="00A51948">
      <w:pPr>
        <w:spacing w:before="240" w:after="240" w:line="480" w:lineRule="auto"/>
        <w:rPr>
          <w:rFonts w:ascii="Times New Roman" w:eastAsia="Times New Roman" w:hAnsi="Times New Roman" w:cs="Times New Roman"/>
          <w:sz w:val="24"/>
          <w:szCs w:val="24"/>
        </w:rPr>
      </w:pPr>
    </w:p>
    <w:p w14:paraId="694CB020" w14:textId="77777777" w:rsidR="004E13A5" w:rsidRPr="0007763B" w:rsidRDefault="004E13A5" w:rsidP="00A51948">
      <w:pPr>
        <w:spacing w:before="240" w:after="240" w:line="480" w:lineRule="auto"/>
        <w:rPr>
          <w:rFonts w:ascii="Times New Roman" w:eastAsia="Times New Roman" w:hAnsi="Times New Roman" w:cs="Times New Roman"/>
          <w:sz w:val="24"/>
          <w:szCs w:val="24"/>
        </w:rPr>
      </w:pPr>
    </w:p>
    <w:p w14:paraId="3E0DA1AE" w14:textId="77777777" w:rsidR="004E13A5" w:rsidRPr="0007763B" w:rsidRDefault="004E13A5" w:rsidP="00A51948">
      <w:pPr>
        <w:spacing w:before="240" w:after="240" w:line="480" w:lineRule="auto"/>
        <w:rPr>
          <w:rFonts w:ascii="Times New Roman" w:eastAsia="Times New Roman" w:hAnsi="Times New Roman" w:cs="Times New Roman"/>
          <w:sz w:val="24"/>
          <w:szCs w:val="24"/>
        </w:rPr>
      </w:pPr>
    </w:p>
    <w:p w14:paraId="19E2E3B5" w14:textId="20CD9F68" w:rsidR="00053498" w:rsidRDefault="0047226E" w:rsidP="00A51948">
      <w:pPr>
        <w:spacing w:before="240" w:after="240" w:line="480" w:lineRule="auto"/>
        <w:rPr>
          <w:rFonts w:ascii="Times New Roman" w:eastAsia="Times New Roman" w:hAnsi="Times New Roman" w:cs="Times New Roman"/>
          <w:b/>
          <w:sz w:val="24"/>
          <w:szCs w:val="24"/>
        </w:rPr>
      </w:pPr>
      <w:commentRangeStart w:id="0"/>
      <w:commentRangeStart w:id="1"/>
      <w:r>
        <w:rPr>
          <w:rFonts w:ascii="Times New Roman" w:eastAsia="Times New Roman" w:hAnsi="Times New Roman" w:cs="Times New Roman"/>
          <w:b/>
          <w:sz w:val="24"/>
          <w:szCs w:val="24"/>
        </w:rPr>
        <w:lastRenderedPageBreak/>
        <w:t>ABSTRACT</w:t>
      </w:r>
      <w:commentRangeEnd w:id="0"/>
      <w:r w:rsidR="00295FF4">
        <w:rPr>
          <w:rStyle w:val="Marquedecommentaire"/>
        </w:rPr>
        <w:commentReference w:id="0"/>
      </w:r>
      <w:commentRangeEnd w:id="1"/>
      <w:r w:rsidR="00AC1D0A">
        <w:rPr>
          <w:rStyle w:val="Marquedecommentaire"/>
        </w:rPr>
        <w:commentReference w:id="1"/>
      </w:r>
    </w:p>
    <w:p w14:paraId="07E22FFB" w14:textId="18F8BFCD" w:rsidR="004E13A5" w:rsidRPr="0007763B" w:rsidRDefault="004E13A5" w:rsidP="00A51948">
      <w:pPr>
        <w:spacing w:before="240" w:after="240" w:line="480" w:lineRule="auto"/>
        <w:rPr>
          <w:rFonts w:ascii="Times New Roman" w:eastAsia="Times New Roman" w:hAnsi="Times New Roman" w:cs="Times New Roman"/>
          <w:b/>
          <w:sz w:val="24"/>
          <w:szCs w:val="24"/>
        </w:rPr>
      </w:pPr>
      <w:r w:rsidRPr="0007763B">
        <w:rPr>
          <w:rFonts w:ascii="Times New Roman" w:eastAsia="Times New Roman" w:hAnsi="Times New Roman" w:cs="Times New Roman"/>
          <w:b/>
          <w:sz w:val="24"/>
          <w:szCs w:val="24"/>
        </w:rPr>
        <w:t>INTRODUCTION</w:t>
      </w:r>
    </w:p>
    <w:p w14:paraId="5DE0D710" w14:textId="6DBFF770" w:rsidR="007839F5" w:rsidRDefault="00AC1D0A" w:rsidP="00A51948">
      <w:pPr>
        <w:spacing w:before="240" w:after="240" w:line="480" w:lineRule="auto"/>
        <w:rPr>
          <w:ins w:id="2" w:author="Patrick James" w:date="2019-11-12T15:53:00Z"/>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Globally, biodiversity at multiple levels of organization is being lost at an increasing rate with significant consequences for ecosystem functioning and long term viability of the biosphere. </w:t>
      </w:r>
      <w:r w:rsidR="00451660" w:rsidRPr="00295FF4">
        <w:rPr>
          <w:rFonts w:ascii="Times New Roman" w:eastAsia="Times New Roman" w:hAnsi="Times New Roman" w:cs="Times New Roman"/>
          <w:sz w:val="24"/>
          <w:szCs w:val="24"/>
        </w:rPr>
        <w:fldChar w:fldCharType="begin" w:fldLock="1"/>
      </w:r>
      <w:r w:rsidR="00451660" w:rsidRPr="00295FF4">
        <w:rPr>
          <w:rFonts w:ascii="Times New Roman" w:eastAsia="Times New Roman" w:hAnsi="Times New Roman" w:cs="Times New Roman"/>
          <w:sz w:val="24"/>
          <w:szCs w:val="24"/>
        </w:rPr>
        <w:instrText>ADDIN CSL_CITATION {"citationItems":[{"id":"ITEM-1","itemData":{"DOI":"10.1111/eva.12810","ISSN":"1752-4571","abstract":"Genetic variation underpins population fitness and adaptive potential. Thus it plays a key role in any species&amp;#039; probability of long-term persistence, particularly under global climate change. Genetic variation can be lost in a single generation but its replenishment may take hundreds of generations. For that reason safeguarding genetic variation is considered fundamental to maintaining biodiversity, and is an Aichi Target for 2020. As human activities are driving declines in many wild populations, genetic variation is also likely declining. However the magnitude of ongoing genetic variation loss has not been assessed, despite its importance. Here we show a 6 percent decline in within-population genetic variation of wild organisms since the industrial revolution. The erosion of genetic variation has been most severe for island species, with an 18 percent average decline. We also identified several key taxonomic and geographic information gaps that must be urgently addressed. Our results are consistent with single time-point meta-analyses that indicated genetic variation is likely declining. However, our results represent the first confirmation of a global decline, and estimate of the magnitude of the genetic variation lost from wild populations.","author":[{"dropping-particle":"","family":"Leigh","given":"Deborah M.","non-dropping-particle":"","parse-names":false,"suffix":""},{"dropping-particle":"","family":"Hendry","given":"Andrew P.","non-dropping-particle":"","parse-names":false,"suffix":""},{"dropping-particle":"","family":"Vázquez‐Domínguez","given":"Ella","non-dropping-particle":"","parse-names":false,"suffix":""},{"dropping-particle":"","family":"Friesen","given":"Vicki L","non-dropping-particle":"","parse-names":false,"suffix":""}],"container-title":"Evolutionary Applications","id":"ITEM-1","issue":"April","issued":{"date-parts":[["2019"]]},"page":"1-8","title":"Estimated six percent loss of genetic variation in wild populations since the industrial revolution","type":"article-journal"},"uris":["http://www.mendeley.com/documents/?uuid=91c1cbbf-f655-49cd-8943-5c0a434cec6f"]}],"mendeley":{"formattedCitation":"(Leigh, Hendry, Vázquez‐Domínguez, &amp; Friesen, 2019)","plainTextFormattedCitation":"(Leigh, Hendry, Vázquez‐Domínguez, &amp; Friesen, 2019)","previouslyFormattedCitation":"(Leigh, Hendry, Vázquez‐Domínguez, &amp; Friesen, 2019)"},"properties":{"noteIndex":0},"schema":"https://github.com/citation-style-language/schema/raw/master/csl-citation.json"}</w:instrText>
      </w:r>
      <w:r w:rsidR="00451660" w:rsidRPr="00295FF4">
        <w:rPr>
          <w:rFonts w:ascii="Times New Roman" w:eastAsia="Times New Roman" w:hAnsi="Times New Roman" w:cs="Times New Roman"/>
          <w:sz w:val="24"/>
          <w:szCs w:val="24"/>
        </w:rPr>
        <w:fldChar w:fldCharType="separate"/>
      </w:r>
      <w:r w:rsidR="00451660" w:rsidRPr="00295FF4">
        <w:rPr>
          <w:rFonts w:ascii="Times New Roman" w:eastAsia="Times New Roman" w:hAnsi="Times New Roman" w:cs="Times New Roman"/>
          <w:noProof/>
          <w:sz w:val="24"/>
          <w:szCs w:val="24"/>
        </w:rPr>
        <w:t>(Leigh, Hendry, Vázquez‐Domínguez, &amp; Friesen, 2019)</w:t>
      </w:r>
      <w:r w:rsidR="00451660" w:rsidRPr="00295FF4">
        <w:rPr>
          <w:rFonts w:ascii="Times New Roman" w:eastAsia="Times New Roman" w:hAnsi="Times New Roman" w:cs="Times New Roman"/>
          <w:sz w:val="24"/>
          <w:szCs w:val="24"/>
        </w:rPr>
        <w:fldChar w:fldCharType="end"/>
      </w:r>
      <w:ins w:id="3" w:author="Patrick James" w:date="2019-11-12T15:48:00Z">
        <w:r>
          <w:rPr>
            <w:rFonts w:ascii="Times New Roman" w:eastAsia="Times New Roman" w:hAnsi="Times New Roman" w:cs="Times New Roman"/>
            <w:sz w:val="24"/>
            <w:szCs w:val="24"/>
          </w:rPr>
          <w:t xml:space="preserve">. Novel monitoring </w:t>
        </w:r>
      </w:ins>
      <w:ins w:id="4" w:author="Patrick James" w:date="2019-11-12T15:49:00Z">
        <w:r>
          <w:rPr>
            <w:rFonts w:ascii="Times New Roman" w:eastAsia="Times New Roman" w:hAnsi="Times New Roman" w:cs="Times New Roman"/>
            <w:sz w:val="24"/>
            <w:szCs w:val="24"/>
          </w:rPr>
          <w:t xml:space="preserve">techniques are needed to track </w:t>
        </w:r>
      </w:ins>
      <w:ins w:id="5" w:author="Patrick James" w:date="2019-11-12T15:48:00Z">
        <w:r>
          <w:rPr>
            <w:rFonts w:ascii="Times New Roman" w:eastAsia="Times New Roman" w:hAnsi="Times New Roman" w:cs="Times New Roman"/>
            <w:sz w:val="24"/>
            <w:szCs w:val="24"/>
          </w:rPr>
          <w:t xml:space="preserve">these losses </w:t>
        </w:r>
      </w:ins>
      <w:ins w:id="6" w:author="Patrick James" w:date="2019-11-12T15:49:00Z">
        <w:r>
          <w:rPr>
            <w:rFonts w:ascii="Times New Roman" w:eastAsia="Times New Roman" w:hAnsi="Times New Roman" w:cs="Times New Roman"/>
            <w:sz w:val="24"/>
            <w:szCs w:val="24"/>
          </w:rPr>
          <w:t xml:space="preserve">and to inform conservation efforts. Further, it is recognized that it </w:t>
        </w:r>
      </w:ins>
      <w:ins w:id="7" w:author="Patrick James" w:date="2019-11-12T15:50:00Z">
        <w:r>
          <w:rPr>
            <w:rFonts w:ascii="Times New Roman" w:eastAsia="Times New Roman" w:hAnsi="Times New Roman" w:cs="Times New Roman"/>
            <w:sz w:val="24"/>
            <w:szCs w:val="24"/>
          </w:rPr>
          <w:t xml:space="preserve">is </w:t>
        </w:r>
      </w:ins>
      <w:ins w:id="8" w:author="Patrick James" w:date="2019-11-12T15:49:00Z">
        <w:r>
          <w:rPr>
            <w:rFonts w:ascii="Times New Roman" w:eastAsia="Times New Roman" w:hAnsi="Times New Roman" w:cs="Times New Roman"/>
            <w:sz w:val="24"/>
            <w:szCs w:val="24"/>
          </w:rPr>
          <w:t xml:space="preserve">no longer </w:t>
        </w:r>
      </w:ins>
      <w:ins w:id="9" w:author="Patrick James" w:date="2019-11-12T15:50:00Z">
        <w:r>
          <w:rPr>
            <w:rFonts w:ascii="Times New Roman" w:eastAsia="Times New Roman" w:hAnsi="Times New Roman" w:cs="Times New Roman"/>
            <w:sz w:val="24"/>
            <w:szCs w:val="24"/>
          </w:rPr>
          <w:t xml:space="preserve">sufficient </w:t>
        </w:r>
      </w:ins>
      <w:ins w:id="10" w:author="Patrick James" w:date="2019-11-12T15:49:00Z">
        <w:r>
          <w:rPr>
            <w:rFonts w:ascii="Times New Roman" w:eastAsia="Times New Roman" w:hAnsi="Times New Roman" w:cs="Times New Roman"/>
            <w:sz w:val="24"/>
            <w:szCs w:val="24"/>
          </w:rPr>
          <w:t xml:space="preserve">to study </w:t>
        </w:r>
      </w:ins>
      <w:ins w:id="11" w:author="Patrick James" w:date="2019-11-12T15:50:00Z">
        <w:r>
          <w:rPr>
            <w:rFonts w:ascii="Times New Roman" w:eastAsia="Times New Roman" w:hAnsi="Times New Roman" w:cs="Times New Roman"/>
            <w:sz w:val="24"/>
            <w:szCs w:val="24"/>
          </w:rPr>
          <w:t xml:space="preserve">spatial patterns in </w:t>
        </w:r>
      </w:ins>
      <w:ins w:id="12" w:author="Patrick James" w:date="2019-11-12T15:51:00Z">
        <w:r>
          <w:rPr>
            <w:rFonts w:ascii="Times New Roman" w:eastAsia="Times New Roman" w:hAnsi="Times New Roman" w:cs="Times New Roman"/>
            <w:sz w:val="24"/>
            <w:szCs w:val="24"/>
          </w:rPr>
          <w:t>bio</w:t>
        </w:r>
      </w:ins>
      <w:ins w:id="13" w:author="Patrick James" w:date="2019-11-12T15:49:00Z">
        <w:r>
          <w:rPr>
            <w:rFonts w:ascii="Times New Roman" w:eastAsia="Times New Roman" w:hAnsi="Times New Roman" w:cs="Times New Roman"/>
            <w:sz w:val="24"/>
            <w:szCs w:val="24"/>
          </w:rPr>
          <w:t xml:space="preserve">diversity </w:t>
        </w:r>
      </w:ins>
      <w:ins w:id="14" w:author="Patrick James" w:date="2019-11-12T15:51:00Z">
        <w:r>
          <w:rPr>
            <w:rFonts w:ascii="Times New Roman" w:eastAsia="Times New Roman" w:hAnsi="Times New Roman" w:cs="Times New Roman"/>
            <w:sz w:val="24"/>
            <w:szCs w:val="24"/>
          </w:rPr>
          <w:t xml:space="preserve">loss </w:t>
        </w:r>
      </w:ins>
      <w:ins w:id="15" w:author="Patrick James" w:date="2019-11-12T15:49:00Z">
        <w:r>
          <w:rPr>
            <w:rFonts w:ascii="Times New Roman" w:eastAsia="Times New Roman" w:hAnsi="Times New Roman" w:cs="Times New Roman"/>
            <w:sz w:val="24"/>
            <w:szCs w:val="24"/>
          </w:rPr>
          <w:t>at a single point in time</w:t>
        </w:r>
      </w:ins>
      <w:ins w:id="16" w:author="Patrick James" w:date="2019-11-12T15:51:00Z">
        <w:r>
          <w:rPr>
            <w:rFonts w:ascii="Times New Roman" w:eastAsia="Times New Roman" w:hAnsi="Times New Roman" w:cs="Times New Roman"/>
            <w:sz w:val="24"/>
            <w:szCs w:val="24"/>
          </w:rPr>
          <w:t xml:space="preserve">. Instead, one must </w:t>
        </w:r>
      </w:ins>
      <w:del w:id="17" w:author="Patrick James" w:date="2019-11-12T15:50:00Z">
        <w:r w:rsidR="00451660" w:rsidRPr="00295FF4" w:rsidDel="00AC1D0A">
          <w:rPr>
            <w:rFonts w:ascii="Times New Roman" w:eastAsia="Times New Roman" w:hAnsi="Times New Roman" w:cs="Times New Roman"/>
            <w:sz w:val="24"/>
            <w:szCs w:val="24"/>
          </w:rPr>
          <w:delText xml:space="preserve">, is making </w:delText>
        </w:r>
      </w:del>
      <w:del w:id="18" w:author="Patrick James" w:date="2019-11-12T15:51:00Z">
        <w:r w:rsidR="00451660" w:rsidRPr="00295FF4" w:rsidDel="00AC1D0A">
          <w:rPr>
            <w:rFonts w:ascii="Times New Roman" w:eastAsia="Times New Roman" w:hAnsi="Times New Roman" w:cs="Times New Roman"/>
            <w:sz w:val="24"/>
            <w:szCs w:val="24"/>
          </w:rPr>
          <w:delText xml:space="preserve">it increasingly important to </w:delText>
        </w:r>
      </w:del>
      <w:del w:id="19" w:author="Patrick James" w:date="2019-11-12T15:50:00Z">
        <w:r w:rsidR="00451660" w:rsidRPr="00295FF4" w:rsidDel="00AC1D0A">
          <w:rPr>
            <w:rFonts w:ascii="Times New Roman" w:eastAsia="Times New Roman" w:hAnsi="Times New Roman" w:cs="Times New Roman"/>
            <w:sz w:val="24"/>
            <w:szCs w:val="24"/>
          </w:rPr>
          <w:delText>move beyond, single sampling/time, snapshot research</w:delText>
        </w:r>
      </w:del>
      <w:ins w:id="20" w:author="Patrick James" w:date="2019-11-12T15:50:00Z">
        <w:r>
          <w:rPr>
            <w:rFonts w:ascii="Times New Roman" w:eastAsia="Times New Roman" w:hAnsi="Times New Roman" w:cs="Times New Roman"/>
            <w:sz w:val="24"/>
            <w:szCs w:val="24"/>
          </w:rPr>
          <w:t xml:space="preserve">examine trends </w:t>
        </w:r>
      </w:ins>
      <w:ins w:id="21" w:author="Patrick James" w:date="2019-11-12T15:51:00Z">
        <w:r>
          <w:rPr>
            <w:rFonts w:ascii="Times New Roman" w:eastAsia="Times New Roman" w:hAnsi="Times New Roman" w:cs="Times New Roman"/>
            <w:sz w:val="24"/>
            <w:szCs w:val="24"/>
          </w:rPr>
          <w:t xml:space="preserve">and </w:t>
        </w:r>
      </w:ins>
      <w:ins w:id="22" w:author="Patrick James" w:date="2019-11-12T15:50:00Z">
        <w:r>
          <w:rPr>
            <w:rFonts w:ascii="Times New Roman" w:eastAsia="Times New Roman" w:hAnsi="Times New Roman" w:cs="Times New Roman"/>
            <w:sz w:val="24"/>
            <w:szCs w:val="24"/>
          </w:rPr>
          <w:t>pattern</w:t>
        </w:r>
      </w:ins>
      <w:ins w:id="23" w:author="Patrick James" w:date="2019-11-12T15:51:00Z">
        <w:r>
          <w:rPr>
            <w:rFonts w:ascii="Times New Roman" w:eastAsia="Times New Roman" w:hAnsi="Times New Roman" w:cs="Times New Roman"/>
            <w:sz w:val="24"/>
            <w:szCs w:val="24"/>
          </w:rPr>
          <w:t>s</w:t>
        </w:r>
      </w:ins>
      <w:ins w:id="24" w:author="Patrick James" w:date="2019-11-12T15:50:00Z">
        <w:r>
          <w:rPr>
            <w:rFonts w:ascii="Times New Roman" w:eastAsia="Times New Roman" w:hAnsi="Times New Roman" w:cs="Times New Roman"/>
            <w:sz w:val="24"/>
            <w:szCs w:val="24"/>
          </w:rPr>
          <w:t xml:space="preserve"> </w:t>
        </w:r>
      </w:ins>
      <w:ins w:id="25" w:author="Patrick James" w:date="2019-11-12T15:51:00Z">
        <w:r>
          <w:rPr>
            <w:rFonts w:ascii="Times New Roman" w:eastAsia="Times New Roman" w:hAnsi="Times New Roman" w:cs="Times New Roman"/>
            <w:sz w:val="24"/>
            <w:szCs w:val="24"/>
          </w:rPr>
          <w:t xml:space="preserve">in biodiversity </w:t>
        </w:r>
      </w:ins>
      <w:ins w:id="26" w:author="Patrick James" w:date="2019-11-12T15:50:00Z">
        <w:r>
          <w:rPr>
            <w:rFonts w:ascii="Times New Roman" w:eastAsia="Times New Roman" w:hAnsi="Times New Roman" w:cs="Times New Roman"/>
            <w:sz w:val="24"/>
            <w:szCs w:val="24"/>
          </w:rPr>
          <w:t>through both space and time</w:t>
        </w:r>
      </w:ins>
      <w:r w:rsidR="00451660" w:rsidRPr="00295FF4">
        <w:rPr>
          <w:rFonts w:ascii="Times New Roman" w:eastAsia="Times New Roman" w:hAnsi="Times New Roman" w:cs="Times New Roman"/>
          <w:sz w:val="24"/>
          <w:szCs w:val="24"/>
        </w:rPr>
        <w:t xml:space="preserve"> </w:t>
      </w:r>
      <w:r w:rsidR="00451660" w:rsidRPr="00295FF4">
        <w:rPr>
          <w:rFonts w:ascii="Times New Roman" w:eastAsia="Times New Roman" w:hAnsi="Times New Roman" w:cs="Times New Roman"/>
          <w:sz w:val="24"/>
          <w:szCs w:val="24"/>
        </w:rPr>
        <w:fldChar w:fldCharType="begin" w:fldLock="1"/>
      </w:r>
      <w:r w:rsidR="00451660" w:rsidRPr="00295FF4">
        <w:rPr>
          <w:rFonts w:ascii="Times New Roman" w:eastAsia="Times New Roman" w:hAnsi="Times New Roman" w:cs="Times New Roman"/>
          <w:sz w:val="24"/>
          <w:szCs w:val="24"/>
        </w:rPr>
        <w:instrText>ADDIN CSL_CITATION {"citationItems":[{"id":"ITEM-1","itemData":{"DOI":"10.1111/eva.12617","ISSN":"17524571","abstract":"© 2018 The Authors. Evolutionary Applications published by John Wiley  &amp;  Sons Ltd Landscape genetic studies typically focus on the evolutionary processes that give rise to spatial patterns that are quantified at a single point in time. Although landscape change is widely recognized as a strong driver of microevolutionary processes, few landscape genetic studies have directly evaluated the change in spatial genetic structure (SGS) over time with concurrent changes in landscape pattern. We introduce a novel approach to analyze landscape genetic data through time. We demonstrate this approach using genotyped samples (n = 569) from a large black bear (Ursus americanus) population in Michigan (USA) that were harvested during 3 years (2002, 2006, and 2010). We identified areas that were consistently occupied over this 9-year period and quantified temporal variation in SGS. Then, we evaluated alternative hypotheses about effects of changes in landscape features (e.g., deforestation or crop conversion) on fine-scale SGS among years using spatial autoregressive modeling and model selection. Relative measures of landscape change such as magnitude of landscape change (i.e., number of patches changing from suitable to unsuitable states or vice versa), and during later periods, measures of fragmentation (i.e., patch aggregation and cohesion) were associated with change in SGS. Our results stress the importance of conducting time series studies for the conservation and management of wildlife inhabiting rapidly changing landscapes.","author":[{"dropping-particle":"","family":"Draheim","given":"Hope M.","non-dropping-particle":"","parse-names":false,"suffix":""},{"dropping-particle":"","family":"Moore","given":"Jennifer A.","non-dropping-particle":"","parse-names":false,"suffix":""},{"dropping-particle":"","family":"Fortin","given":"Marie Josée","non-dropping-particle":"","parse-names":false,"suffix":""},{"dropping-particle":"","family":"Scribner","given":"Kim T.","non-dropping-particle":"","parse-names":false,"suffix":""}],"container-title":"Evolutionary Applications","id":"ITEM-1","issue":"8","issued":{"date-parts":[["2018"]]},"page":"1219-1230","title":"Beyond the snapshot: Landscape genetic analysis of time series data reveal responses of American black bears to landscape change","type":"article-journal","volume":"11"},"uris":["http://www.mendeley.com/documents/?uuid=40922df3-d52b-44b8-b962-974459281831"]}],"mendeley":{"formattedCitation":"(Draheim, Moore, Fortin, &amp; Scribner, 2018)","plainTextFormattedCitation":"(Draheim, Moore, Fortin, &amp; Scribner, 2018)","previouslyFormattedCitation":"(Draheim, Moore, Fortin, &amp; Scribner, 2018)"},"properties":{"noteIndex":0},"schema":"https://github.com/citation-style-language/schema/raw/master/csl-citation.json"}</w:instrText>
      </w:r>
      <w:r w:rsidR="00451660" w:rsidRPr="00295FF4">
        <w:rPr>
          <w:rFonts w:ascii="Times New Roman" w:eastAsia="Times New Roman" w:hAnsi="Times New Roman" w:cs="Times New Roman"/>
          <w:sz w:val="24"/>
          <w:szCs w:val="24"/>
        </w:rPr>
        <w:fldChar w:fldCharType="separate"/>
      </w:r>
      <w:r w:rsidR="00451660" w:rsidRPr="00295FF4">
        <w:rPr>
          <w:rFonts w:ascii="Times New Roman" w:eastAsia="Times New Roman" w:hAnsi="Times New Roman" w:cs="Times New Roman"/>
          <w:noProof/>
          <w:sz w:val="24"/>
          <w:szCs w:val="24"/>
        </w:rPr>
        <w:t>(Draheim, Moore, Fortin, &amp; Scribner, 2018)</w:t>
      </w:r>
      <w:r w:rsidR="00451660" w:rsidRPr="00295FF4">
        <w:rPr>
          <w:rFonts w:ascii="Times New Roman" w:eastAsia="Times New Roman" w:hAnsi="Times New Roman" w:cs="Times New Roman"/>
          <w:sz w:val="24"/>
          <w:szCs w:val="24"/>
        </w:rPr>
        <w:fldChar w:fldCharType="end"/>
      </w:r>
      <w:r w:rsidR="00451660" w:rsidRPr="00295FF4">
        <w:rPr>
          <w:rFonts w:ascii="Times New Roman" w:eastAsia="Times New Roman" w:hAnsi="Times New Roman" w:cs="Times New Roman"/>
          <w:sz w:val="24"/>
          <w:szCs w:val="24"/>
        </w:rPr>
        <w:t xml:space="preserve">. </w:t>
      </w:r>
    </w:p>
    <w:p w14:paraId="4C282889" w14:textId="74159ADC" w:rsidR="00DD02CB" w:rsidRPr="00295FF4" w:rsidRDefault="004E13A5" w:rsidP="00A51948">
      <w:pPr>
        <w:spacing w:before="240" w:after="240" w:line="480" w:lineRule="auto"/>
        <w:rPr>
          <w:rFonts w:ascii="Times New Roman" w:eastAsia="Times New Roman" w:hAnsi="Times New Roman" w:cs="Times New Roman"/>
          <w:sz w:val="24"/>
          <w:szCs w:val="24"/>
        </w:rPr>
      </w:pPr>
      <w:r w:rsidRPr="00295FF4">
        <w:rPr>
          <w:rFonts w:ascii="Times New Roman" w:eastAsia="Times New Roman" w:hAnsi="Times New Roman" w:cs="Times New Roman"/>
          <w:sz w:val="24"/>
          <w:szCs w:val="24"/>
        </w:rPr>
        <w:t xml:space="preserve">Spatial and temporal variation </w:t>
      </w:r>
      <w:r w:rsidR="00B87FEB">
        <w:rPr>
          <w:rFonts w:ascii="Times New Roman" w:eastAsia="Times New Roman" w:hAnsi="Times New Roman" w:cs="Times New Roman"/>
          <w:sz w:val="24"/>
          <w:szCs w:val="24"/>
        </w:rPr>
        <w:t xml:space="preserve">in genetic diversity </w:t>
      </w:r>
      <w:r w:rsidRPr="00295FF4">
        <w:rPr>
          <w:rFonts w:ascii="Times New Roman" w:eastAsia="Times New Roman" w:hAnsi="Times New Roman" w:cs="Times New Roman"/>
          <w:sz w:val="24"/>
          <w:szCs w:val="24"/>
        </w:rPr>
        <w:t>can tell us a great deal about</w:t>
      </w:r>
      <w:r w:rsidRPr="00295FF4">
        <w:rPr>
          <w:rFonts w:ascii="Times New Roman" w:hAnsi="Times New Roman" w:cs="Times New Roman"/>
          <w:sz w:val="24"/>
          <w:szCs w:val="24"/>
        </w:rPr>
        <w:t xml:space="preserve"> demography and </w:t>
      </w:r>
      <w:r w:rsidR="0047226E" w:rsidRPr="00295FF4">
        <w:rPr>
          <w:rFonts w:ascii="Times New Roman" w:hAnsi="Times New Roman" w:cs="Times New Roman"/>
          <w:sz w:val="24"/>
          <w:szCs w:val="24"/>
        </w:rPr>
        <w:t>population connectivity</w:t>
      </w:r>
      <w:r w:rsidR="00292102" w:rsidRPr="00295FF4">
        <w:rPr>
          <w:rFonts w:ascii="Times New Roman" w:hAnsi="Times New Roman" w:cs="Times New Roman"/>
          <w:sz w:val="24"/>
          <w:szCs w:val="24"/>
        </w:rPr>
        <w:t xml:space="preserve"> </w:t>
      </w:r>
      <w:r w:rsidR="00292102" w:rsidRPr="00295FF4">
        <w:rPr>
          <w:rFonts w:ascii="Times New Roman" w:hAnsi="Times New Roman" w:cs="Times New Roman"/>
          <w:sz w:val="24"/>
          <w:szCs w:val="24"/>
        </w:rPr>
        <w:fldChar w:fldCharType="begin" w:fldLock="1"/>
      </w:r>
      <w:r w:rsidR="002F53A6">
        <w:rPr>
          <w:rFonts w:ascii="Times New Roman" w:hAnsi="Times New Roman" w:cs="Times New Roman"/>
          <w:sz w:val="24"/>
          <w:szCs w:val="24"/>
        </w:rPr>
        <w:instrText>ADDIN CSL_CITATION {"citationItems":[{"id":"ITEM-1","itemData":{"DOI":"10.1111/j.1365-294X.2010.04688.x","ISBN":"0962-1083; 1365-294X","ISSN":"09621083","PMID":"20618697","abstract":"Genetic data are often used to assess 'population connectivity' because it is difficult to measure dispersal directly at large spatial scales. Genetic connectivity, however, depends primarily on the absolute number of dispersers among populations, whereas demographic connectivity depends on the relative contributions to population growth rates of dispersal vs. local recruitment (i.e. survival and reproduction of residents). Although many questions are best answered with data on genetic connectivity, genetic data alone provide little information on demographic connectivity. The importance of demographic connectivity is clear when the elimination of immigration results in a shift from stable or positive population growth to negative population growth. Otherwise, the amount of dispersal required for demographic connectivity depends on the context (e.g. conservation or harvest management), and even high dispersal rates may not indicate demographic interdependence. Therefore, it is risky to infer the importance of demographic connectivity without information on local demographic rates and how those rates vary over time. Genetic methods can provide insight on demographic connectivity when combined with these local demographic rates, data on movement behaviour, or estimates of reproductive success of immigrants and residents. We also consider the strengths and limitations of genetic measures of connectivity and discuss three concepts of genetic connectivity that depend upon the evolutionary criteria of interest: inbreeding connectivity, drift connectivity, and adaptive connectivity. To conclude, we describe alternative approaches for assessing population connectivity, highlighting the value of combining genetic data with capture-mark-recapture methods or other direct measures of movement to elucidate the complex role of dispersal in natural populations.","author":[{"dropping-particle":"","family":"Lowe","given":"Winsor H.","non-dropping-particle":"","parse-names":false,"suffix":""},{"dropping-particle":"","family":"Allendorf","given":"Fred W.","non-dropping-particle":"","parse-names":false,"suffix":""}],"container-title":"Molecular Ecology","id":"ITEM-1","issue":"15","issued":{"date-parts":[["2010"]]},"page":"3038-3051","title":"What can genetics tell us about population connectivity?","type":"article-journal","volume":"19"},"uris":["http://www.mendeley.com/documents/?uuid=474618ca-6c41-4348-81dd-0f1f50562cf2"]},{"id":"ITEM-2","itemData":{"DOI":"10.1146/annurev-ecolsys-110316-022659","ISSN":"1543-592X","abstract":"Many important questions about the history and dynamics of organisms have a geographical component: How many are there, and where do they live? How do they move and interbreed across the landscape? How were they moving a thousand years ago, and where were the ancestors of a particular individual alive today? Answers to these questions can have profound consequences for our understanding of history, ecology, and the evolutionary process. In this review, we discuss how geographic aspects of the distribution, movement, and reproduction of organisms are reflected in their pedigree across space and time. Because the structure of the pedigree is what determines patterns of relatedness in modern genetic variation, our aim is to thus provide intuition for how these processes leave an imprint in genetic data. We also highlight some current methods and gaps in the statistical toolbox of spatial population genetics.Expected final online publication date for the Annual Review of Ecology, Evolution, and Systematics, Volume 50 is November 4, 2019. Please see http://www.annualreviews.org/page/journal/pubdates for revised estimates.","author":[{"dropping-particle":"","family":"Bradburd","given":"Gideon S.","non-dropping-particle":"","parse-names":false,"suffix":""},{"dropping-particle":"","family":"Ralph","given":"Peter L.","non-dropping-particle":"","parse-names":false,"suffix":""}],"container-title":"Annual Review of Ecology, Evolution, and Systematics","id":"ITEM-2","issue":"1","issued":{"date-parts":[["2019"]]},"page":"427-449","title":"Spatial Population Genetics: It's About Time","type":"article-journal","volume":"50"},"uris":["http://www.mendeley.com/documents/?uuid=5b8329f5-6c06-479c-a979-f166811dcc49"]}],"mendeley":{"formattedCitation":"(Bradburd &amp; Ralph, 2019; Lowe &amp; Allendorf, 2010)","plainTextFormattedCitation":"(Bradburd &amp; Ralph, 2019; Lowe &amp; Allendorf, 2010)","previouslyFormattedCitation":"(Bradburd &amp; Ralph, 2019; Lowe &amp; Allendorf, 2010)"},"properties":{"noteIndex":0},"schema":"https://github.com/citation-style-language/schema/raw/master/csl-citation.json"}</w:instrText>
      </w:r>
      <w:r w:rsidR="00292102" w:rsidRPr="00295FF4">
        <w:rPr>
          <w:rFonts w:ascii="Times New Roman" w:hAnsi="Times New Roman" w:cs="Times New Roman"/>
          <w:sz w:val="24"/>
          <w:szCs w:val="24"/>
        </w:rPr>
        <w:fldChar w:fldCharType="separate"/>
      </w:r>
      <w:r w:rsidR="00B20342" w:rsidRPr="00295FF4">
        <w:rPr>
          <w:rFonts w:ascii="Times New Roman" w:hAnsi="Times New Roman" w:cs="Times New Roman"/>
          <w:noProof/>
          <w:sz w:val="24"/>
          <w:szCs w:val="24"/>
        </w:rPr>
        <w:t>(Bradburd &amp; Ralph, 2019; Lowe &amp; Allendorf, 2010)</w:t>
      </w:r>
      <w:r w:rsidR="00292102" w:rsidRPr="00295FF4">
        <w:rPr>
          <w:rFonts w:ascii="Times New Roman" w:hAnsi="Times New Roman" w:cs="Times New Roman"/>
          <w:sz w:val="24"/>
          <w:szCs w:val="24"/>
        </w:rPr>
        <w:fldChar w:fldCharType="end"/>
      </w:r>
      <w:r w:rsidR="00A11547" w:rsidRPr="00295FF4">
        <w:rPr>
          <w:rFonts w:ascii="Times New Roman" w:hAnsi="Times New Roman" w:cs="Times New Roman"/>
          <w:sz w:val="24"/>
          <w:szCs w:val="24"/>
        </w:rPr>
        <w:t>.</w:t>
      </w:r>
      <w:r w:rsidRPr="00295FF4">
        <w:rPr>
          <w:rFonts w:ascii="Times New Roman" w:eastAsia="Times New Roman" w:hAnsi="Times New Roman" w:cs="Times New Roman"/>
          <w:sz w:val="24"/>
          <w:szCs w:val="24"/>
        </w:rPr>
        <w:t xml:space="preserve"> </w:t>
      </w:r>
      <w:r w:rsidR="009150FB" w:rsidRPr="00295FF4">
        <w:rPr>
          <w:rFonts w:ascii="Times New Roman" w:eastAsia="Times New Roman" w:hAnsi="Times New Roman" w:cs="Times New Roman"/>
          <w:sz w:val="24"/>
          <w:szCs w:val="24"/>
        </w:rPr>
        <w:t>Indeed, p</w:t>
      </w:r>
      <w:r w:rsidR="00616333" w:rsidRPr="00295FF4">
        <w:rPr>
          <w:rFonts w:ascii="Times New Roman" w:eastAsia="Times New Roman" w:hAnsi="Times New Roman" w:cs="Times New Roman"/>
          <w:sz w:val="24"/>
          <w:szCs w:val="24"/>
        </w:rPr>
        <w:t>opulation</w:t>
      </w:r>
      <w:r w:rsidRPr="00295FF4">
        <w:rPr>
          <w:rFonts w:ascii="Times New Roman" w:eastAsia="Times New Roman" w:hAnsi="Times New Roman" w:cs="Times New Roman"/>
          <w:sz w:val="24"/>
          <w:szCs w:val="24"/>
        </w:rPr>
        <w:t xml:space="preserve"> genetics </w:t>
      </w:r>
      <w:r w:rsidR="002050D0" w:rsidRPr="00295FF4">
        <w:rPr>
          <w:rFonts w:ascii="Times New Roman" w:eastAsia="Times New Roman" w:hAnsi="Times New Roman" w:cs="Times New Roman"/>
          <w:sz w:val="24"/>
          <w:szCs w:val="24"/>
        </w:rPr>
        <w:t xml:space="preserve">have proven essential to translating observed genetic variation into meaningful inferences regarding connectivity and demography that are </w:t>
      </w:r>
      <w:r w:rsidR="0047226E" w:rsidRPr="00295FF4">
        <w:rPr>
          <w:rFonts w:ascii="Times New Roman" w:eastAsia="Times New Roman" w:hAnsi="Times New Roman" w:cs="Times New Roman"/>
          <w:sz w:val="24"/>
          <w:szCs w:val="24"/>
        </w:rPr>
        <w:t>necessary</w:t>
      </w:r>
      <w:r w:rsidR="002050D0" w:rsidRPr="00295FF4">
        <w:rPr>
          <w:rFonts w:ascii="Times New Roman" w:eastAsia="Times New Roman" w:hAnsi="Times New Roman" w:cs="Times New Roman"/>
          <w:sz w:val="24"/>
          <w:szCs w:val="24"/>
        </w:rPr>
        <w:t xml:space="preserve"> for conservation efforts.</w:t>
      </w:r>
      <w:r w:rsidR="002050D0" w:rsidRPr="00295FF4" w:rsidDel="002050D0">
        <w:rPr>
          <w:rFonts w:ascii="Times New Roman" w:eastAsia="Times New Roman" w:hAnsi="Times New Roman" w:cs="Times New Roman"/>
          <w:sz w:val="24"/>
          <w:szCs w:val="24"/>
        </w:rPr>
        <w:t xml:space="preserve"> </w:t>
      </w:r>
      <w:r w:rsidRPr="00295FF4">
        <w:rPr>
          <w:rFonts w:ascii="Times New Roman" w:eastAsia="Times New Roman" w:hAnsi="Times New Roman" w:cs="Times New Roman"/>
          <w:sz w:val="24"/>
          <w:szCs w:val="24"/>
        </w:rPr>
        <w:fldChar w:fldCharType="begin" w:fldLock="1"/>
      </w:r>
      <w:r w:rsidR="005D6EA5" w:rsidRPr="00295FF4">
        <w:rPr>
          <w:rFonts w:ascii="Times New Roman" w:eastAsia="Times New Roman" w:hAnsi="Times New Roman" w:cs="Times New Roman"/>
          <w:sz w:val="24"/>
          <w:szCs w:val="24"/>
        </w:rPr>
        <w:instrText>ADDIN CSL_CITATION {"citationItems":[{"id":"ITEM-1","itemData":{"DOI":"10.1007/s10592-009-0044-5","ISSN":"15660621","abstract":"Landscape genetics plays an increasingly important role in the management and conservation of species. Here, we highlight some of the opportunities and challenges in using landscape genetic approaches in conservation biology. We first discuss challenges related to sampling design and introduce several recent methodological developments in landscape genetics (analyses based on pairwise relatedness, the application of Bayesian methods, inference from landscape resistance and a shift from population-based to individual-based analyses). We then show how simulations can foster the field of landscape genetics and, finally, elaborate on technical developments in sequencing techniques that will dramatically improve our ability to study genetic variation in wild species, opening up new and unprecedented avenues for genetic analysis in conservation biology.","author":[{"dropping-particle":"","family":"Segelbacher","given":"Gernot","non-dropping-particle":"","parse-names":false,"suffix":""},{"dropping-particle":"","family":"Cushman","given":"Samuel A.","non-dropping-particle":"","parse-names":false,"suffix":""},{"dropping-particle":"","family":"Epperson","given":"Bryan K.","non-dropping-particle":"","parse-names":false,"suffix":""},{"dropping-particle":"","family":"Fortin","given":"Marie Josée","non-dropping-particle":"","parse-names":false,"suffix":""},{"dropping-particle":"","family":"Francois","given":"Olivier","non-dropping-particle":"","parse-names":false,"suffix":""},{"dropping-particle":"","family":"Hardy","given":"Olivier J.","non-dropping-particle":"","parse-names":false,"suffix":""},{"dropping-particle":"","family":"Holderegger","given":"Rolf","non-dropping-particle":"","parse-names":false,"suffix":""},{"dropping-particle":"","family":"Taberlet","given":"Pierre","non-dropping-particle":"","parse-names":false,"suffix":""},{"dropping-particle":"","family":"Waits","given":"Lisette P.","non-dropping-particle":"","parse-names":false,"suffix":""},{"dropping-particle":"","family":"Manel","given":"Stéphanie","non-dropping-particle":"","parse-names":false,"suffix":""}],"container-title":"Conservation Genetics","id":"ITEM-1","issue":"2","issued":{"date-parts":[["2010"]]},"page":"375-385","title":"Applications of landscape genetics in conservation biology: Concepts and challenges","type":"article-journal","volume":"11"},"uris":["http://www.mendeley.com/documents/?uuid=246c5eae-f2d0-43c0-8dbd-cdd70de7e828"]},{"id":"ITEM-2","itemData":{"DOI":"10.1038/nrg2844","ISSN":"1471-0064","PMID":"20847747","abstract":"We will soon have complete genome sequences from thousands of species, as well as from many individuals within species. This coming explosion of information will transform our understanding of the amount, distribution and functional significance of genetic variation in natural populations. Now is a crucial time to explore the potential implications of this information revolution for conservation genetics and to recognize limitations in applying genomic tools to conservation issues. We identify and discuss those problems for which genomics will be most valuable for curbing the accelerating worldwide loss of biodiversity. We also provide guidance on which genomics tools and approaches will be most appropriate to use for different aspects of conservation.","author":[{"dropping-particle":"","family":"Allendorf","given":"Fred W","non-dropping-particle":"","parse-names":false,"suffix":""},{"dropping-particle":"","family":"Hohenlohe","given":"Paul A","non-dropping-particle":"","parse-names":false,"suffix":""},{"dropping-particle":"","family":"Luikart","given":"Gordon","non-dropping-particle":"","parse-names":false,"suffix":""}],"container-title":"Nature reviews. Genetics","id":"ITEM-2","issue":"10","issued":{"date-parts":[["2010"]]},"page":"697-709","publisher":"Nature Publishing Group","title":"Genomics and the future of conservation genetics.","type":"article-journal","volume":"11"},"uris":["http://www.mendeley.com/documents/?uuid=ddcf9cd8-4cae-476c-8278-1189fefa6bda"]},{"id":"ITEM-3","itemData":{"DOI":"10.1111/eva.12149","ISBN":"1752-4571","ISSN":"17524571","PMID":"25553064","abstract":"Genomics promises exciting advances towards the important conservation goal of maximizing evolutionary potential, notwithstanding associated challenges. Here, we explore some of the complexity of adaptation genetics and discuss the strengths and limitations of genomics as a tool for characterizing evolutionary potential in the context of conservation management. Many traits are polygenic and can be strongly influenced by minor differences in regulatory networks and by epigenetic variation not visible in DNA sequence. Much of this critical complexity is difficult to detect using methods commonly used to identify adaptive variation, and this needs appropriate consideration when planning genomic screens, and when basing management decisions on genomic data. When the genomic basis of adaptation and future threats are well understood, it may be appropriate to focus management on particular adaptive traits. For more typical conservations scenarios, we argue that screening genome-wide variation should be a sensible approach that may provide a generalized measure of evolutionary potential that accounts for the contributions of small-effect loci and cryptic variation and is robust to uncertainty about future change and required adaptive response(s). The best conservation outcomes should be achieved when genomic estimates of evolutionary potential are used within an adaptive management framework.","author":[{"dropping-particle":"","family":"Harrisson","given":"Katherine A.","non-dropping-particle":"","parse-names":false,"suffix":""},{"dropping-particle":"","family":"Pavlova","given":"Alexandra","non-dropping-particle":"","parse-names":false,"suffix":""},{"dropping-particle":"","family":"Telonis-Scott","given":"Marina","non-dropping-particle":"","parse-names":false,"suffix":""},{"dropping-particle":"","family":"Sunnucks","given":"Paul","non-dropping-particle":"","parse-names":false,"suffix":""}],"container-title":"Evolutionary Applications","id":"ITEM-3","issue":"9","issued":{"date-parts":[["2014"]]},"page":"1008-1025","title":"Using genomics to characterize evolutionary potential for conservation of wild populations","type":"article-journal","volume":"7"},"uris":["http://www.mendeley.com/documents/?uuid=aed8b163-ccec-4ea2-85f2-8575c5a66e5a"]}],"mendeley":{"formattedCitation":"(Allendorf, Hohenlohe, &amp; Luikart, 2010; Harrisson, Pavlova, Telonis-Scott, &amp; Sunnucks, 2014; Segelbacher et al., 2010)","plainTextFormattedCitation":"(Allendorf, Hohenlohe, &amp; Luikart, 2010; Harrisson, Pavlova, Telonis-Scott, &amp; Sunnucks, 2014; Segelbacher et al., 2010)","previouslyFormattedCitation":"(Allendorf, Hohenlohe, &amp; Luikart, 2010; Harrisson, Pavlova, Telonis-Scott, &amp; Sunnucks, 2014; Segelbacher et al., 2010)"},"properties":{"noteIndex":0},"schema":"https://github.com/citation-style-language/schema/raw/master/csl-citation.json"}</w:instrText>
      </w:r>
      <w:r w:rsidRPr="00295FF4">
        <w:rPr>
          <w:rFonts w:ascii="Times New Roman" w:eastAsia="Times New Roman" w:hAnsi="Times New Roman" w:cs="Times New Roman"/>
          <w:sz w:val="24"/>
          <w:szCs w:val="24"/>
        </w:rPr>
        <w:fldChar w:fldCharType="separate"/>
      </w:r>
      <w:r w:rsidR="005D6EA5" w:rsidRPr="00295FF4">
        <w:rPr>
          <w:rFonts w:ascii="Times New Roman" w:eastAsia="Times New Roman" w:hAnsi="Times New Roman" w:cs="Times New Roman"/>
          <w:noProof/>
          <w:sz w:val="24"/>
          <w:szCs w:val="24"/>
        </w:rPr>
        <w:t>(Allendorf, Hohenlohe, &amp; Luikart, 2010; Harrisson, Pavlova, Telonis-Scott, &amp; Sunnucks, 2014; Segelbacher et al., 2010)</w:t>
      </w:r>
      <w:r w:rsidRPr="00295FF4">
        <w:rPr>
          <w:rFonts w:ascii="Times New Roman" w:eastAsia="Times New Roman" w:hAnsi="Times New Roman" w:cs="Times New Roman"/>
          <w:sz w:val="24"/>
          <w:szCs w:val="24"/>
        </w:rPr>
        <w:fldChar w:fldCharType="end"/>
      </w:r>
      <w:r w:rsidRPr="00295FF4">
        <w:rPr>
          <w:rFonts w:ascii="Times New Roman" w:eastAsia="Times New Roman" w:hAnsi="Times New Roman" w:cs="Times New Roman"/>
          <w:sz w:val="24"/>
          <w:szCs w:val="24"/>
        </w:rPr>
        <w:t>.</w:t>
      </w:r>
      <w:r w:rsidR="001F6EAC" w:rsidRPr="00295FF4">
        <w:rPr>
          <w:rFonts w:ascii="Times New Roman" w:eastAsia="Times New Roman" w:hAnsi="Times New Roman" w:cs="Times New Roman"/>
          <w:sz w:val="24"/>
          <w:szCs w:val="24"/>
        </w:rPr>
        <w:t xml:space="preserve"> </w:t>
      </w:r>
      <w:r w:rsidR="00B87FEB">
        <w:rPr>
          <w:rFonts w:ascii="Times New Roman" w:eastAsia="Times New Roman" w:hAnsi="Times New Roman" w:cs="Times New Roman"/>
          <w:sz w:val="24"/>
          <w:szCs w:val="24"/>
        </w:rPr>
        <w:t xml:space="preserve">The field of </w:t>
      </w:r>
      <w:r w:rsidR="001F6EAC" w:rsidRPr="00295FF4">
        <w:rPr>
          <w:rFonts w:ascii="Times New Roman" w:eastAsia="Times New Roman" w:hAnsi="Times New Roman" w:cs="Times New Roman"/>
          <w:sz w:val="24"/>
          <w:szCs w:val="24"/>
        </w:rPr>
        <w:t>l</w:t>
      </w:r>
      <w:r w:rsidR="00616333" w:rsidRPr="00295FF4">
        <w:rPr>
          <w:rFonts w:ascii="Times New Roman" w:eastAsia="Times New Roman" w:hAnsi="Times New Roman" w:cs="Times New Roman"/>
          <w:sz w:val="24"/>
          <w:szCs w:val="24"/>
        </w:rPr>
        <w:t>andscape genetics</w:t>
      </w:r>
      <w:r w:rsidR="001F6EAC" w:rsidRPr="00295FF4">
        <w:rPr>
          <w:rFonts w:ascii="Times New Roman" w:eastAsia="Times New Roman" w:hAnsi="Times New Roman" w:cs="Times New Roman"/>
          <w:sz w:val="24"/>
          <w:szCs w:val="24"/>
        </w:rPr>
        <w:t xml:space="preserve"> </w:t>
      </w:r>
      <w:r w:rsidR="00B87FEB">
        <w:rPr>
          <w:rFonts w:ascii="Times New Roman" w:eastAsia="Times New Roman" w:hAnsi="Times New Roman" w:cs="Times New Roman"/>
          <w:sz w:val="24"/>
          <w:szCs w:val="24"/>
        </w:rPr>
        <w:t xml:space="preserve">examines </w:t>
      </w:r>
      <w:r w:rsidRPr="00295FF4">
        <w:rPr>
          <w:rFonts w:ascii="Times New Roman" w:eastAsia="Times New Roman" w:hAnsi="Times New Roman" w:cs="Times New Roman"/>
          <w:sz w:val="24"/>
          <w:szCs w:val="24"/>
        </w:rPr>
        <w:t>interaction</w:t>
      </w:r>
      <w:r w:rsidR="00B87FEB">
        <w:rPr>
          <w:rFonts w:ascii="Times New Roman" w:eastAsia="Times New Roman" w:hAnsi="Times New Roman" w:cs="Times New Roman"/>
          <w:sz w:val="24"/>
          <w:szCs w:val="24"/>
        </w:rPr>
        <w:t>s</w:t>
      </w:r>
      <w:r w:rsidRPr="00295FF4">
        <w:rPr>
          <w:rFonts w:ascii="Times New Roman" w:eastAsia="Times New Roman" w:hAnsi="Times New Roman" w:cs="Times New Roman"/>
          <w:sz w:val="24"/>
          <w:szCs w:val="24"/>
        </w:rPr>
        <w:t xml:space="preserve"> between micro-evolutionary p</w:t>
      </w:r>
      <w:r w:rsidR="009275A9" w:rsidRPr="00295FF4">
        <w:rPr>
          <w:rFonts w:ascii="Times New Roman" w:eastAsia="Times New Roman" w:hAnsi="Times New Roman" w:cs="Times New Roman"/>
          <w:sz w:val="24"/>
          <w:szCs w:val="24"/>
        </w:rPr>
        <w:t xml:space="preserve">rocesses and landscape features </w:t>
      </w:r>
      <w:r w:rsidRPr="00295FF4">
        <w:rPr>
          <w:rFonts w:ascii="Times New Roman" w:eastAsia="Times New Roman" w:hAnsi="Times New Roman" w:cs="Times New Roman"/>
          <w:sz w:val="24"/>
          <w:szCs w:val="24"/>
        </w:rPr>
        <w:fldChar w:fldCharType="begin" w:fldLock="1"/>
      </w:r>
      <w:r w:rsidR="008B2DA1">
        <w:rPr>
          <w:rFonts w:ascii="Times New Roman" w:eastAsia="Times New Roman" w:hAnsi="Times New Roman" w:cs="Times New Roman"/>
          <w:sz w:val="24"/>
          <w:szCs w:val="24"/>
        </w:rPr>
        <w:instrText>ADDIN CSL_CITATION {"citationItems":[{"id":"ITEM-1","itemData":{"DOI":"10.1016/S0169-5347(03)00008-9","ISSN":"01695347","author":[{"dropping-particle":"","family":"Manel","given":"Stéphanie","non-dropping-particle":"","parse-names":false,"suffix":""},{"dropping-particle":"","family":"Schwartz","given":"Michael K.","non-dropping-particle":"","parse-names":false,"suffix":""},{"dropping-particle":"","family":"Luikart","given":"Gordon","non-dropping-particle":"","parse-names":false,"suffix":""},{"dropping-particle":"","family":"Taberlet","given":"Pierre","non-dropping-particle":"","parse-names":false,"suffix":""}],"container-title":"Trends in Ecology &amp; Evolution","id":"ITEM-1","issue":"4","issued":{"date-parts":[["2003","4"]]},"page":"189-197","title":"Landscape genetics: combining landscape ecology and population genetics","type":"article-journal","volume":"18"},"uris":["http://www.mendeley.com/documents/?uuid=2b9fc2b6-f3ac-4f4c-b0ba-162dfec25630"]},{"id":"ITEM-2","itemData":{"DOI":"10.1016/j.tree.2013.05.012","ISSN":"1872-8383","PMID":"23769416","abstract":"Landscape genetics is now ten years old. It has stimulated research into the effect of landscapes on evolutionary processes. This review describes the main topics that have contributed most significantly to the progress of landscape genetics, such as conceptual and methodological developments in spatial and temporal patterns of gene flow, seascape genetics, and landscape genomics. We then suggest perspectives for the future, investigating what the field will contribute to the assessment of global change and conservation in general and to the management of tropical and urban areas in particular. To address these urgent topics, future work in landscape genetics should focus on a better integration of neutral and adaptive genetic variation and their interplay with species distribution and the environment.","author":[{"dropping-particle":"","family":"Manel","given":"Stéphanie","non-dropping-particle":"","parse-names":false,"suffix":""},{"dropping-particle":"","family":"Holderegger","given":"Rolf","non-dropping-particle":"","parse-names":false,"suffix":""}],"container-title":"Trends in ecology &amp; evolution","id":"ITEM-2","issue":"10","issued":{"date-parts":[["2013","10"]]},"page":"614-21","title":"Ten years of landscape genetics.","type":"article-journal","volume":"28"},"uris":["http://www.mendeley.com/documents/?uuid=962fe4e6-fd7a-469e-bd2c-de655f201f37"]},{"id":"ITEM-3","itemData":{"DOI":"10.1007/s10592-012-0391-5","ISBN":"1566-0621","ISSN":"1566-0621","abstract":"Understanding how landscape heterogeneity constrains gene flow and the spread of adaptive genetic variation is important for biological conservation given current global change. However, the integration of population genetics, landscape ecology and spatial statistics remains an interdisciplinary challenge at the levels of concepts and methods. We present a conceptual framework to relate the spatial distribution of genetic variation to the processes of gene flow and adaptation as regulated by spatial heterogeneity of the environment, while explicitly considering the spatial and temporal dynamics of landscapes, organisms and their genes. When selecting the appropriate analytical methods, it is necessary to consider the effects of multiple processes and the nature of population genetic data. Our framework relates key landscape genetics questions to four levels of analysis: (i) node-based methods, which model the spatial distribution of alleles at sampling locations (nodes) from local site characteristics; these methods are suitable for modeling adaptive genetic variation while accounting for the presence of spatial autocorrelation. (ii) Link-based methods, which model the probability of gene flow between two patches (link) and relate neutral molecular marker data to landscape heterogeneity; these methods are suitable for modeling neutral genetic variation but are subject to inferential problems, which may be alleviated by reducing links based on a network model of the population. (iii) Neighborhood-based methods, which model the connectivity of a focal patch with all other patches in its local neighborhood; these methods provide a link to metapopulation theory and landscape connectivity modeling and may allow the integration of node- and link-based information, but applications in landscape genetics are still limited. (iv) Boundary-based methods, which delineate genetically homogeneous populations and infer the location of genetic boundaries; these methods are suitable for testing for barrier effects of landscape features in a hypothesis-testing framework. We conclude that the power to detect the effect of landscape heterogeneity on the spatial distribution of genetic variation can be increased by explicit consideration of underlying assumptions and choice of an appropriate analytical approach depending on the research question.","author":[{"dropping-particle":"","family":"Wagner","given":"Helene H.","non-dropping-particle":"","parse-names":false,"suffix":""},{"dropping-particle":"","family":"Fortin","given":"Marie-Josée","non-dropping-particle":"","parse-names":false,"suffix":""}],"container-title":"Conservation Genetics","id":"ITEM-3","issue":"2","issued":{"date-parts":[["2013","7","28"]]},"page":"253-261","title":"A conceptual framework for the spatial analysis of landscape genetic data","type":"article-journal","volume":"14"},"uris":["http://www.mendeley.com/documents/?uuid=17c3354d-b8cf-4f88-9484-a72ad721ebe2"]}],"mendeley":{"formattedCitation":"(Manel &amp; Holderegger, 2013; Manel, Schwartz, Luikart, &amp; Taberlet, 2003; Wagner &amp; Fortin, 2013)","plainTextFormattedCitation":"(Manel &amp; Holderegger, 2013; Manel, Schwartz, Luikart, &amp; Taberlet, 2003; Wagner &amp; Fortin, 2013)","previouslyFormattedCitation":"(Balkenhol, Cushman, Storfer, &amp; Waits, 2015; Manel &amp; Holderegger, 2013; Manel, Schwartz, Luikart, &amp; Taberlet, 2003; Wagner &amp; Fortin, 2013)"},"properties":{"noteIndex":0},"schema":"https://github.com/citation-style-language/schema/raw/master/csl-citation.json"}</w:instrText>
      </w:r>
      <w:r w:rsidRPr="00295FF4">
        <w:rPr>
          <w:rFonts w:ascii="Times New Roman" w:eastAsia="Times New Roman" w:hAnsi="Times New Roman" w:cs="Times New Roman"/>
          <w:sz w:val="24"/>
          <w:szCs w:val="24"/>
        </w:rPr>
        <w:fldChar w:fldCharType="separate"/>
      </w:r>
      <w:r w:rsidR="008B2DA1" w:rsidRPr="008B2DA1">
        <w:rPr>
          <w:rFonts w:ascii="Times New Roman" w:eastAsia="Times New Roman" w:hAnsi="Times New Roman" w:cs="Times New Roman"/>
          <w:noProof/>
          <w:sz w:val="24"/>
          <w:szCs w:val="24"/>
        </w:rPr>
        <w:t>(Manel &amp; Holderegger, 2013; Manel, Schwartz, Luikart, &amp; Taberlet, 2003; Wagner &amp; Fortin, 2013)</w:t>
      </w:r>
      <w:r w:rsidRPr="00295FF4">
        <w:rPr>
          <w:rFonts w:ascii="Times New Roman" w:eastAsia="Times New Roman" w:hAnsi="Times New Roman" w:cs="Times New Roman"/>
          <w:sz w:val="24"/>
          <w:szCs w:val="24"/>
        </w:rPr>
        <w:fldChar w:fldCharType="end"/>
      </w:r>
      <w:r w:rsidR="00FF1FF7">
        <w:rPr>
          <w:rFonts w:ascii="Times New Roman" w:eastAsia="Times New Roman" w:hAnsi="Times New Roman" w:cs="Times New Roman"/>
          <w:sz w:val="24"/>
          <w:szCs w:val="24"/>
        </w:rPr>
        <w:t xml:space="preserve"> </w:t>
      </w:r>
      <w:r w:rsidR="00B87FEB">
        <w:rPr>
          <w:rFonts w:ascii="Times New Roman" w:eastAsia="Times New Roman" w:hAnsi="Times New Roman" w:cs="Times New Roman"/>
          <w:sz w:val="24"/>
          <w:szCs w:val="24"/>
        </w:rPr>
        <w:t xml:space="preserve">in order to improve </w:t>
      </w:r>
      <w:r w:rsidR="00A1387D" w:rsidRPr="00295FF4">
        <w:rPr>
          <w:rFonts w:ascii="Times New Roman" w:eastAsia="Times New Roman" w:hAnsi="Times New Roman" w:cs="Times New Roman"/>
          <w:sz w:val="24"/>
          <w:szCs w:val="24"/>
        </w:rPr>
        <w:t xml:space="preserve">understanding of how spatial heterogeneity </w:t>
      </w:r>
      <w:r w:rsidR="00077818" w:rsidRPr="00295FF4">
        <w:rPr>
          <w:rFonts w:ascii="Times New Roman" w:eastAsia="Times New Roman" w:hAnsi="Times New Roman" w:cs="Times New Roman"/>
          <w:sz w:val="24"/>
          <w:szCs w:val="24"/>
        </w:rPr>
        <w:t xml:space="preserve">influences </w:t>
      </w:r>
      <w:r w:rsidR="00A1387D" w:rsidRPr="00295FF4">
        <w:rPr>
          <w:rFonts w:ascii="Times New Roman" w:eastAsia="Times New Roman" w:hAnsi="Times New Roman" w:cs="Times New Roman"/>
          <w:sz w:val="24"/>
          <w:szCs w:val="24"/>
        </w:rPr>
        <w:t xml:space="preserve">population genetic </w:t>
      </w:r>
      <w:r w:rsidR="00077818" w:rsidRPr="00295FF4">
        <w:rPr>
          <w:rFonts w:ascii="Times New Roman" w:eastAsia="Times New Roman" w:hAnsi="Times New Roman" w:cs="Times New Roman"/>
          <w:sz w:val="24"/>
          <w:szCs w:val="24"/>
        </w:rPr>
        <w:t>processes</w:t>
      </w:r>
      <w:r w:rsidR="00CC1F19" w:rsidRPr="00295FF4">
        <w:rPr>
          <w:rFonts w:ascii="Times New Roman" w:eastAsia="Times New Roman" w:hAnsi="Times New Roman" w:cs="Times New Roman"/>
          <w:sz w:val="24"/>
          <w:szCs w:val="24"/>
        </w:rPr>
        <w:t xml:space="preserve">. </w:t>
      </w:r>
      <w:commentRangeStart w:id="27"/>
      <w:ins w:id="28" w:author="Patrick James" w:date="2019-11-12T15:56:00Z">
        <w:r w:rsidR="00B87FEB">
          <w:rPr>
            <w:rFonts w:ascii="Times New Roman" w:eastAsia="Times New Roman" w:hAnsi="Times New Roman" w:cs="Times New Roman"/>
            <w:sz w:val="24"/>
            <w:szCs w:val="24"/>
          </w:rPr>
          <w:t>Xxx.</w:t>
        </w:r>
        <w:commentRangeEnd w:id="27"/>
        <w:r w:rsidR="00B87FEB">
          <w:rPr>
            <w:rStyle w:val="Marquedecommentaire"/>
          </w:rPr>
          <w:commentReference w:id="27"/>
        </w:r>
        <w:r w:rsidR="00B87FEB">
          <w:rPr>
            <w:rFonts w:ascii="Times New Roman" w:eastAsia="Times New Roman" w:hAnsi="Times New Roman" w:cs="Times New Roman"/>
            <w:sz w:val="24"/>
            <w:szCs w:val="24"/>
          </w:rPr>
          <w:t xml:space="preserve"> </w:t>
        </w:r>
      </w:ins>
      <w:r w:rsidR="00CC1F19" w:rsidRPr="00295FF4">
        <w:rPr>
          <w:rFonts w:ascii="Times New Roman" w:eastAsia="Times New Roman" w:hAnsi="Times New Roman" w:cs="Times New Roman"/>
          <w:sz w:val="24"/>
          <w:szCs w:val="24"/>
        </w:rPr>
        <w:t>However,</w:t>
      </w:r>
      <w:r w:rsidR="007466CC" w:rsidRPr="00295FF4">
        <w:rPr>
          <w:rFonts w:ascii="Times New Roman" w:eastAsia="Times New Roman" w:hAnsi="Times New Roman" w:cs="Times New Roman"/>
          <w:sz w:val="24"/>
          <w:szCs w:val="24"/>
        </w:rPr>
        <w:t xml:space="preserve"> </w:t>
      </w:r>
      <w:r w:rsidR="008375B6">
        <w:rPr>
          <w:rFonts w:ascii="Times New Roman" w:eastAsia="Times New Roman" w:hAnsi="Times New Roman" w:cs="Times New Roman"/>
          <w:sz w:val="24"/>
          <w:szCs w:val="24"/>
        </w:rPr>
        <w:t xml:space="preserve">demographically dynamic systems, </w:t>
      </w:r>
      <w:r w:rsidR="007466CC" w:rsidRPr="00295FF4">
        <w:rPr>
          <w:rFonts w:ascii="Times New Roman" w:eastAsia="Times New Roman" w:hAnsi="Times New Roman" w:cs="Times New Roman"/>
          <w:sz w:val="24"/>
          <w:szCs w:val="24"/>
        </w:rPr>
        <w:t xml:space="preserve">outbreaks, invasions and species declines require </w:t>
      </w:r>
      <w:r w:rsidR="008375B6">
        <w:rPr>
          <w:rFonts w:ascii="Times New Roman" w:eastAsia="Times New Roman" w:hAnsi="Times New Roman" w:cs="Times New Roman"/>
          <w:sz w:val="24"/>
          <w:szCs w:val="24"/>
        </w:rPr>
        <w:t>both a spatial and a temporal perspective</w:t>
      </w:r>
      <w:r w:rsidR="007466CC" w:rsidRPr="00295FF4">
        <w:rPr>
          <w:rFonts w:ascii="Times New Roman" w:eastAsia="Times New Roman" w:hAnsi="Times New Roman" w:cs="Times New Roman"/>
          <w:sz w:val="24"/>
          <w:szCs w:val="24"/>
        </w:rPr>
        <w:t xml:space="preserve">. </w:t>
      </w:r>
    </w:p>
    <w:p w14:paraId="11BB61DC" w14:textId="69A56CF3" w:rsidR="00886D97" w:rsidRDefault="003549D9" w:rsidP="00A51948">
      <w:pPr>
        <w:spacing w:before="240" w:after="240" w:line="480" w:lineRule="auto"/>
        <w:rPr>
          <w:rFonts w:ascii="Times New Roman" w:eastAsia="Times New Roman" w:hAnsi="Times New Roman" w:cs="Times New Roman"/>
          <w:sz w:val="24"/>
          <w:szCs w:val="24"/>
        </w:rPr>
      </w:pPr>
      <w:commentRangeStart w:id="29"/>
      <w:r w:rsidRPr="00295FF4">
        <w:rPr>
          <w:rFonts w:ascii="Times New Roman" w:eastAsia="Times New Roman" w:hAnsi="Times New Roman" w:cs="Times New Roman"/>
          <w:sz w:val="24"/>
          <w:szCs w:val="24"/>
        </w:rPr>
        <w:lastRenderedPageBreak/>
        <w:t>T</w:t>
      </w:r>
      <w:r w:rsidR="00CC1F19" w:rsidRPr="00295FF4">
        <w:rPr>
          <w:rFonts w:ascii="Times New Roman" w:eastAsia="Times New Roman" w:hAnsi="Times New Roman" w:cs="Times New Roman"/>
          <w:sz w:val="24"/>
          <w:szCs w:val="24"/>
        </w:rPr>
        <w:t xml:space="preserve">emporal </w:t>
      </w:r>
      <w:r w:rsidR="006F7782" w:rsidRPr="00295FF4">
        <w:rPr>
          <w:rFonts w:ascii="Times New Roman" w:eastAsia="Times New Roman" w:hAnsi="Times New Roman" w:cs="Times New Roman"/>
          <w:sz w:val="24"/>
          <w:szCs w:val="24"/>
        </w:rPr>
        <w:t>variation in</w:t>
      </w:r>
      <w:r w:rsidR="001F6EAC" w:rsidRPr="00295FF4">
        <w:rPr>
          <w:rFonts w:ascii="Times New Roman" w:eastAsia="Times New Roman" w:hAnsi="Times New Roman" w:cs="Times New Roman"/>
          <w:sz w:val="24"/>
          <w:szCs w:val="24"/>
        </w:rPr>
        <w:t xml:space="preserve"> genetic diversity</w:t>
      </w:r>
      <w:r w:rsidRPr="00295FF4">
        <w:rPr>
          <w:rFonts w:ascii="Times New Roman" w:eastAsia="Times New Roman" w:hAnsi="Times New Roman" w:cs="Times New Roman"/>
          <w:sz w:val="24"/>
          <w:szCs w:val="24"/>
        </w:rPr>
        <w:t>, and its drivers,</w:t>
      </w:r>
      <w:r w:rsidR="00CC1F19" w:rsidRPr="00295FF4">
        <w:rPr>
          <w:rFonts w:ascii="Times New Roman" w:eastAsia="Times New Roman" w:hAnsi="Times New Roman" w:cs="Times New Roman"/>
          <w:sz w:val="24"/>
          <w:szCs w:val="24"/>
        </w:rPr>
        <w:t xml:space="preserve"> are </w:t>
      </w:r>
      <w:del w:id="30" w:author="Patrick James" w:date="2019-11-12T15:58:00Z">
        <w:r w:rsidR="00DD02CB" w:rsidRPr="00295FF4" w:rsidDel="006738FD">
          <w:rPr>
            <w:rFonts w:ascii="Times New Roman" w:eastAsia="Times New Roman" w:hAnsi="Times New Roman" w:cs="Times New Roman"/>
            <w:sz w:val="24"/>
            <w:szCs w:val="24"/>
          </w:rPr>
          <w:delText xml:space="preserve">indeed </w:delText>
        </w:r>
      </w:del>
      <w:r w:rsidR="00CC1F19" w:rsidRPr="00295FF4">
        <w:rPr>
          <w:rFonts w:ascii="Times New Roman" w:eastAsia="Times New Roman" w:hAnsi="Times New Roman" w:cs="Times New Roman"/>
          <w:sz w:val="24"/>
          <w:szCs w:val="24"/>
        </w:rPr>
        <w:t>at the crux of many conservation issues</w:t>
      </w:r>
      <w:ins w:id="31" w:author="Patrick James" w:date="2019-11-12T15:58:00Z">
        <w:r w:rsidR="006738FD">
          <w:rPr>
            <w:rFonts w:ascii="Times New Roman" w:eastAsia="Times New Roman" w:hAnsi="Times New Roman" w:cs="Times New Roman"/>
            <w:sz w:val="24"/>
            <w:szCs w:val="24"/>
          </w:rPr>
          <w:t xml:space="preserve"> (REF). </w:t>
        </w:r>
      </w:ins>
      <w:ins w:id="32" w:author="Patrick James" w:date="2019-11-12T16:14:00Z">
        <w:r w:rsidR="00886D97">
          <w:rPr>
            <w:rFonts w:ascii="Times New Roman" w:eastAsia="Times New Roman" w:hAnsi="Times New Roman" w:cs="Times New Roman"/>
            <w:sz w:val="24"/>
            <w:szCs w:val="24"/>
          </w:rPr>
          <w:t xml:space="preserve">For example … ???. </w:t>
        </w:r>
      </w:ins>
      <w:ins w:id="33" w:author="Patrick James" w:date="2019-11-12T15:58:00Z">
        <w:r w:rsidR="006738FD">
          <w:rPr>
            <w:rFonts w:ascii="Times New Roman" w:eastAsia="Times New Roman" w:hAnsi="Times New Roman" w:cs="Times New Roman"/>
            <w:sz w:val="24"/>
            <w:szCs w:val="24"/>
          </w:rPr>
          <w:t xml:space="preserve">Temporal genetic variation reflects </w:t>
        </w:r>
      </w:ins>
      <w:del w:id="34" w:author="Patrick James" w:date="2019-11-12T15:58:00Z">
        <w:r w:rsidR="001F6EAC" w:rsidRPr="00295FF4" w:rsidDel="006738FD">
          <w:rPr>
            <w:rFonts w:ascii="Times New Roman" w:eastAsia="Times New Roman" w:hAnsi="Times New Roman" w:cs="Times New Roman"/>
            <w:sz w:val="24"/>
            <w:szCs w:val="24"/>
          </w:rPr>
          <w:delText xml:space="preserve"> because they influence </w:delText>
        </w:r>
      </w:del>
      <w:r w:rsidR="00CC1F19" w:rsidRPr="00295FF4">
        <w:rPr>
          <w:rFonts w:ascii="Times New Roman" w:eastAsia="Times New Roman" w:hAnsi="Times New Roman" w:cs="Times New Roman"/>
          <w:sz w:val="24"/>
          <w:szCs w:val="24"/>
        </w:rPr>
        <w:t xml:space="preserve">the evolution </w:t>
      </w:r>
      <w:ins w:id="35" w:author="Patrick James" w:date="2019-11-12T15:59:00Z">
        <w:r w:rsidR="006738FD">
          <w:rPr>
            <w:rFonts w:ascii="Times New Roman" w:eastAsia="Times New Roman" w:hAnsi="Times New Roman" w:cs="Times New Roman"/>
            <w:sz w:val="24"/>
            <w:szCs w:val="24"/>
          </w:rPr>
          <w:t xml:space="preserve">potential of a population and the probability of </w:t>
        </w:r>
      </w:ins>
      <w:del w:id="36" w:author="Patrick James" w:date="2019-11-12T15:59:00Z">
        <w:r w:rsidR="00CC1F19" w:rsidRPr="00295FF4" w:rsidDel="006738FD">
          <w:rPr>
            <w:rFonts w:ascii="Times New Roman" w:eastAsia="Times New Roman" w:hAnsi="Times New Roman" w:cs="Times New Roman"/>
            <w:sz w:val="24"/>
            <w:szCs w:val="24"/>
          </w:rPr>
          <w:delText xml:space="preserve">and </w:delText>
        </w:r>
      </w:del>
      <w:commentRangeStart w:id="37"/>
      <w:ins w:id="38" w:author="Patrick James" w:date="2019-11-12T15:59:00Z">
        <w:r w:rsidR="006738FD">
          <w:rPr>
            <w:rFonts w:ascii="Times New Roman" w:eastAsia="Times New Roman" w:hAnsi="Times New Roman" w:cs="Times New Roman"/>
            <w:sz w:val="24"/>
            <w:szCs w:val="24"/>
          </w:rPr>
          <w:t xml:space="preserve">species </w:t>
        </w:r>
        <w:commentRangeEnd w:id="37"/>
        <w:r w:rsidR="006738FD">
          <w:rPr>
            <w:rStyle w:val="Marquedecommentaire"/>
          </w:rPr>
          <w:commentReference w:id="37"/>
        </w:r>
      </w:ins>
      <w:r w:rsidR="00CC1F19" w:rsidRPr="00295FF4">
        <w:rPr>
          <w:rFonts w:ascii="Times New Roman" w:eastAsia="Times New Roman" w:hAnsi="Times New Roman" w:cs="Times New Roman"/>
          <w:sz w:val="24"/>
          <w:szCs w:val="24"/>
        </w:rPr>
        <w:t xml:space="preserve">persistence </w:t>
      </w:r>
      <w:del w:id="39" w:author="Patrick James" w:date="2019-11-12T15:59:00Z">
        <w:r w:rsidR="00CC1F19" w:rsidRPr="00295FF4" w:rsidDel="006738FD">
          <w:rPr>
            <w:rFonts w:ascii="Times New Roman" w:eastAsia="Times New Roman" w:hAnsi="Times New Roman" w:cs="Times New Roman"/>
            <w:sz w:val="24"/>
            <w:szCs w:val="24"/>
          </w:rPr>
          <w:delText>of a species through</w:delText>
        </w:r>
        <w:r w:rsidR="001F6EAC" w:rsidRPr="00295FF4" w:rsidDel="006738FD">
          <w:rPr>
            <w:rFonts w:ascii="Times New Roman" w:eastAsia="Times New Roman" w:hAnsi="Times New Roman" w:cs="Times New Roman"/>
            <w:sz w:val="24"/>
            <w:szCs w:val="24"/>
          </w:rPr>
          <w:delText xml:space="preserve"> processes such as local adaptation, maladaptation, or divergent natural </w:delText>
        </w:r>
        <w:r w:rsidR="00CC1F19" w:rsidRPr="00295FF4" w:rsidDel="006738FD">
          <w:rPr>
            <w:rFonts w:ascii="Times New Roman" w:eastAsia="Times New Roman" w:hAnsi="Times New Roman" w:cs="Times New Roman"/>
            <w:sz w:val="24"/>
            <w:szCs w:val="24"/>
          </w:rPr>
          <w:delText>selection</w:delText>
        </w:r>
        <w:r w:rsidR="00AB2B18" w:rsidRPr="00295FF4" w:rsidDel="006738FD">
          <w:rPr>
            <w:rFonts w:ascii="Times New Roman" w:eastAsia="Times New Roman" w:hAnsi="Times New Roman" w:cs="Times New Roman"/>
            <w:sz w:val="24"/>
            <w:szCs w:val="24"/>
          </w:rPr>
          <w:delText xml:space="preserve"> </w:delText>
        </w:r>
      </w:del>
      <w:r w:rsidR="00AB2B18" w:rsidRPr="00295FF4">
        <w:rPr>
          <w:rFonts w:ascii="Times New Roman" w:eastAsia="Times New Roman" w:hAnsi="Times New Roman" w:cs="Times New Roman"/>
          <w:sz w:val="24"/>
          <w:szCs w:val="24"/>
        </w:rPr>
        <w:fldChar w:fldCharType="begin" w:fldLock="1"/>
      </w:r>
      <w:r w:rsidR="00500E46" w:rsidRPr="00295FF4">
        <w:rPr>
          <w:rFonts w:ascii="Times New Roman" w:eastAsia="Times New Roman" w:hAnsi="Times New Roman" w:cs="Times New Roman"/>
          <w:sz w:val="24"/>
          <w:szCs w:val="24"/>
        </w:rPr>
        <w:instrText>ADDIN CSL_CITATION {"citationItems":[{"id":"ITEM-1","itemData":{"DOI":"10.1111/j.1558-5646.2007.00179.x","ISBN":"1558-5646","ISSN":"00143820","PMID":"17767592","abstract":"Migration tends to oppose the effects of divergent natural selection among populations. Numerous theoretical and empirical studies have demonstrated that this migration-selection balance constrains genetic divergence among populations. In contrast, relatively few studies have examined immigration's effects on fitness and natural selection within recipient populations. By constraining local adaptation, migration can lead to reduced fitness, known as a \"migration load,\" which in turn causes persistent natural selection. We develop a simple two-island model of migration-selection balance that, although very general, also reflects the natural history of Timema cristinae walking-stick insects that inhabit two host plant species that favor different cryptic color patterns. We derive theoretical predictions about how migration rates affect the level of maladaptation within populations (measured as the frequency of less-cryptic color-pattern morphs), which in turn determines the selection differential (the within-generation morph frequency change). Using data on color morph frequencies from 25 natural populations, we confirm previous results showing that maladaptation is higher in populations receiving more immigrants. We then present novel evidence that this increased maladaptation leads to larger selection differentials, consistent with our model. Our results provide comparative evidence that immigration elevates the variance in fitness, which in turn leads to larger selection differentials, consistent with Fisher's Theorem of Natural Selection. However, we also find evidence that recurrent adult migration between parapatric populations may tend to obscure the effects of selection.","author":[{"dropping-particle":"","family":"Bolnick","given":"Daniel I.","non-dropping-particle":"","parse-names":false,"suffix":""},{"dropping-particle":"","family":"Nosil","given":"Patrik","non-dropping-particle":"","parse-names":false,"suffix":""}],"container-title":"Evolution","id":"ITEM-1","issue":"9","issued":{"date-parts":[["2007"]]},"page":"2229-2243","title":"Natural selection in populations subject to a migration load","type":"article-journal","volume":"61"},"uris":["http://www.mendeley.com/documents/?uuid=2db5f8c4-df2b-46fa-b6fe-ff1e76307378"]},{"id":"ITEM-2","itemData":{"DOI":"10.1111/j.1461-0248.2012.01746.x","ISBN":"1461-0248","ISSN":"1461023X","PMID":"22372546","abstract":"Ecology Letters (2012) ABSTRACT: Forest trees are the dominant species in many parts of the world and predicting how they might respond to climate change is a vital global concern. Trees are capable of long-distance gene flow, which can promote adaptive evolution in novel environments by increasing genetic variation for fitness. It is unclear, however, if this can compensate for maladaptive effects of gene flow and for the long-generation times of trees. We critically review data on the extent of long-distance gene flow and summarise theory that allows us to predict evolutionary responses of trees to climate change. Estimates of long-distance gene flow based both on direct observations and on genetic methods provide evidence that genes can move over spatial scales larger than habitat shifts predicted under climate change within one generation. Both theoretical and empirical data suggest that the positive effects of gene flow on adaptation may dominate in many instances. The balance of positive to negative consequences of gene flow may, however, differ for leading edge, core and rear sections of forest distributions. We propose future experimental and theoretical research that would better integrate dispersal biology with evolutionary quantitative genetics and improve predictions of tree responses to climate change.","author":[{"dropping-particle":"","family":"Kremer","given":"Antoine","non-dropping-particle":"","parse-names":false,"suffix":""},{"dropping-particle":"","family":"Ronce","given":"Ophélie","non-dropping-particle":"","parse-names":false,"suffix":""},{"dropping-particle":"","family":"Robledo-Arnuncio","given":"Juan J.","non-dropping-particle":"","parse-names":false,"suffix":""},{"dropping-particle":"","family":"Guillaume","given":"Frédéric","non-dropping-particle":"","parse-names":false,"suffix":""},{"dropping-particle":"","family":"Bohrer","given":"Gil","non-dropping-particle":"","parse-names":false,"suffix":""},{"dropping-particle":"","family":"Nathan","given":"Ran","non-dropping-particle":"","parse-names":false,"suffix":""},{"dropping-particle":"","family":"Bridle","given":"Jon R.","non-dropping-particle":"","parse-names":false,"suffix":""},{"dropping-particle":"","family":"Gomulkiewicz","given":"Richard","non-dropping-particle":"","parse-names":false,"suffix":""},{"dropping-particle":"","family":"Klein","given":"Etienne K.","non-dropping-particle":"","parse-names":false,"suffix":""},{"dropping-particle":"","family":"Ritland","given":"Kermit","non-dropping-particle":"","parse-names":false,"suffix":""},{"dropping-particle":"","family":"Kuparinen","given":"Anna","non-dropping-particle":"","parse-names":false,"suffix":""},{"dropping-particle":"","family":"Gerber","given":"Sophie","non-dropping-particle":"","parse-names":false,"suffix":""},{"dropping-particle":"","family":"Schueler","given":"Silvio","non-dropping-particle":"","parse-names":false,"suffix":""}],"container-title":"Ecology Letters","id":"ITEM-2","issue":"4","issued":{"date-parts":[["2012"]]},"page":"378-392","title":"Long-distance gene flow and adaptation of forest trees to rapid climate change","type":"article-journal","volume":"15"},"uris":["http://www.mendeley.com/documents/?uuid=af396273-4a7d-444a-87bd-ea21dd36958f"]},{"id":"ITEM-3","itemData":{"DOI":"10.1101/072736","ISSN":"0027-8424","PMID":"28634295","abstract":"How strong is the natural selection that maintains species and locally adapted populations in the face of gene flow? To what extent is genomic divergence limited by gene flow? Here, we use DNA polymorphism data and the genome-wide variation in recombination rate to infer the strength and timing of selection, and the baseline level of gene flow under various demographic scenarios. To achieve this, we develop theory that merges the coalescent process with the concept of effective gene flow. The latter describes the reduction in gene flow at neutral loci due to divergent selection against maladapted immigrant alleles. This effect decreases with recombinational distance from the loci under selection, such that in regions of low recombination genetic divergence among populations is on average increased compared to regions of high recombination. Our inference procedure exploits this relationship in a genome-wide aggregate manner. We validate our approach using individual-based simulations and apply it to two datasets from the yellow monkeyflower ( Mimulus guttatus ). First, we infer a strong signal of adaptive divergence in the face of gene flow between populations growing on and off phytotoxic serpentine soils. We show that the genome-wide intensity of this selection is not exceptional compared to what M. guttatus may usually experience when adapting to local conditions. Second, we quantify and date selection against introgression from the selfing sister species M. nasutus . Our study provides a theoretical framework that explicitly links genome-wide patterns of divergence and recombination with the underlying evolutionary mechanisms.","author":[{"dropping-particle":"","family":"Aeschbacher","given":"Simon","non-dropping-particle":"","parse-names":false,"suffix":""},{"dropping-particle":"","family":"Selby","given":"Jessica Packard","non-dropping-particle":"","parse-names":false,"suffix":""},{"dropping-particle":"","family":"Willis","given":"John H.","non-dropping-particle":"","parse-names":false,"suffix":""},{"dropping-particle":"","family":"Coop","given":"Graham","non-dropping-particle":"","parse-names":false,"suffix":""}],"id":"ITEM-3","issue":"18","issued":{"date-parts":[["2016"]]},"page":"1-6","title":"Population-genomic inference of the strength and timing of selection against gene flow","type":"article-journal"},"uris":["http://www.mendeley.com/documents/?uuid=49ab130a-2db8-4b24-b6ac-84fdddfa37c7"]}],"mendeley":{"formattedCitation":"(Aeschbacher, Selby, Willis, &amp; Coop, 2016; Bolnick &amp; Nosil, 2007; Kremer et al., 2012)","plainTextFormattedCitation":"(Aeschbacher, Selby, Willis, &amp; Coop, 2016; Bolnick &amp; Nosil, 2007; Kremer et al., 2012)","previouslyFormattedCitation":"(Aeschbacher, Selby, Willis, &amp; Coop, 2016; Bolnick &amp; Nosil, 2007; Kremer et al., 2012)"},"properties":{"noteIndex":0},"schema":"https://github.com/citation-style-language/schema/raw/master/csl-citation.json"}</w:instrText>
      </w:r>
      <w:r w:rsidR="00AB2B18" w:rsidRPr="00295FF4">
        <w:rPr>
          <w:rFonts w:ascii="Times New Roman" w:eastAsia="Times New Roman" w:hAnsi="Times New Roman" w:cs="Times New Roman"/>
          <w:sz w:val="24"/>
          <w:szCs w:val="24"/>
        </w:rPr>
        <w:fldChar w:fldCharType="separate"/>
      </w:r>
      <w:r w:rsidR="00AB2B18" w:rsidRPr="00295FF4">
        <w:rPr>
          <w:rFonts w:ascii="Times New Roman" w:eastAsia="Times New Roman" w:hAnsi="Times New Roman" w:cs="Times New Roman"/>
          <w:noProof/>
          <w:sz w:val="24"/>
          <w:szCs w:val="24"/>
        </w:rPr>
        <w:t>(Aeschbacher, Selby, Willis, &amp; Coop, 2016; Bolnick &amp; Nosil, 2007; Kremer et al., 2012)</w:t>
      </w:r>
      <w:r w:rsidR="00AB2B18" w:rsidRPr="00295FF4">
        <w:rPr>
          <w:rFonts w:ascii="Times New Roman" w:eastAsia="Times New Roman" w:hAnsi="Times New Roman" w:cs="Times New Roman"/>
          <w:sz w:val="24"/>
          <w:szCs w:val="24"/>
        </w:rPr>
        <w:fldChar w:fldCharType="end"/>
      </w:r>
      <w:commentRangeEnd w:id="29"/>
      <w:r w:rsidR="006738FD">
        <w:rPr>
          <w:rStyle w:val="Marquedecommentaire"/>
        </w:rPr>
        <w:commentReference w:id="29"/>
      </w:r>
      <w:r w:rsidR="00CC1F19" w:rsidRPr="00295FF4">
        <w:rPr>
          <w:rFonts w:ascii="Times New Roman" w:eastAsia="Times New Roman" w:hAnsi="Times New Roman" w:cs="Times New Roman"/>
          <w:sz w:val="24"/>
          <w:szCs w:val="24"/>
        </w:rPr>
        <w:t>.</w:t>
      </w:r>
      <w:r w:rsidR="0020343C" w:rsidRPr="00295FF4">
        <w:rPr>
          <w:rFonts w:ascii="Times New Roman" w:eastAsia="Times New Roman" w:hAnsi="Times New Roman" w:cs="Times New Roman"/>
          <w:sz w:val="24"/>
          <w:szCs w:val="24"/>
        </w:rPr>
        <w:t xml:space="preserve"> </w:t>
      </w:r>
      <w:ins w:id="40" w:author="Patrick James" w:date="2019-11-12T16:05:00Z">
        <w:r w:rsidR="00886D97">
          <w:rPr>
            <w:rFonts w:ascii="Times New Roman" w:eastAsia="Times New Roman" w:hAnsi="Times New Roman" w:cs="Times New Roman"/>
            <w:sz w:val="24"/>
            <w:szCs w:val="24"/>
          </w:rPr>
          <w:t xml:space="preserve">However, assessing change in spatial genetic variation through time </w:t>
        </w:r>
      </w:ins>
      <w:del w:id="41" w:author="Patrick James" w:date="2019-11-12T16:06:00Z">
        <w:r w:rsidR="0020343C" w:rsidRPr="00295FF4" w:rsidDel="00886D97">
          <w:rPr>
            <w:rFonts w:ascii="Times New Roman" w:eastAsia="Times New Roman" w:hAnsi="Times New Roman" w:cs="Times New Roman"/>
            <w:sz w:val="24"/>
            <w:szCs w:val="24"/>
          </w:rPr>
          <w:delText xml:space="preserve">Comparing genetic data at </w:delText>
        </w:r>
      </w:del>
      <w:del w:id="42" w:author="Patrick James" w:date="2019-11-12T16:05:00Z">
        <w:r w:rsidR="0020343C" w:rsidRPr="00295FF4" w:rsidDel="00337F86">
          <w:rPr>
            <w:rFonts w:ascii="Times New Roman" w:eastAsia="Times New Roman" w:hAnsi="Times New Roman" w:cs="Times New Roman"/>
            <w:sz w:val="24"/>
            <w:szCs w:val="24"/>
          </w:rPr>
          <w:delText xml:space="preserve">two </w:delText>
        </w:r>
      </w:del>
      <w:del w:id="43" w:author="Patrick James" w:date="2019-11-12T16:06:00Z">
        <w:r w:rsidR="0020343C" w:rsidRPr="00295FF4" w:rsidDel="00886D97">
          <w:rPr>
            <w:rFonts w:ascii="Times New Roman" w:eastAsia="Times New Roman" w:hAnsi="Times New Roman" w:cs="Times New Roman"/>
            <w:sz w:val="24"/>
            <w:szCs w:val="24"/>
          </w:rPr>
          <w:delText xml:space="preserve">different </w:delText>
        </w:r>
      </w:del>
      <w:del w:id="44" w:author="Patrick James" w:date="2019-11-12T15:59:00Z">
        <w:r w:rsidR="0020343C" w:rsidRPr="00295FF4" w:rsidDel="006738FD">
          <w:rPr>
            <w:rFonts w:ascii="Times New Roman" w:eastAsia="Times New Roman" w:hAnsi="Times New Roman" w:cs="Times New Roman"/>
            <w:sz w:val="24"/>
            <w:szCs w:val="24"/>
          </w:rPr>
          <w:delText>dates</w:delText>
        </w:r>
      </w:del>
      <w:del w:id="45" w:author="Patrick James" w:date="2019-11-12T16:06:00Z">
        <w:r w:rsidR="0020343C" w:rsidRPr="00295FF4" w:rsidDel="00886D97">
          <w:rPr>
            <w:rFonts w:ascii="Times New Roman" w:eastAsia="Times New Roman" w:hAnsi="Times New Roman" w:cs="Times New Roman"/>
            <w:sz w:val="24"/>
            <w:szCs w:val="24"/>
          </w:rPr>
          <w:delText xml:space="preserve">, whether or not they were separated </w:delText>
        </w:r>
        <w:commentRangeStart w:id="46"/>
        <w:r w:rsidR="0020343C" w:rsidRPr="00295FF4" w:rsidDel="00886D97">
          <w:rPr>
            <w:rFonts w:ascii="Times New Roman" w:eastAsia="Times New Roman" w:hAnsi="Times New Roman" w:cs="Times New Roman"/>
            <w:sz w:val="24"/>
            <w:szCs w:val="24"/>
          </w:rPr>
          <w:delText>by an a priori known event</w:delText>
        </w:r>
        <w:commentRangeEnd w:id="46"/>
        <w:r w:rsidR="006738FD" w:rsidDel="00886D97">
          <w:rPr>
            <w:rStyle w:val="Marquedecommentaire"/>
          </w:rPr>
          <w:commentReference w:id="46"/>
        </w:r>
        <w:r w:rsidR="0020343C" w:rsidRPr="00295FF4" w:rsidDel="00886D97">
          <w:rPr>
            <w:rFonts w:ascii="Times New Roman" w:eastAsia="Times New Roman" w:hAnsi="Times New Roman" w:cs="Times New Roman"/>
            <w:sz w:val="24"/>
            <w:szCs w:val="24"/>
          </w:rPr>
          <w:delText xml:space="preserve">, </w:delText>
        </w:r>
      </w:del>
      <w:r w:rsidR="0020343C" w:rsidRPr="00295FF4">
        <w:rPr>
          <w:rFonts w:ascii="Times New Roman" w:eastAsia="Times New Roman" w:hAnsi="Times New Roman" w:cs="Times New Roman"/>
          <w:sz w:val="24"/>
          <w:szCs w:val="24"/>
        </w:rPr>
        <w:t>is challeng</w:t>
      </w:r>
      <w:r w:rsidR="00886D97">
        <w:rPr>
          <w:rFonts w:ascii="Times New Roman" w:eastAsia="Times New Roman" w:hAnsi="Times New Roman" w:cs="Times New Roman"/>
          <w:sz w:val="24"/>
          <w:szCs w:val="24"/>
        </w:rPr>
        <w:t>ing</w:t>
      </w:r>
      <w:r w:rsidR="0020343C" w:rsidRPr="00295FF4">
        <w:rPr>
          <w:rFonts w:ascii="Times New Roman" w:eastAsia="Times New Roman" w:hAnsi="Times New Roman" w:cs="Times New Roman"/>
          <w:sz w:val="24"/>
          <w:szCs w:val="24"/>
        </w:rPr>
        <w:t xml:space="preserve"> because </w:t>
      </w:r>
      <w:r w:rsidR="00886D97">
        <w:rPr>
          <w:rFonts w:ascii="Times New Roman" w:eastAsia="Times New Roman" w:hAnsi="Times New Roman" w:cs="Times New Roman"/>
          <w:sz w:val="24"/>
          <w:szCs w:val="24"/>
        </w:rPr>
        <w:t xml:space="preserve">population </w:t>
      </w:r>
      <w:r w:rsidR="0020343C" w:rsidRPr="00295FF4">
        <w:rPr>
          <w:rFonts w:ascii="Times New Roman" w:eastAsia="Times New Roman" w:hAnsi="Times New Roman" w:cs="Times New Roman"/>
          <w:sz w:val="24"/>
          <w:szCs w:val="24"/>
        </w:rPr>
        <w:t xml:space="preserve">genetic diversity </w:t>
      </w:r>
      <w:commentRangeStart w:id="47"/>
      <w:r w:rsidR="0020343C" w:rsidRPr="00295FF4">
        <w:rPr>
          <w:rFonts w:ascii="Times New Roman" w:eastAsia="Times New Roman" w:hAnsi="Times New Roman" w:cs="Times New Roman"/>
          <w:sz w:val="24"/>
          <w:szCs w:val="24"/>
        </w:rPr>
        <w:t>is dynamic</w:t>
      </w:r>
      <w:commentRangeEnd w:id="47"/>
      <w:r w:rsidR="00886D97">
        <w:rPr>
          <w:rStyle w:val="Marquedecommentaire"/>
        </w:rPr>
        <w:commentReference w:id="47"/>
      </w:r>
      <w:del w:id="48" w:author="Patrick James" w:date="2019-11-12T16:06:00Z">
        <w:r w:rsidR="0020343C" w:rsidRPr="00295FF4" w:rsidDel="00886D97">
          <w:rPr>
            <w:rFonts w:ascii="Times New Roman" w:eastAsia="Times New Roman" w:hAnsi="Times New Roman" w:cs="Times New Roman"/>
            <w:sz w:val="24"/>
            <w:szCs w:val="24"/>
          </w:rPr>
          <w:delText xml:space="preserve">, as beyond </w:delText>
        </w:r>
      </w:del>
      <w:r w:rsidR="00886D97">
        <w:rPr>
          <w:rFonts w:ascii="Times New Roman" w:eastAsia="Times New Roman" w:hAnsi="Times New Roman" w:cs="Times New Roman"/>
          <w:sz w:val="24"/>
          <w:szCs w:val="24"/>
        </w:rPr>
        <w:t xml:space="preserve"> due to the combined influences of </w:t>
      </w:r>
      <w:r w:rsidR="0020343C" w:rsidRPr="00295FF4">
        <w:rPr>
          <w:rFonts w:ascii="Times New Roman" w:eastAsia="Times New Roman" w:hAnsi="Times New Roman" w:cs="Times New Roman"/>
          <w:sz w:val="24"/>
          <w:szCs w:val="24"/>
        </w:rPr>
        <w:t>recombination</w:t>
      </w:r>
      <w:r w:rsidR="00886D97">
        <w:rPr>
          <w:rFonts w:ascii="Times New Roman" w:eastAsia="Times New Roman" w:hAnsi="Times New Roman" w:cs="Times New Roman"/>
          <w:sz w:val="24"/>
          <w:szCs w:val="24"/>
        </w:rPr>
        <w:t>,</w:t>
      </w:r>
      <w:r w:rsidR="0020343C" w:rsidRPr="00295FF4">
        <w:rPr>
          <w:rFonts w:ascii="Times New Roman" w:eastAsia="Times New Roman" w:hAnsi="Times New Roman" w:cs="Times New Roman"/>
          <w:sz w:val="24"/>
          <w:szCs w:val="24"/>
        </w:rPr>
        <w:t xml:space="preserve"> mutation</w:t>
      </w:r>
      <w:r w:rsidR="00886D97">
        <w:rPr>
          <w:rFonts w:ascii="Times New Roman" w:eastAsia="Times New Roman" w:hAnsi="Times New Roman" w:cs="Times New Roman"/>
          <w:sz w:val="24"/>
          <w:szCs w:val="24"/>
        </w:rPr>
        <w:t xml:space="preserve">, and </w:t>
      </w:r>
      <w:r w:rsidR="0020343C" w:rsidRPr="00295FF4">
        <w:rPr>
          <w:rFonts w:ascii="Times New Roman" w:eastAsia="Times New Roman" w:hAnsi="Times New Roman" w:cs="Times New Roman"/>
          <w:sz w:val="24"/>
          <w:szCs w:val="24"/>
        </w:rPr>
        <w:t>demographic</w:t>
      </w:r>
      <w:r w:rsidR="00886D97">
        <w:rPr>
          <w:rFonts w:ascii="Times New Roman" w:eastAsia="Times New Roman" w:hAnsi="Times New Roman" w:cs="Times New Roman"/>
          <w:sz w:val="24"/>
          <w:szCs w:val="24"/>
        </w:rPr>
        <w:t xml:space="preserve">ally-induced </w:t>
      </w:r>
      <w:r w:rsidR="0020343C" w:rsidRPr="00295FF4">
        <w:rPr>
          <w:rFonts w:ascii="Times New Roman" w:eastAsia="Times New Roman" w:hAnsi="Times New Roman" w:cs="Times New Roman"/>
          <w:sz w:val="24"/>
          <w:szCs w:val="24"/>
        </w:rPr>
        <w:t xml:space="preserve">genetic drift. </w:t>
      </w:r>
      <w:commentRangeStart w:id="49"/>
      <w:r w:rsidR="00886D97">
        <w:rPr>
          <w:rFonts w:ascii="Times New Roman" w:eastAsia="Times New Roman" w:hAnsi="Times New Roman" w:cs="Times New Roman"/>
          <w:sz w:val="24"/>
          <w:szCs w:val="24"/>
        </w:rPr>
        <w:t>Nonetheless, it remains important to develop the capacity to identify changes in genetic diversity through time, specifically when searching for signals of historical demographic events such as population crashes or mass immigration events.</w:t>
      </w:r>
      <w:commentRangeEnd w:id="49"/>
      <w:r w:rsidR="00886D97">
        <w:rPr>
          <w:rStyle w:val="Marquedecommentaire"/>
        </w:rPr>
        <w:commentReference w:id="49"/>
      </w:r>
    </w:p>
    <w:p w14:paraId="23324154" w14:textId="793B29D0" w:rsidR="00CF30F2" w:rsidRPr="00295FF4" w:rsidRDefault="00D42082" w:rsidP="00A51948">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sidR="007B643B" w:rsidRPr="00295FF4">
        <w:rPr>
          <w:rFonts w:ascii="Times New Roman" w:eastAsia="Times New Roman" w:hAnsi="Times New Roman" w:cs="Times New Roman"/>
          <w:sz w:val="24"/>
          <w:szCs w:val="24"/>
        </w:rPr>
        <w:t>t is rarely possible to directly observe the effects of landscape and climate change on spatial and temporal genetic variation</w:t>
      </w:r>
      <w:r>
        <w:rPr>
          <w:rFonts w:ascii="Times New Roman" w:eastAsia="Times New Roman" w:hAnsi="Times New Roman" w:cs="Times New Roman"/>
          <w:sz w:val="24"/>
          <w:szCs w:val="24"/>
        </w:rPr>
        <w:t xml:space="preserve">. We can, however, </w:t>
      </w:r>
      <w:r w:rsidR="007B643B" w:rsidRPr="00295FF4">
        <w:rPr>
          <w:rFonts w:ascii="Times New Roman" w:eastAsia="Times New Roman" w:hAnsi="Times New Roman" w:cs="Times New Roman"/>
          <w:sz w:val="24"/>
          <w:szCs w:val="24"/>
        </w:rPr>
        <w:t xml:space="preserve">observe these effects through their population genetic legacies. </w:t>
      </w:r>
      <w:r>
        <w:rPr>
          <w:rFonts w:ascii="Times New Roman" w:eastAsia="Times New Roman" w:hAnsi="Times New Roman" w:cs="Times New Roman"/>
          <w:sz w:val="24"/>
          <w:szCs w:val="24"/>
        </w:rPr>
        <w:t>Although g</w:t>
      </w:r>
      <w:r w:rsidR="007B643B" w:rsidRPr="00295FF4">
        <w:rPr>
          <w:rFonts w:ascii="Times New Roman" w:eastAsia="Times New Roman" w:hAnsi="Times New Roman" w:cs="Times New Roman"/>
          <w:sz w:val="24"/>
          <w:szCs w:val="24"/>
        </w:rPr>
        <w:t xml:space="preserve">enetic legacies may not be detectable as rapidly as the demographic consequences of change they </w:t>
      </w:r>
      <w:r>
        <w:rPr>
          <w:rFonts w:ascii="Times New Roman" w:eastAsia="Times New Roman" w:hAnsi="Times New Roman" w:cs="Times New Roman"/>
          <w:sz w:val="24"/>
          <w:szCs w:val="24"/>
        </w:rPr>
        <w:t xml:space="preserve">can persist </w:t>
      </w:r>
      <w:r w:rsidR="007B643B" w:rsidRPr="00295FF4">
        <w:rPr>
          <w:rFonts w:ascii="Times New Roman" w:eastAsia="Times New Roman" w:hAnsi="Times New Roman" w:cs="Times New Roman"/>
          <w:sz w:val="24"/>
          <w:szCs w:val="24"/>
        </w:rPr>
        <w:t xml:space="preserve">for several generations </w:t>
      </w:r>
      <w:r w:rsidR="007B643B" w:rsidRPr="00295FF4">
        <w:rPr>
          <w:rFonts w:ascii="Times New Roman" w:eastAsia="Times New Roman" w:hAnsi="Times New Roman" w:cs="Times New Roman"/>
          <w:sz w:val="24"/>
          <w:szCs w:val="24"/>
        </w:rPr>
        <w:fldChar w:fldCharType="begin" w:fldLock="1"/>
      </w:r>
      <w:r w:rsidR="007B643B" w:rsidRPr="00295FF4">
        <w:rPr>
          <w:rFonts w:ascii="Times New Roman" w:eastAsia="Times New Roman" w:hAnsi="Times New Roman" w:cs="Times New Roman"/>
          <w:sz w:val="24"/>
          <w:szCs w:val="24"/>
        </w:rPr>
        <w:instrText>ADDIN CSL_CITATION {"citationItems":[{"id":"ITEM-1","itemData":{"DOI":"10.1007/s10980-013-9982-x","ISSN":"09212973","abstract":"A scientific symposium on landscape genetics, held at the 2013 IALE Europe Conference in Manchester UK (September 2-8, 2013), highlighted status, challenges and future avenues in the field. Key topics included analytical aspects in landscape genetics, conceptual progress and application of landscape genetics for conservation management. First, analytical aspects referred to statistical relationships between genetic and landscape data. It was suggested that linear mixed models or Bayesian approaches are particularly promising due to more appropriate and powerful ways for analyzing landscape effects on genetic variation. Second, supplementing neutral genetic variation with adaptive genetic variation is very promising. However, research needs to go beyond the identification of genomic regions under selection and provide information on the ecological function of adaptive genetic regions. Conceptually, endogenous processes (e.g., life-history attributes such as dispersal) require consideration as supplementary factors in shaping the genetic variation in addition to landscapes. Also, the temporal dimension in landscapes for both the past and the future should be given increased attention as the genetic responses to landscape change may be non-simultaneous, resulting in time lags. As for applied conservation management, landscape genetics can provide important baseline information such as basic data on species movement in a spatial context, assessments of the spatial need for management efforts, or evaluations of the effectiveness of already existing management measures. © 2014 Springer Science+Business Media Dordrecht.","author":[{"dropping-particle":"","family":"Bolliger","given":"Janine","non-dropping-particle":"","parse-names":false,"suffix":""},{"dropping-particle":"","family":"Lander","given":"Tonya","non-dropping-particle":"","parse-names":false,"suffix":""},{"dropping-particle":"","family":"Balkenhol","given":"Niko","non-dropping-particle":"","parse-names":false,"suffix":""}],"container-title":"Landscape Ecology","id":"ITEM-1","issue":"3","issued":{"date-parts":[["2014"]]},"page":"361-366","title":"Landscape genetics since 2003: Status, challenges and future directions","type":"article-journal","volume":"29"},"uris":["http://www.mendeley.com/documents/?uuid=2d703443-0cb7-40cb-9b98-275684a9b0b9"]},{"id":"ITEM-2","itemData":{"DOI":"10.1111/mec.13454","ISSN":"1365294X","PMID":"26547281","abstract":"Landscape genetics seeks to determine the effect of landscape features on gene flow and genetic structure. Often, such analyses are intended to inform conservation and management. However, depending on the many factors that influence the time to reach equilibrium, genetic structure may more strongly represent past rather than contemporary landscapes. This well-known lag between current demographic processes and population genetic structure often makes it challenging to interpret how contemporary landscapes and anthropogenic activity shape gene flow. Here, we review the theoretical framework for factors that influence time lags, summarize approaches to address this temporal disconnect in landscape genetic studies, and evaluate ways to make inferences about landscape change and its effects on species using genetic data alone or in combination with other data. Those approaches include comparing correlation of genetic structure with historical versus contemporary landscapes, using molecular markers with different rates of evolution, contrasting metrics of genetic structure and gene flow that reflect population genetic processes operating at different temporal scales, comparing historical and contemporary samples, combining genetic data with contemporary estimates of species distribution or movement, and controlling for phylogeographic history. We recommend using simulated data sets to explore time lags in genetic structure, and argue that time lags should be explicitly considered both when designing and interpreting landscape genetic studies. We conclude that the time lag problem can be exploited to strengthen inferences about recent landscape changes and to establish conservation baselines, particularly when genetic data are combined with other data.","author":[{"dropping-particle":"","family":"Epps","given":"Clinton W.","non-dropping-particle":"","parse-names":false,"suffix":""},{"dropping-particle":"","family":"Keyghobadi","given":"Nusha","non-dropping-particle":"","parse-names":false,"suffix":""}],"container-title":"Molecular Ecology","id":"ITEM-2","issue":"24","issued":{"date-parts":[["2015"]]},"page":"6021-6040","title":"Landscape genetics in a changing world: Disentangling historical and contemporary influences and inferring change","type":"article-journal","volume":"24"},"uris":["http://www.mendeley.com/documents/?uuid=fdae3fbd-c5ff-48db-85fe-3f921f81a163"]}],"mendeley":{"formattedCitation":"(Bolliger, Lander, &amp; Balkenhol, 2014; Epps &amp; Keyghobadi, 2015)","plainTextFormattedCitation":"(Bolliger, Lander, &amp; Balkenhol, 2014; Epps &amp; Keyghobadi, 2015)","previouslyFormattedCitation":"(Bolliger, Lander, &amp; Balkenhol, 2014; Epps &amp; Keyghobadi, 2015)"},"properties":{"noteIndex":0},"schema":"https://github.com/citation-style-language/schema/raw/master/csl-citation.json"}</w:instrText>
      </w:r>
      <w:r w:rsidR="007B643B" w:rsidRPr="00295FF4">
        <w:rPr>
          <w:rFonts w:ascii="Times New Roman" w:eastAsia="Times New Roman" w:hAnsi="Times New Roman" w:cs="Times New Roman"/>
          <w:sz w:val="24"/>
          <w:szCs w:val="24"/>
        </w:rPr>
        <w:fldChar w:fldCharType="separate"/>
      </w:r>
      <w:r w:rsidR="007B643B" w:rsidRPr="00295FF4">
        <w:rPr>
          <w:rFonts w:ascii="Times New Roman" w:eastAsia="Times New Roman" w:hAnsi="Times New Roman" w:cs="Times New Roman"/>
          <w:noProof/>
          <w:sz w:val="24"/>
          <w:szCs w:val="24"/>
        </w:rPr>
        <w:t>(Bolliger, Lander, &amp; Balkenhol, 2014; Epps &amp; Keyghobadi, 2015)</w:t>
      </w:r>
      <w:r w:rsidR="007B643B" w:rsidRPr="00295FF4">
        <w:rPr>
          <w:rFonts w:ascii="Times New Roman" w:eastAsia="Times New Roman" w:hAnsi="Times New Roman" w:cs="Times New Roman"/>
          <w:sz w:val="24"/>
          <w:szCs w:val="24"/>
        </w:rPr>
        <w:fldChar w:fldCharType="end"/>
      </w:r>
      <w:r w:rsidR="007B643B" w:rsidRPr="00295FF4">
        <w:rPr>
          <w:rFonts w:ascii="Times New Roman" w:eastAsia="Times New Roman" w:hAnsi="Times New Roman" w:cs="Times New Roman"/>
          <w:sz w:val="24"/>
          <w:szCs w:val="24"/>
        </w:rPr>
        <w:t xml:space="preserve">. Researchers commonly use spatio-temporal population genetic legacies to study isolation-by-distance </w:t>
      </w:r>
      <w:r w:rsidR="007B643B" w:rsidRPr="00295FF4">
        <w:rPr>
          <w:rFonts w:ascii="Times New Roman" w:eastAsia="Times New Roman" w:hAnsi="Times New Roman" w:cs="Times New Roman"/>
          <w:sz w:val="24"/>
          <w:szCs w:val="24"/>
        </w:rPr>
        <w:fldChar w:fldCharType="begin" w:fldLock="1"/>
      </w:r>
      <w:r w:rsidR="007B643B" w:rsidRPr="00295FF4">
        <w:rPr>
          <w:rFonts w:ascii="Times New Roman" w:eastAsia="Times New Roman" w:hAnsi="Times New Roman" w:cs="Times New Roman"/>
          <w:sz w:val="24"/>
          <w:szCs w:val="24"/>
        </w:rPr>
        <w:instrText>ADDIN CSL_CITATION {"citationItems":[{"id":"ITEM-1","itemData":{"ISBN":"0016-6731","ISSN":"0016-6731","PMID":"17247074","abstract":"Study of statistical differences among local populations is an important line of attack on the evolutionary problem. While such differences can only rarely represent first steps toward speciation in the sense of the splitting of the species, they are important for the evolution of the species as a whole. They provide a possible basis for intergroup selection of genetic systems, a process that provides a more effective mechanism for adaptive advance of the species as a whole than does the mass selection which is all that can occur under panmixia.","author":[{"dropping-particle":"","family":"Wright","given":"Sewall","non-dropping-particle":"","parse-names":false,"suffix":""}],"container-title":"Genetics","id":"ITEM-1","issue":"2","issued":{"date-parts":[["1943"]]},"page":"114-138","title":"Isolation by Distance","type":"article-journal","volume":"28"},"uris":["http://www.mendeley.com/documents/?uuid=83c5b9f6-692e-4161-9c86-e721b1939c0f"]},{"id":"ITEM-2","itemData":{"author":[{"dropping-particle":"","family":"Rousset","given":"François","non-dropping-particle":"","parse-names":false,"suffix":""}],"container-title":"Genetics","id":"ITEM-2","issue":"4","issued":{"date-parts":[["1997"]]},"page":"1219-1228","title":"Genetic Differentiation and Estimation of Gene Flow from FStatistics Under Isolation by Distance","type":"article-journal","volume":"145"},"uris":["http://www.mendeley.com/documents/?uuid=07defe57-b994-46f3-9050-b8e833258ac5"]}],"mendeley":{"formattedCitation":"(Rousset, 1997; Wright, 1943)","plainTextFormattedCitation":"(Rousset, 1997; Wright, 1943)","previouslyFormattedCitation":"(Rousset, 1997; Wright, 1943)"},"properties":{"noteIndex":0},"schema":"https://github.com/citation-style-language/schema/raw/master/csl-citation.json"}</w:instrText>
      </w:r>
      <w:r w:rsidR="007B643B" w:rsidRPr="00295FF4">
        <w:rPr>
          <w:rFonts w:ascii="Times New Roman" w:eastAsia="Times New Roman" w:hAnsi="Times New Roman" w:cs="Times New Roman"/>
          <w:sz w:val="24"/>
          <w:szCs w:val="24"/>
        </w:rPr>
        <w:fldChar w:fldCharType="separate"/>
      </w:r>
      <w:r w:rsidR="007B643B" w:rsidRPr="00295FF4">
        <w:rPr>
          <w:rFonts w:ascii="Times New Roman" w:eastAsia="Times New Roman" w:hAnsi="Times New Roman" w:cs="Times New Roman"/>
          <w:noProof/>
          <w:sz w:val="24"/>
          <w:szCs w:val="24"/>
        </w:rPr>
        <w:t>(Rousset, 1997; Wright, 1943)</w:t>
      </w:r>
      <w:r w:rsidR="007B643B" w:rsidRPr="00295FF4">
        <w:rPr>
          <w:rFonts w:ascii="Times New Roman" w:eastAsia="Times New Roman" w:hAnsi="Times New Roman" w:cs="Times New Roman"/>
          <w:sz w:val="24"/>
          <w:szCs w:val="24"/>
        </w:rPr>
        <w:fldChar w:fldCharType="end"/>
      </w:r>
      <w:r w:rsidR="007B643B" w:rsidRPr="00295FF4">
        <w:rPr>
          <w:rFonts w:ascii="Times New Roman" w:eastAsia="Times New Roman" w:hAnsi="Times New Roman" w:cs="Times New Roman"/>
          <w:sz w:val="24"/>
          <w:szCs w:val="24"/>
        </w:rPr>
        <w:t xml:space="preserve">, population bottlenecks </w:t>
      </w:r>
      <w:r w:rsidR="007B643B" w:rsidRPr="00295FF4">
        <w:rPr>
          <w:rFonts w:ascii="Times New Roman" w:eastAsia="Times New Roman" w:hAnsi="Times New Roman" w:cs="Times New Roman"/>
          <w:sz w:val="24"/>
          <w:szCs w:val="24"/>
        </w:rPr>
        <w:fldChar w:fldCharType="begin" w:fldLock="1"/>
      </w:r>
      <w:r w:rsidR="007B643B" w:rsidRPr="00295FF4">
        <w:rPr>
          <w:rFonts w:ascii="Times New Roman" w:eastAsia="Times New Roman" w:hAnsi="Times New Roman" w:cs="Times New Roman"/>
          <w:sz w:val="24"/>
          <w:szCs w:val="24"/>
        </w:rPr>
        <w:instrText>ADDIN CSL_CITATION {"citationItems":[{"id":"ITEM-1","itemData":{"abstract":"A model is presented in which a large population in mutation/drift equilib-rium undergoes a severe restriction in size and subsequently remains at the small size. The rate of loss of genetic variability has been studied. Allelic loss occurs more rapidly than loss of genic heterozygosity. Rare alleles are lost especially rapidly. The result is a transient deficiency in the total number of alleles observed in samples taken from the reduced population when compared with the number expected in a sample from a steady-state population having the same observed heterozygosity. Alternatively, the population can be consid-ered to possess excess gene diversity if the number of alleles is used as the statistical estimator of mutation rate. The deficit in allele number arises prin-cipally from a lack of those alleles that are expected to appear only once or twice in the sample. The magnitude of the allelic deficiency is less, however, than the excess that an earlier study predicted to follow a rapid population expansion. This suggests that populations that have undergone a single bottle-neck event, followed by rapid population growth, should have an apparent excess number of alleles, given the observed level of genic heterozygosity and provided that the bottleneck has not occurred very recently. Conversely, such populations will be deficient for observed heterozygosity if allele number is used as the sufficient statistic for the estimation of 4Nev. Populations that have undergone very recent restrictions in size should show the opposite tendencies.","author":[{"dropping-particle":"","family":"Maruyama","given":"Take0","non-dropping-particle":"","parse-names":false,"suffix":""},{"dropping-particle":"","family":"Fuerstt","given":"Paul A","non-dropping-particle":"","parse-names":false,"suffix":""}],"container-title":"Genetics","id":"ITEM-1","issue":"3","issued":{"date-parts":[["1985"]]},"page":"675-689","title":"POPULATION BOTTLENECKS AND NONEQUILIBRIUM MODELS IN POPULATION GENETICS. 11. NUMBER O F ALLELES IN A SMALL POPULATION T H A T WAS FORMED BY A RECENT BOTTLENECK HE fate of genes in a population that experiences a sudden reduction in","type":"article-journal","volume":"111"},"uris":["http://www.mendeley.com/documents/?uuid=2a7e5d42-62cd-445f-a04b-06b8dc66b745"]},{"id":"ITEM-2","itemData":{"DOI":"10.1038/hdy.2012.120","ISSN":"0018067X","abstract":"Reconstructing historical variation of population size from sequence and single-nucleotide polymorphism (SNP) data is valuable for understanding the evolutionary history of species. Changes in the population size of humans have been thoroughly investigated, and we review different methodologies of demographic reconstruction, specifically focusing on human bottlenecks. In addition to the classical approaches based on the site-frequency spectrum (SFS) or based on linkage disequilibrium, we also review more recent approaches that utilize atypical shared genomic fragments, such as identical by descent or homozygous segments between or within individuals. Compared with methods based on the SFS, these methods are well suited for detecting recent bottlenecks. In general, all these various methods suffer from bias and dependencies on confounding factors such as population structure or poor specification of the mutational and recombination processes, which can affect the demographic reconstruction. With the exception of SFS-based methods, the effects of confounding factors on the inference methods remain poorly investigated. We conclude that an important step when investigating population size changes rests on validating the demographic model by investigating to what extent the fitted demographic model can reproduce the main features of the polymorphism data.","author":[{"dropping-particle":"","family":"Gattepaille","given":"L. M.","non-dropping-particle":"","parse-names":false,"suffix":""},{"dropping-particle":"","family":"Jakobsson","given":"M.","non-dropping-particle":"","parse-names":false,"suffix":""},{"dropping-particle":"","family":"Blum","given":"M. G.B.","non-dropping-particle":"","parse-names":false,"suffix":""}],"container-title":"Heredity","id":"ITEM-2","issue":"5","issued":{"date-parts":[["2013"]]},"page":"409-419","publisher":"Nature Publishing Group","title":"Inferring population size changes with sequence and SNP data: Lessons from human bottlenecks","type":"article-journal","volume":"110"},"uris":["http://www.mendeley.com/documents/?uuid=7a6aff89-2fdf-4dce-b807-21e5eb50e8a2"]}],"mendeley":{"formattedCitation":"(Gattepaille, Jakobsson, &amp; Blum, 2013; Maruyama &amp; Fuerstt, 1985)","plainTextFormattedCitation":"(Gattepaille, Jakobsson, &amp; Blum, 2013; Maruyama &amp; Fuerstt, 1985)","previouslyFormattedCitation":"(Gattepaille, Jakobsson, &amp; Blum, 2013; Maruyama &amp; Fuerstt, 1985)"},"properties":{"noteIndex":0},"schema":"https://github.com/citation-style-language/schema/raw/master/csl-citation.json"}</w:instrText>
      </w:r>
      <w:r w:rsidR="007B643B" w:rsidRPr="00295FF4">
        <w:rPr>
          <w:rFonts w:ascii="Times New Roman" w:eastAsia="Times New Roman" w:hAnsi="Times New Roman" w:cs="Times New Roman"/>
          <w:sz w:val="24"/>
          <w:szCs w:val="24"/>
        </w:rPr>
        <w:fldChar w:fldCharType="separate"/>
      </w:r>
      <w:r w:rsidR="007B643B" w:rsidRPr="00295FF4">
        <w:rPr>
          <w:rFonts w:ascii="Times New Roman" w:eastAsia="Times New Roman" w:hAnsi="Times New Roman" w:cs="Times New Roman"/>
          <w:noProof/>
          <w:sz w:val="24"/>
          <w:szCs w:val="24"/>
        </w:rPr>
        <w:t>(Gattepaille, Jakobsson, &amp; Blum, 2013; Maruyama &amp; Fuerstt, 1985)</w:t>
      </w:r>
      <w:r w:rsidR="007B643B" w:rsidRPr="00295FF4">
        <w:rPr>
          <w:rFonts w:ascii="Times New Roman" w:eastAsia="Times New Roman" w:hAnsi="Times New Roman" w:cs="Times New Roman"/>
          <w:sz w:val="24"/>
          <w:szCs w:val="24"/>
        </w:rPr>
        <w:fldChar w:fldCharType="end"/>
      </w:r>
      <w:r w:rsidR="007B643B" w:rsidRPr="00295FF4">
        <w:rPr>
          <w:rFonts w:ascii="Times New Roman" w:eastAsia="Times New Roman" w:hAnsi="Times New Roman" w:cs="Times New Roman"/>
          <w:sz w:val="24"/>
          <w:szCs w:val="24"/>
        </w:rPr>
        <w:t xml:space="preserve">, migration between isolated populations </w:t>
      </w:r>
      <w:r w:rsidR="007B643B" w:rsidRPr="00295FF4">
        <w:rPr>
          <w:rFonts w:ascii="Times New Roman" w:eastAsia="Times New Roman" w:hAnsi="Times New Roman" w:cs="Times New Roman"/>
          <w:sz w:val="24"/>
          <w:szCs w:val="24"/>
        </w:rPr>
        <w:fldChar w:fldCharType="begin" w:fldLock="1"/>
      </w:r>
      <w:r w:rsidR="007B643B" w:rsidRPr="00295FF4">
        <w:rPr>
          <w:rFonts w:ascii="Times New Roman" w:eastAsia="Times New Roman" w:hAnsi="Times New Roman" w:cs="Times New Roman"/>
          <w:sz w:val="24"/>
          <w:szCs w:val="24"/>
        </w:rPr>
        <w:instrText>ADDIN CSL_CITATION {"citationItems":[{"id":"ITEM-1","itemData":{"DOI":"10.1093/jhered/esr023","ISSN":"00221503","abstract":"Geographically isolated and small populations outside a species' central distribution range are likely to be of major importance to a species' ability to quickly adjust its distribution range to global change dynamics. Gene flow from the outside plays a pivotal role in the fate of these marginal populations. It has been proposed that spatial fragmentation and perceived geographic isolation do not necessarily reflect a loss of genetic connectivity in tree species. However, the spatial limits of long-distance gene flow, as well as its magnitude and impact, are still generally unknown. In the present study, we analyzed long-distance pollen-mediated gene flow into an isolated relict stand consisting of 7 individuals of Quercus robur L. based on a total sample of 177 trees and 9 microsatellite loci. We show that pollen-mediated gene flow across more than 80 km in this wind-pollinated tree species contributed at least 35% of all successful pollinations in the investigated isolated and small oak stand at the eastern limit of the species' distribution. The observed pollen immigration shaped the genetic diversity of acorn progenies in the stand and might explain the comparably high genetic diversity in the persisting adult population. © 2011 The American Genetic Association. All rights reserved.","author":[{"dropping-particle":"","family":"Buschbom","given":"Jutta","non-dropping-particle":"","parse-names":false,"suffix":""},{"dropping-particle":"","family":"Yanbaev","given":"Yulay","non-dropping-particle":"","parse-names":false,"suffix":""},{"dropping-particle":"","family":"Degen","given":"Bernd","non-dropping-particle":"","parse-names":false,"suffix":""}],"container-title":"Journal of Heredity","id":"ITEM-1","issue":"4","issued":{"date-parts":[["2011"]]},"page":"464-472","title":"Efficient long-distance gene flow into an isolated relict oak stand","type":"article-journal","volume":"102"},"uris":["http://www.mendeley.com/documents/?uuid=bb5c0da3-720a-4984-9c9c-33a9d32d964f"]},{"id":"ITEM-2","itemData":{"DOI":"10.1111/mec.15164","ISSN":"1365294X","author":[{"dropping-particle":"","family":"Bezemer","given":"Nicole","non-dropping-particle":"","parse-names":false,"suffix":""},{"dropping-particle":"","family":"Krauss","given":"Siegfried L.","non-dropping-particle":"","parse-names":false,"suffix":""},{"dropping-particle":"","family":"Roberts","given":"David G.","non-dropping-particle":"","parse-names":false,"suffix":""},{"dropping-particle":"","family":"Hopper","given":"Stephen D.","non-dropping-particle":"","parse-names":false,"suffix":""}],"container-title":"Molecular Ecology","id":"ITEM-2","issue":"January","issued":{"date-parts":[["2019"]]},"page":"3339-3357","title":"Conservation of old individual trees and small populations is integral to maintain species' genetic diversity of a historically fragmented woody perennial","type":"article-journal"},"uris":["http://www.mendeley.com/documents/?uuid=9f3c626e-abbe-421a-8574-24de090e77a5"]}],"mendeley":{"formattedCitation":"(Bezemer, Krauss, Roberts, &amp; Hopper, 2019; Buschbom, Yanbaev, &amp; Degen, 2011)","plainTextFormattedCitation":"(Bezemer, Krauss, Roberts, &amp; Hopper, 2019; Buschbom, Yanbaev, &amp; Degen, 2011)","previouslyFormattedCitation":"(Bezemer, Krauss, Roberts, &amp; Hopper, 2019; Buschbom, Yanbaev, &amp; Degen, 2011)"},"properties":{"noteIndex":0},"schema":"https://github.com/citation-style-language/schema/raw/master/csl-citation.json"}</w:instrText>
      </w:r>
      <w:r w:rsidR="007B643B" w:rsidRPr="00295FF4">
        <w:rPr>
          <w:rFonts w:ascii="Times New Roman" w:eastAsia="Times New Roman" w:hAnsi="Times New Roman" w:cs="Times New Roman"/>
          <w:sz w:val="24"/>
          <w:szCs w:val="24"/>
        </w:rPr>
        <w:fldChar w:fldCharType="separate"/>
      </w:r>
      <w:r w:rsidR="007B643B" w:rsidRPr="00295FF4">
        <w:rPr>
          <w:rFonts w:ascii="Times New Roman" w:eastAsia="Times New Roman" w:hAnsi="Times New Roman" w:cs="Times New Roman"/>
          <w:noProof/>
          <w:sz w:val="24"/>
          <w:szCs w:val="24"/>
        </w:rPr>
        <w:t>(Bezemer, Krauss, Roberts, &amp; Hopper, 2019; Buschbom, Yanbaev, &amp; Degen, 2011)</w:t>
      </w:r>
      <w:r w:rsidR="007B643B" w:rsidRPr="00295FF4">
        <w:rPr>
          <w:rFonts w:ascii="Times New Roman" w:eastAsia="Times New Roman" w:hAnsi="Times New Roman" w:cs="Times New Roman"/>
          <w:sz w:val="24"/>
          <w:szCs w:val="24"/>
        </w:rPr>
        <w:fldChar w:fldCharType="end"/>
      </w:r>
      <w:r w:rsidR="007B643B" w:rsidRPr="00295FF4">
        <w:rPr>
          <w:rFonts w:ascii="Times New Roman" w:eastAsia="Times New Roman" w:hAnsi="Times New Roman" w:cs="Times New Roman"/>
          <w:sz w:val="24"/>
          <w:szCs w:val="24"/>
        </w:rPr>
        <w:t xml:space="preserve">, and outbreak expansions </w:t>
      </w:r>
      <w:r w:rsidR="007B643B" w:rsidRPr="00295FF4">
        <w:rPr>
          <w:rFonts w:ascii="Times New Roman" w:eastAsia="Times New Roman" w:hAnsi="Times New Roman" w:cs="Times New Roman"/>
          <w:sz w:val="24"/>
          <w:szCs w:val="24"/>
        </w:rPr>
        <w:fldChar w:fldCharType="begin" w:fldLock="1"/>
      </w:r>
      <w:r w:rsidR="007B643B" w:rsidRPr="00295FF4">
        <w:rPr>
          <w:rFonts w:ascii="Times New Roman" w:eastAsia="Times New Roman" w:hAnsi="Times New Roman" w:cs="Times New Roman"/>
          <w:sz w:val="24"/>
          <w:szCs w:val="24"/>
        </w:rPr>
        <w:instrText>ADDIN CSL_CITATION {"citationItems":[{"id":"ITEM-1","itemData":{"DOI":"10.1139/cjfr-2018-0417","ISSN":"0045-5067","abstract":"The current mountain pine beetle (MPB; Dendroctonus ponderosae Hopkins, 1902) outbreak has reached more than 25 million hectares of forests in North America, affecting pine species throughout the r...","author":[{"dropping-particle":"","family":"Wittische","given":"Julian","non-dropping-particle":"","parse-names":false,"suffix":""},{"dropping-particle":"","family":"Janes","given":"Jasmine K.","non-dropping-particle":"","parse-names":false,"suffix":""},{"dropping-particle":"","family":"James","given":"Patrick M.A.","non-dropping-particle":"","parse-names":false,"suffix":""}],"container-title":"Canadian Journal of Forest Research","id":"ITEM-1","issue":"September","issued":{"date-parts":[["2019"]]},"page":"1339-1348","title":"Modelling landscape genetic connectivity of the mountain pine beetle in western Canada","type":"article-journal","volume":"1348"},"uris":["http://www.mendeley.com/documents/?uuid=216d171b-a4b5-4f0f-86dc-d796b98161cd"]},{"id":"ITEM-2","itemData":{"DOI":"10.1111/eva.12852","ISSN":"1752-4571","author":[{"dropping-particle":"","family":"Larroque","given":"Jeremy","non-dropping-particle":"","parse-names":false,"suffix":""},{"dropping-particle":"","family":"Legault","given":"Simon","non-dropping-particle":"","parse-names":false,"suffix":""},{"dropping-particle":"","family":"Johns","given":"Rob","non-dropping-particle":"","parse-names":false,"suffix":""},{"dropping-particle":"","family":"Lumley","given":"Lisa","non-dropping-particle":"","parse-names":false,"suffix":""},{"dropping-particle":"","family":"Cusson","given":"Michel","non-dropping-particle":"","parse-names":false,"suffix":""},{"dropping-particle":"","family":"Renaut","given":"Sébastien","non-dropping-particle":"","parse-names":false,"suffix":""},{"dropping-particle":"","family":"Levesque","given":"Roger C.","non-dropping-particle":"","parse-names":false,"suffix":""},{"dropping-particle":"","family":"James","given":"Patrick M. A.","non-dropping-particle":"","parse-names":false,"suffix":""}],"container-title":"Evolutionary Applications","id":"ITEM-2","issue":"July","issued":{"date-parts":[["2019"]]},"page":"1-15","title":"Temporal variation in spatial genetic structure during population outbreaks: Distinguishing among different potential drivers of spatial synchrony","type":"article-journal"},"uris":["http://www.mendeley.com/documents/?uuid=da1e66b1-4fe8-44a7-8665-3e43a3981b3d"]}],"mendeley":{"formattedCitation":"(Larroque et al., 2019; Wittische, Janes, &amp; James, 2019)","plainTextFormattedCitation":"(Larroque et al., 2019; Wittische, Janes, &amp; James, 2019)","previouslyFormattedCitation":"(Larroque et al., 2019; Wittische, Janes, &amp; James, 2019)"},"properties":{"noteIndex":0},"schema":"https://github.com/citation-style-language/schema/raw/master/csl-citation.json"}</w:instrText>
      </w:r>
      <w:r w:rsidR="007B643B" w:rsidRPr="00295FF4">
        <w:rPr>
          <w:rFonts w:ascii="Times New Roman" w:eastAsia="Times New Roman" w:hAnsi="Times New Roman" w:cs="Times New Roman"/>
          <w:sz w:val="24"/>
          <w:szCs w:val="24"/>
        </w:rPr>
        <w:fldChar w:fldCharType="separate"/>
      </w:r>
      <w:r w:rsidR="007B643B" w:rsidRPr="00295FF4">
        <w:rPr>
          <w:rFonts w:ascii="Times New Roman" w:eastAsia="Times New Roman" w:hAnsi="Times New Roman" w:cs="Times New Roman"/>
          <w:noProof/>
          <w:sz w:val="24"/>
          <w:szCs w:val="24"/>
        </w:rPr>
        <w:t>(Larroque et al., 2019; Wittische, Janes, &amp; James, 2019)</w:t>
      </w:r>
      <w:r w:rsidR="007B643B" w:rsidRPr="00295FF4">
        <w:rPr>
          <w:rFonts w:ascii="Times New Roman" w:eastAsia="Times New Roman" w:hAnsi="Times New Roman" w:cs="Times New Roman"/>
          <w:sz w:val="24"/>
          <w:szCs w:val="24"/>
        </w:rPr>
        <w:fldChar w:fldCharType="end"/>
      </w:r>
      <w:r w:rsidR="007B643B" w:rsidRPr="00295FF4">
        <w:rPr>
          <w:rFonts w:ascii="Times New Roman" w:eastAsia="Times New Roman" w:hAnsi="Times New Roman" w:cs="Times New Roman"/>
          <w:sz w:val="24"/>
          <w:szCs w:val="24"/>
        </w:rPr>
        <w:t>.</w:t>
      </w:r>
      <w:r w:rsidR="00127CC5" w:rsidRPr="00295FF4">
        <w:rPr>
          <w:rFonts w:ascii="Times New Roman" w:eastAsia="Times New Roman" w:hAnsi="Times New Roman" w:cs="Times New Roman"/>
          <w:sz w:val="24"/>
          <w:szCs w:val="24"/>
        </w:rPr>
        <w:t xml:space="preserve"> </w:t>
      </w:r>
      <w:r w:rsidR="00CF30F2" w:rsidRPr="00295FF4">
        <w:rPr>
          <w:rFonts w:ascii="Times New Roman" w:eastAsia="Times New Roman" w:hAnsi="Times New Roman" w:cs="Times New Roman"/>
          <w:sz w:val="24"/>
          <w:szCs w:val="24"/>
        </w:rPr>
        <w:t xml:space="preserve">Identifying meaningful and statistically significant relationships between temporal landscape-change and the </w:t>
      </w:r>
      <w:r w:rsidR="00B20342" w:rsidRPr="00295FF4">
        <w:rPr>
          <w:rFonts w:ascii="Times New Roman" w:eastAsia="Times New Roman" w:hAnsi="Times New Roman" w:cs="Times New Roman"/>
          <w:sz w:val="24"/>
          <w:szCs w:val="24"/>
        </w:rPr>
        <w:t>spatial apportionment of</w:t>
      </w:r>
      <w:r w:rsidR="00CF30F2" w:rsidRPr="00295FF4">
        <w:rPr>
          <w:rFonts w:ascii="Times New Roman" w:eastAsia="Times New Roman" w:hAnsi="Times New Roman" w:cs="Times New Roman"/>
          <w:sz w:val="24"/>
          <w:szCs w:val="24"/>
        </w:rPr>
        <w:t xml:space="preserve"> genetic </w:t>
      </w:r>
      <w:r w:rsidR="00634B5A" w:rsidRPr="00295FF4">
        <w:rPr>
          <w:rFonts w:ascii="Times New Roman" w:eastAsia="Times New Roman" w:hAnsi="Times New Roman" w:cs="Times New Roman"/>
          <w:sz w:val="24"/>
          <w:szCs w:val="24"/>
        </w:rPr>
        <w:t xml:space="preserve">variation can give us important </w:t>
      </w:r>
      <w:r w:rsidR="00634B5A" w:rsidRPr="00295FF4">
        <w:rPr>
          <w:rFonts w:ascii="Times New Roman" w:eastAsia="Times New Roman" w:hAnsi="Times New Roman" w:cs="Times New Roman"/>
          <w:sz w:val="24"/>
          <w:szCs w:val="24"/>
        </w:rPr>
        <w:lastRenderedPageBreak/>
        <w:t>insights about the eco-evolutionary dynamics of a species, and be used to inform conservation strategies</w:t>
      </w:r>
      <w:r w:rsidR="00282E4D" w:rsidRPr="00295FF4">
        <w:rPr>
          <w:rFonts w:ascii="Times New Roman" w:eastAsia="Times New Roman" w:hAnsi="Times New Roman" w:cs="Times New Roman"/>
          <w:sz w:val="24"/>
          <w:szCs w:val="24"/>
        </w:rPr>
        <w:t xml:space="preserve"> </w:t>
      </w:r>
      <w:r w:rsidR="00282E4D" w:rsidRPr="00295FF4">
        <w:rPr>
          <w:rFonts w:ascii="Times New Roman" w:eastAsia="Times New Roman" w:hAnsi="Times New Roman" w:cs="Times New Roman"/>
          <w:sz w:val="24"/>
          <w:szCs w:val="24"/>
        </w:rPr>
        <w:fldChar w:fldCharType="begin" w:fldLock="1"/>
      </w:r>
      <w:r w:rsidR="00027F85" w:rsidRPr="00295FF4">
        <w:rPr>
          <w:rFonts w:ascii="Times New Roman" w:eastAsia="Times New Roman" w:hAnsi="Times New Roman" w:cs="Times New Roman"/>
          <w:sz w:val="24"/>
          <w:szCs w:val="24"/>
        </w:rPr>
        <w:instrText>ADDIN CSL_CITATION {"citationItems":[{"id":"ITEM-1","itemData":{"DOI":"10.3389/fgene.2017.00009","ISSN":"16648021","author":[{"dropping-particle":"","family":"Landguth","given":"Erin L","non-dropping-particle":"","parse-names":false,"suffix":""},{"dropping-particle":"","family":"Holden","given":"Zachary A","non-dropping-particle":"","parse-names":false,"suffix":""},{"dropping-particle":"","family":"Mahalovich","given":"Mary F","non-dropping-particle":"","parse-names":false,"suffix":""},{"dropping-particle":"","family":"Cushman","given":"Samuel A","non-dropping-particle":"","parse-names":false,"suffix":""}],"container-title":"Frontiers in Genetics","id":"ITEM-1","issue":"FEB","issued":{"date-parts":[["2017"]]},"page":"1-12","title":"Using landscape genetics simulations for planting blister rust resistant whitebark pine in the US Northern Rocky Mountains","type":"article-journal","volume":"8"},"uris":["http://www.mendeley.com/documents/?uuid=278a9795-021c-4ae0-9851-8bded50cff67"]}],"mendeley":{"formattedCitation":"(Landguth, Holden, Mahalovich, &amp; Cushman, 2017)","manualFormatting":"(e.g. Landguth, Holden, Mahalovich, &amp; Cushman, 2017)","plainTextFormattedCitation":"(Landguth, Holden, Mahalovich, &amp; Cushman, 2017)","previouslyFormattedCitation":"(Landguth, Holden, Mahalovich, &amp; Cushman, 2017)"},"properties":{"noteIndex":0},"schema":"https://github.com/citation-style-language/schema/raw/master/csl-citation.json"}</w:instrText>
      </w:r>
      <w:r w:rsidR="00282E4D" w:rsidRPr="00295FF4">
        <w:rPr>
          <w:rFonts w:ascii="Times New Roman" w:eastAsia="Times New Roman" w:hAnsi="Times New Roman" w:cs="Times New Roman"/>
          <w:sz w:val="24"/>
          <w:szCs w:val="24"/>
        </w:rPr>
        <w:fldChar w:fldCharType="separate"/>
      </w:r>
      <w:r w:rsidR="00282E4D" w:rsidRPr="00295FF4">
        <w:rPr>
          <w:rFonts w:ascii="Times New Roman" w:eastAsia="Times New Roman" w:hAnsi="Times New Roman" w:cs="Times New Roman"/>
          <w:noProof/>
          <w:sz w:val="24"/>
          <w:szCs w:val="24"/>
        </w:rPr>
        <w:t>(</w:t>
      </w:r>
      <w:r w:rsidR="00027F85" w:rsidRPr="00295FF4">
        <w:rPr>
          <w:rFonts w:ascii="Times New Roman" w:eastAsia="Times New Roman" w:hAnsi="Times New Roman" w:cs="Times New Roman"/>
          <w:noProof/>
          <w:sz w:val="24"/>
          <w:szCs w:val="24"/>
        </w:rPr>
        <w:t xml:space="preserve">e.g. </w:t>
      </w:r>
      <w:r w:rsidR="00282E4D" w:rsidRPr="00295FF4">
        <w:rPr>
          <w:rFonts w:ascii="Times New Roman" w:eastAsia="Times New Roman" w:hAnsi="Times New Roman" w:cs="Times New Roman"/>
          <w:noProof/>
          <w:sz w:val="24"/>
          <w:szCs w:val="24"/>
        </w:rPr>
        <w:t>Landguth, Holden, Mahalovich, &amp; Cushman, 2017)</w:t>
      </w:r>
      <w:r w:rsidR="00282E4D" w:rsidRPr="00295FF4">
        <w:rPr>
          <w:rFonts w:ascii="Times New Roman" w:eastAsia="Times New Roman" w:hAnsi="Times New Roman" w:cs="Times New Roman"/>
          <w:sz w:val="24"/>
          <w:szCs w:val="24"/>
        </w:rPr>
        <w:fldChar w:fldCharType="end"/>
      </w:r>
      <w:r w:rsidR="00634B5A" w:rsidRPr="00295FF4">
        <w:rPr>
          <w:rFonts w:ascii="Times New Roman" w:eastAsia="Times New Roman" w:hAnsi="Times New Roman" w:cs="Times New Roman"/>
          <w:sz w:val="24"/>
          <w:szCs w:val="24"/>
        </w:rPr>
        <w:t>.</w:t>
      </w:r>
    </w:p>
    <w:p w14:paraId="4D377D4F" w14:textId="06989E30" w:rsidR="004E13A5" w:rsidRPr="00295FF4" w:rsidRDefault="009E7BAF" w:rsidP="00A51948">
      <w:pPr>
        <w:spacing w:before="240" w:after="240" w:line="480" w:lineRule="auto"/>
        <w:rPr>
          <w:rFonts w:ascii="Times New Roman" w:eastAsia="Times New Roman" w:hAnsi="Times New Roman" w:cs="Times New Roman"/>
          <w:sz w:val="24"/>
          <w:szCs w:val="24"/>
        </w:rPr>
      </w:pPr>
      <w:r w:rsidRPr="00295FF4">
        <w:rPr>
          <w:rFonts w:ascii="Times New Roman" w:eastAsia="Times New Roman" w:hAnsi="Times New Roman" w:cs="Times New Roman"/>
          <w:sz w:val="24"/>
          <w:szCs w:val="24"/>
        </w:rPr>
        <w:t>Spatio-temporal population genetics m</w:t>
      </w:r>
      <w:r w:rsidR="006451B0" w:rsidRPr="00295FF4">
        <w:rPr>
          <w:rFonts w:ascii="Times New Roman" w:hAnsi="Times New Roman" w:cs="Times New Roman"/>
          <w:sz w:val="24"/>
          <w:szCs w:val="24"/>
        </w:rPr>
        <w:t>ethods</w:t>
      </w:r>
      <w:r w:rsidR="005D663D" w:rsidRPr="00295FF4">
        <w:rPr>
          <w:rFonts w:ascii="Times New Roman" w:hAnsi="Times New Roman" w:cs="Times New Roman"/>
          <w:sz w:val="24"/>
          <w:szCs w:val="24"/>
        </w:rPr>
        <w:t xml:space="preserve"> </w:t>
      </w:r>
      <w:r w:rsidRPr="00295FF4">
        <w:rPr>
          <w:rFonts w:ascii="Times New Roman" w:hAnsi="Times New Roman" w:cs="Times New Roman"/>
          <w:sz w:val="24"/>
          <w:szCs w:val="24"/>
        </w:rPr>
        <w:t xml:space="preserve">to detect significant past demographic events </w:t>
      </w:r>
      <w:r w:rsidR="006451B0" w:rsidRPr="00295FF4">
        <w:rPr>
          <w:rFonts w:ascii="Times New Roman" w:hAnsi="Times New Roman" w:cs="Times New Roman"/>
          <w:sz w:val="24"/>
          <w:szCs w:val="24"/>
        </w:rPr>
        <w:t>exist</w:t>
      </w:r>
      <w:r w:rsidR="00685386" w:rsidRPr="00295FF4">
        <w:rPr>
          <w:rFonts w:ascii="Times New Roman" w:hAnsi="Times New Roman" w:cs="Times New Roman"/>
          <w:sz w:val="24"/>
          <w:szCs w:val="24"/>
        </w:rPr>
        <w:t xml:space="preserve"> </w:t>
      </w:r>
      <w:r w:rsidR="007850C5" w:rsidRPr="00295FF4">
        <w:rPr>
          <w:rFonts w:ascii="Times New Roman" w:hAnsi="Times New Roman" w:cs="Times New Roman"/>
          <w:sz w:val="24"/>
          <w:szCs w:val="24"/>
        </w:rPr>
        <w:t xml:space="preserve"> </w:t>
      </w:r>
      <w:r w:rsidR="00F90329" w:rsidRPr="00295FF4">
        <w:rPr>
          <w:rFonts w:ascii="Times New Roman" w:hAnsi="Times New Roman" w:cs="Times New Roman"/>
          <w:sz w:val="24"/>
          <w:szCs w:val="24"/>
        </w:rPr>
        <w:fldChar w:fldCharType="begin" w:fldLock="1"/>
      </w:r>
      <w:r w:rsidR="00BC1041" w:rsidRPr="00295FF4">
        <w:rPr>
          <w:rFonts w:ascii="Times New Roman" w:hAnsi="Times New Roman" w:cs="Times New Roman"/>
          <w:sz w:val="24"/>
          <w:szCs w:val="24"/>
        </w:rPr>
        <w:instrText>ADDIN CSL_CITATION {"citationItems":[{"id":"ITEM-1","itemData":{"DOI":"10.1371/journal.pgen.1003905","ISSN":"15537390","abstract":"We introduce a flexible and robust simulation-based framework to infer demographic parameters from the site frequency spectrum (SFS) computed on large genomic datasets. We show that our composite-likelihood approach allows one to study evolutionary models of arbitrary complexity, which cannot be tackled by other current likelihood-based methods. For simple scenarios, our approach compares favorably in terms of accuracy and speed with ∂a∂i, the current reference in the field, while showing better convergence properties for complex models. We first apply our methodology to non-coding genomic SNP data from four human populations. To infer their demographic history, we compare neutral evolutionary models of increasing complexity, including unsampled populations. We further show the versatility of our framework by extending it to the inference of demographic parameters from SNP chips with known ascertainment, such as that recently released by Affymetrix to study human origins. Whereas previous ways of handling ascertained SNPs were either restricted to a single population or only allowed the inference of divergence time between a pair of populations, our framework can correctly infer parameters of more complex models including the divergence of several populations, bottlenecks and migration. We apply this approach to the reconstruction of African demography using two distinct ascertained human SNP panels studied under two evolutionary models. The two SNP panels lead to globally very similar estimates and confidence intervals, and suggest an ancient divergence (&gt;110 Ky) between Yoruba and San populations. Our methodology appears well suited to the study of complex scenarios from large genomic data sets.","author":[{"dropping-particle":"","family":"Excoffier","given":"Laurent","non-dropping-particle":"","parse-names":false,"suffix":""},{"dropping-particle":"","family":"Dupanloup","given":"Isabelle","non-dropping-particle":"","parse-names":false,"suffix":""},{"dropping-particle":"","family":"Huerta-Sánchez","given":"Emilia","non-dropping-particle":"","parse-names":false,"suffix":""},{"dropping-particle":"","family":"Sousa","given":"Vitor C.","non-dropping-particle":"","parse-names":false,"suffix":""},{"dropping-particle":"","family":"Foll","given":"Matthieu","non-dropping-particle":"","parse-names":false,"suffix":""}],"container-title":"PLoS Genetics","id":"ITEM-1","issue":"10","issued":{"date-parts":[["2013"]]},"title":"Robust Demographic Inference from Genomic and SNP Data","type":"article-journal","volume":"9"},"uris":["http://www.mendeley.com/documents/?uuid=21e14d39-e6e9-40d6-ad28-e457893641ca"]},{"id":"ITEM-2","itemData":{"DOI":"10.1371/journal.pgen.1000695","ISSN":"15537390","abstract":"Demographic models built from genetic data play important roles in illuminating prehistorical events and serving as null models in genome scans for selection. We introduce an inference method based on the joint frequency spectrum of genetic variants within and between populations. For candidate models we numerically compute the expected spectrum using a diffusion approximation to the one-locus, two-allele Wright-Fisher process, involving up to three simultaneous populations. Our approach is a composite likelihood scheme, since linkage between neutral loci alters the variance but not the expectation of the frequency spectrum. We thus use bootstraps incorporating linkage to estimate uncertainties for parameters and significance values for hypothesis tests. Our method can also incorporate selection on single sites, predicting the joint distribution of selected alleles among populations experiencing a bevy of evolutionary forces, including expansions, contractions, migrations, and admixture. We model human expansion out of Africa and the settlement of the New World, using 5 Mb of noncoding DNA resequenced in 68 individuals from 4 populations (YRI, CHB, CEU, and MXL) by the Environmental Genome Project. We infer divergence between West African and Eurasian populations 140 thousand years ago (95% confidence interval: 40-270 kya). This is earlier than other genetic studies, in part because we incorporate migration. We estimate the European (CEU) and East Asian (CHB) divergence time to be 23 kya (95% c.i.: 17-43 kya), long after archeological evidence places modern humans in Europe. Finally, we estimate divergence between East Asians (CHB) and Mexican-Americans (MXL) of 22 kya (95% c.i.: 16.3-26.9 kya), and our analysis yields no evidence for subsequent migration. Furthermore, combining our demographic model with a previously estimated distribution of selective effects among newly arising amino acid mutations accurately predicts the frequency spectrum of nonsynonymous variants across three continental populations (YRI, CHB, CEU).","author":[{"dropping-particle":"","family":"Gutenkunst","given":"Ryan N.","non-dropping-particle":"","parse-names":false,"suffix":""},{"dropping-particle":"","family":"Hernandez","given":"Ryan D.","non-dropping-particle":"","parse-names":false,"suffix":""},{"dropping-particle":"","family":"Williamson","given":"Scott H.","non-dropping-particle":"","parse-names":false,"suffix":""},{"dropping-particle":"","family":"Bustamante","given":"Carlos D.","non-dropping-particle":"","parse-names":false,"suffix":""}],"container-title":"PLoS Genetics","id":"ITEM-2","issue":"10","issued":{"date-parts":[["2009"]]},"title":"Inferring the joint demographic history of multiple populations from multidimensional SNP frequency data","type":"article-journal","volume":"5"},"uris":["http://www.mendeley.com/documents/?uuid=c06f5592-1cb2-4a40-9677-0f7b5e875cc8"]},{"id":"ITEM-3","itemData":{"DOI":"10.1534/genetics.113.152462","ISBN":"1943-2631","ISSN":"00166731","PMID":"23821598","abstract":"Comparing allele frequencies among populations that differ in environment has long been a tool for detecting loci involved in local adaptation. However, such analyses are complicated by an imperfect knowledge of population allele frequencies and neutral correlations of allele frequencies among populations due to shared population history and gene flow. Here we develop a set of methods to robustly test for unusual allele frequency patterns, and correlations between environmental variables and allele frequencies while accounting for these complications based on a Bayesian model previously implemented in the software Bayenv. Using this model, we calculate a set of `standardized allele frequencies' that allows investigators to apply tests of their choice to multiple populations, while accounting for sampling and covariance due to population history. We illustrate this first by showing that these standardized frequencies can be used to calculate powerful tests to detect non-parametric correlations with environmental variables, which are also less prone to spurious results due to outlier populations. We then demonstrate how these standardized allele frequencies can be used to construct a test to detect SNPs that deviate strongly from neutral population structure. This test is conceptually related to FST but should be more powerful as we account for population history. We also extend the model to next-generation sequencing of population pools, which is a cost-efficient way to estimate population allele frequencies, but it implies an additional level of sampling noise. The utility of these methods is demonstrated in simulations and by re-analyzing human SNP data from the HGDP populations. An implementation of our method will be available from http://gcbias.org.","author":[{"dropping-particle":"","family":"Günther","given":"Torsten","non-dropping-particle":"","parse-names":false,"suffix":""},{"dropping-particle":"","family":"Coop","given":"Graham","non-dropping-particle":"","parse-names":false,"suffix":""}],"container-title":"Genetics","id":"ITEM-3","issue":"1","issued":{"date-parts":[["2013"]]},"page":"205-220","title":"Robust identification of local adaptation from allele frequencies","type":"article-journal","volume":"195"},"uris":["http://www.mendeley.com/documents/?uuid=1668280d-bfbb-4246-871e-34a8d138cb6b"]}],"mendeley":{"formattedCitation":"(Excoffier, Dupanloup, Huerta-Sánchez, Sousa, &amp; Foll, 2013; Günther &amp; Coop, 2013; Gutenkunst, Hernandez, Williamson, &amp; Bustamante, 2009)","plainTextFormattedCitation":"(Excoffier, Dupanloup, Huerta-Sánchez, Sousa, &amp; Foll, 2013; Günther &amp; Coop, 2013; Gutenkunst, Hernandez, Williamson, &amp; Bustamante, 2009)","previouslyFormattedCitation":"(Excoffier, Dupanloup, Huerta-Sánchez, Sousa, &amp; Foll, 2013; Günther &amp; Coop, 2013; Gutenkunst, Hernandez, Williamson, &amp; Bustamante, 2009)"},"properties":{"noteIndex":0},"schema":"https://github.com/citation-style-language/schema/raw/master/csl-citation.json"}</w:instrText>
      </w:r>
      <w:r w:rsidR="00F90329" w:rsidRPr="00295FF4">
        <w:rPr>
          <w:rFonts w:ascii="Times New Roman" w:hAnsi="Times New Roman" w:cs="Times New Roman"/>
          <w:sz w:val="24"/>
          <w:szCs w:val="24"/>
        </w:rPr>
        <w:fldChar w:fldCharType="separate"/>
      </w:r>
      <w:r w:rsidR="00847992" w:rsidRPr="00295FF4">
        <w:rPr>
          <w:rFonts w:ascii="Times New Roman" w:hAnsi="Times New Roman" w:cs="Times New Roman"/>
          <w:noProof/>
          <w:sz w:val="24"/>
          <w:szCs w:val="24"/>
        </w:rPr>
        <w:t>(Excoffier, Dupanloup, Huerta-Sánchez, Sousa, &amp; Foll, 2013; Günther &amp; Coop, 2013; Gutenkunst, Hernandez, Williamson, &amp; Bustamante, 2009)</w:t>
      </w:r>
      <w:r w:rsidR="00F90329" w:rsidRPr="00295FF4">
        <w:rPr>
          <w:rFonts w:ascii="Times New Roman" w:hAnsi="Times New Roman" w:cs="Times New Roman"/>
          <w:sz w:val="24"/>
          <w:szCs w:val="24"/>
        </w:rPr>
        <w:fldChar w:fldCharType="end"/>
      </w:r>
      <w:r w:rsidR="00685386" w:rsidRPr="00295FF4">
        <w:rPr>
          <w:rFonts w:ascii="Times New Roman" w:hAnsi="Times New Roman" w:cs="Times New Roman"/>
          <w:sz w:val="24"/>
          <w:szCs w:val="24"/>
        </w:rPr>
        <w:t>, but t</w:t>
      </w:r>
      <w:r w:rsidR="00D41158" w:rsidRPr="00295FF4">
        <w:rPr>
          <w:rFonts w:ascii="Times New Roman" w:hAnsi="Times New Roman" w:cs="Times New Roman"/>
          <w:sz w:val="24"/>
          <w:szCs w:val="24"/>
        </w:rPr>
        <w:t xml:space="preserve">hey </w:t>
      </w:r>
      <w:r w:rsidR="00D65028" w:rsidRPr="00295FF4">
        <w:rPr>
          <w:rFonts w:ascii="Times New Roman" w:hAnsi="Times New Roman" w:cs="Times New Roman"/>
          <w:sz w:val="24"/>
          <w:szCs w:val="24"/>
        </w:rPr>
        <w:t>are</w:t>
      </w:r>
      <w:r w:rsidR="00685386" w:rsidRPr="00295FF4">
        <w:rPr>
          <w:rFonts w:ascii="Times New Roman" w:hAnsi="Times New Roman" w:cs="Times New Roman"/>
          <w:sz w:val="24"/>
          <w:szCs w:val="24"/>
        </w:rPr>
        <w:t xml:space="preserve"> generally</w:t>
      </w:r>
      <w:r w:rsidR="00AA3A0B" w:rsidRPr="00295FF4">
        <w:rPr>
          <w:rFonts w:ascii="Times New Roman" w:hAnsi="Times New Roman" w:cs="Times New Roman"/>
          <w:sz w:val="24"/>
          <w:szCs w:val="24"/>
        </w:rPr>
        <w:t xml:space="preserve"> </w:t>
      </w:r>
      <w:r w:rsidR="00D65028" w:rsidRPr="00295FF4">
        <w:rPr>
          <w:rFonts w:ascii="Times New Roman" w:hAnsi="Times New Roman" w:cs="Times New Roman"/>
          <w:sz w:val="24"/>
          <w:szCs w:val="24"/>
        </w:rPr>
        <w:t xml:space="preserve">purpose-built </w:t>
      </w:r>
      <w:r w:rsidR="006451B0" w:rsidRPr="00295FF4">
        <w:rPr>
          <w:rFonts w:ascii="Times New Roman" w:hAnsi="Times New Roman" w:cs="Times New Roman"/>
          <w:sz w:val="24"/>
          <w:szCs w:val="24"/>
        </w:rPr>
        <w:t xml:space="preserve">for </w:t>
      </w:r>
      <w:r w:rsidR="00D65028" w:rsidRPr="00295FF4">
        <w:rPr>
          <w:rFonts w:ascii="Times New Roman" w:hAnsi="Times New Roman" w:cs="Times New Roman"/>
          <w:sz w:val="24"/>
          <w:szCs w:val="24"/>
        </w:rPr>
        <w:t xml:space="preserve">large </w:t>
      </w:r>
      <w:r w:rsidR="00685386" w:rsidRPr="00295FF4">
        <w:rPr>
          <w:rFonts w:ascii="Times New Roman" w:hAnsi="Times New Roman" w:cs="Times New Roman"/>
          <w:sz w:val="24"/>
          <w:szCs w:val="24"/>
        </w:rPr>
        <w:t>genetic</w:t>
      </w:r>
      <w:r w:rsidR="001E4D7C" w:rsidRPr="00295FF4">
        <w:rPr>
          <w:rFonts w:ascii="Times New Roman" w:hAnsi="Times New Roman" w:cs="Times New Roman"/>
          <w:sz w:val="24"/>
          <w:szCs w:val="24"/>
        </w:rPr>
        <w:t xml:space="preserve"> datasets</w:t>
      </w:r>
      <w:r w:rsidR="00D65028" w:rsidRPr="00295FF4">
        <w:rPr>
          <w:rFonts w:ascii="Times New Roman" w:hAnsi="Times New Roman" w:cs="Times New Roman"/>
          <w:sz w:val="24"/>
          <w:szCs w:val="24"/>
        </w:rPr>
        <w:t>, which span great</w:t>
      </w:r>
      <w:r w:rsidR="005B723C" w:rsidRPr="00295FF4">
        <w:rPr>
          <w:rFonts w:ascii="Times New Roman" w:hAnsi="Times New Roman" w:cs="Times New Roman"/>
          <w:sz w:val="24"/>
          <w:szCs w:val="24"/>
        </w:rPr>
        <w:t xml:space="preserve"> sections or the whole genome,</w:t>
      </w:r>
      <w:r w:rsidR="00685386" w:rsidRPr="00295FF4">
        <w:rPr>
          <w:rFonts w:ascii="Times New Roman" w:hAnsi="Times New Roman" w:cs="Times New Roman"/>
          <w:sz w:val="24"/>
          <w:szCs w:val="24"/>
        </w:rPr>
        <w:t xml:space="preserve"> collected at a single point in time.</w:t>
      </w:r>
      <w:r w:rsidR="007F2634" w:rsidRPr="00295FF4">
        <w:rPr>
          <w:rFonts w:ascii="Times New Roman" w:hAnsi="Times New Roman" w:cs="Times New Roman"/>
          <w:sz w:val="24"/>
          <w:szCs w:val="24"/>
        </w:rPr>
        <w:t xml:space="preserve"> </w:t>
      </w:r>
      <w:r w:rsidR="00D42082">
        <w:rPr>
          <w:rFonts w:ascii="Times New Roman" w:hAnsi="Times New Roman" w:cs="Times New Roman"/>
          <w:sz w:val="24"/>
          <w:szCs w:val="24"/>
        </w:rPr>
        <w:t>For example</w:t>
      </w:r>
      <w:commentRangeStart w:id="50"/>
      <w:r w:rsidR="00D42082">
        <w:rPr>
          <w:rFonts w:ascii="Times New Roman" w:hAnsi="Times New Roman" w:cs="Times New Roman"/>
          <w:sz w:val="24"/>
          <w:szCs w:val="24"/>
        </w:rPr>
        <w:t xml:space="preserve">, … </w:t>
      </w:r>
      <w:commentRangeEnd w:id="50"/>
      <w:r w:rsidR="00D42082">
        <w:rPr>
          <w:rStyle w:val="Marquedecommentaire"/>
        </w:rPr>
        <w:commentReference w:id="50"/>
      </w:r>
      <w:r w:rsidR="00D42082">
        <w:rPr>
          <w:rFonts w:ascii="Times New Roman" w:hAnsi="Times New Roman" w:cs="Times New Roman"/>
          <w:sz w:val="24"/>
          <w:szCs w:val="24"/>
        </w:rPr>
        <w:t xml:space="preserve">In general, these </w:t>
      </w:r>
      <w:r w:rsidR="00685386" w:rsidRPr="00295FF4">
        <w:rPr>
          <w:rFonts w:ascii="Times New Roman" w:hAnsi="Times New Roman" w:cs="Times New Roman"/>
          <w:sz w:val="24"/>
          <w:szCs w:val="24"/>
        </w:rPr>
        <w:t xml:space="preserve">methods </w:t>
      </w:r>
      <w:r w:rsidR="00D42082">
        <w:rPr>
          <w:rFonts w:ascii="Times New Roman" w:hAnsi="Times New Roman" w:cs="Times New Roman"/>
          <w:sz w:val="24"/>
          <w:szCs w:val="24"/>
        </w:rPr>
        <w:t xml:space="preserve">require </w:t>
      </w:r>
      <w:r w:rsidR="005B723C" w:rsidRPr="00295FF4">
        <w:rPr>
          <w:rFonts w:ascii="Times New Roman" w:hAnsi="Times New Roman" w:cs="Times New Roman"/>
          <w:sz w:val="24"/>
          <w:szCs w:val="24"/>
        </w:rPr>
        <w:t xml:space="preserve">additional input such as information about </w:t>
      </w:r>
      <w:r w:rsidR="00777B9A" w:rsidRPr="00295FF4">
        <w:rPr>
          <w:rFonts w:ascii="Times New Roman" w:hAnsi="Times New Roman" w:cs="Times New Roman"/>
          <w:sz w:val="24"/>
          <w:szCs w:val="24"/>
        </w:rPr>
        <w:t>recombination</w:t>
      </w:r>
      <w:r w:rsidR="005B723C" w:rsidRPr="00295FF4">
        <w:rPr>
          <w:rFonts w:ascii="Times New Roman" w:hAnsi="Times New Roman" w:cs="Times New Roman"/>
          <w:sz w:val="24"/>
          <w:szCs w:val="24"/>
        </w:rPr>
        <w:t xml:space="preserve"> processes </w:t>
      </w:r>
      <w:r w:rsidR="00BC1041" w:rsidRPr="00295FF4">
        <w:rPr>
          <w:rFonts w:ascii="Times New Roman" w:hAnsi="Times New Roman" w:cs="Times New Roman"/>
          <w:sz w:val="24"/>
          <w:szCs w:val="24"/>
        </w:rPr>
        <w:fldChar w:fldCharType="begin" w:fldLock="1"/>
      </w:r>
      <w:r w:rsidR="005663CD" w:rsidRPr="00295FF4">
        <w:rPr>
          <w:rFonts w:ascii="Times New Roman" w:hAnsi="Times New Roman" w:cs="Times New Roman"/>
          <w:sz w:val="24"/>
          <w:szCs w:val="24"/>
        </w:rPr>
        <w:instrText>ADDIN CSL_CITATION {"citationItems":[{"id":"ITEM-1","itemData":{"DOI":"10.1038/hdy.2012.120","ISSN":"0018067X","abstract":"Reconstructing historical variation of population size from sequence and single-nucleotide polymorphism (SNP) data is valuable for understanding the evolutionary history of species. Changes in the population size of humans have been thoroughly investigated, and we review different methodologies of demographic reconstruction, specifically focusing on human bottlenecks. In addition to the classical approaches based on the site-frequency spectrum (SFS) or based on linkage disequilibrium, we also review more recent approaches that utilize atypical shared genomic fragments, such as identical by descent or homozygous segments between or within individuals. Compared with methods based on the SFS, these methods are well suited for detecting recent bottlenecks. In general, all these various methods suffer from bias and dependencies on confounding factors such as population structure or poor specification of the mutational and recombination processes, which can affect the demographic reconstruction. With the exception of SFS-based methods, the effects of confounding factors on the inference methods remain poorly investigated. We conclude that an important step when investigating population size changes rests on validating the demographic model by investigating to what extent the fitted demographic model can reproduce the main features of the polymorphism data.","author":[{"dropping-particle":"","family":"Gattepaille","given":"L. M.","non-dropping-particle":"","parse-names":false,"suffix":""},{"dropping-particle":"","family":"Jakobsson","given":"M.","non-dropping-particle":"","parse-names":false,"suffix":""},{"dropping-particle":"","family":"Blum","given":"M. G.B.","non-dropping-particle":"","parse-names":false,"suffix":""}],"container-title":"Heredity","id":"ITEM-1","issue":"5","issued":{"date-parts":[["2013"]]},"page":"409-419","publisher":"Nature Publishing Group","title":"Inferring population size changes with sequence and SNP data: Lessons from human bottlenecks","type":"article-journal","volume":"110"},"uris":["http://www.mendeley.com/documents/?uuid=7a6aff89-2fdf-4dce-b807-21e5eb50e8a2"]}],"mendeley":{"formattedCitation":"(Gattepaille et al., 2013)","plainTextFormattedCitation":"(Gattepaille et al., 2013)","previouslyFormattedCitation":"(Gattepaille et al., 2013)"},"properties":{"noteIndex":0},"schema":"https://github.com/citation-style-language/schema/raw/master/csl-citation.json"}</w:instrText>
      </w:r>
      <w:r w:rsidR="00BC1041" w:rsidRPr="00295FF4">
        <w:rPr>
          <w:rFonts w:ascii="Times New Roman" w:hAnsi="Times New Roman" w:cs="Times New Roman"/>
          <w:sz w:val="24"/>
          <w:szCs w:val="24"/>
        </w:rPr>
        <w:fldChar w:fldCharType="separate"/>
      </w:r>
      <w:r w:rsidR="00CE6B0A" w:rsidRPr="00295FF4">
        <w:rPr>
          <w:rFonts w:ascii="Times New Roman" w:hAnsi="Times New Roman" w:cs="Times New Roman"/>
          <w:noProof/>
          <w:sz w:val="24"/>
          <w:szCs w:val="24"/>
        </w:rPr>
        <w:t>(Gattepaille et al., 2013)</w:t>
      </w:r>
      <w:r w:rsidR="00BC1041" w:rsidRPr="00295FF4">
        <w:rPr>
          <w:rFonts w:ascii="Times New Roman" w:hAnsi="Times New Roman" w:cs="Times New Roman"/>
          <w:sz w:val="24"/>
          <w:szCs w:val="24"/>
        </w:rPr>
        <w:fldChar w:fldCharType="end"/>
      </w:r>
      <w:r w:rsidR="005B723C" w:rsidRPr="00295FF4">
        <w:rPr>
          <w:rFonts w:ascii="Times New Roman" w:hAnsi="Times New Roman" w:cs="Times New Roman"/>
          <w:sz w:val="24"/>
          <w:szCs w:val="24"/>
        </w:rPr>
        <w:t xml:space="preserve"> </w:t>
      </w:r>
      <w:r w:rsidR="00BC1041" w:rsidRPr="00295FF4">
        <w:rPr>
          <w:rFonts w:ascii="Times New Roman" w:hAnsi="Times New Roman" w:cs="Times New Roman"/>
          <w:sz w:val="24"/>
          <w:szCs w:val="24"/>
        </w:rPr>
        <w:t xml:space="preserve">and </w:t>
      </w:r>
      <w:r w:rsidR="006451B0" w:rsidRPr="00295FF4">
        <w:rPr>
          <w:rFonts w:ascii="Times New Roman" w:hAnsi="Times New Roman" w:cs="Times New Roman"/>
          <w:sz w:val="24"/>
          <w:szCs w:val="24"/>
        </w:rPr>
        <w:t>ascertainment</w:t>
      </w:r>
      <w:r w:rsidR="00BC1041" w:rsidRPr="00295FF4">
        <w:rPr>
          <w:rFonts w:ascii="Times New Roman" w:hAnsi="Times New Roman" w:cs="Times New Roman"/>
          <w:sz w:val="24"/>
          <w:szCs w:val="24"/>
        </w:rPr>
        <w:t xml:space="preserve"> bias </w:t>
      </w:r>
      <w:r w:rsidR="00BC1041" w:rsidRPr="00295FF4">
        <w:rPr>
          <w:rFonts w:ascii="Times New Roman" w:hAnsi="Times New Roman" w:cs="Times New Roman"/>
          <w:sz w:val="24"/>
          <w:szCs w:val="24"/>
        </w:rPr>
        <w:fldChar w:fldCharType="begin" w:fldLock="1"/>
      </w:r>
      <w:r w:rsidR="000673CD" w:rsidRPr="00295FF4">
        <w:rPr>
          <w:rFonts w:ascii="Times New Roman" w:hAnsi="Times New Roman" w:cs="Times New Roman"/>
          <w:sz w:val="24"/>
          <w:szCs w:val="24"/>
        </w:rPr>
        <w:instrText>ADDIN CSL_CITATION {"citationItems":[{"id":"ITEM-1","itemData":{"DOI":"10.1534/genetics.166.1.351","ISSN":"00166731","abstract":"We have studied a genome-wide set of single-nucleotide polymorphism (SNP) allele frequency measures for African-American, East Asian, and European-American samples. For this analysis we derived a simple, closed mathematical formulation for the spectrum of expected allele frequencies when the sampled populations have experienced nonstationary demographic histories. The direct calculation generates the spectrum orders of magnitude faster than coalescent simulations do and allows us to generate spectra for a large number of alternative histories on a multidimensional parameter grid. Model-fitting experiments using this grid reveal significant population-specific differences among the demographic histories that best describe the observed allele frequency spectra. European and Asian spectra show a bottleneck-shaped history: a reduction of effective population size in the past followed by a recent phase of size recovery. In contrast, the African-American spectrum shows a history of moderate but uninterrupted population expansion. These differences are expected to have profound consequences for the design of medical association studies. The analytical methods developed for this study, i.e., a closed mathematical formulation for the allele frequency spectrum, correcting the ascertainment bias introduced by shallow SNP sampling, and dealing with variable sample sizes provide a general framework for the analysis of public variation data.","author":[{"dropping-particle":"","family":"Marth","given":"Gabor T.","non-dropping-particle":"","parse-names":false,"suffix":""},{"dropping-particle":"","family":"Czabarka","given":"Eva","non-dropping-particle":"","parse-names":false,"suffix":""},{"dropping-particle":"","family":"Murvai","given":"Janos","non-dropping-particle":"","parse-names":false,"suffix":""},{"dropping-particle":"","family":"Sherry","given":"Stephen T.","non-dropping-particle":"","parse-names":false,"suffix":""}],"container-title":"Genetics","id":"ITEM-1","issue":"1","issued":{"date-parts":[["2004"]]},"page":"351-372","title":"The Allele Frequency Spectrum in Genome-Wide Human Variation Data Reveals Signals of Differential Demographic History in Three Large World Populations","type":"article-journal","volume":"166"},"uris":["http://www.mendeley.com/documents/?uuid=221d0b34-8d4b-4e60-9acb-4b7b90de03c4"]}],"mendeley":{"formattedCitation":"(Marth, Czabarka, Murvai, &amp; Sherry, 2004)","plainTextFormattedCitation":"(Marth, Czabarka, Murvai, &amp; Sherry, 2004)","previouslyFormattedCitation":"(Marth, Czabarka, Murvai, &amp; Sherry, 2004)"},"properties":{"noteIndex":0},"schema":"https://github.com/citation-style-language/schema/raw/master/csl-citation.json"}</w:instrText>
      </w:r>
      <w:r w:rsidR="00BC1041" w:rsidRPr="00295FF4">
        <w:rPr>
          <w:rFonts w:ascii="Times New Roman" w:hAnsi="Times New Roman" w:cs="Times New Roman"/>
          <w:sz w:val="24"/>
          <w:szCs w:val="24"/>
        </w:rPr>
        <w:fldChar w:fldCharType="separate"/>
      </w:r>
      <w:r w:rsidR="00BC1041" w:rsidRPr="00295FF4">
        <w:rPr>
          <w:rFonts w:ascii="Times New Roman" w:hAnsi="Times New Roman" w:cs="Times New Roman"/>
          <w:noProof/>
          <w:sz w:val="24"/>
          <w:szCs w:val="24"/>
        </w:rPr>
        <w:t>(Marth, Czabarka, Murvai, &amp; Sherry, 2004)</w:t>
      </w:r>
      <w:r w:rsidR="00BC1041" w:rsidRPr="00295FF4">
        <w:rPr>
          <w:rFonts w:ascii="Times New Roman" w:hAnsi="Times New Roman" w:cs="Times New Roman"/>
          <w:sz w:val="24"/>
          <w:szCs w:val="24"/>
        </w:rPr>
        <w:fldChar w:fldCharType="end"/>
      </w:r>
      <w:ins w:id="51" w:author="Patrick James" w:date="2019-11-12T16:22:00Z">
        <w:r w:rsidR="00D42082">
          <w:rPr>
            <w:rFonts w:ascii="Times New Roman" w:hAnsi="Times New Roman" w:cs="Times New Roman"/>
            <w:sz w:val="24"/>
            <w:szCs w:val="24"/>
          </w:rPr>
          <w:t xml:space="preserve"> </w:t>
        </w:r>
        <w:commentRangeStart w:id="52"/>
        <w:r w:rsidR="00D42082">
          <w:rPr>
            <w:rFonts w:ascii="Times New Roman" w:hAnsi="Times New Roman" w:cs="Times New Roman"/>
            <w:sz w:val="24"/>
            <w:szCs w:val="24"/>
          </w:rPr>
          <w:t xml:space="preserve">to </w:t>
        </w:r>
        <w:commentRangeEnd w:id="52"/>
        <w:r w:rsidR="00D42082">
          <w:rPr>
            <w:rStyle w:val="Marquedecommentaire"/>
          </w:rPr>
          <w:commentReference w:id="52"/>
        </w:r>
      </w:ins>
      <w:r w:rsidR="00BC1041" w:rsidRPr="00295FF4">
        <w:rPr>
          <w:rFonts w:ascii="Times New Roman" w:hAnsi="Times New Roman" w:cs="Times New Roman"/>
          <w:sz w:val="24"/>
          <w:szCs w:val="24"/>
        </w:rPr>
        <w:t>.</w:t>
      </w:r>
      <w:r w:rsidR="00681C46" w:rsidRPr="00295FF4">
        <w:rPr>
          <w:rFonts w:ascii="Times New Roman" w:hAnsi="Times New Roman" w:cs="Times New Roman"/>
          <w:sz w:val="24"/>
          <w:szCs w:val="24"/>
        </w:rPr>
        <w:t xml:space="preserve"> </w:t>
      </w:r>
      <w:commentRangeStart w:id="53"/>
      <w:r w:rsidR="00BA6B34" w:rsidRPr="00295FF4">
        <w:rPr>
          <w:rFonts w:ascii="Times New Roman" w:hAnsi="Times New Roman" w:cs="Times New Roman"/>
          <w:sz w:val="24"/>
          <w:szCs w:val="24"/>
        </w:rPr>
        <w:t>The lack of p</w:t>
      </w:r>
      <w:r w:rsidR="00D433EE" w:rsidRPr="00295FF4">
        <w:rPr>
          <w:rFonts w:ascii="Times New Roman" w:eastAsia="Times New Roman" w:hAnsi="Times New Roman" w:cs="Times New Roman"/>
          <w:sz w:val="24"/>
          <w:szCs w:val="24"/>
        </w:rPr>
        <w:t>hase information</w:t>
      </w:r>
      <w:r w:rsidR="00BA6B34" w:rsidRPr="00295FF4">
        <w:rPr>
          <w:rFonts w:ascii="Times New Roman" w:eastAsia="Times New Roman" w:hAnsi="Times New Roman" w:cs="Times New Roman"/>
          <w:sz w:val="24"/>
          <w:szCs w:val="24"/>
        </w:rPr>
        <w:t xml:space="preserve"> </w:t>
      </w:r>
      <w:commentRangeEnd w:id="53"/>
      <w:r w:rsidR="00D42082">
        <w:rPr>
          <w:rStyle w:val="Marquedecommentaire"/>
        </w:rPr>
        <w:commentReference w:id="53"/>
      </w:r>
      <w:r w:rsidR="00D433EE" w:rsidRPr="00295FF4">
        <w:rPr>
          <w:rFonts w:ascii="Times New Roman" w:eastAsia="Times New Roman" w:hAnsi="Times New Roman" w:cs="Times New Roman"/>
          <w:sz w:val="24"/>
          <w:szCs w:val="24"/>
        </w:rPr>
        <w:t>also limit</w:t>
      </w:r>
      <w:r w:rsidR="00BA6B34" w:rsidRPr="00295FF4">
        <w:rPr>
          <w:rFonts w:ascii="Times New Roman" w:eastAsia="Times New Roman" w:hAnsi="Times New Roman" w:cs="Times New Roman"/>
          <w:sz w:val="24"/>
          <w:szCs w:val="24"/>
        </w:rPr>
        <w:t>s</w:t>
      </w:r>
      <w:r w:rsidR="00D433EE" w:rsidRPr="00295FF4">
        <w:rPr>
          <w:rFonts w:ascii="Times New Roman" w:eastAsia="Times New Roman" w:hAnsi="Times New Roman" w:cs="Times New Roman"/>
          <w:sz w:val="24"/>
          <w:szCs w:val="24"/>
        </w:rPr>
        <w:t xml:space="preserve"> the use of some methods because it is needed to account for parent of origin or identity by descent for each allele </w:t>
      </w:r>
      <w:r w:rsidR="00AC0D96" w:rsidRPr="00295FF4">
        <w:rPr>
          <w:rFonts w:ascii="Times New Roman" w:eastAsia="Times New Roman" w:hAnsi="Times New Roman" w:cs="Times New Roman"/>
          <w:sz w:val="24"/>
          <w:szCs w:val="24"/>
        </w:rPr>
        <w:fldChar w:fldCharType="begin" w:fldLock="1"/>
      </w:r>
      <w:r w:rsidR="00002A64" w:rsidRPr="00295FF4">
        <w:rPr>
          <w:rFonts w:ascii="Times New Roman" w:eastAsia="Times New Roman" w:hAnsi="Times New Roman" w:cs="Times New Roman"/>
          <w:sz w:val="24"/>
          <w:szCs w:val="24"/>
        </w:rPr>
        <w:instrText>ADDIN CSL_CITATION {"citationItems":[{"id":"ITEM-1","itemData":{"DOI":"10.1371/journal.pgen.1000529","ISSN":"15537390","abstract":"Genotype imputation methods are now being widely used in the analysis of genome-wide association studies. Most imputation analyses to date have used the HapMap as a reference dataset, but new reference panels (such as controls genotyped on multiple SNP chips and densely typed samples from the 1,000 Genomes Project) will soon allow a broader range of SNPs to be imputed with higher accuracy, thereby increasing power. We describe a genotype imputation method (IMPUTE version 2) that is designed to address the challenges presented by these new datasets. The main innovation of our approach is a flexible modelling framework that increases accuracy and combines information across multiple reference panels while remaining computationally feasible. We find that IMPUTE v2 attains higher accuracy than other methods when the HapMap provides the sole reference panel, but that the size of the panel constrains the improvements that can be made. We also find that imputation accuracy can be greatly enhanced by expanding the reference panel to contain thousands of chromosomes and that IMPUTE v2 outperforms other methods in this setting at both rare and common SNPs, with overall error rates that are 15%-20% lower than those of the closest competing method. One particularly challenging aspect of next-generation association studies is to integrate information across multiple reference panels genotyped on different sets of SNPs; we show that our approach to this problem has practical advantages over other suggested solutions. © 2009 Howie et al.","author":[{"dropping-particle":"","family":"Howie","given":"Bryan N.","non-dropping-particle":"","parse-names":false,"suffix":""},{"dropping-particle":"","family":"Donnelly","given":"Peter","non-dropping-particle":"","parse-names":false,"suffix":""},{"dropping-particle":"","family":"Marchini","given":"Jonathan","non-dropping-particle":"","parse-names":false,"suffix":""}],"container-title":"PLoS Genetics","id":"ITEM-1","issue":"6","issued":{"date-parts":[["2009"]]},"title":"A flexible and accurate genotype imputation method for the next generation of genome-wide association studies","type":"article-journal","volume":"5"},"uris":["http://www.mendeley.com/documents/?uuid=7e83eab0-8b3a-4cb1-9e12-0accb87ff432"]},{"id":"ITEM-2","itemData":{"DOI":"10.1038/nature08625.Parental","author":[{"dropping-particle":"","family":"Kong","given":"Augustine","non-dropping-particle":"","parse-names":false,"suffix":""},{"dropping-particle":"","family":"Steinthorsdottir","given":"Valgerdur","non-dropping-particle":"","parse-names":false,"suffix":""},{"dropping-particle":"","family":"Masson","given":"Gisli","non-dropping-particle":"","parse-names":false,"suffix":""},{"dropping-particle":"","family":"Thorleifsson","given":"Gudmar","non-dropping-particle":"","parse-names":false,"suffix":""},{"dropping-particle":"","family":"Sulem","given":"Patrick","non-dropping-particle":"","parse-names":false,"suffix":""},{"dropping-particle":"","family":"Besenbacher","given":"Soren","non-dropping-particle":"","parse-names":false,"suffix":""},{"dropping-particle":"","family":"Jonasdottir","given":"Aslaug","non-dropping-particle":"","parse-names":false,"suffix":""},{"dropping-particle":"","family":"Sigurdsson","given":"Asgeir","non-dropping-particle":"","parse-names":false,"suffix":""},{"dropping-particle":"","family":"Th","given":"Kari","non-dropping-particle":"","parse-names":false,"suffix":""},{"dropping-particle":"","family":"Jonasdottir","given":"Adalbjorg","non-dropping-particle":"","parse-names":false,"suffix":""},{"dropping-particle":"","family":"Frigge","given":"Michael L","non-dropping-particle":"","parse-names":false,"suffix":""},{"dropping-particle":"","family":"Gylfason","given":"Arnaldur","non-dropping-particle":"","parse-names":false,"suffix":""},{"dropping-particle":"","family":"Pall","given":"I","non-dropping-particle":"","parse-names":false,"suffix":""},{"dropping-particle":"","family":"Gudjonsson","given":"Sigurjon A","non-dropping-particle":"","parse-names":false,"suffix":""},{"dropping-particle":"","family":"Sverrisson","given":"Sverrir","non-dropping-particle":"","parse-names":false,"suffix":""},{"dropping-particle":"","family":"Stacey","given":"Simon N","non-dropping-particle":"","parse-names":false,"suffix":""},{"dropping-particle":"","family":"Benediktsdottir","given":"Kristrun R","non-dropping-particle":"","parse-names":false,"suffix":""},{"dropping-particle":"","family":"Sigurdsson","given":"Helgi","non-dropping-particle":"","parse-names":false,"suffix":""},{"dropping-particle":"","family":"Jonsson","given":"Thorvaldur","non-dropping-particle":"","parse-names":false,"suffix":""}],"id":"ITEM-2","issue":"7275","issued":{"date-parts":[["2013"]]},"page":"868-874","title":"Europe PMC Funders Group Parental origin of sequence variants associated with complex diseases","type":"article-journal","volume":"462"},"uris":["http://www.mendeley.com/documents/?uuid=37928323-51af-428d-9a65-430784702e43"]}],"mendeley":{"formattedCitation":"(Howie, Donnelly, &amp; Marchini, 2009; Kong et al., 2013)","plainTextFormattedCitation":"(Howie, Donnelly, &amp; Marchini, 2009; Kong et al., 2013)","previouslyFormattedCitation":"(Howie, Donnelly, &amp; Marchini, 2009; Kong et al., 2013)"},"properties":{"noteIndex":0},"schema":"https://github.com/citation-style-language/schema/raw/master/csl-citation.json"}</w:instrText>
      </w:r>
      <w:r w:rsidR="00AC0D96" w:rsidRPr="00295FF4">
        <w:rPr>
          <w:rFonts w:ascii="Times New Roman" w:eastAsia="Times New Roman" w:hAnsi="Times New Roman" w:cs="Times New Roman"/>
          <w:sz w:val="24"/>
          <w:szCs w:val="24"/>
        </w:rPr>
        <w:fldChar w:fldCharType="separate"/>
      </w:r>
      <w:r w:rsidR="00AC0D96" w:rsidRPr="00295FF4">
        <w:rPr>
          <w:rFonts w:ascii="Times New Roman" w:eastAsia="Times New Roman" w:hAnsi="Times New Roman" w:cs="Times New Roman"/>
          <w:noProof/>
          <w:sz w:val="24"/>
          <w:szCs w:val="24"/>
        </w:rPr>
        <w:t>(Howie, Donnelly, &amp; Marchini, 2009; Kong et al., 2013)</w:t>
      </w:r>
      <w:r w:rsidR="00AC0D96" w:rsidRPr="00295FF4">
        <w:rPr>
          <w:rFonts w:ascii="Times New Roman" w:eastAsia="Times New Roman" w:hAnsi="Times New Roman" w:cs="Times New Roman"/>
          <w:sz w:val="24"/>
          <w:szCs w:val="24"/>
        </w:rPr>
        <w:fldChar w:fldCharType="end"/>
      </w:r>
      <w:r w:rsidR="00D433EE" w:rsidRPr="00295FF4">
        <w:rPr>
          <w:rFonts w:ascii="Times New Roman" w:eastAsia="Times New Roman" w:hAnsi="Times New Roman" w:cs="Times New Roman"/>
          <w:sz w:val="24"/>
          <w:szCs w:val="24"/>
        </w:rPr>
        <w:t xml:space="preserve">. </w:t>
      </w:r>
      <w:r w:rsidR="00EA515D" w:rsidRPr="00295FF4">
        <w:rPr>
          <w:rFonts w:ascii="Times New Roman" w:eastAsia="Times New Roman" w:hAnsi="Times New Roman" w:cs="Times New Roman"/>
          <w:sz w:val="24"/>
          <w:szCs w:val="24"/>
        </w:rPr>
        <w:t xml:space="preserve">Some </w:t>
      </w:r>
      <w:r w:rsidR="00D41158" w:rsidRPr="00295FF4">
        <w:rPr>
          <w:rFonts w:ascii="Times New Roman" w:eastAsia="Times New Roman" w:hAnsi="Times New Roman" w:cs="Times New Roman"/>
          <w:sz w:val="24"/>
          <w:szCs w:val="24"/>
        </w:rPr>
        <w:t xml:space="preserve">other </w:t>
      </w:r>
      <w:r w:rsidR="00EA515D" w:rsidRPr="00295FF4">
        <w:rPr>
          <w:rFonts w:ascii="Times New Roman" w:eastAsia="Times New Roman" w:hAnsi="Times New Roman" w:cs="Times New Roman"/>
          <w:sz w:val="24"/>
          <w:szCs w:val="24"/>
        </w:rPr>
        <w:t>studies have directly used genetic differentiation metrics such as Fst, to evaluate temporal change</w:t>
      </w:r>
      <w:r w:rsidR="00FF66D6" w:rsidRPr="00295FF4">
        <w:rPr>
          <w:rFonts w:ascii="Times New Roman" w:eastAsia="Times New Roman" w:hAnsi="Times New Roman" w:cs="Times New Roman"/>
          <w:sz w:val="24"/>
          <w:szCs w:val="24"/>
        </w:rPr>
        <w:t xml:space="preserve"> between genetic datasets</w:t>
      </w:r>
      <w:r w:rsidR="000673CD" w:rsidRPr="00295FF4">
        <w:rPr>
          <w:rFonts w:ascii="Times New Roman" w:eastAsia="Times New Roman" w:hAnsi="Times New Roman" w:cs="Times New Roman"/>
          <w:sz w:val="24"/>
          <w:szCs w:val="24"/>
        </w:rPr>
        <w:t xml:space="preserve"> </w:t>
      </w:r>
      <w:r w:rsidR="000673CD" w:rsidRPr="00295FF4">
        <w:rPr>
          <w:rFonts w:ascii="Times New Roman" w:eastAsia="Times New Roman" w:hAnsi="Times New Roman" w:cs="Times New Roman"/>
          <w:sz w:val="24"/>
          <w:szCs w:val="24"/>
        </w:rPr>
        <w:fldChar w:fldCharType="begin" w:fldLock="1"/>
      </w:r>
      <w:r w:rsidR="00347EEB" w:rsidRPr="00295FF4">
        <w:rPr>
          <w:rFonts w:ascii="Times New Roman" w:eastAsia="Times New Roman" w:hAnsi="Times New Roman" w:cs="Times New Roman"/>
          <w:sz w:val="24"/>
          <w:szCs w:val="24"/>
        </w:rPr>
        <w:instrText>ADDIN CSL_CITATION {"citationItems":[{"id":"ITEM-1","itemData":{"DOI":"10.1038/s41598-019-43435-9","ISBN":"4159801943","ISSN":"20452322","abstract":"the assessment of the mechanisms and patterns of larval connectivity between geographically separated populations leads to a better understanding of benthic marine population dynamics, especially in commercially valuable species. This study investigated for the first time the fine-scale temporal genetic variability of new settlers and their origins in a benthic marine organism with one of the longest pelagic larval phases, the Caribbean spiny lobster (Panulirus argus). We genotyped newly settled postlarvae in the Florida Keys and adults of spiny lobster from the Florida Keys and throughout the Caribbean Sea. We identified strong larval connectivity between Dominican Republic, Belize, Nicaragua, the Florida Keys, and West-Florida. the larval dispersal modeling suggests that Florida’s lobster population could receive recruits from within and from other areas outside its state and national maritime boundaries. The genetic analyses refine the oceanographic model indicating that the connectivity patterns described could also result from unknown parental populations sourcing adults and postlarvae in different spawning seasons to the Florida Keys. We discuss the importance of small temporal scales to identify patterns in larval export. Our findings are significant on two levels. From the larval dispersal perspective, genetic results and biophysical modeling identify patterns of gene flow enhancing persistence of local populations. From an economic and fishery perspective, P. argus is the most important commercial species in the Caribbean and our results inform how considering larval source and sink dynamics across international boundaries could improve management plans at local, national, and regional levels.","author":[{"dropping-particle":"","family":"Segura-Gar</w:instrText>
      </w:r>
      <w:r w:rsidR="00347EEB" w:rsidRPr="00295FF4">
        <w:rPr>
          <w:rFonts w:ascii="Times New Roman" w:eastAsia="Times New Roman" w:hAnsi="Times New Roman" w:cs="Times New Roman"/>
          <w:sz w:val="24"/>
          <w:szCs w:val="24"/>
          <w:lang w:val="fr-CA"/>
        </w:rPr>
        <w:instrText>cía","given":"I.","non-dropping-particle":"","parse-names":false,"suffix":""},{"dropping-particle":"","family":"Garavelli","given":"L.","non-dropping-particle":"","parse-names":false,"suffix":""},{"dropping-particle":"","family":"Tringali","given":"M.","non-dropping-particle":"","parse-names":false,"suffix":""},{"dropping-particle":"","family":"Matthews","given":"T.","non-dropping-particle":"","parse-names":false,"suffix":""},{"dropping-particle":"","family":"Chérubin","given":"L. M.","non-dropping-particle":"","parse-names":false,"suffix":""},{"dropping-particle":"","family":"Hunt","given":"J.","non-dropping-particle":"","parse-names":false,"suffix":""},{"dropping-particle":"","family":"Box","given":"S. J.","non-dropping-particle":"","parse-names":false,"suffix":""}],"container-title":"Scientific Reports","id":"ITEM-1","issue":"1","issued":{"date-parts":[["2019"]]},"page":"1-9","title":"Reconstruction of larval origins based on genetic relatedness and biophysical modeling","type":"article-journal","volume":"9"},"uris":["http://www.mendeley.com/documents/?uuid=1a71448c-4e3e-4d57-a1ae-0d8e447e4885"]}],"mendeley":{"formattedCitation":"(Segura-García et al., 2019)","manualFormatting":"(e.g. Larroque et al 2019b; Segura-García et al., 2019)","plainTextFormattedCitation":"(Segura-García et al., 2019)","previouslyFormattedCitation":"(Segura-García et al., 2019)"},"properties":{"noteIndex":0},"schema":"https://github.com/citation-style-language/schema/raw/master/csl-citation.json"}</w:instrText>
      </w:r>
      <w:r w:rsidR="000673CD" w:rsidRPr="00295FF4">
        <w:rPr>
          <w:rFonts w:ascii="Times New Roman" w:eastAsia="Times New Roman" w:hAnsi="Times New Roman" w:cs="Times New Roman"/>
          <w:sz w:val="24"/>
          <w:szCs w:val="24"/>
        </w:rPr>
        <w:fldChar w:fldCharType="separate"/>
      </w:r>
      <w:r w:rsidR="000673CD" w:rsidRPr="00295FF4">
        <w:rPr>
          <w:rFonts w:ascii="Times New Roman" w:eastAsia="Times New Roman" w:hAnsi="Times New Roman" w:cs="Times New Roman"/>
          <w:noProof/>
          <w:sz w:val="24"/>
          <w:szCs w:val="24"/>
          <w:lang w:val="fr-CA"/>
        </w:rPr>
        <w:t>(e.g. Larroque et al 2019b; Segura-García et al., 2019)</w:t>
      </w:r>
      <w:r w:rsidR="000673CD" w:rsidRPr="00295FF4">
        <w:rPr>
          <w:rFonts w:ascii="Times New Roman" w:eastAsia="Times New Roman" w:hAnsi="Times New Roman" w:cs="Times New Roman"/>
          <w:sz w:val="24"/>
          <w:szCs w:val="24"/>
        </w:rPr>
        <w:fldChar w:fldCharType="end"/>
      </w:r>
      <w:r w:rsidR="00E455A2" w:rsidRPr="00295FF4">
        <w:rPr>
          <w:rFonts w:ascii="Times New Roman" w:eastAsia="Times New Roman" w:hAnsi="Times New Roman" w:cs="Times New Roman"/>
          <w:sz w:val="24"/>
          <w:szCs w:val="24"/>
          <w:lang w:val="fr-CA"/>
        </w:rPr>
        <w:t xml:space="preserve">. </w:t>
      </w:r>
      <w:r w:rsidR="00E455A2" w:rsidRPr="00295FF4">
        <w:rPr>
          <w:rFonts w:ascii="Times New Roman" w:eastAsia="Times New Roman" w:hAnsi="Times New Roman" w:cs="Times New Roman"/>
          <w:sz w:val="24"/>
          <w:szCs w:val="24"/>
        </w:rPr>
        <w:t xml:space="preserve">However, translating </w:t>
      </w:r>
      <w:r w:rsidR="00AF6D3B" w:rsidRPr="00295FF4">
        <w:rPr>
          <w:rFonts w:ascii="Times New Roman" w:eastAsia="Times New Roman" w:hAnsi="Times New Roman" w:cs="Times New Roman"/>
          <w:sz w:val="24"/>
          <w:szCs w:val="24"/>
        </w:rPr>
        <w:t xml:space="preserve">our </w:t>
      </w:r>
      <w:r w:rsidR="00E455A2" w:rsidRPr="00295FF4">
        <w:rPr>
          <w:rFonts w:ascii="Times New Roman" w:eastAsia="Times New Roman" w:hAnsi="Times New Roman" w:cs="Times New Roman"/>
          <w:sz w:val="24"/>
          <w:szCs w:val="24"/>
        </w:rPr>
        <w:t xml:space="preserve">spatial understanding </w:t>
      </w:r>
      <w:r w:rsidR="000673CD" w:rsidRPr="00295FF4">
        <w:rPr>
          <w:rFonts w:ascii="Times New Roman" w:eastAsia="Times New Roman" w:hAnsi="Times New Roman" w:cs="Times New Roman"/>
          <w:sz w:val="24"/>
          <w:szCs w:val="24"/>
        </w:rPr>
        <w:t xml:space="preserve">of </w:t>
      </w:r>
      <w:r w:rsidR="00E455A2" w:rsidRPr="00295FF4">
        <w:rPr>
          <w:rFonts w:ascii="Times New Roman" w:eastAsia="Times New Roman" w:hAnsi="Times New Roman" w:cs="Times New Roman"/>
          <w:sz w:val="24"/>
          <w:szCs w:val="24"/>
        </w:rPr>
        <w:t>Fst-based results to the temporal dimension</w:t>
      </w:r>
      <w:r w:rsidR="00771580" w:rsidRPr="00295FF4">
        <w:rPr>
          <w:rFonts w:ascii="Times New Roman" w:eastAsia="Times New Roman" w:hAnsi="Times New Roman" w:cs="Times New Roman"/>
          <w:sz w:val="24"/>
          <w:szCs w:val="24"/>
        </w:rPr>
        <w:t xml:space="preserve"> is not </w:t>
      </w:r>
      <w:r w:rsidR="007F2634" w:rsidRPr="00295FF4">
        <w:rPr>
          <w:rFonts w:ascii="Times New Roman" w:eastAsia="Times New Roman" w:hAnsi="Times New Roman" w:cs="Times New Roman"/>
          <w:sz w:val="24"/>
          <w:szCs w:val="24"/>
        </w:rPr>
        <w:t xml:space="preserve">always </w:t>
      </w:r>
      <w:r w:rsidR="00771580" w:rsidRPr="00295FF4">
        <w:rPr>
          <w:rFonts w:ascii="Times New Roman" w:eastAsia="Times New Roman" w:hAnsi="Times New Roman" w:cs="Times New Roman"/>
          <w:sz w:val="24"/>
          <w:szCs w:val="24"/>
        </w:rPr>
        <w:t>straightforward</w:t>
      </w:r>
      <w:r w:rsidR="004A6ACA" w:rsidRPr="00295FF4">
        <w:rPr>
          <w:rFonts w:ascii="Times New Roman" w:eastAsia="Times New Roman" w:hAnsi="Times New Roman" w:cs="Times New Roman"/>
          <w:sz w:val="24"/>
          <w:szCs w:val="24"/>
        </w:rPr>
        <w:t xml:space="preserve">. Indeed, </w:t>
      </w:r>
      <w:r w:rsidR="00AF6D3B" w:rsidRPr="00295FF4">
        <w:rPr>
          <w:rFonts w:ascii="Times New Roman" w:eastAsia="Times New Roman" w:hAnsi="Times New Roman" w:cs="Times New Roman"/>
          <w:sz w:val="24"/>
          <w:szCs w:val="24"/>
        </w:rPr>
        <w:t>appropriate use and interpretation</w:t>
      </w:r>
      <w:r w:rsidR="00D41158" w:rsidRPr="00295FF4">
        <w:rPr>
          <w:rFonts w:ascii="Times New Roman" w:eastAsia="Times New Roman" w:hAnsi="Times New Roman" w:cs="Times New Roman"/>
          <w:sz w:val="24"/>
          <w:szCs w:val="24"/>
        </w:rPr>
        <w:t xml:space="preserve"> of pairwise </w:t>
      </w:r>
      <w:r w:rsidR="004A6ACA" w:rsidRPr="00295FF4">
        <w:rPr>
          <w:rFonts w:ascii="Times New Roman" w:eastAsia="Times New Roman" w:hAnsi="Times New Roman" w:cs="Times New Roman"/>
          <w:sz w:val="24"/>
          <w:szCs w:val="24"/>
        </w:rPr>
        <w:t xml:space="preserve">Fst </w:t>
      </w:r>
      <w:r w:rsidR="00D41158" w:rsidRPr="00295FF4">
        <w:rPr>
          <w:rFonts w:ascii="Times New Roman" w:eastAsia="Times New Roman" w:hAnsi="Times New Roman" w:cs="Times New Roman"/>
          <w:sz w:val="24"/>
          <w:szCs w:val="24"/>
        </w:rPr>
        <w:t>requires that certain assumptions such as</w:t>
      </w:r>
      <w:r w:rsidR="00D41158" w:rsidRPr="00295FF4">
        <w:t xml:space="preserve"> </w:t>
      </w:r>
      <w:r w:rsidR="00D41158" w:rsidRPr="00295FF4">
        <w:rPr>
          <w:rFonts w:ascii="Times New Roman" w:eastAsia="Times New Roman" w:hAnsi="Times New Roman" w:cs="Times New Roman"/>
          <w:sz w:val="24"/>
          <w:szCs w:val="24"/>
        </w:rPr>
        <w:t>equal amounts of drift</w:t>
      </w:r>
      <w:r w:rsidR="00AF6D3B" w:rsidRPr="00295FF4">
        <w:rPr>
          <w:rFonts w:ascii="Times New Roman" w:eastAsia="Times New Roman" w:hAnsi="Times New Roman" w:cs="Times New Roman"/>
          <w:sz w:val="24"/>
          <w:szCs w:val="24"/>
        </w:rPr>
        <w:t xml:space="preserve"> in both populations</w:t>
      </w:r>
      <w:r w:rsidR="00D41158" w:rsidRPr="00295FF4">
        <w:rPr>
          <w:rFonts w:ascii="Times New Roman" w:eastAsia="Times New Roman" w:hAnsi="Times New Roman" w:cs="Times New Roman"/>
          <w:sz w:val="24"/>
          <w:szCs w:val="24"/>
        </w:rPr>
        <w:t xml:space="preserve"> </w:t>
      </w:r>
      <w:r w:rsidR="00AF6D3B" w:rsidRPr="00295FF4">
        <w:rPr>
          <w:rFonts w:ascii="Times New Roman" w:eastAsia="Times New Roman" w:hAnsi="Times New Roman" w:cs="Times New Roman"/>
          <w:sz w:val="24"/>
          <w:szCs w:val="24"/>
        </w:rPr>
        <w:t xml:space="preserve">be respected </w:t>
      </w:r>
      <w:r w:rsidR="00AF6D3B" w:rsidRPr="00295FF4">
        <w:rPr>
          <w:rFonts w:ascii="Times New Roman" w:eastAsia="Times New Roman" w:hAnsi="Times New Roman" w:cs="Times New Roman"/>
          <w:sz w:val="24"/>
          <w:szCs w:val="24"/>
        </w:rPr>
        <w:fldChar w:fldCharType="begin" w:fldLock="1"/>
      </w:r>
      <w:r w:rsidR="00EA7841" w:rsidRPr="00295FF4">
        <w:rPr>
          <w:rFonts w:ascii="Times New Roman" w:eastAsia="Times New Roman" w:hAnsi="Times New Roman" w:cs="Times New Roman"/>
          <w:sz w:val="24"/>
          <w:szCs w:val="24"/>
        </w:rPr>
        <w:instrText>ADDIN CSL_CITATION {"citationItems":[{"id":"ITEM-1","itemData":{"DOI":"10.1101/gr.154831.113.23","ISBN":"1549-5469 (Electronic)\\n1088-9051 (Linking)","ISSN":"1088-9051","PMID":"23861382","abstract":"In a pair of seminal papers, Sewall Wright and Gustave Male ´cot introduced FST as a measure of structure in natural populations. In the decades that followed, a number of papers provided differing definitions, estimation methods, and interpretations beyond Wright’s. While this diversity in methods has enabled many studies in genetics, it has also in- troduced confusion regarding how to estimate FST from available data. Considering this confusion, wide variation in published estimates of FST for pairs of HapMap populations is a cause for concern. These estimates changed—in some cases more than twofold—when comparing estimates from genotyping arrays to those from sequence data. Indeed, changes in FST from sequencing data might be expected due to population genetic factors affecting rare variants. While rare variants do influence the result, we show that this is largely through differences in estimation methods. Correcting for this yields estimates of FST that are much more concordant between sequence and genotype data. These differences relate to three specific issues: (1) estimating FST for a single SNP, (2) combining estimates of FST across multiple SNPs, and (3) selecting the set of SNPs used in the computation. Changes in each of these aspects of estimation may result in FST estimates that are highly","author":[{"dropping-particle":"","family":"Bhatia","given":"Gaurav","non-dropping-particle":"","parse-names":false,"suffix":""},{"dropping-particle":"","family":"Patterson","given":"Nick","non-dropping-particle":"","parse-names":false,"suffix":""},{"dropping-particle":"","family":"Sankararaman","given":"Sriram","non-dropping-particle":"","parse-names":false,"suffix":""},{"dropping-particle":"","family":"Price","given":"Alkes L","non-dropping-particle":"","parse-names":false,"suffix":""}],"container-title":"Genome Research","id":"ITEM-1","issue":"2","issued":{"date-parts":[["2013"]]},"page":"1-9","title":"Estimating and interpreting F","type":"article-journal"},"uris":["http://www.mendeley.com/documents/?uuid=58492e0a-19d0-4fcb-ab51-2b854d2cc15b"]}],"mendeley":{"formattedCitation":"(Bhatia, Patterson, Sankararaman, &amp; Price, 2013)","plainTextFormattedCitation":"(Bhatia, Patterson, Sankararaman, &amp; Price, 2013)","previouslyFormattedCitation":"(Bhatia, Patterson, Sankararaman, &amp; Price, 2013)"},"properties":{"noteIndex":0},"schema":"https://github.com/citation-style-language/schema/raw/master/csl-citation.json"}</w:instrText>
      </w:r>
      <w:r w:rsidR="00AF6D3B" w:rsidRPr="00295FF4">
        <w:rPr>
          <w:rFonts w:ascii="Times New Roman" w:eastAsia="Times New Roman" w:hAnsi="Times New Roman" w:cs="Times New Roman"/>
          <w:sz w:val="24"/>
          <w:szCs w:val="24"/>
        </w:rPr>
        <w:fldChar w:fldCharType="separate"/>
      </w:r>
      <w:r w:rsidR="00AF6D3B" w:rsidRPr="00295FF4">
        <w:rPr>
          <w:rFonts w:ascii="Times New Roman" w:eastAsia="Times New Roman" w:hAnsi="Times New Roman" w:cs="Times New Roman"/>
          <w:noProof/>
          <w:sz w:val="24"/>
          <w:szCs w:val="24"/>
        </w:rPr>
        <w:t>(Bhatia, Patterson, Sankararaman, &amp; Price, 2013)</w:t>
      </w:r>
      <w:r w:rsidR="00AF6D3B" w:rsidRPr="00295FF4">
        <w:rPr>
          <w:rFonts w:ascii="Times New Roman" w:eastAsia="Times New Roman" w:hAnsi="Times New Roman" w:cs="Times New Roman"/>
          <w:sz w:val="24"/>
          <w:szCs w:val="24"/>
        </w:rPr>
        <w:fldChar w:fldCharType="end"/>
      </w:r>
      <w:r w:rsidR="007F2634" w:rsidRPr="00295FF4">
        <w:rPr>
          <w:rFonts w:ascii="Times New Roman" w:eastAsia="Times New Roman" w:hAnsi="Times New Roman" w:cs="Times New Roman"/>
          <w:sz w:val="24"/>
          <w:szCs w:val="24"/>
        </w:rPr>
        <w:t xml:space="preserve"> and translated in a temporal context</w:t>
      </w:r>
      <w:r w:rsidR="00AF6D3B" w:rsidRPr="00295FF4">
        <w:rPr>
          <w:rFonts w:ascii="Times New Roman" w:eastAsia="Times New Roman" w:hAnsi="Times New Roman" w:cs="Times New Roman"/>
          <w:sz w:val="24"/>
          <w:szCs w:val="24"/>
        </w:rPr>
        <w:t>.</w:t>
      </w:r>
      <w:r w:rsidR="00D433EE" w:rsidRPr="00295FF4">
        <w:rPr>
          <w:rFonts w:ascii="Times New Roman" w:eastAsia="Times New Roman" w:hAnsi="Times New Roman" w:cs="Times New Roman"/>
          <w:sz w:val="24"/>
          <w:szCs w:val="24"/>
        </w:rPr>
        <w:t xml:space="preserve"> </w:t>
      </w:r>
      <w:r w:rsidR="00AF6D3B" w:rsidRPr="00295FF4">
        <w:rPr>
          <w:rFonts w:ascii="Times New Roman" w:eastAsia="Times New Roman" w:hAnsi="Times New Roman" w:cs="Times New Roman"/>
          <w:sz w:val="24"/>
          <w:szCs w:val="24"/>
        </w:rPr>
        <w:t>Additionally</w:t>
      </w:r>
      <w:r w:rsidR="005D663D" w:rsidRPr="00295FF4">
        <w:rPr>
          <w:rFonts w:ascii="Times New Roman" w:eastAsia="Times New Roman" w:hAnsi="Times New Roman" w:cs="Times New Roman"/>
          <w:sz w:val="24"/>
          <w:szCs w:val="24"/>
        </w:rPr>
        <w:t>,</w:t>
      </w:r>
      <w:r w:rsidR="00E455A2" w:rsidRPr="00295FF4">
        <w:rPr>
          <w:rFonts w:ascii="Times New Roman" w:eastAsia="Times New Roman" w:hAnsi="Times New Roman" w:cs="Times New Roman"/>
          <w:sz w:val="24"/>
          <w:szCs w:val="24"/>
        </w:rPr>
        <w:t xml:space="preserve"> disentang</w:t>
      </w:r>
      <w:r w:rsidR="00771580" w:rsidRPr="00295FF4">
        <w:rPr>
          <w:rFonts w:ascii="Times New Roman" w:eastAsia="Times New Roman" w:hAnsi="Times New Roman" w:cs="Times New Roman"/>
          <w:sz w:val="24"/>
          <w:szCs w:val="24"/>
        </w:rPr>
        <w:t>ling</w:t>
      </w:r>
      <w:r w:rsidR="00E455A2" w:rsidRPr="00295FF4">
        <w:rPr>
          <w:rFonts w:ascii="Times New Roman" w:eastAsia="Times New Roman" w:hAnsi="Times New Roman" w:cs="Times New Roman"/>
          <w:sz w:val="24"/>
          <w:szCs w:val="24"/>
        </w:rPr>
        <w:t xml:space="preserve"> spatial from temporal effects is a challenge</w:t>
      </w:r>
      <w:r w:rsidR="00AF6D3B" w:rsidRPr="00295FF4">
        <w:rPr>
          <w:rFonts w:ascii="Times New Roman" w:eastAsia="Times New Roman" w:hAnsi="Times New Roman" w:cs="Times New Roman"/>
          <w:sz w:val="24"/>
          <w:szCs w:val="24"/>
        </w:rPr>
        <w:t xml:space="preserve"> because</w:t>
      </w:r>
      <w:r w:rsidR="00E455A2" w:rsidRPr="00295FF4">
        <w:rPr>
          <w:rFonts w:ascii="Times New Roman" w:eastAsia="Times New Roman" w:hAnsi="Times New Roman" w:cs="Times New Roman"/>
          <w:sz w:val="24"/>
          <w:szCs w:val="24"/>
        </w:rPr>
        <w:t xml:space="preserve"> </w:t>
      </w:r>
      <w:r w:rsidR="00FF66D6" w:rsidRPr="00295FF4">
        <w:rPr>
          <w:rFonts w:ascii="Times New Roman" w:eastAsia="Times New Roman" w:hAnsi="Times New Roman" w:cs="Times New Roman"/>
          <w:sz w:val="24"/>
          <w:szCs w:val="24"/>
        </w:rPr>
        <w:t xml:space="preserve">the additivity of genetic drift, means than genetic differentiation can be associated with both temporal structure or population divergence </w:t>
      </w:r>
      <w:r w:rsidR="00D433EE" w:rsidRPr="00295FF4">
        <w:rPr>
          <w:rFonts w:ascii="Times New Roman" w:eastAsia="Times New Roman" w:hAnsi="Times New Roman" w:cs="Times New Roman"/>
          <w:sz w:val="24"/>
          <w:szCs w:val="24"/>
        </w:rPr>
        <w:fldChar w:fldCharType="begin" w:fldLock="1"/>
      </w:r>
      <w:r w:rsidR="00AC0D96" w:rsidRPr="00295FF4">
        <w:rPr>
          <w:rFonts w:ascii="Times New Roman" w:eastAsia="Times New Roman" w:hAnsi="Times New Roman" w:cs="Times New Roman"/>
          <w:sz w:val="24"/>
          <w:szCs w:val="24"/>
        </w:rPr>
        <w:instrText>ADDIN CSL_CITATION {"citationItems":[{"id":"ITEM-1","itemData":{"DOI":"10.1093/molbev/msu192","ISSN":"15371719","abstract":"The rapid advance of sequencing technology, coupled with improvements in molecular methods for obtaining genetic data from ancient sources, holds the promise of producing a wealth of genomic data from time-separated individuals. However, the population-genetic properties of time-structured samples have not been extensively explored. Here, we consider the implications of temporal sampling for analyses of genetic differentiation and use a temporal coalescent framework to show that complex historical events such as size reductions, population replacements, and transient genetic barriers between populations leave a footprint of genetic differentiation that can be traced through history using temporal samples. Our results emphasize explicit consideration of the temporal structure when making inferences and indicate that genomic data from ancient individuals will greatly increase our ability to reconstruct population history.","author":[{"dropping-particle":"","family":"Skoglund","given":"Pontus","non-dropping-particle":"","parse-names":false,"suffix":""},{"dropping-particle":"","family":"Sjödin","given":"Per","non-dropping-particle":"","parse-names":false,"suffix":""},{"dropping-particle":"","family":"Skoglund","given":"Tobias","non-dropping-particle":"","parse-names":false,"suffix":""},{"dropping-particle":"","family":"Lascoux","given":"Martin","non-dropping-particle":"","parse-names":false,"suffix":""},{"dropping-particle":"","family":"Jakobsson","given":"Mattias","non-dropping-particle":"","parse-names":false,"suffix":""}],"container-title":"Molecular Biology and Evolution","id":"ITEM-1","issue":"9","issued":{"date-parts":[["2014"]]},"page":"2516-2527","title":"Investigating population history using temporal genetic differentiation","type":"article-journal","volume":"31"},"uris":["http://www.mendeley.com/documents/?uuid=159068d3-055b-4398-b95c-e5023e739c21"]},{"id":"ITEM-2","itemData":{"DOI":"10.1111/2041-210X.12466","ISSN":"2041210X","abstract":"'Dated-tip' methods of molecular dating use DNA sequences sampled at different times, to estimate the age of their most recent common ancestor. Several tests of 'temporal signal' are available to determine whether data sets are suitable for such analysis. However, it remains unclear whether these tests are reliable. We investigate the performance of several tests of temporal signal, including some recently suggested modifications. We use simulated data (where the true evolutionary history is known), and whole genomes of methicillin-resistant Staphylococcus aureus (to show how particular problems arise with real-world data sets). We show that all of the standard tests of temporal signal are seriously misleading for data where temporal and genetic structures are confounded (i.e. where closely related sequences are more likely to have been sampled at similar times). This is not an artefact of genetic structure or tree shape per se, and can arise even when sequences have measurably evolved during the sampling period. More positively, we show that a 'clustered permutation' approach introduced by Duchêne et al. (Molecular Biology and Evolution, 32, 2015, 1895) can successfully correct for this artefact in all cases and introduce techniques for implementing this method with real data sets. The confounding of temporal and genetic structures may be difficult to avoid in practice, particularly for outbreaks of infectious disease, or when using ancient DNA. Therefore, we recommend the use of 'clustered permutation' for all analyses. The failure of the standard tests may explain why different methods of dating pathogen origins have reached such wildly different conclusions.","author":[{"dropping-particle":"","family":"Murray","given":"Gemma G.R.","non-dropping-particle":"","parse-names":false,"suffix":""},{"dropping-particle":"","family":"Wang","given":"Fang","non-dropping-particle":"","parse-names":false,"suffix":""},{"dropping-particle":"","family":"Harrison","given":"Ewan M.","non-dropping-particle":"","parse-names":false,"suffix":""},{"dropping-particle":"","family":"Paterson","given":"Gavin K.","non-dropping-particle":"","parse-names":false,"suffix":""},{"dropping-particle":"","family":"Mather","given":"Alison E.","non-dropping-particle":"","parse-names":false,"suffix":""},{"dropping-particle":"","family":"Harris","given":"Simon R.","non-dropping-particle":"","parse-names":false,"suffix":""},{"dropping-particle":"","family":"Holmes","given":"Mark A.","non-dropping-particle":"","parse-names":false,"suffix":""},{"dropping-particle":"","family":"Rambaut","given":"Andrew","non-dropping-particle":"","parse-names":false,"suffix":""},{"dropping-particle":"","family":"Welch","given":"John J.","non-dropping-particle":"","parse-names":false,"suffix":""}],"container-title":"Methods in Ecology and Evolution","id":"ITEM-2","issue":"1","issued":{"date-parts":[["2016"]]},"page":"80-89","title":"The effect of genetic structure on molecular dating and tests for temporal signal","type":"article-journal","volume":"7"},"uris":["http://www.mendeley.com/documents/?uuid=b964db6a-16d9-4d24-8218-b06153896842"]}],"mendeley":{"formattedCitation":"(Murray et al., 2016; Skoglund, Sjödin, Skoglund, Lascoux, &amp; Jakobsson, 2014)","plainTextFormattedCitation":"(Murray et al., 2016; Skoglund, Sjödin, Skoglund, Lascoux, &amp; Jakobsson, 2014)","previouslyFormattedCitation":"(Murray et al., 2016; Skoglund, Sjödin, Skoglund, Lascoux, &amp; Jakobsson, 2014)"},"properties":{"noteIndex":0},"schema":"https://github.com/citation-style-language/schema/raw/master/csl-citation.json"}</w:instrText>
      </w:r>
      <w:r w:rsidR="00D433EE" w:rsidRPr="00295FF4">
        <w:rPr>
          <w:rFonts w:ascii="Times New Roman" w:eastAsia="Times New Roman" w:hAnsi="Times New Roman" w:cs="Times New Roman"/>
          <w:sz w:val="24"/>
          <w:szCs w:val="24"/>
        </w:rPr>
        <w:fldChar w:fldCharType="separate"/>
      </w:r>
      <w:r w:rsidR="00D433EE" w:rsidRPr="00295FF4">
        <w:rPr>
          <w:rFonts w:ascii="Times New Roman" w:eastAsia="Times New Roman" w:hAnsi="Times New Roman" w:cs="Times New Roman"/>
          <w:noProof/>
          <w:sz w:val="24"/>
          <w:szCs w:val="24"/>
        </w:rPr>
        <w:t>(Murray et al., 2016; Skoglund, Sjödin, Skoglund, Lascoux, &amp; Jakobsson, 2014)</w:t>
      </w:r>
      <w:r w:rsidR="00D433EE" w:rsidRPr="00295FF4">
        <w:rPr>
          <w:rFonts w:ascii="Times New Roman" w:eastAsia="Times New Roman" w:hAnsi="Times New Roman" w:cs="Times New Roman"/>
          <w:sz w:val="24"/>
          <w:szCs w:val="24"/>
        </w:rPr>
        <w:fldChar w:fldCharType="end"/>
      </w:r>
      <w:r w:rsidR="00EA515D" w:rsidRPr="00295FF4">
        <w:rPr>
          <w:rFonts w:ascii="Times New Roman" w:eastAsia="Times New Roman" w:hAnsi="Times New Roman" w:cs="Times New Roman"/>
          <w:sz w:val="24"/>
          <w:szCs w:val="24"/>
        </w:rPr>
        <w:t>.</w:t>
      </w:r>
      <w:r w:rsidR="00B51B58" w:rsidRPr="00295FF4">
        <w:rPr>
          <w:rFonts w:ascii="Times New Roman" w:eastAsia="Times New Roman" w:hAnsi="Times New Roman" w:cs="Times New Roman"/>
          <w:sz w:val="24"/>
          <w:szCs w:val="24"/>
        </w:rPr>
        <w:t xml:space="preserve"> </w:t>
      </w:r>
      <w:del w:id="54" w:author="Patrick James" w:date="2019-11-12T16:32:00Z">
        <w:r w:rsidR="00F320FC" w:rsidRPr="00295FF4" w:rsidDel="00D8178E">
          <w:rPr>
            <w:rFonts w:ascii="Times New Roman" w:eastAsia="Times New Roman" w:hAnsi="Times New Roman" w:cs="Times New Roman"/>
            <w:sz w:val="24"/>
            <w:szCs w:val="24"/>
          </w:rPr>
          <w:delText xml:space="preserve">Testing whether </w:delText>
        </w:r>
      </w:del>
      <w:ins w:id="55" w:author="Patrick James" w:date="2019-11-12T16:32:00Z">
        <w:r w:rsidR="00D8178E">
          <w:rPr>
            <w:rFonts w:ascii="Times New Roman" w:eastAsia="Times New Roman" w:hAnsi="Times New Roman" w:cs="Times New Roman"/>
            <w:sz w:val="24"/>
            <w:szCs w:val="24"/>
          </w:rPr>
          <w:t xml:space="preserve">Detecting </w:t>
        </w:r>
      </w:ins>
      <w:commentRangeStart w:id="56"/>
      <w:r w:rsidR="00F320FC" w:rsidRPr="00295FF4">
        <w:rPr>
          <w:rFonts w:ascii="Times New Roman" w:eastAsia="Times New Roman" w:hAnsi="Times New Roman" w:cs="Times New Roman"/>
          <w:sz w:val="24"/>
          <w:szCs w:val="24"/>
        </w:rPr>
        <w:t xml:space="preserve">significant </w:t>
      </w:r>
      <w:ins w:id="57" w:author="Patrick James" w:date="2019-11-12T16:32:00Z">
        <w:r w:rsidR="00D8178E">
          <w:rPr>
            <w:rFonts w:ascii="Times New Roman" w:eastAsia="Times New Roman" w:hAnsi="Times New Roman" w:cs="Times New Roman"/>
            <w:sz w:val="24"/>
            <w:szCs w:val="24"/>
          </w:rPr>
          <w:t xml:space="preserve">population </w:t>
        </w:r>
      </w:ins>
      <w:ins w:id="58" w:author="Patrick James" w:date="2019-11-12T16:31:00Z">
        <w:r w:rsidR="00D8178E">
          <w:rPr>
            <w:rFonts w:ascii="Times New Roman" w:eastAsia="Times New Roman" w:hAnsi="Times New Roman" w:cs="Times New Roman"/>
            <w:sz w:val="24"/>
            <w:szCs w:val="24"/>
          </w:rPr>
          <w:t xml:space="preserve">genetic </w:t>
        </w:r>
      </w:ins>
      <w:r w:rsidR="00F320FC" w:rsidRPr="00295FF4">
        <w:rPr>
          <w:rFonts w:ascii="Times New Roman" w:eastAsia="Times New Roman" w:hAnsi="Times New Roman" w:cs="Times New Roman"/>
          <w:sz w:val="24"/>
          <w:szCs w:val="24"/>
        </w:rPr>
        <w:t>change</w:t>
      </w:r>
      <w:ins w:id="59" w:author="Patrick James" w:date="2019-11-12T16:32:00Z">
        <w:r w:rsidR="00D8178E">
          <w:rPr>
            <w:rFonts w:ascii="Times New Roman" w:eastAsia="Times New Roman" w:hAnsi="Times New Roman" w:cs="Times New Roman"/>
            <w:sz w:val="24"/>
            <w:szCs w:val="24"/>
          </w:rPr>
          <w:t>s</w:t>
        </w:r>
      </w:ins>
      <w:r w:rsidR="00D00F0A" w:rsidRPr="00295FF4">
        <w:rPr>
          <w:rFonts w:ascii="Times New Roman" w:eastAsia="Times New Roman" w:hAnsi="Times New Roman" w:cs="Times New Roman"/>
          <w:sz w:val="24"/>
          <w:szCs w:val="24"/>
        </w:rPr>
        <w:t xml:space="preserve">, relative to </w:t>
      </w:r>
      <w:del w:id="60" w:author="Patrick James" w:date="2019-11-12T16:31:00Z">
        <w:r w:rsidR="00D00F0A" w:rsidRPr="00295FF4" w:rsidDel="00D8178E">
          <w:rPr>
            <w:rFonts w:ascii="Times New Roman" w:eastAsia="Times New Roman" w:hAnsi="Times New Roman" w:cs="Times New Roman"/>
            <w:sz w:val="24"/>
            <w:szCs w:val="24"/>
          </w:rPr>
          <w:delText xml:space="preserve">the </w:delText>
        </w:r>
      </w:del>
      <w:ins w:id="61" w:author="Patrick James" w:date="2019-11-12T16:31:00Z">
        <w:r w:rsidR="00D8178E">
          <w:rPr>
            <w:rFonts w:ascii="Times New Roman" w:eastAsia="Times New Roman" w:hAnsi="Times New Roman" w:cs="Times New Roman"/>
            <w:sz w:val="24"/>
            <w:szCs w:val="24"/>
          </w:rPr>
          <w:t xml:space="preserve">what would be </w:t>
        </w:r>
      </w:ins>
      <w:r w:rsidR="00D00F0A" w:rsidRPr="00295FF4">
        <w:rPr>
          <w:rFonts w:ascii="Times New Roman" w:eastAsia="Times New Roman" w:hAnsi="Times New Roman" w:cs="Times New Roman"/>
          <w:sz w:val="24"/>
          <w:szCs w:val="24"/>
        </w:rPr>
        <w:t xml:space="preserve">expected </w:t>
      </w:r>
      <w:del w:id="62" w:author="Patrick James" w:date="2019-11-12T16:31:00Z">
        <w:r w:rsidR="00D00F0A" w:rsidRPr="00295FF4" w:rsidDel="00D8178E">
          <w:rPr>
            <w:rFonts w:ascii="Times New Roman" w:eastAsia="Times New Roman" w:hAnsi="Times New Roman" w:cs="Times New Roman"/>
            <w:sz w:val="24"/>
            <w:szCs w:val="24"/>
          </w:rPr>
          <w:delText xml:space="preserve">variation mostly associated with </w:delText>
        </w:r>
      </w:del>
      <w:ins w:id="63" w:author="Patrick James" w:date="2019-11-12T16:31:00Z">
        <w:r w:rsidR="00D8178E">
          <w:rPr>
            <w:rFonts w:ascii="Times New Roman" w:eastAsia="Times New Roman" w:hAnsi="Times New Roman" w:cs="Times New Roman"/>
            <w:sz w:val="24"/>
            <w:szCs w:val="24"/>
          </w:rPr>
          <w:t xml:space="preserve">due to </w:t>
        </w:r>
      </w:ins>
      <w:del w:id="64" w:author="Patrick James" w:date="2019-11-12T16:31:00Z">
        <w:r w:rsidR="00D00F0A" w:rsidRPr="00295FF4" w:rsidDel="00D8178E">
          <w:rPr>
            <w:rFonts w:ascii="Times New Roman" w:eastAsia="Times New Roman" w:hAnsi="Times New Roman" w:cs="Times New Roman"/>
            <w:sz w:val="24"/>
            <w:szCs w:val="24"/>
          </w:rPr>
          <w:delText xml:space="preserve">genetic </w:delText>
        </w:r>
      </w:del>
      <w:r w:rsidR="00D00F0A" w:rsidRPr="00295FF4">
        <w:rPr>
          <w:rFonts w:ascii="Times New Roman" w:eastAsia="Times New Roman" w:hAnsi="Times New Roman" w:cs="Times New Roman"/>
          <w:sz w:val="24"/>
          <w:szCs w:val="24"/>
        </w:rPr>
        <w:t>drift</w:t>
      </w:r>
      <w:r w:rsidR="00492594" w:rsidRPr="00295FF4">
        <w:rPr>
          <w:rFonts w:ascii="Times New Roman" w:eastAsia="Times New Roman" w:hAnsi="Times New Roman" w:cs="Times New Roman"/>
          <w:sz w:val="24"/>
          <w:szCs w:val="24"/>
        </w:rPr>
        <w:t>,</w:t>
      </w:r>
      <w:r w:rsidR="00F320FC" w:rsidRPr="00295FF4">
        <w:rPr>
          <w:rFonts w:ascii="Times New Roman" w:eastAsia="Times New Roman" w:hAnsi="Times New Roman" w:cs="Times New Roman"/>
          <w:sz w:val="24"/>
          <w:szCs w:val="24"/>
        </w:rPr>
        <w:t xml:space="preserve"> </w:t>
      </w:r>
      <w:del w:id="65" w:author="Patrick James" w:date="2019-11-12T16:32:00Z">
        <w:r w:rsidR="00F320FC" w:rsidRPr="00295FF4" w:rsidDel="00D8178E">
          <w:rPr>
            <w:rFonts w:ascii="Times New Roman" w:eastAsia="Times New Roman" w:hAnsi="Times New Roman" w:cs="Times New Roman"/>
            <w:sz w:val="24"/>
            <w:szCs w:val="24"/>
          </w:rPr>
          <w:delText xml:space="preserve">has occurred in a population </w:delText>
        </w:r>
      </w:del>
      <w:r w:rsidR="00F320FC" w:rsidRPr="00295FF4">
        <w:rPr>
          <w:rFonts w:ascii="Times New Roman" w:eastAsia="Times New Roman" w:hAnsi="Times New Roman" w:cs="Times New Roman"/>
          <w:sz w:val="24"/>
          <w:szCs w:val="24"/>
        </w:rPr>
        <w:t xml:space="preserve">based on </w:t>
      </w:r>
      <w:r w:rsidR="00492594" w:rsidRPr="00295FF4">
        <w:rPr>
          <w:rFonts w:ascii="Times New Roman" w:eastAsia="Times New Roman" w:hAnsi="Times New Roman" w:cs="Times New Roman"/>
          <w:sz w:val="24"/>
          <w:szCs w:val="24"/>
        </w:rPr>
        <w:t>limited</w:t>
      </w:r>
      <w:r w:rsidR="000673CD" w:rsidRPr="00295FF4">
        <w:rPr>
          <w:rFonts w:ascii="Times New Roman" w:eastAsia="Times New Roman" w:hAnsi="Times New Roman" w:cs="Times New Roman"/>
          <w:sz w:val="24"/>
          <w:szCs w:val="24"/>
        </w:rPr>
        <w:t xml:space="preserve"> time series </w:t>
      </w:r>
      <w:ins w:id="66" w:author="Patrick James" w:date="2019-11-12T16:32:00Z">
        <w:r w:rsidR="00D8178E">
          <w:rPr>
            <w:rFonts w:ascii="Times New Roman" w:eastAsia="Times New Roman" w:hAnsi="Times New Roman" w:cs="Times New Roman"/>
            <w:sz w:val="24"/>
            <w:szCs w:val="24"/>
          </w:rPr>
          <w:t xml:space="preserve">of </w:t>
        </w:r>
      </w:ins>
      <w:r w:rsidR="00F320FC" w:rsidRPr="00295FF4">
        <w:rPr>
          <w:rFonts w:ascii="Times New Roman" w:eastAsia="Times New Roman" w:hAnsi="Times New Roman" w:cs="Times New Roman"/>
          <w:sz w:val="24"/>
          <w:szCs w:val="24"/>
        </w:rPr>
        <w:t>genetic data</w:t>
      </w:r>
      <w:r w:rsidR="00B51B58" w:rsidRPr="00295FF4">
        <w:rPr>
          <w:rFonts w:ascii="Times New Roman" w:eastAsia="Times New Roman" w:hAnsi="Times New Roman" w:cs="Times New Roman"/>
          <w:sz w:val="24"/>
          <w:szCs w:val="24"/>
        </w:rPr>
        <w:t xml:space="preserve"> </w:t>
      </w:r>
      <w:r w:rsidR="00F320FC" w:rsidRPr="00295FF4">
        <w:rPr>
          <w:rFonts w:ascii="Times New Roman" w:eastAsia="Times New Roman" w:hAnsi="Times New Roman" w:cs="Times New Roman"/>
          <w:sz w:val="24"/>
          <w:szCs w:val="24"/>
        </w:rPr>
        <w:t>remains a challenge.</w:t>
      </w:r>
      <w:commentRangeEnd w:id="56"/>
      <w:r w:rsidR="00D42082">
        <w:rPr>
          <w:rStyle w:val="Marquedecommentaire"/>
        </w:rPr>
        <w:commentReference w:id="56"/>
      </w:r>
    </w:p>
    <w:p w14:paraId="764172FD" w14:textId="6891CF9D" w:rsidR="00D21F28" w:rsidRPr="00295FF4" w:rsidRDefault="008B6491" w:rsidP="00A51948">
      <w:pPr>
        <w:spacing w:before="240" w:after="240" w:line="480" w:lineRule="auto"/>
        <w:rPr>
          <w:rFonts w:ascii="Times New Roman" w:eastAsia="Times New Roman" w:hAnsi="Times New Roman" w:cs="Times New Roman"/>
          <w:sz w:val="24"/>
          <w:szCs w:val="24"/>
        </w:rPr>
      </w:pPr>
      <w:commentRangeStart w:id="67"/>
      <w:del w:id="68" w:author="Patrick James" w:date="2019-11-12T16:33:00Z">
        <w:r w:rsidRPr="00295FF4" w:rsidDel="00D8178E">
          <w:rPr>
            <w:rFonts w:ascii="Times New Roman" w:eastAsia="Times New Roman" w:hAnsi="Times New Roman" w:cs="Times New Roman"/>
            <w:sz w:val="24"/>
            <w:szCs w:val="24"/>
            <w:lang w:val="en-GB"/>
          </w:rPr>
          <w:lastRenderedPageBreak/>
          <w:delText xml:space="preserve">One of the most crucial steps in this comparison is to evaluate the significance of the change. Indeed, without a mean to determine adequate significance thresholds for their analyses, decision makers and researchers would be left to arbitrarily set thresholds for what constitute change for their </w:delText>
        </w:r>
        <w:r w:rsidR="00E65F6C" w:rsidRPr="00295FF4" w:rsidDel="00D8178E">
          <w:rPr>
            <w:rFonts w:ascii="Times New Roman" w:eastAsia="Times New Roman" w:hAnsi="Times New Roman" w:cs="Times New Roman"/>
            <w:sz w:val="24"/>
            <w:szCs w:val="24"/>
            <w:lang w:val="en-GB"/>
          </w:rPr>
          <w:delText>specific genetic dataset</w:delText>
        </w:r>
        <w:r w:rsidRPr="00295FF4" w:rsidDel="00D8178E">
          <w:rPr>
            <w:rFonts w:ascii="Times New Roman" w:eastAsia="Times New Roman" w:hAnsi="Times New Roman" w:cs="Times New Roman"/>
            <w:sz w:val="24"/>
            <w:szCs w:val="24"/>
            <w:lang w:val="en-GB"/>
          </w:rPr>
          <w:delText xml:space="preserve">. Permutation-based approaches can be used to generate a distribution of values against which an observed value (here temporal change in genetic diversity) can </w:delText>
        </w:r>
        <w:r w:rsidR="007F2634" w:rsidRPr="00295FF4" w:rsidDel="00D8178E">
          <w:rPr>
            <w:rFonts w:ascii="Times New Roman" w:eastAsia="Times New Roman" w:hAnsi="Times New Roman" w:cs="Times New Roman"/>
            <w:sz w:val="24"/>
            <w:szCs w:val="24"/>
            <w:lang w:val="en-GB"/>
          </w:rPr>
          <w:delText xml:space="preserve">be </w:delText>
        </w:r>
        <w:r w:rsidRPr="00295FF4" w:rsidDel="00D8178E">
          <w:rPr>
            <w:rFonts w:ascii="Times New Roman" w:eastAsia="Times New Roman" w:hAnsi="Times New Roman" w:cs="Times New Roman"/>
            <w:sz w:val="24"/>
            <w:szCs w:val="24"/>
            <w:lang w:val="en-GB"/>
          </w:rPr>
          <w:delText>compared</w:delText>
        </w:r>
        <w:r w:rsidR="0020343C" w:rsidRPr="00295FF4" w:rsidDel="00D8178E">
          <w:rPr>
            <w:rFonts w:ascii="Times New Roman" w:eastAsia="Times New Roman" w:hAnsi="Times New Roman" w:cs="Times New Roman"/>
            <w:sz w:val="24"/>
            <w:szCs w:val="24"/>
            <w:lang w:val="en-GB"/>
          </w:rPr>
          <w:delText xml:space="preserve"> </w:delText>
        </w:r>
        <w:r w:rsidRPr="00295FF4" w:rsidDel="00D8178E">
          <w:rPr>
            <w:rFonts w:ascii="Times New Roman" w:eastAsia="Times New Roman" w:hAnsi="Times New Roman" w:cs="Times New Roman"/>
            <w:sz w:val="24"/>
            <w:szCs w:val="24"/>
            <w:lang w:val="en-GB"/>
          </w:rPr>
          <w:delText xml:space="preserve">. </w:delText>
        </w:r>
        <w:r w:rsidRPr="00295FF4" w:rsidDel="00D8178E">
          <w:rPr>
            <w:rFonts w:ascii="Times New Roman" w:eastAsia="Times New Roman" w:hAnsi="Times New Roman" w:cs="Times New Roman"/>
            <w:sz w:val="24"/>
            <w:szCs w:val="24"/>
          </w:rPr>
          <w:delText>Such a</w:delText>
        </w:r>
        <w:r w:rsidR="004E13A5" w:rsidRPr="00295FF4" w:rsidDel="00D8178E">
          <w:rPr>
            <w:rFonts w:ascii="Times New Roman" w:eastAsia="Times New Roman" w:hAnsi="Times New Roman" w:cs="Times New Roman"/>
            <w:sz w:val="24"/>
            <w:szCs w:val="24"/>
          </w:rPr>
          <w:delText xml:space="preserve"> permutation-based statistical inference method for the analysis of spatial-temporal changes in community composition have recently been proposed </w:delText>
        </w:r>
        <w:r w:rsidR="004E13A5" w:rsidRPr="00295FF4" w:rsidDel="00D8178E">
          <w:rPr>
            <w:rFonts w:ascii="Times New Roman" w:eastAsia="Times New Roman" w:hAnsi="Times New Roman" w:cs="Times New Roman"/>
            <w:sz w:val="24"/>
            <w:szCs w:val="24"/>
          </w:rPr>
          <w:fldChar w:fldCharType="begin" w:fldLock="1"/>
        </w:r>
        <w:r w:rsidR="004E13A5" w:rsidRPr="00295FF4" w:rsidDel="00D8178E">
          <w:rPr>
            <w:rFonts w:ascii="Times New Roman" w:eastAsia="Times New Roman" w:hAnsi="Times New Roman" w:cs="Times New Roman"/>
            <w:sz w:val="24"/>
            <w:szCs w:val="24"/>
          </w:rPr>
          <w:delInstrText>ADDIN CSL_CITATION {"citationItems":[{"id":"ITEM-1","itemData":{"DOI":"10.1098/rspb.2013.2728","ISSN":"14712954","abstract":"This review focuses on the analysis of temporal beta diversity, which is the variation in community composition along time in a study area. Temporal beta diversity is measured by the variance of the multivariate community composition time series and that variance can be partitioned using appropriate statistical methods. Some of these methods are classical, such as simple or canonical ordination, whereas others are recent, including the methods of temporal eigenfunction analysis developed for multiscale exploration (i.e. addressing several scales of variation) of univariate or multivariate response data, reviewed, to our knowledge for the first time in this review. These methods are illustrated with ecological data from 13 years of benthic surveys in Chesapeake Bay, USA. The following methods are applied to the Chesapeake data: distance-based Moran's eigenvector maps, asymmetric eigenvector maps, scalogram, variation partitioning, multivariate correlogram, multivariate regression tree, and two-way MANOVA to study temporal and space-time variability. Local (temporal) contributions to beta diversity (LCBD indices) are computed and analysed graphically and by regression against environmental variables, and the role of species in determining the LCBD values is analysed by correlation analysis. A tutorial detailing the analyses in the R language is provided in an appendix.","author":[{"dropping-particle":"","family":"Legendre","given":"Pierre","non-dropping-particle":"","parse-names":false,"suffix":""},{"dropping-particle":"","family":"Gauthier","given":"Olivier","non-dropping-particle":"","parse-names":false,"suffix":""}],"container-title":"Proceedings of the Royal Society B: Biological Sciences","id":"ITEM-1","issue":"1778","issued":{"date-parts":[["2014"]]},"title":"Statistical methods for temporal and space-time analysis of community composition data","type":"article-journal","volume":"281"},"uris":["http://www.mendeley.com/documents/?uuid=5f4e31e3-afb4-44a5-8731-826795640561"]},{"id":"ITEM-2","itemData":{"DOI":"10.1111/2041-210X.12438","ISSN":"2041210X","abstract":"Range migrations in response to climate change, invasive species and the emergence of novel ecosystems highlight the importance of temporal turnover in community composition as a fundamental part of global change in the Anthropocene. Temporal turnover is usually quantified using a variety of metrics initially developed to capture spatial change. However, temporal turnover is the consequence of unidirectional community dynamics resulting from processes such as population growth, colonisation and local extinction. Here, we develop a framework based on community dynamics, and propose a new temporal turnover measure. A simulation study and an analysis of an estuarine fish community both clearly demonstrate that our proposed turnover measure offers additional insights relative to spatial-context-based metrics. Our approach reveals whether community turnover is due to shifts in community composition or in community abundance, and identifies the species and/or environmental factors that are responsible for any change.","author":[{"dropping-particle":"","family":"Shimadzu","given":"Hideyasu","non-dropping-particle":"","parse-names":false,"suffix":""},{"dropping-particle":"","family":"Dornelas","given":"Maria","non-dropping-particle":"","parse-names":false,"suffix":""},{"dropping-particle":"","family":"Magurran","given":"Anne E.","non-dropping-particle":"","parse-names":false,"suffix":""}],"container-title":"Methods in Ecology and Evolution","id":"ITEM-2","issue":"12","issued":{"date-parts":[["2015"]]},"page":"1384-1394","title":"Measuring temporal turnover in ecological communities","type":"article-journal","volume":"6"},"uris":["http://www.mendeley.com/documents/?uuid=9e3c17bb-2e99-4c3e-8366-9fead25d46ff"]}],"mendeley":{"formattedCitation":"(Legendre &amp; Gauthier, 2014; Shimadzu, Dornelas, &amp; Magurran, 2015)","plainTextFormattedCitation":"(Legendre &amp; Gauthier, 2014; Shimadzu, Dornelas, &amp; Magurran, 2015)","previouslyFormattedCitation":"(Legendre &amp; Gauthier, 2014; Shimadzu, Dornelas, &amp; Magurran, 2015)"},"properties":{"noteIndex":0},"schema":"https://github.com/citation-style-language/schema/raw/master/csl-citation.json"}</w:delInstrText>
        </w:r>
        <w:r w:rsidR="004E13A5" w:rsidRPr="00295FF4" w:rsidDel="00D8178E">
          <w:rPr>
            <w:rFonts w:ascii="Times New Roman" w:eastAsia="Times New Roman" w:hAnsi="Times New Roman" w:cs="Times New Roman"/>
            <w:sz w:val="24"/>
            <w:szCs w:val="24"/>
          </w:rPr>
          <w:fldChar w:fldCharType="separate"/>
        </w:r>
        <w:r w:rsidR="004E13A5" w:rsidRPr="00295FF4" w:rsidDel="00D8178E">
          <w:rPr>
            <w:rFonts w:ascii="Times New Roman" w:eastAsia="Times New Roman" w:hAnsi="Times New Roman" w:cs="Times New Roman"/>
            <w:noProof/>
            <w:sz w:val="24"/>
            <w:szCs w:val="24"/>
          </w:rPr>
          <w:delText>(Legendre &amp; Gauthier, 2014; Shimadzu, Dornelas, &amp; Magurran, 2015)</w:delText>
        </w:r>
        <w:r w:rsidR="004E13A5" w:rsidRPr="00295FF4" w:rsidDel="00D8178E">
          <w:rPr>
            <w:rFonts w:ascii="Times New Roman" w:eastAsia="Times New Roman" w:hAnsi="Times New Roman" w:cs="Times New Roman"/>
            <w:sz w:val="24"/>
            <w:szCs w:val="24"/>
          </w:rPr>
          <w:fldChar w:fldCharType="end"/>
        </w:r>
        <w:r w:rsidR="007F2634" w:rsidRPr="00295FF4" w:rsidDel="00D8178E">
          <w:rPr>
            <w:rFonts w:ascii="Times New Roman" w:eastAsia="Times New Roman" w:hAnsi="Times New Roman" w:cs="Times New Roman"/>
            <w:sz w:val="24"/>
            <w:szCs w:val="24"/>
          </w:rPr>
          <w:delText>.</w:delText>
        </w:r>
        <w:commentRangeEnd w:id="67"/>
        <w:r w:rsidR="00D8178E" w:rsidDel="00D8178E">
          <w:rPr>
            <w:rStyle w:val="Marquedecommentaire"/>
          </w:rPr>
          <w:commentReference w:id="67"/>
        </w:r>
      </w:del>
    </w:p>
    <w:p w14:paraId="2BC3A1E0" w14:textId="4E289375" w:rsidR="000E1A78" w:rsidRPr="00295FF4" w:rsidRDefault="004E13A5" w:rsidP="00A51948">
      <w:pPr>
        <w:spacing w:before="240" w:after="240" w:line="480" w:lineRule="auto"/>
        <w:rPr>
          <w:rFonts w:ascii="Times New Roman" w:eastAsia="Times New Roman" w:hAnsi="Times New Roman" w:cs="Times New Roman"/>
          <w:sz w:val="24"/>
          <w:szCs w:val="24"/>
        </w:rPr>
      </w:pPr>
      <w:r w:rsidRPr="00295FF4">
        <w:rPr>
          <w:rFonts w:ascii="Times New Roman" w:eastAsia="Times New Roman" w:hAnsi="Times New Roman" w:cs="Times New Roman"/>
          <w:sz w:val="24"/>
          <w:szCs w:val="24"/>
        </w:rPr>
        <w:t>Temporal Beta-diversity Indices (TB</w:t>
      </w:r>
      <w:r w:rsidR="00A538F0" w:rsidRPr="00295FF4">
        <w:rPr>
          <w:rFonts w:ascii="Times New Roman" w:eastAsia="Times New Roman" w:hAnsi="Times New Roman" w:cs="Times New Roman"/>
          <w:sz w:val="24"/>
          <w:szCs w:val="24"/>
        </w:rPr>
        <w:t>I; Legendre 2019</w:t>
      </w:r>
      <w:r w:rsidRPr="00295FF4">
        <w:rPr>
          <w:rFonts w:ascii="Times New Roman" w:eastAsia="Times New Roman" w:hAnsi="Times New Roman" w:cs="Times New Roman"/>
          <w:sz w:val="24"/>
          <w:szCs w:val="24"/>
        </w:rPr>
        <w:t xml:space="preserve">) </w:t>
      </w:r>
      <w:r w:rsidR="00D8178E">
        <w:rPr>
          <w:rFonts w:ascii="Times New Roman" w:eastAsia="Times New Roman" w:hAnsi="Times New Roman" w:cs="Times New Roman"/>
          <w:sz w:val="24"/>
          <w:szCs w:val="24"/>
        </w:rPr>
        <w:t>have been used to assess</w:t>
      </w:r>
      <w:r w:rsidR="00D8178E" w:rsidRPr="00295FF4">
        <w:rPr>
          <w:rFonts w:ascii="Times New Roman" w:eastAsia="Times New Roman" w:hAnsi="Times New Roman" w:cs="Times New Roman"/>
          <w:sz w:val="24"/>
          <w:szCs w:val="24"/>
        </w:rPr>
        <w:t xml:space="preserve"> </w:t>
      </w:r>
      <w:r w:rsidR="00C5132F" w:rsidRPr="00295FF4">
        <w:rPr>
          <w:rFonts w:ascii="Times New Roman" w:eastAsia="Times New Roman" w:hAnsi="Times New Roman" w:cs="Times New Roman"/>
          <w:sz w:val="24"/>
          <w:szCs w:val="24"/>
        </w:rPr>
        <w:t xml:space="preserve">the significance of changes </w:t>
      </w:r>
      <w:r w:rsidRPr="00295FF4">
        <w:rPr>
          <w:rFonts w:ascii="Times New Roman" w:eastAsia="Times New Roman" w:hAnsi="Times New Roman" w:cs="Times New Roman"/>
          <w:sz w:val="24"/>
          <w:szCs w:val="24"/>
        </w:rPr>
        <w:t xml:space="preserve">in community composition </w:t>
      </w:r>
      <w:r w:rsidR="00C5132F" w:rsidRPr="00295FF4">
        <w:rPr>
          <w:rFonts w:ascii="Times New Roman" w:eastAsia="Times New Roman" w:hAnsi="Times New Roman" w:cs="Times New Roman"/>
          <w:sz w:val="24"/>
          <w:szCs w:val="24"/>
        </w:rPr>
        <w:t>through time</w:t>
      </w:r>
      <w:r w:rsidRPr="00295FF4">
        <w:rPr>
          <w:rFonts w:ascii="Times New Roman" w:eastAsia="Times New Roman" w:hAnsi="Times New Roman" w:cs="Times New Roman"/>
          <w:sz w:val="24"/>
          <w:szCs w:val="24"/>
        </w:rPr>
        <w:t xml:space="preserve">. </w:t>
      </w:r>
      <w:r w:rsidR="00074A90" w:rsidRPr="00295FF4">
        <w:rPr>
          <w:rFonts w:ascii="Times New Roman" w:eastAsia="Times New Roman" w:hAnsi="Times New Roman" w:cs="Times New Roman"/>
          <w:sz w:val="24"/>
          <w:szCs w:val="24"/>
        </w:rPr>
        <w:t>Given the conceptual similarity between the question o</w:t>
      </w:r>
      <w:r w:rsidR="0003098F" w:rsidRPr="00295FF4">
        <w:rPr>
          <w:rFonts w:ascii="Times New Roman" w:eastAsia="Times New Roman" w:hAnsi="Times New Roman" w:cs="Times New Roman"/>
          <w:sz w:val="24"/>
          <w:szCs w:val="24"/>
        </w:rPr>
        <w:t>f how mult</w:t>
      </w:r>
      <w:r w:rsidR="00074A90" w:rsidRPr="00295FF4">
        <w:rPr>
          <w:rFonts w:ascii="Times New Roman" w:eastAsia="Times New Roman" w:hAnsi="Times New Roman" w:cs="Times New Roman"/>
          <w:sz w:val="24"/>
          <w:szCs w:val="24"/>
        </w:rPr>
        <w:t>i-species communities ch</w:t>
      </w:r>
      <w:r w:rsidR="00AE2814" w:rsidRPr="00295FF4">
        <w:rPr>
          <w:rFonts w:ascii="Times New Roman" w:eastAsia="Times New Roman" w:hAnsi="Times New Roman" w:cs="Times New Roman"/>
          <w:sz w:val="24"/>
          <w:szCs w:val="24"/>
        </w:rPr>
        <w:t xml:space="preserve">ange through time and </w:t>
      </w:r>
      <w:r w:rsidR="00D8178E">
        <w:rPr>
          <w:rFonts w:ascii="Times New Roman" w:eastAsia="Times New Roman" w:hAnsi="Times New Roman" w:cs="Times New Roman"/>
          <w:sz w:val="24"/>
          <w:szCs w:val="24"/>
        </w:rPr>
        <w:t xml:space="preserve">that </w:t>
      </w:r>
      <w:r w:rsidR="00074A90" w:rsidRPr="00295FF4">
        <w:rPr>
          <w:rFonts w:ascii="Times New Roman" w:eastAsia="Times New Roman" w:hAnsi="Times New Roman" w:cs="Times New Roman"/>
          <w:sz w:val="24"/>
          <w:szCs w:val="24"/>
        </w:rPr>
        <w:t xml:space="preserve">of </w:t>
      </w:r>
      <w:r w:rsidR="00D8178E">
        <w:rPr>
          <w:rFonts w:ascii="Times New Roman" w:eastAsia="Times New Roman" w:hAnsi="Times New Roman" w:cs="Times New Roman"/>
          <w:sz w:val="24"/>
          <w:szCs w:val="24"/>
        </w:rPr>
        <w:t xml:space="preserve">how </w:t>
      </w:r>
      <w:r w:rsidR="00074A90" w:rsidRPr="00295FF4">
        <w:rPr>
          <w:rFonts w:ascii="Times New Roman" w:eastAsia="Times New Roman" w:hAnsi="Times New Roman" w:cs="Times New Roman"/>
          <w:sz w:val="24"/>
          <w:szCs w:val="24"/>
        </w:rPr>
        <w:t xml:space="preserve">genetic </w:t>
      </w:r>
      <w:r w:rsidR="00D8178E">
        <w:rPr>
          <w:rFonts w:ascii="Times New Roman" w:eastAsia="Times New Roman" w:hAnsi="Times New Roman" w:cs="Times New Roman"/>
          <w:sz w:val="24"/>
          <w:szCs w:val="24"/>
        </w:rPr>
        <w:t xml:space="preserve">diversity </w:t>
      </w:r>
      <w:r w:rsidR="00074A90" w:rsidRPr="00295FF4">
        <w:rPr>
          <w:rFonts w:ascii="Times New Roman" w:eastAsia="Times New Roman" w:hAnsi="Times New Roman" w:cs="Times New Roman"/>
          <w:sz w:val="24"/>
          <w:szCs w:val="24"/>
        </w:rPr>
        <w:t>change</w:t>
      </w:r>
      <w:r w:rsidR="00D8178E">
        <w:rPr>
          <w:rFonts w:ascii="Times New Roman" w:eastAsia="Times New Roman" w:hAnsi="Times New Roman" w:cs="Times New Roman"/>
          <w:sz w:val="24"/>
          <w:szCs w:val="24"/>
        </w:rPr>
        <w:t>s</w:t>
      </w:r>
      <w:r w:rsidR="00074A90" w:rsidRPr="00295FF4">
        <w:rPr>
          <w:rFonts w:ascii="Times New Roman" w:eastAsia="Times New Roman" w:hAnsi="Times New Roman" w:cs="Times New Roman"/>
          <w:sz w:val="24"/>
          <w:szCs w:val="24"/>
        </w:rPr>
        <w:t xml:space="preserve"> through time, we expect that TBI can be </w:t>
      </w:r>
      <w:r w:rsidR="00D8178E">
        <w:rPr>
          <w:rFonts w:ascii="Times New Roman" w:eastAsia="Times New Roman" w:hAnsi="Times New Roman" w:cs="Times New Roman"/>
          <w:sz w:val="24"/>
          <w:szCs w:val="24"/>
        </w:rPr>
        <w:t xml:space="preserve">applied to spatial-temporal </w:t>
      </w:r>
      <w:r w:rsidR="00074A90" w:rsidRPr="00295FF4">
        <w:rPr>
          <w:rFonts w:ascii="Times New Roman" w:eastAsia="Times New Roman" w:hAnsi="Times New Roman" w:cs="Times New Roman"/>
          <w:sz w:val="24"/>
          <w:szCs w:val="24"/>
        </w:rPr>
        <w:t xml:space="preserve">multi-locus genotypic data. </w:t>
      </w:r>
      <w:r w:rsidRPr="00295FF4">
        <w:rPr>
          <w:rFonts w:ascii="Times New Roman" w:eastAsia="Times New Roman" w:hAnsi="Times New Roman" w:cs="Times New Roman"/>
          <w:sz w:val="24"/>
          <w:szCs w:val="24"/>
        </w:rPr>
        <w:t xml:space="preserve">The </w:t>
      </w:r>
      <w:r w:rsidR="00D8178E">
        <w:rPr>
          <w:rFonts w:ascii="Times New Roman" w:eastAsia="Times New Roman" w:hAnsi="Times New Roman" w:cs="Times New Roman"/>
          <w:sz w:val="24"/>
          <w:szCs w:val="24"/>
        </w:rPr>
        <w:t xml:space="preserve">TBI approach quantifies </w:t>
      </w:r>
      <w:r w:rsidRPr="00295FF4">
        <w:rPr>
          <w:rFonts w:ascii="Times New Roman" w:eastAsia="Times New Roman" w:hAnsi="Times New Roman" w:cs="Times New Roman"/>
          <w:sz w:val="24"/>
          <w:szCs w:val="24"/>
        </w:rPr>
        <w:t>temporal change in sampling site</w:t>
      </w:r>
      <w:r w:rsidR="00D8178E">
        <w:rPr>
          <w:rFonts w:ascii="Times New Roman" w:eastAsia="Times New Roman" w:hAnsi="Times New Roman" w:cs="Times New Roman"/>
          <w:sz w:val="24"/>
          <w:szCs w:val="24"/>
        </w:rPr>
        <w:t>s</w:t>
      </w:r>
      <w:r w:rsidRPr="00295FF4">
        <w:rPr>
          <w:rFonts w:ascii="Times New Roman" w:eastAsia="Times New Roman" w:hAnsi="Times New Roman" w:cs="Times New Roman"/>
          <w:sz w:val="24"/>
          <w:szCs w:val="24"/>
        </w:rPr>
        <w:t xml:space="preserve"> between two </w:t>
      </w:r>
      <w:r w:rsidR="00D8178E">
        <w:rPr>
          <w:rFonts w:ascii="Times New Roman" w:eastAsia="Times New Roman" w:hAnsi="Times New Roman" w:cs="Times New Roman"/>
          <w:sz w:val="24"/>
          <w:szCs w:val="24"/>
        </w:rPr>
        <w:t xml:space="preserve">points in time </w:t>
      </w:r>
      <w:r w:rsidRPr="00295FF4">
        <w:rPr>
          <w:rFonts w:ascii="Times New Roman" w:eastAsia="Times New Roman" w:hAnsi="Times New Roman" w:cs="Times New Roman"/>
          <w:sz w:val="24"/>
          <w:szCs w:val="24"/>
        </w:rPr>
        <w:t>using a dissimilarity index</w:t>
      </w:r>
      <w:r w:rsidR="00461C2D">
        <w:rPr>
          <w:rFonts w:ascii="Times New Roman" w:eastAsia="Times New Roman" w:hAnsi="Times New Roman" w:cs="Times New Roman"/>
          <w:sz w:val="24"/>
          <w:szCs w:val="24"/>
        </w:rPr>
        <w:t>. T</w:t>
      </w:r>
      <w:r w:rsidR="00461C2D" w:rsidRPr="00295FF4">
        <w:rPr>
          <w:rFonts w:ascii="Times New Roman" w:eastAsia="Times New Roman" w:hAnsi="Times New Roman" w:cs="Times New Roman"/>
          <w:sz w:val="24"/>
          <w:szCs w:val="24"/>
        </w:rPr>
        <w:t xml:space="preserve">he significance </w:t>
      </w:r>
      <w:r w:rsidR="00461C2D">
        <w:rPr>
          <w:rFonts w:ascii="Times New Roman" w:eastAsia="Times New Roman" w:hAnsi="Times New Roman" w:cs="Times New Roman"/>
          <w:sz w:val="24"/>
          <w:szCs w:val="24"/>
        </w:rPr>
        <w:t xml:space="preserve">of these dissimilarities is then tested using </w:t>
      </w:r>
      <w:r w:rsidRPr="00295FF4">
        <w:rPr>
          <w:rFonts w:ascii="Times New Roman" w:eastAsia="Times New Roman" w:hAnsi="Times New Roman" w:cs="Times New Roman"/>
          <w:sz w:val="24"/>
          <w:szCs w:val="24"/>
        </w:rPr>
        <w:t>permutation</w:t>
      </w:r>
      <w:r w:rsidR="00A538F0" w:rsidRPr="00295FF4">
        <w:rPr>
          <w:rFonts w:ascii="Times New Roman" w:eastAsia="Times New Roman" w:hAnsi="Times New Roman" w:cs="Times New Roman"/>
          <w:sz w:val="24"/>
          <w:szCs w:val="24"/>
        </w:rPr>
        <w:t>.</w:t>
      </w:r>
      <w:r w:rsidR="009A1C9A" w:rsidRPr="00295FF4">
        <w:rPr>
          <w:rFonts w:ascii="Times New Roman" w:eastAsia="Times New Roman" w:hAnsi="Times New Roman" w:cs="Times New Roman"/>
          <w:sz w:val="24"/>
          <w:szCs w:val="24"/>
        </w:rPr>
        <w:t xml:space="preserve"> </w:t>
      </w:r>
      <w:r w:rsidR="00461C2D">
        <w:rPr>
          <w:rFonts w:ascii="Times New Roman" w:eastAsia="Times New Roman" w:hAnsi="Times New Roman" w:cs="Times New Roman"/>
          <w:sz w:val="24"/>
          <w:szCs w:val="24"/>
        </w:rPr>
        <w:t xml:space="preserve">The </w:t>
      </w:r>
      <w:r w:rsidR="00D01E4D" w:rsidRPr="00295FF4">
        <w:rPr>
          <w:rFonts w:ascii="Times New Roman" w:eastAsia="Times New Roman" w:hAnsi="Times New Roman" w:cs="Times New Roman"/>
          <w:sz w:val="24"/>
          <w:szCs w:val="24"/>
        </w:rPr>
        <w:t xml:space="preserve">TBI </w:t>
      </w:r>
      <w:r w:rsidR="00461C2D">
        <w:rPr>
          <w:rFonts w:ascii="Times New Roman" w:eastAsia="Times New Roman" w:hAnsi="Times New Roman" w:cs="Times New Roman"/>
          <w:sz w:val="24"/>
          <w:szCs w:val="24"/>
        </w:rPr>
        <w:t xml:space="preserve">approach </w:t>
      </w:r>
      <w:r w:rsidR="00D01E4D" w:rsidRPr="00295FF4">
        <w:rPr>
          <w:rFonts w:ascii="Times New Roman" w:eastAsia="Times New Roman" w:hAnsi="Times New Roman" w:cs="Times New Roman"/>
          <w:sz w:val="24"/>
          <w:szCs w:val="24"/>
        </w:rPr>
        <w:t xml:space="preserve">has been extensively tested on community composition data </w:t>
      </w:r>
      <w:r w:rsidR="00D01E4D" w:rsidRPr="00295FF4">
        <w:rPr>
          <w:rFonts w:ascii="Times New Roman" w:eastAsia="Times New Roman" w:hAnsi="Times New Roman" w:cs="Times New Roman"/>
          <w:sz w:val="24"/>
          <w:szCs w:val="24"/>
        </w:rPr>
        <w:fldChar w:fldCharType="begin" w:fldLock="1"/>
      </w:r>
      <w:r w:rsidR="00D433EE" w:rsidRPr="00295FF4">
        <w:rPr>
          <w:rFonts w:ascii="Times New Roman" w:eastAsia="Times New Roman" w:hAnsi="Times New Roman" w:cs="Times New Roman"/>
          <w:sz w:val="24"/>
          <w:szCs w:val="24"/>
        </w:rPr>
        <w:instrText>ADDIN CSL_CITATION {"citationItems":[{"id":"ITEM-1","itemData":{"DOI":"10.1002/ece3.4984","author":[{"dropping-particle":"","family":"Legendre","given":"Pierre","non-dropping-particle":"","parse-names":false,"suffix":""}],"container-title":"Ecology and Evolution","id":"ITEM-1","issued":{"date-parts":[["2019"]]},"page":"3500-3514","title":"A temporal beta‐diversity index to identify sites that have changed in exceptional ways in space-time surveys","type":"article-journal","volume":"9"},"uris":["http://www.mendeley.com/documents/?uuid=927aa552-9970-4ab4-833f-c2ccf5c5c7a1"]}],"mendeley":{"formattedCitation":"(Legendre, 2019b)","plainTextFormattedCitation":"(Legendre, 2019b)","previouslyFormattedCitation":"(Legendre, 2019b)"},"properties":{"noteIndex":0},"schema":"https://github.com/citation-style-language/schema/raw/master/csl-citation.json"}</w:instrText>
      </w:r>
      <w:r w:rsidR="00D01E4D" w:rsidRPr="00295FF4">
        <w:rPr>
          <w:rFonts w:ascii="Times New Roman" w:eastAsia="Times New Roman" w:hAnsi="Times New Roman" w:cs="Times New Roman"/>
          <w:sz w:val="24"/>
          <w:szCs w:val="24"/>
        </w:rPr>
        <w:fldChar w:fldCharType="separate"/>
      </w:r>
      <w:r w:rsidR="00D01E4D" w:rsidRPr="00295FF4">
        <w:rPr>
          <w:rFonts w:ascii="Times New Roman" w:eastAsia="Times New Roman" w:hAnsi="Times New Roman" w:cs="Times New Roman"/>
          <w:noProof/>
          <w:sz w:val="24"/>
          <w:szCs w:val="24"/>
        </w:rPr>
        <w:t>(Legendre, 2019b)</w:t>
      </w:r>
      <w:r w:rsidR="00D01E4D" w:rsidRPr="00295FF4">
        <w:rPr>
          <w:rFonts w:ascii="Times New Roman" w:eastAsia="Times New Roman" w:hAnsi="Times New Roman" w:cs="Times New Roman"/>
          <w:sz w:val="24"/>
          <w:szCs w:val="24"/>
        </w:rPr>
        <w:fldChar w:fldCharType="end"/>
      </w:r>
      <w:r w:rsidR="00D01E4D" w:rsidRPr="00295FF4">
        <w:rPr>
          <w:rFonts w:ascii="Times New Roman" w:eastAsia="Times New Roman" w:hAnsi="Times New Roman" w:cs="Times New Roman"/>
          <w:sz w:val="24"/>
          <w:szCs w:val="24"/>
        </w:rPr>
        <w:t xml:space="preserve">, </w:t>
      </w:r>
      <w:r w:rsidR="00461C2D">
        <w:rPr>
          <w:rFonts w:ascii="Times New Roman" w:eastAsia="Times New Roman" w:hAnsi="Times New Roman" w:cs="Times New Roman"/>
          <w:sz w:val="24"/>
          <w:szCs w:val="24"/>
        </w:rPr>
        <w:t>but its ability to detect meaningful changes in genetic diversity has not yet been examined</w:t>
      </w:r>
      <w:r w:rsidR="00D01E4D" w:rsidRPr="00295FF4">
        <w:rPr>
          <w:rFonts w:ascii="Times New Roman" w:eastAsia="Times New Roman" w:hAnsi="Times New Roman" w:cs="Times New Roman"/>
          <w:sz w:val="24"/>
          <w:szCs w:val="24"/>
        </w:rPr>
        <w:t>.</w:t>
      </w:r>
    </w:p>
    <w:p w14:paraId="4A04DFC6" w14:textId="4A76ED97" w:rsidR="00AA4E39" w:rsidRPr="00295FF4" w:rsidRDefault="006F04E2" w:rsidP="00AD4106">
      <w:pPr>
        <w:spacing w:before="240" w:after="240" w:line="480" w:lineRule="auto"/>
        <w:rPr>
          <w:rFonts w:ascii="Times New Roman" w:eastAsia="Times New Roman" w:hAnsi="Times New Roman" w:cs="Times New Roman"/>
          <w:sz w:val="24"/>
          <w:szCs w:val="24"/>
        </w:rPr>
      </w:pPr>
      <w:r w:rsidRPr="00295FF4">
        <w:rPr>
          <w:rFonts w:ascii="Times New Roman" w:eastAsia="Times New Roman" w:hAnsi="Times New Roman" w:cs="Times New Roman"/>
          <w:sz w:val="24"/>
          <w:szCs w:val="24"/>
        </w:rPr>
        <w:t xml:space="preserve">In this study, we </w:t>
      </w:r>
      <w:r w:rsidR="00461C2D">
        <w:rPr>
          <w:rFonts w:ascii="Times New Roman" w:eastAsia="Times New Roman" w:hAnsi="Times New Roman" w:cs="Times New Roman"/>
          <w:sz w:val="24"/>
          <w:szCs w:val="24"/>
        </w:rPr>
        <w:t xml:space="preserve">expand </w:t>
      </w:r>
      <w:r w:rsidR="001411DE" w:rsidRPr="00295FF4">
        <w:rPr>
          <w:rFonts w:ascii="Times New Roman" w:eastAsia="Times New Roman" w:hAnsi="Times New Roman" w:cs="Times New Roman"/>
          <w:sz w:val="24"/>
          <w:szCs w:val="24"/>
        </w:rPr>
        <w:t xml:space="preserve">the </w:t>
      </w:r>
      <w:r w:rsidR="00461C2D">
        <w:rPr>
          <w:rFonts w:ascii="Times New Roman" w:eastAsia="Times New Roman" w:hAnsi="Times New Roman" w:cs="Times New Roman"/>
          <w:sz w:val="24"/>
          <w:szCs w:val="24"/>
        </w:rPr>
        <w:t xml:space="preserve">TBI </w:t>
      </w:r>
      <w:r w:rsidR="001411DE" w:rsidRPr="00295FF4">
        <w:rPr>
          <w:rFonts w:ascii="Times New Roman" w:eastAsia="Times New Roman" w:hAnsi="Times New Roman" w:cs="Times New Roman"/>
          <w:sz w:val="24"/>
          <w:szCs w:val="24"/>
        </w:rPr>
        <w:t xml:space="preserve">framework to </w:t>
      </w:r>
      <w:r w:rsidR="00461C2D">
        <w:rPr>
          <w:rFonts w:ascii="Times New Roman" w:eastAsia="Times New Roman" w:hAnsi="Times New Roman" w:cs="Times New Roman"/>
          <w:sz w:val="24"/>
          <w:szCs w:val="24"/>
        </w:rPr>
        <w:t>be applicable to spatial temporal population genetic data. The objective of o</w:t>
      </w:r>
      <w:r w:rsidR="00AE630D">
        <w:rPr>
          <w:rFonts w:ascii="Times New Roman" w:eastAsia="Times New Roman" w:hAnsi="Times New Roman" w:cs="Times New Roman"/>
          <w:sz w:val="24"/>
          <w:szCs w:val="24"/>
        </w:rPr>
        <w:t>ur new method</w:t>
      </w:r>
      <w:r w:rsidR="00604C02" w:rsidRPr="00295FF4">
        <w:rPr>
          <w:rFonts w:ascii="Times New Roman" w:eastAsia="Times New Roman" w:hAnsi="Times New Roman" w:cs="Times New Roman"/>
          <w:sz w:val="24"/>
          <w:szCs w:val="24"/>
        </w:rPr>
        <w:t>, Temporal Genetic diversity Indices (TGI),</w:t>
      </w:r>
      <w:r w:rsidR="004E13A5" w:rsidRPr="00295FF4">
        <w:rPr>
          <w:rFonts w:ascii="Times New Roman" w:eastAsia="Times New Roman" w:hAnsi="Times New Roman" w:cs="Times New Roman"/>
          <w:sz w:val="24"/>
          <w:szCs w:val="24"/>
        </w:rPr>
        <w:t xml:space="preserve"> </w:t>
      </w:r>
      <w:r w:rsidR="00461C2D">
        <w:rPr>
          <w:rFonts w:ascii="Times New Roman" w:eastAsia="Times New Roman" w:hAnsi="Times New Roman" w:cs="Times New Roman"/>
          <w:sz w:val="24"/>
          <w:szCs w:val="24"/>
        </w:rPr>
        <w:t xml:space="preserve">is </w:t>
      </w:r>
      <w:r w:rsidR="004E13A5" w:rsidRPr="00295FF4">
        <w:rPr>
          <w:rFonts w:ascii="Times New Roman" w:eastAsia="Times New Roman" w:hAnsi="Times New Roman" w:cs="Times New Roman"/>
          <w:sz w:val="24"/>
          <w:szCs w:val="24"/>
        </w:rPr>
        <w:t xml:space="preserve">to </w:t>
      </w:r>
      <w:r w:rsidR="00BF391B" w:rsidRPr="00295FF4">
        <w:rPr>
          <w:rFonts w:ascii="Times New Roman" w:eastAsia="Times New Roman" w:hAnsi="Times New Roman" w:cs="Times New Roman"/>
          <w:sz w:val="24"/>
          <w:szCs w:val="24"/>
        </w:rPr>
        <w:t xml:space="preserve">quantify and statistically assess temporal variation in spatial genetic </w:t>
      </w:r>
      <w:r w:rsidR="0003098F" w:rsidRPr="00295FF4">
        <w:rPr>
          <w:rFonts w:ascii="Times New Roman" w:eastAsia="Times New Roman" w:hAnsi="Times New Roman" w:cs="Times New Roman"/>
          <w:sz w:val="24"/>
          <w:szCs w:val="24"/>
        </w:rPr>
        <w:t>diversity</w:t>
      </w:r>
      <w:r w:rsidR="004E13A5" w:rsidRPr="00295FF4">
        <w:rPr>
          <w:rFonts w:ascii="Times New Roman" w:eastAsia="Times New Roman" w:hAnsi="Times New Roman" w:cs="Times New Roman"/>
          <w:sz w:val="24"/>
          <w:szCs w:val="24"/>
        </w:rPr>
        <w:t xml:space="preserve">. </w:t>
      </w:r>
      <w:r w:rsidR="00BF391B" w:rsidRPr="00295FF4">
        <w:rPr>
          <w:rFonts w:ascii="Times New Roman" w:eastAsia="Times New Roman" w:hAnsi="Times New Roman" w:cs="Times New Roman"/>
          <w:sz w:val="24"/>
          <w:szCs w:val="24"/>
        </w:rPr>
        <w:t>Q</w:t>
      </w:r>
      <w:r w:rsidR="004E13A5" w:rsidRPr="00295FF4">
        <w:rPr>
          <w:rFonts w:ascii="Times New Roman" w:eastAsia="Times New Roman" w:hAnsi="Times New Roman" w:cs="Times New Roman"/>
          <w:sz w:val="24"/>
          <w:szCs w:val="24"/>
        </w:rPr>
        <w:t>uantifying relative temporal genetic change</w:t>
      </w:r>
      <w:r w:rsidR="00BF391B" w:rsidRPr="00295FF4">
        <w:rPr>
          <w:rFonts w:ascii="Times New Roman" w:eastAsia="Times New Roman" w:hAnsi="Times New Roman" w:cs="Times New Roman"/>
          <w:sz w:val="24"/>
          <w:szCs w:val="24"/>
        </w:rPr>
        <w:t xml:space="preserve"> among locations will </w:t>
      </w:r>
      <w:r w:rsidR="00074A90" w:rsidRPr="00295FF4">
        <w:rPr>
          <w:rFonts w:ascii="Times New Roman" w:eastAsia="Times New Roman" w:hAnsi="Times New Roman" w:cs="Times New Roman"/>
          <w:sz w:val="24"/>
          <w:szCs w:val="24"/>
        </w:rPr>
        <w:t xml:space="preserve">allow us to infer </w:t>
      </w:r>
      <w:r w:rsidR="00033B96">
        <w:rPr>
          <w:rFonts w:ascii="Times New Roman" w:eastAsia="Times New Roman" w:hAnsi="Times New Roman" w:cs="Times New Roman"/>
          <w:sz w:val="24"/>
          <w:szCs w:val="24"/>
        </w:rPr>
        <w:t xml:space="preserve">the existence of </w:t>
      </w:r>
      <w:r w:rsidR="001A5222" w:rsidRPr="00295FF4">
        <w:rPr>
          <w:rFonts w:ascii="Times New Roman" w:eastAsia="Times New Roman" w:hAnsi="Times New Roman" w:cs="Times New Roman"/>
          <w:sz w:val="24"/>
          <w:szCs w:val="24"/>
        </w:rPr>
        <w:t xml:space="preserve">past </w:t>
      </w:r>
      <w:r w:rsidR="00074A90" w:rsidRPr="00295FF4">
        <w:rPr>
          <w:rFonts w:ascii="Times New Roman" w:eastAsia="Times New Roman" w:hAnsi="Times New Roman" w:cs="Times New Roman"/>
          <w:sz w:val="24"/>
          <w:szCs w:val="24"/>
        </w:rPr>
        <w:t xml:space="preserve">demographic </w:t>
      </w:r>
      <w:r w:rsidR="001A5222" w:rsidRPr="00295FF4">
        <w:rPr>
          <w:rFonts w:ascii="Times New Roman" w:eastAsia="Times New Roman" w:hAnsi="Times New Roman" w:cs="Times New Roman"/>
          <w:sz w:val="24"/>
          <w:szCs w:val="24"/>
        </w:rPr>
        <w:t>event</w:t>
      </w:r>
      <w:r w:rsidR="00074A90" w:rsidRPr="00295FF4">
        <w:rPr>
          <w:rFonts w:ascii="Times New Roman" w:eastAsia="Times New Roman" w:hAnsi="Times New Roman" w:cs="Times New Roman"/>
          <w:sz w:val="24"/>
          <w:szCs w:val="24"/>
        </w:rPr>
        <w:t>s</w:t>
      </w:r>
      <w:ins w:id="69" w:author="Patrick James" w:date="2019-11-12T16:40:00Z">
        <w:r w:rsidR="00461C2D">
          <w:rPr>
            <w:rFonts w:ascii="Times New Roman" w:eastAsia="Times New Roman" w:hAnsi="Times New Roman" w:cs="Times New Roman"/>
            <w:sz w:val="24"/>
            <w:szCs w:val="24"/>
          </w:rPr>
          <w:t xml:space="preserve"> </w:t>
        </w:r>
        <w:commentRangeStart w:id="70"/>
        <w:r w:rsidR="00461C2D">
          <w:rPr>
            <w:rFonts w:ascii="Times New Roman" w:eastAsia="Times New Roman" w:hAnsi="Times New Roman" w:cs="Times New Roman"/>
            <w:sz w:val="24"/>
            <w:szCs w:val="24"/>
          </w:rPr>
          <w:t>and…</w:t>
        </w:r>
        <w:commentRangeEnd w:id="70"/>
        <w:r w:rsidR="00461C2D">
          <w:rPr>
            <w:rStyle w:val="Marquedecommentaire"/>
          </w:rPr>
          <w:commentReference w:id="70"/>
        </w:r>
      </w:ins>
      <w:r w:rsidR="00BF391B" w:rsidRPr="00295FF4">
        <w:rPr>
          <w:rFonts w:ascii="Times New Roman" w:eastAsia="Times New Roman" w:hAnsi="Times New Roman" w:cs="Times New Roman"/>
          <w:sz w:val="24"/>
          <w:szCs w:val="24"/>
        </w:rPr>
        <w:t xml:space="preserve">. Persisting </w:t>
      </w:r>
      <w:r w:rsidR="001A5222" w:rsidRPr="00295FF4">
        <w:rPr>
          <w:rFonts w:ascii="Times New Roman" w:eastAsia="Times New Roman" w:hAnsi="Times New Roman" w:cs="Times New Roman"/>
          <w:sz w:val="24"/>
          <w:szCs w:val="24"/>
        </w:rPr>
        <w:t>spatial legacies in genetic diversity</w:t>
      </w:r>
      <w:r w:rsidR="00BF391B" w:rsidRPr="00295FF4">
        <w:rPr>
          <w:rFonts w:ascii="Times New Roman" w:eastAsia="Times New Roman" w:hAnsi="Times New Roman" w:cs="Times New Roman"/>
          <w:sz w:val="24"/>
          <w:szCs w:val="24"/>
        </w:rPr>
        <w:t xml:space="preserve"> can also be used to identify sites that were most strongly impacted by previous demographic </w:t>
      </w:r>
      <w:r w:rsidR="001A5222" w:rsidRPr="00295FF4">
        <w:rPr>
          <w:rFonts w:ascii="Times New Roman" w:eastAsia="Times New Roman" w:hAnsi="Times New Roman" w:cs="Times New Roman"/>
          <w:sz w:val="24"/>
          <w:szCs w:val="24"/>
        </w:rPr>
        <w:t>event</w:t>
      </w:r>
      <w:r w:rsidR="00BF391B" w:rsidRPr="00295FF4">
        <w:rPr>
          <w:rFonts w:ascii="Times New Roman" w:eastAsia="Times New Roman" w:hAnsi="Times New Roman" w:cs="Times New Roman"/>
          <w:sz w:val="24"/>
          <w:szCs w:val="24"/>
        </w:rPr>
        <w:t>s</w:t>
      </w:r>
      <w:r w:rsidR="001A5222" w:rsidRPr="00295FF4">
        <w:rPr>
          <w:rFonts w:ascii="Times New Roman" w:eastAsia="Times New Roman" w:hAnsi="Times New Roman" w:cs="Times New Roman"/>
          <w:sz w:val="24"/>
          <w:szCs w:val="24"/>
        </w:rPr>
        <w:t xml:space="preserve">. </w:t>
      </w:r>
      <w:r w:rsidR="004E13A5" w:rsidRPr="00295FF4">
        <w:rPr>
          <w:rFonts w:ascii="Times New Roman" w:eastAsia="Times New Roman" w:hAnsi="Times New Roman" w:cs="Times New Roman"/>
          <w:sz w:val="24"/>
          <w:szCs w:val="24"/>
        </w:rPr>
        <w:t xml:space="preserve">To demonstrate </w:t>
      </w:r>
      <w:r w:rsidR="004E13A5" w:rsidRPr="00295FF4">
        <w:rPr>
          <w:rFonts w:ascii="Times New Roman" w:eastAsia="Times New Roman" w:hAnsi="Times New Roman" w:cs="Times New Roman"/>
          <w:sz w:val="24"/>
          <w:szCs w:val="24"/>
        </w:rPr>
        <w:lastRenderedPageBreak/>
        <w:t>the effectiveness and applicability of the approach</w:t>
      </w:r>
      <w:r w:rsidR="00033B96">
        <w:rPr>
          <w:rFonts w:ascii="Times New Roman" w:eastAsia="Times New Roman" w:hAnsi="Times New Roman" w:cs="Times New Roman"/>
          <w:sz w:val="24"/>
          <w:szCs w:val="24"/>
        </w:rPr>
        <w:t>,</w:t>
      </w:r>
      <w:r w:rsidR="004E13A5" w:rsidRPr="00295FF4">
        <w:rPr>
          <w:rFonts w:ascii="Times New Roman" w:eastAsia="Times New Roman" w:hAnsi="Times New Roman" w:cs="Times New Roman"/>
          <w:sz w:val="24"/>
          <w:szCs w:val="24"/>
        </w:rPr>
        <w:t xml:space="preserve"> we use</w:t>
      </w:r>
      <w:r w:rsidR="001A5222" w:rsidRPr="00295FF4">
        <w:rPr>
          <w:rFonts w:ascii="Times New Roman" w:eastAsia="Times New Roman" w:hAnsi="Times New Roman" w:cs="Times New Roman"/>
          <w:sz w:val="24"/>
          <w:szCs w:val="24"/>
        </w:rPr>
        <w:t>d</w:t>
      </w:r>
      <w:r w:rsidR="004E13A5" w:rsidRPr="00295FF4">
        <w:rPr>
          <w:rFonts w:ascii="Times New Roman" w:eastAsia="Times New Roman" w:hAnsi="Times New Roman" w:cs="Times New Roman"/>
          <w:sz w:val="24"/>
          <w:szCs w:val="24"/>
        </w:rPr>
        <w:t xml:space="preserve"> </w:t>
      </w:r>
      <w:r w:rsidR="00841510" w:rsidRPr="00295FF4">
        <w:rPr>
          <w:rFonts w:ascii="Times New Roman" w:eastAsia="Times New Roman" w:hAnsi="Times New Roman" w:cs="Times New Roman"/>
          <w:sz w:val="24"/>
          <w:szCs w:val="24"/>
        </w:rPr>
        <w:t xml:space="preserve">a </w:t>
      </w:r>
      <w:r w:rsidR="001A5222" w:rsidRPr="00295FF4">
        <w:rPr>
          <w:rFonts w:ascii="Times New Roman" w:eastAsia="Times New Roman" w:hAnsi="Times New Roman" w:cs="Times New Roman"/>
          <w:sz w:val="24"/>
          <w:szCs w:val="24"/>
        </w:rPr>
        <w:t>spatially-explicit gene flow simulator</w:t>
      </w:r>
      <w:r w:rsidR="00841510" w:rsidRPr="00295FF4">
        <w:rPr>
          <w:rFonts w:ascii="Times New Roman" w:eastAsia="Times New Roman" w:hAnsi="Times New Roman" w:cs="Times New Roman"/>
          <w:sz w:val="24"/>
          <w:szCs w:val="24"/>
        </w:rPr>
        <w:t xml:space="preserve"> </w:t>
      </w:r>
      <w:r w:rsidR="00841510" w:rsidRPr="00295FF4">
        <w:rPr>
          <w:rFonts w:ascii="Times New Roman" w:eastAsia="Times New Roman" w:hAnsi="Times New Roman" w:cs="Times New Roman"/>
          <w:sz w:val="24"/>
          <w:szCs w:val="24"/>
        </w:rPr>
        <w:fldChar w:fldCharType="begin" w:fldLock="1"/>
      </w:r>
      <w:r w:rsidR="006E412E" w:rsidRPr="00295FF4">
        <w:rPr>
          <w:rFonts w:ascii="Times New Roman" w:eastAsia="Times New Roman" w:hAnsi="Times New Roman" w:cs="Times New Roman"/>
          <w:sz w:val="24"/>
          <w:szCs w:val="24"/>
        </w:rPr>
        <w:instrText>ADDIN CSL_CITATION {"citationItems":[{"id":"ITEM-1","itemData":{"DOI":"10.1111/2041-210X.12608","ISBN":"2041-210X","ISSN":"2041210X","abstract":"1.Combining landscape demographic and genetics models offers powerful methods for addressing questions for eco-evolutionary applications.2.Using two illustrative examples, we present CDMetaPOP, a program to simulate changes in neutral and/or selection-driven genotypes through time as a function of individual-based movement, complex spatial population dynamics, and multiple and changing landscape drivers.3.CDMetaPOP provides a novel tool for questions in landscape genetics by incorporating population viability analysis, while linking directly to conservation applications.This article is protected by copyright. All rights reserved.","author":[{"dropping-particle":"","family":"Landguth","given":"Erin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Evolution","id":"ITEM-1","issue":"1","issued":{"date-parts":[["2017"]]},"page":"4-11","title":"CDMetaPOP: an individual-based, eco-evolutionary model for spatially explicit simulation of landscape demogenetics","type":"article-journal","volume":"8"},"uris":["http://www.mendeley.com/documents/?uuid=37d37f94-8f1b-4ec8-8cbb-784d8d20d9a7"]}],"mendeley":{"formattedCitation":"(Landguth, Bearlin, Day, &amp; Dunham, 2017)","plainTextFormattedCitation":"(Landguth, Bearlin, Day, &amp; Dunham, 2017)","previouslyFormattedCitation":"(Landguth, Bearlin, Day, &amp; Dunham, 2017)"},"properties":{"noteIndex":0},"schema":"https://github.com/citation-style-language/schema/raw/master/csl-citation.json"}</w:instrText>
      </w:r>
      <w:r w:rsidR="00841510" w:rsidRPr="00295FF4">
        <w:rPr>
          <w:rFonts w:ascii="Times New Roman" w:eastAsia="Times New Roman" w:hAnsi="Times New Roman" w:cs="Times New Roman"/>
          <w:sz w:val="24"/>
          <w:szCs w:val="24"/>
        </w:rPr>
        <w:fldChar w:fldCharType="separate"/>
      </w:r>
      <w:r w:rsidR="00841510" w:rsidRPr="00295FF4">
        <w:rPr>
          <w:rFonts w:ascii="Times New Roman" w:eastAsia="Times New Roman" w:hAnsi="Times New Roman" w:cs="Times New Roman"/>
          <w:noProof/>
          <w:sz w:val="24"/>
          <w:szCs w:val="24"/>
        </w:rPr>
        <w:t>(Landguth, Bearlin, Day, &amp; Dunham, 2017)</w:t>
      </w:r>
      <w:r w:rsidR="00841510" w:rsidRPr="00295FF4">
        <w:rPr>
          <w:rFonts w:ascii="Times New Roman" w:eastAsia="Times New Roman" w:hAnsi="Times New Roman" w:cs="Times New Roman"/>
          <w:sz w:val="24"/>
          <w:szCs w:val="24"/>
        </w:rPr>
        <w:fldChar w:fldCharType="end"/>
      </w:r>
      <w:r w:rsidR="001A5222" w:rsidRPr="00295FF4">
        <w:rPr>
          <w:rFonts w:ascii="Times New Roman" w:eastAsia="Times New Roman" w:hAnsi="Times New Roman" w:cs="Times New Roman"/>
          <w:sz w:val="24"/>
          <w:szCs w:val="24"/>
        </w:rPr>
        <w:t xml:space="preserve">. </w:t>
      </w:r>
      <w:r w:rsidR="004E13A5" w:rsidRPr="00295FF4">
        <w:rPr>
          <w:rFonts w:ascii="Times New Roman" w:eastAsia="Times New Roman" w:hAnsi="Times New Roman" w:cs="Times New Roman"/>
          <w:sz w:val="24"/>
          <w:szCs w:val="24"/>
        </w:rPr>
        <w:t xml:space="preserve">We simulated </w:t>
      </w:r>
      <w:r w:rsidR="001411DE" w:rsidRPr="00295FF4">
        <w:rPr>
          <w:rFonts w:ascii="Times New Roman" w:eastAsia="Times New Roman" w:hAnsi="Times New Roman" w:cs="Times New Roman"/>
          <w:sz w:val="24"/>
          <w:szCs w:val="24"/>
        </w:rPr>
        <w:t xml:space="preserve">multiple </w:t>
      </w:r>
      <w:r w:rsidR="004E13A5" w:rsidRPr="00295FF4">
        <w:rPr>
          <w:rFonts w:ascii="Times New Roman" w:eastAsia="Times New Roman" w:hAnsi="Times New Roman" w:cs="Times New Roman"/>
          <w:sz w:val="24"/>
          <w:szCs w:val="24"/>
        </w:rPr>
        <w:t xml:space="preserve">scenarios </w:t>
      </w:r>
      <w:r w:rsidR="001411DE" w:rsidRPr="00295FF4">
        <w:rPr>
          <w:rFonts w:ascii="Times New Roman" w:eastAsia="Times New Roman" w:hAnsi="Times New Roman" w:cs="Times New Roman"/>
          <w:sz w:val="24"/>
          <w:szCs w:val="24"/>
        </w:rPr>
        <w:t xml:space="preserve">in which portions of a </w:t>
      </w:r>
      <w:r w:rsidR="004E13A5" w:rsidRPr="00295FF4">
        <w:rPr>
          <w:rFonts w:ascii="Times New Roman" w:eastAsia="Times New Roman" w:hAnsi="Times New Roman" w:cs="Times New Roman"/>
          <w:sz w:val="24"/>
          <w:szCs w:val="24"/>
        </w:rPr>
        <w:t xml:space="preserve">landscape </w:t>
      </w:r>
      <w:r w:rsidR="001411DE" w:rsidRPr="00295FF4">
        <w:rPr>
          <w:rFonts w:ascii="Times New Roman" w:eastAsia="Times New Roman" w:hAnsi="Times New Roman" w:cs="Times New Roman"/>
          <w:sz w:val="24"/>
          <w:szCs w:val="24"/>
        </w:rPr>
        <w:t xml:space="preserve">are </w:t>
      </w:r>
      <w:r w:rsidR="004E13A5" w:rsidRPr="00295FF4">
        <w:rPr>
          <w:rFonts w:ascii="Times New Roman" w:eastAsia="Times New Roman" w:hAnsi="Times New Roman" w:cs="Times New Roman"/>
          <w:sz w:val="24"/>
          <w:szCs w:val="24"/>
        </w:rPr>
        <w:t xml:space="preserve">affected by </w:t>
      </w:r>
      <w:commentRangeStart w:id="71"/>
      <w:r w:rsidR="001A5222" w:rsidRPr="00295FF4">
        <w:rPr>
          <w:rFonts w:ascii="Times New Roman" w:eastAsia="Times New Roman" w:hAnsi="Times New Roman" w:cs="Times New Roman"/>
          <w:sz w:val="24"/>
          <w:szCs w:val="24"/>
        </w:rPr>
        <w:t xml:space="preserve">different </w:t>
      </w:r>
      <w:r w:rsidR="004E13A5" w:rsidRPr="00295FF4">
        <w:rPr>
          <w:rFonts w:ascii="Times New Roman" w:eastAsia="Times New Roman" w:hAnsi="Times New Roman" w:cs="Times New Roman"/>
          <w:sz w:val="24"/>
          <w:szCs w:val="24"/>
        </w:rPr>
        <w:t>non-selective demographic changes</w:t>
      </w:r>
      <w:commentRangeEnd w:id="71"/>
      <w:r w:rsidR="00461C2D">
        <w:rPr>
          <w:rStyle w:val="Marquedecommentaire"/>
        </w:rPr>
        <w:commentReference w:id="71"/>
      </w:r>
      <w:r w:rsidR="001A5222" w:rsidRPr="00295FF4">
        <w:rPr>
          <w:rStyle w:val="Marquedecommentaire"/>
          <w:rFonts w:ascii="Times New Roman" w:hAnsi="Times New Roman" w:cs="Times New Roman"/>
          <w:sz w:val="24"/>
          <w:szCs w:val="24"/>
        </w:rPr>
        <w:t>.</w:t>
      </w:r>
      <w:r w:rsidR="004E13A5" w:rsidRPr="00295FF4">
        <w:rPr>
          <w:rFonts w:ascii="Times New Roman" w:eastAsia="Times New Roman" w:hAnsi="Times New Roman" w:cs="Times New Roman"/>
          <w:sz w:val="24"/>
          <w:szCs w:val="24"/>
        </w:rPr>
        <w:t xml:space="preserve"> We then used T</w:t>
      </w:r>
      <w:r w:rsidR="00604C02" w:rsidRPr="00295FF4">
        <w:rPr>
          <w:rFonts w:ascii="Times New Roman" w:eastAsia="Times New Roman" w:hAnsi="Times New Roman" w:cs="Times New Roman"/>
          <w:sz w:val="24"/>
          <w:szCs w:val="24"/>
        </w:rPr>
        <w:t>GI</w:t>
      </w:r>
      <w:r w:rsidR="004E13A5" w:rsidRPr="00295FF4">
        <w:rPr>
          <w:rFonts w:ascii="Times New Roman" w:eastAsia="Times New Roman" w:hAnsi="Times New Roman" w:cs="Times New Roman"/>
          <w:sz w:val="24"/>
          <w:szCs w:val="24"/>
        </w:rPr>
        <w:t xml:space="preserve"> to measure changes in </w:t>
      </w:r>
      <w:r w:rsidR="00033B96">
        <w:rPr>
          <w:rFonts w:ascii="Times New Roman" w:eastAsia="Times New Roman" w:hAnsi="Times New Roman" w:cs="Times New Roman"/>
          <w:sz w:val="24"/>
          <w:szCs w:val="24"/>
        </w:rPr>
        <w:t xml:space="preserve">the </w:t>
      </w:r>
      <w:commentRangeStart w:id="72"/>
      <w:r w:rsidR="004E13A5" w:rsidRPr="00295FF4">
        <w:rPr>
          <w:rFonts w:ascii="Times New Roman" w:eastAsia="Times New Roman" w:hAnsi="Times New Roman" w:cs="Times New Roman"/>
          <w:sz w:val="24"/>
          <w:szCs w:val="24"/>
        </w:rPr>
        <w:t xml:space="preserve">genetic </w:t>
      </w:r>
      <w:r w:rsidR="006451B0" w:rsidRPr="00295FF4">
        <w:rPr>
          <w:rFonts w:ascii="Times New Roman" w:eastAsia="Times New Roman" w:hAnsi="Times New Roman" w:cs="Times New Roman"/>
          <w:sz w:val="24"/>
          <w:szCs w:val="24"/>
        </w:rPr>
        <w:t>make-up</w:t>
      </w:r>
      <w:r w:rsidR="004E13A5" w:rsidRPr="00295FF4">
        <w:rPr>
          <w:rFonts w:ascii="Times New Roman" w:eastAsia="Times New Roman" w:hAnsi="Times New Roman" w:cs="Times New Roman"/>
          <w:sz w:val="24"/>
          <w:szCs w:val="24"/>
        </w:rPr>
        <w:t xml:space="preserve"> of our populations</w:t>
      </w:r>
      <w:commentRangeEnd w:id="72"/>
      <w:r w:rsidR="00461C2D">
        <w:rPr>
          <w:rStyle w:val="Marquedecommentaire"/>
        </w:rPr>
        <w:commentReference w:id="72"/>
      </w:r>
      <w:r w:rsidR="00461C2D">
        <w:rPr>
          <w:rFonts w:ascii="Times New Roman" w:eastAsia="Times New Roman" w:hAnsi="Times New Roman" w:cs="Times New Roman"/>
          <w:sz w:val="24"/>
          <w:szCs w:val="24"/>
        </w:rPr>
        <w:t xml:space="preserve"> under different demographic contexts. Specificall</w:t>
      </w:r>
      <w:bookmarkStart w:id="73" w:name="_GoBack"/>
      <w:bookmarkEnd w:id="73"/>
      <w:r w:rsidR="00461C2D">
        <w:rPr>
          <w:rFonts w:ascii="Times New Roman" w:eastAsia="Times New Roman" w:hAnsi="Times New Roman" w:cs="Times New Roman"/>
          <w:sz w:val="24"/>
          <w:szCs w:val="24"/>
        </w:rPr>
        <w:t xml:space="preserve">y, </w:t>
      </w:r>
      <w:r w:rsidR="00DA5888" w:rsidRPr="00295FF4">
        <w:rPr>
          <w:rFonts w:ascii="Times New Roman" w:eastAsia="Times New Roman" w:hAnsi="Times New Roman" w:cs="Times New Roman"/>
          <w:sz w:val="24"/>
          <w:szCs w:val="24"/>
        </w:rPr>
        <w:t xml:space="preserve">we </w:t>
      </w:r>
      <w:r w:rsidR="00276516" w:rsidRPr="00295FF4">
        <w:rPr>
          <w:rFonts w:ascii="Times New Roman" w:eastAsia="Times New Roman" w:hAnsi="Times New Roman" w:cs="Times New Roman"/>
          <w:sz w:val="24"/>
          <w:szCs w:val="24"/>
        </w:rPr>
        <w:t>explore</w:t>
      </w:r>
      <w:r w:rsidR="00931038" w:rsidRPr="00295FF4">
        <w:rPr>
          <w:rFonts w:ascii="Times New Roman" w:eastAsia="Times New Roman" w:hAnsi="Times New Roman" w:cs="Times New Roman"/>
          <w:sz w:val="24"/>
          <w:szCs w:val="24"/>
        </w:rPr>
        <w:t>d</w:t>
      </w:r>
      <w:r w:rsidR="00276516" w:rsidRPr="00295FF4">
        <w:rPr>
          <w:rFonts w:ascii="Times New Roman" w:eastAsia="Times New Roman" w:hAnsi="Times New Roman" w:cs="Times New Roman"/>
          <w:sz w:val="24"/>
          <w:szCs w:val="24"/>
        </w:rPr>
        <w:t xml:space="preserve"> how dispersal </w:t>
      </w:r>
      <w:r w:rsidR="00965170" w:rsidRPr="00295FF4">
        <w:rPr>
          <w:rFonts w:ascii="Times New Roman" w:eastAsia="Times New Roman" w:hAnsi="Times New Roman" w:cs="Times New Roman"/>
          <w:sz w:val="24"/>
          <w:szCs w:val="24"/>
        </w:rPr>
        <w:t xml:space="preserve">ability, </w:t>
      </w:r>
      <w:r w:rsidR="00276516" w:rsidRPr="00295FF4">
        <w:rPr>
          <w:rFonts w:ascii="Times New Roman" w:eastAsia="Times New Roman" w:hAnsi="Times New Roman" w:cs="Times New Roman"/>
          <w:sz w:val="24"/>
          <w:szCs w:val="24"/>
        </w:rPr>
        <w:t>the number of populations</w:t>
      </w:r>
      <w:r w:rsidR="00931038" w:rsidRPr="00295FF4">
        <w:rPr>
          <w:rFonts w:ascii="Times New Roman" w:eastAsia="Times New Roman" w:hAnsi="Times New Roman" w:cs="Times New Roman"/>
          <w:sz w:val="24"/>
          <w:szCs w:val="24"/>
        </w:rPr>
        <w:t xml:space="preserve"> affected a demographic event</w:t>
      </w:r>
      <w:r w:rsidR="00276516" w:rsidRPr="00295FF4">
        <w:rPr>
          <w:rFonts w:ascii="Times New Roman" w:eastAsia="Times New Roman" w:hAnsi="Times New Roman" w:cs="Times New Roman"/>
          <w:sz w:val="24"/>
          <w:szCs w:val="24"/>
        </w:rPr>
        <w:t>,</w:t>
      </w:r>
      <w:r w:rsidR="00931038" w:rsidRPr="00295FF4">
        <w:rPr>
          <w:rFonts w:ascii="Times New Roman" w:eastAsia="Times New Roman" w:hAnsi="Times New Roman" w:cs="Times New Roman"/>
          <w:sz w:val="24"/>
          <w:szCs w:val="24"/>
        </w:rPr>
        <w:t xml:space="preserve"> and</w:t>
      </w:r>
      <w:r w:rsidR="00276516" w:rsidRPr="00295FF4">
        <w:rPr>
          <w:rFonts w:ascii="Times New Roman" w:eastAsia="Times New Roman" w:hAnsi="Times New Roman" w:cs="Times New Roman"/>
          <w:sz w:val="24"/>
          <w:szCs w:val="24"/>
        </w:rPr>
        <w:t xml:space="preserve"> </w:t>
      </w:r>
      <w:r w:rsidR="00965170" w:rsidRPr="00295FF4">
        <w:rPr>
          <w:rFonts w:ascii="Times New Roman" w:eastAsia="Times New Roman" w:hAnsi="Times New Roman" w:cs="Times New Roman"/>
          <w:sz w:val="24"/>
          <w:szCs w:val="24"/>
        </w:rPr>
        <w:t>time between two sampling</w:t>
      </w:r>
      <w:r w:rsidR="005F394B" w:rsidRPr="00295FF4">
        <w:rPr>
          <w:rFonts w:ascii="Times New Roman" w:eastAsia="Times New Roman" w:hAnsi="Times New Roman" w:cs="Times New Roman"/>
          <w:sz w:val="24"/>
          <w:szCs w:val="24"/>
        </w:rPr>
        <w:t xml:space="preserve"> efforts</w:t>
      </w:r>
      <w:r w:rsidR="00931038" w:rsidRPr="00295FF4">
        <w:rPr>
          <w:rFonts w:ascii="Times New Roman" w:eastAsia="Times New Roman" w:hAnsi="Times New Roman" w:cs="Times New Roman"/>
          <w:sz w:val="24"/>
          <w:szCs w:val="24"/>
        </w:rPr>
        <w:t>,</w:t>
      </w:r>
      <w:r w:rsidR="00DA5888" w:rsidRPr="00295FF4">
        <w:rPr>
          <w:rFonts w:ascii="Times New Roman" w:eastAsia="Times New Roman" w:hAnsi="Times New Roman" w:cs="Times New Roman"/>
          <w:sz w:val="24"/>
          <w:szCs w:val="24"/>
        </w:rPr>
        <w:t xml:space="preserve"> affect</w:t>
      </w:r>
      <w:r w:rsidR="00931038" w:rsidRPr="00295FF4">
        <w:rPr>
          <w:rFonts w:ascii="Times New Roman" w:eastAsia="Times New Roman" w:hAnsi="Times New Roman" w:cs="Times New Roman"/>
          <w:sz w:val="24"/>
          <w:szCs w:val="24"/>
        </w:rPr>
        <w:t>ed</w:t>
      </w:r>
      <w:r w:rsidR="00DA5888" w:rsidRPr="00295FF4">
        <w:rPr>
          <w:rFonts w:ascii="Times New Roman" w:eastAsia="Times New Roman" w:hAnsi="Times New Roman" w:cs="Times New Roman"/>
          <w:sz w:val="24"/>
          <w:szCs w:val="24"/>
        </w:rPr>
        <w:t xml:space="preserve"> temporal variation in genetic diversity. </w:t>
      </w:r>
      <w:r w:rsidR="00931038" w:rsidRPr="00295FF4">
        <w:rPr>
          <w:rFonts w:ascii="Times New Roman" w:eastAsia="Times New Roman" w:hAnsi="Times New Roman" w:cs="Times New Roman"/>
          <w:sz w:val="24"/>
          <w:szCs w:val="24"/>
        </w:rPr>
        <w:t>We also</w:t>
      </w:r>
      <w:r w:rsidR="00C0184F" w:rsidRPr="00295FF4">
        <w:rPr>
          <w:rFonts w:ascii="Times New Roman" w:eastAsia="Times New Roman" w:hAnsi="Times New Roman" w:cs="Times New Roman"/>
          <w:sz w:val="24"/>
          <w:szCs w:val="24"/>
        </w:rPr>
        <w:t xml:space="preserve"> explored how different </w:t>
      </w:r>
      <w:r w:rsidR="005F394B" w:rsidRPr="00295FF4">
        <w:rPr>
          <w:rFonts w:ascii="Times New Roman" w:eastAsia="Times New Roman" w:hAnsi="Times New Roman" w:cs="Times New Roman"/>
          <w:sz w:val="24"/>
          <w:szCs w:val="24"/>
        </w:rPr>
        <w:t>permutation algorithms</w:t>
      </w:r>
      <w:r w:rsidR="00523484" w:rsidRPr="00295FF4">
        <w:rPr>
          <w:rFonts w:ascii="Times New Roman" w:eastAsia="Times New Roman" w:hAnsi="Times New Roman" w:cs="Times New Roman"/>
          <w:sz w:val="24"/>
          <w:szCs w:val="24"/>
        </w:rPr>
        <w:t xml:space="preserve"> in our</w:t>
      </w:r>
      <w:r w:rsidR="00C0184F" w:rsidRPr="00295FF4">
        <w:rPr>
          <w:rFonts w:ascii="Times New Roman" w:eastAsia="Times New Roman" w:hAnsi="Times New Roman" w:cs="Times New Roman"/>
          <w:sz w:val="24"/>
          <w:szCs w:val="24"/>
        </w:rPr>
        <w:t xml:space="preserve"> framework</w:t>
      </w:r>
      <w:r w:rsidR="00965170" w:rsidRPr="00295FF4">
        <w:rPr>
          <w:rFonts w:ascii="Times New Roman" w:eastAsia="Times New Roman" w:hAnsi="Times New Roman" w:cs="Times New Roman"/>
          <w:sz w:val="24"/>
          <w:szCs w:val="24"/>
        </w:rPr>
        <w:t xml:space="preserve"> </w:t>
      </w:r>
      <w:r w:rsidR="00C0184F" w:rsidRPr="00295FF4">
        <w:rPr>
          <w:rFonts w:ascii="Times New Roman" w:eastAsia="Times New Roman" w:hAnsi="Times New Roman" w:cs="Times New Roman"/>
          <w:sz w:val="24"/>
          <w:szCs w:val="24"/>
        </w:rPr>
        <w:t xml:space="preserve">affected </w:t>
      </w:r>
      <w:r w:rsidR="005F394B" w:rsidRPr="00295FF4">
        <w:rPr>
          <w:rFonts w:ascii="Times New Roman" w:eastAsia="Times New Roman" w:hAnsi="Times New Roman" w:cs="Times New Roman"/>
          <w:sz w:val="24"/>
          <w:szCs w:val="24"/>
        </w:rPr>
        <w:t xml:space="preserve">our ability to </w:t>
      </w:r>
      <w:r w:rsidR="00C0184F" w:rsidRPr="00295FF4">
        <w:rPr>
          <w:rFonts w:ascii="Times New Roman" w:eastAsia="Times New Roman" w:hAnsi="Times New Roman" w:cs="Times New Roman"/>
          <w:sz w:val="24"/>
          <w:szCs w:val="24"/>
        </w:rPr>
        <w:t>identify statisticall</w:t>
      </w:r>
      <w:r w:rsidR="00A92DD0" w:rsidRPr="00295FF4">
        <w:rPr>
          <w:rFonts w:ascii="Times New Roman" w:eastAsia="Times New Roman" w:hAnsi="Times New Roman" w:cs="Times New Roman"/>
          <w:sz w:val="24"/>
          <w:szCs w:val="24"/>
        </w:rPr>
        <w:t>y significant deviation from</w:t>
      </w:r>
      <w:r w:rsidR="00C0184F" w:rsidRPr="00295FF4">
        <w:rPr>
          <w:rFonts w:ascii="Times New Roman" w:eastAsia="Times New Roman" w:hAnsi="Times New Roman" w:cs="Times New Roman"/>
          <w:sz w:val="24"/>
          <w:szCs w:val="24"/>
        </w:rPr>
        <w:t xml:space="preserve"> neutral </w:t>
      </w:r>
      <w:r w:rsidR="00A92DD0" w:rsidRPr="00295FF4">
        <w:rPr>
          <w:rFonts w:ascii="Times New Roman" w:eastAsia="Times New Roman" w:hAnsi="Times New Roman" w:cs="Times New Roman"/>
          <w:sz w:val="24"/>
          <w:szCs w:val="24"/>
        </w:rPr>
        <w:t>expectations, based on simulated processes such as genetic drift</w:t>
      </w:r>
      <w:r w:rsidR="00276516" w:rsidRPr="00295FF4">
        <w:rPr>
          <w:rFonts w:ascii="Times New Roman" w:eastAsia="Times New Roman" w:hAnsi="Times New Roman" w:cs="Times New Roman"/>
          <w:sz w:val="24"/>
          <w:szCs w:val="24"/>
        </w:rPr>
        <w:t xml:space="preserve">. </w:t>
      </w:r>
      <w:r w:rsidR="00523484" w:rsidRPr="00295FF4">
        <w:rPr>
          <w:rFonts w:ascii="Times New Roman" w:eastAsia="Times New Roman" w:hAnsi="Times New Roman" w:cs="Times New Roman"/>
          <w:sz w:val="24"/>
          <w:szCs w:val="24"/>
        </w:rPr>
        <w:t xml:space="preserve">Performance was quantified using standard false positive/negative rates binary classification. </w:t>
      </w:r>
      <w:r w:rsidR="00276516" w:rsidRPr="00295FF4">
        <w:rPr>
          <w:rFonts w:ascii="Times New Roman" w:eastAsia="Times New Roman" w:hAnsi="Times New Roman" w:cs="Times New Roman"/>
          <w:sz w:val="24"/>
          <w:szCs w:val="24"/>
        </w:rPr>
        <w:t xml:space="preserve">We predict </w:t>
      </w:r>
      <w:r w:rsidR="00A92DD0" w:rsidRPr="00295FF4">
        <w:rPr>
          <w:rFonts w:ascii="Times New Roman" w:eastAsia="Times New Roman" w:hAnsi="Times New Roman" w:cs="Times New Roman"/>
          <w:sz w:val="24"/>
          <w:szCs w:val="24"/>
        </w:rPr>
        <w:t xml:space="preserve">that </w:t>
      </w:r>
      <w:r w:rsidR="003F3E31">
        <w:rPr>
          <w:rFonts w:ascii="Times New Roman" w:eastAsia="Times New Roman" w:hAnsi="Times New Roman" w:cs="Times New Roman"/>
          <w:sz w:val="24"/>
          <w:szCs w:val="24"/>
        </w:rPr>
        <w:t xml:space="preserve">our ability to detect historical demographic changes </w:t>
      </w:r>
      <w:r w:rsidR="00523484" w:rsidRPr="00295FF4">
        <w:rPr>
          <w:rFonts w:ascii="Times New Roman" w:eastAsia="Times New Roman" w:hAnsi="Times New Roman" w:cs="Times New Roman"/>
          <w:sz w:val="24"/>
          <w:szCs w:val="24"/>
        </w:rPr>
        <w:t>w</w:t>
      </w:r>
      <w:r w:rsidR="00931038" w:rsidRPr="00295FF4">
        <w:rPr>
          <w:rFonts w:ascii="Times New Roman" w:eastAsia="Times New Roman" w:hAnsi="Times New Roman" w:cs="Times New Roman"/>
          <w:sz w:val="24"/>
          <w:szCs w:val="24"/>
        </w:rPr>
        <w:t>ould</w:t>
      </w:r>
      <w:r w:rsidR="005F394B" w:rsidRPr="00295FF4">
        <w:rPr>
          <w:rFonts w:ascii="Times New Roman" w:eastAsia="Times New Roman" w:hAnsi="Times New Roman" w:cs="Times New Roman"/>
          <w:sz w:val="24"/>
          <w:szCs w:val="24"/>
        </w:rPr>
        <w:t xml:space="preserve"> </w:t>
      </w:r>
      <w:r w:rsidR="0024289D" w:rsidRPr="00295FF4">
        <w:rPr>
          <w:rFonts w:ascii="Times New Roman" w:eastAsia="Times New Roman" w:hAnsi="Times New Roman" w:cs="Times New Roman"/>
          <w:sz w:val="24"/>
          <w:szCs w:val="24"/>
        </w:rPr>
        <w:t xml:space="preserve">be </w:t>
      </w:r>
      <w:r w:rsidR="005F394B" w:rsidRPr="00295FF4">
        <w:rPr>
          <w:rFonts w:ascii="Times New Roman" w:eastAsia="Times New Roman" w:hAnsi="Times New Roman" w:cs="Times New Roman"/>
          <w:sz w:val="24"/>
          <w:szCs w:val="24"/>
        </w:rPr>
        <w:t xml:space="preserve">lower with increasing dispersal ability because of </w:t>
      </w:r>
      <w:r w:rsidR="00AA3A0B" w:rsidRPr="00295FF4">
        <w:rPr>
          <w:rFonts w:ascii="Times New Roman" w:eastAsia="Times New Roman" w:hAnsi="Times New Roman" w:cs="Times New Roman"/>
          <w:sz w:val="24"/>
          <w:szCs w:val="24"/>
        </w:rPr>
        <w:t xml:space="preserve">the homogenizing effect of a </w:t>
      </w:r>
      <w:r w:rsidR="005F394B" w:rsidRPr="00295FF4">
        <w:rPr>
          <w:rFonts w:ascii="Times New Roman" w:eastAsia="Times New Roman" w:hAnsi="Times New Roman" w:cs="Times New Roman"/>
          <w:sz w:val="24"/>
          <w:szCs w:val="24"/>
        </w:rPr>
        <w:t xml:space="preserve">higher gene flow. </w:t>
      </w:r>
      <w:r w:rsidR="00276516" w:rsidRPr="00295FF4">
        <w:rPr>
          <w:rFonts w:ascii="Times New Roman" w:eastAsia="Times New Roman" w:hAnsi="Times New Roman" w:cs="Times New Roman"/>
          <w:sz w:val="24"/>
          <w:szCs w:val="24"/>
        </w:rPr>
        <w:t xml:space="preserve">We </w:t>
      </w:r>
      <w:r w:rsidR="003F3E31">
        <w:rPr>
          <w:rFonts w:ascii="Times New Roman" w:eastAsia="Times New Roman" w:hAnsi="Times New Roman" w:cs="Times New Roman"/>
          <w:sz w:val="24"/>
          <w:szCs w:val="24"/>
        </w:rPr>
        <w:t xml:space="preserve">also </w:t>
      </w:r>
      <w:r w:rsidR="00276516" w:rsidRPr="00295FF4">
        <w:rPr>
          <w:rFonts w:ascii="Times New Roman" w:eastAsia="Times New Roman" w:hAnsi="Times New Roman" w:cs="Times New Roman"/>
          <w:sz w:val="24"/>
          <w:szCs w:val="24"/>
        </w:rPr>
        <w:t>predict that the longer the time between samplings,</w:t>
      </w:r>
      <w:r w:rsidR="005F394B" w:rsidRPr="00295FF4">
        <w:rPr>
          <w:rFonts w:ascii="Times New Roman" w:eastAsia="Times New Roman" w:hAnsi="Times New Roman" w:cs="Times New Roman"/>
          <w:sz w:val="24"/>
          <w:szCs w:val="24"/>
        </w:rPr>
        <w:t xml:space="preserve"> regardless of when an event occurred between them,</w:t>
      </w:r>
      <w:r w:rsidR="00276516" w:rsidRPr="00295FF4">
        <w:rPr>
          <w:rFonts w:ascii="Times New Roman" w:eastAsia="Times New Roman" w:hAnsi="Times New Roman" w:cs="Times New Roman"/>
          <w:sz w:val="24"/>
          <w:szCs w:val="24"/>
        </w:rPr>
        <w:t xml:space="preserve"> the harder it will be to identify where and when a demographic event occurred. </w:t>
      </w:r>
      <w:r w:rsidR="0024289D" w:rsidRPr="00295FF4">
        <w:rPr>
          <w:rFonts w:ascii="Times New Roman" w:eastAsia="Times New Roman" w:hAnsi="Times New Roman" w:cs="Times New Roman"/>
          <w:sz w:val="24"/>
          <w:szCs w:val="24"/>
        </w:rPr>
        <w:t xml:space="preserve">Finally, we </w:t>
      </w:r>
      <w:r w:rsidR="00190258" w:rsidRPr="00295FF4">
        <w:rPr>
          <w:rFonts w:ascii="Times New Roman" w:eastAsia="Times New Roman" w:hAnsi="Times New Roman" w:cs="Times New Roman"/>
          <w:sz w:val="24"/>
          <w:szCs w:val="24"/>
        </w:rPr>
        <w:t>briefly show</w:t>
      </w:r>
      <w:r w:rsidR="00AE6C1A" w:rsidRPr="00295FF4">
        <w:rPr>
          <w:rFonts w:ascii="Times New Roman" w:eastAsia="Times New Roman" w:hAnsi="Times New Roman" w:cs="Times New Roman"/>
          <w:sz w:val="24"/>
          <w:szCs w:val="24"/>
        </w:rPr>
        <w:t>ed</w:t>
      </w:r>
      <w:r w:rsidR="00190258" w:rsidRPr="00295FF4">
        <w:rPr>
          <w:rFonts w:ascii="Times New Roman" w:eastAsia="Times New Roman" w:hAnsi="Times New Roman" w:cs="Times New Roman"/>
          <w:sz w:val="24"/>
          <w:szCs w:val="24"/>
        </w:rPr>
        <w:t xml:space="preserve"> that TGI testing works on microsatellite data.</w:t>
      </w:r>
    </w:p>
    <w:p w14:paraId="6382A033" w14:textId="77777777" w:rsidR="00AA4E39" w:rsidRPr="0007763B" w:rsidRDefault="00AA4E39" w:rsidP="00A51948">
      <w:pPr>
        <w:spacing w:before="240" w:after="240" w:line="480" w:lineRule="auto"/>
        <w:rPr>
          <w:rFonts w:ascii="Times New Roman" w:eastAsia="Times New Roman" w:hAnsi="Times New Roman" w:cs="Times New Roman"/>
          <w:sz w:val="24"/>
          <w:szCs w:val="24"/>
        </w:rPr>
      </w:pPr>
    </w:p>
    <w:p w14:paraId="7FD0975B" w14:textId="283FBF36" w:rsidR="004E13A5" w:rsidRDefault="004E13A5" w:rsidP="00A51948">
      <w:pPr>
        <w:spacing w:before="240" w:after="240" w:line="480" w:lineRule="auto"/>
        <w:rPr>
          <w:rFonts w:ascii="Times New Roman" w:eastAsia="Times New Roman" w:hAnsi="Times New Roman" w:cs="Times New Roman"/>
          <w:b/>
          <w:sz w:val="24"/>
          <w:szCs w:val="24"/>
        </w:rPr>
      </w:pPr>
      <w:r w:rsidRPr="0007763B">
        <w:rPr>
          <w:rFonts w:ascii="Times New Roman" w:eastAsia="Times New Roman" w:hAnsi="Times New Roman" w:cs="Times New Roman"/>
          <w:b/>
          <w:sz w:val="24"/>
          <w:szCs w:val="24"/>
        </w:rPr>
        <w:t>METHODS</w:t>
      </w:r>
    </w:p>
    <w:p w14:paraId="309755A8" w14:textId="76DAFFB9" w:rsidR="00E97F87" w:rsidRDefault="00B76004" w:rsidP="00A51948">
      <w:pPr>
        <w:spacing w:before="240" w:after="240" w:line="480" w:lineRule="auto"/>
        <w:rPr>
          <w:rFonts w:ascii="Times New Roman" w:eastAsia="Times New Roman" w:hAnsi="Times New Roman" w:cs="Times New Roman"/>
          <w:i/>
          <w:sz w:val="24"/>
          <w:szCs w:val="24"/>
        </w:rPr>
      </w:pPr>
      <w:commentRangeStart w:id="74"/>
      <w:commentRangeStart w:id="75"/>
      <w:r>
        <w:rPr>
          <w:rFonts w:ascii="Times New Roman" w:eastAsia="Times New Roman" w:hAnsi="Times New Roman" w:cs="Times New Roman"/>
          <w:i/>
          <w:sz w:val="24"/>
          <w:szCs w:val="24"/>
        </w:rPr>
        <w:t xml:space="preserve">Adapting </w:t>
      </w:r>
      <w:r w:rsidR="00E97F87" w:rsidRPr="00B76004">
        <w:rPr>
          <w:rFonts w:ascii="Times New Roman" w:eastAsia="Times New Roman" w:hAnsi="Times New Roman" w:cs="Times New Roman"/>
          <w:i/>
          <w:sz w:val="24"/>
          <w:szCs w:val="24"/>
        </w:rPr>
        <w:t>Temporal Beta</w:t>
      </w:r>
      <w:r w:rsidR="0099229B">
        <w:rPr>
          <w:rFonts w:ascii="Times New Roman" w:eastAsia="Times New Roman" w:hAnsi="Times New Roman" w:cs="Times New Roman"/>
          <w:i/>
          <w:sz w:val="24"/>
          <w:szCs w:val="24"/>
        </w:rPr>
        <w:t xml:space="preserve"> diversity I</w:t>
      </w:r>
      <w:r w:rsidR="00E97F87" w:rsidRPr="00B76004">
        <w:rPr>
          <w:rFonts w:ascii="Times New Roman" w:eastAsia="Times New Roman" w:hAnsi="Times New Roman" w:cs="Times New Roman"/>
          <w:i/>
          <w:sz w:val="24"/>
          <w:szCs w:val="24"/>
        </w:rPr>
        <w:t>ndices for genetic data</w:t>
      </w:r>
      <w:commentRangeEnd w:id="74"/>
      <w:r w:rsidR="00500E46">
        <w:rPr>
          <w:rStyle w:val="Marquedecommentaire"/>
        </w:rPr>
        <w:commentReference w:id="74"/>
      </w:r>
      <w:commentRangeEnd w:id="75"/>
      <w:r w:rsidR="00A970F5">
        <w:rPr>
          <w:rStyle w:val="Marquedecommentaire"/>
        </w:rPr>
        <w:commentReference w:id="75"/>
      </w:r>
    </w:p>
    <w:p w14:paraId="56A0184C" w14:textId="17C6BC47" w:rsidR="00596B92" w:rsidRDefault="00131E2F" w:rsidP="00AF3E77">
      <w:pPr>
        <w:spacing w:before="240" w:after="240" w:line="480" w:lineRule="auto"/>
        <w:rPr>
          <w:ins w:id="76" w:author="Patrick James" w:date="2019-11-12T17:02:00Z"/>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Calculating </w:t>
      </w:r>
      <w:r w:rsidR="002F53A6">
        <w:rPr>
          <w:rFonts w:ascii="Times New Roman" w:eastAsia="Times New Roman" w:hAnsi="Times New Roman" w:cs="Times New Roman"/>
          <w:sz w:val="24"/>
          <w:szCs w:val="24"/>
          <w:lang w:val="en-GB"/>
        </w:rPr>
        <w:t>TBI involves computing dissimilarities</w:t>
      </w:r>
      <w:r w:rsidR="002F53A6" w:rsidRPr="002F53A6">
        <w:rPr>
          <w:rFonts w:ascii="Times New Roman" w:eastAsia="Times New Roman" w:hAnsi="Times New Roman" w:cs="Times New Roman"/>
          <w:sz w:val="24"/>
          <w:szCs w:val="24"/>
          <w:lang w:val="en-GB"/>
        </w:rPr>
        <w:t xml:space="preserve"> in species composition </w:t>
      </w:r>
      <w:r w:rsidR="002F53A6">
        <w:rPr>
          <w:rFonts w:ascii="Times New Roman" w:eastAsia="Times New Roman" w:hAnsi="Times New Roman" w:cs="Times New Roman"/>
          <w:sz w:val="24"/>
          <w:szCs w:val="24"/>
          <w:lang w:val="en-GB"/>
        </w:rPr>
        <w:t xml:space="preserve">between temporal surveys of the same sites, and testing their significance through permutations of the site-species input matrices. </w:t>
      </w:r>
      <w:r w:rsidR="00A84ED9">
        <w:rPr>
          <w:rFonts w:ascii="Times New Roman" w:eastAsia="Times New Roman" w:hAnsi="Times New Roman" w:cs="Times New Roman"/>
          <w:sz w:val="24"/>
          <w:szCs w:val="24"/>
          <w:lang w:val="en-GB"/>
        </w:rPr>
        <w:t xml:space="preserve">In extending TBI to </w:t>
      </w:r>
      <w:r w:rsidR="002F53A6">
        <w:rPr>
          <w:rFonts w:ascii="Times New Roman" w:eastAsia="Times New Roman" w:hAnsi="Times New Roman" w:cs="Times New Roman"/>
          <w:sz w:val="24"/>
          <w:szCs w:val="24"/>
          <w:lang w:val="en-GB"/>
        </w:rPr>
        <w:t xml:space="preserve">TGI we considered population-level genotype frequency matrices as input, </w:t>
      </w:r>
      <w:r w:rsidR="006368E7">
        <w:rPr>
          <w:rFonts w:ascii="Times New Roman" w:eastAsia="Times New Roman" w:hAnsi="Times New Roman" w:cs="Times New Roman"/>
          <w:sz w:val="24"/>
          <w:szCs w:val="24"/>
          <w:lang w:val="en-GB"/>
        </w:rPr>
        <w:t xml:space="preserve">used genetic distances </w:t>
      </w:r>
      <w:r w:rsidR="00A64B43">
        <w:rPr>
          <w:rFonts w:ascii="Times New Roman" w:eastAsia="Times New Roman" w:hAnsi="Times New Roman" w:cs="Times New Roman"/>
          <w:sz w:val="24"/>
          <w:szCs w:val="24"/>
          <w:lang w:val="en-GB"/>
        </w:rPr>
        <w:t>as dissimilarity</w:t>
      </w:r>
      <w:r w:rsidR="002F53A6">
        <w:rPr>
          <w:rFonts w:ascii="Times New Roman" w:eastAsia="Times New Roman" w:hAnsi="Times New Roman" w:cs="Times New Roman"/>
          <w:sz w:val="24"/>
          <w:szCs w:val="24"/>
          <w:lang w:val="en-GB"/>
        </w:rPr>
        <w:t>,</w:t>
      </w:r>
      <w:r w:rsidR="006368E7">
        <w:rPr>
          <w:rFonts w:ascii="Times New Roman" w:eastAsia="Times New Roman" w:hAnsi="Times New Roman" w:cs="Times New Roman"/>
          <w:sz w:val="24"/>
          <w:szCs w:val="24"/>
          <w:lang w:val="en-GB"/>
        </w:rPr>
        <w:t xml:space="preserve"> and the</w:t>
      </w:r>
      <w:r w:rsidR="002F53A6">
        <w:rPr>
          <w:rFonts w:ascii="Times New Roman" w:eastAsia="Times New Roman" w:hAnsi="Times New Roman" w:cs="Times New Roman"/>
          <w:sz w:val="24"/>
          <w:szCs w:val="24"/>
          <w:lang w:val="en-GB"/>
        </w:rPr>
        <w:t xml:space="preserve"> null hypothesis became that </w:t>
      </w:r>
      <w:r w:rsidR="002F53A6">
        <w:rPr>
          <w:rFonts w:ascii="Times New Roman" w:eastAsia="Times New Roman" w:hAnsi="Times New Roman" w:cs="Times New Roman"/>
          <w:sz w:val="24"/>
          <w:szCs w:val="24"/>
          <w:lang w:val="en-GB"/>
        </w:rPr>
        <w:lastRenderedPageBreak/>
        <w:t xml:space="preserve">genetic diversity </w:t>
      </w:r>
      <w:r w:rsidR="00A84ED9">
        <w:rPr>
          <w:rFonts w:ascii="Times New Roman" w:eastAsia="Times New Roman" w:hAnsi="Times New Roman" w:cs="Times New Roman"/>
          <w:sz w:val="24"/>
          <w:szCs w:val="24"/>
          <w:lang w:val="en-GB"/>
        </w:rPr>
        <w:t xml:space="preserve">did not differ </w:t>
      </w:r>
      <w:r w:rsidR="002F53A6">
        <w:rPr>
          <w:rFonts w:ascii="Times New Roman" w:eastAsia="Times New Roman" w:hAnsi="Times New Roman" w:cs="Times New Roman"/>
          <w:sz w:val="24"/>
          <w:szCs w:val="24"/>
          <w:lang w:val="en-GB"/>
        </w:rPr>
        <w:t xml:space="preserve">between </w:t>
      </w:r>
      <w:r w:rsidR="00A84ED9">
        <w:rPr>
          <w:rFonts w:ascii="Times New Roman" w:eastAsia="Times New Roman" w:hAnsi="Times New Roman" w:cs="Times New Roman"/>
          <w:sz w:val="24"/>
          <w:szCs w:val="24"/>
          <w:lang w:val="en-GB"/>
        </w:rPr>
        <w:t xml:space="preserve">the two points in time that were </w:t>
      </w:r>
      <w:r w:rsidR="00596B92">
        <w:rPr>
          <w:rFonts w:ascii="Times New Roman" w:eastAsia="Times New Roman" w:hAnsi="Times New Roman" w:cs="Times New Roman"/>
          <w:sz w:val="24"/>
          <w:szCs w:val="24"/>
          <w:lang w:val="en-GB"/>
        </w:rPr>
        <w:t>sampled</w:t>
      </w:r>
      <w:r w:rsidR="002F53A6">
        <w:rPr>
          <w:rFonts w:ascii="Times New Roman" w:eastAsia="Times New Roman" w:hAnsi="Times New Roman" w:cs="Times New Roman"/>
          <w:sz w:val="24"/>
          <w:szCs w:val="24"/>
          <w:lang w:val="en-GB"/>
        </w:rPr>
        <w:t>.</w:t>
      </w:r>
      <w:r w:rsidR="002F53A6" w:rsidRPr="002F53A6">
        <w:rPr>
          <w:rFonts w:ascii="Times New Roman" w:eastAsia="Times New Roman" w:hAnsi="Times New Roman" w:cs="Times New Roman"/>
          <w:sz w:val="24"/>
          <w:szCs w:val="24"/>
          <w:lang w:val="en-GB"/>
        </w:rPr>
        <w:t xml:space="preserve"> Test</w:t>
      </w:r>
      <w:r w:rsidR="002F53A6">
        <w:rPr>
          <w:rFonts w:ascii="Times New Roman" w:eastAsia="Times New Roman" w:hAnsi="Times New Roman" w:cs="Times New Roman"/>
          <w:sz w:val="24"/>
          <w:szCs w:val="24"/>
          <w:lang w:val="en-GB"/>
        </w:rPr>
        <w:t>ing the</w:t>
      </w:r>
      <w:r w:rsidR="002F53A6" w:rsidRPr="002F53A6">
        <w:rPr>
          <w:rFonts w:ascii="Times New Roman" w:eastAsia="Times New Roman" w:hAnsi="Times New Roman" w:cs="Times New Roman"/>
          <w:sz w:val="24"/>
          <w:szCs w:val="24"/>
          <w:lang w:val="en-GB"/>
        </w:rPr>
        <w:t xml:space="preserve"> significance of</w:t>
      </w:r>
      <w:r w:rsidR="002F53A6">
        <w:rPr>
          <w:rFonts w:ascii="Times New Roman" w:eastAsia="Times New Roman" w:hAnsi="Times New Roman" w:cs="Times New Roman"/>
          <w:sz w:val="24"/>
          <w:szCs w:val="24"/>
          <w:lang w:val="en-GB"/>
        </w:rPr>
        <w:t xml:space="preserve"> </w:t>
      </w:r>
      <w:r w:rsidR="006368E7">
        <w:rPr>
          <w:rFonts w:ascii="Times New Roman" w:eastAsia="Times New Roman" w:hAnsi="Times New Roman" w:cs="Times New Roman"/>
          <w:sz w:val="24"/>
          <w:szCs w:val="24"/>
          <w:lang w:val="en-GB"/>
        </w:rPr>
        <w:t>TG</w:t>
      </w:r>
      <w:r>
        <w:rPr>
          <w:rFonts w:ascii="Times New Roman" w:eastAsia="Times New Roman" w:hAnsi="Times New Roman" w:cs="Times New Roman"/>
          <w:sz w:val="24"/>
          <w:szCs w:val="24"/>
          <w:lang w:val="en-GB"/>
        </w:rPr>
        <w:t>I</w:t>
      </w:r>
      <w:r w:rsidR="002F53A6">
        <w:rPr>
          <w:rFonts w:ascii="Times New Roman" w:eastAsia="Times New Roman" w:hAnsi="Times New Roman" w:cs="Times New Roman"/>
          <w:sz w:val="24"/>
          <w:szCs w:val="24"/>
          <w:lang w:val="en-GB"/>
        </w:rPr>
        <w:t xml:space="preserve"> involved permuting the input matrices</w:t>
      </w:r>
      <w:r w:rsidR="009B1C8F">
        <w:rPr>
          <w:rFonts w:ascii="Times New Roman" w:eastAsia="Times New Roman" w:hAnsi="Times New Roman" w:cs="Times New Roman"/>
          <w:sz w:val="24"/>
          <w:szCs w:val="24"/>
          <w:lang w:val="en-GB"/>
        </w:rPr>
        <w:t xml:space="preserve"> so that the observed genetic distance of a population with its</w:t>
      </w:r>
      <w:r w:rsidR="00596B92">
        <w:rPr>
          <w:rFonts w:ascii="Times New Roman" w:eastAsia="Times New Roman" w:hAnsi="Times New Roman" w:cs="Times New Roman"/>
          <w:sz w:val="24"/>
          <w:szCs w:val="24"/>
          <w:lang w:val="en-GB"/>
        </w:rPr>
        <w:t xml:space="preserve"> pre-permutation </w:t>
      </w:r>
      <w:r w:rsidR="009B1C8F">
        <w:rPr>
          <w:rFonts w:ascii="Times New Roman" w:eastAsia="Times New Roman" w:hAnsi="Times New Roman" w:cs="Times New Roman"/>
          <w:sz w:val="24"/>
          <w:szCs w:val="24"/>
          <w:lang w:val="en-GB"/>
        </w:rPr>
        <w:t>self</w:t>
      </w:r>
      <w:del w:id="77" w:author="Patrick James" w:date="2019-11-12T16:57:00Z">
        <w:r w:rsidR="009B1C8F" w:rsidDel="00596B92">
          <w:rPr>
            <w:rFonts w:ascii="Times New Roman" w:eastAsia="Times New Roman" w:hAnsi="Times New Roman" w:cs="Times New Roman"/>
            <w:sz w:val="24"/>
            <w:szCs w:val="24"/>
            <w:lang w:val="en-GB"/>
          </w:rPr>
          <w:delText>,</w:delText>
        </w:r>
      </w:del>
      <w:r w:rsidR="009B1C8F">
        <w:rPr>
          <w:rFonts w:ascii="Times New Roman" w:eastAsia="Times New Roman" w:hAnsi="Times New Roman" w:cs="Times New Roman"/>
          <w:sz w:val="24"/>
          <w:szCs w:val="24"/>
          <w:lang w:val="en-GB"/>
        </w:rPr>
        <w:t xml:space="preserve"> can be </w:t>
      </w:r>
      <w:commentRangeStart w:id="78"/>
      <w:r w:rsidR="009B1C8F">
        <w:rPr>
          <w:rFonts w:ascii="Times New Roman" w:eastAsia="Times New Roman" w:hAnsi="Times New Roman" w:cs="Times New Roman"/>
          <w:sz w:val="24"/>
          <w:szCs w:val="24"/>
          <w:lang w:val="en-GB"/>
        </w:rPr>
        <w:t>evaluated against a number of other genetic distances obtained through permutations</w:t>
      </w:r>
      <w:commentRangeEnd w:id="78"/>
      <w:r w:rsidR="00596B92">
        <w:rPr>
          <w:rStyle w:val="Marquedecommentaire"/>
        </w:rPr>
        <w:commentReference w:id="78"/>
      </w:r>
      <w:r>
        <w:rPr>
          <w:rFonts w:ascii="Times New Roman" w:eastAsia="Times New Roman" w:hAnsi="Times New Roman" w:cs="Times New Roman"/>
          <w:sz w:val="24"/>
          <w:szCs w:val="24"/>
          <w:lang w:val="en-GB"/>
        </w:rPr>
        <w:t xml:space="preserve">. </w:t>
      </w:r>
    </w:p>
    <w:p w14:paraId="52F3986E" w14:textId="47DA44FB" w:rsidR="00AF3E77" w:rsidRPr="0007763B" w:rsidRDefault="00596B92" w:rsidP="00AF3E77">
      <w:pPr>
        <w:spacing w:before="240" w:after="240" w:line="480" w:lineRule="auto"/>
        <w:rPr>
          <w:rFonts w:ascii="Times New Roman" w:eastAsia="Times New Roman" w:hAnsi="Times New Roman" w:cs="Times New Roman"/>
          <w:sz w:val="24"/>
          <w:szCs w:val="24"/>
          <w:lang w:val="en-GB"/>
        </w:rPr>
      </w:pPr>
      <w:commentRangeStart w:id="79"/>
      <w:ins w:id="80" w:author="Patrick James" w:date="2019-11-12T17:02:00Z">
        <w:r>
          <w:rPr>
            <w:rFonts w:ascii="Times New Roman" w:eastAsia="Times New Roman" w:hAnsi="Times New Roman" w:cs="Times New Roman"/>
            <w:sz w:val="24"/>
            <w:szCs w:val="24"/>
            <w:lang w:val="en-GB"/>
          </w:rPr>
          <w:t>XX</w:t>
        </w:r>
        <w:commentRangeEnd w:id="79"/>
        <w:r>
          <w:rPr>
            <w:rStyle w:val="Marquedecommentaire"/>
          </w:rPr>
          <w:commentReference w:id="79"/>
        </w:r>
      </w:ins>
      <w:r w:rsidR="00AF3E77">
        <w:rPr>
          <w:rFonts w:ascii="Times New Roman" w:eastAsia="Times New Roman" w:hAnsi="Times New Roman" w:cs="Times New Roman"/>
          <w:sz w:val="24"/>
          <w:szCs w:val="24"/>
          <w:lang w:val="en-GB"/>
        </w:rPr>
        <w:t>There are several different ways that one can permute spatial-temporal genetic data</w:t>
      </w:r>
      <w:r w:rsidR="004058E4">
        <w:rPr>
          <w:rFonts w:ascii="Times New Roman" w:eastAsia="Times New Roman" w:hAnsi="Times New Roman" w:cs="Times New Roman"/>
          <w:sz w:val="24"/>
          <w:szCs w:val="24"/>
          <w:lang w:val="en-GB"/>
        </w:rPr>
        <w:t xml:space="preserve"> and choosing the right way to permute can be important to </w:t>
      </w:r>
      <w:r w:rsidR="00B63A97">
        <w:rPr>
          <w:rFonts w:ascii="Times New Roman" w:eastAsia="Times New Roman" w:hAnsi="Times New Roman" w:cs="Times New Roman"/>
          <w:sz w:val="24"/>
          <w:szCs w:val="24"/>
          <w:lang w:val="en-GB"/>
        </w:rPr>
        <w:t>make the correct inference</w:t>
      </w:r>
      <w:r w:rsidR="004058E4">
        <w:rPr>
          <w:rFonts w:ascii="Times New Roman" w:eastAsia="Times New Roman" w:hAnsi="Times New Roman" w:cs="Times New Roman"/>
          <w:sz w:val="24"/>
          <w:szCs w:val="24"/>
          <w:lang w:val="en-GB"/>
        </w:rPr>
        <w:t xml:space="preserve"> </w:t>
      </w:r>
      <w:r w:rsidR="004058E4">
        <w:rPr>
          <w:rFonts w:ascii="Times New Roman" w:eastAsia="Times New Roman" w:hAnsi="Times New Roman" w:cs="Times New Roman"/>
          <w:sz w:val="24"/>
          <w:szCs w:val="24"/>
          <w:lang w:val="en-GB"/>
        </w:rPr>
        <w:fldChar w:fldCharType="begin" w:fldLock="1"/>
      </w:r>
      <w:r w:rsidR="004058E4">
        <w:rPr>
          <w:rFonts w:ascii="Times New Roman" w:eastAsia="Times New Roman" w:hAnsi="Times New Roman" w:cs="Times New Roman"/>
          <w:sz w:val="24"/>
          <w:szCs w:val="24"/>
          <w:lang w:val="en-GB"/>
        </w:rPr>
        <w:instrText>ADDIN CSL_CITATION {"citationItems":[{"id":"ITEM-1","itemData":{"DOI":"10.1111/evo.12596","ISSN":"15585646","abstract":"Evaluating statistical trends in high-dimensional phenotypes poses challenges for comparative biologists, because the high-dimensionality of the trait data relative to the number of species can prohibit parametric tests from being computed. Recently, two comparative methods were proposed to circumvent this difficulty. One obtains phylogenetic independent contrasts for all variables, and statistically evaluates the linear model by permuting the phylogenetically independent contrasts (PICs) of the response data. The other uses a distance-based approach to obtain coefficients for generalized least squares models (D-PGLS), and subsequently permutes the original data to evaluate the model effects. Here, we show that permuting PICs is not equivalent to permuting the data prior to the analyses as in D-PGLS. We further explain why PICs are not the correct exchangeable units under the null hypothesis, and demonstrate that this misspecification of permutable units leads to inflated type I error rates of statistical tests. We then show that simply shuffling the original data and recalculating the independent contrasts with each iteration yields significance levels that correspond to those found using D-PGLS. Thus, while summary statistics from methods based on PICs and PGLS are the same, permuting PICs can lead to strikingly different inferential outcomes with respect to statistical and biological inferences.","author":[{"dropping-particle":"","family":"Adams","given":"Dean C.","non-dropping-particle":"","parse-names":false,"suffix":""},{"dropping-particle":"","family":"Collyer","given":"Michael L.","non-dropping-particle":"","parse-names":false,"suffix":""}],"container-title":"Evolution","id":"ITEM-1","issue":"3","issued":{"date-parts":[["2015"]]},"page":"823-829","title":"Permutation tests for phylogenetic comparative analyses of high-dimensional shape data: What you shuffle matters","type":"article-journal","volume":"69"},"uris":["http://www.mendeley.com/documents/?uuid=78104946-5c50-4aa5-b0fc-fe9421a3276e"]}],"mendeley":{"formattedCitation":"(Adams &amp; Collyer, 2015)","plainTextFormattedCitation":"(Adams &amp; Collyer, 2015)","previouslyFormattedCitation":"(Adams &amp; Collyer, 2015)"},"properties":{"noteIndex":0},"schema":"https://github.com/citation-style-language/schema/raw/master/csl-citation.json"}</w:instrText>
      </w:r>
      <w:r w:rsidR="004058E4">
        <w:rPr>
          <w:rFonts w:ascii="Times New Roman" w:eastAsia="Times New Roman" w:hAnsi="Times New Roman" w:cs="Times New Roman"/>
          <w:sz w:val="24"/>
          <w:szCs w:val="24"/>
          <w:lang w:val="en-GB"/>
        </w:rPr>
        <w:fldChar w:fldCharType="separate"/>
      </w:r>
      <w:r w:rsidR="004058E4" w:rsidRPr="004058E4">
        <w:rPr>
          <w:rFonts w:ascii="Times New Roman" w:eastAsia="Times New Roman" w:hAnsi="Times New Roman" w:cs="Times New Roman"/>
          <w:noProof/>
          <w:sz w:val="24"/>
          <w:szCs w:val="24"/>
          <w:lang w:val="en-GB"/>
        </w:rPr>
        <w:t>(Adams &amp; Collyer, 2015)</w:t>
      </w:r>
      <w:r w:rsidR="004058E4">
        <w:rPr>
          <w:rFonts w:ascii="Times New Roman" w:eastAsia="Times New Roman" w:hAnsi="Times New Roman" w:cs="Times New Roman"/>
          <w:sz w:val="24"/>
          <w:szCs w:val="24"/>
          <w:lang w:val="en-GB"/>
        </w:rPr>
        <w:fldChar w:fldCharType="end"/>
      </w:r>
      <w:r w:rsidR="00AF3E77">
        <w:rPr>
          <w:rFonts w:ascii="Times New Roman" w:eastAsia="Times New Roman" w:hAnsi="Times New Roman" w:cs="Times New Roman"/>
          <w:sz w:val="24"/>
          <w:szCs w:val="24"/>
          <w:lang w:val="en-GB"/>
        </w:rPr>
        <w:t xml:space="preserve">. </w:t>
      </w:r>
      <w:r w:rsidR="006368E7">
        <w:rPr>
          <w:rFonts w:ascii="Times New Roman" w:eastAsia="Times New Roman" w:hAnsi="Times New Roman" w:cs="Times New Roman"/>
          <w:sz w:val="24"/>
          <w:szCs w:val="24"/>
          <w:lang w:val="en-GB"/>
        </w:rPr>
        <w:t>For example, one can permute</w:t>
      </w:r>
      <w:r w:rsidR="00AF3E77" w:rsidRPr="0007763B">
        <w:rPr>
          <w:rFonts w:ascii="Times New Roman" w:eastAsia="Times New Roman" w:hAnsi="Times New Roman" w:cs="Times New Roman"/>
          <w:sz w:val="24"/>
          <w:szCs w:val="24"/>
          <w:lang w:val="en-GB"/>
        </w:rPr>
        <w:t xml:space="preserve"> </w:t>
      </w:r>
      <w:r w:rsidR="006368E7">
        <w:rPr>
          <w:rFonts w:ascii="Times New Roman" w:eastAsia="Times New Roman" w:hAnsi="Times New Roman" w:cs="Times New Roman"/>
          <w:sz w:val="24"/>
          <w:szCs w:val="24"/>
          <w:lang w:val="en-GB"/>
        </w:rPr>
        <w:t xml:space="preserve">a </w:t>
      </w:r>
      <w:r w:rsidR="00AF3E77" w:rsidRPr="0007763B">
        <w:rPr>
          <w:rFonts w:ascii="Times New Roman" w:eastAsia="Times New Roman" w:hAnsi="Times New Roman" w:cs="Times New Roman"/>
          <w:sz w:val="24"/>
          <w:szCs w:val="24"/>
          <w:lang w:val="en-GB"/>
        </w:rPr>
        <w:t>locus</w:t>
      </w:r>
      <w:r w:rsidR="00AF3E77">
        <w:rPr>
          <w:rFonts w:ascii="Times New Roman" w:eastAsia="Times New Roman" w:hAnsi="Times New Roman" w:cs="Times New Roman"/>
          <w:sz w:val="24"/>
          <w:szCs w:val="24"/>
          <w:lang w:val="en-GB"/>
        </w:rPr>
        <w:t xml:space="preserve"> with another</w:t>
      </w:r>
      <w:r w:rsidR="00AF3E77" w:rsidRPr="0007763B">
        <w:rPr>
          <w:rFonts w:ascii="Times New Roman" w:eastAsia="Times New Roman" w:hAnsi="Times New Roman" w:cs="Times New Roman"/>
          <w:sz w:val="24"/>
          <w:szCs w:val="24"/>
          <w:lang w:val="en-GB"/>
        </w:rPr>
        <w:t xml:space="preserve"> in the same way in both </w:t>
      </w:r>
      <w:r w:rsidR="00AF3E77">
        <w:rPr>
          <w:rFonts w:ascii="Times New Roman" w:eastAsia="Times New Roman" w:hAnsi="Times New Roman" w:cs="Times New Roman"/>
          <w:sz w:val="24"/>
          <w:szCs w:val="24"/>
          <w:lang w:val="en-GB"/>
        </w:rPr>
        <w:t>temporal datasets, or one can permute loci independently in each dataset</w:t>
      </w:r>
      <w:r w:rsidR="00AF3E77" w:rsidRPr="0007763B">
        <w:rPr>
          <w:rFonts w:ascii="Times New Roman" w:eastAsia="Times New Roman" w:hAnsi="Times New Roman" w:cs="Times New Roman"/>
          <w:sz w:val="24"/>
          <w:szCs w:val="24"/>
          <w:lang w:val="en-GB"/>
        </w:rPr>
        <w:t xml:space="preserve">. </w:t>
      </w:r>
      <w:r w:rsidR="00AF3E77">
        <w:rPr>
          <w:rFonts w:ascii="Times New Roman" w:eastAsia="Times New Roman" w:hAnsi="Times New Roman" w:cs="Times New Roman"/>
          <w:sz w:val="24"/>
          <w:szCs w:val="24"/>
          <w:lang w:val="en-GB"/>
        </w:rPr>
        <w:t xml:space="preserve">An alternative way to permute genetic data is to </w:t>
      </w:r>
      <w:r w:rsidR="00AF3E77" w:rsidRPr="0007763B">
        <w:rPr>
          <w:rFonts w:ascii="Times New Roman" w:eastAsia="Times New Roman" w:hAnsi="Times New Roman" w:cs="Times New Roman"/>
          <w:sz w:val="24"/>
          <w:szCs w:val="24"/>
          <w:lang w:val="en-GB"/>
        </w:rPr>
        <w:t>permut</w:t>
      </w:r>
      <w:r w:rsidR="00AF3E77">
        <w:rPr>
          <w:rFonts w:ascii="Times New Roman" w:eastAsia="Times New Roman" w:hAnsi="Times New Roman" w:cs="Times New Roman"/>
          <w:sz w:val="24"/>
          <w:szCs w:val="24"/>
          <w:lang w:val="en-GB"/>
        </w:rPr>
        <w:t>e</w:t>
      </w:r>
      <w:r w:rsidR="00AF3E77" w:rsidRPr="0007763B">
        <w:rPr>
          <w:rFonts w:ascii="Times New Roman" w:eastAsia="Times New Roman" w:hAnsi="Times New Roman" w:cs="Times New Roman"/>
          <w:sz w:val="24"/>
          <w:szCs w:val="24"/>
          <w:lang w:val="en-GB"/>
        </w:rPr>
        <w:t xml:space="preserve"> sampling sites in</w:t>
      </w:r>
      <w:r w:rsidR="00AF3E77">
        <w:rPr>
          <w:rFonts w:ascii="Times New Roman" w:eastAsia="Times New Roman" w:hAnsi="Times New Roman" w:cs="Times New Roman"/>
          <w:sz w:val="24"/>
          <w:szCs w:val="24"/>
          <w:lang w:val="en-GB"/>
        </w:rPr>
        <w:t xml:space="preserve">stead of loci. </w:t>
      </w:r>
      <w:r w:rsidR="00B63A97">
        <w:rPr>
          <w:rFonts w:ascii="Times New Roman" w:eastAsia="Times New Roman" w:hAnsi="Times New Roman" w:cs="Times New Roman"/>
          <w:sz w:val="24"/>
          <w:szCs w:val="24"/>
          <w:lang w:val="en-GB"/>
        </w:rPr>
        <w:t>As it i</w:t>
      </w:r>
      <w:r>
        <w:rPr>
          <w:rFonts w:ascii="Times New Roman" w:eastAsia="Times New Roman" w:hAnsi="Times New Roman" w:cs="Times New Roman"/>
          <w:sz w:val="24"/>
          <w:szCs w:val="24"/>
          <w:lang w:val="en-GB"/>
        </w:rPr>
        <w:t xml:space="preserve">s not known </w:t>
      </w:r>
      <w:r w:rsidR="00AF3E77">
        <w:rPr>
          <w:rFonts w:ascii="Times New Roman" w:eastAsia="Times New Roman" w:hAnsi="Times New Roman" w:cs="Times New Roman"/>
          <w:sz w:val="24"/>
          <w:szCs w:val="24"/>
          <w:lang w:val="en-GB"/>
        </w:rPr>
        <w:t xml:space="preserve">which type of permutation </w:t>
      </w:r>
      <w:r w:rsidR="006368E7">
        <w:rPr>
          <w:rFonts w:ascii="Times New Roman" w:eastAsia="Times New Roman" w:hAnsi="Times New Roman" w:cs="Times New Roman"/>
          <w:sz w:val="24"/>
          <w:szCs w:val="24"/>
          <w:lang w:val="en-GB"/>
        </w:rPr>
        <w:t xml:space="preserve">would </w:t>
      </w:r>
      <w:r w:rsidR="00AF3E77">
        <w:rPr>
          <w:rFonts w:ascii="Times New Roman" w:eastAsia="Times New Roman" w:hAnsi="Times New Roman" w:cs="Times New Roman"/>
          <w:sz w:val="24"/>
          <w:szCs w:val="24"/>
          <w:lang w:val="en-GB"/>
        </w:rPr>
        <w:t>produce</w:t>
      </w:r>
      <w:r w:rsidR="006368E7">
        <w:rPr>
          <w:rFonts w:ascii="Times New Roman" w:eastAsia="Times New Roman" w:hAnsi="Times New Roman" w:cs="Times New Roman"/>
          <w:sz w:val="24"/>
          <w:szCs w:val="24"/>
          <w:lang w:val="en-GB"/>
        </w:rPr>
        <w:t xml:space="preserve"> the b</w:t>
      </w:r>
      <w:r w:rsidR="00AF3E77">
        <w:rPr>
          <w:rFonts w:ascii="Times New Roman" w:eastAsia="Times New Roman" w:hAnsi="Times New Roman" w:cs="Times New Roman"/>
          <w:sz w:val="24"/>
          <w:szCs w:val="24"/>
          <w:lang w:val="en-GB"/>
        </w:rPr>
        <w:t>est performance</w:t>
      </w:r>
      <w:r w:rsidR="006368E7">
        <w:rPr>
          <w:rFonts w:ascii="Times New Roman" w:eastAsia="Times New Roman" w:hAnsi="Times New Roman" w:cs="Times New Roman"/>
          <w:sz w:val="24"/>
          <w:szCs w:val="24"/>
          <w:lang w:val="en-GB"/>
        </w:rPr>
        <w:t xml:space="preserve"> with genetic data</w:t>
      </w:r>
      <w:r>
        <w:rPr>
          <w:rFonts w:ascii="Times New Roman" w:eastAsia="Times New Roman" w:hAnsi="Times New Roman" w:cs="Times New Roman"/>
          <w:sz w:val="24"/>
          <w:szCs w:val="24"/>
          <w:lang w:val="en-GB"/>
        </w:rPr>
        <w:t xml:space="preserve"> </w:t>
      </w:r>
      <w:r w:rsidR="00AF3E77">
        <w:rPr>
          <w:rFonts w:ascii="Times New Roman" w:eastAsia="Times New Roman" w:hAnsi="Times New Roman" w:cs="Times New Roman"/>
          <w:sz w:val="24"/>
          <w:szCs w:val="24"/>
          <w:lang w:val="en-GB"/>
        </w:rPr>
        <w:t>we test</w:t>
      </w:r>
      <w:r w:rsidR="006368E7">
        <w:rPr>
          <w:rFonts w:ascii="Times New Roman" w:eastAsia="Times New Roman" w:hAnsi="Times New Roman" w:cs="Times New Roman"/>
          <w:sz w:val="24"/>
          <w:szCs w:val="24"/>
          <w:lang w:val="en-GB"/>
        </w:rPr>
        <w:t>ed</w:t>
      </w:r>
      <w:r w:rsidR="00AF3E77">
        <w:rPr>
          <w:rFonts w:ascii="Times New Roman" w:eastAsia="Times New Roman" w:hAnsi="Times New Roman" w:cs="Times New Roman"/>
          <w:sz w:val="24"/>
          <w:szCs w:val="24"/>
          <w:lang w:val="en-GB"/>
        </w:rPr>
        <w:t xml:space="preserve"> the performance of </w:t>
      </w:r>
      <w:r>
        <w:rPr>
          <w:rFonts w:ascii="Times New Roman" w:eastAsia="Times New Roman" w:hAnsi="Times New Roman" w:cs="Times New Roman"/>
          <w:sz w:val="24"/>
          <w:szCs w:val="24"/>
          <w:lang w:val="en-GB"/>
        </w:rPr>
        <w:t xml:space="preserve">each of </w:t>
      </w:r>
      <w:r w:rsidR="00AF3E77">
        <w:rPr>
          <w:rFonts w:ascii="Times New Roman" w:eastAsia="Times New Roman" w:hAnsi="Times New Roman" w:cs="Times New Roman"/>
          <w:sz w:val="24"/>
          <w:szCs w:val="24"/>
          <w:lang w:val="en-GB"/>
        </w:rPr>
        <w:t xml:space="preserve">these three permutation approaches </w:t>
      </w:r>
      <w:r>
        <w:rPr>
          <w:rFonts w:ascii="Times New Roman" w:eastAsia="Times New Roman" w:hAnsi="Times New Roman" w:cs="Times New Roman"/>
          <w:sz w:val="24"/>
          <w:szCs w:val="24"/>
          <w:lang w:val="en-GB"/>
        </w:rPr>
        <w:t xml:space="preserve">in identifying </w:t>
      </w:r>
      <w:r w:rsidR="00AF3E77">
        <w:rPr>
          <w:rFonts w:ascii="Times New Roman" w:eastAsia="Times New Roman" w:hAnsi="Times New Roman" w:cs="Times New Roman"/>
          <w:sz w:val="24"/>
          <w:szCs w:val="24"/>
          <w:lang w:val="en-GB"/>
        </w:rPr>
        <w:t>identify statistically significant temporal change</w:t>
      </w:r>
      <w:r>
        <w:rPr>
          <w:rFonts w:ascii="Times New Roman" w:eastAsia="Times New Roman" w:hAnsi="Times New Roman" w:cs="Times New Roman"/>
          <w:sz w:val="24"/>
          <w:szCs w:val="24"/>
          <w:lang w:val="en-GB"/>
        </w:rPr>
        <w:t>s</w:t>
      </w:r>
      <w:r w:rsidR="00AF3E77">
        <w:rPr>
          <w:rFonts w:ascii="Times New Roman" w:eastAsia="Times New Roman" w:hAnsi="Times New Roman" w:cs="Times New Roman"/>
          <w:sz w:val="24"/>
          <w:szCs w:val="24"/>
          <w:lang w:val="en-GB"/>
        </w:rPr>
        <w:t xml:space="preserve"> in genetic diversity. </w:t>
      </w:r>
      <w:r w:rsidR="00AF3E77" w:rsidRPr="0007763B">
        <w:rPr>
          <w:rFonts w:ascii="Times New Roman" w:eastAsia="Times New Roman" w:hAnsi="Times New Roman" w:cs="Times New Roman"/>
          <w:sz w:val="24"/>
          <w:szCs w:val="24"/>
          <w:lang w:val="en-GB"/>
        </w:rPr>
        <w:t xml:space="preserve">We summarized </w:t>
      </w:r>
      <w:r w:rsidR="00AF3E77">
        <w:rPr>
          <w:rFonts w:ascii="Times New Roman" w:eastAsia="Times New Roman" w:hAnsi="Times New Roman" w:cs="Times New Roman"/>
          <w:sz w:val="24"/>
          <w:szCs w:val="24"/>
          <w:lang w:val="en-GB"/>
        </w:rPr>
        <w:t xml:space="preserve">the </w:t>
      </w:r>
      <w:r w:rsidR="00AF3E77" w:rsidRPr="0007763B">
        <w:rPr>
          <w:rFonts w:ascii="Times New Roman" w:eastAsia="Times New Roman" w:hAnsi="Times New Roman" w:cs="Times New Roman"/>
          <w:sz w:val="24"/>
          <w:szCs w:val="24"/>
          <w:lang w:val="en-GB"/>
        </w:rPr>
        <w:t xml:space="preserve">statistical performance </w:t>
      </w:r>
      <w:r w:rsidR="00AF3E77">
        <w:rPr>
          <w:rFonts w:ascii="Times New Roman" w:eastAsia="Times New Roman" w:hAnsi="Times New Roman" w:cs="Times New Roman"/>
          <w:sz w:val="24"/>
          <w:szCs w:val="24"/>
          <w:lang w:val="en-GB"/>
        </w:rPr>
        <w:t xml:space="preserve">of each </w:t>
      </w:r>
      <w:r w:rsidR="00AF3E77" w:rsidRPr="0007763B">
        <w:rPr>
          <w:rFonts w:ascii="Times New Roman" w:eastAsia="Times New Roman" w:hAnsi="Times New Roman" w:cs="Times New Roman"/>
          <w:sz w:val="24"/>
          <w:szCs w:val="24"/>
          <w:lang w:val="en-GB"/>
        </w:rPr>
        <w:t xml:space="preserve">permutation approach, and used the best approach to answer all other questions. </w:t>
      </w:r>
      <w:r w:rsidR="000270B4" w:rsidRPr="0007763B">
        <w:rPr>
          <w:rFonts w:ascii="Times New Roman" w:eastAsia="Times New Roman" w:hAnsi="Times New Roman" w:cs="Times New Roman"/>
          <w:sz w:val="24"/>
          <w:szCs w:val="24"/>
          <w:lang w:val="en-GB"/>
        </w:rPr>
        <w:t xml:space="preserve">We used 999 permutations in all analyses, unless </w:t>
      </w:r>
      <w:r>
        <w:rPr>
          <w:rFonts w:ascii="Times New Roman" w:eastAsia="Times New Roman" w:hAnsi="Times New Roman" w:cs="Times New Roman"/>
          <w:sz w:val="24"/>
          <w:szCs w:val="24"/>
          <w:lang w:val="en-GB"/>
        </w:rPr>
        <w:t xml:space="preserve">otherwise </w:t>
      </w:r>
      <w:r w:rsidR="000270B4" w:rsidRPr="0007763B">
        <w:rPr>
          <w:rFonts w:ascii="Times New Roman" w:eastAsia="Times New Roman" w:hAnsi="Times New Roman" w:cs="Times New Roman"/>
          <w:sz w:val="24"/>
          <w:szCs w:val="24"/>
          <w:lang w:val="en-GB"/>
        </w:rPr>
        <w:t>specified.</w:t>
      </w:r>
    </w:p>
    <w:p w14:paraId="014CBD6E" w14:textId="3A8B9458" w:rsidR="00596B92" w:rsidRPr="00787B05" w:rsidRDefault="00596B92" w:rsidP="00A51948">
      <w:pPr>
        <w:spacing w:before="240" w:after="240" w:line="480" w:lineRule="auto"/>
        <w:rPr>
          <w:rFonts w:ascii="Times New Roman" w:eastAsia="Times New Roman" w:hAnsi="Times New Roman" w:cs="Times New Roman"/>
          <w:i/>
          <w:sz w:val="24"/>
          <w:szCs w:val="24"/>
          <w:lang w:val="en-GB"/>
        </w:rPr>
      </w:pPr>
      <w:r w:rsidRPr="00787B05">
        <w:rPr>
          <w:rFonts w:ascii="Times New Roman" w:eastAsia="Times New Roman" w:hAnsi="Times New Roman" w:cs="Times New Roman"/>
          <w:i/>
          <w:sz w:val="24"/>
          <w:szCs w:val="24"/>
          <w:lang w:val="en-GB"/>
        </w:rPr>
        <w:t>G</w:t>
      </w:r>
      <w:r w:rsidR="006368E7" w:rsidRPr="00787B05">
        <w:rPr>
          <w:rFonts w:ascii="Times New Roman" w:eastAsia="Times New Roman" w:hAnsi="Times New Roman" w:cs="Times New Roman"/>
          <w:i/>
          <w:sz w:val="24"/>
          <w:szCs w:val="24"/>
          <w:lang w:val="en-GB"/>
        </w:rPr>
        <w:t>enetic distance</w:t>
      </w:r>
    </w:p>
    <w:p w14:paraId="4A915AFC" w14:textId="2B36165F" w:rsidR="00AD490A" w:rsidRDefault="00596B92" w:rsidP="00A51948">
      <w:pPr>
        <w:spacing w:before="240" w:after="240" w:line="480" w:lineRule="auto"/>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Genetic distance between points </w:t>
      </w:r>
      <w:r w:rsidR="004D7255">
        <w:rPr>
          <w:rFonts w:ascii="Times New Roman" w:eastAsia="Times New Roman" w:hAnsi="Times New Roman" w:cs="Times New Roman"/>
          <w:sz w:val="24"/>
          <w:szCs w:val="24"/>
          <w:lang w:val="en-GB"/>
        </w:rPr>
        <w:t xml:space="preserve">in time for a given location </w:t>
      </w:r>
      <w:r>
        <w:rPr>
          <w:rFonts w:ascii="Times New Roman" w:eastAsia="Times New Roman" w:hAnsi="Times New Roman" w:cs="Times New Roman"/>
          <w:sz w:val="24"/>
          <w:szCs w:val="24"/>
          <w:lang w:val="en-GB"/>
        </w:rPr>
        <w:t xml:space="preserve">were calculated using </w:t>
      </w:r>
      <w:r w:rsidR="006368E7">
        <w:rPr>
          <w:rFonts w:ascii="Times New Roman" w:eastAsia="Times New Roman" w:hAnsi="Times New Roman" w:cs="Times New Roman"/>
          <w:sz w:val="24"/>
          <w:szCs w:val="24"/>
          <w:lang w:val="en-GB"/>
        </w:rPr>
        <w:t>the c</w:t>
      </w:r>
      <w:r w:rsidR="001425D4" w:rsidRPr="0007763B">
        <w:rPr>
          <w:rFonts w:ascii="Times New Roman" w:eastAsia="Times New Roman" w:hAnsi="Times New Roman" w:cs="Times New Roman"/>
          <w:sz w:val="24"/>
          <w:szCs w:val="24"/>
          <w:lang w:val="en-GB"/>
        </w:rPr>
        <w:t>hord distance</w:t>
      </w:r>
      <w:ins w:id="81" w:author="Patrick James" w:date="2019-11-12T17:05:00Z">
        <w:r>
          <w:rPr>
            <w:rFonts w:ascii="Times New Roman" w:eastAsia="Times New Roman" w:hAnsi="Times New Roman" w:cs="Times New Roman"/>
            <w:sz w:val="24"/>
            <w:szCs w:val="24"/>
            <w:lang w:val="en-GB"/>
          </w:rPr>
          <w:t xml:space="preserve">. We chose the Chord distance as it </w:t>
        </w:r>
      </w:ins>
      <w:del w:id="82" w:author="Patrick James" w:date="2019-11-12T17:05:00Z">
        <w:r w:rsidR="001425D4" w:rsidRPr="0007763B" w:rsidDel="00596B92">
          <w:rPr>
            <w:rFonts w:ascii="Times New Roman" w:eastAsia="Times New Roman" w:hAnsi="Times New Roman" w:cs="Times New Roman"/>
            <w:sz w:val="24"/>
            <w:szCs w:val="24"/>
            <w:lang w:val="en-GB"/>
          </w:rPr>
          <w:delText xml:space="preserve"> </w:delText>
        </w:r>
        <w:r w:rsidR="006368E7" w:rsidDel="00596B92">
          <w:rPr>
            <w:rFonts w:ascii="Times New Roman" w:eastAsia="Times New Roman" w:hAnsi="Times New Roman" w:cs="Times New Roman"/>
            <w:sz w:val="24"/>
            <w:szCs w:val="24"/>
            <w:lang w:val="en-GB"/>
          </w:rPr>
          <w:delText xml:space="preserve">which </w:delText>
        </w:r>
      </w:del>
      <w:r w:rsidR="001425D4" w:rsidRPr="0007763B">
        <w:rPr>
          <w:rFonts w:ascii="Times New Roman" w:eastAsia="Times New Roman" w:hAnsi="Times New Roman" w:cs="Times New Roman"/>
          <w:sz w:val="24"/>
          <w:szCs w:val="24"/>
          <w:lang w:val="en-GB"/>
        </w:rPr>
        <w:t xml:space="preserve">has </w:t>
      </w:r>
      <w:ins w:id="83" w:author="Patrick James" w:date="2019-11-12T17:05:00Z">
        <w:r w:rsidRPr="0007763B">
          <w:rPr>
            <w:rFonts w:ascii="Times New Roman" w:eastAsia="Times New Roman" w:hAnsi="Times New Roman" w:cs="Times New Roman"/>
            <w:sz w:val="24"/>
            <w:szCs w:val="24"/>
            <w:lang w:val="en-GB"/>
          </w:rPr>
          <w:t xml:space="preserve">commonly </w:t>
        </w:r>
      </w:ins>
      <w:r w:rsidR="001425D4" w:rsidRPr="0007763B">
        <w:rPr>
          <w:rFonts w:ascii="Times New Roman" w:eastAsia="Times New Roman" w:hAnsi="Times New Roman" w:cs="Times New Roman"/>
          <w:sz w:val="24"/>
          <w:szCs w:val="24"/>
          <w:lang w:val="en-GB"/>
        </w:rPr>
        <w:t xml:space="preserve">been </w:t>
      </w:r>
      <w:del w:id="84" w:author="Patrick James" w:date="2019-11-12T17:05:00Z">
        <w:r w:rsidR="001425D4" w:rsidRPr="0007763B" w:rsidDel="00596B92">
          <w:rPr>
            <w:rFonts w:ascii="Times New Roman" w:eastAsia="Times New Roman" w:hAnsi="Times New Roman" w:cs="Times New Roman"/>
            <w:sz w:val="24"/>
            <w:szCs w:val="24"/>
            <w:lang w:val="en-GB"/>
          </w:rPr>
          <w:delText xml:space="preserve">commonly </w:delText>
        </w:r>
      </w:del>
      <w:r w:rsidR="001425D4" w:rsidRPr="0007763B">
        <w:rPr>
          <w:rFonts w:ascii="Times New Roman" w:eastAsia="Times New Roman" w:hAnsi="Times New Roman" w:cs="Times New Roman"/>
          <w:sz w:val="24"/>
          <w:szCs w:val="24"/>
          <w:lang w:val="en-GB"/>
        </w:rPr>
        <w:t xml:space="preserve">used in both community ecology (Orlóci 1967; Legendre &amp; Borcard 2018) and population genetics (Cavalli-Sforza &amp; Edwards 1967; Balkenhol et al. 2016). </w:t>
      </w:r>
      <w:r w:rsidR="00063753">
        <w:rPr>
          <w:rFonts w:ascii="Times New Roman" w:eastAsia="Times New Roman" w:hAnsi="Times New Roman" w:cs="Times New Roman"/>
          <w:sz w:val="24"/>
          <w:szCs w:val="24"/>
          <w:lang w:val="en-GB"/>
        </w:rPr>
        <w:t xml:space="preserve">Additionally, </w:t>
      </w:r>
      <w:r w:rsidR="00873F32">
        <w:rPr>
          <w:rFonts w:ascii="Times New Roman" w:eastAsia="Times New Roman" w:hAnsi="Times New Roman" w:cs="Times New Roman"/>
          <w:sz w:val="24"/>
          <w:szCs w:val="24"/>
          <w:lang w:val="en-GB"/>
        </w:rPr>
        <w:t xml:space="preserve">the </w:t>
      </w:r>
      <w:r w:rsidR="001425D4" w:rsidRPr="0007763B">
        <w:rPr>
          <w:rFonts w:ascii="Times New Roman" w:eastAsia="Times New Roman" w:hAnsi="Times New Roman" w:cs="Times New Roman"/>
          <w:sz w:val="24"/>
          <w:szCs w:val="24"/>
          <w:lang w:val="en-GB"/>
        </w:rPr>
        <w:t xml:space="preserve">chord distance has been </w:t>
      </w:r>
      <w:r w:rsidR="00063753">
        <w:rPr>
          <w:rFonts w:ascii="Times New Roman" w:eastAsia="Times New Roman" w:hAnsi="Times New Roman" w:cs="Times New Roman"/>
          <w:sz w:val="24"/>
          <w:szCs w:val="24"/>
          <w:lang w:val="en-GB"/>
        </w:rPr>
        <w:t xml:space="preserve">applied in the </w:t>
      </w:r>
      <w:r w:rsidR="001425D4" w:rsidRPr="0007763B">
        <w:rPr>
          <w:rFonts w:ascii="Times New Roman" w:eastAsia="Times New Roman" w:hAnsi="Times New Roman" w:cs="Times New Roman"/>
          <w:sz w:val="24"/>
          <w:szCs w:val="24"/>
          <w:lang w:val="en-GB"/>
        </w:rPr>
        <w:t xml:space="preserve">TBI </w:t>
      </w:r>
      <w:ins w:id="85" w:author="Patrick James" w:date="2019-11-12T17:08:00Z">
        <w:r w:rsidR="00063753">
          <w:rPr>
            <w:rFonts w:ascii="Times New Roman" w:eastAsia="Times New Roman" w:hAnsi="Times New Roman" w:cs="Times New Roman"/>
            <w:sz w:val="24"/>
            <w:szCs w:val="24"/>
            <w:lang w:val="en-GB"/>
          </w:rPr>
          <w:t xml:space="preserve">framework using community </w:t>
        </w:r>
      </w:ins>
      <w:del w:id="86" w:author="Patrick James" w:date="2019-11-12T17:08:00Z">
        <w:r w:rsidR="001425D4" w:rsidRPr="0007763B" w:rsidDel="00063753">
          <w:rPr>
            <w:rFonts w:ascii="Times New Roman" w:eastAsia="Times New Roman" w:hAnsi="Times New Roman" w:cs="Times New Roman"/>
            <w:sz w:val="24"/>
            <w:szCs w:val="24"/>
            <w:lang w:val="en-GB"/>
          </w:rPr>
          <w:delText xml:space="preserve">with non-genetic </w:delText>
        </w:r>
      </w:del>
      <w:r w:rsidR="001425D4" w:rsidRPr="0007763B">
        <w:rPr>
          <w:rFonts w:ascii="Times New Roman" w:eastAsia="Times New Roman" w:hAnsi="Times New Roman" w:cs="Times New Roman"/>
          <w:sz w:val="24"/>
          <w:szCs w:val="24"/>
          <w:lang w:val="en-GB"/>
        </w:rPr>
        <w:t>data (Legendre 2019)</w:t>
      </w:r>
      <w:r w:rsidR="001425D4">
        <w:rPr>
          <w:rFonts w:ascii="Times New Roman" w:eastAsia="Times New Roman" w:hAnsi="Times New Roman" w:cs="Times New Roman"/>
          <w:sz w:val="24"/>
          <w:szCs w:val="24"/>
          <w:lang w:val="en-GB"/>
        </w:rPr>
        <w:t xml:space="preserve"> </w:t>
      </w:r>
      <w:r w:rsidR="001425D4" w:rsidRPr="0007763B">
        <w:rPr>
          <w:rFonts w:ascii="Times New Roman" w:eastAsia="Times New Roman" w:hAnsi="Times New Roman" w:cs="Times New Roman"/>
          <w:sz w:val="24"/>
          <w:szCs w:val="24"/>
          <w:lang w:val="en-GB"/>
        </w:rPr>
        <w:t xml:space="preserve">and because it may be more appropriate than other indices of genetic dissimilarity when most of the </w:t>
      </w:r>
      <w:r w:rsidR="001425D4" w:rsidRPr="0007763B">
        <w:rPr>
          <w:rFonts w:ascii="Times New Roman" w:eastAsia="Times New Roman" w:hAnsi="Times New Roman" w:cs="Times New Roman"/>
          <w:sz w:val="24"/>
          <w:szCs w:val="24"/>
          <w:lang w:val="en-GB"/>
        </w:rPr>
        <w:lastRenderedPageBreak/>
        <w:t>variation among populations is due to recent changes (Takezaki &amp; Nei 1996; Kalinowski 2002) as it does not assume populations are in drift-mutatio</w:t>
      </w:r>
      <w:r w:rsidR="00E9314B">
        <w:rPr>
          <w:rFonts w:ascii="Times New Roman" w:eastAsia="Times New Roman" w:hAnsi="Times New Roman" w:cs="Times New Roman"/>
          <w:sz w:val="24"/>
          <w:szCs w:val="24"/>
          <w:lang w:val="en-GB"/>
        </w:rPr>
        <w:t xml:space="preserve">n </w:t>
      </w:r>
      <w:commentRangeStart w:id="87"/>
      <w:r w:rsidR="00E9314B">
        <w:rPr>
          <w:rFonts w:ascii="Times New Roman" w:eastAsia="Times New Roman" w:hAnsi="Times New Roman" w:cs="Times New Roman"/>
          <w:sz w:val="24"/>
          <w:szCs w:val="24"/>
          <w:lang w:val="en-GB"/>
        </w:rPr>
        <w:t>equilibrium</w:t>
      </w:r>
      <w:commentRangeEnd w:id="87"/>
      <w:r w:rsidR="00063753">
        <w:rPr>
          <w:rStyle w:val="Marquedecommentaire"/>
        </w:rPr>
        <w:commentReference w:id="87"/>
      </w:r>
      <w:r w:rsidR="00E9314B">
        <w:rPr>
          <w:rFonts w:ascii="Times New Roman" w:eastAsia="Times New Roman" w:hAnsi="Times New Roman" w:cs="Times New Roman"/>
          <w:sz w:val="24"/>
          <w:szCs w:val="24"/>
          <w:lang w:val="en-GB"/>
        </w:rPr>
        <w:t>.</w:t>
      </w:r>
    </w:p>
    <w:p w14:paraId="4D774A0B" w14:textId="77777777" w:rsidR="00910194" w:rsidRPr="004E6917" w:rsidRDefault="00910194" w:rsidP="00A51948">
      <w:pPr>
        <w:spacing w:before="240" w:line="480" w:lineRule="auto"/>
        <w:rPr>
          <w:rFonts w:ascii="Times New Roman" w:hAnsi="Times New Roman" w:cs="Times New Roman"/>
          <w:sz w:val="24"/>
          <w:szCs w:val="24"/>
          <w:lang w:val="en-CA"/>
        </w:rPr>
      </w:pPr>
      <w:bookmarkStart w:id="88" w:name="_Toc471728242"/>
      <w:bookmarkStart w:id="89" w:name="_Toc479591296"/>
    </w:p>
    <w:p w14:paraId="004B8CF3" w14:textId="6747EDB6" w:rsidR="004E13A5" w:rsidRPr="0007763B" w:rsidRDefault="004E13A5" w:rsidP="00A51948">
      <w:pPr>
        <w:spacing w:before="240" w:line="480" w:lineRule="auto"/>
        <w:rPr>
          <w:rFonts w:ascii="Times New Roman" w:hAnsi="Times New Roman" w:cs="Times New Roman"/>
          <w:i/>
          <w:sz w:val="24"/>
          <w:szCs w:val="24"/>
          <w:lang w:val="en-CA"/>
        </w:rPr>
      </w:pPr>
      <w:r w:rsidRPr="0007763B">
        <w:rPr>
          <w:rFonts w:ascii="Times New Roman" w:hAnsi="Times New Roman" w:cs="Times New Roman"/>
          <w:i/>
          <w:sz w:val="24"/>
          <w:szCs w:val="24"/>
          <w:lang w:val="en-CA"/>
        </w:rPr>
        <w:t>Simulation framework</w:t>
      </w:r>
      <w:bookmarkEnd w:id="88"/>
      <w:bookmarkEnd w:id="89"/>
    </w:p>
    <w:p w14:paraId="1ECE0643" w14:textId="17A31001" w:rsidR="007C19E5" w:rsidRPr="0053064B" w:rsidRDefault="004E13A5" w:rsidP="00A51948">
      <w:pPr>
        <w:spacing w:before="240" w:after="240" w:line="480" w:lineRule="auto"/>
        <w:rPr>
          <w:rFonts w:ascii="Times New Roman" w:eastAsia="Times New Roman" w:hAnsi="Times New Roman" w:cs="Times New Roman"/>
          <w:sz w:val="24"/>
          <w:szCs w:val="24"/>
          <w:lang w:val="en-CA"/>
        </w:rPr>
      </w:pPr>
      <w:r w:rsidRPr="0007763B">
        <w:rPr>
          <w:rFonts w:ascii="Times New Roman" w:eastAsia="Times New Roman" w:hAnsi="Times New Roman" w:cs="Times New Roman"/>
          <w:sz w:val="24"/>
          <w:szCs w:val="24"/>
          <w:lang w:val="en-CA"/>
        </w:rPr>
        <w:t xml:space="preserve">To simulate </w:t>
      </w:r>
      <w:del w:id="90" w:author="Patrick James" w:date="2019-11-12T17:09:00Z">
        <w:r w:rsidRPr="0007763B" w:rsidDel="0054565E">
          <w:rPr>
            <w:rFonts w:ascii="Times New Roman" w:eastAsia="Times New Roman" w:hAnsi="Times New Roman" w:cs="Times New Roman"/>
            <w:sz w:val="24"/>
            <w:szCs w:val="24"/>
            <w:lang w:val="en-CA"/>
          </w:rPr>
          <w:delText xml:space="preserve">changes </w:delText>
        </w:r>
      </w:del>
      <w:ins w:id="91" w:author="Patrick James" w:date="2019-11-12T17:09:00Z">
        <w:r w:rsidR="0054565E">
          <w:rPr>
            <w:rFonts w:ascii="Times New Roman" w:eastAsia="Times New Roman" w:hAnsi="Times New Roman" w:cs="Times New Roman"/>
            <w:sz w:val="24"/>
            <w:szCs w:val="24"/>
            <w:lang w:val="en-CA"/>
          </w:rPr>
          <w:t>the dynamics of population genetic</w:t>
        </w:r>
        <w:r w:rsidR="0054565E" w:rsidRPr="0007763B">
          <w:rPr>
            <w:rFonts w:ascii="Times New Roman" w:eastAsia="Times New Roman" w:hAnsi="Times New Roman" w:cs="Times New Roman"/>
            <w:sz w:val="24"/>
            <w:szCs w:val="24"/>
            <w:lang w:val="en-CA"/>
          </w:rPr>
          <w:t xml:space="preserve"> </w:t>
        </w:r>
      </w:ins>
      <w:del w:id="92" w:author="Patrick James" w:date="2019-11-12T17:09:00Z">
        <w:r w:rsidRPr="0007763B" w:rsidDel="0054565E">
          <w:rPr>
            <w:rFonts w:ascii="Times New Roman" w:eastAsia="Times New Roman" w:hAnsi="Times New Roman" w:cs="Times New Roman"/>
            <w:sz w:val="24"/>
            <w:szCs w:val="24"/>
            <w:lang w:val="en-CA"/>
          </w:rPr>
          <w:delText xml:space="preserve">in genetic information </w:delText>
        </w:r>
      </w:del>
      <w:ins w:id="93" w:author="Patrick James" w:date="2019-11-12T17:09:00Z">
        <w:r w:rsidR="0054565E">
          <w:rPr>
            <w:rFonts w:ascii="Times New Roman" w:eastAsia="Times New Roman" w:hAnsi="Times New Roman" w:cs="Times New Roman"/>
            <w:sz w:val="24"/>
            <w:szCs w:val="24"/>
            <w:lang w:val="en-CA"/>
          </w:rPr>
          <w:t xml:space="preserve">changes </w:t>
        </w:r>
      </w:ins>
      <w:r w:rsidRPr="0007763B">
        <w:rPr>
          <w:rFonts w:ascii="Times New Roman" w:eastAsia="Times New Roman" w:hAnsi="Times New Roman" w:cs="Times New Roman"/>
          <w:sz w:val="24"/>
          <w:szCs w:val="24"/>
          <w:lang w:val="en-CA"/>
        </w:rPr>
        <w:t>through time, we used the</w:t>
      </w:r>
      <w:r w:rsidRPr="0007763B">
        <w:rPr>
          <w:rFonts w:ascii="Times New Roman" w:eastAsia="Times New Roman" w:hAnsi="Times New Roman" w:cs="Times New Roman"/>
          <w:sz w:val="24"/>
          <w:szCs w:val="24"/>
        </w:rPr>
        <w:t xml:space="preserve"> spatially-explicit gene flow simulation</w:t>
      </w:r>
      <w:r w:rsidRPr="0007763B">
        <w:rPr>
          <w:rFonts w:ascii="Times New Roman" w:eastAsia="Times New Roman" w:hAnsi="Times New Roman" w:cs="Times New Roman"/>
          <w:sz w:val="24"/>
          <w:szCs w:val="24"/>
          <w:lang w:val="en-CA"/>
        </w:rPr>
        <w:t xml:space="preserve"> software CDMetaPOP </w:t>
      </w:r>
      <w:r w:rsidRPr="0007763B">
        <w:rPr>
          <w:rFonts w:ascii="Times New Roman" w:eastAsia="Times New Roman" w:hAnsi="Times New Roman" w:cs="Times New Roman"/>
          <w:sz w:val="24"/>
          <w:szCs w:val="24"/>
          <w:lang w:val="en-CA"/>
        </w:rPr>
        <w:fldChar w:fldCharType="begin" w:fldLock="1"/>
      </w:r>
      <w:r w:rsidR="006E412E">
        <w:rPr>
          <w:rFonts w:ascii="Times New Roman" w:eastAsia="Times New Roman" w:hAnsi="Times New Roman" w:cs="Times New Roman"/>
          <w:sz w:val="24"/>
          <w:szCs w:val="24"/>
          <w:lang w:val="en-CA"/>
        </w:rPr>
        <w:instrText>ADDIN CSL_CITATION {"citationItems":[{"id":"ITEM-1","itemData":{"DOI":"10.1111/2041-210X.12608","ISBN":"2041-210X","ISSN":"2041210X","abstract":"1.Combining landscape demographic and genetics models offers powerful methods for addressing questions for eco-evolutionary applications.2.Using two illustrative examples, we present CDMetaPOP, a program to simulate changes in neutral and/or selection-driven genotypes through time as a function of individual-based movement, complex spatial population dynamics, and multiple and changing landscape drivers.3.CDMetaPOP provides a novel tool for questions in landscape genetics by incorporating population viability analysis, while linking directly to conservation applications.This article is protected by copyright. All rights reserved.","author":[{"dropping-particle":"","family":"Landguth","given":"Erin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Evolution","id":"ITEM-1","issue":"1","issued":{"date-parts":[["2017"]]},"page":"4-11","title":"CDMetaPOP: an individual-based, eco-evolutionary model for spatially explicit simulation of landscape demogenetics","type":"article-journal","volume":"8"},"uris":["http://www.mendeley.com/documents/?uuid=033d66be-236a-4649-918c-6fe1065c99de"]}],"mendeley":{"formattedCitation":"(Landguth, Bearlin, et al., 2017)","plainTextFormattedCitation":"(Landguth, Bearlin, et al., 2017)","previouslyFormattedCitation":"(Landguth, Bearlin, et al., 2017)"},"properties":{"noteIndex":0},"schema":"https://github.com/citation-style-language/schema/raw/master/csl-citation.json"}</w:instrText>
      </w:r>
      <w:r w:rsidRPr="0007763B">
        <w:rPr>
          <w:rFonts w:ascii="Times New Roman" w:eastAsia="Times New Roman" w:hAnsi="Times New Roman" w:cs="Times New Roman"/>
          <w:sz w:val="24"/>
          <w:szCs w:val="24"/>
          <w:lang w:val="en-CA"/>
        </w:rPr>
        <w:fldChar w:fldCharType="separate"/>
      </w:r>
      <w:r w:rsidR="00841510" w:rsidRPr="00841510">
        <w:rPr>
          <w:rFonts w:ascii="Times New Roman" w:eastAsia="Times New Roman" w:hAnsi="Times New Roman" w:cs="Times New Roman"/>
          <w:noProof/>
          <w:sz w:val="24"/>
          <w:szCs w:val="24"/>
          <w:lang w:val="en-CA"/>
        </w:rPr>
        <w:t>(Landguth, Bearlin, et al., 2017)</w:t>
      </w:r>
      <w:r w:rsidRPr="0007763B">
        <w:rPr>
          <w:rFonts w:ascii="Times New Roman" w:eastAsia="Times New Roman" w:hAnsi="Times New Roman" w:cs="Times New Roman"/>
          <w:sz w:val="24"/>
          <w:szCs w:val="24"/>
          <w:lang w:val="en-CA"/>
        </w:rPr>
        <w:fldChar w:fldCharType="end"/>
      </w:r>
      <w:r w:rsidRPr="0007763B">
        <w:rPr>
          <w:rFonts w:ascii="Times New Roman" w:eastAsia="Times New Roman" w:hAnsi="Times New Roman" w:cs="Times New Roman"/>
          <w:sz w:val="24"/>
          <w:szCs w:val="24"/>
          <w:lang w:val="en-CA"/>
        </w:rPr>
        <w:t xml:space="preserve">. </w:t>
      </w:r>
      <w:r w:rsidRPr="0007763B">
        <w:rPr>
          <w:rFonts w:ascii="Times New Roman" w:eastAsia="Times New Roman" w:hAnsi="Times New Roman" w:cs="Times New Roman"/>
          <w:sz w:val="24"/>
          <w:szCs w:val="24"/>
          <w:lang w:val="en-GB"/>
        </w:rPr>
        <w:t xml:space="preserve">CDMetaPOP simulates dispersal and mating of individuals across a landscape, and allows </w:t>
      </w:r>
      <w:r w:rsidR="00DE0B71">
        <w:rPr>
          <w:rFonts w:ascii="Times New Roman" w:eastAsia="Times New Roman" w:hAnsi="Times New Roman" w:cs="Times New Roman"/>
          <w:sz w:val="24"/>
          <w:szCs w:val="24"/>
          <w:lang w:val="en-GB"/>
        </w:rPr>
        <w:t>the user to</w:t>
      </w:r>
      <w:r w:rsidR="00DE0B71" w:rsidRPr="0007763B">
        <w:rPr>
          <w:rFonts w:ascii="Times New Roman" w:eastAsia="Times New Roman" w:hAnsi="Times New Roman" w:cs="Times New Roman"/>
          <w:sz w:val="24"/>
          <w:szCs w:val="24"/>
          <w:lang w:val="en-GB"/>
        </w:rPr>
        <w:t xml:space="preserve"> </w:t>
      </w:r>
      <w:r w:rsidRPr="0007763B">
        <w:rPr>
          <w:rFonts w:ascii="Times New Roman" w:eastAsia="Times New Roman" w:hAnsi="Times New Roman" w:cs="Times New Roman"/>
          <w:sz w:val="24"/>
          <w:szCs w:val="24"/>
          <w:lang w:val="en-GB"/>
        </w:rPr>
        <w:t>define initial genetic structure, spatial distribution of individuals, dispersal characteristics, and life history traits of the population</w:t>
      </w:r>
      <w:r w:rsidR="00601497">
        <w:rPr>
          <w:rFonts w:ascii="Times New Roman" w:eastAsia="Times New Roman" w:hAnsi="Times New Roman" w:cs="Times New Roman"/>
          <w:sz w:val="24"/>
          <w:szCs w:val="24"/>
          <w:lang w:val="en-GB"/>
        </w:rPr>
        <w:t xml:space="preserve">. </w:t>
      </w:r>
      <w:r w:rsidR="008A2F5F">
        <w:rPr>
          <w:rFonts w:ascii="Times New Roman" w:eastAsia="Times New Roman" w:hAnsi="Times New Roman" w:cs="Times New Roman"/>
          <w:sz w:val="24"/>
          <w:szCs w:val="24"/>
          <w:lang w:val="en-CA"/>
        </w:rPr>
        <w:t xml:space="preserve">The physical landscape we simulated </w:t>
      </w:r>
      <w:r w:rsidR="0053064B">
        <w:rPr>
          <w:rFonts w:ascii="Times New Roman" w:eastAsia="Times New Roman" w:hAnsi="Times New Roman" w:cs="Times New Roman"/>
          <w:sz w:val="24"/>
          <w:szCs w:val="24"/>
          <w:lang w:val="en-CA"/>
        </w:rPr>
        <w:t xml:space="preserve">was modelled as a homogeneous </w:t>
      </w:r>
      <w:r w:rsidR="006B5D89">
        <w:rPr>
          <w:rFonts w:ascii="Times New Roman" w:eastAsia="Times New Roman" w:hAnsi="Times New Roman" w:cs="Times New Roman"/>
          <w:sz w:val="24"/>
          <w:szCs w:val="24"/>
          <w:lang w:val="en-CA"/>
        </w:rPr>
        <w:t xml:space="preserve">and interconnected </w:t>
      </w:r>
      <w:r w:rsidR="0053064B">
        <w:rPr>
          <w:rFonts w:ascii="Times New Roman" w:eastAsia="Times New Roman" w:hAnsi="Times New Roman" w:cs="Times New Roman"/>
          <w:sz w:val="24"/>
          <w:szCs w:val="24"/>
          <w:lang w:val="en-CA"/>
        </w:rPr>
        <w:t>square grid of 5 by 5 cells,</w:t>
      </w:r>
      <w:commentRangeStart w:id="94"/>
      <w:commentRangeStart w:id="95"/>
      <w:r w:rsidR="008A2F5F">
        <w:rPr>
          <w:rStyle w:val="Marquedecommentaire"/>
        </w:rPr>
        <w:commentReference w:id="96"/>
      </w:r>
      <w:commentRangeEnd w:id="94"/>
      <w:r w:rsidR="008A2F5F">
        <w:rPr>
          <w:rStyle w:val="Marquedecommentaire"/>
        </w:rPr>
        <w:commentReference w:id="94"/>
      </w:r>
      <w:commentRangeEnd w:id="95"/>
      <w:r w:rsidR="00A84ED9">
        <w:rPr>
          <w:rStyle w:val="Marquedecommentaire"/>
        </w:rPr>
        <w:commentReference w:id="95"/>
      </w:r>
      <w:r w:rsidR="008A2F5F">
        <w:rPr>
          <w:rFonts w:ascii="Times New Roman" w:eastAsia="Times New Roman" w:hAnsi="Times New Roman" w:cs="Times New Roman"/>
          <w:sz w:val="24"/>
          <w:szCs w:val="24"/>
          <w:lang w:val="en-CA"/>
        </w:rPr>
        <w:t xml:space="preserve"> </w:t>
      </w:r>
      <w:r w:rsidR="006B5D89">
        <w:rPr>
          <w:rFonts w:ascii="Times New Roman" w:eastAsia="Times New Roman" w:hAnsi="Times New Roman" w:cs="Times New Roman"/>
          <w:sz w:val="24"/>
          <w:szCs w:val="24"/>
          <w:lang w:val="en-CA"/>
        </w:rPr>
        <w:t xml:space="preserve">with </w:t>
      </w:r>
      <w:r w:rsidR="008A2F5F">
        <w:rPr>
          <w:rFonts w:ascii="Times New Roman" w:eastAsia="Times New Roman" w:hAnsi="Times New Roman" w:cs="Times New Roman"/>
          <w:sz w:val="24"/>
          <w:szCs w:val="24"/>
          <w:lang w:val="en-CA"/>
        </w:rPr>
        <w:t>each</w:t>
      </w:r>
      <w:r w:rsidR="006B5D89">
        <w:rPr>
          <w:rFonts w:ascii="Times New Roman" w:eastAsia="Times New Roman" w:hAnsi="Times New Roman" w:cs="Times New Roman"/>
          <w:sz w:val="24"/>
          <w:szCs w:val="24"/>
          <w:lang w:val="en-CA"/>
        </w:rPr>
        <w:t xml:space="preserve"> cell</w:t>
      </w:r>
      <w:r w:rsidR="008A2F5F">
        <w:rPr>
          <w:rFonts w:ascii="Times New Roman" w:eastAsia="Times New Roman" w:hAnsi="Times New Roman" w:cs="Times New Roman"/>
          <w:sz w:val="24"/>
          <w:szCs w:val="24"/>
          <w:lang w:val="en-CA"/>
        </w:rPr>
        <w:t xml:space="preserve"> representing a </w:t>
      </w:r>
      <w:r w:rsidRPr="0007763B">
        <w:rPr>
          <w:rFonts w:ascii="Times New Roman" w:eastAsia="Times New Roman" w:hAnsi="Times New Roman" w:cs="Times New Roman"/>
          <w:sz w:val="24"/>
          <w:szCs w:val="24"/>
          <w:lang w:val="en-CA"/>
        </w:rPr>
        <w:t>population</w:t>
      </w:r>
      <w:r w:rsidR="008A2F5F">
        <w:rPr>
          <w:rFonts w:ascii="Times New Roman" w:eastAsia="Times New Roman" w:hAnsi="Times New Roman" w:cs="Times New Roman"/>
          <w:sz w:val="24"/>
          <w:szCs w:val="24"/>
          <w:lang w:val="en-CA"/>
        </w:rPr>
        <w:t>. Each population</w:t>
      </w:r>
      <w:r w:rsidRPr="0007763B">
        <w:rPr>
          <w:rFonts w:ascii="Times New Roman" w:eastAsia="Times New Roman" w:hAnsi="Times New Roman" w:cs="Times New Roman"/>
          <w:sz w:val="24"/>
          <w:szCs w:val="24"/>
          <w:lang w:val="en-CA"/>
        </w:rPr>
        <w:t xml:space="preserve"> had a maximum carrying capacity of 50 individuals</w:t>
      </w:r>
      <w:r w:rsidR="008A2F5F">
        <w:rPr>
          <w:rFonts w:ascii="Times New Roman" w:eastAsia="Times New Roman" w:hAnsi="Times New Roman" w:cs="Times New Roman"/>
          <w:sz w:val="24"/>
          <w:szCs w:val="24"/>
          <w:lang w:val="en-CA"/>
        </w:rPr>
        <w:t xml:space="preserve">. </w:t>
      </w:r>
      <w:r w:rsidR="006B5D89">
        <w:rPr>
          <w:rFonts w:ascii="Times New Roman" w:eastAsia="Times New Roman" w:hAnsi="Times New Roman" w:cs="Times New Roman"/>
          <w:sz w:val="24"/>
          <w:szCs w:val="24"/>
          <w:lang w:val="en-CA"/>
        </w:rPr>
        <w:t>S</w:t>
      </w:r>
      <w:r w:rsidRPr="0007763B">
        <w:rPr>
          <w:rFonts w:ascii="Times New Roman" w:eastAsia="Times New Roman" w:hAnsi="Times New Roman" w:cs="Times New Roman"/>
          <w:sz w:val="24"/>
          <w:szCs w:val="24"/>
          <w:lang w:val="en-CA"/>
        </w:rPr>
        <w:t xml:space="preserve">tructural connectivity </w:t>
      </w:r>
      <w:r w:rsidR="006B5D89">
        <w:rPr>
          <w:rFonts w:ascii="Times New Roman" w:eastAsia="Times New Roman" w:hAnsi="Times New Roman" w:cs="Times New Roman"/>
          <w:sz w:val="24"/>
          <w:szCs w:val="24"/>
          <w:lang w:val="en-CA"/>
        </w:rPr>
        <w:t>between populations was modelled following</w:t>
      </w:r>
      <w:r w:rsidRPr="0007763B">
        <w:rPr>
          <w:rFonts w:ascii="Times New Roman" w:eastAsia="Times New Roman" w:hAnsi="Times New Roman" w:cs="Times New Roman"/>
          <w:sz w:val="24"/>
          <w:szCs w:val="24"/>
          <w:lang w:val="en-CA"/>
        </w:rPr>
        <w:t xml:space="preserve"> geographical distance</w:t>
      </w:r>
      <w:r w:rsidR="006B5D89">
        <w:rPr>
          <w:rFonts w:ascii="Times New Roman" w:eastAsia="Times New Roman" w:hAnsi="Times New Roman" w:cs="Times New Roman"/>
          <w:sz w:val="24"/>
          <w:szCs w:val="24"/>
          <w:lang w:val="en-CA"/>
        </w:rPr>
        <w:t xml:space="preserve"> alone</w:t>
      </w:r>
      <w:r w:rsidRPr="0007763B">
        <w:rPr>
          <w:rFonts w:ascii="Times New Roman" w:eastAsia="Times New Roman" w:hAnsi="Times New Roman" w:cs="Times New Roman"/>
          <w:sz w:val="24"/>
          <w:szCs w:val="24"/>
          <w:lang w:val="en-CA"/>
        </w:rPr>
        <w:t xml:space="preserve">. </w:t>
      </w:r>
      <w:r w:rsidR="006B5D89">
        <w:rPr>
          <w:rFonts w:ascii="Times New Roman" w:eastAsia="Times New Roman" w:hAnsi="Times New Roman" w:cs="Times New Roman"/>
          <w:sz w:val="24"/>
          <w:szCs w:val="24"/>
          <w:lang w:val="en-CA"/>
        </w:rPr>
        <w:t>The populated landscape</w:t>
      </w:r>
      <w:r w:rsidRPr="0007763B">
        <w:rPr>
          <w:rFonts w:ascii="Times New Roman" w:eastAsia="Times New Roman" w:hAnsi="Times New Roman" w:cs="Times New Roman"/>
          <w:sz w:val="24"/>
          <w:szCs w:val="24"/>
          <w:lang w:val="en-CA"/>
        </w:rPr>
        <w:t xml:space="preserve"> </w:t>
      </w:r>
      <w:r w:rsidR="006B5D89">
        <w:rPr>
          <w:rFonts w:ascii="Times New Roman" w:eastAsia="Times New Roman" w:hAnsi="Times New Roman" w:cs="Times New Roman"/>
          <w:sz w:val="24"/>
          <w:szCs w:val="24"/>
          <w:lang w:val="en-CA"/>
        </w:rPr>
        <w:t>therefore represent</w:t>
      </w:r>
      <w:r w:rsidRPr="0007763B">
        <w:rPr>
          <w:rFonts w:ascii="Times New Roman" w:eastAsia="Times New Roman" w:hAnsi="Times New Roman" w:cs="Times New Roman"/>
          <w:sz w:val="24"/>
          <w:szCs w:val="24"/>
          <w:lang w:val="en-CA"/>
        </w:rPr>
        <w:t xml:space="preserve">s to a maximum of 1250 individuals. Each simulation was run for 100 generations before a demographic event </w:t>
      </w:r>
      <w:ins w:id="97" w:author="Patrick James" w:date="2019-11-12T17:12:00Z">
        <w:r w:rsidR="0054565E">
          <w:rPr>
            <w:rFonts w:ascii="Times New Roman" w:eastAsia="Times New Roman" w:hAnsi="Times New Roman" w:cs="Times New Roman"/>
            <w:sz w:val="24"/>
            <w:szCs w:val="24"/>
            <w:lang w:val="en-CA"/>
          </w:rPr>
          <w:t xml:space="preserve">(see below) </w:t>
        </w:r>
      </w:ins>
      <w:r w:rsidRPr="0007763B">
        <w:rPr>
          <w:rFonts w:ascii="Times New Roman" w:eastAsia="Times New Roman" w:hAnsi="Times New Roman" w:cs="Times New Roman"/>
          <w:sz w:val="24"/>
          <w:szCs w:val="24"/>
          <w:lang w:val="en-CA"/>
        </w:rPr>
        <w:t xml:space="preserve">was </w:t>
      </w:r>
      <w:r w:rsidR="00DE0B71">
        <w:rPr>
          <w:rFonts w:ascii="Times New Roman" w:eastAsia="Times New Roman" w:hAnsi="Times New Roman" w:cs="Times New Roman"/>
          <w:sz w:val="24"/>
          <w:szCs w:val="24"/>
          <w:lang w:val="en-CA"/>
        </w:rPr>
        <w:t>imposed</w:t>
      </w:r>
      <w:r w:rsidR="00DE0B71" w:rsidRPr="0007763B">
        <w:rPr>
          <w:rFonts w:ascii="Times New Roman" w:eastAsia="Times New Roman" w:hAnsi="Times New Roman" w:cs="Times New Roman"/>
          <w:sz w:val="24"/>
          <w:szCs w:val="24"/>
          <w:lang w:val="en-CA"/>
        </w:rPr>
        <w:t xml:space="preserve"> </w:t>
      </w:r>
      <w:r w:rsidRPr="0007763B">
        <w:rPr>
          <w:rFonts w:ascii="Times New Roman" w:eastAsia="Times New Roman" w:hAnsi="Times New Roman" w:cs="Times New Roman"/>
          <w:sz w:val="24"/>
          <w:szCs w:val="24"/>
          <w:lang w:val="en-CA"/>
        </w:rPr>
        <w:t>on up to three populations in the landscape. 10 more generations were simulated after th</w:t>
      </w:r>
      <w:r w:rsidR="008D2682">
        <w:rPr>
          <w:rFonts w:ascii="Times New Roman" w:eastAsia="Times New Roman" w:hAnsi="Times New Roman" w:cs="Times New Roman"/>
          <w:sz w:val="24"/>
          <w:szCs w:val="24"/>
          <w:lang w:val="en-CA"/>
        </w:rPr>
        <w:t>is</w:t>
      </w:r>
      <w:r w:rsidRPr="0007763B">
        <w:rPr>
          <w:rFonts w:ascii="Times New Roman" w:eastAsia="Times New Roman" w:hAnsi="Times New Roman" w:cs="Times New Roman"/>
          <w:sz w:val="24"/>
          <w:szCs w:val="24"/>
          <w:lang w:val="en-CA"/>
        </w:rPr>
        <w:t xml:space="preserve"> event.</w:t>
      </w:r>
      <w:r w:rsidR="007D7FB8">
        <w:rPr>
          <w:rFonts w:ascii="Times New Roman" w:eastAsia="Times New Roman" w:hAnsi="Times New Roman" w:cs="Times New Roman"/>
          <w:sz w:val="24"/>
          <w:szCs w:val="24"/>
          <w:lang w:val="en-CA"/>
        </w:rPr>
        <w:t xml:space="preserve"> </w:t>
      </w:r>
      <w:r w:rsidR="00DE0B71">
        <w:rPr>
          <w:rFonts w:ascii="Times New Roman" w:eastAsia="Times New Roman" w:hAnsi="Times New Roman" w:cs="Times New Roman"/>
          <w:sz w:val="24"/>
          <w:szCs w:val="24"/>
          <w:lang w:val="en-GB"/>
        </w:rPr>
        <w:t>The mutation rate was set at 10</w:t>
      </w:r>
      <w:r w:rsidR="00DE0B71">
        <w:rPr>
          <w:rFonts w:ascii="Times New Roman" w:eastAsia="Times New Roman" w:hAnsi="Times New Roman" w:cs="Times New Roman"/>
          <w:sz w:val="24"/>
          <w:szCs w:val="24"/>
          <w:vertAlign w:val="superscript"/>
          <w:lang w:val="en-GB"/>
        </w:rPr>
        <w:t>-8</w:t>
      </w:r>
      <w:r w:rsidR="00DE0B71" w:rsidRPr="0007763B">
        <w:rPr>
          <w:rFonts w:ascii="Times New Roman" w:eastAsia="Times New Roman" w:hAnsi="Times New Roman" w:cs="Times New Roman"/>
          <w:sz w:val="24"/>
          <w:szCs w:val="24"/>
          <w:lang w:val="en-GB"/>
        </w:rPr>
        <w:t xml:space="preserve"> to reflect empirically-derived mutation rates found in many taxa</w:t>
      </w:r>
      <w:r w:rsidR="00DE0B71">
        <w:rPr>
          <w:rFonts w:ascii="Times New Roman" w:eastAsia="Times New Roman" w:hAnsi="Times New Roman" w:cs="Times New Roman"/>
          <w:sz w:val="24"/>
          <w:szCs w:val="24"/>
          <w:lang w:val="en-GB"/>
        </w:rPr>
        <w:t>.</w:t>
      </w:r>
      <w:r w:rsidR="007C19E5">
        <w:rPr>
          <w:rFonts w:ascii="Times New Roman" w:eastAsia="Times New Roman" w:hAnsi="Times New Roman" w:cs="Times New Roman"/>
          <w:sz w:val="24"/>
          <w:szCs w:val="24"/>
          <w:lang w:val="en-GB"/>
        </w:rPr>
        <w:t xml:space="preserve"> </w:t>
      </w:r>
      <w:r w:rsidR="00A53D4B">
        <w:rPr>
          <w:rFonts w:ascii="Times New Roman" w:eastAsia="Times New Roman" w:hAnsi="Times New Roman" w:cs="Times New Roman"/>
          <w:sz w:val="24"/>
          <w:szCs w:val="24"/>
          <w:lang w:val="en-GB"/>
        </w:rPr>
        <w:t>The</w:t>
      </w:r>
      <w:r w:rsidR="00DA17B9">
        <w:rPr>
          <w:rFonts w:ascii="Times New Roman" w:eastAsia="Times New Roman" w:hAnsi="Times New Roman" w:cs="Times New Roman"/>
          <w:sz w:val="24"/>
          <w:szCs w:val="24"/>
          <w:lang w:val="en-GB"/>
        </w:rPr>
        <w:t xml:space="preserve"> genotypic information</w:t>
      </w:r>
      <w:r w:rsidR="00A53D4B">
        <w:rPr>
          <w:rFonts w:ascii="Times New Roman" w:eastAsia="Times New Roman" w:hAnsi="Times New Roman" w:cs="Times New Roman"/>
          <w:sz w:val="24"/>
          <w:szCs w:val="24"/>
          <w:lang w:val="en-GB"/>
        </w:rPr>
        <w:t xml:space="preserve"> of each individual</w:t>
      </w:r>
      <w:r w:rsidR="007C19E5">
        <w:rPr>
          <w:rFonts w:ascii="Times New Roman" w:eastAsia="Times New Roman" w:hAnsi="Times New Roman" w:cs="Times New Roman"/>
          <w:sz w:val="24"/>
          <w:szCs w:val="24"/>
          <w:lang w:val="en-GB"/>
        </w:rPr>
        <w:t xml:space="preserve"> </w:t>
      </w:r>
      <w:r w:rsidR="005A7AE1">
        <w:rPr>
          <w:rFonts w:ascii="Times New Roman" w:eastAsia="Times New Roman" w:hAnsi="Times New Roman" w:cs="Times New Roman"/>
          <w:sz w:val="24"/>
          <w:szCs w:val="24"/>
          <w:lang w:val="en-GB"/>
        </w:rPr>
        <w:t>was recorded,</w:t>
      </w:r>
      <w:r w:rsidR="00A53D4B">
        <w:rPr>
          <w:rFonts w:ascii="Times New Roman" w:eastAsia="Times New Roman" w:hAnsi="Times New Roman" w:cs="Times New Roman"/>
          <w:sz w:val="24"/>
          <w:szCs w:val="24"/>
          <w:lang w:val="en-GB"/>
        </w:rPr>
        <w:t xml:space="preserve"> and consisted</w:t>
      </w:r>
      <w:r w:rsidR="007C19E5">
        <w:rPr>
          <w:rFonts w:ascii="Times New Roman" w:eastAsia="Times New Roman" w:hAnsi="Times New Roman" w:cs="Times New Roman"/>
          <w:sz w:val="24"/>
          <w:szCs w:val="24"/>
          <w:lang w:val="en-GB"/>
        </w:rPr>
        <w:t xml:space="preserve"> of 100 neutral,</w:t>
      </w:r>
      <w:r w:rsidR="005A7AE1">
        <w:rPr>
          <w:rFonts w:ascii="Times New Roman" w:eastAsia="Times New Roman" w:hAnsi="Times New Roman" w:cs="Times New Roman"/>
          <w:sz w:val="24"/>
          <w:szCs w:val="24"/>
          <w:lang w:val="en-GB"/>
        </w:rPr>
        <w:t xml:space="preserve"> unlinked, bi-allelic SNP </w:t>
      </w:r>
      <w:commentRangeStart w:id="98"/>
      <w:r w:rsidR="005A7AE1">
        <w:rPr>
          <w:rFonts w:ascii="Times New Roman" w:eastAsia="Times New Roman" w:hAnsi="Times New Roman" w:cs="Times New Roman"/>
          <w:sz w:val="24"/>
          <w:szCs w:val="24"/>
          <w:lang w:val="en-GB"/>
        </w:rPr>
        <w:t>loci</w:t>
      </w:r>
      <w:commentRangeEnd w:id="98"/>
      <w:r w:rsidR="0054565E">
        <w:rPr>
          <w:rStyle w:val="Marquedecommentaire"/>
        </w:rPr>
        <w:commentReference w:id="98"/>
      </w:r>
      <w:r w:rsidR="005A7AE1">
        <w:rPr>
          <w:rFonts w:ascii="Times New Roman" w:eastAsia="Times New Roman" w:hAnsi="Times New Roman" w:cs="Times New Roman"/>
          <w:sz w:val="24"/>
          <w:szCs w:val="24"/>
          <w:lang w:val="en-GB"/>
        </w:rPr>
        <w:t>.</w:t>
      </w:r>
    </w:p>
    <w:p w14:paraId="3E3B18EC" w14:textId="431E0326" w:rsidR="004E13A5" w:rsidDel="0054565E" w:rsidRDefault="004E13A5" w:rsidP="00A51948">
      <w:pPr>
        <w:spacing w:before="240" w:after="240" w:line="480" w:lineRule="auto"/>
        <w:rPr>
          <w:del w:id="99" w:author="Patrick James" w:date="2019-11-12T17:12:00Z"/>
          <w:rFonts w:ascii="Times New Roman" w:eastAsia="Times New Roman" w:hAnsi="Times New Roman" w:cs="Times New Roman"/>
          <w:sz w:val="24"/>
          <w:szCs w:val="24"/>
          <w:lang w:val="en-GB"/>
        </w:rPr>
      </w:pPr>
    </w:p>
    <w:p w14:paraId="4457034A" w14:textId="5C83AC4B" w:rsidR="00DE0B71" w:rsidRPr="0007763B" w:rsidRDefault="00DE0B71" w:rsidP="00A51948">
      <w:pPr>
        <w:spacing w:before="240" w:after="240" w:line="480" w:lineRule="auto"/>
        <w:rPr>
          <w:rFonts w:ascii="Times New Roman" w:eastAsia="Times New Roman" w:hAnsi="Times New Roman" w:cs="Times New Roman"/>
          <w:sz w:val="24"/>
          <w:szCs w:val="24"/>
          <w:lang w:val="en-CA"/>
        </w:rPr>
      </w:pPr>
      <w:r w:rsidRPr="00E876E6">
        <w:rPr>
          <w:rFonts w:ascii="Times New Roman" w:eastAsia="Times New Roman" w:hAnsi="Times New Roman" w:cs="Times New Roman"/>
          <w:i/>
          <w:sz w:val="24"/>
          <w:szCs w:val="24"/>
          <w:lang w:val="en-GB"/>
        </w:rPr>
        <w:t>Demographic event</w:t>
      </w:r>
      <w:r w:rsidR="00C23647">
        <w:rPr>
          <w:rFonts w:ascii="Times New Roman" w:eastAsia="Times New Roman" w:hAnsi="Times New Roman" w:cs="Times New Roman"/>
          <w:i/>
          <w:sz w:val="24"/>
          <w:szCs w:val="24"/>
          <w:lang w:val="en-GB"/>
        </w:rPr>
        <w:t>s</w:t>
      </w:r>
    </w:p>
    <w:p w14:paraId="32CD2D77" w14:textId="7F608CFD" w:rsidR="00406446" w:rsidRDefault="004E13A5" w:rsidP="00A51948">
      <w:pPr>
        <w:autoSpaceDE w:val="0"/>
        <w:autoSpaceDN w:val="0"/>
        <w:adjustRightInd w:val="0"/>
        <w:spacing w:before="240" w:after="0" w:line="480" w:lineRule="auto"/>
        <w:rPr>
          <w:rFonts w:ascii="Times New Roman" w:hAnsi="Times New Roman" w:cs="Times New Roman"/>
          <w:sz w:val="24"/>
          <w:szCs w:val="24"/>
          <w:lang w:val="en-CA"/>
        </w:rPr>
      </w:pPr>
      <w:commentRangeStart w:id="100"/>
      <w:r w:rsidRPr="0007763B">
        <w:rPr>
          <w:rFonts w:ascii="Times New Roman" w:eastAsia="Times New Roman" w:hAnsi="Times New Roman" w:cs="Times New Roman"/>
          <w:sz w:val="24"/>
          <w:szCs w:val="24"/>
          <w:lang w:val="en-GB"/>
        </w:rPr>
        <w:lastRenderedPageBreak/>
        <w:t>W</w:t>
      </w:r>
      <w:r w:rsidRPr="0007763B">
        <w:rPr>
          <w:rFonts w:ascii="Times New Roman" w:eastAsia="Times New Roman" w:hAnsi="Times New Roman" w:cs="Times New Roman"/>
          <w:sz w:val="24"/>
          <w:szCs w:val="24"/>
          <w:lang w:val="en-CA"/>
        </w:rPr>
        <w:t>e</w:t>
      </w:r>
      <w:commentRangeEnd w:id="100"/>
      <w:r w:rsidR="0054565E">
        <w:rPr>
          <w:rStyle w:val="Marquedecommentaire"/>
        </w:rPr>
        <w:commentReference w:id="100"/>
      </w:r>
      <w:r w:rsidRPr="0007763B">
        <w:rPr>
          <w:rFonts w:ascii="Times New Roman" w:eastAsia="Times New Roman" w:hAnsi="Times New Roman" w:cs="Times New Roman"/>
          <w:sz w:val="24"/>
          <w:szCs w:val="24"/>
          <w:lang w:val="en-CA"/>
        </w:rPr>
        <w:t xml:space="preserve"> simulated 180 replica</w:t>
      </w:r>
      <w:r w:rsidR="00B752BC">
        <w:rPr>
          <w:rFonts w:ascii="Times New Roman" w:eastAsia="Times New Roman" w:hAnsi="Times New Roman" w:cs="Times New Roman"/>
          <w:sz w:val="24"/>
          <w:szCs w:val="24"/>
          <w:lang w:val="en-CA"/>
        </w:rPr>
        <w:t>tes for each scenario. For each replicate, we initialized the simulation with a random and unique allocation of alleles among individuals, therefore reaching maximum diversity</w:t>
      </w:r>
      <w:r w:rsidR="00500E46">
        <w:rPr>
          <w:rFonts w:ascii="Times New Roman" w:eastAsia="Times New Roman" w:hAnsi="Times New Roman" w:cs="Times New Roman"/>
          <w:sz w:val="24"/>
          <w:szCs w:val="24"/>
          <w:lang w:val="en-CA"/>
        </w:rPr>
        <w:t xml:space="preserve"> </w:t>
      </w:r>
      <w:r w:rsidR="00500E46">
        <w:rPr>
          <w:rFonts w:ascii="Times New Roman" w:eastAsia="Times New Roman" w:hAnsi="Times New Roman" w:cs="Times New Roman"/>
          <w:sz w:val="24"/>
          <w:szCs w:val="24"/>
          <w:lang w:val="en-CA"/>
        </w:rPr>
        <w:fldChar w:fldCharType="begin" w:fldLock="1"/>
      </w:r>
      <w:r w:rsidR="00282E4D">
        <w:rPr>
          <w:rFonts w:ascii="Times New Roman" w:eastAsia="Times New Roman" w:hAnsi="Times New Roman" w:cs="Times New Roman"/>
          <w:sz w:val="24"/>
          <w:szCs w:val="24"/>
          <w:lang w:val="en-CA"/>
        </w:rPr>
        <w:instrText>ADDIN CSL_CITATION {"citationItems":[{"id":"ITEM-1","itemData":{"DOI":"10.1111/2041-210X.12608","ISSN":"2041210X","author":[{"dropping-particle":"","family":"Landguth","given":"Erin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Evolution","id":"ITEM-1","issued":{"date-parts":[["2016"]]},"title":"CDMetaPOP: an individual-based, eco-evolutionary model for spatially-explicit simulation of landscape demogenetics","type":"article-journal"},"uris":["http://www.mendeley.com/documents/?uuid=4708e70e-80dc-4e15-bc26-56e7aab79722"]}],"mendeley":{"formattedCitation":"(Landguth, Bearlin, Day, &amp; Dunham, 2016)","plainTextFormattedCitation":"(Landguth, Bearlin, Day, &amp; Dunham, 2016)","previouslyFormattedCitation":"(Landguth, Bearlin, Day, &amp; Dunham, 2016)"},"properties":{"noteIndex":0},"schema":"https://github.com/citation-style-language/schema/raw/master/csl-citation.json"}</w:instrText>
      </w:r>
      <w:r w:rsidR="00500E46">
        <w:rPr>
          <w:rFonts w:ascii="Times New Roman" w:eastAsia="Times New Roman" w:hAnsi="Times New Roman" w:cs="Times New Roman"/>
          <w:sz w:val="24"/>
          <w:szCs w:val="24"/>
          <w:lang w:val="en-CA"/>
        </w:rPr>
        <w:fldChar w:fldCharType="separate"/>
      </w:r>
      <w:r w:rsidR="00500E46" w:rsidRPr="00500E46">
        <w:rPr>
          <w:rFonts w:ascii="Times New Roman" w:eastAsia="Times New Roman" w:hAnsi="Times New Roman" w:cs="Times New Roman"/>
          <w:noProof/>
          <w:sz w:val="24"/>
          <w:szCs w:val="24"/>
          <w:lang w:val="en-CA"/>
        </w:rPr>
        <w:t>(Landguth, Bearlin, Day, &amp; Dunham, 2016)</w:t>
      </w:r>
      <w:r w:rsidR="00500E46">
        <w:rPr>
          <w:rFonts w:ascii="Times New Roman" w:eastAsia="Times New Roman" w:hAnsi="Times New Roman" w:cs="Times New Roman"/>
          <w:sz w:val="24"/>
          <w:szCs w:val="24"/>
          <w:lang w:val="en-CA"/>
        </w:rPr>
        <w:fldChar w:fldCharType="end"/>
      </w:r>
      <w:r w:rsidR="00B752BC">
        <w:rPr>
          <w:rFonts w:ascii="Times New Roman" w:eastAsia="Times New Roman" w:hAnsi="Times New Roman" w:cs="Times New Roman"/>
          <w:sz w:val="24"/>
          <w:szCs w:val="24"/>
          <w:lang w:val="en-CA"/>
        </w:rPr>
        <w:t>.</w:t>
      </w:r>
      <w:r w:rsidRPr="0007763B">
        <w:rPr>
          <w:rFonts w:ascii="Times New Roman" w:eastAsia="Times New Roman" w:hAnsi="Times New Roman" w:cs="Times New Roman"/>
          <w:sz w:val="24"/>
          <w:szCs w:val="24"/>
          <w:lang w:val="en-CA"/>
        </w:rPr>
        <w:t xml:space="preserve"> Those parameters were chosen as a compromise between realism and computational time limitations, and </w:t>
      </w:r>
      <w:r w:rsidRPr="0007763B">
        <w:rPr>
          <w:rFonts w:ascii="Times New Roman" w:hAnsi="Times New Roman" w:cs="Times New Roman"/>
          <w:sz w:val="24"/>
          <w:szCs w:val="24"/>
          <w:lang w:val="en-CA"/>
        </w:rPr>
        <w:t xml:space="preserve">we believe they were appropriate to produce the complex evolutionary dynamics necessary to </w:t>
      </w:r>
      <w:r w:rsidR="00AA3A0B">
        <w:rPr>
          <w:rFonts w:ascii="Times New Roman" w:hAnsi="Times New Roman" w:cs="Times New Roman"/>
          <w:sz w:val="24"/>
          <w:szCs w:val="24"/>
          <w:lang w:val="en-CA"/>
        </w:rPr>
        <w:t xml:space="preserve">produce </w:t>
      </w:r>
      <w:r w:rsidRPr="0007763B">
        <w:rPr>
          <w:rFonts w:ascii="Times New Roman" w:hAnsi="Times New Roman" w:cs="Times New Roman"/>
          <w:sz w:val="24"/>
          <w:szCs w:val="24"/>
          <w:lang w:val="en-CA"/>
        </w:rPr>
        <w:t xml:space="preserve">reasonably </w:t>
      </w:r>
      <w:r w:rsidR="00005F69">
        <w:rPr>
          <w:rFonts w:ascii="Times New Roman" w:hAnsi="Times New Roman" w:cs="Times New Roman"/>
          <w:sz w:val="24"/>
          <w:szCs w:val="24"/>
          <w:lang w:val="en-CA"/>
        </w:rPr>
        <w:t>realistic and useful simulated genetic data</w:t>
      </w:r>
      <w:r w:rsidRPr="0007763B">
        <w:rPr>
          <w:rFonts w:ascii="Times New Roman" w:hAnsi="Times New Roman" w:cs="Times New Roman"/>
          <w:sz w:val="24"/>
          <w:szCs w:val="24"/>
          <w:lang w:val="en-CA"/>
        </w:rPr>
        <w:t>.</w:t>
      </w:r>
      <w:r w:rsidR="00406446">
        <w:rPr>
          <w:rFonts w:ascii="Times New Roman" w:hAnsi="Times New Roman" w:cs="Times New Roman"/>
          <w:sz w:val="24"/>
          <w:szCs w:val="24"/>
          <w:lang w:val="en-CA"/>
        </w:rPr>
        <w:t xml:space="preserve"> </w:t>
      </w:r>
    </w:p>
    <w:p w14:paraId="2CF2BDBC" w14:textId="77777777" w:rsidR="00A51948" w:rsidRDefault="005542C9" w:rsidP="00A51948">
      <w:pPr>
        <w:autoSpaceDE w:val="0"/>
        <w:autoSpaceDN w:val="0"/>
        <w:adjustRightInd w:val="0"/>
        <w:spacing w:before="240" w:after="0" w:line="480" w:lineRule="auto"/>
        <w:rPr>
          <w:rFonts w:ascii="Times New Roman" w:hAnsi="Times New Roman" w:cs="Times New Roman"/>
          <w:sz w:val="24"/>
          <w:szCs w:val="24"/>
          <w:lang w:val="en-CA"/>
        </w:rPr>
      </w:pPr>
      <w:r w:rsidRPr="0007763B">
        <w:rPr>
          <w:rFonts w:ascii="Times New Roman" w:hAnsi="Times New Roman" w:cs="Times New Roman"/>
          <w:sz w:val="24"/>
          <w:szCs w:val="24"/>
          <w:lang w:val="en-CA"/>
        </w:rPr>
        <w:t>We</w:t>
      </w:r>
      <w:r w:rsidR="004E13A5" w:rsidRPr="0007763B">
        <w:rPr>
          <w:rFonts w:ascii="Times New Roman" w:hAnsi="Times New Roman" w:cs="Times New Roman"/>
          <w:sz w:val="24"/>
          <w:szCs w:val="24"/>
          <w:lang w:val="en-CA"/>
        </w:rPr>
        <w:t xml:space="preserve"> examined the influence of dispersal and demographic event spatial extent </w:t>
      </w:r>
      <w:r w:rsidR="00AA3A0B">
        <w:rPr>
          <w:rFonts w:ascii="Times New Roman" w:hAnsi="Times New Roman" w:cs="Times New Roman"/>
          <w:sz w:val="24"/>
          <w:szCs w:val="24"/>
          <w:lang w:val="en-CA"/>
        </w:rPr>
        <w:t xml:space="preserve">(number of populations) </w:t>
      </w:r>
      <w:r w:rsidR="004E13A5" w:rsidRPr="0007763B">
        <w:rPr>
          <w:rFonts w:ascii="Times New Roman" w:hAnsi="Times New Roman" w:cs="Times New Roman"/>
          <w:sz w:val="24"/>
          <w:szCs w:val="24"/>
          <w:lang w:val="en-CA"/>
        </w:rPr>
        <w:t xml:space="preserve">on the persistence of genetic spatial legacies using this simulation model. </w:t>
      </w:r>
      <w:r w:rsidR="00540E32">
        <w:rPr>
          <w:rFonts w:ascii="Times New Roman" w:hAnsi="Times New Roman" w:cs="Times New Roman"/>
          <w:sz w:val="24"/>
          <w:szCs w:val="24"/>
          <w:lang w:val="en-CA"/>
        </w:rPr>
        <w:t xml:space="preserve">We examined three levels of </w:t>
      </w:r>
      <w:r w:rsidR="004E13A5" w:rsidRPr="0007763B">
        <w:rPr>
          <w:rFonts w:ascii="Times New Roman" w:hAnsi="Times New Roman" w:cs="Times New Roman"/>
          <w:sz w:val="24"/>
          <w:szCs w:val="24"/>
          <w:lang w:val="en-CA"/>
        </w:rPr>
        <w:t xml:space="preserve">dispersal, </w:t>
      </w:r>
      <w:r w:rsidR="00540E32">
        <w:rPr>
          <w:rFonts w:ascii="Times New Roman" w:hAnsi="Times New Roman" w:cs="Times New Roman"/>
          <w:sz w:val="24"/>
          <w:szCs w:val="24"/>
          <w:lang w:val="en-CA"/>
        </w:rPr>
        <w:t xml:space="preserve">two </w:t>
      </w:r>
      <w:r w:rsidR="004E13A5" w:rsidRPr="0007763B">
        <w:rPr>
          <w:rFonts w:ascii="Times New Roman" w:hAnsi="Times New Roman" w:cs="Times New Roman"/>
          <w:sz w:val="24"/>
          <w:szCs w:val="24"/>
          <w:lang w:val="en-CA"/>
        </w:rPr>
        <w:t>demographic event types</w:t>
      </w:r>
      <w:r w:rsidR="00540E32">
        <w:rPr>
          <w:rFonts w:ascii="Times New Roman" w:hAnsi="Times New Roman" w:cs="Times New Roman"/>
          <w:sz w:val="24"/>
          <w:szCs w:val="24"/>
          <w:lang w:val="en-CA"/>
        </w:rPr>
        <w:t>,</w:t>
      </w:r>
      <w:r w:rsidR="004E13A5" w:rsidRPr="0007763B">
        <w:rPr>
          <w:rFonts w:ascii="Times New Roman" w:hAnsi="Times New Roman" w:cs="Times New Roman"/>
          <w:sz w:val="24"/>
          <w:szCs w:val="24"/>
          <w:lang w:val="en-CA"/>
        </w:rPr>
        <w:t xml:space="preserve"> and </w:t>
      </w:r>
      <w:r w:rsidR="00540E32">
        <w:rPr>
          <w:rFonts w:ascii="Times New Roman" w:hAnsi="Times New Roman" w:cs="Times New Roman"/>
          <w:sz w:val="24"/>
          <w:szCs w:val="24"/>
          <w:lang w:val="en-CA"/>
        </w:rPr>
        <w:t>three</w:t>
      </w:r>
      <w:r w:rsidR="00540E32" w:rsidRPr="0007763B">
        <w:rPr>
          <w:rFonts w:ascii="Times New Roman" w:hAnsi="Times New Roman" w:cs="Times New Roman"/>
          <w:sz w:val="24"/>
          <w:szCs w:val="24"/>
          <w:lang w:val="en-CA"/>
        </w:rPr>
        <w:t xml:space="preserve"> </w:t>
      </w:r>
      <w:r w:rsidR="004E13A5" w:rsidRPr="0007763B">
        <w:rPr>
          <w:rFonts w:ascii="Times New Roman" w:hAnsi="Times New Roman" w:cs="Times New Roman"/>
          <w:sz w:val="24"/>
          <w:szCs w:val="24"/>
          <w:lang w:val="en-CA"/>
        </w:rPr>
        <w:t>different numbers of populations affected</w:t>
      </w:r>
      <w:r w:rsidR="00D84E37">
        <w:rPr>
          <w:rFonts w:ascii="Times New Roman" w:hAnsi="Times New Roman" w:cs="Times New Roman"/>
          <w:sz w:val="24"/>
          <w:szCs w:val="24"/>
          <w:lang w:val="en-CA"/>
        </w:rPr>
        <w:t xml:space="preserve"> for a total of </w:t>
      </w:r>
      <w:r w:rsidR="004E13A5" w:rsidRPr="0007763B">
        <w:rPr>
          <w:rFonts w:ascii="Times New Roman" w:hAnsi="Times New Roman" w:cs="Times New Roman"/>
          <w:sz w:val="24"/>
          <w:szCs w:val="24"/>
          <w:lang w:val="en-CA"/>
        </w:rPr>
        <w:t xml:space="preserve">18 </w:t>
      </w:r>
      <w:r w:rsidR="00540E32">
        <w:rPr>
          <w:rFonts w:ascii="Times New Roman" w:hAnsi="Times New Roman" w:cs="Times New Roman"/>
          <w:sz w:val="24"/>
          <w:szCs w:val="24"/>
          <w:lang w:val="en-CA"/>
        </w:rPr>
        <w:t xml:space="preserve">unique </w:t>
      </w:r>
      <w:r w:rsidR="004E13A5" w:rsidRPr="0007763B">
        <w:rPr>
          <w:rFonts w:ascii="Times New Roman" w:hAnsi="Times New Roman" w:cs="Times New Roman"/>
          <w:sz w:val="24"/>
          <w:szCs w:val="24"/>
          <w:lang w:val="en-CA"/>
        </w:rPr>
        <w:t>scenarios</w:t>
      </w:r>
      <w:r w:rsidR="00540E32">
        <w:rPr>
          <w:rFonts w:ascii="Times New Roman" w:hAnsi="Times New Roman" w:cs="Times New Roman"/>
          <w:sz w:val="24"/>
          <w:szCs w:val="24"/>
          <w:lang w:val="en-CA"/>
        </w:rPr>
        <w:t xml:space="preserve">, each of which was replicated 180 times, for </w:t>
      </w:r>
      <w:r w:rsidR="004E13A5" w:rsidRPr="0007763B">
        <w:rPr>
          <w:rFonts w:ascii="Times New Roman" w:hAnsi="Times New Roman" w:cs="Times New Roman"/>
          <w:sz w:val="24"/>
          <w:szCs w:val="24"/>
          <w:lang w:val="en-CA"/>
        </w:rPr>
        <w:t>a total of 3240</w:t>
      </w:r>
      <w:r w:rsidR="008E6B15" w:rsidRPr="0007763B">
        <w:rPr>
          <w:rFonts w:ascii="Times New Roman" w:hAnsi="Times New Roman" w:cs="Times New Roman"/>
          <w:sz w:val="24"/>
          <w:szCs w:val="24"/>
          <w:lang w:val="en-CA"/>
        </w:rPr>
        <w:t xml:space="preserve"> (18 </w:t>
      </w:r>
      <w:r w:rsidR="00DE0B71">
        <w:rPr>
          <w:rFonts w:ascii="Times New Roman" w:hAnsi="Times New Roman" w:cs="Times New Roman"/>
          <w:sz w:val="24"/>
          <w:szCs w:val="24"/>
          <w:lang w:val="en-CA"/>
        </w:rPr>
        <w:t>×</w:t>
      </w:r>
      <w:r w:rsidR="008E6B15" w:rsidRPr="0007763B">
        <w:rPr>
          <w:rFonts w:ascii="Times New Roman" w:hAnsi="Times New Roman" w:cs="Times New Roman"/>
          <w:sz w:val="24"/>
          <w:szCs w:val="24"/>
          <w:lang w:val="en-CA"/>
        </w:rPr>
        <w:t xml:space="preserve"> 180)</w:t>
      </w:r>
      <w:r w:rsidR="004E13A5" w:rsidRPr="0007763B">
        <w:rPr>
          <w:rFonts w:ascii="Times New Roman" w:hAnsi="Times New Roman" w:cs="Times New Roman"/>
          <w:sz w:val="24"/>
          <w:szCs w:val="24"/>
          <w:lang w:val="en-CA"/>
        </w:rPr>
        <w:t xml:space="preserve"> simulations. In the next sections, we detail how we modelled th</w:t>
      </w:r>
      <w:r w:rsidR="00D36BFD">
        <w:rPr>
          <w:rFonts w:ascii="Times New Roman" w:hAnsi="Times New Roman" w:cs="Times New Roman"/>
          <w:sz w:val="24"/>
          <w:szCs w:val="24"/>
          <w:lang w:val="en-CA"/>
        </w:rPr>
        <w:t>e</w:t>
      </w:r>
      <w:r w:rsidR="00540E32">
        <w:rPr>
          <w:rFonts w:ascii="Times New Roman" w:hAnsi="Times New Roman" w:cs="Times New Roman"/>
          <w:sz w:val="24"/>
          <w:szCs w:val="24"/>
          <w:lang w:val="en-CA"/>
        </w:rPr>
        <w:t>se</w:t>
      </w:r>
      <w:r w:rsidR="00D36BFD">
        <w:rPr>
          <w:rFonts w:ascii="Times New Roman" w:hAnsi="Times New Roman" w:cs="Times New Roman"/>
          <w:sz w:val="24"/>
          <w:szCs w:val="24"/>
          <w:lang w:val="en-CA"/>
        </w:rPr>
        <w:t xml:space="preserve"> three </w:t>
      </w:r>
      <w:r w:rsidR="00540E32">
        <w:rPr>
          <w:rFonts w:ascii="Times New Roman" w:hAnsi="Times New Roman" w:cs="Times New Roman"/>
          <w:sz w:val="24"/>
          <w:szCs w:val="24"/>
          <w:lang w:val="en-CA"/>
        </w:rPr>
        <w:t xml:space="preserve">experimental </w:t>
      </w:r>
      <w:r w:rsidR="00D36BFD">
        <w:rPr>
          <w:rFonts w:ascii="Times New Roman" w:hAnsi="Times New Roman" w:cs="Times New Roman"/>
          <w:sz w:val="24"/>
          <w:szCs w:val="24"/>
          <w:lang w:val="en-CA"/>
        </w:rPr>
        <w:t>factors.</w:t>
      </w:r>
    </w:p>
    <w:p w14:paraId="6CFFAEFA" w14:textId="41C8FE01" w:rsidR="00910194" w:rsidRPr="0007763B" w:rsidRDefault="00910194" w:rsidP="00A51948">
      <w:pPr>
        <w:autoSpaceDE w:val="0"/>
        <w:autoSpaceDN w:val="0"/>
        <w:adjustRightInd w:val="0"/>
        <w:spacing w:before="240" w:after="0" w:line="480" w:lineRule="auto"/>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We simulated two different </w:t>
      </w:r>
      <w:r w:rsidRPr="0007763B">
        <w:rPr>
          <w:rFonts w:ascii="Times New Roman" w:eastAsia="Times New Roman" w:hAnsi="Times New Roman" w:cs="Times New Roman"/>
          <w:sz w:val="24"/>
          <w:szCs w:val="24"/>
          <w:lang w:val="en-GB"/>
        </w:rPr>
        <w:t xml:space="preserve">demographic </w:t>
      </w:r>
      <w:r>
        <w:rPr>
          <w:rFonts w:ascii="Times New Roman" w:eastAsia="Times New Roman" w:hAnsi="Times New Roman" w:cs="Times New Roman"/>
          <w:sz w:val="24"/>
          <w:szCs w:val="24"/>
          <w:lang w:val="en-GB"/>
        </w:rPr>
        <w:t xml:space="preserve">events within our simulation framework: </w:t>
      </w:r>
      <w:commentRangeStart w:id="101"/>
      <w:r>
        <w:rPr>
          <w:rFonts w:ascii="Times New Roman" w:eastAsia="Times New Roman" w:hAnsi="Times New Roman" w:cs="Times New Roman"/>
          <w:sz w:val="24"/>
          <w:szCs w:val="24"/>
          <w:lang w:val="en-GB"/>
        </w:rPr>
        <w:t>population immigration, and a population bottleneck</w:t>
      </w:r>
      <w:commentRangeEnd w:id="101"/>
      <w:r w:rsidR="0054565E">
        <w:rPr>
          <w:rStyle w:val="Marquedecommentaire"/>
        </w:rPr>
        <w:commentReference w:id="101"/>
      </w:r>
      <w:r>
        <w:rPr>
          <w:rFonts w:ascii="Times New Roman" w:eastAsia="Times New Roman" w:hAnsi="Times New Roman" w:cs="Times New Roman"/>
          <w:sz w:val="24"/>
          <w:szCs w:val="24"/>
          <w:lang w:val="en-GB"/>
        </w:rPr>
        <w:t xml:space="preserve">. Our goal </w:t>
      </w:r>
      <w:del w:id="102" w:author="Patrick James" w:date="2019-11-12T17:15:00Z">
        <w:r w:rsidDel="0054565E">
          <w:rPr>
            <w:rFonts w:ascii="Times New Roman" w:eastAsia="Times New Roman" w:hAnsi="Times New Roman" w:cs="Times New Roman"/>
            <w:sz w:val="24"/>
            <w:szCs w:val="24"/>
            <w:lang w:val="en-GB"/>
          </w:rPr>
          <w:delText xml:space="preserve">through these simulated events </w:delText>
        </w:r>
      </w:del>
      <w:r>
        <w:rPr>
          <w:rFonts w:ascii="Times New Roman" w:eastAsia="Times New Roman" w:hAnsi="Times New Roman" w:cs="Times New Roman"/>
          <w:sz w:val="24"/>
          <w:szCs w:val="24"/>
          <w:lang w:val="en-GB"/>
        </w:rPr>
        <w:t xml:space="preserve">was to </w:t>
      </w:r>
      <w:del w:id="103" w:author="Patrick James" w:date="2019-11-12T17:15:00Z">
        <w:r w:rsidDel="0054565E">
          <w:rPr>
            <w:rFonts w:ascii="Times New Roman" w:eastAsia="Times New Roman" w:hAnsi="Times New Roman" w:cs="Times New Roman"/>
            <w:sz w:val="24"/>
            <w:szCs w:val="24"/>
            <w:lang w:val="en-GB"/>
          </w:rPr>
          <w:delText>test the capacity</w:delText>
        </w:r>
        <w:r w:rsidR="00E61AEA" w:rsidDel="0054565E">
          <w:rPr>
            <w:rFonts w:ascii="Times New Roman" w:eastAsia="Times New Roman" w:hAnsi="Times New Roman" w:cs="Times New Roman"/>
            <w:sz w:val="24"/>
            <w:szCs w:val="24"/>
            <w:lang w:val="en-GB"/>
          </w:rPr>
          <w:delText xml:space="preserve"> of the</w:delText>
        </w:r>
      </w:del>
      <w:ins w:id="104" w:author="Patrick James" w:date="2019-11-12T17:15:00Z">
        <w:r w:rsidR="0054565E">
          <w:rPr>
            <w:rFonts w:ascii="Times New Roman" w:eastAsia="Times New Roman" w:hAnsi="Times New Roman" w:cs="Times New Roman"/>
            <w:sz w:val="24"/>
            <w:szCs w:val="24"/>
            <w:lang w:val="en-GB"/>
          </w:rPr>
          <w:t xml:space="preserve">apply </w:t>
        </w:r>
      </w:ins>
      <w:del w:id="105" w:author="Patrick James" w:date="2019-11-12T17:15:00Z">
        <w:r w:rsidR="00E61AEA" w:rsidDel="0054565E">
          <w:rPr>
            <w:rFonts w:ascii="Times New Roman" w:eastAsia="Times New Roman" w:hAnsi="Times New Roman" w:cs="Times New Roman"/>
            <w:sz w:val="24"/>
            <w:szCs w:val="24"/>
            <w:lang w:val="en-GB"/>
          </w:rPr>
          <w:delText xml:space="preserve"> </w:delText>
        </w:r>
      </w:del>
      <w:ins w:id="106" w:author="Patrick James" w:date="2019-11-12T17:15:00Z">
        <w:r w:rsidR="0054565E">
          <w:rPr>
            <w:rFonts w:ascii="Times New Roman" w:eastAsia="Times New Roman" w:hAnsi="Times New Roman" w:cs="Times New Roman"/>
            <w:sz w:val="24"/>
            <w:szCs w:val="24"/>
            <w:lang w:val="en-GB"/>
          </w:rPr>
          <w:t xml:space="preserve">the </w:t>
        </w:r>
      </w:ins>
      <w:r w:rsidR="00E61AEA">
        <w:rPr>
          <w:rFonts w:ascii="Times New Roman" w:eastAsia="Times New Roman" w:hAnsi="Times New Roman" w:cs="Times New Roman"/>
          <w:sz w:val="24"/>
          <w:szCs w:val="24"/>
          <w:lang w:val="en-GB"/>
        </w:rPr>
        <w:t>TG</w:t>
      </w:r>
      <w:r>
        <w:rPr>
          <w:rFonts w:ascii="Times New Roman" w:eastAsia="Times New Roman" w:hAnsi="Times New Roman" w:cs="Times New Roman"/>
          <w:sz w:val="24"/>
          <w:szCs w:val="24"/>
          <w:lang w:val="en-GB"/>
        </w:rPr>
        <w:t xml:space="preserve">I approach to detect these </w:t>
      </w:r>
      <w:ins w:id="107" w:author="Patrick James" w:date="2019-11-12T17:15:00Z">
        <w:r w:rsidR="0054565E">
          <w:rPr>
            <w:rFonts w:ascii="Times New Roman" w:eastAsia="Times New Roman" w:hAnsi="Times New Roman" w:cs="Times New Roman"/>
            <w:sz w:val="24"/>
            <w:szCs w:val="24"/>
            <w:lang w:val="en-GB"/>
          </w:rPr>
          <w:t xml:space="preserve">historical </w:t>
        </w:r>
      </w:ins>
      <w:r>
        <w:rPr>
          <w:rFonts w:ascii="Times New Roman" w:eastAsia="Times New Roman" w:hAnsi="Times New Roman" w:cs="Times New Roman"/>
          <w:sz w:val="24"/>
          <w:szCs w:val="24"/>
          <w:lang w:val="en-GB"/>
        </w:rPr>
        <w:t>changes in population density</w:t>
      </w:r>
      <w:ins w:id="108" w:author="Patrick James" w:date="2019-11-12T17:15:00Z">
        <w:r w:rsidR="0054565E">
          <w:rPr>
            <w:rFonts w:ascii="Times New Roman" w:eastAsia="Times New Roman" w:hAnsi="Times New Roman" w:cs="Times New Roman"/>
            <w:sz w:val="24"/>
            <w:szCs w:val="24"/>
            <w:lang w:val="en-GB"/>
          </w:rPr>
          <w:t xml:space="preserve"> using genetic data</w:t>
        </w:r>
      </w:ins>
      <w:r>
        <w:rPr>
          <w:rFonts w:ascii="Times New Roman" w:eastAsia="Times New Roman" w:hAnsi="Times New Roman" w:cs="Times New Roman"/>
          <w:sz w:val="24"/>
          <w:szCs w:val="24"/>
          <w:lang w:val="en-GB"/>
        </w:rPr>
        <w:t xml:space="preserve">. In simulating </w:t>
      </w:r>
      <w:commentRangeStart w:id="109"/>
      <w:r w:rsidRPr="0007763B">
        <w:rPr>
          <w:rFonts w:ascii="Times New Roman" w:eastAsia="Times New Roman" w:hAnsi="Times New Roman" w:cs="Times New Roman"/>
          <w:sz w:val="24"/>
          <w:szCs w:val="24"/>
          <w:lang w:val="en-GB"/>
        </w:rPr>
        <w:t>immigration</w:t>
      </w:r>
      <w:commentRangeEnd w:id="109"/>
      <w:r w:rsidR="0054565E">
        <w:rPr>
          <w:rStyle w:val="Marquedecommentaire"/>
        </w:rPr>
        <w:commentReference w:id="109"/>
      </w:r>
      <w:r>
        <w:rPr>
          <w:rFonts w:ascii="Times New Roman" w:eastAsia="Times New Roman" w:hAnsi="Times New Roman" w:cs="Times New Roman"/>
          <w:sz w:val="24"/>
          <w:szCs w:val="24"/>
          <w:lang w:val="en-GB"/>
        </w:rPr>
        <w:t xml:space="preserve">, we allowed individuals </w:t>
      </w:r>
      <w:r w:rsidRPr="0007763B">
        <w:rPr>
          <w:rFonts w:ascii="Times New Roman" w:eastAsia="Times New Roman" w:hAnsi="Times New Roman" w:cs="Times New Roman"/>
          <w:sz w:val="24"/>
          <w:szCs w:val="24"/>
          <w:lang w:val="en-GB"/>
        </w:rPr>
        <w:t>from a</w:t>
      </w:r>
      <w:r>
        <w:rPr>
          <w:rFonts w:ascii="Times New Roman" w:eastAsia="Times New Roman" w:hAnsi="Times New Roman" w:cs="Times New Roman"/>
          <w:sz w:val="24"/>
          <w:szCs w:val="24"/>
          <w:lang w:val="en-GB"/>
        </w:rPr>
        <w:t xml:space="preserve"> 26</w:t>
      </w:r>
      <w:r w:rsidRPr="001E3806">
        <w:rPr>
          <w:rFonts w:ascii="Times New Roman" w:eastAsia="Times New Roman" w:hAnsi="Times New Roman" w:cs="Times New Roman"/>
          <w:sz w:val="24"/>
          <w:szCs w:val="24"/>
          <w:vertAlign w:val="superscript"/>
          <w:lang w:val="en-GB"/>
        </w:rPr>
        <w:t>th</w:t>
      </w:r>
      <w:r>
        <w:rPr>
          <w:rFonts w:ascii="Times New Roman" w:eastAsia="Times New Roman" w:hAnsi="Times New Roman" w:cs="Times New Roman"/>
          <w:sz w:val="24"/>
          <w:szCs w:val="24"/>
          <w:lang w:val="en-GB"/>
        </w:rPr>
        <w:t xml:space="preserve"> separate </w:t>
      </w:r>
      <w:r w:rsidRPr="0007763B">
        <w:rPr>
          <w:rFonts w:ascii="Times New Roman" w:eastAsia="Times New Roman" w:hAnsi="Times New Roman" w:cs="Times New Roman"/>
          <w:sz w:val="24"/>
          <w:szCs w:val="24"/>
          <w:lang w:val="en-GB"/>
        </w:rPr>
        <w:t xml:space="preserve">population </w:t>
      </w:r>
      <w:r>
        <w:rPr>
          <w:rFonts w:ascii="Times New Roman" w:eastAsia="Times New Roman" w:hAnsi="Times New Roman" w:cs="Times New Roman"/>
          <w:sz w:val="24"/>
          <w:szCs w:val="24"/>
          <w:lang w:val="en-GB"/>
        </w:rPr>
        <w:t xml:space="preserve">to be added to our study area. This </w:t>
      </w:r>
      <w:del w:id="110" w:author="Patrick James" w:date="2019-11-12T17:16:00Z">
        <w:r w:rsidDel="0054565E">
          <w:rPr>
            <w:rFonts w:ascii="Times New Roman" w:eastAsia="Times New Roman" w:hAnsi="Times New Roman" w:cs="Times New Roman"/>
            <w:sz w:val="24"/>
            <w:szCs w:val="24"/>
            <w:lang w:val="en-GB"/>
          </w:rPr>
          <w:delText xml:space="preserve">immigrating </w:delText>
        </w:r>
      </w:del>
      <w:ins w:id="111" w:author="Patrick James" w:date="2019-11-12T17:16:00Z">
        <w:r w:rsidR="0054565E">
          <w:rPr>
            <w:rFonts w:ascii="Times New Roman" w:eastAsia="Times New Roman" w:hAnsi="Times New Roman" w:cs="Times New Roman"/>
            <w:sz w:val="24"/>
            <w:szCs w:val="24"/>
            <w:lang w:val="en-GB"/>
          </w:rPr>
          <w:t xml:space="preserve">independent source  </w:t>
        </w:r>
      </w:ins>
      <w:r>
        <w:rPr>
          <w:rFonts w:ascii="Times New Roman" w:eastAsia="Times New Roman" w:hAnsi="Times New Roman" w:cs="Times New Roman"/>
          <w:sz w:val="24"/>
          <w:szCs w:val="24"/>
          <w:lang w:val="en-GB"/>
        </w:rPr>
        <w:t>population</w:t>
      </w:r>
      <w:ins w:id="112" w:author="Patrick James" w:date="2019-11-12T17:16:00Z">
        <w:r w:rsidR="0054565E">
          <w:rPr>
            <w:rFonts w:ascii="Times New Roman" w:eastAsia="Times New Roman" w:hAnsi="Times New Roman" w:cs="Times New Roman"/>
            <w:sz w:val="24"/>
            <w:szCs w:val="24"/>
            <w:lang w:val="en-GB"/>
          </w:rPr>
          <w:t xml:space="preserve"> </w:t>
        </w:r>
      </w:ins>
      <w:del w:id="113" w:author="Patrick James" w:date="2019-11-12T17:16:00Z">
        <w:r w:rsidDel="0054565E">
          <w:rPr>
            <w:rFonts w:ascii="Times New Roman" w:eastAsia="Times New Roman" w:hAnsi="Times New Roman" w:cs="Times New Roman"/>
            <w:sz w:val="24"/>
            <w:szCs w:val="24"/>
            <w:lang w:val="en-GB"/>
          </w:rPr>
          <w:delText xml:space="preserve">, </w:delText>
        </w:r>
      </w:del>
      <w:r>
        <w:rPr>
          <w:rFonts w:ascii="Times New Roman" w:eastAsia="Times New Roman" w:hAnsi="Times New Roman" w:cs="Times New Roman"/>
          <w:sz w:val="24"/>
          <w:szCs w:val="24"/>
          <w:lang w:val="en-GB"/>
        </w:rPr>
        <w:t xml:space="preserve">otherwise </w:t>
      </w:r>
      <w:del w:id="114" w:author="Patrick James" w:date="2019-11-12T17:16:00Z">
        <w:r w:rsidDel="0054565E">
          <w:rPr>
            <w:rFonts w:ascii="Times New Roman" w:eastAsia="Times New Roman" w:hAnsi="Times New Roman" w:cs="Times New Roman"/>
            <w:sz w:val="24"/>
            <w:szCs w:val="24"/>
            <w:lang w:val="en-GB"/>
          </w:rPr>
          <w:delText xml:space="preserve">sharing </w:delText>
        </w:r>
      </w:del>
      <w:ins w:id="115" w:author="Patrick James" w:date="2019-11-12T17:16:00Z">
        <w:r w:rsidR="0054565E">
          <w:rPr>
            <w:rFonts w:ascii="Times New Roman" w:eastAsia="Times New Roman" w:hAnsi="Times New Roman" w:cs="Times New Roman"/>
            <w:sz w:val="24"/>
            <w:szCs w:val="24"/>
            <w:lang w:val="en-GB"/>
          </w:rPr>
          <w:t xml:space="preserve">shared </w:t>
        </w:r>
      </w:ins>
      <w:r w:rsidRPr="0007763B">
        <w:rPr>
          <w:rFonts w:ascii="Times New Roman" w:eastAsia="Times New Roman" w:hAnsi="Times New Roman" w:cs="Times New Roman"/>
          <w:sz w:val="24"/>
          <w:szCs w:val="24"/>
          <w:lang w:val="en-GB"/>
        </w:rPr>
        <w:t xml:space="preserve">the same </w:t>
      </w:r>
      <w:del w:id="116" w:author="Patrick James" w:date="2019-11-12T17:16:00Z">
        <w:r w:rsidRPr="0007763B" w:rsidDel="0054565E">
          <w:rPr>
            <w:rFonts w:ascii="Times New Roman" w:eastAsia="Times New Roman" w:hAnsi="Times New Roman" w:cs="Times New Roman"/>
            <w:sz w:val="24"/>
            <w:szCs w:val="24"/>
            <w:lang w:val="en-GB"/>
          </w:rPr>
          <w:delText xml:space="preserve">characteristics </w:delText>
        </w:r>
      </w:del>
      <w:ins w:id="117" w:author="Patrick James" w:date="2019-11-12T17:16:00Z">
        <w:r w:rsidR="0054565E">
          <w:rPr>
            <w:rFonts w:ascii="Times New Roman" w:eastAsia="Times New Roman" w:hAnsi="Times New Roman" w:cs="Times New Roman"/>
            <w:sz w:val="24"/>
            <w:szCs w:val="24"/>
            <w:lang w:val="en-GB"/>
          </w:rPr>
          <w:t xml:space="preserve">attributes </w:t>
        </w:r>
      </w:ins>
      <w:r w:rsidRPr="0007763B">
        <w:rPr>
          <w:rFonts w:ascii="Times New Roman" w:eastAsia="Times New Roman" w:hAnsi="Times New Roman" w:cs="Times New Roman"/>
          <w:sz w:val="24"/>
          <w:szCs w:val="24"/>
          <w:lang w:val="en-GB"/>
        </w:rPr>
        <w:t xml:space="preserve">as other </w:t>
      </w:r>
      <w:r>
        <w:rPr>
          <w:rFonts w:ascii="Times New Roman" w:eastAsia="Times New Roman" w:hAnsi="Times New Roman" w:cs="Times New Roman"/>
          <w:sz w:val="24"/>
          <w:szCs w:val="24"/>
          <w:lang w:val="en-GB"/>
        </w:rPr>
        <w:t>populations in our simulated landscape</w:t>
      </w:r>
      <w:del w:id="118" w:author="Patrick James" w:date="2019-11-12T17:16:00Z">
        <w:r w:rsidDel="0054565E">
          <w:rPr>
            <w:rFonts w:ascii="Times New Roman" w:eastAsia="Times New Roman" w:hAnsi="Times New Roman" w:cs="Times New Roman"/>
            <w:sz w:val="24"/>
            <w:szCs w:val="24"/>
            <w:lang w:val="en-GB"/>
          </w:rPr>
          <w:delText>, had developed in isolation and never exchanged individuals before</w:delText>
        </w:r>
      </w:del>
      <w:r>
        <w:rPr>
          <w:rFonts w:ascii="Times New Roman" w:eastAsia="Times New Roman" w:hAnsi="Times New Roman" w:cs="Times New Roman"/>
          <w:sz w:val="24"/>
          <w:szCs w:val="24"/>
          <w:lang w:val="en-GB"/>
        </w:rPr>
        <w:t xml:space="preserve">. Only during the </w:t>
      </w:r>
      <w:commentRangeStart w:id="119"/>
      <w:r>
        <w:rPr>
          <w:rFonts w:ascii="Times New Roman" w:eastAsia="Times New Roman" w:hAnsi="Times New Roman" w:cs="Times New Roman"/>
          <w:sz w:val="24"/>
          <w:szCs w:val="24"/>
          <w:lang w:val="en-GB"/>
        </w:rPr>
        <w:t>demographic event</w:t>
      </w:r>
      <w:commentRangeEnd w:id="119"/>
      <w:r w:rsidR="00051F54">
        <w:rPr>
          <w:rStyle w:val="Marquedecommentaire"/>
        </w:rPr>
        <w:commentReference w:id="119"/>
      </w:r>
      <w:r>
        <w:rPr>
          <w:rFonts w:ascii="Times New Roman" w:eastAsia="Times New Roman" w:hAnsi="Times New Roman" w:cs="Times New Roman"/>
          <w:sz w:val="24"/>
          <w:szCs w:val="24"/>
          <w:lang w:val="en-GB"/>
        </w:rPr>
        <w:t xml:space="preserve">, </w:t>
      </w:r>
      <w:del w:id="120" w:author="Patrick James" w:date="2019-11-12T17:21:00Z">
        <w:r w:rsidDel="00051F54">
          <w:rPr>
            <w:rFonts w:ascii="Times New Roman" w:eastAsia="Times New Roman" w:hAnsi="Times New Roman" w:cs="Times New Roman"/>
            <w:sz w:val="24"/>
            <w:szCs w:val="24"/>
            <w:lang w:val="en-GB"/>
          </w:rPr>
          <w:delText xml:space="preserve">was the isolation broken by allowing </w:delText>
        </w:r>
      </w:del>
      <w:ins w:id="121" w:author="Patrick James" w:date="2019-11-12T17:21:00Z">
        <w:r w:rsidR="00051F54">
          <w:rPr>
            <w:rFonts w:ascii="Times New Roman" w:eastAsia="Times New Roman" w:hAnsi="Times New Roman" w:cs="Times New Roman"/>
            <w:sz w:val="24"/>
            <w:szCs w:val="24"/>
            <w:lang w:val="en-GB"/>
          </w:rPr>
          <w:t xml:space="preserve">were </w:t>
        </w:r>
      </w:ins>
      <w:r>
        <w:rPr>
          <w:rFonts w:ascii="Times New Roman" w:eastAsia="Times New Roman" w:hAnsi="Times New Roman" w:cs="Times New Roman"/>
          <w:sz w:val="24"/>
          <w:szCs w:val="24"/>
          <w:lang w:val="en-GB"/>
        </w:rPr>
        <w:t>individuals from the 26</w:t>
      </w:r>
      <w:r w:rsidRPr="00CC2517">
        <w:rPr>
          <w:rFonts w:ascii="Times New Roman" w:eastAsia="Times New Roman" w:hAnsi="Times New Roman" w:cs="Times New Roman"/>
          <w:sz w:val="24"/>
          <w:szCs w:val="24"/>
          <w:vertAlign w:val="superscript"/>
          <w:lang w:val="en-GB"/>
        </w:rPr>
        <w:t>th</w:t>
      </w:r>
      <w:r>
        <w:rPr>
          <w:rFonts w:ascii="Times New Roman" w:eastAsia="Times New Roman" w:hAnsi="Times New Roman" w:cs="Times New Roman"/>
          <w:sz w:val="24"/>
          <w:szCs w:val="24"/>
          <w:lang w:val="en-GB"/>
        </w:rPr>
        <w:t xml:space="preserve"> isolated population </w:t>
      </w:r>
      <w:ins w:id="122" w:author="Patrick James" w:date="2019-11-12T17:21:00Z">
        <w:r w:rsidR="00051F54">
          <w:rPr>
            <w:rFonts w:ascii="Times New Roman" w:eastAsia="Times New Roman" w:hAnsi="Times New Roman" w:cs="Times New Roman"/>
            <w:sz w:val="24"/>
            <w:szCs w:val="24"/>
            <w:lang w:val="en-GB"/>
          </w:rPr>
          <w:t xml:space="preserve">allowed </w:t>
        </w:r>
      </w:ins>
      <w:r>
        <w:rPr>
          <w:rFonts w:ascii="Times New Roman" w:eastAsia="Times New Roman" w:hAnsi="Times New Roman" w:cs="Times New Roman"/>
          <w:sz w:val="24"/>
          <w:szCs w:val="24"/>
          <w:lang w:val="en-GB"/>
        </w:rPr>
        <w:t xml:space="preserve">to </w:t>
      </w:r>
      <w:commentRangeStart w:id="123"/>
      <w:r>
        <w:rPr>
          <w:rFonts w:ascii="Times New Roman" w:eastAsia="Times New Roman" w:hAnsi="Times New Roman" w:cs="Times New Roman"/>
          <w:sz w:val="24"/>
          <w:szCs w:val="24"/>
          <w:lang w:val="en-GB"/>
        </w:rPr>
        <w:t xml:space="preserve">randomly disperse to </w:t>
      </w:r>
      <w:r>
        <w:rPr>
          <w:rFonts w:ascii="Times New Roman" w:eastAsia="Times New Roman" w:hAnsi="Times New Roman" w:cs="Times New Roman"/>
          <w:i/>
          <w:sz w:val="24"/>
          <w:szCs w:val="24"/>
          <w:lang w:val="en-GB"/>
        </w:rPr>
        <w:t xml:space="preserve">a priori </w:t>
      </w:r>
      <w:r>
        <w:rPr>
          <w:rFonts w:ascii="Times New Roman" w:eastAsia="Times New Roman" w:hAnsi="Times New Roman" w:cs="Times New Roman"/>
          <w:sz w:val="24"/>
          <w:szCs w:val="24"/>
          <w:lang w:val="en-GB"/>
        </w:rPr>
        <w:t xml:space="preserve">defined </w:t>
      </w:r>
      <w:commentRangeEnd w:id="123"/>
      <w:r w:rsidR="00051F54">
        <w:rPr>
          <w:rStyle w:val="Marquedecommentaire"/>
        </w:rPr>
        <w:commentReference w:id="123"/>
      </w:r>
      <w:r>
        <w:rPr>
          <w:rFonts w:ascii="Times New Roman" w:eastAsia="Times New Roman" w:hAnsi="Times New Roman" w:cs="Times New Roman"/>
          <w:sz w:val="24"/>
          <w:szCs w:val="24"/>
          <w:lang w:val="en-GB"/>
        </w:rPr>
        <w:t>parts of the landscape by setting dispersal distance to the minimum.</w:t>
      </w:r>
      <w:r w:rsidR="004E6917">
        <w:rPr>
          <w:rFonts w:ascii="Times New Roman" w:eastAsia="Times New Roman" w:hAnsi="Times New Roman" w:cs="Times New Roman"/>
          <w:sz w:val="24"/>
          <w:szCs w:val="24"/>
          <w:lang w:val="en-GB"/>
        </w:rPr>
        <w:t xml:space="preserve"> </w:t>
      </w:r>
      <w:r w:rsidRPr="0007763B">
        <w:rPr>
          <w:rFonts w:ascii="Times New Roman" w:eastAsia="Times New Roman" w:hAnsi="Times New Roman" w:cs="Times New Roman"/>
          <w:sz w:val="24"/>
          <w:szCs w:val="24"/>
          <w:lang w:val="en-GB"/>
        </w:rPr>
        <w:t xml:space="preserve">The second </w:t>
      </w:r>
      <w:commentRangeStart w:id="124"/>
      <w:r w:rsidRPr="0007763B">
        <w:rPr>
          <w:rFonts w:ascii="Times New Roman" w:eastAsia="Times New Roman" w:hAnsi="Times New Roman" w:cs="Times New Roman"/>
          <w:sz w:val="24"/>
          <w:szCs w:val="24"/>
          <w:lang w:val="en-GB"/>
        </w:rPr>
        <w:t xml:space="preserve">scenario </w:t>
      </w:r>
      <w:commentRangeEnd w:id="124"/>
      <w:r w:rsidR="00051F54">
        <w:rPr>
          <w:rStyle w:val="Marquedecommentaire"/>
        </w:rPr>
        <w:commentReference w:id="124"/>
      </w:r>
      <w:r w:rsidRPr="0007763B">
        <w:rPr>
          <w:rFonts w:ascii="Times New Roman" w:eastAsia="Times New Roman" w:hAnsi="Times New Roman" w:cs="Times New Roman"/>
          <w:sz w:val="24"/>
          <w:szCs w:val="24"/>
          <w:lang w:val="en-GB"/>
        </w:rPr>
        <w:t>involves a demographic bottleneck through massive mortality</w:t>
      </w:r>
      <w:ins w:id="125" w:author="Patrick James" w:date="2019-11-12T17:22:00Z">
        <w:r w:rsidR="00051F54">
          <w:rPr>
            <w:rFonts w:ascii="Times New Roman" w:eastAsia="Times New Roman" w:hAnsi="Times New Roman" w:cs="Times New Roman"/>
            <w:sz w:val="24"/>
            <w:szCs w:val="24"/>
            <w:lang w:val="en-GB"/>
          </w:rPr>
          <w:t xml:space="preserve">, implemented </w:t>
        </w:r>
      </w:ins>
      <w:del w:id="126" w:author="Patrick James" w:date="2019-11-12T17:22:00Z">
        <w:r w:rsidRPr="0007763B" w:rsidDel="00051F54">
          <w:rPr>
            <w:rFonts w:ascii="Times New Roman" w:eastAsia="Times New Roman" w:hAnsi="Times New Roman" w:cs="Times New Roman"/>
            <w:sz w:val="24"/>
            <w:szCs w:val="24"/>
            <w:lang w:val="en-GB"/>
          </w:rPr>
          <w:delText xml:space="preserve">. To do that, the </w:delText>
        </w:r>
      </w:del>
      <w:ins w:id="127" w:author="Patrick James" w:date="2019-11-12T17:22:00Z">
        <w:r w:rsidR="00051F54">
          <w:rPr>
            <w:rFonts w:ascii="Times New Roman" w:eastAsia="Times New Roman" w:hAnsi="Times New Roman" w:cs="Times New Roman"/>
            <w:sz w:val="24"/>
            <w:szCs w:val="24"/>
            <w:lang w:val="en-GB"/>
          </w:rPr>
          <w:t xml:space="preserve">by reducing </w:t>
        </w:r>
        <w:r w:rsidR="00051F54">
          <w:rPr>
            <w:rFonts w:ascii="Times New Roman" w:eastAsia="Times New Roman" w:hAnsi="Times New Roman" w:cs="Times New Roman"/>
            <w:sz w:val="24"/>
            <w:szCs w:val="24"/>
            <w:lang w:val="en-GB"/>
          </w:rPr>
          <w:lastRenderedPageBreak/>
          <w:t xml:space="preserve">the </w:t>
        </w:r>
      </w:ins>
      <w:r w:rsidRPr="0007763B">
        <w:rPr>
          <w:rFonts w:ascii="Times New Roman" w:eastAsia="Times New Roman" w:hAnsi="Times New Roman" w:cs="Times New Roman"/>
          <w:sz w:val="24"/>
          <w:szCs w:val="24"/>
          <w:lang w:val="en-GB"/>
        </w:rPr>
        <w:t xml:space="preserve">carrying capacity of the </w:t>
      </w:r>
      <w:del w:id="128" w:author="Patrick James" w:date="2019-11-12T17:22:00Z">
        <w:r w:rsidRPr="0007763B" w:rsidDel="00051F54">
          <w:rPr>
            <w:rFonts w:ascii="Times New Roman" w:eastAsia="Times New Roman" w:hAnsi="Times New Roman" w:cs="Times New Roman"/>
            <w:sz w:val="24"/>
            <w:szCs w:val="24"/>
            <w:lang w:val="en-GB"/>
          </w:rPr>
          <w:delText xml:space="preserve">disturbed </w:delText>
        </w:r>
      </w:del>
      <w:ins w:id="129" w:author="Patrick James" w:date="2019-11-12T17:22:00Z">
        <w:r w:rsidR="00051F54">
          <w:rPr>
            <w:rFonts w:ascii="Times New Roman" w:eastAsia="Times New Roman" w:hAnsi="Times New Roman" w:cs="Times New Roman"/>
            <w:sz w:val="24"/>
            <w:szCs w:val="24"/>
            <w:lang w:val="en-GB"/>
          </w:rPr>
          <w:t xml:space="preserve">focal </w:t>
        </w:r>
      </w:ins>
      <w:r w:rsidRPr="0007763B">
        <w:rPr>
          <w:rFonts w:ascii="Times New Roman" w:eastAsia="Times New Roman" w:hAnsi="Times New Roman" w:cs="Times New Roman"/>
          <w:sz w:val="24"/>
          <w:szCs w:val="24"/>
          <w:lang w:val="en-GB"/>
        </w:rPr>
        <w:t xml:space="preserve">population </w:t>
      </w:r>
      <w:del w:id="130" w:author="Patrick James" w:date="2019-11-12T17:22:00Z">
        <w:r w:rsidRPr="0007763B" w:rsidDel="00051F54">
          <w:rPr>
            <w:rFonts w:ascii="Times New Roman" w:eastAsia="Times New Roman" w:hAnsi="Times New Roman" w:cs="Times New Roman"/>
            <w:sz w:val="24"/>
            <w:szCs w:val="24"/>
            <w:lang w:val="en-GB"/>
          </w:rPr>
          <w:delText xml:space="preserve">was set </w:delText>
        </w:r>
      </w:del>
      <w:r w:rsidRPr="0007763B">
        <w:rPr>
          <w:rFonts w:ascii="Times New Roman" w:eastAsia="Times New Roman" w:hAnsi="Times New Roman" w:cs="Times New Roman"/>
          <w:sz w:val="24"/>
          <w:szCs w:val="24"/>
          <w:lang w:val="en-GB"/>
        </w:rPr>
        <w:t>to 20% of its original value</w:t>
      </w:r>
      <w:del w:id="131" w:author="Patrick James" w:date="2019-11-12T17:22:00Z">
        <w:r w:rsidRPr="0007763B" w:rsidDel="00051F54">
          <w:rPr>
            <w:rFonts w:ascii="Times New Roman" w:eastAsia="Times New Roman" w:hAnsi="Times New Roman" w:cs="Times New Roman"/>
            <w:sz w:val="24"/>
            <w:szCs w:val="24"/>
            <w:lang w:val="en-GB"/>
          </w:rPr>
          <w:delText xml:space="preserve"> </w:delText>
        </w:r>
        <w:r w:rsidDel="00051F54">
          <w:rPr>
            <w:rFonts w:ascii="Times New Roman" w:eastAsia="Times New Roman" w:hAnsi="Times New Roman" w:cs="Times New Roman"/>
            <w:sz w:val="24"/>
            <w:szCs w:val="24"/>
            <w:lang w:val="en-GB"/>
          </w:rPr>
          <w:delText>during the demographic event</w:delText>
        </w:r>
      </w:del>
      <w:r w:rsidRPr="0007763B">
        <w:rPr>
          <w:rFonts w:ascii="Times New Roman" w:eastAsia="Times New Roman" w:hAnsi="Times New Roman" w:cs="Times New Roman"/>
          <w:sz w:val="24"/>
          <w:szCs w:val="24"/>
          <w:lang w:val="en-GB"/>
        </w:rPr>
        <w:t>.</w:t>
      </w:r>
    </w:p>
    <w:p w14:paraId="123E8913" w14:textId="77777777" w:rsidR="004E13A5" w:rsidRPr="004E6917" w:rsidRDefault="004E13A5" w:rsidP="00A51948">
      <w:pPr>
        <w:spacing w:before="240" w:after="240" w:line="480" w:lineRule="auto"/>
        <w:rPr>
          <w:rFonts w:ascii="Times New Roman" w:eastAsia="Times New Roman" w:hAnsi="Times New Roman" w:cs="Times New Roman"/>
          <w:sz w:val="24"/>
          <w:szCs w:val="24"/>
          <w:lang w:val="en-GB"/>
        </w:rPr>
      </w:pPr>
    </w:p>
    <w:p w14:paraId="041D54E7" w14:textId="644415C1" w:rsidR="004E13A5" w:rsidRPr="0007763B" w:rsidRDefault="004E13A5" w:rsidP="00A51948">
      <w:pPr>
        <w:spacing w:before="240" w:after="240" w:line="480" w:lineRule="auto"/>
        <w:rPr>
          <w:rFonts w:ascii="Times New Roman" w:eastAsia="Times New Roman" w:hAnsi="Times New Roman" w:cs="Times New Roman"/>
          <w:i/>
          <w:sz w:val="24"/>
          <w:szCs w:val="24"/>
          <w:lang w:val="en-CA"/>
        </w:rPr>
      </w:pPr>
      <w:r w:rsidRPr="0007763B">
        <w:rPr>
          <w:rFonts w:ascii="Times New Roman" w:eastAsia="Times New Roman" w:hAnsi="Times New Roman" w:cs="Times New Roman"/>
          <w:i/>
          <w:sz w:val="24"/>
          <w:szCs w:val="24"/>
          <w:lang w:val="en-CA"/>
        </w:rPr>
        <w:t xml:space="preserve">Dispersal </w:t>
      </w:r>
    </w:p>
    <w:p w14:paraId="113A7FE6" w14:textId="13E3CF94" w:rsidR="004E13A5" w:rsidRPr="00284908" w:rsidRDefault="00746931" w:rsidP="00A51948">
      <w:pPr>
        <w:spacing w:before="240" w:line="480" w:lineRule="auto"/>
        <w:rPr>
          <w:rFonts w:ascii="Times New Roman" w:eastAsia="Times New Roman" w:hAnsi="Times New Roman" w:cs="Times New Roman"/>
          <w:sz w:val="24"/>
          <w:szCs w:val="24"/>
          <w:lang w:val="en-CA"/>
        </w:rPr>
      </w:pPr>
      <w:commentRangeStart w:id="132"/>
      <w:commentRangeStart w:id="133"/>
      <w:r>
        <w:rPr>
          <w:rFonts w:ascii="Times New Roman" w:eastAsia="Times New Roman" w:hAnsi="Times New Roman" w:cs="Times New Roman"/>
          <w:sz w:val="24"/>
          <w:szCs w:val="24"/>
          <w:lang w:val="en-CA"/>
        </w:rPr>
        <w:t>To model dispersal, we simply transformed</w:t>
      </w:r>
      <w:r w:rsidR="00B14D5E">
        <w:rPr>
          <w:rFonts w:ascii="Times New Roman" w:eastAsia="Times New Roman" w:hAnsi="Times New Roman" w:cs="Times New Roman"/>
          <w:sz w:val="24"/>
          <w:szCs w:val="24"/>
          <w:lang w:val="en-CA"/>
        </w:rPr>
        <w:t xml:space="preserve"> distances between populations </w:t>
      </w:r>
      <w:r>
        <w:rPr>
          <w:rFonts w:ascii="Times New Roman" w:eastAsia="Times New Roman" w:hAnsi="Times New Roman" w:cs="Times New Roman"/>
          <w:sz w:val="24"/>
          <w:szCs w:val="24"/>
          <w:lang w:val="en-CA"/>
        </w:rPr>
        <w:t xml:space="preserve">by using </w:t>
      </w:r>
      <m:oMath>
        <m:sSup>
          <m:sSupPr>
            <m:ctrlPr>
              <w:rPr>
                <w:rFonts w:ascii="Cambria Math" w:eastAsia="Times New Roman" w:hAnsi="Cambria Math" w:cs="Times New Roman"/>
                <w:i/>
                <w:sz w:val="24"/>
                <w:szCs w:val="24"/>
                <w:lang w:val="en-CA"/>
              </w:rPr>
            </m:ctrlPr>
          </m:sSupPr>
          <m:e>
            <m:r>
              <w:rPr>
                <w:rFonts w:ascii="Cambria Math" w:eastAsia="Times New Roman" w:hAnsi="Cambria Math" w:cs="Times New Roman"/>
                <w:sz w:val="24"/>
                <w:szCs w:val="24"/>
                <w:lang w:val="en-CA"/>
              </w:rPr>
              <m:t>10</m:t>
            </m:r>
          </m:e>
          <m:sup>
            <m:r>
              <w:rPr>
                <w:rFonts w:ascii="Cambria Math" w:eastAsia="Times New Roman" w:hAnsi="Cambria Math" w:cs="Times New Roman"/>
                <w:sz w:val="24"/>
                <w:szCs w:val="24"/>
                <w:lang w:val="en-CA"/>
              </w:rPr>
              <m:t>-B * distance</m:t>
            </m:r>
          </m:sup>
        </m:sSup>
      </m:oMath>
      <w:r>
        <w:rPr>
          <w:rFonts w:ascii="Times New Roman" w:eastAsia="Times New Roman" w:hAnsi="Times New Roman" w:cs="Times New Roman"/>
          <w:sz w:val="24"/>
          <w:szCs w:val="24"/>
          <w:lang w:val="en-CA"/>
        </w:rPr>
        <w:t xml:space="preserve"> and t</w:t>
      </w:r>
      <w:r w:rsidR="004E13A5" w:rsidRPr="0007763B">
        <w:rPr>
          <w:rFonts w:ascii="Times New Roman" w:eastAsia="Times New Roman" w:hAnsi="Times New Roman" w:cs="Times New Roman"/>
          <w:sz w:val="24"/>
          <w:szCs w:val="24"/>
          <w:lang w:val="en-CA"/>
        </w:rPr>
        <w:t>he</w:t>
      </w:r>
      <w:r w:rsidR="00720E9A">
        <w:rPr>
          <w:rFonts w:ascii="Times New Roman" w:eastAsia="Times New Roman" w:hAnsi="Times New Roman" w:cs="Times New Roman"/>
          <w:sz w:val="24"/>
          <w:szCs w:val="24"/>
          <w:lang w:val="en-CA"/>
        </w:rPr>
        <w:t>n</w:t>
      </w:r>
      <w:r>
        <w:rPr>
          <w:rFonts w:ascii="Times New Roman" w:eastAsia="Times New Roman" w:hAnsi="Times New Roman" w:cs="Times New Roman"/>
          <w:sz w:val="24"/>
          <w:szCs w:val="24"/>
          <w:lang w:val="en-CA"/>
        </w:rPr>
        <w:t xml:space="preserve"> rescaled the values, </w:t>
      </w:r>
      <w:r w:rsidR="004E13A5" w:rsidRPr="0007763B">
        <w:rPr>
          <w:rFonts w:ascii="Times New Roman" w:eastAsia="Times New Roman" w:hAnsi="Times New Roman" w:cs="Times New Roman"/>
          <w:sz w:val="24"/>
          <w:szCs w:val="24"/>
          <w:lang w:val="en-CA"/>
        </w:rPr>
        <w:t xml:space="preserve">using the maximum </w:t>
      </w:r>
      <m:oMath>
        <m:r>
          <w:rPr>
            <w:rFonts w:ascii="Cambria Math" w:eastAsia="Times New Roman" w:hAnsi="Cambria Math" w:cs="Times New Roman"/>
            <w:sz w:val="24"/>
            <w:szCs w:val="24"/>
            <w:lang w:val="en-CA"/>
          </w:rPr>
          <m:t>(4√2)</m:t>
        </m:r>
      </m:oMath>
      <w:r w:rsidR="0067400C">
        <w:rPr>
          <w:rFonts w:ascii="Times New Roman" w:eastAsia="Times New Roman" w:hAnsi="Times New Roman" w:cs="Times New Roman"/>
          <w:sz w:val="24"/>
          <w:szCs w:val="24"/>
          <w:lang w:val="en-CA"/>
        </w:rPr>
        <w:t xml:space="preserve"> </w:t>
      </w:r>
      <w:r w:rsidR="00690CD2">
        <w:rPr>
          <w:rFonts w:ascii="Times New Roman" w:eastAsia="Times New Roman" w:hAnsi="Times New Roman" w:cs="Times New Roman"/>
          <w:sz w:val="24"/>
          <w:szCs w:val="24"/>
          <w:lang w:val="en-CA"/>
        </w:rPr>
        <w:t>and the minimum (0</w:t>
      </w:r>
      <w:r w:rsidR="00F37ADB">
        <w:rPr>
          <w:rFonts w:ascii="Times New Roman" w:eastAsia="Times New Roman" w:hAnsi="Times New Roman" w:cs="Times New Roman"/>
          <w:sz w:val="24"/>
          <w:szCs w:val="24"/>
          <w:lang w:val="en-CA"/>
        </w:rPr>
        <w:t>)</w:t>
      </w:r>
      <w:r w:rsidR="00690CD2">
        <w:rPr>
          <w:rFonts w:ascii="Times New Roman" w:eastAsia="Times New Roman" w:hAnsi="Times New Roman" w:cs="Times New Roman"/>
          <w:sz w:val="24"/>
          <w:szCs w:val="24"/>
          <w:lang w:val="en-CA"/>
        </w:rPr>
        <w:t xml:space="preserve"> distances</w:t>
      </w:r>
      <w:r w:rsidR="00F37ADB">
        <w:rPr>
          <w:rFonts w:ascii="Times New Roman" w:eastAsia="Times New Roman" w:hAnsi="Times New Roman" w:cs="Times New Roman"/>
          <w:sz w:val="24"/>
          <w:szCs w:val="24"/>
          <w:lang w:val="en-CA"/>
        </w:rPr>
        <w:t>,</w:t>
      </w:r>
      <w:r w:rsidR="00745D2C">
        <w:rPr>
          <w:rFonts w:ascii="Times New Roman" w:eastAsia="Times New Roman" w:hAnsi="Times New Roman" w:cs="Times New Roman"/>
          <w:sz w:val="24"/>
          <w:szCs w:val="24"/>
          <w:lang w:val="en-CA"/>
        </w:rPr>
        <w:t xml:space="preserve"> possible in this virtual</w:t>
      </w:r>
      <w:r w:rsidR="004E13A5" w:rsidRPr="0007763B">
        <w:rPr>
          <w:rFonts w:ascii="Times New Roman" w:eastAsia="Times New Roman" w:hAnsi="Times New Roman" w:cs="Times New Roman"/>
          <w:sz w:val="24"/>
          <w:szCs w:val="24"/>
          <w:lang w:val="en-CA"/>
        </w:rPr>
        <w:t xml:space="preserve"> landscape</w:t>
      </w:r>
      <w:r>
        <w:rPr>
          <w:rFonts w:ascii="Times New Roman" w:eastAsia="Times New Roman" w:hAnsi="Times New Roman" w:cs="Times New Roman"/>
          <w:sz w:val="24"/>
          <w:szCs w:val="24"/>
          <w:lang w:val="en-CA"/>
        </w:rPr>
        <w:t>, as described in the CDMetaPOP</w:t>
      </w:r>
      <w:r w:rsidR="006E412E">
        <w:rPr>
          <w:rFonts w:ascii="Times New Roman" w:eastAsia="Times New Roman" w:hAnsi="Times New Roman" w:cs="Times New Roman"/>
          <w:sz w:val="24"/>
          <w:szCs w:val="24"/>
          <w:lang w:val="en-CA"/>
        </w:rPr>
        <w:t xml:space="preserve"> </w:t>
      </w:r>
      <w:r w:rsidR="006E412E">
        <w:rPr>
          <w:rFonts w:ascii="Times New Roman" w:eastAsia="Times New Roman" w:hAnsi="Times New Roman" w:cs="Times New Roman"/>
          <w:sz w:val="24"/>
          <w:szCs w:val="24"/>
          <w:lang w:val="en-CA"/>
        </w:rPr>
        <w:fldChar w:fldCharType="begin" w:fldLock="1"/>
      </w:r>
      <w:r w:rsidR="00AB2B18">
        <w:rPr>
          <w:rFonts w:ascii="Times New Roman" w:eastAsia="Times New Roman" w:hAnsi="Times New Roman" w:cs="Times New Roman"/>
          <w:sz w:val="24"/>
          <w:szCs w:val="24"/>
          <w:lang w:val="en-CA"/>
        </w:rPr>
        <w:instrText>ADDIN CSL_CITATION {"citationItems":[{"id":"ITEM-1","itemData":{"DOI":"10.1111/2041-210X.12608","ISBN":"2041-210X","ISSN":"2041210X","abstract":"1.Combining landscape demographic and genetics models offers powerful methods for addressing questions for eco-evolutionary applications.2.Using two illustrative examples, we present CDMetaPOP, a program to simulate changes in neutral and/or selection-driven genotypes through time as a function of individual-based movement, complex spatial population dynamics, and multiple and changing landscape drivers.3.CDMetaPOP provides a novel tool for questions in landscape genetics by incorporating population viability analysis, while linking directly to conservation applications.This article is protected by copyright. All rights reserved.","author":[{"dropping-particle":"","family":"Landguth","given":"Erin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Evolution","id":"ITEM-1","issue":"1","issued":{"date-parts":[["2017"]]},"page":"4-11","title":"CDMetaPOP: an individual-based, eco-evolutionary model for spatially explicit simulation of landscape demogenetics","type":"article-journal","volume":"8"},"uris":["http://www.mendeley.com/documents/?uuid=37d37f94-8f1b-4ec8-8cbb-784d8d20d9a7"]}],"mendeley":{"formattedCitation":"(Landguth, Bearlin, et al., 2017)","plainTextFormattedCitation":"(Landguth, Bearlin, et al., 2017)","previouslyFormattedCitation":"(Landguth, Bearlin, et al., 2017)"},"properties":{"noteIndex":0},"schema":"https://github.com/citation-style-language/schema/raw/master/csl-citation.json"}</w:instrText>
      </w:r>
      <w:r w:rsidR="006E412E">
        <w:rPr>
          <w:rFonts w:ascii="Times New Roman" w:eastAsia="Times New Roman" w:hAnsi="Times New Roman" w:cs="Times New Roman"/>
          <w:sz w:val="24"/>
          <w:szCs w:val="24"/>
          <w:lang w:val="en-CA"/>
        </w:rPr>
        <w:fldChar w:fldCharType="separate"/>
      </w:r>
      <w:r w:rsidR="006E412E" w:rsidRPr="006E412E">
        <w:rPr>
          <w:rFonts w:ascii="Times New Roman" w:eastAsia="Times New Roman" w:hAnsi="Times New Roman" w:cs="Times New Roman"/>
          <w:noProof/>
          <w:sz w:val="24"/>
          <w:szCs w:val="24"/>
          <w:lang w:val="en-CA"/>
        </w:rPr>
        <w:t>(Landguth, Bearlin, et al., 2017)</w:t>
      </w:r>
      <w:r w:rsidR="006E412E">
        <w:rPr>
          <w:rFonts w:ascii="Times New Roman" w:eastAsia="Times New Roman" w:hAnsi="Times New Roman" w:cs="Times New Roman"/>
          <w:sz w:val="24"/>
          <w:szCs w:val="24"/>
          <w:lang w:val="en-CA"/>
        </w:rPr>
        <w:fldChar w:fldCharType="end"/>
      </w:r>
      <w:r>
        <w:rPr>
          <w:rFonts w:ascii="Times New Roman" w:eastAsia="Times New Roman" w:hAnsi="Times New Roman" w:cs="Times New Roman"/>
          <w:sz w:val="24"/>
          <w:szCs w:val="24"/>
          <w:lang w:val="en-CA"/>
        </w:rPr>
        <w:t xml:space="preserve"> </w:t>
      </w:r>
      <w:r w:rsidR="00B14D5E">
        <w:rPr>
          <w:rFonts w:ascii="Times New Roman" w:eastAsia="Times New Roman" w:hAnsi="Times New Roman" w:cs="Times New Roman"/>
          <w:sz w:val="24"/>
          <w:szCs w:val="24"/>
          <w:lang w:val="en-CA"/>
        </w:rPr>
        <w:t xml:space="preserve">user </w:t>
      </w:r>
      <w:r>
        <w:rPr>
          <w:rFonts w:ascii="Times New Roman" w:eastAsia="Times New Roman" w:hAnsi="Times New Roman" w:cs="Times New Roman"/>
          <w:sz w:val="24"/>
          <w:szCs w:val="24"/>
          <w:lang w:val="en-CA"/>
        </w:rPr>
        <w:t>manual (p.63).</w:t>
      </w:r>
      <w:commentRangeEnd w:id="132"/>
      <w:r w:rsidR="00D95DF9">
        <w:rPr>
          <w:rStyle w:val="Marquedecommentaire"/>
        </w:rPr>
        <w:commentReference w:id="132"/>
      </w:r>
      <w:commentRangeEnd w:id="133"/>
      <w:r w:rsidR="001F6DBA">
        <w:rPr>
          <w:rStyle w:val="Marquedecommentaire"/>
        </w:rPr>
        <w:commentReference w:id="133"/>
      </w:r>
      <w:r>
        <w:rPr>
          <w:rFonts w:ascii="Times New Roman" w:eastAsia="Times New Roman" w:hAnsi="Times New Roman" w:cs="Times New Roman"/>
          <w:sz w:val="24"/>
          <w:szCs w:val="24"/>
          <w:lang w:val="en-CA"/>
        </w:rPr>
        <w:t xml:space="preserve"> T</w:t>
      </w:r>
      <w:r w:rsidR="00D95DF9">
        <w:rPr>
          <w:rFonts w:ascii="Times New Roman" w:eastAsia="Times New Roman" w:hAnsi="Times New Roman" w:cs="Times New Roman"/>
          <w:sz w:val="24"/>
          <w:szCs w:val="24"/>
          <w:lang w:val="en-CA"/>
        </w:rPr>
        <w:t>his gave</w:t>
      </w:r>
      <w:r w:rsidR="00284908">
        <w:rPr>
          <w:rFonts w:ascii="Times New Roman" w:eastAsia="Times New Roman" w:hAnsi="Times New Roman" w:cs="Times New Roman"/>
          <w:sz w:val="24"/>
          <w:szCs w:val="24"/>
          <w:lang w:val="en-CA"/>
        </w:rPr>
        <w:t xml:space="preserve"> us a</w:t>
      </w:r>
      <w:r w:rsidR="00720E9A">
        <w:rPr>
          <w:rFonts w:ascii="Times New Roman" w:eastAsia="Times New Roman" w:hAnsi="Times New Roman" w:cs="Times New Roman"/>
          <w:sz w:val="24"/>
          <w:szCs w:val="24"/>
          <w:lang w:val="en-CA"/>
        </w:rPr>
        <w:t xml:space="preserve"> probability</w:t>
      </w:r>
      <w:r w:rsidR="00284908">
        <w:rPr>
          <w:rFonts w:ascii="Times New Roman" w:eastAsia="Times New Roman" w:hAnsi="Times New Roman" w:cs="Times New Roman"/>
          <w:sz w:val="24"/>
          <w:szCs w:val="24"/>
          <w:lang w:val="en-CA"/>
        </w:rPr>
        <w:t xml:space="preserve"> </w:t>
      </w:r>
      <w:r w:rsidR="006E412E">
        <w:rPr>
          <w:rFonts w:ascii="Times New Roman" w:eastAsia="Times New Roman" w:hAnsi="Times New Roman" w:cs="Times New Roman"/>
          <w:sz w:val="24"/>
          <w:szCs w:val="24"/>
          <w:lang w:val="en-CA"/>
        </w:rPr>
        <w:t xml:space="preserve">that an individual disperses at a distance </w:t>
      </w:r>
      <w:r w:rsidR="00284908">
        <w:rPr>
          <w:rFonts w:ascii="Times New Roman" w:eastAsia="Times New Roman" w:hAnsi="Times New Roman" w:cs="Times New Roman"/>
          <w:sz w:val="24"/>
          <w:szCs w:val="24"/>
          <w:lang w:val="en-CA"/>
        </w:rPr>
        <w:t>(</w:t>
      </w:r>
      <w:r w:rsidR="00284908" w:rsidRPr="00E85B45">
        <w:rPr>
          <w:rFonts w:ascii="Times New Roman" w:eastAsia="Times New Roman" w:hAnsi="Times New Roman" w:cs="Times New Roman"/>
          <w:sz w:val="24"/>
          <w:szCs w:val="24"/>
          <w:lang w:val="en-CA"/>
        </w:rPr>
        <w:t>Fig.1</w:t>
      </w:r>
      <w:r w:rsidR="00284908">
        <w:rPr>
          <w:rFonts w:ascii="Times New Roman" w:eastAsia="Times New Roman" w:hAnsi="Times New Roman" w:cs="Times New Roman"/>
          <w:sz w:val="24"/>
          <w:szCs w:val="24"/>
          <w:lang w:val="en-CA"/>
        </w:rPr>
        <w:t>)</w:t>
      </w:r>
      <w:r w:rsidR="00720E9A">
        <w:rPr>
          <w:rFonts w:ascii="Times New Roman" w:eastAsia="Times New Roman" w:hAnsi="Times New Roman" w:cs="Times New Roman"/>
          <w:sz w:val="24"/>
          <w:szCs w:val="24"/>
          <w:lang w:val="en-CA"/>
        </w:rPr>
        <w:t>.</w:t>
      </w:r>
      <w:r w:rsidR="004E13A5" w:rsidRPr="0007763B">
        <w:rPr>
          <w:rFonts w:ascii="Times New Roman" w:eastAsiaTheme="minorEastAsia" w:hAnsi="Times New Roman" w:cs="Times New Roman"/>
          <w:sz w:val="24"/>
          <w:szCs w:val="24"/>
          <w:lang w:val="en-CA"/>
        </w:rPr>
        <w:t xml:space="preserve"> </w:t>
      </w:r>
      <w:r w:rsidR="00D95DF9" w:rsidRPr="0007763B">
        <w:rPr>
          <w:rFonts w:ascii="Times New Roman" w:eastAsia="Times New Roman" w:hAnsi="Times New Roman" w:cs="Times New Roman"/>
          <w:sz w:val="24"/>
          <w:szCs w:val="24"/>
          <w:lang w:val="en-CA"/>
        </w:rPr>
        <w:t xml:space="preserve">We chose this way of modelling dispersal </w:t>
      </w:r>
      <w:r w:rsidR="00D95DF9">
        <w:rPr>
          <w:rFonts w:ascii="Times New Roman" w:eastAsia="Times New Roman" w:hAnsi="Times New Roman" w:cs="Times New Roman"/>
          <w:sz w:val="24"/>
          <w:szCs w:val="24"/>
          <w:lang w:val="en-CA"/>
        </w:rPr>
        <w:t>to allow both within population movement</w:t>
      </w:r>
      <w:r w:rsidR="00D95DF9" w:rsidRPr="0007763B">
        <w:rPr>
          <w:rFonts w:ascii="Times New Roman" w:eastAsia="Times New Roman" w:hAnsi="Times New Roman" w:cs="Times New Roman"/>
          <w:sz w:val="24"/>
          <w:szCs w:val="24"/>
          <w:lang w:val="en-CA"/>
        </w:rPr>
        <w:t xml:space="preserve"> </w:t>
      </w:r>
      <w:r w:rsidR="00D95DF9">
        <w:rPr>
          <w:rFonts w:ascii="Times New Roman" w:eastAsia="Times New Roman" w:hAnsi="Times New Roman" w:cs="Times New Roman"/>
          <w:sz w:val="24"/>
          <w:szCs w:val="24"/>
          <w:lang w:val="en-CA"/>
        </w:rPr>
        <w:t>and long distance dispersal.</w:t>
      </w:r>
    </w:p>
    <w:p w14:paraId="7429503B" w14:textId="370461ED" w:rsidR="004E13A5" w:rsidRPr="0007763B" w:rsidRDefault="00D95DF9" w:rsidP="00A51948">
      <w:pPr>
        <w:spacing w:before="240" w:line="480" w:lineRule="auto"/>
        <w:rPr>
          <w:rFonts w:ascii="Times New Roman" w:hAnsi="Times New Roman" w:cs="Times New Roman"/>
          <w:sz w:val="24"/>
          <w:szCs w:val="24"/>
          <w:lang w:val="en-CA"/>
        </w:rPr>
      </w:pPr>
      <w:r>
        <w:rPr>
          <w:rFonts w:ascii="Times New Roman" w:hAnsi="Times New Roman" w:cs="Times New Roman"/>
          <w:sz w:val="24"/>
          <w:szCs w:val="24"/>
          <w:lang w:val="en-CA"/>
        </w:rPr>
        <w:t>T</w:t>
      </w:r>
      <w:r w:rsidR="004E13A5" w:rsidRPr="0007763B">
        <w:rPr>
          <w:rFonts w:ascii="Times New Roman" w:hAnsi="Times New Roman" w:cs="Times New Roman"/>
          <w:sz w:val="24"/>
          <w:szCs w:val="24"/>
          <w:lang w:val="en-CA"/>
        </w:rPr>
        <w:t xml:space="preserve">he population to which an individual </w:t>
      </w:r>
      <w:r w:rsidR="00B14D5E">
        <w:rPr>
          <w:rFonts w:ascii="Times New Roman" w:hAnsi="Times New Roman" w:cs="Times New Roman"/>
          <w:sz w:val="24"/>
          <w:szCs w:val="24"/>
          <w:lang w:val="en-CA"/>
        </w:rPr>
        <w:t xml:space="preserve">disperses </w:t>
      </w:r>
      <w:r w:rsidR="004E13A5" w:rsidRPr="0007763B">
        <w:rPr>
          <w:rFonts w:ascii="Times New Roman" w:hAnsi="Times New Roman" w:cs="Times New Roman"/>
          <w:sz w:val="24"/>
          <w:szCs w:val="24"/>
          <w:lang w:val="en-CA"/>
        </w:rPr>
        <w:t>was selected randomly from the set of populations available at the distance</w:t>
      </w:r>
      <w:r>
        <w:rPr>
          <w:rFonts w:ascii="Times New Roman" w:hAnsi="Times New Roman" w:cs="Times New Roman"/>
          <w:sz w:val="24"/>
          <w:szCs w:val="24"/>
          <w:lang w:val="en-CA"/>
        </w:rPr>
        <w:t xml:space="preserve"> which was itself randomly sampled in the previous step</w:t>
      </w:r>
      <w:r w:rsidR="004E13A5" w:rsidRPr="0007763B">
        <w:rPr>
          <w:rFonts w:ascii="Times New Roman" w:eastAsia="Times New Roman" w:hAnsi="Times New Roman" w:cs="Times New Roman"/>
          <w:sz w:val="24"/>
          <w:szCs w:val="24"/>
          <w:lang w:val="en-CA"/>
        </w:rPr>
        <w:t xml:space="preserve">. </w:t>
      </w:r>
      <w:commentRangeStart w:id="134"/>
      <w:commentRangeStart w:id="135"/>
      <w:r>
        <w:rPr>
          <w:rFonts w:ascii="Times New Roman" w:eastAsiaTheme="minorEastAsia" w:hAnsi="Times New Roman" w:cs="Times New Roman"/>
          <w:sz w:val="24"/>
          <w:szCs w:val="24"/>
          <w:lang w:val="en-CA"/>
        </w:rPr>
        <w:t>We made the assumption that individuals cannot disperse beyond our landscape. While this may sacrifice some realism for or</w:t>
      </w:r>
      <w:r w:rsidR="008C35FC">
        <w:rPr>
          <w:rFonts w:ascii="Times New Roman" w:eastAsiaTheme="minorEastAsia" w:hAnsi="Times New Roman" w:cs="Times New Roman"/>
          <w:sz w:val="24"/>
          <w:szCs w:val="24"/>
          <w:lang w:val="en-CA"/>
        </w:rPr>
        <w:t>ganisms that disperse passively</w:t>
      </w:r>
      <w:r>
        <w:rPr>
          <w:rFonts w:ascii="Times New Roman" w:eastAsiaTheme="minorEastAsia" w:hAnsi="Times New Roman" w:cs="Times New Roman"/>
          <w:sz w:val="24"/>
          <w:szCs w:val="24"/>
          <w:lang w:val="en-CA"/>
        </w:rPr>
        <w:t>, it should appropriately model organisms which use landscape cues to find suitable habitat</w:t>
      </w:r>
      <w:r w:rsidR="009B1C8F">
        <w:rPr>
          <w:rFonts w:ascii="Times New Roman" w:eastAsiaTheme="minorEastAsia" w:hAnsi="Times New Roman" w:cs="Times New Roman"/>
          <w:sz w:val="24"/>
          <w:szCs w:val="24"/>
          <w:lang w:val="en-CA"/>
        </w:rPr>
        <w:t>. It also</w:t>
      </w:r>
      <w:r>
        <w:rPr>
          <w:rFonts w:ascii="Times New Roman" w:eastAsiaTheme="minorEastAsia" w:hAnsi="Times New Roman" w:cs="Times New Roman"/>
          <w:sz w:val="24"/>
          <w:szCs w:val="24"/>
          <w:lang w:val="en-CA"/>
        </w:rPr>
        <w:t xml:space="preserve"> reduce</w:t>
      </w:r>
      <w:r w:rsidR="009B1C8F">
        <w:rPr>
          <w:rFonts w:ascii="Times New Roman" w:eastAsiaTheme="minorEastAsia" w:hAnsi="Times New Roman" w:cs="Times New Roman"/>
          <w:sz w:val="24"/>
          <w:szCs w:val="24"/>
          <w:lang w:val="en-CA"/>
        </w:rPr>
        <w:t>d</w:t>
      </w:r>
      <w:r>
        <w:rPr>
          <w:rFonts w:ascii="Times New Roman" w:eastAsiaTheme="minorEastAsia" w:hAnsi="Times New Roman" w:cs="Times New Roman"/>
          <w:sz w:val="24"/>
          <w:szCs w:val="24"/>
          <w:lang w:val="en-CA"/>
        </w:rPr>
        <w:t xml:space="preserve"> computational time.</w:t>
      </w:r>
      <w:commentRangeEnd w:id="134"/>
      <w:r w:rsidR="00E876E6">
        <w:rPr>
          <w:rStyle w:val="Marquedecommentaire"/>
        </w:rPr>
        <w:commentReference w:id="134"/>
      </w:r>
      <w:commentRangeEnd w:id="135"/>
      <w:r w:rsidR="006520B8">
        <w:rPr>
          <w:rStyle w:val="Marquedecommentaire"/>
        </w:rPr>
        <w:commentReference w:id="135"/>
      </w:r>
      <w:r>
        <w:rPr>
          <w:rFonts w:ascii="Times New Roman" w:eastAsiaTheme="minorEastAsia" w:hAnsi="Times New Roman" w:cs="Times New Roman"/>
          <w:sz w:val="24"/>
          <w:szCs w:val="24"/>
          <w:lang w:val="en-CA"/>
        </w:rPr>
        <w:t xml:space="preserve"> </w:t>
      </w:r>
      <w:del w:id="136" w:author="Patrick James" w:date="2019-11-12T17:25:00Z">
        <w:r w:rsidR="004E13A5" w:rsidRPr="0007763B" w:rsidDel="006520B8">
          <w:rPr>
            <w:rFonts w:ascii="Times New Roman" w:hAnsi="Times New Roman" w:cs="Times New Roman"/>
            <w:sz w:val="24"/>
            <w:szCs w:val="24"/>
            <w:lang w:val="en-CA"/>
          </w:rPr>
          <w:delText>In order t</w:delText>
        </w:r>
      </w:del>
      <w:ins w:id="137" w:author="Patrick James" w:date="2019-11-12T17:25:00Z">
        <w:r w:rsidR="006520B8">
          <w:rPr>
            <w:rFonts w:ascii="Times New Roman" w:hAnsi="Times New Roman" w:cs="Times New Roman"/>
            <w:sz w:val="24"/>
            <w:szCs w:val="24"/>
            <w:lang w:val="en-CA"/>
          </w:rPr>
          <w:t>T</w:t>
        </w:r>
      </w:ins>
      <w:r w:rsidR="004E13A5" w:rsidRPr="0007763B">
        <w:rPr>
          <w:rFonts w:ascii="Times New Roman" w:hAnsi="Times New Roman" w:cs="Times New Roman"/>
          <w:sz w:val="24"/>
          <w:szCs w:val="24"/>
          <w:lang w:val="en-CA"/>
        </w:rPr>
        <w:t xml:space="preserve">o investigate the effect of different levels of dispersal, we </w:t>
      </w:r>
      <w:r w:rsidR="00B14D5E">
        <w:rPr>
          <w:rFonts w:ascii="Times New Roman" w:hAnsi="Times New Roman" w:cs="Times New Roman"/>
          <w:sz w:val="24"/>
          <w:szCs w:val="24"/>
          <w:lang w:val="en-CA"/>
        </w:rPr>
        <w:t xml:space="preserve">used three different values of </w:t>
      </w:r>
      <w:commentRangeStart w:id="138"/>
      <w:r w:rsidR="004E13A5" w:rsidRPr="0007763B">
        <w:rPr>
          <w:rFonts w:ascii="Times New Roman" w:hAnsi="Times New Roman" w:cs="Times New Roman"/>
          <w:i/>
          <w:sz w:val="24"/>
          <w:szCs w:val="24"/>
          <w:lang w:val="en-CA"/>
        </w:rPr>
        <w:t>B</w:t>
      </w:r>
      <w:commentRangeEnd w:id="138"/>
      <w:r w:rsidR="006520B8">
        <w:rPr>
          <w:rStyle w:val="Marquedecommentaire"/>
        </w:rPr>
        <w:commentReference w:id="138"/>
      </w:r>
      <w:r w:rsidR="00E85B45">
        <w:rPr>
          <w:rFonts w:ascii="Times New Roman" w:hAnsi="Times New Roman" w:cs="Times New Roman"/>
          <w:sz w:val="24"/>
          <w:szCs w:val="24"/>
          <w:lang w:val="en-CA"/>
        </w:rPr>
        <w:t xml:space="preserve">: </w:t>
      </w:r>
      <w:r w:rsidR="004E13A5" w:rsidRPr="0007763B">
        <w:rPr>
          <w:rFonts w:ascii="Times New Roman" w:hAnsi="Times New Roman" w:cs="Times New Roman"/>
          <w:sz w:val="24"/>
          <w:szCs w:val="24"/>
          <w:lang w:val="en-CA"/>
        </w:rPr>
        <w:t>low</w:t>
      </w:r>
      <w:r w:rsidR="00B14D5E">
        <w:rPr>
          <w:rFonts w:ascii="Times New Roman" w:hAnsi="Times New Roman" w:cs="Times New Roman"/>
          <w:sz w:val="24"/>
          <w:szCs w:val="24"/>
          <w:lang w:val="en-CA"/>
        </w:rPr>
        <w:t xml:space="preserve"> </w:t>
      </w:r>
      <w:r w:rsidR="00B14D5E" w:rsidRPr="0007763B">
        <w:rPr>
          <w:rFonts w:ascii="Times New Roman" w:hAnsi="Times New Roman" w:cs="Times New Roman"/>
          <w:sz w:val="24"/>
          <w:szCs w:val="24"/>
          <w:lang w:val="en-CA"/>
        </w:rPr>
        <w:t>(</w:t>
      </w:r>
      <w:r w:rsidR="00B14D5E" w:rsidRPr="0007763B">
        <w:rPr>
          <w:rFonts w:ascii="Times New Roman" w:hAnsi="Times New Roman" w:cs="Times New Roman"/>
          <w:i/>
          <w:sz w:val="24"/>
          <w:szCs w:val="24"/>
          <w:lang w:val="en-CA"/>
        </w:rPr>
        <w:t>B</w:t>
      </w:r>
      <w:r w:rsidR="00B14D5E" w:rsidRPr="0007763B">
        <w:rPr>
          <w:rFonts w:ascii="Times New Roman" w:hAnsi="Times New Roman" w:cs="Times New Roman"/>
          <w:sz w:val="24"/>
          <w:szCs w:val="24"/>
          <w:lang w:val="en-CA"/>
        </w:rPr>
        <w:t xml:space="preserve"> = 2)</w:t>
      </w:r>
      <w:r w:rsidR="004E13A5" w:rsidRPr="0007763B">
        <w:rPr>
          <w:rFonts w:ascii="Times New Roman" w:hAnsi="Times New Roman" w:cs="Times New Roman"/>
          <w:sz w:val="24"/>
          <w:szCs w:val="24"/>
          <w:lang w:val="en-CA"/>
        </w:rPr>
        <w:t xml:space="preserve">, intermediate </w:t>
      </w:r>
      <w:r w:rsidR="00B14D5E" w:rsidRPr="0007763B">
        <w:rPr>
          <w:rFonts w:ascii="Times New Roman" w:hAnsi="Times New Roman" w:cs="Times New Roman"/>
          <w:sz w:val="24"/>
          <w:szCs w:val="24"/>
          <w:lang w:val="en-CA"/>
        </w:rPr>
        <w:t>(</w:t>
      </w:r>
      <w:r w:rsidR="00B14D5E" w:rsidRPr="0007763B">
        <w:rPr>
          <w:rFonts w:ascii="Times New Roman" w:hAnsi="Times New Roman" w:cs="Times New Roman"/>
          <w:i/>
          <w:sz w:val="24"/>
          <w:szCs w:val="24"/>
          <w:lang w:val="en-CA"/>
        </w:rPr>
        <w:t>B</w:t>
      </w:r>
      <w:r w:rsidR="00B14D5E" w:rsidRPr="0007763B">
        <w:rPr>
          <w:rFonts w:ascii="Times New Roman" w:hAnsi="Times New Roman" w:cs="Times New Roman"/>
          <w:sz w:val="24"/>
          <w:szCs w:val="24"/>
          <w:lang w:val="en-CA"/>
        </w:rPr>
        <w:t xml:space="preserve"> = 1.301)</w:t>
      </w:r>
      <w:r w:rsidR="00B14D5E">
        <w:rPr>
          <w:rFonts w:ascii="Times New Roman" w:hAnsi="Times New Roman" w:cs="Times New Roman"/>
          <w:sz w:val="24"/>
          <w:szCs w:val="24"/>
          <w:lang w:val="en-CA"/>
        </w:rPr>
        <w:t xml:space="preserve"> </w:t>
      </w:r>
      <w:r w:rsidR="004E13A5" w:rsidRPr="0007763B">
        <w:rPr>
          <w:rFonts w:ascii="Times New Roman" w:hAnsi="Times New Roman" w:cs="Times New Roman"/>
          <w:sz w:val="24"/>
          <w:szCs w:val="24"/>
          <w:lang w:val="en-CA"/>
        </w:rPr>
        <w:t xml:space="preserve">and high </w:t>
      </w:r>
      <w:r w:rsidR="00B14D5E" w:rsidRPr="0007763B">
        <w:rPr>
          <w:rFonts w:ascii="Times New Roman" w:hAnsi="Times New Roman" w:cs="Times New Roman"/>
          <w:sz w:val="24"/>
          <w:szCs w:val="24"/>
          <w:lang w:val="en-CA"/>
        </w:rPr>
        <w:t>(</w:t>
      </w:r>
      <w:r w:rsidR="00B14D5E" w:rsidRPr="0007763B">
        <w:rPr>
          <w:rFonts w:ascii="Times New Roman" w:hAnsi="Times New Roman" w:cs="Times New Roman"/>
          <w:i/>
          <w:sz w:val="24"/>
          <w:szCs w:val="24"/>
          <w:lang w:val="en-CA"/>
        </w:rPr>
        <w:t>B</w:t>
      </w:r>
      <w:r w:rsidR="00B14D5E" w:rsidRPr="0007763B">
        <w:rPr>
          <w:rFonts w:ascii="Times New Roman" w:hAnsi="Times New Roman" w:cs="Times New Roman"/>
          <w:sz w:val="24"/>
          <w:szCs w:val="24"/>
          <w:lang w:val="en-CA"/>
        </w:rPr>
        <w:t xml:space="preserve"> = 0.6015)</w:t>
      </w:r>
      <w:r w:rsidR="00B14D5E">
        <w:rPr>
          <w:rFonts w:ascii="Times New Roman" w:hAnsi="Times New Roman" w:cs="Times New Roman"/>
          <w:sz w:val="24"/>
          <w:szCs w:val="24"/>
          <w:lang w:val="en-CA"/>
        </w:rPr>
        <w:t xml:space="preserve"> </w:t>
      </w:r>
      <w:r w:rsidR="004E13A5" w:rsidRPr="0007763B">
        <w:rPr>
          <w:rFonts w:ascii="Times New Roman" w:hAnsi="Times New Roman" w:cs="Times New Roman"/>
          <w:sz w:val="24"/>
          <w:szCs w:val="24"/>
          <w:lang w:val="en-CA"/>
        </w:rPr>
        <w:t>dispersal</w:t>
      </w:r>
      <w:r w:rsidR="006E412E">
        <w:rPr>
          <w:rFonts w:ascii="Times New Roman" w:hAnsi="Times New Roman" w:cs="Times New Roman"/>
          <w:sz w:val="24"/>
          <w:szCs w:val="24"/>
          <w:lang w:val="en-CA"/>
        </w:rPr>
        <w:t xml:space="preserve"> levels</w:t>
      </w:r>
      <w:r w:rsidR="00C402B5" w:rsidRPr="0007763B">
        <w:rPr>
          <w:rFonts w:ascii="Times New Roman" w:hAnsi="Times New Roman" w:cs="Times New Roman"/>
          <w:sz w:val="24"/>
          <w:szCs w:val="24"/>
          <w:lang w:val="en-CA"/>
        </w:rPr>
        <w:t xml:space="preserve"> (Fig.1)</w:t>
      </w:r>
      <w:r w:rsidR="00B00A89" w:rsidRPr="0007763B">
        <w:rPr>
          <w:rFonts w:ascii="Times New Roman" w:hAnsi="Times New Roman" w:cs="Times New Roman"/>
          <w:sz w:val="24"/>
          <w:szCs w:val="24"/>
          <w:lang w:val="en-CA"/>
        </w:rPr>
        <w:t>.</w:t>
      </w:r>
    </w:p>
    <w:p w14:paraId="7E9691E2" w14:textId="5F56E198" w:rsidR="00B00A89" w:rsidRPr="0007763B" w:rsidRDefault="00534D93" w:rsidP="00A51948">
      <w:pPr>
        <w:spacing w:before="240" w:line="480" w:lineRule="auto"/>
        <w:rPr>
          <w:rFonts w:ascii="Times New Roman" w:hAnsi="Times New Roman" w:cs="Times New Roman"/>
          <w:sz w:val="24"/>
          <w:szCs w:val="24"/>
          <w:lang w:val="en-CA"/>
        </w:rPr>
      </w:pPr>
      <w:r w:rsidRPr="00534D93">
        <w:rPr>
          <w:rFonts w:ascii="Times New Roman" w:hAnsi="Times New Roman" w:cs="Times New Roman"/>
          <w:noProof/>
          <w:sz w:val="24"/>
          <w:szCs w:val="24"/>
        </w:rPr>
        <w:lastRenderedPageBreak/>
        <w:drawing>
          <wp:inline distT="0" distB="0" distL="0" distR="0" wp14:anchorId="43D4D0E3" wp14:editId="7F76C2EB">
            <wp:extent cx="5943600" cy="3302000"/>
            <wp:effectExtent l="0" t="0" r="0" b="0"/>
            <wp:docPr id="11" name="Image 11" descr="C:\Users\jwitt\OneDrive\Desktop\Git_Projects\Genetic_TBI_LCBD\Fig5simp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witt\OneDrive\Desktop\Git_Projects\Genetic_TBI_LCBD\Fig5simpl.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14:paraId="6FF7D068" w14:textId="173EB339" w:rsidR="004E13A5" w:rsidRPr="0007763B" w:rsidRDefault="00B00A89" w:rsidP="00A51948">
      <w:pPr>
        <w:spacing w:before="240" w:line="480" w:lineRule="auto"/>
        <w:rPr>
          <w:rFonts w:ascii="Times New Roman" w:hAnsi="Times New Roman" w:cs="Times New Roman"/>
          <w:sz w:val="24"/>
          <w:szCs w:val="24"/>
          <w:lang w:val="en-CA"/>
        </w:rPr>
      </w:pPr>
      <w:r w:rsidRPr="0007763B">
        <w:rPr>
          <w:rFonts w:ascii="Times New Roman" w:hAnsi="Times New Roman" w:cs="Times New Roman"/>
          <w:b/>
          <w:sz w:val="24"/>
          <w:szCs w:val="24"/>
          <w:lang w:val="en-CA"/>
        </w:rPr>
        <w:t xml:space="preserve">Fig.1: </w:t>
      </w:r>
      <w:r w:rsidR="009219AB" w:rsidRPr="0007763B">
        <w:rPr>
          <w:rFonts w:ascii="Times New Roman" w:hAnsi="Times New Roman" w:cs="Times New Roman"/>
          <w:sz w:val="24"/>
          <w:szCs w:val="24"/>
          <w:lang w:val="en-CA"/>
        </w:rPr>
        <w:t xml:space="preserve">Probability of dispersal </w:t>
      </w:r>
      <w:r w:rsidR="00EE7EE0" w:rsidRPr="0007763B">
        <w:rPr>
          <w:rFonts w:ascii="Times New Roman" w:hAnsi="Times New Roman" w:cs="Times New Roman"/>
          <w:sz w:val="24"/>
          <w:szCs w:val="24"/>
          <w:lang w:val="en-CA"/>
        </w:rPr>
        <w:t xml:space="preserve">of an individual </w:t>
      </w:r>
      <w:r w:rsidR="0002624B">
        <w:rPr>
          <w:rFonts w:ascii="Times New Roman" w:hAnsi="Times New Roman" w:cs="Times New Roman"/>
          <w:sz w:val="24"/>
          <w:szCs w:val="24"/>
          <w:lang w:val="en-CA"/>
        </w:rPr>
        <w:t>in</w:t>
      </w:r>
      <w:r w:rsidR="00EE7EE0" w:rsidRPr="0007763B">
        <w:rPr>
          <w:rFonts w:ascii="Times New Roman" w:hAnsi="Times New Roman" w:cs="Times New Roman"/>
          <w:sz w:val="24"/>
          <w:szCs w:val="24"/>
          <w:lang w:val="en-CA"/>
        </w:rPr>
        <w:t xml:space="preserve"> three different dispersal scenarios</w:t>
      </w:r>
      <w:r w:rsidR="00534D93">
        <w:rPr>
          <w:rFonts w:ascii="Times New Roman" w:hAnsi="Times New Roman" w:cs="Times New Roman"/>
          <w:sz w:val="24"/>
          <w:szCs w:val="24"/>
          <w:lang w:val="en-CA"/>
        </w:rPr>
        <w:t>.</w:t>
      </w:r>
    </w:p>
    <w:p w14:paraId="4098ED7A" w14:textId="77777777" w:rsidR="004E13A5" w:rsidRPr="0007763B" w:rsidRDefault="004E13A5" w:rsidP="00A51948">
      <w:pPr>
        <w:spacing w:before="240" w:after="240" w:line="480" w:lineRule="auto"/>
        <w:rPr>
          <w:rFonts w:ascii="Times New Roman" w:eastAsia="Times New Roman" w:hAnsi="Times New Roman" w:cs="Times New Roman"/>
          <w:sz w:val="24"/>
          <w:szCs w:val="24"/>
          <w:lang w:val="en-GB"/>
        </w:rPr>
      </w:pPr>
    </w:p>
    <w:p w14:paraId="45DB3D7B" w14:textId="4CB2C304" w:rsidR="004E13A5" w:rsidRPr="0007763B" w:rsidRDefault="00023F2C" w:rsidP="00A51948">
      <w:pPr>
        <w:spacing w:before="240" w:line="480" w:lineRule="auto"/>
        <w:rPr>
          <w:rFonts w:ascii="Times New Roman" w:eastAsia="Times New Roman" w:hAnsi="Times New Roman" w:cs="Times New Roman"/>
          <w:i/>
          <w:sz w:val="24"/>
          <w:szCs w:val="24"/>
          <w:lang w:val="en-CA"/>
        </w:rPr>
      </w:pPr>
      <w:r>
        <w:rPr>
          <w:rFonts w:ascii="Times New Roman" w:eastAsia="Times New Roman" w:hAnsi="Times New Roman" w:cs="Times New Roman"/>
          <w:i/>
          <w:sz w:val="24"/>
          <w:szCs w:val="24"/>
          <w:lang w:val="en-CA"/>
        </w:rPr>
        <w:t xml:space="preserve">Number and position of </w:t>
      </w:r>
      <w:r w:rsidR="004E13A5" w:rsidRPr="0007763B">
        <w:rPr>
          <w:rFonts w:ascii="Times New Roman" w:eastAsia="Times New Roman" w:hAnsi="Times New Roman" w:cs="Times New Roman"/>
          <w:i/>
          <w:sz w:val="24"/>
          <w:szCs w:val="24"/>
          <w:lang w:val="en-CA"/>
        </w:rPr>
        <w:t>populations</w:t>
      </w:r>
      <w:r>
        <w:rPr>
          <w:rFonts w:ascii="Times New Roman" w:eastAsia="Times New Roman" w:hAnsi="Times New Roman" w:cs="Times New Roman"/>
          <w:i/>
          <w:sz w:val="24"/>
          <w:szCs w:val="24"/>
          <w:lang w:val="en-CA"/>
        </w:rPr>
        <w:t xml:space="preserve"> with spatial legacies</w:t>
      </w:r>
    </w:p>
    <w:p w14:paraId="06D28190" w14:textId="1564359A" w:rsidR="004E13A5" w:rsidRPr="0007763B" w:rsidRDefault="00023F2C" w:rsidP="00A51948">
      <w:pPr>
        <w:spacing w:before="240" w:line="480" w:lineRule="auto"/>
        <w:rPr>
          <w:rFonts w:ascii="Times New Roman" w:eastAsia="Times New Roman" w:hAnsi="Times New Roman" w:cs="Times New Roman"/>
          <w:sz w:val="24"/>
          <w:szCs w:val="24"/>
          <w:lang w:val="en-CA"/>
        </w:rPr>
      </w:pPr>
      <w:r>
        <w:rPr>
          <w:rFonts w:ascii="Times New Roman" w:eastAsia="Times New Roman" w:hAnsi="Times New Roman" w:cs="Times New Roman"/>
          <w:sz w:val="24"/>
          <w:szCs w:val="24"/>
          <w:lang w:val="en-CA"/>
        </w:rPr>
        <w:t>W</w:t>
      </w:r>
      <w:r w:rsidR="004E13A5" w:rsidRPr="0007763B">
        <w:rPr>
          <w:rFonts w:ascii="Times New Roman" w:eastAsia="Times New Roman" w:hAnsi="Times New Roman" w:cs="Times New Roman"/>
          <w:sz w:val="24"/>
          <w:szCs w:val="24"/>
          <w:lang w:val="en-CA"/>
        </w:rPr>
        <w:t xml:space="preserve">e </w:t>
      </w:r>
      <w:r>
        <w:rPr>
          <w:rFonts w:ascii="Times New Roman" w:eastAsia="Times New Roman" w:hAnsi="Times New Roman" w:cs="Times New Roman"/>
          <w:sz w:val="24"/>
          <w:szCs w:val="24"/>
          <w:lang w:val="en-CA"/>
        </w:rPr>
        <w:t xml:space="preserve">also </w:t>
      </w:r>
      <w:r w:rsidR="004E13A5" w:rsidRPr="0007763B">
        <w:rPr>
          <w:rFonts w:ascii="Times New Roman" w:eastAsia="Times New Roman" w:hAnsi="Times New Roman" w:cs="Times New Roman"/>
          <w:sz w:val="24"/>
          <w:szCs w:val="24"/>
          <w:lang w:val="en-CA"/>
        </w:rPr>
        <w:t xml:space="preserve">wanted to evaluate how the number of </w:t>
      </w:r>
      <w:r w:rsidR="004E13A5" w:rsidRPr="00023F2C">
        <w:rPr>
          <w:rFonts w:ascii="Times New Roman" w:eastAsia="Times New Roman" w:hAnsi="Times New Roman" w:cs="Times New Roman"/>
          <w:sz w:val="24"/>
          <w:szCs w:val="24"/>
          <w:lang w:val="en-CA"/>
        </w:rPr>
        <w:t>populations</w:t>
      </w:r>
      <w:r w:rsidR="004E13A5" w:rsidRPr="008615D7">
        <w:rPr>
          <w:rFonts w:ascii="Times New Roman" w:eastAsia="Times New Roman" w:hAnsi="Times New Roman" w:cs="Times New Roman"/>
          <w:sz w:val="24"/>
          <w:szCs w:val="24"/>
          <w:lang w:val="en-CA"/>
        </w:rPr>
        <w:t xml:space="preserve"> </w:t>
      </w:r>
      <w:r>
        <w:rPr>
          <w:rFonts w:ascii="Times New Roman" w:eastAsia="Times New Roman" w:hAnsi="Times New Roman" w:cs="Times New Roman"/>
          <w:sz w:val="24"/>
          <w:szCs w:val="24"/>
          <w:lang w:val="en-CA"/>
        </w:rPr>
        <w:t xml:space="preserve">bearing </w:t>
      </w:r>
      <w:r>
        <w:rPr>
          <w:rFonts w:ascii="Times New Roman" w:eastAsia="Times New Roman" w:hAnsi="Times New Roman" w:cs="Times New Roman"/>
          <w:sz w:val="24"/>
          <w:szCs w:val="24"/>
        </w:rPr>
        <w:t>spatio-temporal population genetic legacies</w:t>
      </w:r>
      <w:r>
        <w:rPr>
          <w:rFonts w:ascii="Times New Roman" w:eastAsia="Times New Roman" w:hAnsi="Times New Roman" w:cs="Times New Roman"/>
          <w:sz w:val="24"/>
          <w:szCs w:val="24"/>
          <w:lang w:val="en-CA"/>
        </w:rPr>
        <w:t>, influenced</w:t>
      </w:r>
      <w:r w:rsidR="004E13A5" w:rsidRPr="0007763B">
        <w:rPr>
          <w:rFonts w:ascii="Times New Roman" w:eastAsia="Times New Roman" w:hAnsi="Times New Roman" w:cs="Times New Roman"/>
          <w:sz w:val="24"/>
          <w:szCs w:val="24"/>
          <w:lang w:val="en-CA"/>
        </w:rPr>
        <w:t xml:space="preserve"> the performance of our testing procedure. To achieve this, we </w:t>
      </w:r>
      <w:r>
        <w:rPr>
          <w:rFonts w:ascii="Times New Roman" w:eastAsia="Times New Roman" w:hAnsi="Times New Roman" w:cs="Times New Roman"/>
          <w:sz w:val="24"/>
          <w:szCs w:val="24"/>
          <w:lang w:val="en-CA"/>
        </w:rPr>
        <w:t>triggered demographic events</w:t>
      </w:r>
      <w:r w:rsidR="004E13A5" w:rsidRPr="0007763B">
        <w:rPr>
          <w:rFonts w:ascii="Times New Roman" w:eastAsia="Times New Roman" w:hAnsi="Times New Roman" w:cs="Times New Roman"/>
          <w:sz w:val="24"/>
          <w:szCs w:val="24"/>
          <w:lang w:val="en-CA"/>
        </w:rPr>
        <w:t xml:space="preserve"> from 1 to </w:t>
      </w:r>
      <w:r w:rsidR="004A38A8" w:rsidRPr="0007763B">
        <w:rPr>
          <w:rFonts w:ascii="Times New Roman" w:eastAsia="Times New Roman" w:hAnsi="Times New Roman" w:cs="Times New Roman"/>
          <w:sz w:val="24"/>
          <w:szCs w:val="24"/>
          <w:lang w:val="en-CA"/>
        </w:rPr>
        <w:t>3</w:t>
      </w:r>
      <w:r w:rsidR="004E13A5" w:rsidRPr="0007763B">
        <w:rPr>
          <w:rFonts w:ascii="Times New Roman" w:eastAsia="Times New Roman" w:hAnsi="Times New Roman" w:cs="Times New Roman"/>
          <w:sz w:val="24"/>
          <w:szCs w:val="24"/>
          <w:lang w:val="en-CA"/>
        </w:rPr>
        <w:t xml:space="preserve"> populations among the 25. When only 1 population was </w:t>
      </w:r>
      <w:r>
        <w:rPr>
          <w:rFonts w:ascii="Times New Roman" w:eastAsia="Times New Roman" w:hAnsi="Times New Roman" w:cs="Times New Roman"/>
          <w:sz w:val="24"/>
          <w:szCs w:val="24"/>
          <w:lang w:val="en-CA"/>
        </w:rPr>
        <w:t>affected</w:t>
      </w:r>
      <w:r w:rsidR="004E13A5" w:rsidRPr="0007763B">
        <w:rPr>
          <w:rFonts w:ascii="Times New Roman" w:eastAsia="Times New Roman" w:hAnsi="Times New Roman" w:cs="Times New Roman"/>
          <w:sz w:val="24"/>
          <w:szCs w:val="24"/>
          <w:lang w:val="en-CA"/>
        </w:rPr>
        <w:t xml:space="preserve"> we partitioned the 180 replicates of that scenario equally among 6 populations in the landscape</w:t>
      </w:r>
      <w:r w:rsidR="004A38A8" w:rsidRPr="0007763B">
        <w:rPr>
          <w:rFonts w:ascii="Times New Roman" w:eastAsia="Times New Roman" w:hAnsi="Times New Roman" w:cs="Times New Roman"/>
          <w:sz w:val="24"/>
          <w:szCs w:val="24"/>
          <w:lang w:val="en-CA"/>
        </w:rPr>
        <w:t xml:space="preserve">. </w:t>
      </w:r>
      <w:r w:rsidR="004E13A5" w:rsidRPr="0007763B">
        <w:rPr>
          <w:rFonts w:ascii="Times New Roman" w:eastAsia="Times New Roman" w:hAnsi="Times New Roman" w:cs="Times New Roman"/>
          <w:sz w:val="24"/>
          <w:szCs w:val="24"/>
          <w:lang w:val="en-CA"/>
        </w:rPr>
        <w:t xml:space="preserve">Because our landscape is </w:t>
      </w:r>
      <w:r w:rsidR="007729F2">
        <w:rPr>
          <w:rFonts w:ascii="Times New Roman" w:eastAsia="Times New Roman" w:hAnsi="Times New Roman" w:cs="Times New Roman"/>
          <w:sz w:val="24"/>
          <w:szCs w:val="24"/>
          <w:lang w:val="en-CA"/>
        </w:rPr>
        <w:t xml:space="preserve">square and </w:t>
      </w:r>
      <w:r w:rsidR="004E13A5" w:rsidRPr="0007763B">
        <w:rPr>
          <w:rFonts w:ascii="Times New Roman" w:eastAsia="Times New Roman" w:hAnsi="Times New Roman" w:cs="Times New Roman"/>
          <w:sz w:val="24"/>
          <w:szCs w:val="24"/>
          <w:lang w:val="en-CA"/>
        </w:rPr>
        <w:t>homogenous</w:t>
      </w:r>
      <w:r w:rsidR="007729F2">
        <w:rPr>
          <w:rFonts w:ascii="Times New Roman" w:eastAsia="Times New Roman" w:hAnsi="Times New Roman" w:cs="Times New Roman"/>
          <w:sz w:val="24"/>
          <w:szCs w:val="24"/>
          <w:lang w:val="en-CA"/>
        </w:rPr>
        <w:t>,</w:t>
      </w:r>
      <w:r w:rsidR="004E13A5" w:rsidRPr="0007763B">
        <w:rPr>
          <w:rFonts w:ascii="Times New Roman" w:eastAsia="Times New Roman" w:hAnsi="Times New Roman" w:cs="Times New Roman"/>
          <w:sz w:val="24"/>
          <w:szCs w:val="24"/>
          <w:lang w:val="en-CA"/>
        </w:rPr>
        <w:t xml:space="preserve"> and </w:t>
      </w:r>
      <w:r w:rsidR="007729F2">
        <w:rPr>
          <w:rFonts w:ascii="Times New Roman" w:eastAsia="Times New Roman" w:hAnsi="Times New Roman" w:cs="Times New Roman"/>
          <w:sz w:val="24"/>
          <w:szCs w:val="24"/>
          <w:lang w:val="en-CA"/>
        </w:rPr>
        <w:t xml:space="preserve">therefore </w:t>
      </w:r>
      <w:r w:rsidR="004E13A5" w:rsidRPr="0007763B">
        <w:rPr>
          <w:rFonts w:ascii="Times New Roman" w:eastAsia="Times New Roman" w:hAnsi="Times New Roman" w:cs="Times New Roman"/>
          <w:sz w:val="24"/>
          <w:szCs w:val="24"/>
          <w:lang w:val="en-CA"/>
        </w:rPr>
        <w:t>symmetric, only 6 po</w:t>
      </w:r>
      <w:r w:rsidR="004A38A8" w:rsidRPr="0007763B">
        <w:rPr>
          <w:rFonts w:ascii="Times New Roman" w:eastAsia="Times New Roman" w:hAnsi="Times New Roman" w:cs="Times New Roman"/>
          <w:sz w:val="24"/>
          <w:szCs w:val="24"/>
          <w:lang w:val="en-CA"/>
        </w:rPr>
        <w:t>sitions ne</w:t>
      </w:r>
      <w:r w:rsidR="007729F2">
        <w:rPr>
          <w:rFonts w:ascii="Times New Roman" w:eastAsia="Times New Roman" w:hAnsi="Times New Roman" w:cs="Times New Roman"/>
          <w:sz w:val="24"/>
          <w:szCs w:val="24"/>
          <w:lang w:val="en-CA"/>
        </w:rPr>
        <w:t>ed to be assessed</w:t>
      </w:r>
      <w:r w:rsidR="004E13A5" w:rsidRPr="0007763B">
        <w:rPr>
          <w:rFonts w:ascii="Times New Roman" w:eastAsia="Times New Roman" w:hAnsi="Times New Roman" w:cs="Times New Roman"/>
          <w:sz w:val="24"/>
          <w:szCs w:val="24"/>
          <w:lang w:val="en-CA"/>
        </w:rPr>
        <w:t>. When several (</w:t>
      </w:r>
      <w:r w:rsidR="004E13A5" w:rsidRPr="0007763B">
        <w:rPr>
          <w:rFonts w:ascii="Times New Roman" w:eastAsia="Times New Roman" w:hAnsi="Times New Roman" w:cs="Times New Roman"/>
          <w:i/>
          <w:sz w:val="24"/>
          <w:szCs w:val="24"/>
          <w:lang w:val="en-CA"/>
        </w:rPr>
        <w:t>k</w:t>
      </w:r>
      <w:r w:rsidR="00005F69">
        <w:rPr>
          <w:rFonts w:ascii="Times New Roman" w:eastAsia="Times New Roman" w:hAnsi="Times New Roman" w:cs="Times New Roman"/>
          <w:sz w:val="24"/>
          <w:szCs w:val="24"/>
          <w:lang w:val="en-CA"/>
        </w:rPr>
        <w:t>) populations underwent a demographic event</w:t>
      </w:r>
      <w:r w:rsidR="004E13A5" w:rsidRPr="0007763B">
        <w:rPr>
          <w:rFonts w:ascii="Times New Roman" w:eastAsia="Times New Roman" w:hAnsi="Times New Roman" w:cs="Times New Roman"/>
          <w:sz w:val="24"/>
          <w:szCs w:val="24"/>
          <w:lang w:val="en-CA"/>
        </w:rPr>
        <w:t xml:space="preserve">, we randomly </w:t>
      </w:r>
      <w:r w:rsidR="004A38A8" w:rsidRPr="0007763B">
        <w:rPr>
          <w:rFonts w:ascii="Times New Roman" w:eastAsia="Times New Roman" w:hAnsi="Times New Roman" w:cs="Times New Roman"/>
          <w:sz w:val="24"/>
          <w:szCs w:val="24"/>
          <w:lang w:val="en-CA"/>
        </w:rPr>
        <w:t xml:space="preserve">sampled 1 position among the 6 previously described and randomly picked 1 or 2 additional populations directly adjacent (when possible) to it. We did this 6 times </w:t>
      </w:r>
      <w:r w:rsidR="004E13A5" w:rsidRPr="0007763B">
        <w:rPr>
          <w:rFonts w:ascii="Times New Roman" w:eastAsia="Times New Roman" w:hAnsi="Times New Roman" w:cs="Times New Roman"/>
          <w:sz w:val="24"/>
          <w:szCs w:val="24"/>
          <w:lang w:val="en-CA"/>
        </w:rPr>
        <w:t>(30 replicates</w:t>
      </w:r>
      <w:r w:rsidR="004A38A8" w:rsidRPr="0007763B">
        <w:rPr>
          <w:rFonts w:ascii="Times New Roman" w:eastAsia="Times New Roman" w:hAnsi="Times New Roman" w:cs="Times New Roman"/>
          <w:sz w:val="24"/>
          <w:szCs w:val="24"/>
          <w:lang w:val="en-CA"/>
        </w:rPr>
        <w:t xml:space="preserve"> </w:t>
      </w:r>
      <w:r w:rsidR="004A38A8" w:rsidRPr="0007763B">
        <w:rPr>
          <w:rFonts w:ascii="Times New Roman" w:eastAsia="Times New Roman" w:hAnsi="Times New Roman" w:cs="Times New Roman"/>
          <w:sz w:val="24"/>
          <w:szCs w:val="24"/>
          <w:lang w:val="en-CA"/>
        </w:rPr>
        <w:lastRenderedPageBreak/>
        <w:t xml:space="preserve">for each </w:t>
      </w:r>
      <w:r w:rsidR="00176B13">
        <w:rPr>
          <w:rFonts w:ascii="Times New Roman" w:eastAsia="Times New Roman" w:hAnsi="Times New Roman" w:cs="Times New Roman"/>
          <w:sz w:val="24"/>
          <w:szCs w:val="24"/>
          <w:lang w:val="en-CA"/>
        </w:rPr>
        <w:t xml:space="preserve">different </w:t>
      </w:r>
      <w:r w:rsidR="004A38A8" w:rsidRPr="0007763B">
        <w:rPr>
          <w:rFonts w:ascii="Times New Roman" w:eastAsia="Times New Roman" w:hAnsi="Times New Roman" w:cs="Times New Roman"/>
          <w:sz w:val="24"/>
          <w:szCs w:val="24"/>
          <w:lang w:val="en-CA"/>
        </w:rPr>
        <w:t>set o</w:t>
      </w:r>
      <w:r w:rsidR="00176B13">
        <w:rPr>
          <w:rFonts w:ascii="Times New Roman" w:eastAsia="Times New Roman" w:hAnsi="Times New Roman" w:cs="Times New Roman"/>
          <w:sz w:val="24"/>
          <w:szCs w:val="24"/>
          <w:lang w:val="en-CA"/>
        </w:rPr>
        <w:t>f</w:t>
      </w:r>
      <w:r w:rsidR="004A38A8" w:rsidRPr="0007763B">
        <w:rPr>
          <w:rFonts w:ascii="Times New Roman" w:eastAsia="Times New Roman" w:hAnsi="Times New Roman" w:cs="Times New Roman"/>
          <w:sz w:val="24"/>
          <w:szCs w:val="24"/>
          <w:lang w:val="en-CA"/>
        </w:rPr>
        <w:t xml:space="preserve"> populations</w:t>
      </w:r>
      <w:r w:rsidR="004E13A5" w:rsidRPr="0007763B">
        <w:rPr>
          <w:rFonts w:ascii="Times New Roman" w:eastAsia="Times New Roman" w:hAnsi="Times New Roman" w:cs="Times New Roman"/>
          <w:sz w:val="24"/>
          <w:szCs w:val="24"/>
          <w:lang w:val="en-CA"/>
        </w:rPr>
        <w:t>).</w:t>
      </w:r>
      <w:r w:rsidR="00176B13">
        <w:rPr>
          <w:rFonts w:ascii="Times New Roman" w:eastAsia="Times New Roman" w:hAnsi="Times New Roman" w:cs="Times New Roman"/>
          <w:sz w:val="24"/>
          <w:szCs w:val="24"/>
          <w:lang w:val="en-CA"/>
        </w:rPr>
        <w:t xml:space="preserve"> We cho</w:t>
      </w:r>
      <w:r w:rsidR="00005F69">
        <w:rPr>
          <w:rFonts w:ascii="Times New Roman" w:eastAsia="Times New Roman" w:hAnsi="Times New Roman" w:cs="Times New Roman"/>
          <w:sz w:val="24"/>
          <w:szCs w:val="24"/>
          <w:lang w:val="en-CA"/>
        </w:rPr>
        <w:t>se to pick</w:t>
      </w:r>
      <w:r w:rsidR="004A38A8" w:rsidRPr="0007763B">
        <w:rPr>
          <w:rFonts w:ascii="Times New Roman" w:eastAsia="Times New Roman" w:hAnsi="Times New Roman" w:cs="Times New Roman"/>
          <w:sz w:val="24"/>
          <w:szCs w:val="24"/>
          <w:lang w:val="en-CA"/>
        </w:rPr>
        <w:t xml:space="preserve"> populations this way to respect </w:t>
      </w:r>
      <w:r w:rsidR="005D5434" w:rsidRPr="0007763B">
        <w:rPr>
          <w:rFonts w:ascii="Times New Roman" w:eastAsia="Times New Roman" w:hAnsi="Times New Roman" w:cs="Times New Roman"/>
          <w:sz w:val="24"/>
          <w:szCs w:val="24"/>
          <w:lang w:val="en-CA"/>
        </w:rPr>
        <w:t>the</w:t>
      </w:r>
      <w:r w:rsidR="004A38A8" w:rsidRPr="0007763B">
        <w:rPr>
          <w:rFonts w:ascii="Times New Roman" w:eastAsia="Times New Roman" w:hAnsi="Times New Roman" w:cs="Times New Roman"/>
          <w:sz w:val="24"/>
          <w:szCs w:val="24"/>
          <w:lang w:val="en-CA"/>
        </w:rPr>
        <w:t xml:space="preserve"> spatial autocorrelation often exhibited in demographic events.</w:t>
      </w:r>
    </w:p>
    <w:p w14:paraId="6BEBF78D" w14:textId="77777777" w:rsidR="003F114F" w:rsidRPr="0007763B" w:rsidRDefault="003F114F" w:rsidP="00A51948">
      <w:pPr>
        <w:spacing w:before="240" w:line="480" w:lineRule="auto"/>
        <w:rPr>
          <w:rFonts w:ascii="Times New Roman" w:eastAsia="Times New Roman" w:hAnsi="Times New Roman" w:cs="Times New Roman"/>
          <w:sz w:val="24"/>
          <w:szCs w:val="24"/>
          <w:lang w:val="en-CA"/>
        </w:rPr>
      </w:pPr>
    </w:p>
    <w:p w14:paraId="6C03F00F" w14:textId="5B576CA2" w:rsidR="004E13A5" w:rsidRPr="0007763B" w:rsidRDefault="003F114F" w:rsidP="00A51948">
      <w:pPr>
        <w:spacing w:before="240" w:after="240" w:line="480" w:lineRule="auto"/>
        <w:rPr>
          <w:rFonts w:ascii="Times New Roman" w:eastAsia="Times New Roman" w:hAnsi="Times New Roman" w:cs="Times New Roman"/>
          <w:i/>
          <w:iCs/>
          <w:sz w:val="24"/>
          <w:szCs w:val="24"/>
          <w:lang w:val="en-GB"/>
        </w:rPr>
      </w:pPr>
      <w:r w:rsidRPr="0007763B">
        <w:rPr>
          <w:rFonts w:ascii="Times New Roman" w:eastAsia="Times New Roman" w:hAnsi="Times New Roman" w:cs="Times New Roman"/>
          <w:i/>
          <w:iCs/>
          <w:sz w:val="24"/>
          <w:szCs w:val="24"/>
          <w:lang w:val="en-GB"/>
        </w:rPr>
        <w:t>Tim</w:t>
      </w:r>
      <w:r w:rsidR="008615D7">
        <w:rPr>
          <w:rFonts w:ascii="Times New Roman" w:eastAsia="Times New Roman" w:hAnsi="Times New Roman" w:cs="Times New Roman"/>
          <w:i/>
          <w:iCs/>
          <w:sz w:val="24"/>
          <w:szCs w:val="24"/>
          <w:lang w:val="en-GB"/>
        </w:rPr>
        <w:t>e since demographic change</w:t>
      </w:r>
    </w:p>
    <w:p w14:paraId="669237F0" w14:textId="5F9C7500" w:rsidR="00FD1093" w:rsidRDefault="003F114F" w:rsidP="00A51948">
      <w:pPr>
        <w:spacing w:before="240" w:after="240" w:line="480" w:lineRule="auto"/>
        <w:rPr>
          <w:rFonts w:ascii="Times New Roman" w:eastAsia="Times New Roman" w:hAnsi="Times New Roman" w:cs="Times New Roman"/>
          <w:iCs/>
          <w:sz w:val="24"/>
          <w:szCs w:val="24"/>
          <w:lang w:val="en-GB"/>
        </w:rPr>
      </w:pPr>
      <w:r w:rsidRPr="0007763B">
        <w:rPr>
          <w:rFonts w:ascii="Times New Roman" w:eastAsia="Times New Roman" w:hAnsi="Times New Roman" w:cs="Times New Roman"/>
          <w:iCs/>
          <w:sz w:val="24"/>
          <w:szCs w:val="24"/>
          <w:lang w:val="en-GB"/>
        </w:rPr>
        <w:t xml:space="preserve">To assess </w:t>
      </w:r>
      <w:r w:rsidR="008615D7">
        <w:rPr>
          <w:rFonts w:ascii="Times New Roman" w:eastAsia="Times New Roman" w:hAnsi="Times New Roman" w:cs="Times New Roman"/>
          <w:iCs/>
          <w:sz w:val="24"/>
          <w:szCs w:val="24"/>
          <w:lang w:val="en-GB"/>
        </w:rPr>
        <w:t xml:space="preserve">how the time since the simulated demographic event affects </w:t>
      </w:r>
      <w:r w:rsidRPr="0007763B">
        <w:rPr>
          <w:rFonts w:ascii="Times New Roman" w:eastAsia="Times New Roman" w:hAnsi="Times New Roman" w:cs="Times New Roman"/>
          <w:iCs/>
          <w:sz w:val="24"/>
          <w:szCs w:val="24"/>
          <w:lang w:val="en-GB"/>
        </w:rPr>
        <w:t xml:space="preserve">our ability to detect </w:t>
      </w:r>
      <w:r w:rsidR="008615D7">
        <w:rPr>
          <w:rFonts w:ascii="Times New Roman" w:eastAsia="Times New Roman" w:hAnsi="Times New Roman" w:cs="Times New Roman"/>
          <w:iCs/>
          <w:sz w:val="24"/>
          <w:szCs w:val="24"/>
          <w:lang w:val="en-GB"/>
        </w:rPr>
        <w:t xml:space="preserve">genetic </w:t>
      </w:r>
      <w:r w:rsidR="00E61AEA">
        <w:rPr>
          <w:rFonts w:ascii="Times New Roman" w:eastAsia="Times New Roman" w:hAnsi="Times New Roman" w:cs="Times New Roman"/>
          <w:iCs/>
          <w:sz w:val="24"/>
          <w:szCs w:val="24"/>
          <w:lang w:val="en-GB"/>
        </w:rPr>
        <w:t>change, we used TG</w:t>
      </w:r>
      <w:r w:rsidRPr="0007763B">
        <w:rPr>
          <w:rFonts w:ascii="Times New Roman" w:eastAsia="Times New Roman" w:hAnsi="Times New Roman" w:cs="Times New Roman"/>
          <w:iCs/>
          <w:sz w:val="24"/>
          <w:szCs w:val="24"/>
          <w:lang w:val="en-GB"/>
        </w:rPr>
        <w:t xml:space="preserve">I on simulation data collected each year, up to </w:t>
      </w:r>
      <w:commentRangeStart w:id="139"/>
      <w:commentRangeStart w:id="140"/>
      <w:commentRangeStart w:id="141"/>
      <w:r w:rsidR="008615D7">
        <w:rPr>
          <w:rFonts w:ascii="Times New Roman" w:eastAsia="Times New Roman" w:hAnsi="Times New Roman" w:cs="Times New Roman"/>
          <w:iCs/>
          <w:sz w:val="24"/>
          <w:szCs w:val="24"/>
          <w:lang w:val="en-GB"/>
        </w:rPr>
        <w:t xml:space="preserve">five </w:t>
      </w:r>
      <w:commentRangeEnd w:id="139"/>
      <w:r w:rsidR="008615D7">
        <w:rPr>
          <w:rStyle w:val="Marquedecommentaire"/>
        </w:rPr>
        <w:commentReference w:id="139"/>
      </w:r>
      <w:commentRangeEnd w:id="140"/>
      <w:r w:rsidR="00A07C15">
        <w:rPr>
          <w:rStyle w:val="Marquedecommentaire"/>
        </w:rPr>
        <w:commentReference w:id="140"/>
      </w:r>
      <w:commentRangeEnd w:id="141"/>
      <w:r w:rsidR="00B3786F">
        <w:rPr>
          <w:rStyle w:val="Marquedecommentaire"/>
        </w:rPr>
        <w:commentReference w:id="141"/>
      </w:r>
      <w:r w:rsidRPr="0007763B">
        <w:rPr>
          <w:rFonts w:ascii="Times New Roman" w:eastAsia="Times New Roman" w:hAnsi="Times New Roman" w:cs="Times New Roman"/>
          <w:iCs/>
          <w:sz w:val="24"/>
          <w:szCs w:val="24"/>
          <w:lang w:val="en-GB"/>
        </w:rPr>
        <w:t xml:space="preserve">years after the event, and compared them with data from the event year. </w:t>
      </w:r>
      <w:commentRangeStart w:id="142"/>
      <w:commentRangeStart w:id="143"/>
      <w:commentRangeStart w:id="144"/>
      <w:r w:rsidRPr="0007763B">
        <w:rPr>
          <w:rFonts w:ascii="Times New Roman" w:eastAsia="Times New Roman" w:hAnsi="Times New Roman" w:cs="Times New Roman"/>
          <w:iCs/>
          <w:sz w:val="24"/>
          <w:szCs w:val="24"/>
          <w:lang w:val="en-GB"/>
        </w:rPr>
        <w:t xml:space="preserve">We did the same with the earliest sampling period, that is </w:t>
      </w:r>
      <w:r w:rsidR="00C61BAE" w:rsidRPr="0007763B">
        <w:rPr>
          <w:rFonts w:ascii="Times New Roman" w:eastAsia="Times New Roman" w:hAnsi="Times New Roman" w:cs="Times New Roman"/>
          <w:iCs/>
          <w:sz w:val="24"/>
          <w:szCs w:val="24"/>
          <w:lang w:val="en-GB"/>
        </w:rPr>
        <w:t>we used simulation data dating 5</w:t>
      </w:r>
      <w:r w:rsidRPr="0007763B">
        <w:rPr>
          <w:rFonts w:ascii="Times New Roman" w:eastAsia="Times New Roman" w:hAnsi="Times New Roman" w:cs="Times New Roman"/>
          <w:iCs/>
          <w:sz w:val="24"/>
          <w:szCs w:val="24"/>
          <w:lang w:val="en-GB"/>
        </w:rPr>
        <w:t xml:space="preserve"> years before the event, as well as each year until the event. We used two out of the eighteen scenarios, and chose the most extreme according to the </w:t>
      </w:r>
      <w:r w:rsidR="007729F2">
        <w:rPr>
          <w:rFonts w:ascii="Times New Roman" w:eastAsia="Times New Roman" w:hAnsi="Times New Roman" w:cs="Times New Roman"/>
          <w:iCs/>
          <w:sz w:val="24"/>
          <w:szCs w:val="24"/>
          <w:lang w:val="en-GB"/>
        </w:rPr>
        <w:t xml:space="preserve">previous </w:t>
      </w:r>
      <w:r w:rsidRPr="0007763B">
        <w:rPr>
          <w:rFonts w:ascii="Times New Roman" w:eastAsia="Times New Roman" w:hAnsi="Times New Roman" w:cs="Times New Roman"/>
          <w:iCs/>
          <w:sz w:val="24"/>
          <w:szCs w:val="24"/>
          <w:lang w:val="en-GB"/>
        </w:rPr>
        <w:t xml:space="preserve">results, to represent the “easiest” and “hardest” </w:t>
      </w:r>
      <w:r w:rsidR="001F3196" w:rsidRPr="0007763B">
        <w:rPr>
          <w:rFonts w:ascii="Times New Roman" w:eastAsia="Times New Roman" w:hAnsi="Times New Roman" w:cs="Times New Roman"/>
          <w:iCs/>
          <w:sz w:val="24"/>
          <w:szCs w:val="24"/>
          <w:lang w:val="en-GB"/>
        </w:rPr>
        <w:t>contexts to detect change.</w:t>
      </w:r>
      <w:r w:rsidR="00D8326B" w:rsidRPr="0007763B">
        <w:rPr>
          <w:rFonts w:ascii="Times New Roman" w:eastAsia="Times New Roman" w:hAnsi="Times New Roman" w:cs="Times New Roman"/>
          <w:iCs/>
          <w:sz w:val="24"/>
          <w:szCs w:val="24"/>
          <w:lang w:val="en-GB"/>
        </w:rPr>
        <w:t xml:space="preserve"> </w:t>
      </w:r>
      <w:r w:rsidR="007729F2">
        <w:rPr>
          <w:rFonts w:ascii="Times New Roman" w:eastAsia="Times New Roman" w:hAnsi="Times New Roman" w:cs="Times New Roman"/>
          <w:iCs/>
          <w:sz w:val="24"/>
          <w:szCs w:val="24"/>
          <w:lang w:val="en-GB"/>
        </w:rPr>
        <w:t>We show</w:t>
      </w:r>
      <w:r w:rsidR="00D8326B" w:rsidRPr="0007763B">
        <w:rPr>
          <w:rFonts w:ascii="Times New Roman" w:eastAsia="Times New Roman" w:hAnsi="Times New Roman" w:cs="Times New Roman"/>
          <w:iCs/>
          <w:sz w:val="24"/>
          <w:szCs w:val="24"/>
          <w:lang w:val="en-GB"/>
        </w:rPr>
        <w:t xml:space="preserve">ed </w:t>
      </w:r>
      <w:r w:rsidR="007729F2">
        <w:rPr>
          <w:rFonts w:ascii="Times New Roman" w:eastAsia="Times New Roman" w:hAnsi="Times New Roman" w:cs="Times New Roman"/>
          <w:iCs/>
          <w:sz w:val="24"/>
          <w:szCs w:val="24"/>
          <w:lang w:val="en-GB"/>
        </w:rPr>
        <w:t xml:space="preserve">results for </w:t>
      </w:r>
      <w:r w:rsidR="00D8326B" w:rsidRPr="0007763B">
        <w:rPr>
          <w:rFonts w:ascii="Times New Roman" w:eastAsia="Times New Roman" w:hAnsi="Times New Roman" w:cs="Times New Roman"/>
          <w:iCs/>
          <w:sz w:val="24"/>
          <w:szCs w:val="24"/>
          <w:lang w:val="en-GB"/>
        </w:rPr>
        <w:t xml:space="preserve">the 0.05 </w:t>
      </w:r>
      <w:r w:rsidR="009D3B27">
        <w:rPr>
          <w:rFonts w:ascii="Times New Roman" w:eastAsia="Times New Roman" w:hAnsi="Times New Roman" w:cs="Times New Roman"/>
          <w:i/>
          <w:iCs/>
          <w:sz w:val="24"/>
          <w:szCs w:val="24"/>
          <w:lang w:val="en-GB"/>
        </w:rPr>
        <w:t>p</w:t>
      </w:r>
      <w:r w:rsidR="00D8326B" w:rsidRPr="0007763B">
        <w:rPr>
          <w:rFonts w:ascii="Times New Roman" w:eastAsia="Times New Roman" w:hAnsi="Times New Roman" w:cs="Times New Roman"/>
          <w:iCs/>
          <w:sz w:val="24"/>
          <w:szCs w:val="24"/>
          <w:lang w:val="en-GB"/>
        </w:rPr>
        <w:t>-value threshold as it was a good compromise between decent FPR and FNR in our initial results</w:t>
      </w:r>
      <w:r w:rsidR="007729F2">
        <w:rPr>
          <w:rFonts w:ascii="Times New Roman" w:eastAsia="Times New Roman" w:hAnsi="Times New Roman" w:cs="Times New Roman"/>
          <w:iCs/>
          <w:sz w:val="24"/>
          <w:szCs w:val="24"/>
          <w:lang w:val="en-GB"/>
        </w:rPr>
        <w:t>.</w:t>
      </w:r>
      <w:commentRangeEnd w:id="142"/>
      <w:r w:rsidR="008615D7">
        <w:rPr>
          <w:rStyle w:val="Marquedecommentaire"/>
        </w:rPr>
        <w:commentReference w:id="142"/>
      </w:r>
      <w:commentRangeEnd w:id="143"/>
      <w:commentRangeEnd w:id="144"/>
    </w:p>
    <w:p w14:paraId="60D4FBF6" w14:textId="0BD0DBF0" w:rsidR="003F114F" w:rsidRPr="0007763B" w:rsidRDefault="00904B54" w:rsidP="00A51948">
      <w:pPr>
        <w:spacing w:before="240" w:after="240" w:line="480" w:lineRule="auto"/>
        <w:rPr>
          <w:rFonts w:ascii="Times New Roman" w:eastAsia="Times New Roman" w:hAnsi="Times New Roman" w:cs="Times New Roman"/>
          <w:iCs/>
          <w:sz w:val="24"/>
          <w:szCs w:val="24"/>
          <w:lang w:val="en-GB"/>
        </w:rPr>
      </w:pPr>
      <w:r>
        <w:rPr>
          <w:rStyle w:val="Marquedecommentaire"/>
        </w:rPr>
        <w:commentReference w:id="143"/>
      </w:r>
      <w:r w:rsidR="00B3786F">
        <w:rPr>
          <w:rStyle w:val="Marquedecommentaire"/>
        </w:rPr>
        <w:commentReference w:id="144"/>
      </w:r>
    </w:p>
    <w:p w14:paraId="409FAEC7" w14:textId="0D161F1C" w:rsidR="004E13A5" w:rsidRPr="0007763B" w:rsidRDefault="00D21628" w:rsidP="00A51948">
      <w:pPr>
        <w:spacing w:before="240" w:after="240" w:line="480" w:lineRule="auto"/>
        <w:rPr>
          <w:rFonts w:ascii="Times New Roman" w:eastAsia="Times New Roman" w:hAnsi="Times New Roman" w:cs="Times New Roman"/>
          <w:i/>
          <w:sz w:val="24"/>
          <w:szCs w:val="24"/>
          <w:lang w:val="en-GB"/>
        </w:rPr>
      </w:pPr>
      <w:commentRangeStart w:id="145"/>
      <w:commentRangeStart w:id="146"/>
      <w:commentRangeStart w:id="147"/>
      <w:r w:rsidRPr="0007763B">
        <w:rPr>
          <w:rFonts w:ascii="Times New Roman" w:eastAsia="Times New Roman" w:hAnsi="Times New Roman" w:cs="Times New Roman"/>
          <w:i/>
          <w:sz w:val="24"/>
          <w:szCs w:val="24"/>
          <w:lang w:val="en-GB"/>
        </w:rPr>
        <w:t>Microsatellites</w:t>
      </w:r>
      <w:commentRangeEnd w:id="145"/>
      <w:r w:rsidR="00E46AFF">
        <w:rPr>
          <w:rStyle w:val="Marquedecommentaire"/>
        </w:rPr>
        <w:commentReference w:id="145"/>
      </w:r>
      <w:commentRangeEnd w:id="146"/>
      <w:r w:rsidR="00AC1399">
        <w:rPr>
          <w:rStyle w:val="Marquedecommentaire"/>
        </w:rPr>
        <w:commentReference w:id="146"/>
      </w:r>
      <w:commentRangeEnd w:id="147"/>
      <w:r w:rsidR="00B3786F">
        <w:rPr>
          <w:rStyle w:val="Marquedecommentaire"/>
        </w:rPr>
        <w:commentReference w:id="147"/>
      </w:r>
    </w:p>
    <w:p w14:paraId="24B41ED6" w14:textId="04BC2F24" w:rsidR="00D21628" w:rsidRDefault="00D21628" w:rsidP="00A51948">
      <w:pPr>
        <w:spacing w:before="240" w:after="240" w:line="480" w:lineRule="auto"/>
        <w:rPr>
          <w:rFonts w:ascii="Times New Roman" w:eastAsia="Times New Roman" w:hAnsi="Times New Roman" w:cs="Times New Roman"/>
          <w:sz w:val="24"/>
          <w:szCs w:val="24"/>
          <w:lang w:val="en-GB"/>
        </w:rPr>
      </w:pPr>
      <w:r w:rsidRPr="0007763B">
        <w:rPr>
          <w:rFonts w:ascii="Times New Roman" w:eastAsia="Times New Roman" w:hAnsi="Times New Roman" w:cs="Times New Roman"/>
          <w:sz w:val="24"/>
          <w:szCs w:val="24"/>
          <w:lang w:val="en-GB"/>
        </w:rPr>
        <w:t>Although we investigated several aspects of</w:t>
      </w:r>
      <w:r w:rsidR="004036B9" w:rsidRPr="0007763B">
        <w:rPr>
          <w:rFonts w:ascii="Times New Roman" w:eastAsia="Times New Roman" w:hAnsi="Times New Roman" w:cs="Times New Roman"/>
          <w:sz w:val="24"/>
          <w:szCs w:val="24"/>
          <w:lang w:val="en-GB"/>
        </w:rPr>
        <w:t xml:space="preserve"> </w:t>
      </w:r>
      <w:r w:rsidRPr="0007763B">
        <w:rPr>
          <w:rFonts w:ascii="Times New Roman" w:eastAsia="Times New Roman" w:hAnsi="Times New Roman" w:cs="Times New Roman"/>
          <w:sz w:val="24"/>
          <w:szCs w:val="24"/>
          <w:lang w:val="en-GB"/>
        </w:rPr>
        <w:t>TBI application on geneti</w:t>
      </w:r>
      <w:r w:rsidR="004036B9" w:rsidRPr="0007763B">
        <w:rPr>
          <w:rFonts w:ascii="Times New Roman" w:eastAsia="Times New Roman" w:hAnsi="Times New Roman" w:cs="Times New Roman"/>
          <w:sz w:val="24"/>
          <w:szCs w:val="24"/>
          <w:lang w:val="en-GB"/>
        </w:rPr>
        <w:t>c data on SNP, we also simulated</w:t>
      </w:r>
      <w:r w:rsidRPr="0007763B">
        <w:rPr>
          <w:rFonts w:ascii="Times New Roman" w:eastAsia="Times New Roman" w:hAnsi="Times New Roman" w:cs="Times New Roman"/>
          <w:sz w:val="24"/>
          <w:szCs w:val="24"/>
          <w:lang w:val="en-GB"/>
        </w:rPr>
        <w:t xml:space="preserve"> one scenario</w:t>
      </w:r>
      <w:r w:rsidR="004036B9" w:rsidRPr="0007763B">
        <w:rPr>
          <w:rFonts w:ascii="Times New Roman" w:eastAsia="Times New Roman" w:hAnsi="Times New Roman" w:cs="Times New Roman"/>
          <w:sz w:val="24"/>
          <w:szCs w:val="24"/>
          <w:lang w:val="en-GB"/>
        </w:rPr>
        <w:t xml:space="preserve"> </w:t>
      </w:r>
      <w:r w:rsidRPr="0007763B">
        <w:rPr>
          <w:rFonts w:ascii="Times New Roman" w:eastAsia="Times New Roman" w:hAnsi="Times New Roman" w:cs="Times New Roman"/>
          <w:sz w:val="24"/>
          <w:szCs w:val="24"/>
          <w:lang w:val="en-GB"/>
        </w:rPr>
        <w:t>modelling microsatellites markers</w:t>
      </w:r>
      <w:r w:rsidR="004036B9" w:rsidRPr="0007763B">
        <w:rPr>
          <w:rFonts w:ascii="Times New Roman" w:eastAsia="Times New Roman" w:hAnsi="Times New Roman" w:cs="Times New Roman"/>
          <w:sz w:val="24"/>
          <w:szCs w:val="24"/>
          <w:lang w:val="en-GB"/>
        </w:rPr>
        <w:t xml:space="preserve"> (low dispersal, one affected population, bottleneck). We chose to do this because microsatellites are still relevant in molecular ecology </w:t>
      </w:r>
      <w:r w:rsidR="009E0DF8" w:rsidRPr="0007763B">
        <w:rPr>
          <w:rFonts w:ascii="Times New Roman" w:eastAsia="Times New Roman" w:hAnsi="Times New Roman" w:cs="Times New Roman"/>
          <w:sz w:val="24"/>
          <w:szCs w:val="24"/>
          <w:lang w:val="en-GB"/>
        </w:rPr>
        <w:t>in the age of</w:t>
      </w:r>
      <w:r w:rsidR="004036B9" w:rsidRPr="0007763B">
        <w:rPr>
          <w:rFonts w:ascii="Times New Roman" w:eastAsia="Times New Roman" w:hAnsi="Times New Roman" w:cs="Times New Roman"/>
          <w:sz w:val="24"/>
          <w:szCs w:val="24"/>
          <w:lang w:val="en-GB"/>
        </w:rPr>
        <w:t xml:space="preserve"> whole genome sequencing </w:t>
      </w:r>
      <w:r w:rsidR="004036B9" w:rsidRPr="0007763B">
        <w:rPr>
          <w:rFonts w:ascii="Times New Roman" w:eastAsia="Times New Roman" w:hAnsi="Times New Roman" w:cs="Times New Roman"/>
          <w:sz w:val="24"/>
          <w:szCs w:val="24"/>
          <w:lang w:val="en-GB"/>
        </w:rPr>
        <w:fldChar w:fldCharType="begin" w:fldLock="1"/>
      </w:r>
      <w:r w:rsidR="006D298C">
        <w:rPr>
          <w:rFonts w:ascii="Times New Roman" w:eastAsia="Times New Roman" w:hAnsi="Times New Roman" w:cs="Times New Roman"/>
          <w:sz w:val="24"/>
          <w:szCs w:val="24"/>
          <w:lang w:val="en-GB"/>
        </w:rPr>
        <w:instrText>ADDIN CSL_CITATION {"citationItems":[{"id":"ITEM-1","itemData":{"DOI":"10.1111/mec.15164","ISSN":"1365294X","author":[{"dropping-particle":"","family":"Bezemer","given":"Nicole","non-dropping-particle":"","parse-names":false,"suffix":""},{"dropping-particle":"","family":"Krauss","given":"Siegfried L.","non-dropping-particle":"","parse-names":false,"suffix":""},{"dropping-particle":"","family":"Roberts","given":"David G.","non-dropping-particle":"","parse-names":false,"suffix":""},{"dropping-particle":"","family":"Hopper","given":"Stephen D.","non-dropping-particle":"","parse-names":false,"suffix":""}],"container-title":"Molecular Ecology","id":"ITEM-1","issue":"January","issued":{"date-parts":[["2019"]]},"page":"3339-3357","title":"Conservation of old individual trees and small populations is integral to maintain species' genetic diversity of a historically fragmented woody perennial","type":"article-journal"},"uris":["http://www.mendeley.com/documents/?uuid=9f3c626e-abbe-421a-8574-24de090e77a5"]}],"mendeley":{"formattedCitation":"(Bezemer et al., 2019)","manualFormatting":"(e.g. Bezemer, Krauss, Roberts, &amp; Hopper, 2019)","plainTextFormattedCitation":"(Bezemer et al., 2019)","previouslyFormattedCitation":"(Bezemer et al., 2019)"},"properties":{"noteIndex":0},"schema":"https://github.com/citation-style-language/schema/raw/master/csl-citation.json"}</w:instrText>
      </w:r>
      <w:r w:rsidR="004036B9" w:rsidRPr="0007763B">
        <w:rPr>
          <w:rFonts w:ascii="Times New Roman" w:eastAsia="Times New Roman" w:hAnsi="Times New Roman" w:cs="Times New Roman"/>
          <w:sz w:val="24"/>
          <w:szCs w:val="24"/>
          <w:lang w:val="en-GB"/>
        </w:rPr>
        <w:fldChar w:fldCharType="separate"/>
      </w:r>
      <w:r w:rsidR="004036B9" w:rsidRPr="0007763B">
        <w:rPr>
          <w:rFonts w:ascii="Times New Roman" w:eastAsia="Times New Roman" w:hAnsi="Times New Roman" w:cs="Times New Roman"/>
          <w:noProof/>
          <w:sz w:val="24"/>
          <w:szCs w:val="24"/>
          <w:lang w:val="en-GB"/>
        </w:rPr>
        <w:t>(</w:t>
      </w:r>
      <w:r w:rsidR="009E0DF8" w:rsidRPr="0007763B">
        <w:rPr>
          <w:rFonts w:ascii="Times New Roman" w:eastAsia="Times New Roman" w:hAnsi="Times New Roman" w:cs="Times New Roman"/>
          <w:noProof/>
          <w:sz w:val="24"/>
          <w:szCs w:val="24"/>
          <w:lang w:val="en-GB"/>
        </w:rPr>
        <w:t xml:space="preserve">e.g. </w:t>
      </w:r>
      <w:r w:rsidR="004036B9" w:rsidRPr="0007763B">
        <w:rPr>
          <w:rFonts w:ascii="Times New Roman" w:eastAsia="Times New Roman" w:hAnsi="Times New Roman" w:cs="Times New Roman"/>
          <w:noProof/>
          <w:sz w:val="24"/>
          <w:szCs w:val="24"/>
          <w:lang w:val="en-GB"/>
        </w:rPr>
        <w:t>Bezemer, Krauss, Roberts, &amp; Hopper, 2019)</w:t>
      </w:r>
      <w:r w:rsidR="004036B9" w:rsidRPr="0007763B">
        <w:rPr>
          <w:rFonts w:ascii="Times New Roman" w:eastAsia="Times New Roman" w:hAnsi="Times New Roman" w:cs="Times New Roman"/>
          <w:sz w:val="24"/>
          <w:szCs w:val="24"/>
          <w:lang w:val="en-GB"/>
        </w:rPr>
        <w:fldChar w:fldCharType="end"/>
      </w:r>
      <w:r w:rsidR="004036B9" w:rsidRPr="0007763B">
        <w:rPr>
          <w:rFonts w:ascii="Times New Roman" w:eastAsia="Times New Roman" w:hAnsi="Times New Roman" w:cs="Times New Roman"/>
          <w:sz w:val="24"/>
          <w:szCs w:val="24"/>
          <w:lang w:val="en-GB"/>
        </w:rPr>
        <w:t>, and because technology keeps being developed and imp</w:t>
      </w:r>
      <w:r w:rsidR="009E0DF8" w:rsidRPr="0007763B">
        <w:rPr>
          <w:rFonts w:ascii="Times New Roman" w:eastAsia="Times New Roman" w:hAnsi="Times New Roman" w:cs="Times New Roman"/>
          <w:sz w:val="24"/>
          <w:szCs w:val="24"/>
          <w:lang w:val="en-GB"/>
        </w:rPr>
        <w:t>r</w:t>
      </w:r>
      <w:r w:rsidR="004036B9" w:rsidRPr="0007763B">
        <w:rPr>
          <w:rFonts w:ascii="Times New Roman" w:eastAsia="Times New Roman" w:hAnsi="Times New Roman" w:cs="Times New Roman"/>
          <w:sz w:val="24"/>
          <w:szCs w:val="24"/>
          <w:lang w:val="en-GB"/>
        </w:rPr>
        <w:t xml:space="preserve">oved for them </w:t>
      </w:r>
      <w:r w:rsidR="004036B9" w:rsidRPr="0007763B">
        <w:rPr>
          <w:rFonts w:ascii="Times New Roman" w:eastAsia="Times New Roman" w:hAnsi="Times New Roman" w:cs="Times New Roman"/>
          <w:sz w:val="24"/>
          <w:szCs w:val="24"/>
          <w:lang w:val="en-GB"/>
        </w:rPr>
        <w:fldChar w:fldCharType="begin" w:fldLock="1"/>
      </w:r>
      <w:r w:rsidR="00D2425A" w:rsidRPr="0007763B">
        <w:rPr>
          <w:rFonts w:ascii="Times New Roman" w:eastAsia="Times New Roman" w:hAnsi="Times New Roman" w:cs="Times New Roman"/>
          <w:sz w:val="24"/>
          <w:szCs w:val="24"/>
          <w:lang w:val="en-GB"/>
        </w:rPr>
        <w:instrText>ADDIN CSL_CITATION {"citationItems":[{"id":"ITEM-1","itemData":{"DOI":"10.1101/649772","abstract":"Application of high-throughput sequencing technologies to microsatellite genotyping (SSRseq) has been shown to remove many of the limitations of electrophoresis-based methods and to refine inference of population genetic diversity and structure. However, early proof of concept and species specific development studies resulted in dispersed information making it cumbersome for prospective users to identify a clear path to SSRseq approach set up in species of new interest. To overcome these difficulties, we present here a streamlined SSRseq development workflow that includes microsatellite development, multiplexed marker amplification and sequencing, and automated bioinformatics data analysis. We demonstrate its application to five groups of species across kingdoms (fungi, plant, insect and fish) with different levels of polymorphism and genomic resource availability. We found that relying on previously developed microsatellite assay is not optimal and leads to a resulting low number of reliable locus being genotyped. In contrast, de novo ad hoc primer designs gives highly multiplexed microsatellite assays that can be sequenced to produce high quality genotypes for 20 to 40 loci. We highlight critical upfront development factors to consider for effective SSRseq setup in a wide range of situations. The automated sequence analysis pipeline, which accounts for all linked polymorphisms along the sequence, quickly generates a powerful multi-allelic haplotype-based genotypic dataset. Cost and time effective application of SSRseq approaches are within reach for any species, calling to new theoretical and analytical frameworks to extract more information from multi-nucleotide polymorphism marker systems.","author":[{"dropping-particle":"","family":"Lepais","given":"Olivier","non-dropping-particle":"","parse-names":false,"suffix":""},{"dropping-particle":"","family":"Chancerel","given":"Emilie","non-dropping-particle":"","parse-names":false,"suffix":""},{"dropping-particle":"","family":"Boury","given":"Christophe","non-dropping-particle":"","parse-names":false,"suffix":""},{"dropping-particle":"","family":"Salin","given":"Franck","non-dropping-particle":"","parse-names":false,"suffix":""},{"dropping-particle":"","family":"Manicki","given":"Aurélie","non-dropping-particle":"","parse-names":false,"suffix":""},{"dropping-particle":"","family":"Taillebois","given":"Laura","non-dropping-particle":"","parse-names":false,"suffix":""},{"dropping-particle":"","family":"Dutech","given":"Cyril","non-dropping-particle":"","parse-names":false,"suffix":""},{"dropping-particle":"","family":"Aissi","given":"Abdeldjalil","non-dropping-particle":"","parse-names":false,"suffix":""},{"dropping-particle":"","family":"Bacles","given":"Cecile F. E.","non-dropping-particle":"","parse-names":false,"suffix":""},{"dropping-particle":"","family":"Daverat","given":"Françoise","non-dropping-particle":"","parse-names":false,"suffix":""},{"dropping-particle":"","family":"Launey","given":"Sophie","non-dropping-particle":"","parse-names":false,"suffix":""},{"dropping-particle":"","family":"Guichoux","given":"Erwan","non-dropping-particle":"","parse-names":false,"suffix":""}],"container-title":"bioRxiv","id":"ITEM-1","issued":{"date-parts":[["2019"]]},"page":"649772","title":"Fast sequence-based microsatellite genotyping development workflow for any non-model species","type":"article-journal"},"uris":["http://www.mendeley.com/documents/?uuid=5f649c4b-ffb6-4529-a91c-29c1423b913f"]}],"mendeley":{"formattedCitation":"(Lepais et al., 2019)","manualFormatting":"(e.g. Lepais et al., 2019)","plainTextFormattedCitation":"(Lepais et al., 2019)","previouslyFormattedCitation":"(Lepais et al., 2019)"},"properties":{"noteIndex":0},"schema":"https://github.com/citation-style-language/schema/raw/master/csl-citation.json"}</w:instrText>
      </w:r>
      <w:r w:rsidR="004036B9" w:rsidRPr="0007763B">
        <w:rPr>
          <w:rFonts w:ascii="Times New Roman" w:eastAsia="Times New Roman" w:hAnsi="Times New Roman" w:cs="Times New Roman"/>
          <w:sz w:val="24"/>
          <w:szCs w:val="24"/>
          <w:lang w:val="en-GB"/>
        </w:rPr>
        <w:fldChar w:fldCharType="separate"/>
      </w:r>
      <w:r w:rsidR="004036B9" w:rsidRPr="0007763B">
        <w:rPr>
          <w:rFonts w:ascii="Times New Roman" w:eastAsia="Times New Roman" w:hAnsi="Times New Roman" w:cs="Times New Roman"/>
          <w:noProof/>
          <w:sz w:val="24"/>
          <w:szCs w:val="24"/>
          <w:lang w:val="en-GB"/>
        </w:rPr>
        <w:t>(</w:t>
      </w:r>
      <w:r w:rsidR="009E0DF8" w:rsidRPr="0007763B">
        <w:rPr>
          <w:rFonts w:ascii="Times New Roman" w:eastAsia="Times New Roman" w:hAnsi="Times New Roman" w:cs="Times New Roman"/>
          <w:noProof/>
          <w:sz w:val="24"/>
          <w:szCs w:val="24"/>
          <w:lang w:val="en-GB"/>
        </w:rPr>
        <w:t xml:space="preserve">e.g. </w:t>
      </w:r>
      <w:r w:rsidR="004036B9" w:rsidRPr="0007763B">
        <w:rPr>
          <w:rFonts w:ascii="Times New Roman" w:eastAsia="Times New Roman" w:hAnsi="Times New Roman" w:cs="Times New Roman"/>
          <w:noProof/>
          <w:sz w:val="24"/>
          <w:szCs w:val="24"/>
          <w:lang w:val="en-GB"/>
        </w:rPr>
        <w:t>Lepais et al., 2019)</w:t>
      </w:r>
      <w:r w:rsidR="004036B9" w:rsidRPr="0007763B">
        <w:rPr>
          <w:rFonts w:ascii="Times New Roman" w:eastAsia="Times New Roman" w:hAnsi="Times New Roman" w:cs="Times New Roman"/>
          <w:sz w:val="24"/>
          <w:szCs w:val="24"/>
          <w:lang w:val="en-GB"/>
        </w:rPr>
        <w:fldChar w:fldCharType="end"/>
      </w:r>
      <w:r w:rsidR="004036B9" w:rsidRPr="0007763B">
        <w:rPr>
          <w:rFonts w:ascii="Times New Roman" w:eastAsia="Times New Roman" w:hAnsi="Times New Roman" w:cs="Times New Roman"/>
          <w:sz w:val="24"/>
          <w:szCs w:val="24"/>
          <w:lang w:val="en-GB"/>
        </w:rPr>
        <w:t>.</w:t>
      </w:r>
      <w:r w:rsidR="009E0DF8" w:rsidRPr="0007763B">
        <w:rPr>
          <w:rFonts w:ascii="Times New Roman" w:eastAsia="Times New Roman" w:hAnsi="Times New Roman" w:cs="Times New Roman"/>
          <w:sz w:val="24"/>
          <w:szCs w:val="24"/>
          <w:lang w:val="en-GB"/>
        </w:rPr>
        <w:t xml:space="preserve"> We change</w:t>
      </w:r>
      <w:r w:rsidR="00E45849" w:rsidRPr="0007763B">
        <w:rPr>
          <w:rFonts w:ascii="Times New Roman" w:eastAsia="Times New Roman" w:hAnsi="Times New Roman" w:cs="Times New Roman"/>
          <w:sz w:val="24"/>
          <w:szCs w:val="24"/>
          <w:lang w:val="en-GB"/>
        </w:rPr>
        <w:t>d</w:t>
      </w:r>
      <w:r w:rsidR="009E0DF8" w:rsidRPr="0007763B">
        <w:rPr>
          <w:rFonts w:ascii="Times New Roman" w:eastAsia="Times New Roman" w:hAnsi="Times New Roman" w:cs="Times New Roman"/>
          <w:sz w:val="24"/>
          <w:szCs w:val="24"/>
          <w:lang w:val="en-GB"/>
        </w:rPr>
        <w:t xml:space="preserve"> the simulation parameters to have 10 microsatellite loci, with 10 alleles each.</w:t>
      </w:r>
      <w:r w:rsidR="00E45849" w:rsidRPr="0007763B">
        <w:rPr>
          <w:rFonts w:ascii="Times New Roman" w:eastAsia="Times New Roman" w:hAnsi="Times New Roman" w:cs="Times New Roman"/>
          <w:sz w:val="24"/>
          <w:szCs w:val="24"/>
          <w:lang w:val="en-GB"/>
        </w:rPr>
        <w:t xml:space="preserve"> We also had to change the way we calcu</w:t>
      </w:r>
      <w:r w:rsidR="00D2425A" w:rsidRPr="0007763B">
        <w:rPr>
          <w:rFonts w:ascii="Times New Roman" w:eastAsia="Times New Roman" w:hAnsi="Times New Roman" w:cs="Times New Roman"/>
          <w:sz w:val="24"/>
          <w:szCs w:val="24"/>
          <w:lang w:val="en-GB"/>
        </w:rPr>
        <w:t>late the genetic dissimilarities. For</w:t>
      </w:r>
      <w:r w:rsidR="00032375">
        <w:rPr>
          <w:rFonts w:ascii="Times New Roman" w:eastAsia="Times New Roman" w:hAnsi="Times New Roman" w:cs="Times New Roman"/>
          <w:sz w:val="24"/>
          <w:szCs w:val="24"/>
          <w:lang w:val="en-GB"/>
        </w:rPr>
        <w:t xml:space="preserve"> that </w:t>
      </w:r>
      <w:r w:rsidR="00032375">
        <w:rPr>
          <w:rFonts w:ascii="Times New Roman" w:eastAsia="Times New Roman" w:hAnsi="Times New Roman" w:cs="Times New Roman"/>
          <w:sz w:val="24"/>
          <w:szCs w:val="24"/>
          <w:lang w:val="en-GB"/>
        </w:rPr>
        <w:lastRenderedPageBreak/>
        <w:t>matter we created a new TG</w:t>
      </w:r>
      <w:r w:rsidR="00D2425A" w:rsidRPr="0007763B">
        <w:rPr>
          <w:rFonts w:ascii="Times New Roman" w:eastAsia="Times New Roman" w:hAnsi="Times New Roman" w:cs="Times New Roman"/>
          <w:sz w:val="24"/>
          <w:szCs w:val="24"/>
          <w:lang w:val="en-GB"/>
        </w:rPr>
        <w:t>I function dedicated to microsatellite data (</w:t>
      </w:r>
      <w:r w:rsidR="00D2425A" w:rsidRPr="0007763B">
        <w:rPr>
          <w:rFonts w:ascii="Times New Roman" w:eastAsia="Times New Roman" w:hAnsi="Times New Roman" w:cs="Times New Roman"/>
          <w:i/>
          <w:sz w:val="24"/>
          <w:szCs w:val="24"/>
          <w:lang w:val="en-GB"/>
        </w:rPr>
        <w:t>T</w:t>
      </w:r>
      <w:r w:rsidR="00032375">
        <w:rPr>
          <w:rFonts w:ascii="Times New Roman" w:eastAsia="Times New Roman" w:hAnsi="Times New Roman" w:cs="Times New Roman"/>
          <w:i/>
          <w:sz w:val="24"/>
          <w:szCs w:val="24"/>
          <w:lang w:val="en-GB"/>
        </w:rPr>
        <w:t>G</w:t>
      </w:r>
      <w:r w:rsidR="00D2425A" w:rsidRPr="0007763B">
        <w:rPr>
          <w:rFonts w:ascii="Times New Roman" w:eastAsia="Times New Roman" w:hAnsi="Times New Roman" w:cs="Times New Roman"/>
          <w:i/>
          <w:sz w:val="24"/>
          <w:szCs w:val="24"/>
          <w:lang w:val="en-GB"/>
        </w:rPr>
        <w:t>Imicro</w:t>
      </w:r>
      <w:r w:rsidR="00D2425A" w:rsidRPr="0007763B">
        <w:rPr>
          <w:rFonts w:ascii="Times New Roman" w:eastAsia="Times New Roman" w:hAnsi="Times New Roman" w:cs="Times New Roman"/>
          <w:sz w:val="24"/>
          <w:szCs w:val="24"/>
          <w:lang w:val="en-GB"/>
        </w:rPr>
        <w:t xml:space="preserve">), </w:t>
      </w:r>
      <w:r w:rsidR="0084240D" w:rsidRPr="0007763B">
        <w:rPr>
          <w:rFonts w:ascii="Times New Roman" w:eastAsia="Times New Roman" w:hAnsi="Times New Roman" w:cs="Times New Roman"/>
          <w:sz w:val="24"/>
          <w:szCs w:val="24"/>
          <w:lang w:val="en-GB"/>
        </w:rPr>
        <w:t>and used</w:t>
      </w:r>
      <w:r w:rsidR="00D2425A" w:rsidRPr="0007763B">
        <w:rPr>
          <w:rFonts w:ascii="Times New Roman" w:eastAsia="Times New Roman" w:hAnsi="Times New Roman" w:cs="Times New Roman"/>
          <w:sz w:val="24"/>
          <w:szCs w:val="24"/>
          <w:lang w:val="en-GB"/>
        </w:rPr>
        <w:t xml:space="preserve"> </w:t>
      </w:r>
      <w:r w:rsidR="00D2425A" w:rsidRPr="0007763B">
        <w:rPr>
          <w:rFonts w:ascii="Times New Roman" w:eastAsia="Times New Roman" w:hAnsi="Times New Roman" w:cs="Times New Roman"/>
          <w:i/>
          <w:sz w:val="24"/>
          <w:szCs w:val="24"/>
          <w:lang w:val="en-GB"/>
        </w:rPr>
        <w:t>dist.genpop</w:t>
      </w:r>
      <w:r w:rsidR="00D2425A" w:rsidRPr="0007763B">
        <w:rPr>
          <w:rFonts w:ascii="Times New Roman" w:eastAsia="Times New Roman" w:hAnsi="Times New Roman" w:cs="Times New Roman"/>
          <w:sz w:val="24"/>
          <w:szCs w:val="24"/>
          <w:lang w:val="en-GB"/>
        </w:rPr>
        <w:t xml:space="preserve"> from the </w:t>
      </w:r>
      <w:r w:rsidR="000D08D6">
        <w:rPr>
          <w:rFonts w:ascii="Times New Roman" w:eastAsia="Times New Roman" w:hAnsi="Times New Roman" w:cs="Times New Roman"/>
          <w:i/>
          <w:sz w:val="24"/>
          <w:szCs w:val="24"/>
          <w:lang w:val="en-GB"/>
        </w:rPr>
        <w:t>adegenet</w:t>
      </w:r>
      <w:r w:rsidR="00D2425A" w:rsidRPr="0007763B">
        <w:rPr>
          <w:rFonts w:ascii="Times New Roman" w:eastAsia="Times New Roman" w:hAnsi="Times New Roman" w:cs="Times New Roman"/>
          <w:i/>
          <w:sz w:val="24"/>
          <w:szCs w:val="24"/>
          <w:lang w:val="en-GB"/>
        </w:rPr>
        <w:t xml:space="preserve"> </w:t>
      </w:r>
      <w:r w:rsidR="00D2425A" w:rsidRPr="0007763B">
        <w:rPr>
          <w:rFonts w:ascii="Times New Roman" w:eastAsia="Times New Roman" w:hAnsi="Times New Roman" w:cs="Times New Roman"/>
          <w:sz w:val="24"/>
          <w:szCs w:val="24"/>
          <w:lang w:val="en-GB"/>
        </w:rPr>
        <w:t>R package</w:t>
      </w:r>
      <w:r w:rsidR="0084240D" w:rsidRPr="0007763B">
        <w:rPr>
          <w:rFonts w:ascii="Times New Roman" w:eastAsia="Times New Roman" w:hAnsi="Times New Roman" w:cs="Times New Roman"/>
          <w:sz w:val="24"/>
          <w:szCs w:val="24"/>
          <w:lang w:val="en-GB"/>
        </w:rPr>
        <w:t xml:space="preserve"> (see </w:t>
      </w:r>
      <w:r w:rsidR="0084240D" w:rsidRPr="0007763B">
        <w:rPr>
          <w:rFonts w:ascii="Times New Roman" w:eastAsia="Times New Roman" w:hAnsi="Times New Roman" w:cs="Times New Roman"/>
          <w:i/>
          <w:sz w:val="24"/>
          <w:szCs w:val="24"/>
          <w:lang w:val="en-GB"/>
        </w:rPr>
        <w:t>Software</w:t>
      </w:r>
      <w:r w:rsidR="0084240D" w:rsidRPr="0007763B">
        <w:rPr>
          <w:rFonts w:ascii="Times New Roman" w:eastAsia="Times New Roman" w:hAnsi="Times New Roman" w:cs="Times New Roman"/>
          <w:sz w:val="24"/>
          <w:szCs w:val="24"/>
          <w:lang w:val="en-GB"/>
        </w:rPr>
        <w:t>) to calculate dissimilarities</w:t>
      </w:r>
      <w:r w:rsidR="00D2425A" w:rsidRPr="0007763B">
        <w:rPr>
          <w:rFonts w:ascii="Times New Roman" w:eastAsia="Times New Roman" w:hAnsi="Times New Roman" w:cs="Times New Roman"/>
          <w:sz w:val="24"/>
          <w:szCs w:val="24"/>
          <w:lang w:val="en-GB"/>
        </w:rPr>
        <w:t>.</w:t>
      </w:r>
      <w:r w:rsidR="0084240D" w:rsidRPr="0007763B">
        <w:rPr>
          <w:rFonts w:ascii="Times New Roman" w:eastAsia="Times New Roman" w:hAnsi="Times New Roman" w:cs="Times New Roman"/>
          <w:sz w:val="24"/>
          <w:szCs w:val="24"/>
          <w:lang w:val="en-GB"/>
        </w:rPr>
        <w:t xml:space="preserve"> Among the metrics it offers, we chose </w:t>
      </w:r>
      <w:del w:id="148" w:author="Patrick James" w:date="2019-11-12T17:33:00Z">
        <w:r w:rsidR="0084240D" w:rsidRPr="0007763B" w:rsidDel="00B3786F">
          <w:rPr>
            <w:rFonts w:ascii="Times New Roman" w:eastAsia="Times New Roman" w:hAnsi="Times New Roman" w:cs="Times New Roman"/>
            <w:sz w:val="24"/>
            <w:szCs w:val="24"/>
            <w:lang w:val="en-GB"/>
          </w:rPr>
          <w:delText xml:space="preserve">the </w:delText>
        </w:r>
      </w:del>
      <w:r w:rsidR="0084240D" w:rsidRPr="0007763B">
        <w:rPr>
          <w:rFonts w:ascii="Times New Roman" w:eastAsia="Times New Roman" w:hAnsi="Times New Roman" w:cs="Times New Roman"/>
          <w:sz w:val="24"/>
          <w:szCs w:val="24"/>
          <w:lang w:val="en-GB"/>
        </w:rPr>
        <w:t>Roger’</w:t>
      </w:r>
      <w:r w:rsidR="00335E2F" w:rsidRPr="0007763B">
        <w:rPr>
          <w:rFonts w:ascii="Times New Roman" w:eastAsia="Times New Roman" w:hAnsi="Times New Roman" w:cs="Times New Roman"/>
          <w:sz w:val="24"/>
          <w:szCs w:val="24"/>
          <w:lang w:val="en-GB"/>
        </w:rPr>
        <w:t xml:space="preserve">s </w:t>
      </w:r>
      <w:r w:rsidR="0084240D" w:rsidRPr="0007763B">
        <w:rPr>
          <w:rFonts w:ascii="Times New Roman" w:eastAsia="Times New Roman" w:hAnsi="Times New Roman" w:cs="Times New Roman"/>
          <w:sz w:val="24"/>
          <w:szCs w:val="24"/>
          <w:lang w:val="en-GB"/>
        </w:rPr>
        <w:t>distance</w:t>
      </w:r>
      <w:r w:rsidR="00335E2F" w:rsidRPr="0007763B">
        <w:rPr>
          <w:rFonts w:ascii="Times New Roman" w:eastAsia="Times New Roman" w:hAnsi="Times New Roman" w:cs="Times New Roman"/>
          <w:sz w:val="24"/>
          <w:szCs w:val="24"/>
          <w:lang w:val="en-GB"/>
        </w:rPr>
        <w:t xml:space="preserve"> because it is a </w:t>
      </w:r>
      <w:r w:rsidR="004B600A" w:rsidRPr="0007763B">
        <w:rPr>
          <w:rFonts w:ascii="Times New Roman" w:eastAsia="Times New Roman" w:hAnsi="Times New Roman" w:cs="Times New Roman"/>
          <w:sz w:val="24"/>
          <w:szCs w:val="24"/>
          <w:lang w:val="en-GB"/>
        </w:rPr>
        <w:t xml:space="preserve">Euclidean </w:t>
      </w:r>
      <w:r w:rsidR="00335E2F" w:rsidRPr="0007763B">
        <w:rPr>
          <w:rFonts w:ascii="Times New Roman" w:eastAsia="Times New Roman" w:hAnsi="Times New Roman" w:cs="Times New Roman"/>
          <w:sz w:val="24"/>
          <w:szCs w:val="24"/>
          <w:lang w:val="en-GB"/>
        </w:rPr>
        <w:t>genetic dissimilarity metric which does not make biological assumptions</w:t>
      </w:r>
      <w:r w:rsidR="004B600A" w:rsidRPr="0007763B">
        <w:rPr>
          <w:rFonts w:ascii="Times New Roman" w:eastAsia="Times New Roman" w:hAnsi="Times New Roman" w:cs="Times New Roman"/>
          <w:sz w:val="24"/>
          <w:szCs w:val="24"/>
          <w:lang w:val="en-GB"/>
        </w:rPr>
        <w:t xml:space="preserve"> and therefore would apply to many </w:t>
      </w:r>
      <w:r w:rsidR="0070692F">
        <w:rPr>
          <w:rFonts w:ascii="Times New Roman" w:eastAsia="Times New Roman" w:hAnsi="Times New Roman" w:cs="Times New Roman"/>
          <w:sz w:val="24"/>
          <w:szCs w:val="24"/>
          <w:lang w:val="en-GB"/>
        </w:rPr>
        <w:t>empirical cases</w:t>
      </w:r>
      <w:r w:rsidR="0084240D" w:rsidRPr="0007763B">
        <w:rPr>
          <w:rFonts w:ascii="Times New Roman" w:eastAsia="Times New Roman" w:hAnsi="Times New Roman" w:cs="Times New Roman"/>
          <w:sz w:val="24"/>
          <w:szCs w:val="24"/>
          <w:lang w:val="en-GB"/>
        </w:rPr>
        <w:t>.</w:t>
      </w:r>
    </w:p>
    <w:p w14:paraId="3451D51F" w14:textId="77777777" w:rsidR="00FD1093" w:rsidRPr="0007763B" w:rsidRDefault="00FD1093" w:rsidP="00A51948">
      <w:pPr>
        <w:spacing w:before="240" w:after="240" w:line="480" w:lineRule="auto"/>
        <w:rPr>
          <w:rFonts w:ascii="Times New Roman" w:eastAsia="Times New Roman" w:hAnsi="Times New Roman" w:cs="Times New Roman"/>
          <w:sz w:val="24"/>
          <w:szCs w:val="24"/>
          <w:lang w:val="en-GB"/>
        </w:rPr>
      </w:pPr>
    </w:p>
    <w:p w14:paraId="4900EC79" w14:textId="77777777" w:rsidR="004E13A5" w:rsidRPr="0007763B" w:rsidRDefault="004E13A5" w:rsidP="00A51948">
      <w:pPr>
        <w:spacing w:before="240" w:after="240" w:line="480" w:lineRule="auto"/>
        <w:rPr>
          <w:rFonts w:ascii="Times New Roman" w:eastAsia="Times New Roman" w:hAnsi="Times New Roman" w:cs="Times New Roman"/>
          <w:i/>
          <w:iCs/>
          <w:sz w:val="24"/>
          <w:szCs w:val="24"/>
          <w:lang w:val="en-GB"/>
        </w:rPr>
      </w:pPr>
      <w:r w:rsidRPr="0007763B">
        <w:rPr>
          <w:rFonts w:ascii="Times New Roman" w:eastAsia="Times New Roman" w:hAnsi="Times New Roman" w:cs="Times New Roman"/>
          <w:i/>
          <w:iCs/>
          <w:sz w:val="24"/>
          <w:szCs w:val="24"/>
          <w:lang w:val="en-GB"/>
        </w:rPr>
        <w:t>Statistical performance</w:t>
      </w:r>
    </w:p>
    <w:p w14:paraId="3505723F" w14:textId="7D015C40" w:rsidR="004E13A5" w:rsidRDefault="004E13A5" w:rsidP="00A51948">
      <w:pPr>
        <w:spacing w:before="240" w:after="240" w:line="480" w:lineRule="auto"/>
        <w:rPr>
          <w:rFonts w:ascii="Times New Roman" w:eastAsia="Times New Roman" w:hAnsi="Times New Roman" w:cs="Times New Roman"/>
          <w:sz w:val="24"/>
          <w:szCs w:val="24"/>
          <w:lang w:val="en-GB"/>
        </w:rPr>
      </w:pPr>
      <w:r w:rsidRPr="0007763B">
        <w:rPr>
          <w:rFonts w:ascii="Times New Roman" w:eastAsia="Times New Roman" w:hAnsi="Times New Roman" w:cs="Times New Roman"/>
          <w:iCs/>
          <w:sz w:val="24"/>
          <w:szCs w:val="24"/>
          <w:lang w:val="en-GB"/>
        </w:rPr>
        <w:t xml:space="preserve">We used the False Positive Rate (FPR) and False Negative Rate (FNR) </w:t>
      </w:r>
      <w:del w:id="149" w:author="Patrick James" w:date="2019-11-12T17:37:00Z">
        <w:r w:rsidRPr="0007763B" w:rsidDel="00B37A76">
          <w:rPr>
            <w:rFonts w:ascii="Times New Roman" w:eastAsia="Times New Roman" w:hAnsi="Times New Roman" w:cs="Times New Roman"/>
            <w:iCs/>
            <w:sz w:val="24"/>
            <w:szCs w:val="24"/>
            <w:lang w:val="en-GB"/>
          </w:rPr>
          <w:delText xml:space="preserve">frameworks </w:delText>
        </w:r>
      </w:del>
      <w:r w:rsidRPr="0007763B">
        <w:rPr>
          <w:rFonts w:ascii="Times New Roman" w:eastAsia="Times New Roman" w:hAnsi="Times New Roman" w:cs="Times New Roman"/>
          <w:iCs/>
          <w:sz w:val="24"/>
          <w:szCs w:val="24"/>
          <w:lang w:val="en-GB"/>
        </w:rPr>
        <w:t>to assess statistical performance of the T</w:t>
      </w:r>
      <w:r w:rsidR="000F49A2">
        <w:rPr>
          <w:rFonts w:ascii="Times New Roman" w:eastAsia="Times New Roman" w:hAnsi="Times New Roman" w:cs="Times New Roman"/>
          <w:iCs/>
          <w:sz w:val="24"/>
          <w:szCs w:val="24"/>
          <w:lang w:val="en-GB"/>
        </w:rPr>
        <w:t>G</w:t>
      </w:r>
      <w:r w:rsidRPr="0007763B">
        <w:rPr>
          <w:rFonts w:ascii="Times New Roman" w:eastAsia="Times New Roman" w:hAnsi="Times New Roman" w:cs="Times New Roman"/>
          <w:iCs/>
          <w:sz w:val="24"/>
          <w:szCs w:val="24"/>
          <w:lang w:val="en-GB"/>
        </w:rPr>
        <w:t xml:space="preserve">I testing procedure and to evaluate which of the permutation procedures, and permutation </w:t>
      </w:r>
      <w:r w:rsidRPr="000D08D6">
        <w:rPr>
          <w:rFonts w:ascii="Times New Roman" w:eastAsia="Times New Roman" w:hAnsi="Times New Roman" w:cs="Times New Roman"/>
          <w:i/>
          <w:iCs/>
          <w:sz w:val="24"/>
          <w:szCs w:val="24"/>
          <w:lang w:val="en-GB"/>
        </w:rPr>
        <w:t>p</w:t>
      </w:r>
      <w:r w:rsidR="001D0ACA" w:rsidRPr="0007763B">
        <w:rPr>
          <w:rFonts w:ascii="Times New Roman" w:eastAsia="Times New Roman" w:hAnsi="Times New Roman" w:cs="Times New Roman"/>
          <w:iCs/>
          <w:sz w:val="24"/>
          <w:szCs w:val="24"/>
          <w:lang w:val="en-GB"/>
        </w:rPr>
        <w:t>-</w:t>
      </w:r>
      <w:r w:rsidRPr="0007763B">
        <w:rPr>
          <w:rFonts w:ascii="Times New Roman" w:eastAsia="Times New Roman" w:hAnsi="Times New Roman" w:cs="Times New Roman"/>
          <w:iCs/>
          <w:sz w:val="24"/>
          <w:szCs w:val="24"/>
          <w:lang w:val="en-GB"/>
        </w:rPr>
        <w:t xml:space="preserve">value thresholds, is most appropriate. A false positive is a population that we </w:t>
      </w:r>
      <w:del w:id="150" w:author="Patrick James" w:date="2019-11-12T17:37:00Z">
        <w:r w:rsidRPr="0007763B" w:rsidDel="00B37A76">
          <w:rPr>
            <w:rFonts w:ascii="Times New Roman" w:eastAsia="Times New Roman" w:hAnsi="Times New Roman" w:cs="Times New Roman"/>
            <w:i/>
            <w:iCs/>
            <w:sz w:val="24"/>
            <w:szCs w:val="24"/>
            <w:lang w:val="en-GB"/>
          </w:rPr>
          <w:delText>a priori</w:delText>
        </w:r>
        <w:r w:rsidRPr="0007763B" w:rsidDel="00B37A76">
          <w:rPr>
            <w:rFonts w:ascii="Times New Roman" w:eastAsia="Times New Roman" w:hAnsi="Times New Roman" w:cs="Times New Roman"/>
            <w:iCs/>
            <w:sz w:val="24"/>
            <w:szCs w:val="24"/>
            <w:lang w:val="en-GB"/>
          </w:rPr>
          <w:delText xml:space="preserve"> </w:delText>
        </w:r>
      </w:del>
      <w:r w:rsidRPr="0007763B">
        <w:rPr>
          <w:rFonts w:ascii="Times New Roman" w:eastAsia="Times New Roman" w:hAnsi="Times New Roman" w:cs="Times New Roman"/>
          <w:iCs/>
          <w:sz w:val="24"/>
          <w:szCs w:val="24"/>
          <w:lang w:val="en-GB"/>
        </w:rPr>
        <w:t xml:space="preserve">know </w:t>
      </w:r>
      <w:ins w:id="151" w:author="Patrick James" w:date="2019-11-12T17:37:00Z">
        <w:r w:rsidR="00B37A76" w:rsidRPr="0007763B">
          <w:rPr>
            <w:rFonts w:ascii="Times New Roman" w:eastAsia="Times New Roman" w:hAnsi="Times New Roman" w:cs="Times New Roman"/>
            <w:i/>
            <w:iCs/>
            <w:sz w:val="24"/>
            <w:szCs w:val="24"/>
            <w:lang w:val="en-GB"/>
          </w:rPr>
          <w:t>a priori</w:t>
        </w:r>
        <w:r w:rsidR="00B37A76" w:rsidRPr="0007763B">
          <w:rPr>
            <w:rFonts w:ascii="Times New Roman" w:eastAsia="Times New Roman" w:hAnsi="Times New Roman" w:cs="Times New Roman"/>
            <w:iCs/>
            <w:sz w:val="24"/>
            <w:szCs w:val="24"/>
            <w:lang w:val="en-GB"/>
          </w:rPr>
          <w:t xml:space="preserve"> </w:t>
        </w:r>
      </w:ins>
      <w:r w:rsidRPr="0007763B">
        <w:rPr>
          <w:rFonts w:ascii="Times New Roman" w:eastAsia="Times New Roman" w:hAnsi="Times New Roman" w:cs="Times New Roman"/>
          <w:iCs/>
          <w:sz w:val="24"/>
          <w:szCs w:val="24"/>
          <w:lang w:val="en-GB"/>
        </w:rPr>
        <w:t xml:space="preserve">did not undergo </w:t>
      </w:r>
      <w:commentRangeStart w:id="152"/>
      <w:r w:rsidRPr="0007763B">
        <w:rPr>
          <w:rFonts w:ascii="Times New Roman" w:eastAsia="Times New Roman" w:hAnsi="Times New Roman" w:cs="Times New Roman"/>
          <w:iCs/>
          <w:sz w:val="24"/>
          <w:szCs w:val="24"/>
          <w:lang w:val="en-GB"/>
        </w:rPr>
        <w:t xml:space="preserve">any specific demographic event, </w:t>
      </w:r>
      <w:commentRangeEnd w:id="152"/>
      <w:r w:rsidR="00B37A76">
        <w:rPr>
          <w:rStyle w:val="Marquedecommentaire"/>
        </w:rPr>
        <w:commentReference w:id="152"/>
      </w:r>
      <w:r w:rsidRPr="0007763B">
        <w:rPr>
          <w:rFonts w:ascii="Times New Roman" w:eastAsia="Times New Roman" w:hAnsi="Times New Roman" w:cs="Times New Roman"/>
          <w:iCs/>
          <w:sz w:val="24"/>
          <w:szCs w:val="24"/>
          <w:lang w:val="en-GB"/>
        </w:rPr>
        <w:t>but has been classified as having experienced one of the two simulated demographic events by the testing procedure. A false negative is a population that we had set as target for demographic event but that was not cla</w:t>
      </w:r>
      <w:r w:rsidR="002363EE">
        <w:rPr>
          <w:rFonts w:ascii="Times New Roman" w:eastAsia="Times New Roman" w:hAnsi="Times New Roman" w:cs="Times New Roman"/>
          <w:iCs/>
          <w:sz w:val="24"/>
          <w:szCs w:val="24"/>
          <w:lang w:val="en-GB"/>
        </w:rPr>
        <w:t>ssified as having been affected</w:t>
      </w:r>
      <w:r w:rsidRPr="0007763B">
        <w:rPr>
          <w:rFonts w:ascii="Times New Roman" w:eastAsia="Times New Roman" w:hAnsi="Times New Roman" w:cs="Times New Roman"/>
          <w:iCs/>
          <w:sz w:val="24"/>
          <w:szCs w:val="24"/>
          <w:lang w:val="en-GB"/>
        </w:rPr>
        <w:t xml:space="preserve"> by the testing procedure. FPR represents the number of false positives over the total number of negatives, and FNR represents the number of false negative over the total number of positives. A high FPR means that we often select the wrong population(s)</w:t>
      </w:r>
      <w:ins w:id="153" w:author="Patrick James" w:date="2019-11-12T17:38:00Z">
        <w:r w:rsidR="00B37A76">
          <w:rPr>
            <w:rFonts w:ascii="Times New Roman" w:eastAsia="Times New Roman" w:hAnsi="Times New Roman" w:cs="Times New Roman"/>
            <w:iCs/>
            <w:sz w:val="24"/>
            <w:szCs w:val="24"/>
            <w:lang w:val="en-GB"/>
          </w:rPr>
          <w:t xml:space="preserve">, or the obverse, </w:t>
        </w:r>
      </w:ins>
      <w:del w:id="154" w:author="Patrick James" w:date="2019-11-12T17:39:00Z">
        <w:r w:rsidRPr="0007763B" w:rsidDel="00B37A76">
          <w:rPr>
            <w:rFonts w:ascii="Times New Roman" w:eastAsia="Times New Roman" w:hAnsi="Times New Roman" w:cs="Times New Roman"/>
            <w:iCs/>
            <w:sz w:val="24"/>
            <w:szCs w:val="24"/>
            <w:lang w:val="en-GB"/>
          </w:rPr>
          <w:delText xml:space="preserve">. A high FNR means that </w:delText>
        </w:r>
      </w:del>
      <w:r w:rsidRPr="0007763B">
        <w:rPr>
          <w:rFonts w:ascii="Times New Roman" w:eastAsia="Times New Roman" w:hAnsi="Times New Roman" w:cs="Times New Roman"/>
          <w:iCs/>
          <w:sz w:val="24"/>
          <w:szCs w:val="24"/>
          <w:lang w:val="en-GB"/>
        </w:rPr>
        <w:t>we often miss the right population(s). The higher the FNR, the lower the power of our testing procedure.</w:t>
      </w:r>
      <w:r w:rsidRPr="0007763B">
        <w:rPr>
          <w:rFonts w:ascii="Times New Roman" w:eastAsia="Times New Roman" w:hAnsi="Times New Roman" w:cs="Times New Roman"/>
          <w:sz w:val="24"/>
          <w:szCs w:val="24"/>
          <w:lang w:val="en-GB"/>
        </w:rPr>
        <w:t xml:space="preserve"> Because choosing a prop</w:t>
      </w:r>
      <w:r w:rsidR="000F49A2">
        <w:rPr>
          <w:rFonts w:ascii="Times New Roman" w:eastAsia="Times New Roman" w:hAnsi="Times New Roman" w:cs="Times New Roman"/>
          <w:sz w:val="24"/>
          <w:szCs w:val="24"/>
          <w:lang w:val="en-GB"/>
        </w:rPr>
        <w:t>er threshold for the TG</w:t>
      </w:r>
      <w:r w:rsidRPr="0007763B">
        <w:rPr>
          <w:rFonts w:ascii="Times New Roman" w:eastAsia="Times New Roman" w:hAnsi="Times New Roman" w:cs="Times New Roman"/>
          <w:sz w:val="24"/>
          <w:szCs w:val="24"/>
          <w:lang w:val="en-GB"/>
        </w:rPr>
        <w:t xml:space="preserve">I permutation tests is important in order to find a compromise between power and selectivity, we </w:t>
      </w:r>
      <w:r w:rsidR="0056645A">
        <w:rPr>
          <w:rFonts w:ascii="Times New Roman" w:eastAsia="Times New Roman" w:hAnsi="Times New Roman" w:cs="Times New Roman"/>
          <w:sz w:val="24"/>
          <w:szCs w:val="24"/>
          <w:lang w:val="en-GB"/>
        </w:rPr>
        <w:t xml:space="preserve">showcased it to potential TGI users by </w:t>
      </w:r>
      <w:r w:rsidRPr="0007763B">
        <w:rPr>
          <w:rFonts w:ascii="Times New Roman" w:eastAsia="Times New Roman" w:hAnsi="Times New Roman" w:cs="Times New Roman"/>
          <w:sz w:val="24"/>
          <w:szCs w:val="24"/>
          <w:lang w:val="en-GB"/>
        </w:rPr>
        <w:t>evaluat</w:t>
      </w:r>
      <w:r w:rsidR="0056645A">
        <w:rPr>
          <w:rFonts w:ascii="Times New Roman" w:eastAsia="Times New Roman" w:hAnsi="Times New Roman" w:cs="Times New Roman"/>
          <w:sz w:val="24"/>
          <w:szCs w:val="24"/>
          <w:lang w:val="en-GB"/>
        </w:rPr>
        <w:t>ing</w:t>
      </w:r>
      <w:r w:rsidRPr="0007763B">
        <w:rPr>
          <w:rFonts w:ascii="Times New Roman" w:eastAsia="Times New Roman" w:hAnsi="Times New Roman" w:cs="Times New Roman"/>
          <w:sz w:val="24"/>
          <w:szCs w:val="24"/>
          <w:lang w:val="en-GB"/>
        </w:rPr>
        <w:t xml:space="preserve"> statistical performance across a range o</w:t>
      </w:r>
      <w:r w:rsidR="009279F4" w:rsidRPr="0007763B">
        <w:rPr>
          <w:rFonts w:ascii="Times New Roman" w:eastAsia="Times New Roman" w:hAnsi="Times New Roman" w:cs="Times New Roman"/>
          <w:sz w:val="24"/>
          <w:szCs w:val="24"/>
          <w:lang w:val="en-GB"/>
        </w:rPr>
        <w:t>f thresholds: 0.0001, 0.00025, 0.0005, 0.00075, 0.001, 0.0025, 0.005, 0.0075, 0.01, 0.025, 0.05, 0.075, 0.1</w:t>
      </w:r>
      <w:r w:rsidRPr="0007763B">
        <w:rPr>
          <w:rFonts w:ascii="Times New Roman" w:eastAsia="Times New Roman" w:hAnsi="Times New Roman" w:cs="Times New Roman"/>
          <w:sz w:val="24"/>
          <w:szCs w:val="24"/>
          <w:lang w:val="en-GB"/>
        </w:rPr>
        <w:t>.</w:t>
      </w:r>
    </w:p>
    <w:p w14:paraId="05A56E2A" w14:textId="77777777" w:rsidR="00805090" w:rsidRPr="0007763B" w:rsidRDefault="00805090" w:rsidP="00A51948">
      <w:pPr>
        <w:spacing w:before="240" w:after="240" w:line="480" w:lineRule="auto"/>
        <w:rPr>
          <w:rFonts w:ascii="Times New Roman" w:eastAsia="Times New Roman" w:hAnsi="Times New Roman" w:cs="Times New Roman"/>
          <w:sz w:val="24"/>
          <w:szCs w:val="24"/>
          <w:lang w:val="en-GB"/>
        </w:rPr>
      </w:pPr>
    </w:p>
    <w:p w14:paraId="1C9D6026" w14:textId="77777777" w:rsidR="00805090" w:rsidRPr="0007763B" w:rsidRDefault="00805090" w:rsidP="00805090">
      <w:pPr>
        <w:spacing w:before="240" w:line="480" w:lineRule="auto"/>
        <w:rPr>
          <w:rFonts w:ascii="Times New Roman" w:eastAsia="Times New Roman" w:hAnsi="Times New Roman" w:cs="Times New Roman"/>
          <w:i/>
          <w:sz w:val="24"/>
          <w:szCs w:val="24"/>
          <w:lang w:val="en-CA"/>
        </w:rPr>
      </w:pPr>
      <w:r w:rsidRPr="0007763B">
        <w:rPr>
          <w:rFonts w:ascii="Times New Roman" w:eastAsia="Times New Roman" w:hAnsi="Times New Roman" w:cs="Times New Roman"/>
          <w:i/>
          <w:sz w:val="24"/>
          <w:szCs w:val="24"/>
          <w:lang w:val="en-CA"/>
        </w:rPr>
        <w:t>Controls</w:t>
      </w:r>
    </w:p>
    <w:p w14:paraId="5C7E4DAC" w14:textId="41C421E9" w:rsidR="00805090" w:rsidRPr="0007763B" w:rsidRDefault="00805090" w:rsidP="00805090">
      <w:pPr>
        <w:spacing w:before="240" w:line="480" w:lineRule="auto"/>
        <w:rPr>
          <w:rFonts w:ascii="Times New Roman" w:eastAsia="Times New Roman" w:hAnsi="Times New Roman" w:cs="Times New Roman"/>
          <w:sz w:val="24"/>
          <w:szCs w:val="24"/>
          <w:lang w:val="en-CA"/>
        </w:rPr>
      </w:pPr>
      <w:r>
        <w:rPr>
          <w:rFonts w:ascii="Times New Roman" w:eastAsia="Times New Roman" w:hAnsi="Times New Roman" w:cs="Times New Roman"/>
          <w:sz w:val="24"/>
          <w:szCs w:val="24"/>
          <w:lang w:val="en-CA"/>
        </w:rPr>
        <w:t>C</w:t>
      </w:r>
      <w:r w:rsidRPr="0007763B">
        <w:rPr>
          <w:rFonts w:ascii="Times New Roman" w:eastAsia="Times New Roman" w:hAnsi="Times New Roman" w:cs="Times New Roman"/>
          <w:sz w:val="24"/>
          <w:szCs w:val="24"/>
          <w:lang w:val="en-CA"/>
        </w:rPr>
        <w:t xml:space="preserve">ontrol populations are never affected by any </w:t>
      </w:r>
      <w:ins w:id="155" w:author="Patrick James" w:date="2019-11-12T17:40:00Z">
        <w:r w:rsidR="00B37A76">
          <w:rPr>
            <w:rFonts w:ascii="Times New Roman" w:eastAsia="Times New Roman" w:hAnsi="Times New Roman" w:cs="Times New Roman"/>
            <w:sz w:val="24"/>
            <w:szCs w:val="24"/>
            <w:lang w:val="en-CA"/>
          </w:rPr>
          <w:t xml:space="preserve">punctual? demographic </w:t>
        </w:r>
      </w:ins>
      <w:r w:rsidRPr="0007763B">
        <w:rPr>
          <w:rFonts w:ascii="Times New Roman" w:eastAsia="Times New Roman" w:hAnsi="Times New Roman" w:cs="Times New Roman"/>
          <w:sz w:val="24"/>
          <w:szCs w:val="24"/>
          <w:lang w:val="en-CA"/>
        </w:rPr>
        <w:t xml:space="preserve">event and therefore </w:t>
      </w:r>
      <w:ins w:id="156" w:author="Patrick James" w:date="2019-11-12T17:40:00Z">
        <w:r w:rsidR="00B37A76">
          <w:rPr>
            <w:rFonts w:ascii="Times New Roman" w:eastAsia="Times New Roman" w:hAnsi="Times New Roman" w:cs="Times New Roman"/>
            <w:sz w:val="24"/>
            <w:szCs w:val="24"/>
            <w:lang w:val="en-CA"/>
          </w:rPr>
          <w:t xml:space="preserve">are </w:t>
        </w:r>
      </w:ins>
      <w:r w:rsidRPr="0007763B">
        <w:rPr>
          <w:rFonts w:ascii="Times New Roman" w:eastAsia="Times New Roman" w:hAnsi="Times New Roman" w:cs="Times New Roman"/>
          <w:sz w:val="24"/>
          <w:szCs w:val="24"/>
          <w:lang w:val="en-CA"/>
        </w:rPr>
        <w:t xml:space="preserve">only </w:t>
      </w:r>
      <w:del w:id="157" w:author="Patrick James" w:date="2019-11-12T17:40:00Z">
        <w:r w:rsidRPr="0007763B" w:rsidDel="00B37A76">
          <w:rPr>
            <w:rFonts w:ascii="Times New Roman" w:eastAsia="Times New Roman" w:hAnsi="Times New Roman" w:cs="Times New Roman"/>
            <w:sz w:val="24"/>
            <w:szCs w:val="24"/>
            <w:lang w:val="en-CA"/>
          </w:rPr>
          <w:delText xml:space="preserve">display other sources of genetic variation such as </w:delText>
        </w:r>
      </w:del>
      <w:ins w:id="158" w:author="Patrick James" w:date="2019-11-12T17:40:00Z">
        <w:r w:rsidR="00B37A76">
          <w:rPr>
            <w:rFonts w:ascii="Times New Roman" w:eastAsia="Times New Roman" w:hAnsi="Times New Roman" w:cs="Times New Roman"/>
            <w:sz w:val="24"/>
            <w:szCs w:val="24"/>
            <w:lang w:val="en-CA"/>
          </w:rPr>
          <w:t xml:space="preserve">subject to the processes of </w:t>
        </w:r>
      </w:ins>
      <w:r w:rsidRPr="0007763B">
        <w:rPr>
          <w:rFonts w:ascii="Times New Roman" w:eastAsia="Times New Roman" w:hAnsi="Times New Roman" w:cs="Times New Roman"/>
          <w:sz w:val="24"/>
          <w:szCs w:val="24"/>
          <w:lang w:val="en-CA"/>
        </w:rPr>
        <w:t xml:space="preserve">gene flow, drift, and mutation. Dispersal ability was </w:t>
      </w:r>
      <w:del w:id="159" w:author="Patrick James" w:date="2019-11-12T17:40:00Z">
        <w:r w:rsidRPr="0007763B" w:rsidDel="00B37A76">
          <w:rPr>
            <w:rFonts w:ascii="Times New Roman" w:eastAsia="Times New Roman" w:hAnsi="Times New Roman" w:cs="Times New Roman"/>
            <w:sz w:val="24"/>
            <w:szCs w:val="24"/>
            <w:lang w:val="en-CA"/>
          </w:rPr>
          <w:delText xml:space="preserve">therefore </w:delText>
        </w:r>
      </w:del>
      <w:r w:rsidRPr="0007763B">
        <w:rPr>
          <w:rFonts w:ascii="Times New Roman" w:eastAsia="Times New Roman" w:hAnsi="Times New Roman" w:cs="Times New Roman"/>
          <w:sz w:val="24"/>
          <w:szCs w:val="24"/>
          <w:lang w:val="en-CA"/>
        </w:rPr>
        <w:t xml:space="preserve">the only parameter </w:t>
      </w:r>
      <w:del w:id="160" w:author="Patrick James" w:date="2019-11-12T17:40:00Z">
        <w:r w:rsidRPr="0007763B" w:rsidDel="00B37A76">
          <w:rPr>
            <w:rFonts w:ascii="Times New Roman" w:eastAsia="Times New Roman" w:hAnsi="Times New Roman" w:cs="Times New Roman"/>
            <w:sz w:val="24"/>
            <w:szCs w:val="24"/>
            <w:lang w:val="en-CA"/>
          </w:rPr>
          <w:delText xml:space="preserve">to change for the </w:delText>
        </w:r>
      </w:del>
      <w:ins w:id="161" w:author="Patrick James" w:date="2019-11-12T17:40:00Z">
        <w:r w:rsidR="00B37A76">
          <w:rPr>
            <w:rFonts w:ascii="Times New Roman" w:eastAsia="Times New Roman" w:hAnsi="Times New Roman" w:cs="Times New Roman"/>
            <w:sz w:val="24"/>
            <w:szCs w:val="24"/>
            <w:lang w:val="en-CA"/>
          </w:rPr>
          <w:t xml:space="preserve">varied for the </w:t>
        </w:r>
      </w:ins>
      <w:r w:rsidRPr="0007763B">
        <w:rPr>
          <w:rFonts w:ascii="Times New Roman" w:eastAsia="Times New Roman" w:hAnsi="Times New Roman" w:cs="Times New Roman"/>
          <w:sz w:val="24"/>
          <w:szCs w:val="24"/>
          <w:lang w:val="en-CA"/>
        </w:rPr>
        <w:t xml:space="preserve">controls, </w:t>
      </w:r>
      <w:del w:id="162" w:author="Patrick James" w:date="2019-11-12T17:40:00Z">
        <w:r w:rsidRPr="0007763B" w:rsidDel="00B37A76">
          <w:rPr>
            <w:rFonts w:ascii="Times New Roman" w:eastAsia="Times New Roman" w:hAnsi="Times New Roman" w:cs="Times New Roman"/>
            <w:sz w:val="24"/>
            <w:szCs w:val="24"/>
            <w:lang w:val="en-CA"/>
          </w:rPr>
          <w:delText xml:space="preserve">giving us </w:delText>
        </w:r>
      </w:del>
      <w:ins w:id="163" w:author="Patrick James" w:date="2019-11-12T17:40:00Z">
        <w:r w:rsidR="00B37A76">
          <w:rPr>
            <w:rFonts w:ascii="Times New Roman" w:eastAsia="Times New Roman" w:hAnsi="Times New Roman" w:cs="Times New Roman"/>
            <w:sz w:val="24"/>
            <w:szCs w:val="24"/>
            <w:lang w:val="en-CA"/>
          </w:rPr>
          <w:t xml:space="preserve">resulting in </w:t>
        </w:r>
      </w:ins>
      <w:r w:rsidRPr="0007763B">
        <w:rPr>
          <w:rFonts w:ascii="Times New Roman" w:eastAsia="Times New Roman" w:hAnsi="Times New Roman" w:cs="Times New Roman"/>
          <w:sz w:val="24"/>
          <w:szCs w:val="24"/>
          <w:lang w:val="en-CA"/>
        </w:rPr>
        <w:t xml:space="preserve">3 control scenarios. We evaluated the </w:t>
      </w:r>
      <w:r w:rsidRPr="0007763B">
        <w:rPr>
          <w:rFonts w:ascii="Times New Roman" w:eastAsia="Times New Roman" w:hAnsi="Times New Roman" w:cs="Times New Roman"/>
          <w:iCs/>
          <w:sz w:val="24"/>
          <w:szCs w:val="24"/>
          <w:lang w:val="en-GB"/>
        </w:rPr>
        <w:t>FPR</w:t>
      </w:r>
      <w:r w:rsidRPr="0007763B">
        <w:rPr>
          <w:rFonts w:ascii="Times New Roman" w:eastAsia="Times New Roman" w:hAnsi="Times New Roman" w:cs="Times New Roman"/>
          <w:sz w:val="24"/>
          <w:szCs w:val="24"/>
          <w:lang w:val="en-CA"/>
        </w:rPr>
        <w:t xml:space="preserve"> of those three control scenarios (no need for FNR because there are no true positives/false negatives so it was always equal to 0). When describing the performance of other scenarios with similar dispersal parameters, we always </w:t>
      </w:r>
      <w:del w:id="164" w:author="Patrick James" w:date="2019-11-12T17:40:00Z">
        <w:r w:rsidRPr="0007763B" w:rsidDel="00B37A76">
          <w:rPr>
            <w:rFonts w:ascii="Times New Roman" w:eastAsia="Times New Roman" w:hAnsi="Times New Roman" w:cs="Times New Roman"/>
            <w:sz w:val="24"/>
            <w:szCs w:val="24"/>
            <w:lang w:val="en-CA"/>
          </w:rPr>
          <w:delText xml:space="preserve">put </w:delText>
        </w:r>
      </w:del>
      <w:ins w:id="165" w:author="Patrick James" w:date="2019-11-12T17:40:00Z">
        <w:r w:rsidR="00B37A76">
          <w:rPr>
            <w:rFonts w:ascii="Times New Roman" w:eastAsia="Times New Roman" w:hAnsi="Times New Roman" w:cs="Times New Roman"/>
            <w:sz w:val="24"/>
            <w:szCs w:val="24"/>
            <w:lang w:val="en-CA"/>
          </w:rPr>
          <w:t xml:space="preserve">use </w:t>
        </w:r>
      </w:ins>
      <w:r w:rsidRPr="0007763B">
        <w:rPr>
          <w:rFonts w:ascii="Times New Roman" w:eastAsia="Times New Roman" w:hAnsi="Times New Roman" w:cs="Times New Roman"/>
          <w:sz w:val="24"/>
          <w:szCs w:val="24"/>
          <w:lang w:val="en-CA"/>
        </w:rPr>
        <w:t>control values as a reference.</w:t>
      </w:r>
    </w:p>
    <w:p w14:paraId="2850C73A" w14:textId="3DF7BED5" w:rsidR="00D2425A" w:rsidRPr="00805090" w:rsidRDefault="00D2425A" w:rsidP="00A51948">
      <w:pPr>
        <w:spacing w:before="240" w:after="240" w:line="480" w:lineRule="auto"/>
        <w:rPr>
          <w:rFonts w:ascii="Times New Roman" w:eastAsia="Times New Roman" w:hAnsi="Times New Roman" w:cs="Times New Roman"/>
          <w:sz w:val="24"/>
          <w:szCs w:val="24"/>
          <w:lang w:val="en-CA"/>
        </w:rPr>
      </w:pPr>
    </w:p>
    <w:p w14:paraId="6460C526" w14:textId="3090262B" w:rsidR="00D2425A" w:rsidRPr="0007763B" w:rsidRDefault="00D2425A" w:rsidP="00A51948">
      <w:pPr>
        <w:spacing w:before="240" w:after="240" w:line="480" w:lineRule="auto"/>
        <w:rPr>
          <w:rFonts w:ascii="Times New Roman" w:eastAsia="Times New Roman" w:hAnsi="Times New Roman" w:cs="Times New Roman"/>
          <w:sz w:val="24"/>
          <w:szCs w:val="24"/>
          <w:lang w:val="en-GB"/>
        </w:rPr>
      </w:pPr>
      <w:r w:rsidRPr="0007763B">
        <w:rPr>
          <w:rFonts w:ascii="Times New Roman" w:eastAsia="Times New Roman" w:hAnsi="Times New Roman" w:cs="Times New Roman"/>
          <w:i/>
          <w:sz w:val="24"/>
          <w:szCs w:val="24"/>
          <w:lang w:val="en-GB"/>
        </w:rPr>
        <w:t>Software</w:t>
      </w:r>
      <w:r w:rsidRPr="0007763B">
        <w:rPr>
          <w:rFonts w:ascii="Times New Roman" w:eastAsia="Times New Roman" w:hAnsi="Times New Roman" w:cs="Times New Roman"/>
          <w:i/>
          <w:sz w:val="24"/>
          <w:szCs w:val="24"/>
          <w:lang w:val="en-GB"/>
        </w:rPr>
        <w:br/>
      </w:r>
      <w:r w:rsidRPr="0007763B">
        <w:rPr>
          <w:rFonts w:ascii="Times New Roman" w:eastAsia="Times New Roman" w:hAnsi="Times New Roman" w:cs="Times New Roman"/>
          <w:sz w:val="24"/>
          <w:szCs w:val="24"/>
          <w:lang w:val="en-GB"/>
        </w:rPr>
        <w:t xml:space="preserve">CDMetaPOP runs on Python 2.7 </w:t>
      </w:r>
      <w:r w:rsidRPr="0007763B">
        <w:rPr>
          <w:rFonts w:ascii="Times New Roman" w:eastAsia="Times New Roman" w:hAnsi="Times New Roman" w:cs="Times New Roman"/>
          <w:sz w:val="24"/>
          <w:szCs w:val="24"/>
          <w:lang w:val="en-GB"/>
        </w:rPr>
        <w:fldChar w:fldCharType="begin" w:fldLock="1"/>
      </w:r>
      <w:r w:rsidR="00B63E88">
        <w:rPr>
          <w:rFonts w:ascii="Times New Roman" w:eastAsia="Times New Roman" w:hAnsi="Times New Roman" w:cs="Times New Roman"/>
          <w:sz w:val="24"/>
          <w:szCs w:val="24"/>
          <w:lang w:val="en-GB"/>
        </w:rPr>
        <w:instrText>ADDIN CSL_CITATION {"citationItems":[{"id":"ITEM-1","itemData":{"DOI":"10.1111/2041-210X.12608","ISBN":"2041-210X","ISSN":"2041210X","abstract":"1.Combining landscape demographic and genetics models offers powerful methods for addressing questions for eco-evolutionary applications.2.Using two illustrative examples, we present CDMetaPOP, a program to simulate changes in neutral and/or selection-driven genotypes through time as a function of individual-based movement, complex spatial population dynamics, and multiple and changing landscape drivers.3.CDMetaPOP provides a novel tool for questions in landscape genetics by incorporating population viability analysis, while linking directly to conservation applications.This article is protected by copyright. All rights reserved.","author":[{"dropping-particle":"","family":"Landguth","given":"Erin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Evolution","id":"ITEM-1","issue":"1","issued":{"date-parts":[["2017"]]},"page":"4-11","title":"CDMetaPOP: an individual-based, eco-evolutionary model for spatially explicit simulation of landscape demogenetics","type":"article-journal","volume":"8"},"uris":["http://www.mendeley.com/documents/?uuid=37d37f94-8f1b-4ec8-8cbb-784d8d20d9a7"]}],"mendeley":{"formattedCitation":"(Landguth, Bearlin, et al., 2017)","plainTextFormattedCitation":"(Landguth, Bearlin, et al., 2017)","previouslyFormattedCitation":"(Landguth, Bearlin, et al., 2017)"},"properties":{"noteIndex":0},"schema":"https://github.com/citation-style-language/schema/raw/master/csl-citation.json"}</w:instrText>
      </w:r>
      <w:r w:rsidRPr="0007763B">
        <w:rPr>
          <w:rFonts w:ascii="Times New Roman" w:eastAsia="Times New Roman" w:hAnsi="Times New Roman" w:cs="Times New Roman"/>
          <w:sz w:val="24"/>
          <w:szCs w:val="24"/>
          <w:lang w:val="en-GB"/>
        </w:rPr>
        <w:fldChar w:fldCharType="separate"/>
      </w:r>
      <w:r w:rsidR="00B63E88" w:rsidRPr="00B63E88">
        <w:rPr>
          <w:rFonts w:ascii="Times New Roman" w:eastAsia="Times New Roman" w:hAnsi="Times New Roman" w:cs="Times New Roman"/>
          <w:noProof/>
          <w:sz w:val="24"/>
          <w:szCs w:val="24"/>
          <w:lang w:val="en-GB"/>
        </w:rPr>
        <w:t>(Landguth, Bearlin, et al., 2017)</w:t>
      </w:r>
      <w:r w:rsidRPr="0007763B">
        <w:rPr>
          <w:rFonts w:ascii="Times New Roman" w:eastAsia="Times New Roman" w:hAnsi="Times New Roman" w:cs="Times New Roman"/>
          <w:sz w:val="24"/>
          <w:szCs w:val="24"/>
          <w:lang w:val="en-GB"/>
        </w:rPr>
        <w:fldChar w:fldCharType="end"/>
      </w:r>
      <w:r w:rsidRPr="0007763B">
        <w:rPr>
          <w:rFonts w:ascii="Times New Roman" w:eastAsia="Times New Roman" w:hAnsi="Times New Roman" w:cs="Times New Roman"/>
          <w:sz w:val="24"/>
          <w:szCs w:val="24"/>
          <w:lang w:val="en-GB"/>
        </w:rPr>
        <w:t>. We used the R software</w:t>
      </w:r>
      <w:r w:rsidR="0084240D" w:rsidRPr="0007763B">
        <w:rPr>
          <w:rFonts w:ascii="Times New Roman" w:eastAsia="Times New Roman" w:hAnsi="Times New Roman" w:cs="Times New Roman"/>
          <w:sz w:val="24"/>
          <w:szCs w:val="24"/>
          <w:lang w:val="en-GB"/>
        </w:rPr>
        <w:t xml:space="preserve"> </w:t>
      </w:r>
      <w:r w:rsidR="0084240D" w:rsidRPr="0007763B">
        <w:rPr>
          <w:rFonts w:ascii="Times New Roman" w:eastAsia="Times New Roman" w:hAnsi="Times New Roman" w:cs="Times New Roman"/>
          <w:sz w:val="24"/>
          <w:szCs w:val="24"/>
          <w:lang w:val="en-GB"/>
        </w:rPr>
        <w:fldChar w:fldCharType="begin" w:fldLock="1"/>
      </w:r>
      <w:r w:rsidR="0084240D" w:rsidRPr="0007763B">
        <w:rPr>
          <w:rFonts w:ascii="Times New Roman" w:eastAsia="Times New Roman" w:hAnsi="Times New Roman" w:cs="Times New Roman"/>
          <w:sz w:val="24"/>
          <w:szCs w:val="24"/>
          <w:lang w:val="en-GB"/>
        </w:rPr>
        <w:instrText>ADDIN CSL_CITATION {"citationItems":[{"id":"ITEM-1","itemData":{"author":[{"dropping-particle":"","family":"R Core Team","given":"","non-dropping-particle":"","parse-names":false,"suffix":""}],"id":"ITEM-1","issued":{"date-parts":[["2019"]]},"publisher":"R Foundation for Statistical Computing","publisher-place":"Vienna, Austria","title":"R: A language and environment for statistical computing","type":"article"},"uris":["http://www.mendeley.com/documents/?uuid=0211c0d1-a052-4c24-8a16-5c28f82f501e"]}],"mendeley":{"formattedCitation":"(R Core Team, 2019)","plainTextFormattedCitation":"(R Core Team, 2019)","previouslyFormattedCitation":"(R Core Team, 2019)"},"properties":{"noteIndex":0},"schema":"https://github.com/citation-style-language/schema/raw/master/csl-citation.json"}</w:instrText>
      </w:r>
      <w:r w:rsidR="0084240D" w:rsidRPr="0007763B">
        <w:rPr>
          <w:rFonts w:ascii="Times New Roman" w:eastAsia="Times New Roman" w:hAnsi="Times New Roman" w:cs="Times New Roman"/>
          <w:sz w:val="24"/>
          <w:szCs w:val="24"/>
          <w:lang w:val="en-GB"/>
        </w:rPr>
        <w:fldChar w:fldCharType="separate"/>
      </w:r>
      <w:r w:rsidR="0084240D" w:rsidRPr="0007763B">
        <w:rPr>
          <w:rFonts w:ascii="Times New Roman" w:eastAsia="Times New Roman" w:hAnsi="Times New Roman" w:cs="Times New Roman"/>
          <w:noProof/>
          <w:sz w:val="24"/>
          <w:szCs w:val="24"/>
          <w:lang w:val="en-GB"/>
        </w:rPr>
        <w:t>(R Core Team, 2019)</w:t>
      </w:r>
      <w:r w:rsidR="0084240D" w:rsidRPr="0007763B">
        <w:rPr>
          <w:rFonts w:ascii="Times New Roman" w:eastAsia="Times New Roman" w:hAnsi="Times New Roman" w:cs="Times New Roman"/>
          <w:sz w:val="24"/>
          <w:szCs w:val="24"/>
          <w:lang w:val="en-GB"/>
        </w:rPr>
        <w:fldChar w:fldCharType="end"/>
      </w:r>
      <w:r w:rsidRPr="0007763B">
        <w:rPr>
          <w:rFonts w:ascii="Times New Roman" w:eastAsia="Times New Roman" w:hAnsi="Times New Roman" w:cs="Times New Roman"/>
          <w:sz w:val="24"/>
          <w:szCs w:val="24"/>
          <w:lang w:val="en-GB"/>
        </w:rPr>
        <w:t xml:space="preserve"> </w:t>
      </w:r>
      <w:r w:rsidR="0084240D" w:rsidRPr="0007763B">
        <w:rPr>
          <w:rFonts w:ascii="Times New Roman" w:eastAsia="Times New Roman" w:hAnsi="Times New Roman" w:cs="Times New Roman"/>
          <w:sz w:val="24"/>
          <w:szCs w:val="24"/>
          <w:lang w:val="en-GB"/>
        </w:rPr>
        <w:t xml:space="preserve">in the RStudio IDE </w:t>
      </w:r>
      <w:r w:rsidR="0084240D" w:rsidRPr="0007763B">
        <w:rPr>
          <w:rFonts w:ascii="Times New Roman" w:eastAsia="Times New Roman" w:hAnsi="Times New Roman" w:cs="Times New Roman"/>
          <w:sz w:val="24"/>
          <w:szCs w:val="24"/>
          <w:lang w:val="en-GB"/>
        </w:rPr>
        <w:fldChar w:fldCharType="begin" w:fldLock="1"/>
      </w:r>
      <w:r w:rsidR="00BE6331" w:rsidRPr="0007763B">
        <w:rPr>
          <w:rFonts w:ascii="Times New Roman" w:eastAsia="Times New Roman" w:hAnsi="Times New Roman" w:cs="Times New Roman"/>
          <w:sz w:val="24"/>
          <w:szCs w:val="24"/>
          <w:lang w:val="en-GB"/>
        </w:rPr>
        <w:instrText>ADDIN CSL_CITATION {"citationItems":[{"id":"ITEM-1","itemData":{"author":[{"dropping-particle":"","family":"RStudio Team","given":"","non-dropping-particle":"","parse-names":false,"suffix":""}],"id":"ITEM-1","issued":{"date-parts":[["2018"]]},"number":"1.2.1335","publisher":"RStudio, Inc.","publisher-place":"Boston, MA","title":"RStudio: Integrated Development for R","type":"article"},"uris":["http://www.mendeley.com/documents/?uuid=8d1a9bf3-30e1-4938-88fb-015c60558297"]}],"mendeley":{"formattedCitation":"(RStudio Team, 2018)","plainTextFormattedCitation":"(RStudio Team, 2018)","previouslyFormattedCitation":"(RStudio Team, 2018)"},"properties":{"noteIndex":0},"schema":"https://github.com/citation-style-language/schema/raw/master/csl-citation.json"}</w:instrText>
      </w:r>
      <w:r w:rsidR="0084240D" w:rsidRPr="0007763B">
        <w:rPr>
          <w:rFonts w:ascii="Times New Roman" w:eastAsia="Times New Roman" w:hAnsi="Times New Roman" w:cs="Times New Roman"/>
          <w:sz w:val="24"/>
          <w:szCs w:val="24"/>
          <w:lang w:val="en-GB"/>
        </w:rPr>
        <w:fldChar w:fldCharType="separate"/>
      </w:r>
      <w:r w:rsidR="0084240D" w:rsidRPr="0007763B">
        <w:rPr>
          <w:rFonts w:ascii="Times New Roman" w:eastAsia="Times New Roman" w:hAnsi="Times New Roman" w:cs="Times New Roman"/>
          <w:noProof/>
          <w:sz w:val="24"/>
          <w:szCs w:val="24"/>
          <w:lang w:val="en-GB"/>
        </w:rPr>
        <w:t>(RStudio Team, 2018)</w:t>
      </w:r>
      <w:r w:rsidR="0084240D" w:rsidRPr="0007763B">
        <w:rPr>
          <w:rFonts w:ascii="Times New Roman" w:eastAsia="Times New Roman" w:hAnsi="Times New Roman" w:cs="Times New Roman"/>
          <w:sz w:val="24"/>
          <w:szCs w:val="24"/>
          <w:lang w:val="en-GB"/>
        </w:rPr>
        <w:fldChar w:fldCharType="end"/>
      </w:r>
      <w:r w:rsidR="0084240D" w:rsidRPr="0007763B">
        <w:rPr>
          <w:rFonts w:ascii="Times New Roman" w:eastAsia="Times New Roman" w:hAnsi="Times New Roman" w:cs="Times New Roman"/>
          <w:sz w:val="24"/>
          <w:szCs w:val="24"/>
          <w:lang w:val="en-GB"/>
        </w:rPr>
        <w:t xml:space="preserve"> </w:t>
      </w:r>
      <w:r w:rsidRPr="0007763B">
        <w:rPr>
          <w:rFonts w:ascii="Times New Roman" w:eastAsia="Times New Roman" w:hAnsi="Times New Roman" w:cs="Times New Roman"/>
          <w:sz w:val="24"/>
          <w:szCs w:val="24"/>
          <w:lang w:val="en-GB"/>
        </w:rPr>
        <w:t>fo</w:t>
      </w:r>
      <w:r w:rsidR="0084240D" w:rsidRPr="0007763B">
        <w:rPr>
          <w:rFonts w:ascii="Times New Roman" w:eastAsia="Times New Roman" w:hAnsi="Times New Roman" w:cs="Times New Roman"/>
          <w:sz w:val="24"/>
          <w:szCs w:val="24"/>
          <w:lang w:val="en-GB"/>
        </w:rPr>
        <w:t xml:space="preserve">r all analyses and illustration. We used the </w:t>
      </w:r>
      <w:r w:rsidR="0084240D" w:rsidRPr="0007763B">
        <w:rPr>
          <w:rFonts w:ascii="Times New Roman" w:eastAsia="Times New Roman" w:hAnsi="Times New Roman" w:cs="Times New Roman"/>
          <w:i/>
          <w:sz w:val="24"/>
          <w:szCs w:val="24"/>
          <w:lang w:val="en-GB"/>
        </w:rPr>
        <w:t xml:space="preserve">adegenet </w:t>
      </w:r>
      <w:r w:rsidR="00BE6331" w:rsidRPr="0007763B">
        <w:rPr>
          <w:rFonts w:ascii="Times New Roman" w:eastAsia="Times New Roman" w:hAnsi="Times New Roman" w:cs="Times New Roman"/>
          <w:i/>
          <w:sz w:val="24"/>
          <w:szCs w:val="24"/>
          <w:lang w:val="en-GB"/>
        </w:rPr>
        <w:fldChar w:fldCharType="begin" w:fldLock="1"/>
      </w:r>
      <w:r w:rsidR="00BE6331" w:rsidRPr="0007763B">
        <w:rPr>
          <w:rFonts w:ascii="Times New Roman" w:eastAsia="Times New Roman" w:hAnsi="Times New Roman" w:cs="Times New Roman"/>
          <w:i/>
          <w:sz w:val="24"/>
          <w:szCs w:val="24"/>
          <w:lang w:val="en-GB"/>
        </w:rPr>
        <w:instrText>ADDIN CSL_CITATION {"citationItems":[{"id":"ITEM-1","itemData":{"DOI":"10.1093/bioinformatics/btn129","ISBN":"1367-4803","ISSN":"13674803","PMID":"18397895","abstract":"UNLABELLED: The package adegenet for the R software is dedicated to the multivariate analysis of genetic markers. It extends the ade4 package of multivariate methods by implementing formal classes and functions to manipulate and analyse genetic markers. Data can be imported from common population genetics software and exported to other software and R packages. adegenet also implements standard population genetics tools along with more original approaches for spatial genetics and hybridization. AVAILABILITY: Stable version is available from CRAN: http://cran.r-project.org/mirrors.html. Development version is available from adegenet website: http://adegenet.r-forge.r-project.org/. Both versions can be installed directly from R. adegenet is distributed under the GNU General Public Licence (v.2).","author":[{"dropping-particle":"","family":"Jombart","given":"Thibaut","non-dropping-particle":"","parse-names":false,"suffix":""}],"container-title":"Bioinformatics","id":"ITEM-1","issue":"11","issued":{"date-parts":[["2008"]]},"page":"1403-1405","title":"Adegenet: A R package for the multivariate analysis of genetic markers","type":"article-journal","volume":"24"},"uris":["http://www.mendeley.com/documents/?uuid=5ef9091f-3e3d-4ced-8ab5-ae4d337c41ae"]},{"id":"ITEM-2","itemData":{"DOI":"10.1093/bioinformatics/btr521","ISSN":"13674803","abstract":"Summary: While the R software is becoming a standard for the analysis of genetic data, classical population genetics tools are being challenged by the increasing availability of genomic sequences. Dedicated tools are needed for harnessing the large amount of information generated by next-generation sequencing technologies. We introduce new tools implemented in the adegenet 1.3-1 package for handling and analyzing genome-wide single nucleotide polymorphism (SNP) data. Using a bit-level coding scheme for SNP data and parallelized computation, adegenet enables the analysis of large genome-wide SNPs datasets using standard personal computers. © The Author 2011. Published by Oxford University Press. All rights reserved.","author":[{"dropping-particle":"","family":"Jombart","given":"Thibaut","non-dropping-particle":"","parse-names":false,"suffix":""},{"dropping-particle":"","family":"Ahmed","given":"Ismaïl","non-dropping-particle":"","parse-names":false,"suffix":""}],"container-title":"Bioinformatics","id":"ITEM-2","issue":"21","issued":{"date-parts":[["2011"]]},"page":"3070-3071","title":"adegenet 1.3-1: New tools for the analysis of genome-wide SNP data","type":"article-journal","volume":"27"},"uris":["http://www.mendeley.com/documents/?uuid=3c9a3bca-a6f0-4cf6-99c9-34707f989744"]}],"mendeley":{"formattedCitation":"(Jombart, 2008; Jombart &amp; Ahmed, 2011)","plainTextFormattedCitation":"(Jombart, 2008; Jombart &amp; Ahmed, 2011)","previouslyFormattedCitation":"(Jombart, 2008; Jombart &amp; Ahmed, 2011)"},"properties":{"noteIndex":0},"schema":"https://github.com/citation-style-language/schema/raw/master/csl-citation.json"}</w:instrText>
      </w:r>
      <w:r w:rsidR="00BE6331" w:rsidRPr="0007763B">
        <w:rPr>
          <w:rFonts w:ascii="Times New Roman" w:eastAsia="Times New Roman" w:hAnsi="Times New Roman" w:cs="Times New Roman"/>
          <w:i/>
          <w:sz w:val="24"/>
          <w:szCs w:val="24"/>
          <w:lang w:val="en-GB"/>
        </w:rPr>
        <w:fldChar w:fldCharType="separate"/>
      </w:r>
      <w:r w:rsidR="00BE6331" w:rsidRPr="0007763B">
        <w:rPr>
          <w:rFonts w:ascii="Times New Roman" w:eastAsia="Times New Roman" w:hAnsi="Times New Roman" w:cs="Times New Roman"/>
          <w:noProof/>
          <w:sz w:val="24"/>
          <w:szCs w:val="24"/>
          <w:lang w:val="en-GB"/>
        </w:rPr>
        <w:t>(Jombart, 2008; Jombart &amp; Ahmed, 2011)</w:t>
      </w:r>
      <w:r w:rsidR="00BE6331" w:rsidRPr="0007763B">
        <w:rPr>
          <w:rFonts w:ascii="Times New Roman" w:eastAsia="Times New Roman" w:hAnsi="Times New Roman" w:cs="Times New Roman"/>
          <w:i/>
          <w:sz w:val="24"/>
          <w:szCs w:val="24"/>
          <w:lang w:val="en-GB"/>
        </w:rPr>
        <w:fldChar w:fldCharType="end"/>
      </w:r>
      <w:r w:rsidR="0084240D" w:rsidRPr="0007763B">
        <w:rPr>
          <w:rFonts w:ascii="Times New Roman" w:eastAsia="Times New Roman" w:hAnsi="Times New Roman" w:cs="Times New Roman"/>
          <w:sz w:val="24"/>
          <w:szCs w:val="24"/>
          <w:lang w:val="en-GB"/>
        </w:rPr>
        <w:t xml:space="preserve">, </w:t>
      </w:r>
      <w:r w:rsidR="0084240D" w:rsidRPr="0007763B">
        <w:rPr>
          <w:rFonts w:ascii="Times New Roman" w:eastAsia="Times New Roman" w:hAnsi="Times New Roman" w:cs="Times New Roman"/>
          <w:i/>
          <w:sz w:val="24"/>
          <w:szCs w:val="24"/>
          <w:lang w:val="en-GB"/>
        </w:rPr>
        <w:t>pegas</w:t>
      </w:r>
      <w:r w:rsidR="00BE6331" w:rsidRPr="0007763B">
        <w:rPr>
          <w:rFonts w:ascii="Times New Roman" w:eastAsia="Times New Roman" w:hAnsi="Times New Roman" w:cs="Times New Roman"/>
          <w:i/>
          <w:sz w:val="24"/>
          <w:szCs w:val="24"/>
          <w:lang w:val="en-GB"/>
        </w:rPr>
        <w:t xml:space="preserve"> </w:t>
      </w:r>
      <w:r w:rsidR="00BE6331" w:rsidRPr="0007763B">
        <w:rPr>
          <w:rFonts w:ascii="Times New Roman" w:eastAsia="Times New Roman" w:hAnsi="Times New Roman" w:cs="Times New Roman"/>
          <w:i/>
          <w:sz w:val="24"/>
          <w:szCs w:val="24"/>
          <w:lang w:val="en-GB"/>
        </w:rPr>
        <w:fldChar w:fldCharType="begin" w:fldLock="1"/>
      </w:r>
      <w:r w:rsidR="0017749B" w:rsidRPr="0007763B">
        <w:rPr>
          <w:rFonts w:ascii="Times New Roman" w:eastAsia="Times New Roman" w:hAnsi="Times New Roman" w:cs="Times New Roman"/>
          <w:i/>
          <w:sz w:val="24"/>
          <w:szCs w:val="24"/>
          <w:lang w:val="en-GB"/>
        </w:rPr>
        <w:instrText>ADDIN CSL_CITATION {"citationItems":[{"id":"ITEM-1","itemData":{"DOI":"10.1093/bioinformatics/btp696","ISSN":"13674803","abstract":"SUMMARY: pegas (Population and Evolutionary Genetics Analysis System) is a new package for the analysis of population genetic data. It is written in R and is integrated with two other existing R packages (ape and adegenet). pegas provides functions for standard population genetic methods, as well as low-level functions for developing new methods. The flexible and efficient graphical capabilities of R are used for plotting haplotype networks as well as for other functionalities. pegas emphasizes the need to further develop an integrated-modular approach for software dedicated to the analysis of population genetic data. AVAILABILITY: pegas is distributed through the Comprehensive R Archive Network (CRAN): http://cran.r-project.org/web/packages/pegas/index.html. Further information may be found at: http://ape.mpl.ird.fr/pegas/.","author":[{"dropping-particle":"","family":"Paradis","given":"Emmanuel","non-dropping-particle":"","parse-names":false,"suffix":""}],"container-title":"Bioinformatics","id":"ITEM-1","issue":"3","issued":{"date-parts":[["2010"]]},"page":"419-420","title":"Pegas: An R package for population genetics with an integrated-modular approach","type":"article-journal","volume":"26"},"uris":["http://www.mendeley.com/documents/?uuid=2646edbc-ad8a-48ec-8376-d41ac55c9089"]}],"mendeley":{"formattedCitation":"(Paradis, 2010)","plainTextFormattedCitation":"(Paradis, 2010)","previouslyFormattedCitation":"(Paradis, 2010)"},"properties":{"noteIndex":0},"schema":"https://github.com/citation-style-language/schema/raw/master/csl-citation.json"}</w:instrText>
      </w:r>
      <w:r w:rsidR="00BE6331" w:rsidRPr="0007763B">
        <w:rPr>
          <w:rFonts w:ascii="Times New Roman" w:eastAsia="Times New Roman" w:hAnsi="Times New Roman" w:cs="Times New Roman"/>
          <w:i/>
          <w:sz w:val="24"/>
          <w:szCs w:val="24"/>
          <w:lang w:val="en-GB"/>
        </w:rPr>
        <w:fldChar w:fldCharType="separate"/>
      </w:r>
      <w:r w:rsidR="00BE6331" w:rsidRPr="0007763B">
        <w:rPr>
          <w:rFonts w:ascii="Times New Roman" w:eastAsia="Times New Roman" w:hAnsi="Times New Roman" w:cs="Times New Roman"/>
          <w:noProof/>
          <w:sz w:val="24"/>
          <w:szCs w:val="24"/>
          <w:lang w:val="en-GB"/>
        </w:rPr>
        <w:t>(Paradis, 2010)</w:t>
      </w:r>
      <w:r w:rsidR="00BE6331" w:rsidRPr="0007763B">
        <w:rPr>
          <w:rFonts w:ascii="Times New Roman" w:eastAsia="Times New Roman" w:hAnsi="Times New Roman" w:cs="Times New Roman"/>
          <w:i/>
          <w:sz w:val="24"/>
          <w:szCs w:val="24"/>
          <w:lang w:val="en-GB"/>
        </w:rPr>
        <w:fldChar w:fldCharType="end"/>
      </w:r>
      <w:r w:rsidR="0084240D" w:rsidRPr="0007763B">
        <w:rPr>
          <w:rFonts w:ascii="Times New Roman" w:eastAsia="Times New Roman" w:hAnsi="Times New Roman" w:cs="Times New Roman"/>
          <w:sz w:val="24"/>
          <w:szCs w:val="24"/>
          <w:lang w:val="en-GB"/>
        </w:rPr>
        <w:t xml:space="preserve">, and </w:t>
      </w:r>
      <w:r w:rsidR="0084240D" w:rsidRPr="0007763B">
        <w:rPr>
          <w:rFonts w:ascii="Times New Roman" w:eastAsia="Times New Roman" w:hAnsi="Times New Roman" w:cs="Times New Roman"/>
          <w:i/>
          <w:sz w:val="24"/>
          <w:szCs w:val="24"/>
          <w:lang w:val="en-GB"/>
        </w:rPr>
        <w:t>adespatial</w:t>
      </w:r>
      <w:r w:rsidR="0084240D" w:rsidRPr="0007763B">
        <w:rPr>
          <w:rFonts w:ascii="Times New Roman" w:eastAsia="Times New Roman" w:hAnsi="Times New Roman" w:cs="Times New Roman"/>
          <w:sz w:val="24"/>
          <w:szCs w:val="24"/>
          <w:lang w:val="en-GB"/>
        </w:rPr>
        <w:t xml:space="preserve"> </w:t>
      </w:r>
      <w:r w:rsidR="0017749B" w:rsidRPr="0007763B">
        <w:rPr>
          <w:rFonts w:ascii="Times New Roman" w:eastAsia="Times New Roman" w:hAnsi="Times New Roman" w:cs="Times New Roman"/>
          <w:sz w:val="24"/>
          <w:szCs w:val="24"/>
          <w:lang w:val="en-GB"/>
        </w:rPr>
        <w:fldChar w:fldCharType="begin" w:fldLock="1"/>
      </w:r>
      <w:r w:rsidR="0022740C" w:rsidRPr="0007763B">
        <w:rPr>
          <w:rFonts w:ascii="Times New Roman" w:eastAsia="Times New Roman" w:hAnsi="Times New Roman" w:cs="Times New Roman"/>
          <w:sz w:val="24"/>
          <w:szCs w:val="24"/>
          <w:lang w:val="en-GB"/>
        </w:rPr>
        <w:instrText>ADDIN CSL_CITATION {"citationItems":[{"id":"ITEM-1","itemData":{"author":[{"dropping-particle":"","family":"Dray","given":"Stéphane","non-dropping-particle":"","parse-names":false,"suffix":""},{"dropping-particle":"","family":"Bauman","given":"David","non-dropping-particle":"","parse-names":false,"suffix":""},{"dropping-particle":"","family":"Blanchet","given":"Guillaume","non-dropping-particle":"","parse-names":false,"suffix":""},{"dropping-particle":"","family":"Borcard","given":"Daniel","non-dropping-particle":"","parse-names":false,"suffix":""},{"dropping-particle":"","family":"Clappe","given":"Sylvie","non-dropping-particle":"","parse-names":false,"suffix":""},{"dropping-particle":"","family":"Guenard","given":"Guillaume","non-dropping-particle":"","parse-names":false,"suffix":""},{"dropping-particle":"","family":"Jombart","given":"Thibaut","non-dropping-particle":"","parse-names":false,"suffix":""},{"dropping-particle":"","family":"Larocque","given":"Guillaume","non-dropping-particle":"","parse-names":false,"suffix":""},{"dropping-particle":"","family":"Legendre","given":"Pierre","non-dropping-particle":"","parse-names":false,"suffix":""},{"dropping-particle":"","family":"Madi","given":"Naima","non-dropping-particle":"","parse-names":false,"suffix":""},{"dropping-particle":"","family":"Wagner","given":"Helene H.","non-dropping-particle":"","parse-names":false,"suffix":""}],"id":"ITEM-1","issued":{"date-parts":[["2019"]]},"number":"R package version 0.3-7","title":"adespatial: Multivariate Multiscale Spatial Analysis.","type":"article"},"uris":["http://www.mendeley.com/documents/?uuid=8074ae90-66db-446d-9125-b50ec95a8078"]}],"mendeley":{"formattedCitation":"(Dray et al., 2019)","plainTextFormattedCitation":"(Dray et al., 2019)","previouslyFormattedCitation":"(Dray et al., 2019)"},"properties":{"noteIndex":0},"schema":"https://github.com/citation-style-language/schema/raw/master/csl-citation.json"}</w:instrText>
      </w:r>
      <w:r w:rsidR="0017749B" w:rsidRPr="0007763B">
        <w:rPr>
          <w:rFonts w:ascii="Times New Roman" w:eastAsia="Times New Roman" w:hAnsi="Times New Roman" w:cs="Times New Roman"/>
          <w:sz w:val="24"/>
          <w:szCs w:val="24"/>
          <w:lang w:val="en-GB"/>
        </w:rPr>
        <w:fldChar w:fldCharType="separate"/>
      </w:r>
      <w:r w:rsidR="0017749B" w:rsidRPr="0007763B">
        <w:rPr>
          <w:rFonts w:ascii="Times New Roman" w:eastAsia="Times New Roman" w:hAnsi="Times New Roman" w:cs="Times New Roman"/>
          <w:noProof/>
          <w:sz w:val="24"/>
          <w:szCs w:val="24"/>
          <w:lang w:val="en-GB"/>
        </w:rPr>
        <w:t>(Dray et al., 2019)</w:t>
      </w:r>
      <w:r w:rsidR="0017749B" w:rsidRPr="0007763B">
        <w:rPr>
          <w:rFonts w:ascii="Times New Roman" w:eastAsia="Times New Roman" w:hAnsi="Times New Roman" w:cs="Times New Roman"/>
          <w:sz w:val="24"/>
          <w:szCs w:val="24"/>
          <w:lang w:val="en-GB"/>
        </w:rPr>
        <w:fldChar w:fldCharType="end"/>
      </w:r>
      <w:r w:rsidR="0017749B" w:rsidRPr="0007763B">
        <w:rPr>
          <w:rFonts w:ascii="Times New Roman" w:eastAsia="Times New Roman" w:hAnsi="Times New Roman" w:cs="Times New Roman"/>
          <w:sz w:val="24"/>
          <w:szCs w:val="24"/>
          <w:lang w:val="en-GB"/>
        </w:rPr>
        <w:t xml:space="preserve"> </w:t>
      </w:r>
      <w:r w:rsidR="0084240D" w:rsidRPr="0007763B">
        <w:rPr>
          <w:rFonts w:ascii="Times New Roman" w:eastAsia="Times New Roman" w:hAnsi="Times New Roman" w:cs="Times New Roman"/>
          <w:sz w:val="24"/>
          <w:szCs w:val="24"/>
          <w:lang w:val="en-GB"/>
        </w:rPr>
        <w:t>R packages for the calculations.</w:t>
      </w:r>
    </w:p>
    <w:p w14:paraId="7416F444" w14:textId="6F3F3B11" w:rsidR="00DE4C3E" w:rsidRPr="0007763B" w:rsidRDefault="00DE4C3E" w:rsidP="00A51948">
      <w:pPr>
        <w:spacing w:before="240" w:after="240" w:line="480" w:lineRule="auto"/>
        <w:rPr>
          <w:rFonts w:ascii="Times New Roman" w:eastAsia="Times New Roman" w:hAnsi="Times New Roman" w:cs="Times New Roman"/>
          <w:sz w:val="24"/>
          <w:szCs w:val="24"/>
          <w:lang w:val="en-GB"/>
        </w:rPr>
      </w:pPr>
    </w:p>
    <w:p w14:paraId="48CA0728" w14:textId="77777777" w:rsidR="00D944C3" w:rsidRPr="0007763B" w:rsidRDefault="00D944C3" w:rsidP="00A51948">
      <w:pPr>
        <w:spacing w:before="240" w:after="240" w:line="480" w:lineRule="auto"/>
        <w:rPr>
          <w:rFonts w:ascii="Times New Roman" w:eastAsia="Times New Roman" w:hAnsi="Times New Roman" w:cs="Times New Roman"/>
          <w:sz w:val="24"/>
          <w:szCs w:val="24"/>
          <w:lang w:val="en-GB"/>
        </w:rPr>
      </w:pPr>
    </w:p>
    <w:p w14:paraId="757A5791" w14:textId="5BD05992" w:rsidR="004E13A5" w:rsidRPr="0007763B" w:rsidRDefault="004E13A5" w:rsidP="00A51948">
      <w:pPr>
        <w:spacing w:before="240" w:after="240" w:line="480" w:lineRule="auto"/>
        <w:rPr>
          <w:rFonts w:ascii="Times New Roman" w:eastAsia="Times New Roman" w:hAnsi="Times New Roman" w:cs="Times New Roman"/>
          <w:b/>
          <w:sz w:val="24"/>
          <w:szCs w:val="24"/>
        </w:rPr>
      </w:pPr>
      <w:r w:rsidRPr="0007763B">
        <w:rPr>
          <w:rFonts w:ascii="Times New Roman" w:eastAsia="Times New Roman" w:hAnsi="Times New Roman" w:cs="Times New Roman"/>
          <w:b/>
          <w:sz w:val="24"/>
          <w:szCs w:val="24"/>
        </w:rPr>
        <w:t xml:space="preserve">RESULTS </w:t>
      </w:r>
      <w:r w:rsidRPr="0007763B">
        <w:rPr>
          <w:rFonts w:ascii="Times New Roman" w:eastAsia="Times New Roman" w:hAnsi="Times New Roman" w:cs="Times New Roman"/>
          <w:b/>
          <w:sz w:val="24"/>
          <w:szCs w:val="24"/>
        </w:rPr>
        <w:br/>
      </w:r>
    </w:p>
    <w:p w14:paraId="63091D10" w14:textId="6D1756D8" w:rsidR="00834A69" w:rsidRPr="0007763B" w:rsidRDefault="00834A69" w:rsidP="00A51948">
      <w:pPr>
        <w:spacing w:before="240" w:after="240" w:line="480" w:lineRule="auto"/>
        <w:rPr>
          <w:rFonts w:ascii="Times New Roman" w:eastAsia="Times New Roman" w:hAnsi="Times New Roman" w:cs="Times New Roman"/>
          <w:i/>
          <w:sz w:val="24"/>
          <w:szCs w:val="24"/>
        </w:rPr>
      </w:pPr>
      <w:r w:rsidRPr="0007763B">
        <w:rPr>
          <w:rFonts w:ascii="Times New Roman" w:eastAsia="Times New Roman" w:hAnsi="Times New Roman" w:cs="Times New Roman"/>
          <w:i/>
          <w:sz w:val="24"/>
          <w:szCs w:val="24"/>
        </w:rPr>
        <w:t>Permutation approach</w:t>
      </w:r>
    </w:p>
    <w:p w14:paraId="558D2042" w14:textId="69662D24" w:rsidR="00064F7E" w:rsidRPr="0007763B" w:rsidRDefault="00834A69" w:rsidP="00A51948">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sz w:val="24"/>
          <w:szCs w:val="24"/>
        </w:rPr>
        <w:lastRenderedPageBreak/>
        <w:t xml:space="preserve">The </w:t>
      </w:r>
      <w:commentRangeStart w:id="166"/>
      <w:r w:rsidRPr="0007763B">
        <w:rPr>
          <w:rFonts w:ascii="Times New Roman" w:eastAsia="Times New Roman" w:hAnsi="Times New Roman" w:cs="Times New Roman"/>
          <w:sz w:val="24"/>
          <w:szCs w:val="24"/>
        </w:rPr>
        <w:t xml:space="preserve">first </w:t>
      </w:r>
      <w:commentRangeEnd w:id="166"/>
      <w:r w:rsidR="008A7AF8">
        <w:rPr>
          <w:rStyle w:val="Marquedecommentaire"/>
        </w:rPr>
        <w:commentReference w:id="166"/>
      </w:r>
      <w:r w:rsidRPr="0007763B">
        <w:rPr>
          <w:rFonts w:ascii="Times New Roman" w:eastAsia="Times New Roman" w:hAnsi="Times New Roman" w:cs="Times New Roman"/>
          <w:sz w:val="24"/>
          <w:szCs w:val="24"/>
        </w:rPr>
        <w:t>permutation approach</w:t>
      </w:r>
      <w:r w:rsidR="00BA72C1">
        <w:rPr>
          <w:rFonts w:ascii="Times New Roman" w:eastAsia="Times New Roman" w:hAnsi="Times New Roman" w:cs="Times New Roman"/>
          <w:sz w:val="24"/>
          <w:szCs w:val="24"/>
        </w:rPr>
        <w:t xml:space="preserve"> (permuting loci in the same way in both samples)</w:t>
      </w:r>
      <w:r w:rsidRPr="0007763B">
        <w:rPr>
          <w:rFonts w:ascii="Times New Roman" w:eastAsia="Times New Roman" w:hAnsi="Times New Roman" w:cs="Times New Roman"/>
          <w:sz w:val="24"/>
          <w:szCs w:val="24"/>
        </w:rPr>
        <w:t xml:space="preserve"> is the only one that is functional with genetic data. Indeed, the </w:t>
      </w:r>
      <w:commentRangeStart w:id="167"/>
      <w:r w:rsidRPr="0007763B">
        <w:rPr>
          <w:rFonts w:ascii="Times New Roman" w:eastAsia="Times New Roman" w:hAnsi="Times New Roman" w:cs="Times New Roman"/>
          <w:sz w:val="24"/>
          <w:szCs w:val="24"/>
        </w:rPr>
        <w:t xml:space="preserve">second and third approaches </w:t>
      </w:r>
      <w:commentRangeEnd w:id="167"/>
      <w:r w:rsidR="008A7AF8">
        <w:rPr>
          <w:rStyle w:val="Marquedecommentaire"/>
        </w:rPr>
        <w:commentReference w:id="167"/>
      </w:r>
      <w:r w:rsidRPr="0007763B">
        <w:rPr>
          <w:rFonts w:ascii="Times New Roman" w:eastAsia="Times New Roman" w:hAnsi="Times New Roman" w:cs="Times New Roman"/>
          <w:sz w:val="24"/>
          <w:szCs w:val="24"/>
        </w:rPr>
        <w:t xml:space="preserve">most often failed to find any significant change. </w:t>
      </w:r>
      <w:commentRangeStart w:id="168"/>
      <w:r w:rsidRPr="0007763B">
        <w:rPr>
          <w:rFonts w:ascii="Times New Roman" w:eastAsia="Times New Roman" w:hAnsi="Times New Roman" w:cs="Times New Roman"/>
          <w:sz w:val="24"/>
          <w:szCs w:val="24"/>
        </w:rPr>
        <w:t>This means that they never found any false positive (FPR</w:t>
      </w:r>
      <w:r w:rsidR="00861BB3" w:rsidRPr="0007763B">
        <w:rPr>
          <w:rFonts w:ascii="Times New Roman" w:eastAsia="Times New Roman" w:hAnsi="Times New Roman" w:cs="Times New Roman"/>
          <w:sz w:val="24"/>
          <w:szCs w:val="24"/>
        </w:rPr>
        <w:t xml:space="preserve"> = 0</w:t>
      </w:r>
      <w:r w:rsidRPr="0007763B">
        <w:rPr>
          <w:rFonts w:ascii="Times New Roman" w:eastAsia="Times New Roman" w:hAnsi="Times New Roman" w:cs="Times New Roman"/>
          <w:sz w:val="24"/>
          <w:szCs w:val="24"/>
        </w:rPr>
        <w:t xml:space="preserve">), which is great, but </w:t>
      </w:r>
      <w:r w:rsidR="00861BB3" w:rsidRPr="0007763B">
        <w:rPr>
          <w:rFonts w:ascii="Times New Roman" w:eastAsia="Times New Roman" w:hAnsi="Times New Roman" w:cs="Times New Roman"/>
          <w:sz w:val="24"/>
          <w:szCs w:val="24"/>
        </w:rPr>
        <w:t xml:space="preserve">also </w:t>
      </w:r>
      <w:r w:rsidRPr="0007763B">
        <w:rPr>
          <w:rFonts w:ascii="Times New Roman" w:eastAsia="Times New Roman" w:hAnsi="Times New Roman" w:cs="Times New Roman"/>
          <w:sz w:val="24"/>
          <w:szCs w:val="24"/>
        </w:rPr>
        <w:t xml:space="preserve">that they </w:t>
      </w:r>
      <w:r w:rsidR="00861BB3" w:rsidRPr="0007763B">
        <w:rPr>
          <w:rFonts w:ascii="Times New Roman" w:eastAsia="Times New Roman" w:hAnsi="Times New Roman" w:cs="Times New Roman"/>
          <w:sz w:val="24"/>
          <w:szCs w:val="24"/>
        </w:rPr>
        <w:t>very</w:t>
      </w:r>
      <w:r w:rsidRPr="0007763B">
        <w:rPr>
          <w:rFonts w:ascii="Times New Roman" w:eastAsia="Times New Roman" w:hAnsi="Times New Roman" w:cs="Times New Roman"/>
          <w:sz w:val="24"/>
          <w:szCs w:val="24"/>
        </w:rPr>
        <w:t xml:space="preserve"> </w:t>
      </w:r>
      <w:r w:rsidR="00861BB3" w:rsidRPr="0007763B">
        <w:rPr>
          <w:rFonts w:ascii="Times New Roman" w:eastAsia="Times New Roman" w:hAnsi="Times New Roman" w:cs="Times New Roman"/>
          <w:sz w:val="24"/>
          <w:szCs w:val="24"/>
        </w:rPr>
        <w:t>rarely</w:t>
      </w:r>
      <w:r w:rsidRPr="0007763B">
        <w:rPr>
          <w:rFonts w:ascii="Times New Roman" w:eastAsia="Times New Roman" w:hAnsi="Times New Roman" w:cs="Times New Roman"/>
          <w:sz w:val="24"/>
          <w:szCs w:val="24"/>
        </w:rPr>
        <w:t xml:space="preserve"> found any true positive </w:t>
      </w:r>
      <w:r w:rsidR="00861BB3" w:rsidRPr="0007763B">
        <w:rPr>
          <w:rFonts w:ascii="Times New Roman" w:eastAsia="Times New Roman" w:hAnsi="Times New Roman" w:cs="Times New Roman"/>
          <w:sz w:val="24"/>
          <w:szCs w:val="24"/>
        </w:rPr>
        <w:t>(FNR &gt; 0.9</w:t>
      </w:r>
      <w:r w:rsidRPr="0007763B">
        <w:rPr>
          <w:rFonts w:ascii="Times New Roman" w:eastAsia="Times New Roman" w:hAnsi="Times New Roman" w:cs="Times New Roman"/>
          <w:sz w:val="24"/>
          <w:szCs w:val="24"/>
        </w:rPr>
        <w:t xml:space="preserve">), regardless of the </w:t>
      </w:r>
      <w:r w:rsidR="00861BB3" w:rsidRPr="0007763B">
        <w:rPr>
          <w:rFonts w:ascii="Times New Roman" w:eastAsia="Times New Roman" w:hAnsi="Times New Roman" w:cs="Times New Roman"/>
          <w:sz w:val="24"/>
          <w:szCs w:val="24"/>
        </w:rPr>
        <w:t xml:space="preserve">scenario or the </w:t>
      </w:r>
      <w:r w:rsidR="009D3B27">
        <w:rPr>
          <w:rFonts w:ascii="Times New Roman" w:eastAsia="Times New Roman" w:hAnsi="Times New Roman" w:cs="Times New Roman"/>
          <w:i/>
          <w:sz w:val="24"/>
          <w:szCs w:val="24"/>
        </w:rPr>
        <w:t>p</w:t>
      </w:r>
      <w:r w:rsidR="002575B1" w:rsidRPr="0007763B">
        <w:rPr>
          <w:rFonts w:ascii="Times New Roman" w:eastAsia="Times New Roman" w:hAnsi="Times New Roman" w:cs="Times New Roman"/>
          <w:sz w:val="24"/>
          <w:szCs w:val="24"/>
        </w:rPr>
        <w:t>-value</w:t>
      </w:r>
      <w:r w:rsidRPr="0007763B">
        <w:rPr>
          <w:rFonts w:ascii="Times New Roman" w:eastAsia="Times New Roman" w:hAnsi="Times New Roman" w:cs="Times New Roman"/>
          <w:sz w:val="24"/>
          <w:szCs w:val="24"/>
        </w:rPr>
        <w:t xml:space="preserve"> threshold</w:t>
      </w:r>
      <w:r w:rsidR="00F04F70" w:rsidRPr="0007763B">
        <w:rPr>
          <w:rFonts w:ascii="Times New Roman" w:eastAsia="Times New Roman" w:hAnsi="Times New Roman" w:cs="Times New Roman"/>
          <w:sz w:val="24"/>
          <w:szCs w:val="24"/>
        </w:rPr>
        <w:t xml:space="preserve"> we used</w:t>
      </w:r>
      <w:commentRangeEnd w:id="168"/>
      <w:r w:rsidR="008A7AF8">
        <w:rPr>
          <w:rStyle w:val="Marquedecommentaire"/>
        </w:rPr>
        <w:commentReference w:id="168"/>
      </w:r>
      <w:r w:rsidRPr="0007763B">
        <w:rPr>
          <w:rFonts w:ascii="Times New Roman" w:eastAsia="Times New Roman" w:hAnsi="Times New Roman" w:cs="Times New Roman"/>
          <w:sz w:val="24"/>
          <w:szCs w:val="24"/>
        </w:rPr>
        <w:t xml:space="preserve">. Because only the first approach was suitable to study simulation outputs, </w:t>
      </w:r>
      <w:r w:rsidR="00F04F70" w:rsidRPr="0007763B">
        <w:rPr>
          <w:rFonts w:ascii="Times New Roman" w:eastAsia="Times New Roman" w:hAnsi="Times New Roman" w:cs="Times New Roman"/>
          <w:sz w:val="24"/>
          <w:szCs w:val="24"/>
        </w:rPr>
        <w:t>we used it</w:t>
      </w:r>
      <w:r w:rsidRPr="0007763B">
        <w:rPr>
          <w:rFonts w:ascii="Times New Roman" w:eastAsia="Times New Roman" w:hAnsi="Times New Roman" w:cs="Times New Roman"/>
          <w:sz w:val="24"/>
          <w:szCs w:val="24"/>
        </w:rPr>
        <w:t xml:space="preserve"> for the rest of the </w:t>
      </w:r>
      <w:commentRangeStart w:id="169"/>
      <w:r w:rsidRPr="0007763B">
        <w:rPr>
          <w:rFonts w:ascii="Times New Roman" w:eastAsia="Times New Roman" w:hAnsi="Times New Roman" w:cs="Times New Roman"/>
          <w:sz w:val="24"/>
          <w:szCs w:val="24"/>
        </w:rPr>
        <w:t>analyses</w:t>
      </w:r>
      <w:commentRangeEnd w:id="169"/>
      <w:r w:rsidR="008A7AF8">
        <w:rPr>
          <w:rStyle w:val="Marquedecommentaire"/>
        </w:rPr>
        <w:commentReference w:id="169"/>
      </w:r>
      <w:r w:rsidRPr="0007763B">
        <w:rPr>
          <w:rFonts w:ascii="Times New Roman" w:eastAsia="Times New Roman" w:hAnsi="Times New Roman" w:cs="Times New Roman"/>
          <w:sz w:val="24"/>
          <w:szCs w:val="24"/>
        </w:rPr>
        <w:t>.</w:t>
      </w:r>
    </w:p>
    <w:p w14:paraId="14AB8C85" w14:textId="77777777" w:rsidR="00F136EF" w:rsidRPr="0007763B" w:rsidRDefault="00F136EF" w:rsidP="00A51948">
      <w:pPr>
        <w:spacing w:before="240" w:after="240" w:line="480" w:lineRule="auto"/>
        <w:rPr>
          <w:rFonts w:ascii="Times New Roman" w:eastAsia="Times New Roman" w:hAnsi="Times New Roman" w:cs="Times New Roman"/>
          <w:sz w:val="24"/>
          <w:szCs w:val="24"/>
        </w:rPr>
      </w:pPr>
    </w:p>
    <w:p w14:paraId="2AC8DBE1" w14:textId="736D2CCB" w:rsidR="008601CB" w:rsidRPr="0007763B" w:rsidRDefault="008601CB" w:rsidP="00A51948">
      <w:pPr>
        <w:spacing w:before="240" w:after="240" w:line="480" w:lineRule="auto"/>
        <w:rPr>
          <w:rFonts w:ascii="Times New Roman" w:eastAsia="Times New Roman" w:hAnsi="Times New Roman" w:cs="Times New Roman"/>
          <w:i/>
          <w:sz w:val="24"/>
          <w:szCs w:val="24"/>
        </w:rPr>
      </w:pPr>
      <w:r w:rsidRPr="0007763B">
        <w:rPr>
          <w:rFonts w:ascii="Times New Roman" w:eastAsia="Times New Roman" w:hAnsi="Times New Roman" w:cs="Times New Roman"/>
          <w:i/>
          <w:sz w:val="24"/>
          <w:szCs w:val="24"/>
        </w:rPr>
        <w:t xml:space="preserve">Dispersal </w:t>
      </w:r>
      <w:del w:id="170" w:author="Patrick James" w:date="2019-11-12T17:46:00Z">
        <w:r w:rsidRPr="0007763B" w:rsidDel="008A7AF8">
          <w:rPr>
            <w:rFonts w:ascii="Times New Roman" w:eastAsia="Times New Roman" w:hAnsi="Times New Roman" w:cs="Times New Roman"/>
            <w:i/>
            <w:sz w:val="24"/>
            <w:szCs w:val="24"/>
          </w:rPr>
          <w:delText>ability</w:delText>
        </w:r>
      </w:del>
    </w:p>
    <w:p w14:paraId="1F795FA4" w14:textId="0C9B16DF" w:rsidR="00E116E0" w:rsidRPr="0007763B" w:rsidRDefault="007F2596" w:rsidP="00A51948">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sz w:val="24"/>
          <w:szCs w:val="24"/>
        </w:rPr>
        <w:t>As hypothesized, t</w:t>
      </w:r>
      <w:r w:rsidR="00861BB3" w:rsidRPr="0007763B">
        <w:rPr>
          <w:rFonts w:ascii="Times New Roman" w:eastAsia="Times New Roman" w:hAnsi="Times New Roman" w:cs="Times New Roman"/>
          <w:sz w:val="24"/>
          <w:szCs w:val="24"/>
        </w:rPr>
        <w:t xml:space="preserve">he dispersal </w:t>
      </w:r>
      <w:del w:id="171" w:author="Patrick James" w:date="2019-11-12T17:47:00Z">
        <w:r w:rsidR="00861BB3" w:rsidRPr="0007763B" w:rsidDel="008A7AF8">
          <w:rPr>
            <w:rFonts w:ascii="Times New Roman" w:eastAsia="Times New Roman" w:hAnsi="Times New Roman" w:cs="Times New Roman"/>
            <w:sz w:val="24"/>
            <w:szCs w:val="24"/>
          </w:rPr>
          <w:delText xml:space="preserve">ability of an organism, relative to </w:delText>
        </w:r>
        <w:commentRangeStart w:id="172"/>
        <w:r w:rsidR="00861BB3" w:rsidRPr="0007763B" w:rsidDel="008A7AF8">
          <w:rPr>
            <w:rFonts w:ascii="Times New Roman" w:eastAsia="Times New Roman" w:hAnsi="Times New Roman" w:cs="Times New Roman"/>
            <w:sz w:val="24"/>
            <w:szCs w:val="24"/>
          </w:rPr>
          <w:delText>its landscape</w:delText>
        </w:r>
        <w:commentRangeEnd w:id="172"/>
        <w:r w:rsidR="008A7AF8" w:rsidDel="008A7AF8">
          <w:rPr>
            <w:rStyle w:val="Marquedecommentaire"/>
          </w:rPr>
          <w:commentReference w:id="172"/>
        </w:r>
      </w:del>
      <w:ins w:id="173" w:author="Patrick James" w:date="2019-11-12T17:47:00Z">
        <w:r w:rsidR="008A7AF8">
          <w:rPr>
            <w:rFonts w:ascii="Times New Roman" w:eastAsia="Times New Roman" w:hAnsi="Times New Roman" w:cs="Times New Roman"/>
            <w:sz w:val="24"/>
            <w:szCs w:val="24"/>
          </w:rPr>
          <w:t xml:space="preserve">capacity </w:t>
        </w:r>
      </w:ins>
      <w:del w:id="174" w:author="Patrick James" w:date="2019-11-12T17:47:00Z">
        <w:r w:rsidR="00861BB3" w:rsidRPr="0007763B" w:rsidDel="00692022">
          <w:rPr>
            <w:rFonts w:ascii="Times New Roman" w:eastAsia="Times New Roman" w:hAnsi="Times New Roman" w:cs="Times New Roman"/>
            <w:sz w:val="24"/>
            <w:szCs w:val="24"/>
          </w:rPr>
          <w:delText xml:space="preserve">, greatly affects our </w:delText>
        </w:r>
      </w:del>
      <w:ins w:id="175" w:author="Patrick James" w:date="2019-11-12T17:47:00Z">
        <w:r w:rsidR="00692022">
          <w:rPr>
            <w:rFonts w:ascii="Times New Roman" w:eastAsia="Times New Roman" w:hAnsi="Times New Roman" w:cs="Times New Roman"/>
            <w:sz w:val="24"/>
            <w:szCs w:val="24"/>
          </w:rPr>
          <w:t xml:space="preserve">influences our </w:t>
        </w:r>
      </w:ins>
      <w:r w:rsidR="00861BB3" w:rsidRPr="0007763B">
        <w:rPr>
          <w:rFonts w:ascii="Times New Roman" w:eastAsia="Times New Roman" w:hAnsi="Times New Roman" w:cs="Times New Roman"/>
          <w:sz w:val="24"/>
          <w:szCs w:val="24"/>
        </w:rPr>
        <w:t xml:space="preserve">ability to detect </w:t>
      </w:r>
      <w:del w:id="176" w:author="Patrick James" w:date="2019-11-12T17:46:00Z">
        <w:r w:rsidR="00861BB3" w:rsidRPr="0007763B" w:rsidDel="008A7AF8">
          <w:rPr>
            <w:rFonts w:ascii="Times New Roman" w:eastAsia="Times New Roman" w:hAnsi="Times New Roman" w:cs="Times New Roman"/>
            <w:sz w:val="24"/>
            <w:szCs w:val="24"/>
          </w:rPr>
          <w:delText xml:space="preserve">exceptional </w:delText>
        </w:r>
      </w:del>
      <w:r w:rsidR="00861BB3" w:rsidRPr="0007763B">
        <w:rPr>
          <w:rFonts w:ascii="Times New Roman" w:eastAsia="Times New Roman" w:hAnsi="Times New Roman" w:cs="Times New Roman"/>
          <w:sz w:val="24"/>
          <w:szCs w:val="24"/>
        </w:rPr>
        <w:t xml:space="preserve">temporal changes </w:t>
      </w:r>
      <w:ins w:id="177" w:author="Patrick James" w:date="2019-11-12T17:46:00Z">
        <w:r w:rsidR="008A7AF8">
          <w:rPr>
            <w:rFonts w:ascii="Times New Roman" w:eastAsia="Times New Roman" w:hAnsi="Times New Roman" w:cs="Times New Roman"/>
            <w:sz w:val="24"/>
            <w:szCs w:val="24"/>
          </w:rPr>
          <w:t>in genetic diversity</w:t>
        </w:r>
      </w:ins>
      <w:del w:id="178" w:author="Patrick James" w:date="2019-11-12T17:48:00Z">
        <w:r w:rsidR="00861BB3" w:rsidRPr="0007763B" w:rsidDel="00692022">
          <w:rPr>
            <w:rFonts w:ascii="Times New Roman" w:eastAsia="Times New Roman" w:hAnsi="Times New Roman" w:cs="Times New Roman"/>
            <w:sz w:val="24"/>
            <w:szCs w:val="24"/>
          </w:rPr>
          <w:delText xml:space="preserve">from </w:delText>
        </w:r>
        <w:commentRangeStart w:id="179"/>
        <w:r w:rsidR="00861BB3" w:rsidRPr="0007763B" w:rsidDel="00692022">
          <w:rPr>
            <w:rFonts w:ascii="Times New Roman" w:eastAsia="Times New Roman" w:hAnsi="Times New Roman" w:cs="Times New Roman"/>
            <w:sz w:val="24"/>
            <w:szCs w:val="24"/>
          </w:rPr>
          <w:delText>limited genetic datasets</w:delText>
        </w:r>
        <w:commentRangeEnd w:id="179"/>
        <w:r w:rsidR="008A7AF8" w:rsidDel="00692022">
          <w:rPr>
            <w:rStyle w:val="Marquedecommentaire"/>
          </w:rPr>
          <w:commentReference w:id="179"/>
        </w:r>
      </w:del>
      <w:r w:rsidR="00861BB3" w:rsidRPr="0007763B">
        <w:rPr>
          <w:rFonts w:ascii="Times New Roman" w:eastAsia="Times New Roman" w:hAnsi="Times New Roman" w:cs="Times New Roman"/>
          <w:sz w:val="24"/>
          <w:szCs w:val="24"/>
        </w:rPr>
        <w:t xml:space="preserve">. </w:t>
      </w:r>
      <w:del w:id="180" w:author="Patrick James" w:date="2019-11-12T17:48:00Z">
        <w:r w:rsidR="00861BB3" w:rsidRPr="0007763B" w:rsidDel="00692022">
          <w:rPr>
            <w:rFonts w:ascii="Times New Roman" w:eastAsia="Times New Roman" w:hAnsi="Times New Roman" w:cs="Times New Roman"/>
            <w:sz w:val="24"/>
            <w:szCs w:val="24"/>
          </w:rPr>
          <w:delText xml:space="preserve">Indeed, </w:delText>
        </w:r>
        <w:r w:rsidR="001079BE" w:rsidRPr="0007763B" w:rsidDel="00692022">
          <w:rPr>
            <w:rFonts w:ascii="Times New Roman" w:eastAsia="Times New Roman" w:hAnsi="Times New Roman" w:cs="Times New Roman"/>
            <w:sz w:val="24"/>
            <w:szCs w:val="24"/>
          </w:rPr>
          <w:delText>w</w:delText>
        </w:r>
      </w:del>
      <w:ins w:id="181" w:author="Patrick James" w:date="2019-11-12T17:48:00Z">
        <w:r w:rsidR="00692022">
          <w:rPr>
            <w:rFonts w:ascii="Times New Roman" w:eastAsia="Times New Roman" w:hAnsi="Times New Roman" w:cs="Times New Roman"/>
            <w:sz w:val="24"/>
            <w:szCs w:val="24"/>
          </w:rPr>
          <w:t>W</w:t>
        </w:r>
      </w:ins>
      <w:r w:rsidR="001079BE" w:rsidRPr="0007763B">
        <w:rPr>
          <w:rFonts w:ascii="Times New Roman" w:eastAsia="Times New Roman" w:hAnsi="Times New Roman" w:cs="Times New Roman"/>
          <w:sz w:val="24"/>
          <w:szCs w:val="24"/>
        </w:rPr>
        <w:t xml:space="preserve">hen </w:t>
      </w:r>
      <w:del w:id="182" w:author="Patrick James" w:date="2019-11-12T17:48:00Z">
        <w:r w:rsidR="001079BE" w:rsidRPr="0007763B" w:rsidDel="00692022">
          <w:rPr>
            <w:rFonts w:ascii="Times New Roman" w:eastAsia="Times New Roman" w:hAnsi="Times New Roman" w:cs="Times New Roman"/>
            <w:sz w:val="24"/>
            <w:szCs w:val="24"/>
          </w:rPr>
          <w:delText xml:space="preserve">we group </w:delText>
        </w:r>
      </w:del>
      <w:commentRangeStart w:id="183"/>
      <w:ins w:id="184" w:author="Patrick James" w:date="2019-11-12T17:48:00Z">
        <w:r w:rsidR="00692022">
          <w:rPr>
            <w:rFonts w:ascii="Times New Roman" w:eastAsia="Times New Roman" w:hAnsi="Times New Roman" w:cs="Times New Roman"/>
            <w:sz w:val="24"/>
            <w:szCs w:val="24"/>
          </w:rPr>
          <w:t xml:space="preserve">grouping </w:t>
        </w:r>
      </w:ins>
      <w:r w:rsidR="001079BE" w:rsidRPr="0007763B">
        <w:rPr>
          <w:rFonts w:ascii="Times New Roman" w:eastAsia="Times New Roman" w:hAnsi="Times New Roman" w:cs="Times New Roman"/>
          <w:sz w:val="24"/>
          <w:szCs w:val="24"/>
        </w:rPr>
        <w:t xml:space="preserve">scenarios </w:t>
      </w:r>
      <w:commentRangeEnd w:id="183"/>
      <w:r w:rsidR="007F43DF">
        <w:rPr>
          <w:rStyle w:val="Marquedecommentaire"/>
        </w:rPr>
        <w:commentReference w:id="183"/>
      </w:r>
      <w:r w:rsidR="001079BE" w:rsidRPr="0007763B">
        <w:rPr>
          <w:rFonts w:ascii="Times New Roman" w:eastAsia="Times New Roman" w:hAnsi="Times New Roman" w:cs="Times New Roman"/>
          <w:sz w:val="24"/>
          <w:szCs w:val="24"/>
        </w:rPr>
        <w:t xml:space="preserve">with the same dispersal </w:t>
      </w:r>
      <w:del w:id="185" w:author="Patrick James" w:date="2019-11-12T17:48:00Z">
        <w:r w:rsidR="001079BE" w:rsidRPr="0007763B" w:rsidDel="00692022">
          <w:rPr>
            <w:rFonts w:ascii="Times New Roman" w:eastAsia="Times New Roman" w:hAnsi="Times New Roman" w:cs="Times New Roman"/>
            <w:sz w:val="24"/>
            <w:szCs w:val="24"/>
          </w:rPr>
          <w:delText xml:space="preserve">parameters </w:delText>
        </w:r>
      </w:del>
      <w:ins w:id="186" w:author="Patrick James" w:date="2019-11-12T17:48:00Z">
        <w:r w:rsidR="00692022">
          <w:rPr>
            <w:rFonts w:ascii="Times New Roman" w:eastAsia="Times New Roman" w:hAnsi="Times New Roman" w:cs="Times New Roman"/>
            <w:sz w:val="24"/>
            <w:szCs w:val="24"/>
          </w:rPr>
          <w:t xml:space="preserve">level </w:t>
        </w:r>
      </w:ins>
      <w:r w:rsidR="001079BE" w:rsidRPr="0007763B">
        <w:rPr>
          <w:rFonts w:ascii="Times New Roman" w:eastAsia="Times New Roman" w:hAnsi="Times New Roman" w:cs="Times New Roman"/>
          <w:sz w:val="24"/>
          <w:szCs w:val="24"/>
        </w:rPr>
        <w:t>(</w:t>
      </w:r>
      <w:ins w:id="187" w:author="Patrick James" w:date="2019-11-12T17:48:00Z">
        <w:r w:rsidR="00692022">
          <w:rPr>
            <w:rFonts w:ascii="Times New Roman" w:eastAsia="Times New Roman" w:hAnsi="Times New Roman" w:cs="Times New Roman"/>
            <w:sz w:val="24"/>
            <w:szCs w:val="24"/>
          </w:rPr>
          <w:t xml:space="preserve">i.e., </w:t>
        </w:r>
      </w:ins>
      <w:r w:rsidR="001079BE" w:rsidRPr="0007763B">
        <w:rPr>
          <w:rFonts w:ascii="Times New Roman" w:eastAsia="Times New Roman" w:hAnsi="Times New Roman" w:cs="Times New Roman"/>
          <w:sz w:val="24"/>
          <w:szCs w:val="24"/>
        </w:rPr>
        <w:t>low, intermediate, high)</w:t>
      </w:r>
      <w:del w:id="188" w:author="Patrick James" w:date="2019-11-12T17:48:00Z">
        <w:r w:rsidR="00E51646" w:rsidRPr="0007763B" w:rsidDel="00692022">
          <w:rPr>
            <w:rFonts w:ascii="Times New Roman" w:eastAsia="Times New Roman" w:hAnsi="Times New Roman" w:cs="Times New Roman"/>
            <w:sz w:val="24"/>
            <w:szCs w:val="24"/>
          </w:rPr>
          <w:delText xml:space="preserve"> together</w:delText>
        </w:r>
      </w:del>
      <w:r w:rsidR="001079BE" w:rsidRPr="0007763B">
        <w:rPr>
          <w:rFonts w:ascii="Times New Roman" w:eastAsia="Times New Roman" w:hAnsi="Times New Roman" w:cs="Times New Roman"/>
          <w:sz w:val="24"/>
          <w:szCs w:val="24"/>
        </w:rPr>
        <w:t xml:space="preserve">, FNR </w:t>
      </w:r>
      <w:r w:rsidR="00E51646" w:rsidRPr="0007763B">
        <w:rPr>
          <w:rFonts w:ascii="Times New Roman" w:eastAsia="Times New Roman" w:hAnsi="Times New Roman" w:cs="Times New Roman"/>
          <w:sz w:val="24"/>
          <w:szCs w:val="24"/>
        </w:rPr>
        <w:t>and FPR substantially</w:t>
      </w:r>
      <w:r w:rsidR="001079BE" w:rsidRPr="0007763B">
        <w:rPr>
          <w:rFonts w:ascii="Times New Roman" w:eastAsia="Times New Roman" w:hAnsi="Times New Roman" w:cs="Times New Roman"/>
          <w:sz w:val="24"/>
          <w:szCs w:val="24"/>
        </w:rPr>
        <w:t xml:space="preserve"> increase with dispersal intensity (Fig. </w:t>
      </w:r>
      <w:r w:rsidR="004170BB">
        <w:rPr>
          <w:rFonts w:ascii="Times New Roman" w:eastAsia="Times New Roman" w:hAnsi="Times New Roman" w:cs="Times New Roman"/>
          <w:sz w:val="24"/>
          <w:szCs w:val="24"/>
        </w:rPr>
        <w:t>2</w:t>
      </w:r>
      <w:r w:rsidR="001079BE" w:rsidRPr="0007763B">
        <w:rPr>
          <w:rFonts w:ascii="Times New Roman" w:eastAsia="Times New Roman" w:hAnsi="Times New Roman" w:cs="Times New Roman"/>
          <w:sz w:val="24"/>
          <w:szCs w:val="24"/>
        </w:rPr>
        <w:t>).</w:t>
      </w:r>
      <w:r w:rsidR="00DE7729" w:rsidRPr="0007763B">
        <w:rPr>
          <w:rFonts w:ascii="Times New Roman" w:eastAsia="Times New Roman" w:hAnsi="Times New Roman" w:cs="Times New Roman"/>
          <w:sz w:val="24"/>
          <w:szCs w:val="24"/>
        </w:rPr>
        <w:t xml:space="preserve"> </w:t>
      </w:r>
      <w:r w:rsidR="00A44CD5" w:rsidRPr="0007763B">
        <w:rPr>
          <w:rFonts w:ascii="Times New Roman" w:eastAsia="Times New Roman" w:hAnsi="Times New Roman" w:cs="Times New Roman"/>
          <w:sz w:val="24"/>
          <w:szCs w:val="24"/>
        </w:rPr>
        <w:t>Thi</w:t>
      </w:r>
      <w:r w:rsidR="004170BB">
        <w:rPr>
          <w:rFonts w:ascii="Times New Roman" w:eastAsia="Times New Roman" w:hAnsi="Times New Roman" w:cs="Times New Roman"/>
          <w:sz w:val="24"/>
          <w:szCs w:val="24"/>
        </w:rPr>
        <w:t>s is true regardless of the</w:t>
      </w:r>
      <w:r w:rsidR="00A44CD5" w:rsidRPr="0007763B">
        <w:rPr>
          <w:rFonts w:ascii="Times New Roman" w:eastAsia="Times New Roman" w:hAnsi="Times New Roman" w:cs="Times New Roman"/>
          <w:sz w:val="24"/>
          <w:szCs w:val="24"/>
        </w:rPr>
        <w:t xml:space="preserve"> threshold </w:t>
      </w:r>
      <w:r w:rsidR="004170BB">
        <w:rPr>
          <w:rFonts w:ascii="Times New Roman" w:eastAsia="Times New Roman" w:hAnsi="Times New Roman" w:cs="Times New Roman"/>
          <w:sz w:val="24"/>
          <w:szCs w:val="24"/>
        </w:rPr>
        <w:t xml:space="preserve">used, </w:t>
      </w:r>
      <w:r w:rsidR="00A44CD5" w:rsidRPr="0007763B">
        <w:rPr>
          <w:rFonts w:ascii="Times New Roman" w:eastAsia="Times New Roman" w:hAnsi="Times New Roman" w:cs="Times New Roman"/>
          <w:sz w:val="24"/>
          <w:szCs w:val="24"/>
        </w:rPr>
        <w:t>and the bigger the threshold, the larger the difference between average values of FPR of th</w:t>
      </w:r>
      <w:r w:rsidR="00161403" w:rsidRPr="0007763B">
        <w:rPr>
          <w:rFonts w:ascii="Times New Roman" w:eastAsia="Times New Roman" w:hAnsi="Times New Roman" w:cs="Times New Roman"/>
          <w:sz w:val="24"/>
          <w:szCs w:val="24"/>
        </w:rPr>
        <w:t>e three scenario</w:t>
      </w:r>
      <w:r w:rsidR="004170BB">
        <w:rPr>
          <w:rFonts w:ascii="Times New Roman" w:eastAsia="Times New Roman" w:hAnsi="Times New Roman" w:cs="Times New Roman"/>
          <w:sz w:val="24"/>
          <w:szCs w:val="24"/>
        </w:rPr>
        <w:t>s</w:t>
      </w:r>
      <w:r w:rsidR="00A44CD5" w:rsidRPr="0007763B">
        <w:rPr>
          <w:rFonts w:ascii="Times New Roman" w:eastAsia="Times New Roman" w:hAnsi="Times New Roman" w:cs="Times New Roman"/>
          <w:sz w:val="24"/>
          <w:szCs w:val="24"/>
        </w:rPr>
        <w:t xml:space="preserve">. </w:t>
      </w:r>
      <w:r w:rsidR="00DE7729" w:rsidRPr="0007763B">
        <w:rPr>
          <w:rFonts w:ascii="Times New Roman" w:eastAsia="Times New Roman" w:hAnsi="Times New Roman" w:cs="Times New Roman"/>
          <w:sz w:val="24"/>
          <w:szCs w:val="24"/>
        </w:rPr>
        <w:t>For example, at the ubiquitous 0.0</w:t>
      </w:r>
      <w:r w:rsidR="006A2E72" w:rsidRPr="0007763B">
        <w:rPr>
          <w:rFonts w:ascii="Times New Roman" w:eastAsia="Times New Roman" w:hAnsi="Times New Roman" w:cs="Times New Roman"/>
          <w:sz w:val="24"/>
          <w:szCs w:val="24"/>
        </w:rPr>
        <w:t>5</w:t>
      </w:r>
      <w:r w:rsidR="00F6615F" w:rsidRPr="0007763B">
        <w:rPr>
          <w:rFonts w:ascii="Times New Roman" w:eastAsia="Times New Roman" w:hAnsi="Times New Roman" w:cs="Times New Roman"/>
          <w:sz w:val="24"/>
          <w:szCs w:val="24"/>
        </w:rPr>
        <w:t xml:space="preserve"> threshold</w:t>
      </w:r>
      <w:r w:rsidR="00C60673" w:rsidRPr="0007763B">
        <w:rPr>
          <w:rFonts w:ascii="Times New Roman" w:eastAsia="Times New Roman" w:hAnsi="Times New Roman" w:cs="Times New Roman"/>
          <w:sz w:val="24"/>
          <w:szCs w:val="24"/>
        </w:rPr>
        <w:t>,</w:t>
      </w:r>
      <w:r w:rsidR="00E51646" w:rsidRPr="0007763B">
        <w:rPr>
          <w:rFonts w:ascii="Times New Roman" w:eastAsia="Times New Roman" w:hAnsi="Times New Roman" w:cs="Times New Roman"/>
          <w:sz w:val="24"/>
          <w:szCs w:val="24"/>
        </w:rPr>
        <w:t xml:space="preserve"> which</w:t>
      </w:r>
      <w:r w:rsidR="00A211B7" w:rsidRPr="0007763B">
        <w:rPr>
          <w:rFonts w:ascii="Times New Roman" w:eastAsia="Times New Roman" w:hAnsi="Times New Roman" w:cs="Times New Roman"/>
          <w:sz w:val="24"/>
          <w:szCs w:val="24"/>
        </w:rPr>
        <w:t xml:space="preserve"> here</w:t>
      </w:r>
      <w:r w:rsidR="00E51646" w:rsidRPr="0007763B">
        <w:rPr>
          <w:rFonts w:ascii="Times New Roman" w:eastAsia="Times New Roman" w:hAnsi="Times New Roman" w:cs="Times New Roman"/>
          <w:sz w:val="24"/>
          <w:szCs w:val="24"/>
        </w:rPr>
        <w:t xml:space="preserve"> seems to be</w:t>
      </w:r>
      <w:r w:rsidR="00A211B7" w:rsidRPr="0007763B">
        <w:rPr>
          <w:rFonts w:ascii="Times New Roman" w:eastAsia="Times New Roman" w:hAnsi="Times New Roman" w:cs="Times New Roman"/>
          <w:sz w:val="24"/>
          <w:szCs w:val="24"/>
        </w:rPr>
        <w:t xml:space="preserve"> a decent</w:t>
      </w:r>
      <w:r w:rsidR="00E51646" w:rsidRPr="0007763B">
        <w:rPr>
          <w:rFonts w:ascii="Times New Roman" w:eastAsia="Times New Roman" w:hAnsi="Times New Roman" w:cs="Times New Roman"/>
          <w:sz w:val="24"/>
          <w:szCs w:val="24"/>
        </w:rPr>
        <w:t xml:space="preserve"> compromise between low FNR and FPR, </w:t>
      </w:r>
      <w:r w:rsidR="00A211B7" w:rsidRPr="0007763B">
        <w:rPr>
          <w:rFonts w:ascii="Times New Roman" w:eastAsia="Times New Roman" w:hAnsi="Times New Roman" w:cs="Times New Roman"/>
          <w:sz w:val="24"/>
          <w:szCs w:val="24"/>
        </w:rPr>
        <w:t xml:space="preserve">average </w:t>
      </w:r>
      <w:r w:rsidR="00E51646" w:rsidRPr="0007763B">
        <w:rPr>
          <w:rFonts w:ascii="Times New Roman" w:eastAsia="Times New Roman" w:hAnsi="Times New Roman" w:cs="Times New Roman"/>
          <w:sz w:val="24"/>
          <w:szCs w:val="24"/>
        </w:rPr>
        <w:t>FNR</w:t>
      </w:r>
      <w:r w:rsidR="00A211B7" w:rsidRPr="0007763B">
        <w:rPr>
          <w:rFonts w:ascii="Times New Roman" w:eastAsia="Times New Roman" w:hAnsi="Times New Roman" w:cs="Times New Roman"/>
          <w:sz w:val="24"/>
          <w:szCs w:val="24"/>
        </w:rPr>
        <w:t xml:space="preserve"> values</w:t>
      </w:r>
      <w:r w:rsidR="00E51646" w:rsidRPr="0007763B">
        <w:rPr>
          <w:rFonts w:ascii="Times New Roman" w:eastAsia="Times New Roman" w:hAnsi="Times New Roman" w:cs="Times New Roman"/>
          <w:sz w:val="24"/>
          <w:szCs w:val="24"/>
        </w:rPr>
        <w:t xml:space="preserve"> </w:t>
      </w:r>
      <w:r w:rsidR="00A211B7" w:rsidRPr="0007763B">
        <w:rPr>
          <w:rFonts w:ascii="Times New Roman" w:eastAsia="Times New Roman" w:hAnsi="Times New Roman" w:cs="Times New Roman"/>
          <w:sz w:val="24"/>
          <w:szCs w:val="24"/>
        </w:rPr>
        <w:t>are</w:t>
      </w:r>
      <w:r w:rsidR="00C074BE" w:rsidRPr="0007763B">
        <w:rPr>
          <w:rFonts w:ascii="Times New Roman" w:hAnsi="Times New Roman" w:cs="Times New Roman"/>
          <w:sz w:val="24"/>
          <w:szCs w:val="24"/>
        </w:rPr>
        <w:t xml:space="preserve"> </w:t>
      </w:r>
      <w:r w:rsidR="00BF78ED" w:rsidRPr="0007763B">
        <w:rPr>
          <w:rFonts w:ascii="Times New Roman" w:eastAsia="Times New Roman" w:hAnsi="Times New Roman" w:cs="Times New Roman"/>
          <w:sz w:val="24"/>
          <w:szCs w:val="24"/>
        </w:rPr>
        <w:t>0.1210</w:t>
      </w:r>
      <w:r w:rsidR="00A211B7" w:rsidRPr="0007763B">
        <w:rPr>
          <w:rFonts w:ascii="Times New Roman" w:eastAsia="Times New Roman" w:hAnsi="Times New Roman" w:cs="Times New Roman"/>
          <w:sz w:val="24"/>
          <w:szCs w:val="24"/>
        </w:rPr>
        <w:t>,</w:t>
      </w:r>
      <w:r w:rsidR="00C074BE" w:rsidRPr="0007763B">
        <w:rPr>
          <w:rFonts w:ascii="Times New Roman" w:eastAsia="Times New Roman" w:hAnsi="Times New Roman" w:cs="Times New Roman"/>
          <w:sz w:val="24"/>
          <w:szCs w:val="24"/>
        </w:rPr>
        <w:t xml:space="preserve"> </w:t>
      </w:r>
      <w:r w:rsidR="00BF78ED" w:rsidRPr="0007763B">
        <w:rPr>
          <w:rFonts w:ascii="Times New Roman" w:eastAsia="Times New Roman" w:hAnsi="Times New Roman" w:cs="Times New Roman"/>
          <w:sz w:val="24"/>
          <w:szCs w:val="24"/>
        </w:rPr>
        <w:t>0.1727</w:t>
      </w:r>
      <w:r w:rsidR="00C074BE" w:rsidRPr="0007763B">
        <w:rPr>
          <w:rFonts w:ascii="Times New Roman" w:eastAsia="Times New Roman" w:hAnsi="Times New Roman" w:cs="Times New Roman"/>
          <w:sz w:val="24"/>
          <w:szCs w:val="24"/>
        </w:rPr>
        <w:t xml:space="preserve"> and </w:t>
      </w:r>
      <w:r w:rsidR="00BF78ED" w:rsidRPr="0007763B">
        <w:rPr>
          <w:rFonts w:ascii="Times New Roman" w:eastAsia="Times New Roman" w:hAnsi="Times New Roman" w:cs="Times New Roman"/>
          <w:sz w:val="24"/>
          <w:szCs w:val="24"/>
        </w:rPr>
        <w:t>0.3702</w:t>
      </w:r>
      <w:r w:rsidR="00A211B7" w:rsidRPr="0007763B">
        <w:rPr>
          <w:rFonts w:ascii="Times New Roman" w:eastAsia="Times New Roman" w:hAnsi="Times New Roman" w:cs="Times New Roman"/>
          <w:sz w:val="24"/>
          <w:szCs w:val="24"/>
        </w:rPr>
        <w:t>,</w:t>
      </w:r>
      <w:r w:rsidR="00C074BE" w:rsidRPr="0007763B">
        <w:rPr>
          <w:rFonts w:ascii="Times New Roman" w:eastAsia="Times New Roman" w:hAnsi="Times New Roman" w:cs="Times New Roman"/>
          <w:sz w:val="24"/>
          <w:szCs w:val="24"/>
        </w:rPr>
        <w:t xml:space="preserve"> for the </w:t>
      </w:r>
      <w:r w:rsidR="00A211B7" w:rsidRPr="0007763B">
        <w:rPr>
          <w:rFonts w:ascii="Times New Roman" w:eastAsia="Times New Roman" w:hAnsi="Times New Roman" w:cs="Times New Roman"/>
          <w:sz w:val="24"/>
          <w:szCs w:val="24"/>
        </w:rPr>
        <w:t xml:space="preserve">low, </w:t>
      </w:r>
      <w:r w:rsidR="00C074BE" w:rsidRPr="0007763B">
        <w:rPr>
          <w:rFonts w:ascii="Times New Roman" w:eastAsia="Times New Roman" w:hAnsi="Times New Roman" w:cs="Times New Roman"/>
          <w:sz w:val="24"/>
          <w:szCs w:val="24"/>
        </w:rPr>
        <w:t xml:space="preserve">intermediate and high dispersal </w:t>
      </w:r>
      <w:r w:rsidR="00A211B7" w:rsidRPr="0007763B">
        <w:rPr>
          <w:rFonts w:ascii="Times New Roman" w:eastAsia="Times New Roman" w:hAnsi="Times New Roman" w:cs="Times New Roman"/>
          <w:sz w:val="24"/>
          <w:szCs w:val="24"/>
        </w:rPr>
        <w:t>scenarios</w:t>
      </w:r>
      <w:r w:rsidR="00C074BE" w:rsidRPr="0007763B">
        <w:rPr>
          <w:rFonts w:ascii="Times New Roman" w:eastAsia="Times New Roman" w:hAnsi="Times New Roman" w:cs="Times New Roman"/>
          <w:sz w:val="24"/>
          <w:szCs w:val="24"/>
        </w:rPr>
        <w:t xml:space="preserve"> respectively. At this threshold and for the same scenario groups, FPR also increases, from</w:t>
      </w:r>
      <w:r w:rsidR="006A2E72" w:rsidRPr="0007763B">
        <w:rPr>
          <w:rFonts w:ascii="Times New Roman" w:eastAsia="Times New Roman" w:hAnsi="Times New Roman" w:cs="Times New Roman"/>
          <w:sz w:val="24"/>
          <w:szCs w:val="24"/>
        </w:rPr>
        <w:t xml:space="preserve"> </w:t>
      </w:r>
      <w:r w:rsidR="00BF78ED" w:rsidRPr="0007763B">
        <w:rPr>
          <w:rFonts w:ascii="Times New Roman" w:eastAsia="Times New Roman" w:hAnsi="Times New Roman" w:cs="Times New Roman"/>
          <w:sz w:val="24"/>
          <w:szCs w:val="24"/>
        </w:rPr>
        <w:t>0.0107</w:t>
      </w:r>
      <w:r w:rsidR="00C074BE" w:rsidRPr="0007763B">
        <w:rPr>
          <w:rFonts w:ascii="Times New Roman" w:eastAsia="Times New Roman" w:hAnsi="Times New Roman" w:cs="Times New Roman"/>
          <w:sz w:val="24"/>
          <w:szCs w:val="24"/>
        </w:rPr>
        <w:t xml:space="preserve"> to </w:t>
      </w:r>
      <w:r w:rsidR="00BF78ED" w:rsidRPr="0007763B">
        <w:rPr>
          <w:rFonts w:ascii="Times New Roman" w:eastAsia="Times New Roman" w:hAnsi="Times New Roman" w:cs="Times New Roman"/>
          <w:sz w:val="24"/>
          <w:szCs w:val="24"/>
        </w:rPr>
        <w:t>0.0138</w:t>
      </w:r>
      <w:r w:rsidR="006A2E72" w:rsidRPr="0007763B">
        <w:rPr>
          <w:rFonts w:ascii="Times New Roman" w:eastAsia="Times New Roman" w:hAnsi="Times New Roman" w:cs="Times New Roman"/>
          <w:sz w:val="24"/>
          <w:szCs w:val="24"/>
        </w:rPr>
        <w:t xml:space="preserve"> and </w:t>
      </w:r>
      <w:r w:rsidR="00BF78ED" w:rsidRPr="0007763B">
        <w:rPr>
          <w:rFonts w:ascii="Times New Roman" w:eastAsia="Times New Roman" w:hAnsi="Times New Roman" w:cs="Times New Roman"/>
          <w:sz w:val="24"/>
          <w:szCs w:val="24"/>
        </w:rPr>
        <w:t>0.0244</w:t>
      </w:r>
      <w:r w:rsidR="006B7759" w:rsidRPr="0007763B">
        <w:rPr>
          <w:rFonts w:ascii="Times New Roman" w:eastAsia="Times New Roman" w:hAnsi="Times New Roman" w:cs="Times New Roman"/>
          <w:sz w:val="24"/>
          <w:szCs w:val="24"/>
        </w:rPr>
        <w:t>.</w:t>
      </w:r>
    </w:p>
    <w:p w14:paraId="14AF72A4" w14:textId="767431F7" w:rsidR="00F136EF" w:rsidRPr="0007763B" w:rsidRDefault="00E116E0" w:rsidP="00A51948">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noProof/>
          <w:sz w:val="24"/>
          <w:szCs w:val="24"/>
        </w:rPr>
        <w:lastRenderedPageBreak/>
        <mc:AlternateContent>
          <mc:Choice Requires="wps">
            <w:drawing>
              <wp:anchor distT="45720" distB="45720" distL="114300" distR="114300" simplePos="0" relativeHeight="251658240" behindDoc="0" locked="0" layoutInCell="1" allowOverlap="1" wp14:anchorId="68CEFCC6" wp14:editId="782F64D3">
                <wp:simplePos x="0" y="0"/>
                <wp:positionH relativeFrom="column">
                  <wp:posOffset>4210050</wp:posOffset>
                </wp:positionH>
                <wp:positionV relativeFrom="paragraph">
                  <wp:posOffset>86995</wp:posOffset>
                </wp:positionV>
                <wp:extent cx="371475" cy="474980"/>
                <wp:effectExtent l="0" t="0" r="0" b="1270"/>
                <wp:wrapNone/>
                <wp:docPr id="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 cy="474980"/>
                        </a:xfrm>
                        <a:prstGeom prst="rect">
                          <a:avLst/>
                        </a:prstGeom>
                        <a:noFill/>
                        <a:ln w="9525">
                          <a:noFill/>
                          <a:miter lim="800000"/>
                          <a:headEnd/>
                          <a:tailEnd/>
                        </a:ln>
                      </wps:spPr>
                      <wps:txbx>
                        <w:txbxContent>
                          <w:p w14:paraId="18868624" w14:textId="7D5EBBEE" w:rsidR="008B2DA1" w:rsidRPr="00F6615F" w:rsidRDefault="008B2DA1" w:rsidP="00F6615F">
                            <w:pPr>
                              <w:rPr>
                                <w:rFonts w:ascii="Times New Roman" w:hAnsi="Times New Roman" w:cs="Times New Roman"/>
                                <w:sz w:val="40"/>
                                <w:szCs w:val="40"/>
                                <w:lang w:val="fr-CA"/>
                              </w:rPr>
                            </w:pPr>
                            <w:r>
                              <w:rPr>
                                <w:rFonts w:ascii="Times New Roman" w:hAnsi="Times New Roman" w:cs="Times New Roman"/>
                                <w:sz w:val="40"/>
                                <w:szCs w:val="40"/>
                                <w:lang w:val="fr-CA"/>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8CEFCC6" id="_x0000_t202" coordsize="21600,21600" o:spt="202" path="m,l,21600r21600,l21600,xe">
                <v:stroke joinstyle="miter"/>
                <v:path gradientshapeok="t" o:connecttype="rect"/>
              </v:shapetype>
              <v:shape id="Zone de texte 2" o:spid="_x0000_s1026" type="#_x0000_t202" style="position:absolute;margin-left:331.5pt;margin-top:6.85pt;width:29.25pt;height:37.4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" filled="f" stroked="f">
                <v:textbox>
                  <w:txbxContent>
                    <w:p w14:paraId="18868624" w14:textId="7D5EBBEE" w:rsidR="008B2DA1" w:rsidRPr="00F6615F" w:rsidRDefault="008B2DA1" w:rsidP="00F6615F">
                      <w:pPr>
                        <w:rPr>
                          <w:rFonts w:ascii="Times New Roman" w:hAnsi="Times New Roman" w:cs="Times New Roman"/>
                          <w:sz w:val="40"/>
                          <w:szCs w:val="40"/>
                          <w:lang w:val="fr-CA"/>
                        </w:rPr>
                      </w:pPr>
                      <w:r>
                        <w:rPr>
                          <w:rFonts w:ascii="Times New Roman" w:hAnsi="Times New Roman" w:cs="Times New Roman"/>
                          <w:sz w:val="40"/>
                          <w:szCs w:val="40"/>
                          <w:lang w:val="fr-CA"/>
                        </w:rPr>
                        <w:t>C</w:t>
                      </w:r>
                    </w:p>
                  </w:txbxContent>
                </v:textbox>
              </v:shape>
            </w:pict>
          </mc:Fallback>
        </mc:AlternateContent>
      </w:r>
      <w:r w:rsidRPr="0007763B">
        <w:rPr>
          <w:rFonts w:ascii="Times New Roman" w:eastAsia="Times New Roman" w:hAnsi="Times New Roman" w:cs="Times New Roman"/>
          <w:noProof/>
          <w:sz w:val="24"/>
          <w:szCs w:val="24"/>
        </w:rPr>
        <mc:AlternateContent>
          <mc:Choice Requires="wps">
            <w:drawing>
              <wp:anchor distT="45720" distB="45720" distL="114300" distR="114300" simplePos="0" relativeHeight="251660288" behindDoc="0" locked="0" layoutInCell="1" allowOverlap="1" wp14:anchorId="1FB7FB5A" wp14:editId="4D3BE2E5">
                <wp:simplePos x="0" y="0"/>
                <wp:positionH relativeFrom="column">
                  <wp:posOffset>2395855</wp:posOffset>
                </wp:positionH>
                <wp:positionV relativeFrom="paragraph">
                  <wp:posOffset>86995</wp:posOffset>
                </wp:positionV>
                <wp:extent cx="371475" cy="474980"/>
                <wp:effectExtent l="0" t="0" r="0" b="1270"/>
                <wp:wrapNone/>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 cy="474980"/>
                        </a:xfrm>
                        <a:prstGeom prst="rect">
                          <a:avLst/>
                        </a:prstGeom>
                        <a:noFill/>
                        <a:ln w="9525">
                          <a:noFill/>
                          <a:miter lim="800000"/>
                          <a:headEnd/>
                          <a:tailEnd/>
                        </a:ln>
                      </wps:spPr>
                      <wps:txbx>
                        <w:txbxContent>
                          <w:p w14:paraId="687D1DA4" w14:textId="1A34F86F" w:rsidR="008B2DA1" w:rsidRPr="00F6615F" w:rsidRDefault="008B2DA1" w:rsidP="00F6615F">
                            <w:pPr>
                              <w:rPr>
                                <w:rFonts w:ascii="Times New Roman" w:hAnsi="Times New Roman" w:cs="Times New Roman"/>
                                <w:sz w:val="40"/>
                                <w:szCs w:val="40"/>
                                <w:lang w:val="fr-CA"/>
                              </w:rPr>
                            </w:pPr>
                            <w:r>
                              <w:rPr>
                                <w:rFonts w:ascii="Times New Roman" w:hAnsi="Times New Roman" w:cs="Times New Roman"/>
                                <w:sz w:val="40"/>
                                <w:szCs w:val="40"/>
                                <w:lang w:val="fr-CA"/>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B7FB5A" id="_x0000_s1027" type="#_x0000_t202" style="position:absolute;margin-left:188.65pt;margin-top:6.85pt;width:29.25pt;height:37.4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" filled="f" stroked="f">
                <v:textbox>
                  <w:txbxContent>
                    <w:p w14:paraId="687D1DA4" w14:textId="1A34F86F" w:rsidR="008B2DA1" w:rsidRPr="00F6615F" w:rsidRDefault="008B2DA1" w:rsidP="00F6615F">
                      <w:pPr>
                        <w:rPr>
                          <w:rFonts w:ascii="Times New Roman" w:hAnsi="Times New Roman" w:cs="Times New Roman"/>
                          <w:sz w:val="40"/>
                          <w:szCs w:val="40"/>
                          <w:lang w:val="fr-CA"/>
                        </w:rPr>
                      </w:pPr>
                      <w:r>
                        <w:rPr>
                          <w:rFonts w:ascii="Times New Roman" w:hAnsi="Times New Roman" w:cs="Times New Roman"/>
                          <w:sz w:val="40"/>
                          <w:szCs w:val="40"/>
                          <w:lang w:val="fr-CA"/>
                        </w:rPr>
                        <w:t>B</w:t>
                      </w:r>
                    </w:p>
                  </w:txbxContent>
                </v:textbox>
              </v:shape>
            </w:pict>
          </mc:Fallback>
        </mc:AlternateContent>
      </w:r>
      <w:r w:rsidRPr="0007763B">
        <w:rPr>
          <w:rFonts w:ascii="Times New Roman" w:eastAsia="Times New Roman" w:hAnsi="Times New Roman" w:cs="Times New Roman"/>
          <w:noProof/>
          <w:sz w:val="24"/>
          <w:szCs w:val="24"/>
        </w:rPr>
        <mc:AlternateContent>
          <mc:Choice Requires="wps">
            <w:drawing>
              <wp:anchor distT="45720" distB="45720" distL="114300" distR="114300" simplePos="0" relativeHeight="251656192" behindDoc="0" locked="0" layoutInCell="1" allowOverlap="1" wp14:anchorId="4506E7DE" wp14:editId="0D7C48EE">
                <wp:simplePos x="0" y="0"/>
                <wp:positionH relativeFrom="column">
                  <wp:posOffset>605155</wp:posOffset>
                </wp:positionH>
                <wp:positionV relativeFrom="paragraph">
                  <wp:posOffset>87893</wp:posOffset>
                </wp:positionV>
                <wp:extent cx="371475" cy="474980"/>
                <wp:effectExtent l="0" t="0" r="0" b="127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 cy="474980"/>
                        </a:xfrm>
                        <a:prstGeom prst="rect">
                          <a:avLst/>
                        </a:prstGeom>
                        <a:noFill/>
                        <a:ln w="9525">
                          <a:noFill/>
                          <a:miter lim="800000"/>
                          <a:headEnd/>
                          <a:tailEnd/>
                        </a:ln>
                      </wps:spPr>
                      <wps:txbx>
                        <w:txbxContent>
                          <w:p w14:paraId="625634C5" w14:textId="76312076" w:rsidR="008B2DA1" w:rsidRPr="00F6615F" w:rsidRDefault="008B2DA1">
                            <w:pPr>
                              <w:rPr>
                                <w:rFonts w:ascii="Times New Roman" w:hAnsi="Times New Roman" w:cs="Times New Roman"/>
                                <w:sz w:val="40"/>
                                <w:szCs w:val="40"/>
                                <w:lang w:val="fr-CA"/>
                              </w:rPr>
                            </w:pPr>
                            <w:r w:rsidRPr="00F6615F">
                              <w:rPr>
                                <w:rFonts w:ascii="Times New Roman" w:hAnsi="Times New Roman" w:cs="Times New Roman"/>
                                <w:sz w:val="40"/>
                                <w:szCs w:val="40"/>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06E7DE" id="_x0000_s1028" type="#_x0000_t202" style="position:absolute;margin-left:47.65pt;margin-top:6.9pt;width:29.25pt;height:37.4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" filled="f" stroked="f">
                <v:textbox>
                  <w:txbxContent>
                    <w:p w14:paraId="625634C5" w14:textId="76312076" w:rsidR="008B2DA1" w:rsidRPr="00F6615F" w:rsidRDefault="008B2DA1">
                      <w:pPr>
                        <w:rPr>
                          <w:rFonts w:ascii="Times New Roman" w:hAnsi="Times New Roman" w:cs="Times New Roman"/>
                          <w:sz w:val="40"/>
                          <w:szCs w:val="40"/>
                          <w:lang w:val="fr-CA"/>
                        </w:rPr>
                      </w:pPr>
                      <w:r w:rsidRPr="00F6615F">
                        <w:rPr>
                          <w:rFonts w:ascii="Times New Roman" w:hAnsi="Times New Roman" w:cs="Times New Roman"/>
                          <w:sz w:val="40"/>
                          <w:szCs w:val="40"/>
                        </w:rPr>
                        <w:t>A</w:t>
                      </w:r>
                    </w:p>
                  </w:txbxContent>
                </v:textbox>
              </v:shape>
            </w:pict>
          </mc:Fallback>
        </mc:AlternateContent>
      </w:r>
      <w:r w:rsidR="00064F7E" w:rsidRPr="0007763B">
        <w:rPr>
          <w:rFonts w:ascii="Times New Roman" w:eastAsia="Times New Roman" w:hAnsi="Times New Roman" w:cs="Times New Roman"/>
          <w:noProof/>
          <w:sz w:val="24"/>
          <w:szCs w:val="24"/>
        </w:rPr>
        <w:drawing>
          <wp:inline distT="0" distB="0" distL="0" distR="0" wp14:anchorId="4B02CC5D" wp14:editId="74068EDA">
            <wp:extent cx="5942965" cy="3769316"/>
            <wp:effectExtent l="0" t="0" r="635" b="3175"/>
            <wp:docPr id="3" name="Image 3" descr="C:\Users\jwitt\OneDrive\Desktop\Git_Projects\Genetic_TBI_LCBD\Rplot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witt\OneDrive\Desktop\Git_Projects\Genetic_TBI_LCBD\Rplot03.jpeg"/>
                    <pic:cNvPicPr>
                      <a:picLocks noChangeAspect="1" noChangeArrowheads="1"/>
                    </pic:cNvPicPr>
                  </pic:nvPicPr>
                  <pic:blipFill rotWithShape="1">
                    <a:blip r:embed="rId10">
                      <a:extLst>
                        <a:ext uri="{28A0092B-C50C-407E-A947-70E740481C1C}">
                          <a14:useLocalDpi xmlns:a14="http://schemas.microsoft.com/office/drawing/2010/main" val="0"/>
                        </a:ext>
                      </a:extLst>
                    </a:blip>
                    <a:srcRect t="12554" b="9076"/>
                    <a:stretch/>
                  </pic:blipFill>
                  <pic:spPr bwMode="auto">
                    <a:xfrm>
                      <a:off x="0" y="0"/>
                      <a:ext cx="5943600" cy="3769719"/>
                    </a:xfrm>
                    <a:prstGeom prst="rect">
                      <a:avLst/>
                    </a:prstGeom>
                    <a:noFill/>
                    <a:ln>
                      <a:noFill/>
                    </a:ln>
                    <a:extLst>
                      <a:ext uri="{53640926-AAD7-44D8-BBD7-CCE9431645EC}">
                        <a14:shadowObscured xmlns:a14="http://schemas.microsoft.com/office/drawing/2010/main"/>
                      </a:ext>
                    </a:extLst>
                  </pic:spPr>
                </pic:pic>
              </a:graphicData>
            </a:graphic>
          </wp:inline>
        </w:drawing>
      </w:r>
    </w:p>
    <w:p w14:paraId="509FC258" w14:textId="248ABAE1" w:rsidR="00064F7E" w:rsidRPr="0007763B" w:rsidRDefault="004170BB" w:rsidP="00A51948">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Fig. 2</w:t>
      </w:r>
      <w:r w:rsidR="00064F7E" w:rsidRPr="0007763B">
        <w:rPr>
          <w:rFonts w:ascii="Times New Roman" w:eastAsia="Times New Roman" w:hAnsi="Times New Roman" w:cs="Times New Roman"/>
          <w:b/>
          <w:sz w:val="24"/>
          <w:szCs w:val="24"/>
        </w:rPr>
        <w:t xml:space="preserve">. </w:t>
      </w:r>
      <w:r w:rsidR="00064F7E" w:rsidRPr="0007763B">
        <w:rPr>
          <w:rFonts w:ascii="Times New Roman" w:eastAsia="Times New Roman" w:hAnsi="Times New Roman" w:cs="Times New Roman"/>
          <w:sz w:val="24"/>
          <w:szCs w:val="24"/>
        </w:rPr>
        <w:t xml:space="preserve">Influence of dispersal ability on our ability to detect </w:t>
      </w:r>
      <w:commentRangeStart w:id="189"/>
      <w:r w:rsidR="00064F7E" w:rsidRPr="0007763B">
        <w:rPr>
          <w:rFonts w:ascii="Times New Roman" w:eastAsia="Times New Roman" w:hAnsi="Times New Roman" w:cs="Times New Roman"/>
          <w:sz w:val="24"/>
          <w:szCs w:val="24"/>
        </w:rPr>
        <w:t xml:space="preserve">exceptional </w:t>
      </w:r>
      <w:commentRangeEnd w:id="189"/>
      <w:r w:rsidR="00692022">
        <w:rPr>
          <w:rStyle w:val="Marquedecommentaire"/>
        </w:rPr>
        <w:commentReference w:id="189"/>
      </w:r>
      <w:r w:rsidR="00064F7E" w:rsidRPr="0007763B">
        <w:rPr>
          <w:rFonts w:ascii="Times New Roman" w:eastAsia="Times New Roman" w:hAnsi="Times New Roman" w:cs="Times New Roman"/>
          <w:sz w:val="24"/>
          <w:szCs w:val="24"/>
        </w:rPr>
        <w:t>change. FPR and</w:t>
      </w:r>
      <w:r w:rsidR="000F49A2">
        <w:rPr>
          <w:rFonts w:ascii="Times New Roman" w:eastAsia="Times New Roman" w:hAnsi="Times New Roman" w:cs="Times New Roman"/>
          <w:sz w:val="24"/>
          <w:szCs w:val="24"/>
        </w:rPr>
        <w:t xml:space="preserve"> FNR values at 13 different p.TG</w:t>
      </w:r>
      <w:r w:rsidR="00064F7E" w:rsidRPr="0007763B">
        <w:rPr>
          <w:rFonts w:ascii="Times New Roman" w:eastAsia="Times New Roman" w:hAnsi="Times New Roman" w:cs="Times New Roman"/>
          <w:sz w:val="24"/>
          <w:szCs w:val="24"/>
        </w:rPr>
        <w:t xml:space="preserve">I thresholds for </w:t>
      </w:r>
      <w:r w:rsidR="00F6615F" w:rsidRPr="0007763B">
        <w:rPr>
          <w:rFonts w:ascii="Times New Roman" w:eastAsia="Times New Roman" w:hAnsi="Times New Roman" w:cs="Times New Roman"/>
          <w:sz w:val="24"/>
          <w:szCs w:val="24"/>
        </w:rPr>
        <w:t xml:space="preserve">low (A), intermediate (B), and high (C) dispersal scenarios. Control FPR values, from scenarios with identical dispersal parameters, are also featured. </w:t>
      </w:r>
      <w:r w:rsidR="002D63E3" w:rsidRPr="0007763B">
        <w:rPr>
          <w:rFonts w:ascii="Times New Roman" w:eastAsia="Times New Roman" w:hAnsi="Times New Roman" w:cs="Times New Roman"/>
          <w:sz w:val="24"/>
          <w:szCs w:val="24"/>
        </w:rPr>
        <w:t>The dashed horizontal line indicates 0.1 which is the maximum threshold value used, for comparison with FPR values.</w:t>
      </w:r>
    </w:p>
    <w:p w14:paraId="11DEEA97" w14:textId="59068E13" w:rsidR="00064F7E" w:rsidRPr="0007763B" w:rsidRDefault="00064F7E" w:rsidP="00A51948">
      <w:pPr>
        <w:spacing w:before="240" w:after="240" w:line="480" w:lineRule="auto"/>
        <w:rPr>
          <w:rFonts w:ascii="Times New Roman" w:eastAsia="Times New Roman" w:hAnsi="Times New Roman" w:cs="Times New Roman"/>
          <w:sz w:val="24"/>
          <w:szCs w:val="24"/>
        </w:rPr>
      </w:pPr>
    </w:p>
    <w:p w14:paraId="7C31E3A7" w14:textId="5C4B0110" w:rsidR="008601CB" w:rsidRPr="0007763B" w:rsidRDefault="008601CB" w:rsidP="00A51948">
      <w:pPr>
        <w:spacing w:before="240" w:after="240" w:line="480" w:lineRule="auto"/>
        <w:rPr>
          <w:rFonts w:ascii="Times New Roman" w:eastAsia="Times New Roman" w:hAnsi="Times New Roman" w:cs="Times New Roman"/>
          <w:i/>
          <w:sz w:val="24"/>
          <w:szCs w:val="24"/>
        </w:rPr>
      </w:pPr>
      <w:r w:rsidRPr="0007763B">
        <w:rPr>
          <w:rFonts w:ascii="Times New Roman" w:eastAsia="Times New Roman" w:hAnsi="Times New Roman" w:cs="Times New Roman"/>
          <w:i/>
          <w:sz w:val="24"/>
          <w:szCs w:val="24"/>
        </w:rPr>
        <w:t>Number of population</w:t>
      </w:r>
      <w:r w:rsidR="0065660C">
        <w:rPr>
          <w:rFonts w:ascii="Times New Roman" w:eastAsia="Times New Roman" w:hAnsi="Times New Roman" w:cs="Times New Roman"/>
          <w:i/>
          <w:sz w:val="24"/>
          <w:szCs w:val="24"/>
        </w:rPr>
        <w:t>s</w:t>
      </w:r>
      <w:r w:rsidRPr="0007763B">
        <w:rPr>
          <w:rFonts w:ascii="Times New Roman" w:eastAsia="Times New Roman" w:hAnsi="Times New Roman" w:cs="Times New Roman"/>
          <w:i/>
          <w:sz w:val="24"/>
          <w:szCs w:val="24"/>
        </w:rPr>
        <w:t xml:space="preserve"> affected</w:t>
      </w:r>
    </w:p>
    <w:p w14:paraId="37F3522A" w14:textId="45ECC898" w:rsidR="001079BE" w:rsidRPr="0007763B" w:rsidRDefault="001079BE" w:rsidP="00A51948">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sz w:val="24"/>
          <w:szCs w:val="24"/>
        </w:rPr>
        <w:t xml:space="preserve">The number of populations affected </w:t>
      </w:r>
      <w:r w:rsidR="007F2596" w:rsidRPr="0007763B">
        <w:rPr>
          <w:rFonts w:ascii="Times New Roman" w:eastAsia="Times New Roman" w:hAnsi="Times New Roman" w:cs="Times New Roman"/>
          <w:sz w:val="24"/>
          <w:szCs w:val="24"/>
        </w:rPr>
        <w:t>by an event</w:t>
      </w:r>
      <w:r w:rsidRPr="0007763B">
        <w:rPr>
          <w:rFonts w:ascii="Times New Roman" w:eastAsia="Times New Roman" w:hAnsi="Times New Roman" w:cs="Times New Roman"/>
          <w:sz w:val="24"/>
          <w:szCs w:val="24"/>
        </w:rPr>
        <w:t xml:space="preserve"> </w:t>
      </w:r>
      <w:r w:rsidR="007F2596" w:rsidRPr="0007763B">
        <w:rPr>
          <w:rFonts w:ascii="Times New Roman" w:eastAsia="Times New Roman" w:hAnsi="Times New Roman" w:cs="Times New Roman"/>
          <w:sz w:val="24"/>
          <w:szCs w:val="24"/>
        </w:rPr>
        <w:t>also</w:t>
      </w:r>
      <w:r w:rsidRPr="0007763B">
        <w:rPr>
          <w:rFonts w:ascii="Times New Roman" w:eastAsia="Times New Roman" w:hAnsi="Times New Roman" w:cs="Times New Roman"/>
          <w:sz w:val="24"/>
          <w:szCs w:val="24"/>
        </w:rPr>
        <w:t xml:space="preserve"> affects our ability</w:t>
      </w:r>
      <w:r w:rsidR="007F2596" w:rsidRPr="0007763B">
        <w:rPr>
          <w:rFonts w:ascii="Times New Roman" w:eastAsia="Times New Roman" w:hAnsi="Times New Roman" w:cs="Times New Roman"/>
          <w:sz w:val="24"/>
          <w:szCs w:val="24"/>
        </w:rPr>
        <w:t xml:space="preserve"> to detect exceptional temporal</w:t>
      </w:r>
      <w:r w:rsidR="00492036" w:rsidRPr="0007763B">
        <w:rPr>
          <w:rFonts w:ascii="Times New Roman" w:eastAsia="Times New Roman" w:hAnsi="Times New Roman" w:cs="Times New Roman"/>
          <w:sz w:val="24"/>
          <w:szCs w:val="24"/>
        </w:rPr>
        <w:t xml:space="preserve"> change</w:t>
      </w:r>
      <w:r w:rsidRPr="0007763B">
        <w:rPr>
          <w:rFonts w:ascii="Times New Roman" w:eastAsia="Times New Roman" w:hAnsi="Times New Roman" w:cs="Times New Roman"/>
          <w:sz w:val="24"/>
          <w:szCs w:val="24"/>
        </w:rPr>
        <w:t xml:space="preserve">. </w:t>
      </w:r>
      <w:r w:rsidR="001E58E9" w:rsidRPr="0007763B">
        <w:rPr>
          <w:rFonts w:ascii="Times New Roman" w:eastAsia="Times New Roman" w:hAnsi="Times New Roman" w:cs="Times New Roman"/>
          <w:sz w:val="24"/>
          <w:szCs w:val="24"/>
        </w:rPr>
        <w:t xml:space="preserve">When </w:t>
      </w:r>
      <w:commentRangeStart w:id="190"/>
      <w:r w:rsidR="001E58E9" w:rsidRPr="0007763B">
        <w:rPr>
          <w:rFonts w:ascii="Times New Roman" w:eastAsia="Times New Roman" w:hAnsi="Times New Roman" w:cs="Times New Roman"/>
          <w:sz w:val="24"/>
          <w:szCs w:val="24"/>
        </w:rPr>
        <w:t>looking at groups of</w:t>
      </w:r>
      <w:r w:rsidRPr="0007763B">
        <w:rPr>
          <w:rFonts w:ascii="Times New Roman" w:eastAsia="Times New Roman" w:hAnsi="Times New Roman" w:cs="Times New Roman"/>
          <w:sz w:val="24"/>
          <w:szCs w:val="24"/>
        </w:rPr>
        <w:t xml:space="preserve"> scenarios </w:t>
      </w:r>
      <w:commentRangeEnd w:id="190"/>
      <w:r w:rsidR="007F43DF">
        <w:rPr>
          <w:rStyle w:val="Marquedecommentaire"/>
        </w:rPr>
        <w:commentReference w:id="190"/>
      </w:r>
      <w:r w:rsidRPr="0007763B">
        <w:rPr>
          <w:rFonts w:ascii="Times New Roman" w:eastAsia="Times New Roman" w:hAnsi="Times New Roman" w:cs="Times New Roman"/>
          <w:sz w:val="24"/>
          <w:szCs w:val="24"/>
        </w:rPr>
        <w:t xml:space="preserve">with the same </w:t>
      </w:r>
      <w:r w:rsidR="00492036" w:rsidRPr="0007763B">
        <w:rPr>
          <w:rFonts w:ascii="Times New Roman" w:eastAsia="Times New Roman" w:hAnsi="Times New Roman" w:cs="Times New Roman"/>
          <w:sz w:val="24"/>
          <w:szCs w:val="24"/>
        </w:rPr>
        <w:t>number of affected populations (1</w:t>
      </w:r>
      <w:r w:rsidRPr="0007763B">
        <w:rPr>
          <w:rFonts w:ascii="Times New Roman" w:eastAsia="Times New Roman" w:hAnsi="Times New Roman" w:cs="Times New Roman"/>
          <w:sz w:val="24"/>
          <w:szCs w:val="24"/>
        </w:rPr>
        <w:t xml:space="preserve">, </w:t>
      </w:r>
      <w:r w:rsidR="00492036" w:rsidRPr="0007763B">
        <w:rPr>
          <w:rFonts w:ascii="Times New Roman" w:eastAsia="Times New Roman" w:hAnsi="Times New Roman" w:cs="Times New Roman"/>
          <w:sz w:val="24"/>
          <w:szCs w:val="24"/>
        </w:rPr>
        <w:t xml:space="preserve">2, </w:t>
      </w:r>
      <w:r w:rsidR="00B441F7" w:rsidRPr="0007763B">
        <w:rPr>
          <w:rFonts w:ascii="Times New Roman" w:eastAsia="Times New Roman" w:hAnsi="Times New Roman" w:cs="Times New Roman"/>
          <w:sz w:val="24"/>
          <w:szCs w:val="24"/>
        </w:rPr>
        <w:t xml:space="preserve">and </w:t>
      </w:r>
      <w:r w:rsidR="00492036" w:rsidRPr="0007763B">
        <w:rPr>
          <w:rFonts w:ascii="Times New Roman" w:eastAsia="Times New Roman" w:hAnsi="Times New Roman" w:cs="Times New Roman"/>
          <w:sz w:val="24"/>
          <w:szCs w:val="24"/>
        </w:rPr>
        <w:t>3</w:t>
      </w:r>
      <w:r w:rsidR="00B441F7" w:rsidRPr="0007763B">
        <w:rPr>
          <w:rFonts w:ascii="Times New Roman" w:eastAsia="Times New Roman" w:hAnsi="Times New Roman" w:cs="Times New Roman"/>
          <w:sz w:val="24"/>
          <w:szCs w:val="24"/>
        </w:rPr>
        <w:t xml:space="preserve"> populations</w:t>
      </w:r>
      <w:r w:rsidRPr="0007763B">
        <w:rPr>
          <w:rFonts w:ascii="Times New Roman" w:eastAsia="Times New Roman" w:hAnsi="Times New Roman" w:cs="Times New Roman"/>
          <w:sz w:val="24"/>
          <w:szCs w:val="24"/>
        </w:rPr>
        <w:t>),</w:t>
      </w:r>
      <w:r w:rsidR="001E58E9" w:rsidRPr="0007763B">
        <w:rPr>
          <w:rFonts w:ascii="Times New Roman" w:eastAsia="Times New Roman" w:hAnsi="Times New Roman" w:cs="Times New Roman"/>
          <w:sz w:val="24"/>
          <w:szCs w:val="24"/>
        </w:rPr>
        <w:t xml:space="preserve"> we can see that </w:t>
      </w:r>
      <w:r w:rsidRPr="0007763B">
        <w:rPr>
          <w:rFonts w:ascii="Times New Roman" w:eastAsia="Times New Roman" w:hAnsi="Times New Roman" w:cs="Times New Roman"/>
          <w:sz w:val="24"/>
          <w:szCs w:val="24"/>
        </w:rPr>
        <w:t>FNR</w:t>
      </w:r>
      <w:r w:rsidR="00B441F7" w:rsidRPr="0007763B">
        <w:rPr>
          <w:rFonts w:ascii="Times New Roman" w:eastAsia="Times New Roman" w:hAnsi="Times New Roman" w:cs="Times New Roman"/>
          <w:sz w:val="24"/>
          <w:szCs w:val="24"/>
        </w:rPr>
        <w:t xml:space="preserve"> increases</w:t>
      </w:r>
      <w:r w:rsidR="00A03B83" w:rsidRPr="0007763B">
        <w:rPr>
          <w:rFonts w:ascii="Times New Roman" w:eastAsia="Times New Roman" w:hAnsi="Times New Roman" w:cs="Times New Roman"/>
          <w:sz w:val="24"/>
          <w:szCs w:val="24"/>
        </w:rPr>
        <w:t xml:space="preserve"> with additional affected </w:t>
      </w:r>
      <w:r w:rsidR="00A03B83" w:rsidRPr="0007763B">
        <w:rPr>
          <w:rFonts w:ascii="Times New Roman" w:eastAsia="Times New Roman" w:hAnsi="Times New Roman" w:cs="Times New Roman"/>
          <w:sz w:val="24"/>
          <w:szCs w:val="24"/>
        </w:rPr>
        <w:lastRenderedPageBreak/>
        <w:t>populations</w:t>
      </w:r>
      <w:r w:rsidR="00C955CE" w:rsidRPr="0007763B">
        <w:rPr>
          <w:rFonts w:ascii="Times New Roman" w:eastAsia="Times New Roman" w:hAnsi="Times New Roman" w:cs="Times New Roman"/>
          <w:sz w:val="24"/>
          <w:szCs w:val="24"/>
        </w:rPr>
        <w:t>, regardless of which threshold is considered</w:t>
      </w:r>
      <w:r w:rsidR="004170BB">
        <w:rPr>
          <w:rFonts w:ascii="Times New Roman" w:eastAsia="Times New Roman" w:hAnsi="Times New Roman" w:cs="Times New Roman"/>
          <w:sz w:val="24"/>
          <w:szCs w:val="24"/>
        </w:rPr>
        <w:t xml:space="preserve"> (Fig. 3</w:t>
      </w:r>
      <w:r w:rsidR="00994541" w:rsidRPr="0007763B">
        <w:rPr>
          <w:rFonts w:ascii="Times New Roman" w:eastAsia="Times New Roman" w:hAnsi="Times New Roman" w:cs="Times New Roman"/>
          <w:sz w:val="24"/>
          <w:szCs w:val="24"/>
        </w:rPr>
        <w:t>). FPR values from scenarios with 2 affected populations are consistently higher than values from on</w:t>
      </w:r>
      <w:r w:rsidR="00E116E0" w:rsidRPr="0007763B">
        <w:rPr>
          <w:rFonts w:ascii="Times New Roman" w:eastAsia="Times New Roman" w:hAnsi="Times New Roman" w:cs="Times New Roman"/>
          <w:sz w:val="24"/>
          <w:szCs w:val="24"/>
        </w:rPr>
        <w:t>e affected population scenarios.</w:t>
      </w:r>
      <w:r w:rsidR="00994541" w:rsidRPr="0007763B">
        <w:rPr>
          <w:rFonts w:ascii="Times New Roman" w:eastAsia="Times New Roman" w:hAnsi="Times New Roman" w:cs="Times New Roman"/>
          <w:sz w:val="24"/>
          <w:szCs w:val="24"/>
        </w:rPr>
        <w:t xml:space="preserve"> FPR values from scenarios with 3 affected populations </w:t>
      </w:r>
      <w:r w:rsidR="004170BB">
        <w:rPr>
          <w:rFonts w:ascii="Times New Roman" w:eastAsia="Times New Roman" w:hAnsi="Times New Roman" w:cs="Times New Roman"/>
          <w:sz w:val="24"/>
          <w:szCs w:val="24"/>
        </w:rPr>
        <w:t>are on average low</w:t>
      </w:r>
      <w:r w:rsidR="00E116E0" w:rsidRPr="0007763B">
        <w:rPr>
          <w:rFonts w:ascii="Times New Roman" w:eastAsia="Times New Roman" w:hAnsi="Times New Roman" w:cs="Times New Roman"/>
          <w:sz w:val="24"/>
          <w:szCs w:val="24"/>
        </w:rPr>
        <w:t xml:space="preserve">er than values from other scenarios </w:t>
      </w:r>
      <w:r w:rsidR="00AF3090" w:rsidRPr="0007763B">
        <w:rPr>
          <w:rFonts w:ascii="Times New Roman" w:eastAsia="Times New Roman" w:hAnsi="Times New Roman" w:cs="Times New Roman"/>
          <w:sz w:val="24"/>
          <w:szCs w:val="24"/>
        </w:rPr>
        <w:t xml:space="preserve">up to a threshold of </w:t>
      </w:r>
      <w:r w:rsidR="00E116E0" w:rsidRPr="0007763B">
        <w:rPr>
          <w:rFonts w:ascii="Times New Roman" w:eastAsia="Times New Roman" w:hAnsi="Times New Roman" w:cs="Times New Roman"/>
          <w:sz w:val="24"/>
          <w:szCs w:val="24"/>
        </w:rPr>
        <w:t>0.0</w:t>
      </w:r>
      <w:r w:rsidR="00AF3090" w:rsidRPr="0007763B">
        <w:rPr>
          <w:rFonts w:ascii="Times New Roman" w:eastAsia="Times New Roman" w:hAnsi="Times New Roman" w:cs="Times New Roman"/>
          <w:sz w:val="24"/>
          <w:szCs w:val="24"/>
        </w:rPr>
        <w:t>1</w:t>
      </w:r>
      <w:r w:rsidR="00E116E0" w:rsidRPr="0007763B">
        <w:rPr>
          <w:rFonts w:ascii="Times New Roman" w:eastAsia="Times New Roman" w:hAnsi="Times New Roman" w:cs="Times New Roman"/>
          <w:sz w:val="24"/>
          <w:szCs w:val="24"/>
        </w:rPr>
        <w:t>, and a</w:t>
      </w:r>
      <w:r w:rsidR="004170BB">
        <w:rPr>
          <w:rFonts w:ascii="Times New Roman" w:eastAsia="Times New Roman" w:hAnsi="Times New Roman" w:cs="Times New Roman"/>
          <w:sz w:val="24"/>
          <w:szCs w:val="24"/>
        </w:rPr>
        <w:t>re on average high</w:t>
      </w:r>
      <w:r w:rsidR="00AF3090" w:rsidRPr="0007763B">
        <w:rPr>
          <w:rFonts w:ascii="Times New Roman" w:eastAsia="Times New Roman" w:hAnsi="Times New Roman" w:cs="Times New Roman"/>
          <w:sz w:val="24"/>
          <w:szCs w:val="24"/>
        </w:rPr>
        <w:t>er for t</w:t>
      </w:r>
      <w:r w:rsidR="004170BB">
        <w:rPr>
          <w:rFonts w:ascii="Times New Roman" w:eastAsia="Times New Roman" w:hAnsi="Times New Roman" w:cs="Times New Roman"/>
          <w:sz w:val="24"/>
          <w:szCs w:val="24"/>
        </w:rPr>
        <w:t>hresholds above 0.05</w:t>
      </w:r>
      <w:r w:rsidR="00993057" w:rsidRPr="0007763B">
        <w:rPr>
          <w:rFonts w:ascii="Times New Roman" w:eastAsia="Times New Roman" w:hAnsi="Times New Roman" w:cs="Times New Roman"/>
          <w:sz w:val="24"/>
          <w:szCs w:val="24"/>
        </w:rPr>
        <w:t xml:space="preserve">, therefore </w:t>
      </w:r>
      <w:r w:rsidR="000F06F3" w:rsidRPr="0007763B">
        <w:rPr>
          <w:rFonts w:ascii="Times New Roman" w:eastAsia="Times New Roman" w:hAnsi="Times New Roman" w:cs="Times New Roman"/>
          <w:sz w:val="24"/>
          <w:szCs w:val="24"/>
        </w:rPr>
        <w:t>indicating</w:t>
      </w:r>
      <w:r w:rsidR="00993057" w:rsidRPr="0007763B">
        <w:rPr>
          <w:rFonts w:ascii="Times New Roman" w:eastAsia="Times New Roman" w:hAnsi="Times New Roman" w:cs="Times New Roman"/>
          <w:sz w:val="24"/>
          <w:szCs w:val="24"/>
        </w:rPr>
        <w:t xml:space="preserve"> an interaction between the number of affected populations and the threshold used </w:t>
      </w:r>
      <w:r w:rsidR="000F06F3" w:rsidRPr="0007763B">
        <w:rPr>
          <w:rFonts w:ascii="Times New Roman" w:eastAsia="Times New Roman" w:hAnsi="Times New Roman" w:cs="Times New Roman"/>
          <w:sz w:val="24"/>
          <w:szCs w:val="24"/>
        </w:rPr>
        <w:t>in the permutation procedure.</w:t>
      </w:r>
      <w:r w:rsidR="00506E45" w:rsidRPr="0007763B">
        <w:rPr>
          <w:rFonts w:ascii="Times New Roman" w:eastAsia="Times New Roman" w:hAnsi="Times New Roman" w:cs="Times New Roman"/>
          <w:sz w:val="24"/>
          <w:szCs w:val="24"/>
        </w:rPr>
        <w:t xml:space="preserve"> </w:t>
      </w:r>
      <w:r w:rsidR="00097A65" w:rsidRPr="0007763B">
        <w:rPr>
          <w:rFonts w:ascii="Times New Roman" w:eastAsia="Times New Roman" w:hAnsi="Times New Roman" w:cs="Times New Roman"/>
          <w:sz w:val="24"/>
          <w:szCs w:val="24"/>
        </w:rPr>
        <w:t>However, f</w:t>
      </w:r>
      <w:r w:rsidR="00506E45" w:rsidRPr="0007763B">
        <w:rPr>
          <w:rFonts w:ascii="Times New Roman" w:eastAsia="Times New Roman" w:hAnsi="Times New Roman" w:cs="Times New Roman"/>
          <w:sz w:val="24"/>
          <w:szCs w:val="24"/>
        </w:rPr>
        <w:t>or thresholds that would be considered suitable regarding power</w:t>
      </w:r>
      <w:r w:rsidR="00A95B48" w:rsidRPr="0007763B">
        <w:rPr>
          <w:rFonts w:ascii="Times New Roman" w:eastAsia="Times New Roman" w:hAnsi="Times New Roman" w:cs="Times New Roman"/>
          <w:sz w:val="24"/>
          <w:szCs w:val="24"/>
        </w:rPr>
        <w:t xml:space="preserve"> (</w:t>
      </w:r>
      <w:r w:rsidR="00A95B48" w:rsidRPr="0007763B">
        <w:rPr>
          <w:rFonts w:ascii="Times New Roman" w:eastAsia="Times New Roman" w:hAnsi="Times New Roman" w:cs="Times New Roman"/>
          <w:i/>
          <w:sz w:val="24"/>
          <w:szCs w:val="24"/>
        </w:rPr>
        <w:t xml:space="preserve">e.g. </w:t>
      </w:r>
      <w:r w:rsidR="00964666" w:rsidRPr="0007763B">
        <w:rPr>
          <w:rFonts w:ascii="Times New Roman" w:eastAsia="Times New Roman" w:hAnsi="Times New Roman" w:cs="Times New Roman"/>
          <w:sz w:val="24"/>
          <w:szCs w:val="24"/>
        </w:rPr>
        <w:t xml:space="preserve">power </w:t>
      </w:r>
      <w:r w:rsidR="00A95B48" w:rsidRPr="0007763B">
        <w:rPr>
          <w:rFonts w:ascii="Times New Roman" w:eastAsia="Times New Roman" w:hAnsi="Times New Roman" w:cs="Times New Roman"/>
          <w:sz w:val="24"/>
          <w:szCs w:val="24"/>
        </w:rPr>
        <w:t>&gt; 50%)</w:t>
      </w:r>
      <w:r w:rsidR="00506E45" w:rsidRPr="0007763B">
        <w:rPr>
          <w:rFonts w:ascii="Times New Roman" w:eastAsia="Times New Roman" w:hAnsi="Times New Roman" w:cs="Times New Roman"/>
          <w:sz w:val="24"/>
          <w:szCs w:val="24"/>
        </w:rPr>
        <w:t>, a higher number of populations</w:t>
      </w:r>
      <w:r w:rsidR="004170BB">
        <w:rPr>
          <w:rFonts w:ascii="Times New Roman" w:eastAsia="Times New Roman" w:hAnsi="Times New Roman" w:cs="Times New Roman"/>
          <w:sz w:val="24"/>
          <w:szCs w:val="24"/>
        </w:rPr>
        <w:t xml:space="preserve"> always</w:t>
      </w:r>
      <w:r w:rsidR="00506E45" w:rsidRPr="0007763B">
        <w:rPr>
          <w:rFonts w:ascii="Times New Roman" w:eastAsia="Times New Roman" w:hAnsi="Times New Roman" w:cs="Times New Roman"/>
          <w:sz w:val="24"/>
          <w:szCs w:val="24"/>
        </w:rPr>
        <w:t xml:space="preserve"> leads to a lower FPR.</w:t>
      </w:r>
    </w:p>
    <w:p w14:paraId="1E40B533" w14:textId="40281267" w:rsidR="00BA0803" w:rsidRPr="0007763B" w:rsidRDefault="00093A55" w:rsidP="00A51948">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noProof/>
          <w:sz w:val="24"/>
          <w:szCs w:val="24"/>
        </w:rPr>
        <mc:AlternateContent>
          <mc:Choice Requires="wps">
            <w:drawing>
              <wp:anchor distT="45720" distB="45720" distL="114300" distR="114300" simplePos="0" relativeHeight="251662336" behindDoc="0" locked="0" layoutInCell="1" allowOverlap="1" wp14:anchorId="36DD3114" wp14:editId="3AA32A78">
                <wp:simplePos x="0" y="0"/>
                <wp:positionH relativeFrom="column">
                  <wp:posOffset>603250</wp:posOffset>
                </wp:positionH>
                <wp:positionV relativeFrom="paragraph">
                  <wp:posOffset>116840</wp:posOffset>
                </wp:positionV>
                <wp:extent cx="371475" cy="474980"/>
                <wp:effectExtent l="0" t="0" r="0" b="1270"/>
                <wp:wrapNone/>
                <wp:docPr id="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 cy="474980"/>
                        </a:xfrm>
                        <a:prstGeom prst="rect">
                          <a:avLst/>
                        </a:prstGeom>
                        <a:noFill/>
                        <a:ln w="9525">
                          <a:noFill/>
                          <a:miter lim="800000"/>
                          <a:headEnd/>
                          <a:tailEnd/>
                        </a:ln>
                      </wps:spPr>
                      <wps:txbx>
                        <w:txbxContent>
                          <w:p w14:paraId="68998617" w14:textId="77777777" w:rsidR="008B2DA1" w:rsidRPr="00F6615F" w:rsidRDefault="008B2DA1" w:rsidP="00093A55">
                            <w:pPr>
                              <w:rPr>
                                <w:rFonts w:ascii="Times New Roman" w:hAnsi="Times New Roman" w:cs="Times New Roman"/>
                                <w:sz w:val="40"/>
                                <w:szCs w:val="40"/>
                                <w:lang w:val="fr-CA"/>
                              </w:rPr>
                            </w:pPr>
                            <w:r w:rsidRPr="00F6615F">
                              <w:rPr>
                                <w:rFonts w:ascii="Times New Roman" w:hAnsi="Times New Roman" w:cs="Times New Roman"/>
                                <w:sz w:val="40"/>
                                <w:szCs w:val="40"/>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DD3114" id="_x0000_s1029" type="#_x0000_t202" style="position:absolute;margin-left:47.5pt;margin-top:9.2pt;width:29.25pt;height:37.4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" filled="f" stroked="f">
                <v:textbox>
                  <w:txbxContent>
                    <w:p w14:paraId="68998617" w14:textId="77777777" w:rsidR="008B2DA1" w:rsidRPr="00F6615F" w:rsidRDefault="008B2DA1" w:rsidP="00093A55">
                      <w:pPr>
                        <w:rPr>
                          <w:rFonts w:ascii="Times New Roman" w:hAnsi="Times New Roman" w:cs="Times New Roman"/>
                          <w:sz w:val="40"/>
                          <w:szCs w:val="40"/>
                          <w:lang w:val="fr-CA"/>
                        </w:rPr>
                      </w:pPr>
                      <w:r w:rsidRPr="00F6615F">
                        <w:rPr>
                          <w:rFonts w:ascii="Times New Roman" w:hAnsi="Times New Roman" w:cs="Times New Roman"/>
                          <w:sz w:val="40"/>
                          <w:szCs w:val="40"/>
                        </w:rPr>
                        <w:t>A</w:t>
                      </w:r>
                    </w:p>
                  </w:txbxContent>
                </v:textbox>
              </v:shape>
            </w:pict>
          </mc:Fallback>
        </mc:AlternateContent>
      </w:r>
      <w:r w:rsidRPr="0007763B">
        <w:rPr>
          <w:rFonts w:ascii="Times New Roman" w:eastAsia="Times New Roman" w:hAnsi="Times New Roman" w:cs="Times New Roman"/>
          <w:noProof/>
          <w:sz w:val="24"/>
          <w:szCs w:val="24"/>
        </w:rPr>
        <mc:AlternateContent>
          <mc:Choice Requires="wps">
            <w:drawing>
              <wp:anchor distT="45720" distB="45720" distL="114300" distR="114300" simplePos="0" relativeHeight="251663360" behindDoc="0" locked="0" layoutInCell="1" allowOverlap="1" wp14:anchorId="3876FBC7" wp14:editId="20A11F61">
                <wp:simplePos x="0" y="0"/>
                <wp:positionH relativeFrom="column">
                  <wp:posOffset>4208145</wp:posOffset>
                </wp:positionH>
                <wp:positionV relativeFrom="paragraph">
                  <wp:posOffset>116205</wp:posOffset>
                </wp:positionV>
                <wp:extent cx="371475" cy="474980"/>
                <wp:effectExtent l="0" t="0" r="0" b="1270"/>
                <wp:wrapNone/>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 cy="474980"/>
                        </a:xfrm>
                        <a:prstGeom prst="rect">
                          <a:avLst/>
                        </a:prstGeom>
                        <a:noFill/>
                        <a:ln w="9525">
                          <a:noFill/>
                          <a:miter lim="800000"/>
                          <a:headEnd/>
                          <a:tailEnd/>
                        </a:ln>
                      </wps:spPr>
                      <wps:txbx>
                        <w:txbxContent>
                          <w:p w14:paraId="4FA30C1C" w14:textId="77777777" w:rsidR="008B2DA1" w:rsidRPr="00F6615F" w:rsidRDefault="008B2DA1" w:rsidP="00093A55">
                            <w:pPr>
                              <w:rPr>
                                <w:rFonts w:ascii="Times New Roman" w:hAnsi="Times New Roman" w:cs="Times New Roman"/>
                                <w:sz w:val="40"/>
                                <w:szCs w:val="40"/>
                                <w:lang w:val="fr-CA"/>
                              </w:rPr>
                            </w:pPr>
                            <w:r>
                              <w:rPr>
                                <w:rFonts w:ascii="Times New Roman" w:hAnsi="Times New Roman" w:cs="Times New Roman"/>
                                <w:sz w:val="40"/>
                                <w:szCs w:val="40"/>
                                <w:lang w:val="fr-CA"/>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76FBC7" id="_x0000_s1030" type="#_x0000_t202" style="position:absolute;margin-left:331.35pt;margin-top:9.15pt;width:29.25pt;height:37.4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" filled="f" stroked="f">
                <v:textbox>
                  <w:txbxContent>
                    <w:p w14:paraId="4FA30C1C" w14:textId="77777777" w:rsidR="008B2DA1" w:rsidRPr="00F6615F" w:rsidRDefault="008B2DA1" w:rsidP="00093A55">
                      <w:pPr>
                        <w:rPr>
                          <w:rFonts w:ascii="Times New Roman" w:hAnsi="Times New Roman" w:cs="Times New Roman"/>
                          <w:sz w:val="40"/>
                          <w:szCs w:val="40"/>
                          <w:lang w:val="fr-CA"/>
                        </w:rPr>
                      </w:pPr>
                      <w:r>
                        <w:rPr>
                          <w:rFonts w:ascii="Times New Roman" w:hAnsi="Times New Roman" w:cs="Times New Roman"/>
                          <w:sz w:val="40"/>
                          <w:szCs w:val="40"/>
                          <w:lang w:val="fr-CA"/>
                        </w:rPr>
                        <w:t>C</w:t>
                      </w:r>
                    </w:p>
                  </w:txbxContent>
                </v:textbox>
              </v:shape>
            </w:pict>
          </mc:Fallback>
        </mc:AlternateContent>
      </w:r>
      <w:r w:rsidRPr="0007763B">
        <w:rPr>
          <w:rFonts w:ascii="Times New Roman" w:eastAsia="Times New Roman" w:hAnsi="Times New Roman" w:cs="Times New Roman"/>
          <w:noProof/>
          <w:sz w:val="24"/>
          <w:szCs w:val="24"/>
        </w:rPr>
        <mc:AlternateContent>
          <mc:Choice Requires="wps">
            <w:drawing>
              <wp:anchor distT="45720" distB="45720" distL="114300" distR="114300" simplePos="0" relativeHeight="251664384" behindDoc="0" locked="0" layoutInCell="1" allowOverlap="1" wp14:anchorId="3E171894" wp14:editId="603D8149">
                <wp:simplePos x="0" y="0"/>
                <wp:positionH relativeFrom="column">
                  <wp:posOffset>2394549</wp:posOffset>
                </wp:positionH>
                <wp:positionV relativeFrom="paragraph">
                  <wp:posOffset>116684</wp:posOffset>
                </wp:positionV>
                <wp:extent cx="371475" cy="474980"/>
                <wp:effectExtent l="0" t="0" r="0" b="1270"/>
                <wp:wrapNone/>
                <wp:docPr id="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 cy="474980"/>
                        </a:xfrm>
                        <a:prstGeom prst="rect">
                          <a:avLst/>
                        </a:prstGeom>
                        <a:noFill/>
                        <a:ln w="9525">
                          <a:noFill/>
                          <a:miter lim="800000"/>
                          <a:headEnd/>
                          <a:tailEnd/>
                        </a:ln>
                      </wps:spPr>
                      <wps:txbx>
                        <w:txbxContent>
                          <w:p w14:paraId="5290D0A4" w14:textId="77777777" w:rsidR="008B2DA1" w:rsidRPr="00F6615F" w:rsidRDefault="008B2DA1" w:rsidP="00093A55">
                            <w:pPr>
                              <w:rPr>
                                <w:rFonts w:ascii="Times New Roman" w:hAnsi="Times New Roman" w:cs="Times New Roman"/>
                                <w:sz w:val="40"/>
                                <w:szCs w:val="40"/>
                                <w:lang w:val="fr-CA"/>
                              </w:rPr>
                            </w:pPr>
                            <w:r>
                              <w:rPr>
                                <w:rFonts w:ascii="Times New Roman" w:hAnsi="Times New Roman" w:cs="Times New Roman"/>
                                <w:sz w:val="40"/>
                                <w:szCs w:val="40"/>
                                <w:lang w:val="fr-CA"/>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171894" id="_x0000_s1031" type="#_x0000_t202" style="position:absolute;margin-left:188.55pt;margin-top:9.2pt;width:29.25pt;height:37.4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" filled="f" stroked="f">
                <v:textbox>
                  <w:txbxContent>
                    <w:p w14:paraId="5290D0A4" w14:textId="77777777" w:rsidR="008B2DA1" w:rsidRPr="00F6615F" w:rsidRDefault="008B2DA1" w:rsidP="00093A55">
                      <w:pPr>
                        <w:rPr>
                          <w:rFonts w:ascii="Times New Roman" w:hAnsi="Times New Roman" w:cs="Times New Roman"/>
                          <w:sz w:val="40"/>
                          <w:szCs w:val="40"/>
                          <w:lang w:val="fr-CA"/>
                        </w:rPr>
                      </w:pPr>
                      <w:r>
                        <w:rPr>
                          <w:rFonts w:ascii="Times New Roman" w:hAnsi="Times New Roman" w:cs="Times New Roman"/>
                          <w:sz w:val="40"/>
                          <w:szCs w:val="40"/>
                          <w:lang w:val="fr-CA"/>
                        </w:rPr>
                        <w:t>B</w:t>
                      </w:r>
                    </w:p>
                  </w:txbxContent>
                </v:textbox>
              </v:shape>
            </w:pict>
          </mc:Fallback>
        </mc:AlternateContent>
      </w:r>
      <w:r w:rsidR="00BA0803" w:rsidRPr="0007763B">
        <w:rPr>
          <w:rFonts w:ascii="Times New Roman" w:eastAsia="Times New Roman" w:hAnsi="Times New Roman" w:cs="Times New Roman"/>
          <w:noProof/>
          <w:sz w:val="24"/>
          <w:szCs w:val="24"/>
        </w:rPr>
        <w:drawing>
          <wp:inline distT="0" distB="0" distL="0" distR="0" wp14:anchorId="57F1DA09" wp14:editId="3295BE70">
            <wp:extent cx="5942387" cy="3778370"/>
            <wp:effectExtent l="0" t="0" r="1270" b="0"/>
            <wp:docPr id="7" name="Image 7" descr="C:\Users\jwitt\OneDrive\Desktop\Git_Projects\Genetic_TBI_LCBD\Rplot0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witt\OneDrive\Desktop\Git_Projects\Genetic_TBI_LCBD\Rplot04.jpeg"/>
                    <pic:cNvPicPr>
                      <a:picLocks noChangeAspect="1" noChangeArrowheads="1"/>
                    </pic:cNvPicPr>
                  </pic:nvPicPr>
                  <pic:blipFill rotWithShape="1">
                    <a:blip r:embed="rId11">
                      <a:extLst>
                        <a:ext uri="{28A0092B-C50C-407E-A947-70E740481C1C}">
                          <a14:useLocalDpi xmlns:a14="http://schemas.microsoft.com/office/drawing/2010/main" val="0"/>
                        </a:ext>
                      </a:extLst>
                    </a:blip>
                    <a:srcRect t="12014" b="9436"/>
                    <a:stretch/>
                  </pic:blipFill>
                  <pic:spPr bwMode="auto">
                    <a:xfrm>
                      <a:off x="0" y="0"/>
                      <a:ext cx="5943600" cy="3779141"/>
                    </a:xfrm>
                    <a:prstGeom prst="rect">
                      <a:avLst/>
                    </a:prstGeom>
                    <a:noFill/>
                    <a:ln>
                      <a:noFill/>
                    </a:ln>
                    <a:extLst>
                      <a:ext uri="{53640926-AAD7-44D8-BBD7-CCE9431645EC}">
                        <a14:shadowObscured xmlns:a14="http://schemas.microsoft.com/office/drawing/2010/main"/>
                      </a:ext>
                    </a:extLst>
                  </pic:spPr>
                </pic:pic>
              </a:graphicData>
            </a:graphic>
          </wp:inline>
        </w:drawing>
      </w:r>
    </w:p>
    <w:p w14:paraId="7A130E7B" w14:textId="10609529" w:rsidR="00BA0803" w:rsidRPr="0007763B" w:rsidRDefault="00BA0803" w:rsidP="00A51948">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b/>
          <w:sz w:val="24"/>
          <w:szCs w:val="24"/>
        </w:rPr>
        <w:t xml:space="preserve">Fig. </w:t>
      </w:r>
      <w:r w:rsidR="004170BB">
        <w:rPr>
          <w:rFonts w:ascii="Times New Roman" w:eastAsia="Times New Roman" w:hAnsi="Times New Roman" w:cs="Times New Roman"/>
          <w:b/>
          <w:sz w:val="24"/>
          <w:szCs w:val="24"/>
        </w:rPr>
        <w:t>3</w:t>
      </w:r>
      <w:r w:rsidRPr="0007763B">
        <w:rPr>
          <w:rFonts w:ascii="Times New Roman" w:eastAsia="Times New Roman" w:hAnsi="Times New Roman" w:cs="Times New Roman"/>
          <w:b/>
          <w:sz w:val="24"/>
          <w:szCs w:val="24"/>
        </w:rPr>
        <w:t xml:space="preserve">. </w:t>
      </w:r>
      <w:r w:rsidRPr="0007763B">
        <w:rPr>
          <w:rFonts w:ascii="Times New Roman" w:eastAsia="Times New Roman" w:hAnsi="Times New Roman" w:cs="Times New Roman"/>
          <w:sz w:val="24"/>
          <w:szCs w:val="24"/>
        </w:rPr>
        <w:t>Influence of</w:t>
      </w:r>
      <w:r w:rsidR="00C7501F" w:rsidRPr="0007763B">
        <w:rPr>
          <w:rFonts w:ascii="Times New Roman" w:eastAsia="Times New Roman" w:hAnsi="Times New Roman" w:cs="Times New Roman"/>
          <w:sz w:val="24"/>
          <w:szCs w:val="24"/>
        </w:rPr>
        <w:t xml:space="preserve"> the</w:t>
      </w:r>
      <w:r w:rsidRPr="0007763B">
        <w:rPr>
          <w:rFonts w:ascii="Times New Roman" w:eastAsia="Times New Roman" w:hAnsi="Times New Roman" w:cs="Times New Roman"/>
          <w:sz w:val="24"/>
          <w:szCs w:val="24"/>
        </w:rPr>
        <w:t xml:space="preserve"> </w:t>
      </w:r>
      <w:r w:rsidR="002B4583" w:rsidRPr="0007763B">
        <w:rPr>
          <w:rFonts w:ascii="Times New Roman" w:eastAsia="Times New Roman" w:hAnsi="Times New Roman" w:cs="Times New Roman"/>
          <w:sz w:val="24"/>
          <w:szCs w:val="24"/>
        </w:rPr>
        <w:t>number of affected populations</w:t>
      </w:r>
      <w:r w:rsidRPr="0007763B">
        <w:rPr>
          <w:rFonts w:ascii="Times New Roman" w:eastAsia="Times New Roman" w:hAnsi="Times New Roman" w:cs="Times New Roman"/>
          <w:sz w:val="24"/>
          <w:szCs w:val="24"/>
        </w:rPr>
        <w:t xml:space="preserve"> on our ability to detect exceptional change. FPR and</w:t>
      </w:r>
      <w:r w:rsidR="000F49A2">
        <w:rPr>
          <w:rFonts w:ascii="Times New Roman" w:eastAsia="Times New Roman" w:hAnsi="Times New Roman" w:cs="Times New Roman"/>
          <w:sz w:val="24"/>
          <w:szCs w:val="24"/>
        </w:rPr>
        <w:t xml:space="preserve"> FNR values at 13 different p.TG</w:t>
      </w:r>
      <w:r w:rsidRPr="0007763B">
        <w:rPr>
          <w:rFonts w:ascii="Times New Roman" w:eastAsia="Times New Roman" w:hAnsi="Times New Roman" w:cs="Times New Roman"/>
          <w:sz w:val="24"/>
          <w:szCs w:val="24"/>
        </w:rPr>
        <w:t xml:space="preserve">I thresholds for </w:t>
      </w:r>
      <w:r w:rsidR="00C5479F" w:rsidRPr="0007763B">
        <w:rPr>
          <w:rFonts w:ascii="Times New Roman" w:eastAsia="Times New Roman" w:hAnsi="Times New Roman" w:cs="Times New Roman"/>
          <w:sz w:val="24"/>
          <w:szCs w:val="24"/>
        </w:rPr>
        <w:t>1</w:t>
      </w:r>
      <w:r w:rsidRPr="0007763B">
        <w:rPr>
          <w:rFonts w:ascii="Times New Roman" w:eastAsia="Times New Roman" w:hAnsi="Times New Roman" w:cs="Times New Roman"/>
          <w:sz w:val="24"/>
          <w:szCs w:val="24"/>
        </w:rPr>
        <w:t xml:space="preserve"> (A), </w:t>
      </w:r>
      <w:r w:rsidR="00C5479F" w:rsidRPr="0007763B">
        <w:rPr>
          <w:rFonts w:ascii="Times New Roman" w:eastAsia="Times New Roman" w:hAnsi="Times New Roman" w:cs="Times New Roman"/>
          <w:sz w:val="24"/>
          <w:szCs w:val="24"/>
        </w:rPr>
        <w:t>2</w:t>
      </w:r>
      <w:r w:rsidRPr="0007763B">
        <w:rPr>
          <w:rFonts w:ascii="Times New Roman" w:eastAsia="Times New Roman" w:hAnsi="Times New Roman" w:cs="Times New Roman"/>
          <w:sz w:val="24"/>
          <w:szCs w:val="24"/>
        </w:rPr>
        <w:t xml:space="preserve"> (B), and </w:t>
      </w:r>
      <w:r w:rsidR="00C5479F" w:rsidRPr="0007763B">
        <w:rPr>
          <w:rFonts w:ascii="Times New Roman" w:eastAsia="Times New Roman" w:hAnsi="Times New Roman" w:cs="Times New Roman"/>
          <w:sz w:val="24"/>
          <w:szCs w:val="24"/>
        </w:rPr>
        <w:t>3</w:t>
      </w:r>
      <w:r w:rsidRPr="0007763B">
        <w:rPr>
          <w:rFonts w:ascii="Times New Roman" w:eastAsia="Times New Roman" w:hAnsi="Times New Roman" w:cs="Times New Roman"/>
          <w:sz w:val="24"/>
          <w:szCs w:val="24"/>
        </w:rPr>
        <w:t xml:space="preserve"> (C) </w:t>
      </w:r>
      <w:r w:rsidR="0023083C" w:rsidRPr="0007763B">
        <w:rPr>
          <w:rFonts w:ascii="Times New Roman" w:eastAsia="Times New Roman" w:hAnsi="Times New Roman" w:cs="Times New Roman"/>
          <w:sz w:val="24"/>
          <w:szCs w:val="24"/>
        </w:rPr>
        <w:t>affected populations</w:t>
      </w:r>
      <w:r w:rsidRPr="0007763B">
        <w:rPr>
          <w:rFonts w:ascii="Times New Roman" w:eastAsia="Times New Roman" w:hAnsi="Times New Roman" w:cs="Times New Roman"/>
          <w:sz w:val="24"/>
          <w:szCs w:val="24"/>
        </w:rPr>
        <w:t xml:space="preserve"> scenarios. Control FPR values, from scenarios with identical dispersal parameters, </w:t>
      </w:r>
      <w:r w:rsidRPr="0007763B">
        <w:rPr>
          <w:rFonts w:ascii="Times New Roman" w:eastAsia="Times New Roman" w:hAnsi="Times New Roman" w:cs="Times New Roman"/>
          <w:sz w:val="24"/>
          <w:szCs w:val="24"/>
        </w:rPr>
        <w:lastRenderedPageBreak/>
        <w:t>are also featured. The dashed horizontal line indicates 0.1 which is the maximum threshold value used, for comparison with FPR values.</w:t>
      </w:r>
    </w:p>
    <w:p w14:paraId="0833D3F2" w14:textId="2678A84C" w:rsidR="008601CB" w:rsidRPr="0007763B" w:rsidRDefault="008601CB" w:rsidP="00A51948">
      <w:pPr>
        <w:spacing w:before="240" w:after="240" w:line="480" w:lineRule="auto"/>
        <w:rPr>
          <w:rFonts w:ascii="Times New Roman" w:eastAsia="Times New Roman" w:hAnsi="Times New Roman" w:cs="Times New Roman"/>
          <w:sz w:val="24"/>
          <w:szCs w:val="24"/>
        </w:rPr>
      </w:pPr>
    </w:p>
    <w:p w14:paraId="66F550FC" w14:textId="2742E432" w:rsidR="008601CB" w:rsidRPr="0007763B" w:rsidRDefault="008601CB" w:rsidP="00A51948">
      <w:pPr>
        <w:spacing w:before="240" w:after="240" w:line="480" w:lineRule="auto"/>
        <w:rPr>
          <w:rFonts w:ascii="Times New Roman" w:eastAsia="Times New Roman" w:hAnsi="Times New Roman" w:cs="Times New Roman"/>
          <w:i/>
          <w:sz w:val="24"/>
          <w:szCs w:val="24"/>
        </w:rPr>
      </w:pPr>
      <w:r w:rsidRPr="0007763B">
        <w:rPr>
          <w:rFonts w:ascii="Times New Roman" w:eastAsia="Times New Roman" w:hAnsi="Times New Roman" w:cs="Times New Roman"/>
          <w:i/>
          <w:sz w:val="24"/>
          <w:szCs w:val="24"/>
        </w:rPr>
        <w:t>Lag time between pre-event-sampling and event</w:t>
      </w:r>
    </w:p>
    <w:p w14:paraId="0BDA34FE" w14:textId="3BD69C96" w:rsidR="00A30430" w:rsidRPr="0007763B" w:rsidRDefault="00A30430" w:rsidP="00A51948">
      <w:pPr>
        <w:spacing w:before="240" w:after="240" w:line="480" w:lineRule="auto"/>
        <w:rPr>
          <w:rFonts w:ascii="Times New Roman" w:eastAsia="Times New Roman" w:hAnsi="Times New Roman" w:cs="Times New Roman"/>
          <w:sz w:val="24"/>
          <w:szCs w:val="24"/>
        </w:rPr>
      </w:pPr>
      <w:del w:id="191" w:author="Patrick James" w:date="2019-11-12T17:55:00Z">
        <w:r w:rsidRPr="0007763B" w:rsidDel="007F43DF">
          <w:rPr>
            <w:rFonts w:ascii="Times New Roman" w:eastAsia="Times New Roman" w:hAnsi="Times New Roman" w:cs="Times New Roman"/>
            <w:sz w:val="24"/>
            <w:szCs w:val="24"/>
          </w:rPr>
          <w:delText xml:space="preserve">We can see in </w:delText>
        </w:r>
        <w:r w:rsidR="001854BA" w:rsidRPr="0007763B" w:rsidDel="007F43DF">
          <w:rPr>
            <w:rFonts w:ascii="Times New Roman" w:eastAsia="Times New Roman" w:hAnsi="Times New Roman" w:cs="Times New Roman"/>
            <w:sz w:val="24"/>
            <w:szCs w:val="24"/>
          </w:rPr>
          <w:delText xml:space="preserve">Fig. </w:delText>
        </w:r>
        <w:r w:rsidR="004170BB" w:rsidDel="007F43DF">
          <w:rPr>
            <w:rFonts w:ascii="Times New Roman" w:eastAsia="Times New Roman" w:hAnsi="Times New Roman" w:cs="Times New Roman"/>
            <w:sz w:val="24"/>
            <w:szCs w:val="24"/>
          </w:rPr>
          <w:delText>4</w:delText>
        </w:r>
        <w:r w:rsidR="001854BA" w:rsidRPr="0007763B" w:rsidDel="007F43DF">
          <w:rPr>
            <w:rFonts w:ascii="Times New Roman" w:eastAsia="Times New Roman" w:hAnsi="Times New Roman" w:cs="Times New Roman"/>
            <w:sz w:val="24"/>
            <w:szCs w:val="24"/>
          </w:rPr>
          <w:delText xml:space="preserve"> </w:delText>
        </w:r>
        <w:r w:rsidR="000745F8" w:rsidRPr="0007763B" w:rsidDel="007F43DF">
          <w:rPr>
            <w:rFonts w:ascii="Times New Roman" w:eastAsia="Times New Roman" w:hAnsi="Times New Roman" w:cs="Times New Roman"/>
            <w:sz w:val="24"/>
            <w:szCs w:val="24"/>
          </w:rPr>
          <w:delText xml:space="preserve">A &amp; B, </w:delText>
        </w:r>
        <w:r w:rsidR="001854BA" w:rsidRPr="0007763B" w:rsidDel="007F43DF">
          <w:rPr>
            <w:rFonts w:ascii="Times New Roman" w:eastAsia="Times New Roman" w:hAnsi="Times New Roman" w:cs="Times New Roman"/>
            <w:sz w:val="24"/>
            <w:szCs w:val="24"/>
          </w:rPr>
          <w:delText xml:space="preserve">that </w:delText>
        </w:r>
        <w:r w:rsidRPr="0007763B" w:rsidDel="007F43DF">
          <w:rPr>
            <w:rFonts w:ascii="Times New Roman" w:eastAsia="Times New Roman" w:hAnsi="Times New Roman" w:cs="Times New Roman"/>
            <w:sz w:val="24"/>
            <w:szCs w:val="24"/>
          </w:rPr>
          <w:delText>t</w:delText>
        </w:r>
      </w:del>
      <w:ins w:id="192" w:author="Patrick James" w:date="2019-11-12T17:55:00Z">
        <w:r w:rsidR="007F43DF">
          <w:rPr>
            <w:rFonts w:ascii="Times New Roman" w:eastAsia="Times New Roman" w:hAnsi="Times New Roman" w:cs="Times New Roman"/>
            <w:sz w:val="24"/>
            <w:szCs w:val="24"/>
          </w:rPr>
          <w:t>T</w:t>
        </w:r>
      </w:ins>
      <w:r w:rsidRPr="0007763B">
        <w:rPr>
          <w:rFonts w:ascii="Times New Roman" w:eastAsia="Times New Roman" w:hAnsi="Times New Roman" w:cs="Times New Roman"/>
          <w:sz w:val="24"/>
          <w:szCs w:val="24"/>
        </w:rPr>
        <w:t>he longe</w:t>
      </w:r>
      <w:ins w:id="193" w:author="Patrick James" w:date="2019-11-12T17:55:00Z">
        <w:r w:rsidR="007F43DF">
          <w:rPr>
            <w:rFonts w:ascii="Times New Roman" w:eastAsia="Times New Roman" w:hAnsi="Times New Roman" w:cs="Times New Roman"/>
            <w:sz w:val="24"/>
            <w:szCs w:val="24"/>
          </w:rPr>
          <w:t xml:space="preserve">r the interval between </w:t>
        </w:r>
      </w:ins>
      <w:del w:id="194" w:author="Patrick James" w:date="2019-11-12T17:55:00Z">
        <w:r w:rsidRPr="0007763B" w:rsidDel="007F43DF">
          <w:rPr>
            <w:rFonts w:ascii="Times New Roman" w:eastAsia="Times New Roman" w:hAnsi="Times New Roman" w:cs="Times New Roman"/>
            <w:sz w:val="24"/>
            <w:szCs w:val="24"/>
          </w:rPr>
          <w:delText>st</w:delText>
        </w:r>
      </w:del>
      <w:r w:rsidRPr="0007763B">
        <w:rPr>
          <w:rFonts w:ascii="Times New Roman" w:eastAsia="Times New Roman" w:hAnsi="Times New Roman" w:cs="Times New Roman"/>
          <w:sz w:val="24"/>
          <w:szCs w:val="24"/>
        </w:rPr>
        <w:t xml:space="preserve"> </w:t>
      </w:r>
      <w:del w:id="195" w:author="Patrick James" w:date="2019-11-12T17:55:00Z">
        <w:r w:rsidRPr="0007763B" w:rsidDel="007F43DF">
          <w:rPr>
            <w:rFonts w:ascii="Times New Roman" w:eastAsia="Times New Roman" w:hAnsi="Times New Roman" w:cs="Times New Roman"/>
            <w:sz w:val="24"/>
            <w:szCs w:val="24"/>
          </w:rPr>
          <w:delText xml:space="preserve">the pre-event </w:delText>
        </w:r>
      </w:del>
      <w:r w:rsidRPr="0007763B">
        <w:rPr>
          <w:rFonts w:ascii="Times New Roman" w:eastAsia="Times New Roman" w:hAnsi="Times New Roman" w:cs="Times New Roman"/>
          <w:sz w:val="24"/>
          <w:szCs w:val="24"/>
        </w:rPr>
        <w:t xml:space="preserve">sampling </w:t>
      </w:r>
      <w:del w:id="196" w:author="Patrick James" w:date="2019-11-12T17:55:00Z">
        <w:r w:rsidRPr="0007763B" w:rsidDel="007F43DF">
          <w:rPr>
            <w:rFonts w:ascii="Times New Roman" w:eastAsia="Times New Roman" w:hAnsi="Times New Roman" w:cs="Times New Roman"/>
            <w:sz w:val="24"/>
            <w:szCs w:val="24"/>
          </w:rPr>
          <w:delText xml:space="preserve">is from the </w:delText>
        </w:r>
      </w:del>
      <w:ins w:id="197" w:author="Patrick James" w:date="2019-11-12T17:55:00Z">
        <w:r w:rsidR="007F43DF">
          <w:rPr>
            <w:rFonts w:ascii="Times New Roman" w:eastAsia="Times New Roman" w:hAnsi="Times New Roman" w:cs="Times New Roman"/>
            <w:sz w:val="24"/>
            <w:szCs w:val="24"/>
          </w:rPr>
          <w:t xml:space="preserve">and a simulated punctual demographic </w:t>
        </w:r>
      </w:ins>
      <w:r w:rsidRPr="0007763B">
        <w:rPr>
          <w:rFonts w:ascii="Times New Roman" w:eastAsia="Times New Roman" w:hAnsi="Times New Roman" w:cs="Times New Roman"/>
          <w:sz w:val="24"/>
          <w:szCs w:val="24"/>
        </w:rPr>
        <w:t xml:space="preserve">event, the less power </w:t>
      </w:r>
      <w:ins w:id="198" w:author="Patrick James" w:date="2019-11-12T17:55:00Z">
        <w:r w:rsidR="007F43DF">
          <w:rPr>
            <w:rFonts w:ascii="Times New Roman" w:eastAsia="Times New Roman" w:hAnsi="Times New Roman" w:cs="Times New Roman"/>
            <w:sz w:val="24"/>
            <w:szCs w:val="24"/>
          </w:rPr>
          <w:t>we have to detect it</w:t>
        </w:r>
      </w:ins>
      <w:ins w:id="199" w:author="Patrick James" w:date="2019-11-12T17:56:00Z">
        <w:r w:rsidR="007F43DF">
          <w:rPr>
            <w:rFonts w:ascii="Times New Roman" w:eastAsia="Times New Roman" w:hAnsi="Times New Roman" w:cs="Times New Roman"/>
            <w:sz w:val="24"/>
            <w:szCs w:val="24"/>
          </w:rPr>
          <w:t xml:space="preserve">, as evidenced by the increase in </w:t>
        </w:r>
      </w:ins>
      <w:del w:id="200" w:author="Patrick James" w:date="2019-11-12T17:56:00Z">
        <w:r w:rsidRPr="0007763B" w:rsidDel="007F43DF">
          <w:rPr>
            <w:rFonts w:ascii="Times New Roman" w:eastAsia="Times New Roman" w:hAnsi="Times New Roman" w:cs="Times New Roman"/>
            <w:sz w:val="24"/>
            <w:szCs w:val="24"/>
          </w:rPr>
          <w:delText>and the m</w:delText>
        </w:r>
        <w:r w:rsidR="00C61BAE" w:rsidRPr="0007763B" w:rsidDel="007F43DF">
          <w:rPr>
            <w:rFonts w:ascii="Times New Roman" w:eastAsia="Times New Roman" w:hAnsi="Times New Roman" w:cs="Times New Roman"/>
            <w:sz w:val="24"/>
            <w:szCs w:val="24"/>
          </w:rPr>
          <w:delText xml:space="preserve">ore </w:delText>
        </w:r>
      </w:del>
      <w:r w:rsidR="00C61BAE" w:rsidRPr="0007763B">
        <w:rPr>
          <w:rFonts w:ascii="Times New Roman" w:eastAsia="Times New Roman" w:hAnsi="Times New Roman" w:cs="Times New Roman"/>
          <w:sz w:val="24"/>
          <w:szCs w:val="24"/>
        </w:rPr>
        <w:t>false positives</w:t>
      </w:r>
      <w:del w:id="201" w:author="Patrick James" w:date="2019-11-12T17:56:00Z">
        <w:r w:rsidR="00C61BAE" w:rsidRPr="0007763B" w:rsidDel="007F43DF">
          <w:rPr>
            <w:rFonts w:ascii="Times New Roman" w:eastAsia="Times New Roman" w:hAnsi="Times New Roman" w:cs="Times New Roman"/>
            <w:sz w:val="24"/>
            <w:szCs w:val="24"/>
          </w:rPr>
          <w:delText xml:space="preserve"> we get</w:delText>
        </w:r>
      </w:del>
      <w:ins w:id="202" w:author="Patrick James" w:date="2019-11-12T17:56:00Z">
        <w:r w:rsidR="007F43DF">
          <w:rPr>
            <w:rFonts w:ascii="Times New Roman" w:eastAsia="Times New Roman" w:hAnsi="Times New Roman" w:cs="Times New Roman"/>
            <w:sz w:val="24"/>
            <w:szCs w:val="24"/>
          </w:rPr>
          <w:t xml:space="preserve"> (Figure 4A, </w:t>
        </w:r>
        <w:commentRangeStart w:id="203"/>
        <w:r w:rsidR="007F43DF">
          <w:rPr>
            <w:rFonts w:ascii="Times New Roman" w:eastAsia="Times New Roman" w:hAnsi="Times New Roman" w:cs="Times New Roman"/>
            <w:sz w:val="24"/>
            <w:szCs w:val="24"/>
          </w:rPr>
          <w:t>4B</w:t>
        </w:r>
        <w:commentRangeEnd w:id="203"/>
        <w:r w:rsidR="007F43DF">
          <w:rPr>
            <w:rStyle w:val="Marquedecommentaire"/>
          </w:rPr>
          <w:commentReference w:id="203"/>
        </w:r>
        <w:r w:rsidR="007F43DF">
          <w:rPr>
            <w:rFonts w:ascii="Times New Roman" w:eastAsia="Times New Roman" w:hAnsi="Times New Roman" w:cs="Times New Roman"/>
            <w:sz w:val="24"/>
            <w:szCs w:val="24"/>
          </w:rPr>
          <w:t>)</w:t>
        </w:r>
      </w:ins>
      <w:r w:rsidR="00C61BAE" w:rsidRPr="0007763B">
        <w:rPr>
          <w:rFonts w:ascii="Times New Roman" w:eastAsia="Times New Roman" w:hAnsi="Times New Roman" w:cs="Times New Roman"/>
          <w:sz w:val="24"/>
          <w:szCs w:val="24"/>
        </w:rPr>
        <w:t xml:space="preserve">. </w:t>
      </w:r>
      <w:r w:rsidR="00E715FE" w:rsidRPr="0007763B">
        <w:rPr>
          <w:rFonts w:ascii="Times New Roman" w:eastAsia="Times New Roman" w:hAnsi="Times New Roman" w:cs="Times New Roman"/>
          <w:sz w:val="24"/>
          <w:szCs w:val="24"/>
        </w:rPr>
        <w:t xml:space="preserve">Sampling </w:t>
      </w:r>
      <w:del w:id="204" w:author="Patrick James" w:date="2019-11-12T17:57:00Z">
        <w:r w:rsidR="00E715FE" w:rsidRPr="0007763B" w:rsidDel="007F43DF">
          <w:rPr>
            <w:rFonts w:ascii="Times New Roman" w:eastAsia="Times New Roman" w:hAnsi="Times New Roman" w:cs="Times New Roman"/>
            <w:sz w:val="24"/>
            <w:szCs w:val="24"/>
          </w:rPr>
          <w:delText xml:space="preserve">done </w:delText>
        </w:r>
      </w:del>
      <w:ins w:id="205" w:author="Patrick James" w:date="2019-11-12T17:57:00Z">
        <w:r w:rsidR="007F43DF">
          <w:rPr>
            <w:rFonts w:ascii="Times New Roman" w:eastAsia="Times New Roman" w:hAnsi="Times New Roman" w:cs="Times New Roman"/>
            <w:sz w:val="24"/>
            <w:szCs w:val="24"/>
          </w:rPr>
          <w:t>undertaken</w:t>
        </w:r>
        <w:r w:rsidR="007F43DF" w:rsidRPr="0007763B">
          <w:rPr>
            <w:rFonts w:ascii="Times New Roman" w:eastAsia="Times New Roman" w:hAnsi="Times New Roman" w:cs="Times New Roman"/>
            <w:sz w:val="24"/>
            <w:szCs w:val="24"/>
          </w:rPr>
          <w:t xml:space="preserve"> </w:t>
        </w:r>
      </w:ins>
      <w:r w:rsidR="00C61BAE" w:rsidRPr="0007763B">
        <w:rPr>
          <w:rFonts w:ascii="Times New Roman" w:eastAsia="Times New Roman" w:hAnsi="Times New Roman" w:cs="Times New Roman"/>
          <w:sz w:val="24"/>
          <w:szCs w:val="24"/>
        </w:rPr>
        <w:t>5</w:t>
      </w:r>
      <w:r w:rsidRPr="0007763B">
        <w:rPr>
          <w:rFonts w:ascii="Times New Roman" w:eastAsia="Times New Roman" w:hAnsi="Times New Roman" w:cs="Times New Roman"/>
          <w:sz w:val="24"/>
          <w:szCs w:val="24"/>
        </w:rPr>
        <w:t xml:space="preserve"> years</w:t>
      </w:r>
      <w:r w:rsidR="00E715FE" w:rsidRPr="0007763B">
        <w:rPr>
          <w:rFonts w:ascii="Times New Roman" w:eastAsia="Times New Roman" w:hAnsi="Times New Roman" w:cs="Times New Roman"/>
          <w:sz w:val="24"/>
          <w:szCs w:val="24"/>
        </w:rPr>
        <w:t xml:space="preserve"> before the </w:t>
      </w:r>
      <w:ins w:id="206" w:author="Patrick James" w:date="2019-11-12T17:57:00Z">
        <w:r w:rsidR="007F43DF">
          <w:rPr>
            <w:rFonts w:ascii="Times New Roman" w:eastAsia="Times New Roman" w:hAnsi="Times New Roman" w:cs="Times New Roman"/>
            <w:sz w:val="24"/>
            <w:szCs w:val="24"/>
          </w:rPr>
          <w:t xml:space="preserve">punctual </w:t>
        </w:r>
      </w:ins>
      <w:r w:rsidR="00E715FE" w:rsidRPr="0007763B">
        <w:rPr>
          <w:rFonts w:ascii="Times New Roman" w:eastAsia="Times New Roman" w:hAnsi="Times New Roman" w:cs="Times New Roman"/>
          <w:sz w:val="24"/>
          <w:szCs w:val="24"/>
        </w:rPr>
        <w:t>event</w:t>
      </w:r>
      <w:r w:rsidRPr="0007763B">
        <w:rPr>
          <w:rFonts w:ascii="Times New Roman" w:eastAsia="Times New Roman" w:hAnsi="Times New Roman" w:cs="Times New Roman"/>
          <w:sz w:val="24"/>
          <w:szCs w:val="24"/>
        </w:rPr>
        <w:t xml:space="preserve"> </w:t>
      </w:r>
      <w:r w:rsidR="00E715FE" w:rsidRPr="0007763B">
        <w:rPr>
          <w:rFonts w:ascii="Times New Roman" w:eastAsia="Times New Roman" w:hAnsi="Times New Roman" w:cs="Times New Roman"/>
          <w:sz w:val="24"/>
          <w:szCs w:val="24"/>
        </w:rPr>
        <w:t xml:space="preserve">led to about twice as </w:t>
      </w:r>
      <w:del w:id="207" w:author="Patrick James" w:date="2019-11-12T17:57:00Z">
        <w:r w:rsidR="00E715FE" w:rsidRPr="0007763B" w:rsidDel="007F43DF">
          <w:rPr>
            <w:rFonts w:ascii="Times New Roman" w:eastAsia="Times New Roman" w:hAnsi="Times New Roman" w:cs="Times New Roman"/>
            <w:sz w:val="24"/>
            <w:szCs w:val="24"/>
          </w:rPr>
          <w:delText xml:space="preserve">much </w:delText>
        </w:r>
      </w:del>
      <w:ins w:id="208" w:author="Patrick James" w:date="2019-11-12T17:57:00Z">
        <w:r w:rsidR="007F43DF">
          <w:rPr>
            <w:rFonts w:ascii="Times New Roman" w:eastAsia="Times New Roman" w:hAnsi="Times New Roman" w:cs="Times New Roman"/>
            <w:sz w:val="24"/>
            <w:szCs w:val="24"/>
          </w:rPr>
          <w:t>many</w:t>
        </w:r>
        <w:r w:rsidR="007F43DF" w:rsidRPr="0007763B">
          <w:rPr>
            <w:rFonts w:ascii="Times New Roman" w:eastAsia="Times New Roman" w:hAnsi="Times New Roman" w:cs="Times New Roman"/>
            <w:sz w:val="24"/>
            <w:szCs w:val="24"/>
          </w:rPr>
          <w:t xml:space="preserve"> </w:t>
        </w:r>
      </w:ins>
      <w:r w:rsidR="00E715FE" w:rsidRPr="0007763B">
        <w:rPr>
          <w:rFonts w:ascii="Times New Roman" w:eastAsia="Times New Roman" w:hAnsi="Times New Roman" w:cs="Times New Roman"/>
          <w:sz w:val="24"/>
          <w:szCs w:val="24"/>
        </w:rPr>
        <w:t>false positives</w:t>
      </w:r>
      <w:r w:rsidR="006D5CD5" w:rsidRPr="0007763B">
        <w:rPr>
          <w:rFonts w:ascii="Times New Roman" w:eastAsia="Times New Roman" w:hAnsi="Times New Roman" w:cs="Times New Roman"/>
          <w:sz w:val="24"/>
          <w:szCs w:val="24"/>
        </w:rPr>
        <w:t xml:space="preserve"> as sampling </w:t>
      </w:r>
      <w:del w:id="209" w:author="Patrick James" w:date="2019-11-12T17:57:00Z">
        <w:r w:rsidR="006D5CD5" w:rsidRPr="0007763B" w:rsidDel="007F43DF">
          <w:rPr>
            <w:rFonts w:ascii="Times New Roman" w:eastAsia="Times New Roman" w:hAnsi="Times New Roman" w:cs="Times New Roman"/>
            <w:sz w:val="24"/>
            <w:szCs w:val="24"/>
          </w:rPr>
          <w:delText xml:space="preserve">done </w:delText>
        </w:r>
      </w:del>
      <w:ins w:id="210" w:author="Patrick James" w:date="2019-11-12T17:57:00Z">
        <w:r w:rsidR="007F43DF">
          <w:rPr>
            <w:rFonts w:ascii="Times New Roman" w:eastAsia="Times New Roman" w:hAnsi="Times New Roman" w:cs="Times New Roman"/>
            <w:sz w:val="24"/>
            <w:szCs w:val="24"/>
          </w:rPr>
          <w:t xml:space="preserve">undertaken </w:t>
        </w:r>
      </w:ins>
      <w:r w:rsidR="006D5CD5" w:rsidRPr="0007763B">
        <w:rPr>
          <w:rFonts w:ascii="Times New Roman" w:eastAsia="Times New Roman" w:hAnsi="Times New Roman" w:cs="Times New Roman"/>
          <w:sz w:val="24"/>
          <w:szCs w:val="24"/>
        </w:rPr>
        <w:t xml:space="preserve">the year </w:t>
      </w:r>
      <w:ins w:id="211" w:author="Patrick James" w:date="2019-11-12T17:57:00Z">
        <w:r w:rsidR="007F43DF">
          <w:rPr>
            <w:rFonts w:ascii="Times New Roman" w:eastAsia="Times New Roman" w:hAnsi="Times New Roman" w:cs="Times New Roman"/>
            <w:sz w:val="24"/>
            <w:szCs w:val="24"/>
          </w:rPr>
          <w:t xml:space="preserve">immediately </w:t>
        </w:r>
      </w:ins>
      <w:r w:rsidR="006D5CD5" w:rsidRPr="0007763B">
        <w:rPr>
          <w:rFonts w:ascii="Times New Roman" w:eastAsia="Times New Roman" w:hAnsi="Times New Roman" w:cs="Times New Roman"/>
          <w:sz w:val="24"/>
          <w:szCs w:val="24"/>
        </w:rPr>
        <w:t>before</w:t>
      </w:r>
      <w:del w:id="212" w:author="Patrick James" w:date="2019-11-12T17:57:00Z">
        <w:r w:rsidR="006D5CD5" w:rsidRPr="0007763B" w:rsidDel="007F43DF">
          <w:rPr>
            <w:rFonts w:ascii="Times New Roman" w:eastAsia="Times New Roman" w:hAnsi="Times New Roman" w:cs="Times New Roman"/>
            <w:sz w:val="24"/>
            <w:szCs w:val="24"/>
          </w:rPr>
          <w:delText xml:space="preserve"> the event</w:delText>
        </w:r>
      </w:del>
      <w:r w:rsidR="00E715FE" w:rsidRPr="0007763B">
        <w:rPr>
          <w:rFonts w:ascii="Times New Roman" w:eastAsia="Times New Roman" w:hAnsi="Times New Roman" w:cs="Times New Roman"/>
          <w:sz w:val="24"/>
          <w:szCs w:val="24"/>
        </w:rPr>
        <w:t>.</w:t>
      </w:r>
      <w:r w:rsidR="000D1B30" w:rsidRPr="0007763B">
        <w:rPr>
          <w:rFonts w:ascii="Times New Roman" w:eastAsia="Times New Roman" w:hAnsi="Times New Roman" w:cs="Times New Roman"/>
          <w:sz w:val="24"/>
          <w:szCs w:val="24"/>
        </w:rPr>
        <w:t xml:space="preserve"> The effect of time on FPR or FNR is similar regardless of </w:t>
      </w:r>
      <w:commentRangeStart w:id="213"/>
      <w:r w:rsidR="000D1B30" w:rsidRPr="0007763B">
        <w:rPr>
          <w:rFonts w:ascii="Times New Roman" w:eastAsia="Times New Roman" w:hAnsi="Times New Roman" w:cs="Times New Roman"/>
          <w:sz w:val="24"/>
          <w:szCs w:val="24"/>
        </w:rPr>
        <w:t xml:space="preserve">the scenarios </w:t>
      </w:r>
      <w:commentRangeEnd w:id="213"/>
      <w:r w:rsidR="007F43DF">
        <w:rPr>
          <w:rStyle w:val="Marquedecommentaire"/>
        </w:rPr>
        <w:commentReference w:id="213"/>
      </w:r>
      <w:r w:rsidR="000D1B30" w:rsidRPr="0007763B">
        <w:rPr>
          <w:rFonts w:ascii="Times New Roman" w:eastAsia="Times New Roman" w:hAnsi="Times New Roman" w:cs="Times New Roman"/>
          <w:sz w:val="24"/>
          <w:szCs w:val="24"/>
        </w:rPr>
        <w:t xml:space="preserve">(Fig. </w:t>
      </w:r>
      <w:r w:rsidR="004170BB">
        <w:rPr>
          <w:rFonts w:ascii="Times New Roman" w:eastAsia="Times New Roman" w:hAnsi="Times New Roman" w:cs="Times New Roman"/>
          <w:sz w:val="24"/>
          <w:szCs w:val="24"/>
        </w:rPr>
        <w:t>4</w:t>
      </w:r>
      <w:r w:rsidR="000D1B30" w:rsidRPr="0007763B">
        <w:rPr>
          <w:rFonts w:ascii="Times New Roman" w:eastAsia="Times New Roman" w:hAnsi="Times New Roman" w:cs="Times New Roman"/>
          <w:sz w:val="24"/>
          <w:szCs w:val="24"/>
        </w:rPr>
        <w:t xml:space="preserve"> A &amp; B)</w:t>
      </w:r>
      <w:r w:rsidR="00E75D16" w:rsidRPr="0007763B">
        <w:rPr>
          <w:rFonts w:ascii="Times New Roman" w:eastAsia="Times New Roman" w:hAnsi="Times New Roman" w:cs="Times New Roman"/>
          <w:sz w:val="24"/>
          <w:szCs w:val="24"/>
        </w:rPr>
        <w:t xml:space="preserve">, however FNR variation increased with time for the </w:t>
      </w:r>
      <w:commentRangeStart w:id="214"/>
      <w:r w:rsidR="00E75D16" w:rsidRPr="0007763B">
        <w:rPr>
          <w:rFonts w:ascii="Times New Roman" w:eastAsia="Times New Roman" w:hAnsi="Times New Roman" w:cs="Times New Roman"/>
          <w:sz w:val="24"/>
          <w:szCs w:val="24"/>
        </w:rPr>
        <w:t>“easiest”</w:t>
      </w:r>
      <w:r w:rsidR="00EA3D89" w:rsidRPr="0007763B">
        <w:rPr>
          <w:rFonts w:ascii="Times New Roman" w:eastAsia="Times New Roman" w:hAnsi="Times New Roman" w:cs="Times New Roman"/>
          <w:sz w:val="24"/>
          <w:szCs w:val="24"/>
        </w:rPr>
        <w:t xml:space="preserve"> </w:t>
      </w:r>
      <w:commentRangeEnd w:id="214"/>
      <w:r w:rsidR="0025060E">
        <w:rPr>
          <w:rStyle w:val="Marquedecommentaire"/>
        </w:rPr>
        <w:commentReference w:id="214"/>
      </w:r>
      <w:r w:rsidR="00E75D16" w:rsidRPr="0007763B">
        <w:rPr>
          <w:rFonts w:ascii="Times New Roman" w:eastAsia="Times New Roman" w:hAnsi="Times New Roman" w:cs="Times New Roman"/>
          <w:sz w:val="24"/>
          <w:szCs w:val="24"/>
        </w:rPr>
        <w:t>scenario</w:t>
      </w:r>
      <w:r w:rsidR="004170BB">
        <w:rPr>
          <w:rFonts w:ascii="Times New Roman" w:eastAsia="Times New Roman" w:hAnsi="Times New Roman" w:cs="Times New Roman"/>
          <w:sz w:val="24"/>
          <w:szCs w:val="24"/>
        </w:rPr>
        <w:t xml:space="preserve"> (immigration event, 1 population,</w:t>
      </w:r>
      <w:r w:rsidR="00F52026" w:rsidRPr="0007763B">
        <w:rPr>
          <w:rFonts w:ascii="Times New Roman" w:eastAsia="Times New Roman" w:hAnsi="Times New Roman" w:cs="Times New Roman"/>
          <w:sz w:val="24"/>
          <w:szCs w:val="24"/>
        </w:rPr>
        <w:t xml:space="preserve"> low dispersal)</w:t>
      </w:r>
      <w:r w:rsidR="007A49EF" w:rsidRPr="0007763B">
        <w:rPr>
          <w:rFonts w:ascii="Times New Roman" w:eastAsia="Times New Roman" w:hAnsi="Times New Roman" w:cs="Times New Roman"/>
          <w:sz w:val="24"/>
          <w:szCs w:val="24"/>
        </w:rPr>
        <w:t xml:space="preserve"> whereas FPR variation did not</w:t>
      </w:r>
      <w:r w:rsidR="00F52026" w:rsidRPr="0007763B">
        <w:rPr>
          <w:rFonts w:ascii="Times New Roman" w:eastAsia="Times New Roman" w:hAnsi="Times New Roman" w:cs="Times New Roman"/>
          <w:sz w:val="24"/>
          <w:szCs w:val="24"/>
        </w:rPr>
        <w:t xml:space="preserve"> </w:t>
      </w:r>
      <w:r w:rsidR="004170BB">
        <w:rPr>
          <w:rFonts w:ascii="Times New Roman" w:eastAsia="Times New Roman" w:hAnsi="Times New Roman" w:cs="Times New Roman"/>
          <w:sz w:val="24"/>
          <w:szCs w:val="24"/>
        </w:rPr>
        <w:t xml:space="preserve">increase </w:t>
      </w:r>
      <w:r w:rsidR="00F52026" w:rsidRPr="0007763B">
        <w:rPr>
          <w:rFonts w:ascii="Times New Roman" w:eastAsia="Times New Roman" w:hAnsi="Times New Roman" w:cs="Times New Roman"/>
          <w:sz w:val="24"/>
          <w:szCs w:val="24"/>
        </w:rPr>
        <w:t xml:space="preserve">for </w:t>
      </w:r>
      <w:r w:rsidR="004F670E">
        <w:rPr>
          <w:rFonts w:ascii="Times New Roman" w:eastAsia="Times New Roman" w:hAnsi="Times New Roman" w:cs="Times New Roman"/>
          <w:sz w:val="24"/>
          <w:szCs w:val="24"/>
        </w:rPr>
        <w:t xml:space="preserve">“easiest” or </w:t>
      </w:r>
      <w:r w:rsidR="00F52026" w:rsidRPr="0007763B">
        <w:rPr>
          <w:rFonts w:ascii="Times New Roman" w:eastAsia="Times New Roman" w:hAnsi="Times New Roman" w:cs="Times New Roman"/>
          <w:sz w:val="24"/>
          <w:szCs w:val="24"/>
        </w:rPr>
        <w:t>the “</w:t>
      </w:r>
      <w:commentRangeStart w:id="215"/>
      <w:r w:rsidR="00F52026" w:rsidRPr="0007763B">
        <w:rPr>
          <w:rFonts w:ascii="Times New Roman" w:eastAsia="Times New Roman" w:hAnsi="Times New Roman" w:cs="Times New Roman"/>
          <w:sz w:val="24"/>
          <w:szCs w:val="24"/>
        </w:rPr>
        <w:t>hardes</w:t>
      </w:r>
      <w:r w:rsidR="004170BB">
        <w:rPr>
          <w:rFonts w:ascii="Times New Roman" w:eastAsia="Times New Roman" w:hAnsi="Times New Roman" w:cs="Times New Roman"/>
          <w:sz w:val="24"/>
          <w:szCs w:val="24"/>
        </w:rPr>
        <w:t>t</w:t>
      </w:r>
      <w:commentRangeEnd w:id="215"/>
      <w:r w:rsidR="0025060E">
        <w:rPr>
          <w:rStyle w:val="Marquedecommentaire"/>
        </w:rPr>
        <w:commentReference w:id="215"/>
      </w:r>
      <w:r w:rsidR="004170BB">
        <w:rPr>
          <w:rFonts w:ascii="Times New Roman" w:eastAsia="Times New Roman" w:hAnsi="Times New Roman" w:cs="Times New Roman"/>
          <w:sz w:val="24"/>
          <w:szCs w:val="24"/>
        </w:rPr>
        <w:t>” (immigration event, 3 populations, high dispersal)</w:t>
      </w:r>
      <w:r w:rsidR="00F52026" w:rsidRPr="0007763B">
        <w:rPr>
          <w:rFonts w:ascii="Times New Roman" w:eastAsia="Times New Roman" w:hAnsi="Times New Roman" w:cs="Times New Roman"/>
          <w:sz w:val="24"/>
          <w:szCs w:val="24"/>
        </w:rPr>
        <w:t xml:space="preserve"> </w:t>
      </w:r>
      <w:r w:rsidR="004F670E">
        <w:rPr>
          <w:rFonts w:ascii="Times New Roman" w:eastAsia="Times New Roman" w:hAnsi="Times New Roman" w:cs="Times New Roman"/>
          <w:sz w:val="24"/>
          <w:szCs w:val="24"/>
        </w:rPr>
        <w:t xml:space="preserve">scenarios. The difference in performance </w:t>
      </w:r>
      <w:del w:id="216" w:author="Patrick James" w:date="2019-11-12T17:59:00Z">
        <w:r w:rsidR="004F670E" w:rsidDel="0025060E">
          <w:rPr>
            <w:rFonts w:ascii="Times New Roman" w:eastAsia="Times New Roman" w:hAnsi="Times New Roman" w:cs="Times New Roman"/>
            <w:sz w:val="24"/>
            <w:szCs w:val="24"/>
          </w:rPr>
          <w:delText xml:space="preserve">between </w:delText>
        </w:r>
      </w:del>
      <w:ins w:id="217" w:author="Patrick James" w:date="2019-11-12T17:59:00Z">
        <w:r w:rsidR="0025060E">
          <w:rPr>
            <w:rFonts w:ascii="Times New Roman" w:eastAsia="Times New Roman" w:hAnsi="Times New Roman" w:cs="Times New Roman"/>
            <w:sz w:val="24"/>
            <w:szCs w:val="24"/>
          </w:rPr>
          <w:t xml:space="preserve">for all? </w:t>
        </w:r>
      </w:ins>
      <w:r w:rsidR="0025060E" w:rsidRPr="0007763B">
        <w:rPr>
          <w:rFonts w:ascii="Times New Roman" w:eastAsia="Times New Roman" w:hAnsi="Times New Roman" w:cs="Times New Roman"/>
          <w:sz w:val="24"/>
          <w:szCs w:val="24"/>
        </w:rPr>
        <w:t>S</w:t>
      </w:r>
      <w:r w:rsidR="009048D9" w:rsidRPr="0007763B">
        <w:rPr>
          <w:rFonts w:ascii="Times New Roman" w:eastAsia="Times New Roman" w:hAnsi="Times New Roman" w:cs="Times New Roman"/>
          <w:sz w:val="24"/>
          <w:szCs w:val="24"/>
        </w:rPr>
        <w:t>cenario</w:t>
      </w:r>
      <w:ins w:id="218" w:author="Patrick James" w:date="2019-11-12T17:59:00Z">
        <w:r w:rsidR="0025060E">
          <w:rPr>
            <w:rFonts w:ascii="Times New Roman" w:eastAsia="Times New Roman" w:hAnsi="Times New Roman" w:cs="Times New Roman"/>
            <w:sz w:val="24"/>
            <w:szCs w:val="24"/>
          </w:rPr>
          <w:t>s, regardless of dispersal or timing?</w:t>
        </w:r>
      </w:ins>
      <w:r w:rsidR="009048D9" w:rsidRPr="0007763B">
        <w:rPr>
          <w:rFonts w:ascii="Times New Roman" w:eastAsia="Times New Roman" w:hAnsi="Times New Roman" w:cs="Times New Roman"/>
          <w:sz w:val="24"/>
          <w:szCs w:val="24"/>
        </w:rPr>
        <w:t xml:space="preserve"> sharply change</w:t>
      </w:r>
      <w:r w:rsidR="004F670E">
        <w:rPr>
          <w:rFonts w:ascii="Times New Roman" w:eastAsia="Times New Roman" w:hAnsi="Times New Roman" w:cs="Times New Roman"/>
          <w:sz w:val="24"/>
          <w:szCs w:val="24"/>
        </w:rPr>
        <w:t xml:space="preserve">d between 1 and 2 years, and then </w:t>
      </w:r>
      <w:del w:id="219" w:author="Patrick James" w:date="2019-11-12T17:59:00Z">
        <w:r w:rsidR="004F670E" w:rsidDel="0025060E">
          <w:rPr>
            <w:rFonts w:ascii="Times New Roman" w:eastAsia="Times New Roman" w:hAnsi="Times New Roman" w:cs="Times New Roman"/>
            <w:sz w:val="24"/>
            <w:szCs w:val="24"/>
          </w:rPr>
          <w:delText>it</w:delText>
        </w:r>
        <w:r w:rsidR="009048D9" w:rsidRPr="0007763B" w:rsidDel="0025060E">
          <w:rPr>
            <w:rFonts w:ascii="Times New Roman" w:eastAsia="Times New Roman" w:hAnsi="Times New Roman" w:cs="Times New Roman"/>
            <w:sz w:val="24"/>
            <w:szCs w:val="24"/>
          </w:rPr>
          <w:delText xml:space="preserve"> </w:delText>
        </w:r>
      </w:del>
      <w:r w:rsidR="009048D9" w:rsidRPr="0007763B">
        <w:rPr>
          <w:rFonts w:ascii="Times New Roman" w:eastAsia="Times New Roman" w:hAnsi="Times New Roman" w:cs="Times New Roman"/>
          <w:sz w:val="24"/>
          <w:szCs w:val="24"/>
        </w:rPr>
        <w:t>stay</w:t>
      </w:r>
      <w:r w:rsidR="004F670E">
        <w:rPr>
          <w:rFonts w:ascii="Times New Roman" w:eastAsia="Times New Roman" w:hAnsi="Times New Roman" w:cs="Times New Roman"/>
          <w:sz w:val="24"/>
          <w:szCs w:val="24"/>
        </w:rPr>
        <w:t>ed</w:t>
      </w:r>
      <w:r w:rsidR="009048D9" w:rsidRPr="0007763B">
        <w:rPr>
          <w:rFonts w:ascii="Times New Roman" w:eastAsia="Times New Roman" w:hAnsi="Times New Roman" w:cs="Times New Roman"/>
          <w:sz w:val="24"/>
          <w:szCs w:val="24"/>
        </w:rPr>
        <w:t xml:space="preserve"> about the same for longer periods between samplings</w:t>
      </w:r>
      <w:ins w:id="220" w:author="Patrick James" w:date="2019-11-12T17:59:00Z">
        <w:r w:rsidR="0025060E">
          <w:rPr>
            <w:rFonts w:ascii="Times New Roman" w:eastAsia="Times New Roman" w:hAnsi="Times New Roman" w:cs="Times New Roman"/>
            <w:sz w:val="24"/>
            <w:szCs w:val="24"/>
          </w:rPr>
          <w:t xml:space="preserve"> (Figure</w:t>
        </w:r>
      </w:ins>
      <w:ins w:id="221" w:author="Patrick James" w:date="2019-11-12T18:00:00Z">
        <w:r w:rsidR="00384DF0">
          <w:rPr>
            <w:rFonts w:ascii="Times New Roman" w:eastAsia="Times New Roman" w:hAnsi="Times New Roman" w:cs="Times New Roman"/>
            <w:sz w:val="24"/>
            <w:szCs w:val="24"/>
          </w:rPr>
          <w:t>?</w:t>
        </w:r>
      </w:ins>
      <w:ins w:id="222" w:author="Patrick James" w:date="2019-11-12T17:59:00Z">
        <w:r w:rsidR="0025060E">
          <w:rPr>
            <w:rFonts w:ascii="Times New Roman" w:eastAsia="Times New Roman" w:hAnsi="Times New Roman" w:cs="Times New Roman"/>
            <w:sz w:val="24"/>
            <w:szCs w:val="24"/>
          </w:rPr>
          <w:t>)</w:t>
        </w:r>
      </w:ins>
      <w:r w:rsidR="009048D9" w:rsidRPr="0007763B">
        <w:rPr>
          <w:rFonts w:ascii="Times New Roman" w:eastAsia="Times New Roman" w:hAnsi="Times New Roman" w:cs="Times New Roman"/>
          <w:sz w:val="24"/>
          <w:szCs w:val="24"/>
        </w:rPr>
        <w:t>.</w:t>
      </w:r>
    </w:p>
    <w:p w14:paraId="6D187783" w14:textId="5EADBDB2" w:rsidR="00056F49" w:rsidRPr="0007763B" w:rsidRDefault="00056F49" w:rsidP="00A51948">
      <w:pPr>
        <w:spacing w:before="240" w:after="240" w:line="480" w:lineRule="auto"/>
        <w:rPr>
          <w:rFonts w:ascii="Times New Roman" w:eastAsia="Times New Roman" w:hAnsi="Times New Roman" w:cs="Times New Roman"/>
          <w:sz w:val="24"/>
          <w:szCs w:val="24"/>
        </w:rPr>
      </w:pPr>
    </w:p>
    <w:p w14:paraId="76A81EA2" w14:textId="77777777" w:rsidR="00056F49" w:rsidRPr="0007763B" w:rsidRDefault="00056F49" w:rsidP="00A51948">
      <w:pPr>
        <w:spacing w:before="240" w:after="240" w:line="480" w:lineRule="auto"/>
        <w:rPr>
          <w:rFonts w:ascii="Times New Roman" w:eastAsia="Times New Roman" w:hAnsi="Times New Roman" w:cs="Times New Roman"/>
          <w:i/>
          <w:sz w:val="24"/>
          <w:szCs w:val="24"/>
        </w:rPr>
      </w:pPr>
      <w:r w:rsidRPr="0007763B">
        <w:rPr>
          <w:rFonts w:ascii="Times New Roman" w:eastAsia="Times New Roman" w:hAnsi="Times New Roman" w:cs="Times New Roman"/>
          <w:i/>
          <w:sz w:val="24"/>
          <w:szCs w:val="24"/>
        </w:rPr>
        <w:t>Lag time between event and post-event sampling</w:t>
      </w:r>
    </w:p>
    <w:p w14:paraId="2AAC1F6B" w14:textId="54475755" w:rsidR="00056F49" w:rsidRPr="0007763B" w:rsidRDefault="00056F49" w:rsidP="00A51948">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sz w:val="24"/>
          <w:szCs w:val="24"/>
        </w:rPr>
        <w:t xml:space="preserve">As hypothesized from the nature of genetic processes in connected populations, the </w:t>
      </w:r>
      <w:r w:rsidR="00FC5954">
        <w:rPr>
          <w:rFonts w:ascii="Times New Roman" w:eastAsia="Times New Roman" w:hAnsi="Times New Roman" w:cs="Times New Roman"/>
          <w:sz w:val="24"/>
          <w:szCs w:val="24"/>
        </w:rPr>
        <w:t xml:space="preserve">genetic </w:t>
      </w:r>
      <w:r w:rsidRPr="0007763B">
        <w:rPr>
          <w:rFonts w:ascii="Times New Roman" w:eastAsia="Times New Roman" w:hAnsi="Times New Roman" w:cs="Times New Roman"/>
          <w:sz w:val="24"/>
          <w:szCs w:val="24"/>
        </w:rPr>
        <w:t>signal of the demographic event inflicted upon populations disappears gradually over time. When considering the scenario most likely to preserve the signal according to earlie</w:t>
      </w:r>
      <w:r w:rsidR="000F49A2">
        <w:rPr>
          <w:rFonts w:ascii="Times New Roman" w:eastAsia="Times New Roman" w:hAnsi="Times New Roman" w:cs="Times New Roman"/>
          <w:sz w:val="24"/>
          <w:szCs w:val="24"/>
        </w:rPr>
        <w:t>r results on FNR and FPR, the TG</w:t>
      </w:r>
      <w:r w:rsidRPr="0007763B">
        <w:rPr>
          <w:rFonts w:ascii="Times New Roman" w:eastAsia="Times New Roman" w:hAnsi="Times New Roman" w:cs="Times New Roman"/>
          <w:sz w:val="24"/>
          <w:szCs w:val="24"/>
        </w:rPr>
        <w:t xml:space="preserve">I approach was still able to avoid false adequately two years after the event </w:t>
      </w:r>
      <w:r w:rsidRPr="0007763B">
        <w:rPr>
          <w:rFonts w:ascii="Times New Roman" w:eastAsia="Times New Roman" w:hAnsi="Times New Roman" w:cs="Times New Roman"/>
          <w:sz w:val="24"/>
          <w:szCs w:val="24"/>
        </w:rPr>
        <w:lastRenderedPageBreak/>
        <w:t xml:space="preserve">(Fig. </w:t>
      </w:r>
      <w:r w:rsidR="004F670E">
        <w:rPr>
          <w:rFonts w:ascii="Times New Roman" w:eastAsia="Times New Roman" w:hAnsi="Times New Roman" w:cs="Times New Roman"/>
          <w:sz w:val="24"/>
          <w:szCs w:val="24"/>
        </w:rPr>
        <w:t>4</w:t>
      </w:r>
      <w:r w:rsidRPr="0007763B">
        <w:rPr>
          <w:rFonts w:ascii="Times New Roman" w:eastAsia="Times New Roman" w:hAnsi="Times New Roman" w:cs="Times New Roman"/>
          <w:sz w:val="24"/>
          <w:szCs w:val="24"/>
        </w:rPr>
        <w:t xml:space="preserve"> C) but average FPR sharply increased at the three years’ mark, then increased linearly again in the following years. For the harder scenario FPR increased much faster with the years, following a slightly saturated curve, and reaching 5% of false positives after only two years (Fig. </w:t>
      </w:r>
      <w:r w:rsidR="004F670E">
        <w:rPr>
          <w:rFonts w:ascii="Times New Roman" w:eastAsia="Times New Roman" w:hAnsi="Times New Roman" w:cs="Times New Roman"/>
          <w:sz w:val="24"/>
          <w:szCs w:val="24"/>
        </w:rPr>
        <w:t>4</w:t>
      </w:r>
      <w:r w:rsidRPr="0007763B">
        <w:rPr>
          <w:rFonts w:ascii="Times New Roman" w:eastAsia="Times New Roman" w:hAnsi="Times New Roman" w:cs="Times New Roman"/>
          <w:sz w:val="24"/>
          <w:szCs w:val="24"/>
        </w:rPr>
        <w:t xml:space="preserve"> C). Average FNR, and the width of its confidence intervals, increased linearly for </w:t>
      </w:r>
      <w:r w:rsidR="004F670E">
        <w:rPr>
          <w:rFonts w:ascii="Times New Roman" w:eastAsia="Times New Roman" w:hAnsi="Times New Roman" w:cs="Times New Roman"/>
          <w:sz w:val="24"/>
          <w:szCs w:val="24"/>
        </w:rPr>
        <w:t>the easier scenario, but (Fig. 4</w:t>
      </w:r>
      <w:r w:rsidRPr="0007763B">
        <w:rPr>
          <w:rFonts w:ascii="Times New Roman" w:eastAsia="Times New Roman" w:hAnsi="Times New Roman" w:cs="Times New Roman"/>
          <w:sz w:val="24"/>
          <w:szCs w:val="24"/>
        </w:rPr>
        <w:t xml:space="preserve"> D). Beyond the fact that its starting FNR at 0.05 was much higher for the harder scenario (Fig. </w:t>
      </w:r>
      <w:r w:rsidR="004F670E">
        <w:rPr>
          <w:rFonts w:ascii="Times New Roman" w:eastAsia="Times New Roman" w:hAnsi="Times New Roman" w:cs="Times New Roman"/>
          <w:sz w:val="24"/>
          <w:szCs w:val="24"/>
        </w:rPr>
        <w:t>2</w:t>
      </w:r>
      <w:r w:rsidRPr="0007763B">
        <w:rPr>
          <w:rFonts w:ascii="Times New Roman" w:eastAsia="Times New Roman" w:hAnsi="Times New Roman" w:cs="Times New Roman"/>
          <w:sz w:val="24"/>
          <w:szCs w:val="24"/>
        </w:rPr>
        <w:t xml:space="preserve">; Fig. </w:t>
      </w:r>
      <w:r w:rsidR="004F670E">
        <w:rPr>
          <w:rFonts w:ascii="Times New Roman" w:eastAsia="Times New Roman" w:hAnsi="Times New Roman" w:cs="Times New Roman"/>
          <w:sz w:val="24"/>
          <w:szCs w:val="24"/>
        </w:rPr>
        <w:t>4</w:t>
      </w:r>
      <w:r w:rsidRPr="0007763B">
        <w:rPr>
          <w:rFonts w:ascii="Times New Roman" w:eastAsia="Times New Roman" w:hAnsi="Times New Roman" w:cs="Times New Roman"/>
          <w:sz w:val="24"/>
          <w:szCs w:val="24"/>
        </w:rPr>
        <w:t xml:space="preserve"> D), it also increased much faster with time, reaching a plateau at unaccepta</w:t>
      </w:r>
      <w:r w:rsidR="007D7E27">
        <w:rPr>
          <w:rFonts w:ascii="Times New Roman" w:eastAsia="Times New Roman" w:hAnsi="Times New Roman" w:cs="Times New Roman"/>
          <w:sz w:val="24"/>
          <w:szCs w:val="24"/>
        </w:rPr>
        <w:t>ble power values</w:t>
      </w:r>
      <w:r w:rsidRPr="0007763B">
        <w:rPr>
          <w:rFonts w:ascii="Times New Roman" w:eastAsia="Times New Roman" w:hAnsi="Times New Roman" w:cs="Times New Roman"/>
          <w:sz w:val="24"/>
          <w:szCs w:val="24"/>
        </w:rPr>
        <w:t>. With the harder scenario, almost 25% of power is lost as the result of only two generations.</w:t>
      </w:r>
    </w:p>
    <w:p w14:paraId="4A533F16" w14:textId="7B2C9B2E" w:rsidR="00056F49" w:rsidRPr="0007763B" w:rsidRDefault="00BE0825" w:rsidP="00A51948">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g">
            <w:drawing>
              <wp:anchor distT="0" distB="0" distL="114300" distR="114300" simplePos="0" relativeHeight="251669504" behindDoc="0" locked="0" layoutInCell="1" allowOverlap="1" wp14:anchorId="794A352F" wp14:editId="55DB1275">
                <wp:simplePos x="0" y="0"/>
                <wp:positionH relativeFrom="column">
                  <wp:posOffset>923026</wp:posOffset>
                </wp:positionH>
                <wp:positionV relativeFrom="paragraph">
                  <wp:posOffset>216235</wp:posOffset>
                </wp:positionV>
                <wp:extent cx="3786996" cy="424907"/>
                <wp:effectExtent l="0" t="0" r="0" b="0"/>
                <wp:wrapNone/>
                <wp:docPr id="24" name="Groupe 24"/>
                <wp:cNvGraphicFramePr/>
                <a:graphic xmlns:a="http://schemas.openxmlformats.org/drawingml/2006/main">
                  <a:graphicData uri="http://schemas.microsoft.com/office/word/2010/wordprocessingGroup">
                    <wpg:wgp>
                      <wpg:cNvGrpSpPr/>
                      <wpg:grpSpPr>
                        <a:xfrm>
                          <a:off x="0" y="0"/>
                          <a:ext cx="3786996" cy="424907"/>
                          <a:chOff x="0" y="0"/>
                          <a:chExt cx="3786996" cy="424907"/>
                        </a:xfrm>
                      </wpg:grpSpPr>
                      <wps:wsp>
                        <wps:cNvPr id="22" name="Zone de texte 2"/>
                        <wps:cNvSpPr txBox="1">
                          <a:spLocks noChangeArrowheads="1"/>
                        </wps:cNvSpPr>
                        <wps:spPr bwMode="auto">
                          <a:xfrm>
                            <a:off x="0" y="0"/>
                            <a:ext cx="672861" cy="424907"/>
                          </a:xfrm>
                          <a:prstGeom prst="rect">
                            <a:avLst/>
                          </a:prstGeom>
                          <a:noFill/>
                          <a:ln w="9525">
                            <a:noFill/>
                            <a:miter lim="800000"/>
                            <a:headEnd/>
                            <a:tailEnd/>
                          </a:ln>
                        </wps:spPr>
                        <wps:txbx>
                          <w:txbxContent>
                            <w:p w14:paraId="2E7C4588" w14:textId="714C79A0" w:rsidR="008B2DA1" w:rsidRPr="00F6615F" w:rsidRDefault="008B2DA1" w:rsidP="00537BAC">
                              <w:pPr>
                                <w:rPr>
                                  <w:rFonts w:ascii="Times New Roman" w:hAnsi="Times New Roman" w:cs="Times New Roman"/>
                                  <w:sz w:val="40"/>
                                  <w:szCs w:val="40"/>
                                  <w:lang w:val="fr-CA"/>
                                </w:rPr>
                              </w:pPr>
                              <w:r>
                                <w:rPr>
                                  <w:rFonts w:ascii="Times New Roman" w:hAnsi="Times New Roman" w:cs="Times New Roman"/>
                                  <w:sz w:val="40"/>
                                  <w:szCs w:val="40"/>
                                </w:rPr>
                                <w:t>FPR</w:t>
                              </w:r>
                            </w:p>
                          </w:txbxContent>
                        </wps:txbx>
                        <wps:bodyPr rot="0" vert="horz" wrap="square" lIns="91440" tIns="45720" rIns="91440" bIns="45720" anchor="t" anchorCtr="0">
                          <a:noAutofit/>
                        </wps:bodyPr>
                      </wps:wsp>
                      <wps:wsp>
                        <wps:cNvPr id="23" name="Zone de texte 2"/>
                        <wps:cNvSpPr txBox="1">
                          <a:spLocks noChangeArrowheads="1"/>
                        </wps:cNvSpPr>
                        <wps:spPr bwMode="auto">
                          <a:xfrm>
                            <a:off x="3053751" y="0"/>
                            <a:ext cx="733245" cy="424907"/>
                          </a:xfrm>
                          <a:prstGeom prst="rect">
                            <a:avLst/>
                          </a:prstGeom>
                          <a:noFill/>
                          <a:ln w="9525">
                            <a:noFill/>
                            <a:miter lim="800000"/>
                            <a:headEnd/>
                            <a:tailEnd/>
                          </a:ln>
                        </wps:spPr>
                        <wps:txbx>
                          <w:txbxContent>
                            <w:p w14:paraId="549A3848" w14:textId="51697FA8" w:rsidR="008B2DA1" w:rsidRPr="00F6615F" w:rsidRDefault="008B2DA1" w:rsidP="00C72944">
                              <w:pPr>
                                <w:rPr>
                                  <w:rFonts w:ascii="Times New Roman" w:hAnsi="Times New Roman" w:cs="Times New Roman"/>
                                  <w:sz w:val="40"/>
                                  <w:szCs w:val="40"/>
                                  <w:lang w:val="fr-CA"/>
                                </w:rPr>
                              </w:pPr>
                              <w:r>
                                <w:rPr>
                                  <w:rFonts w:ascii="Times New Roman" w:hAnsi="Times New Roman" w:cs="Times New Roman"/>
                                  <w:sz w:val="40"/>
                                  <w:szCs w:val="40"/>
                                </w:rPr>
                                <w:t>FNR</w:t>
                              </w:r>
                            </w:p>
                          </w:txbxContent>
                        </wps:txbx>
                        <wps:bodyPr rot="0" vert="horz" wrap="square" lIns="91440" tIns="45720" rIns="91440" bIns="45720" anchor="t" anchorCtr="0">
                          <a:noAutofit/>
                        </wps:bodyPr>
                      </wps:wsp>
                    </wpg:wgp>
                  </a:graphicData>
                </a:graphic>
              </wp:anchor>
            </w:drawing>
          </mc:Choice>
          <mc:Fallback>
            <w:pict>
              <v:group w14:anchorId="794A352F" id="Groupe 24" o:spid="_x0000_s1032" style="position:absolute;margin-left:72.7pt;margin-top:17.05pt;width:298.2pt;height:33.45pt;z-index:251669504" coordsize="37869,42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">
                <v:shape id="_x0000_s1033" type="#_x0000_t202" style="position:absolute;width:6728;height:4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2E7C4588" w14:textId="714C79A0" w:rsidR="008B2DA1" w:rsidRPr="00F6615F" w:rsidRDefault="008B2DA1" w:rsidP="00537BAC">
                        <w:pPr>
                          <w:rPr>
                            <w:rFonts w:ascii="Times New Roman" w:hAnsi="Times New Roman" w:cs="Times New Roman"/>
                            <w:sz w:val="40"/>
                            <w:szCs w:val="40"/>
                            <w:lang w:val="fr-CA"/>
                          </w:rPr>
                        </w:pPr>
                        <w:r>
                          <w:rPr>
                            <w:rFonts w:ascii="Times New Roman" w:hAnsi="Times New Roman" w:cs="Times New Roman"/>
                            <w:sz w:val="40"/>
                            <w:szCs w:val="40"/>
                          </w:rPr>
                          <w:t>FPR</w:t>
                        </w:r>
                      </w:p>
                    </w:txbxContent>
                  </v:textbox>
                </v:shape>
                <v:shape id="_x0000_s1034" type="#_x0000_t202" style="position:absolute;left:30537;width:7332;height:4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14:paraId="549A3848" w14:textId="51697FA8" w:rsidR="008B2DA1" w:rsidRPr="00F6615F" w:rsidRDefault="008B2DA1" w:rsidP="00C72944">
                        <w:pPr>
                          <w:rPr>
                            <w:rFonts w:ascii="Times New Roman" w:hAnsi="Times New Roman" w:cs="Times New Roman"/>
                            <w:sz w:val="40"/>
                            <w:szCs w:val="40"/>
                            <w:lang w:val="fr-CA"/>
                          </w:rPr>
                        </w:pPr>
                        <w:r>
                          <w:rPr>
                            <w:rFonts w:ascii="Times New Roman" w:hAnsi="Times New Roman" w:cs="Times New Roman"/>
                            <w:sz w:val="40"/>
                            <w:szCs w:val="40"/>
                          </w:rPr>
                          <w:t>FNR</w:t>
                        </w:r>
                      </w:p>
                    </w:txbxContent>
                  </v:textbox>
                </v:shape>
              </v:group>
            </w:pict>
          </mc:Fallback>
        </mc:AlternateContent>
      </w:r>
    </w:p>
    <w:p w14:paraId="205F39D7" w14:textId="63EAA86D" w:rsidR="005524EA" w:rsidRPr="0007763B" w:rsidRDefault="009048D9" w:rsidP="00A51948">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noProof/>
          <w:sz w:val="24"/>
          <w:szCs w:val="24"/>
        </w:rPr>
        <w:lastRenderedPageBreak/>
        <mc:AlternateContent>
          <mc:Choice Requires="wpg">
            <w:drawing>
              <wp:inline distT="0" distB="0" distL="0" distR="0" wp14:anchorId="475F5022" wp14:editId="232FDB57">
                <wp:extent cx="5943600" cy="4822959"/>
                <wp:effectExtent l="0" t="0" r="0" b="0"/>
                <wp:docPr id="20" name="Groupe 20"/>
                <wp:cNvGraphicFramePr/>
                <a:graphic xmlns:a="http://schemas.openxmlformats.org/drawingml/2006/main">
                  <a:graphicData uri="http://schemas.microsoft.com/office/word/2010/wordprocessingGroup">
                    <wpg:wgp>
                      <wpg:cNvGrpSpPr/>
                      <wpg:grpSpPr>
                        <a:xfrm>
                          <a:off x="0" y="0"/>
                          <a:ext cx="5943600" cy="4822959"/>
                          <a:chOff x="0" y="8484"/>
                          <a:chExt cx="6642004" cy="5391161"/>
                        </a:xfrm>
                      </wpg:grpSpPr>
                      <wpg:grpSp>
                        <wpg:cNvPr id="15" name="Groupe 15"/>
                        <wpg:cNvGrpSpPr/>
                        <wpg:grpSpPr>
                          <a:xfrm>
                            <a:off x="0" y="8484"/>
                            <a:ext cx="6642004" cy="5391161"/>
                            <a:chOff x="0" y="8484"/>
                            <a:chExt cx="6642004" cy="5391161"/>
                          </a:xfrm>
                        </wpg:grpSpPr>
                        <pic:pic xmlns:pic="http://schemas.openxmlformats.org/drawingml/2006/picture">
                          <pic:nvPicPr>
                            <pic:cNvPr id="1" name="Image 1" descr="C:\Users\jwitt\OneDrive\Desktop\Git_Projects\Genetic_TBI_LCBD\Fig6.jpeg"/>
                            <pic:cNvPicPr>
                              <a:picLocks noChangeAspect="1"/>
                            </pic:cNvPicPr>
                          </pic:nvPicPr>
                          <pic:blipFill rotWithShape="1">
                            <a:blip r:embed="rId12">
                              <a:extLst>
                                <a:ext uri="{28A0092B-C50C-407E-A947-70E740481C1C}">
                                  <a14:useLocalDpi xmlns:a14="http://schemas.microsoft.com/office/drawing/2010/main" val="0"/>
                                </a:ext>
                              </a:extLst>
                            </a:blip>
                            <a:srcRect l="2523" t="18497" r="13189" b="19383"/>
                            <a:stretch/>
                          </pic:blipFill>
                          <pic:spPr bwMode="auto">
                            <a:xfrm>
                              <a:off x="128270" y="2699625"/>
                              <a:ext cx="5764530" cy="270002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2" name="Image 12" descr="C:\Users\jwitt\OneDrive\Desktop\Git_Projects\Genetic_TBI_LCBD\Fig5.jpeg"/>
                            <pic:cNvPicPr>
                              <a:picLocks noChangeAspect="1"/>
                            </pic:cNvPicPr>
                          </pic:nvPicPr>
                          <pic:blipFill rotWithShape="1">
                            <a:blip r:embed="rId13">
                              <a:extLst>
                                <a:ext uri="{28A0092B-C50C-407E-A947-70E740481C1C}">
                                  <a14:useLocalDpi xmlns:a14="http://schemas.microsoft.com/office/drawing/2010/main" val="0"/>
                                </a:ext>
                              </a:extLst>
                            </a:blip>
                            <a:srcRect l="2890" t="19410" r="13184" b="18928"/>
                            <a:stretch/>
                          </pic:blipFill>
                          <pic:spPr bwMode="auto">
                            <a:xfrm>
                              <a:off x="131301" y="8484"/>
                              <a:ext cx="5762625" cy="269113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 name="Image 13" descr="C:\Users\jwitt\OneDrive\Desktop\Git_Projects\Genetic_TBI_LCBD\Fig6.jpeg"/>
                            <pic:cNvPicPr>
                              <a:picLocks noChangeAspect="1"/>
                            </pic:cNvPicPr>
                          </pic:nvPicPr>
                          <pic:blipFill rotWithShape="1">
                            <a:blip r:embed="rId12">
                              <a:extLst>
                                <a:ext uri="{28A0092B-C50C-407E-A947-70E740481C1C}">
                                  <a14:useLocalDpi xmlns:a14="http://schemas.microsoft.com/office/drawing/2010/main" val="0"/>
                                </a:ext>
                              </a:extLst>
                            </a:blip>
                            <a:srcRect l="88554" t="39743" r="1128" b="47689"/>
                            <a:stretch/>
                          </pic:blipFill>
                          <pic:spPr bwMode="auto">
                            <a:xfrm>
                              <a:off x="6029864" y="2268701"/>
                              <a:ext cx="612140" cy="47434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 name="Image 14" descr="C:\Users\jwitt\OneDrive\Desktop\Git_Projects\Genetic_TBI_LCBD\Fig6.jpeg"/>
                            <pic:cNvPicPr>
                              <a:picLocks noChangeAspect="1"/>
                            </pic:cNvPicPr>
                          </pic:nvPicPr>
                          <pic:blipFill rotWithShape="1">
                            <a:blip r:embed="rId12">
                              <a:extLst>
                                <a:ext uri="{28A0092B-C50C-407E-A947-70E740481C1C}">
                                  <a14:useLocalDpi xmlns:a14="http://schemas.microsoft.com/office/drawing/2010/main" val="0"/>
                                </a:ext>
                              </a:extLst>
                            </a:blip>
                            <a:srcRect l="886" t="42711" r="97225" b="50939"/>
                            <a:stretch/>
                          </pic:blipFill>
                          <pic:spPr bwMode="auto">
                            <a:xfrm>
                              <a:off x="0" y="2424023"/>
                              <a:ext cx="128270" cy="275590"/>
                            </a:xfrm>
                            <a:prstGeom prst="rect">
                              <a:avLst/>
                            </a:prstGeom>
                            <a:noFill/>
                            <a:ln>
                              <a:noFill/>
                            </a:ln>
                            <a:extLst>
                              <a:ext uri="{53640926-AAD7-44D8-BBD7-CCE9431645EC}">
                                <a14:shadowObscured xmlns:a14="http://schemas.microsoft.com/office/drawing/2010/main"/>
                              </a:ext>
                            </a:extLst>
                          </pic:spPr>
                        </pic:pic>
                      </wpg:grpSp>
                      <wps:wsp>
                        <wps:cNvPr id="16" name="Zone de texte 2"/>
                        <wps:cNvSpPr txBox="1">
                          <a:spLocks noChangeArrowheads="1"/>
                        </wps:cNvSpPr>
                        <wps:spPr bwMode="auto">
                          <a:xfrm>
                            <a:off x="379562" y="69011"/>
                            <a:ext cx="371475" cy="474980"/>
                          </a:xfrm>
                          <a:prstGeom prst="rect">
                            <a:avLst/>
                          </a:prstGeom>
                          <a:noFill/>
                          <a:ln w="9525">
                            <a:noFill/>
                            <a:miter lim="800000"/>
                            <a:headEnd/>
                            <a:tailEnd/>
                          </a:ln>
                        </wps:spPr>
                        <wps:txbx>
                          <w:txbxContent>
                            <w:p w14:paraId="7EF97144" w14:textId="77777777" w:rsidR="008B2DA1" w:rsidRPr="00F6615F" w:rsidRDefault="008B2DA1" w:rsidP="009048D9">
                              <w:pPr>
                                <w:rPr>
                                  <w:rFonts w:ascii="Times New Roman" w:hAnsi="Times New Roman" w:cs="Times New Roman"/>
                                  <w:sz w:val="40"/>
                                  <w:szCs w:val="40"/>
                                  <w:lang w:val="fr-CA"/>
                                </w:rPr>
                              </w:pPr>
                              <w:r w:rsidRPr="00F6615F">
                                <w:rPr>
                                  <w:rFonts w:ascii="Times New Roman" w:hAnsi="Times New Roman" w:cs="Times New Roman"/>
                                  <w:sz w:val="40"/>
                                  <w:szCs w:val="40"/>
                                </w:rPr>
                                <w:t>A</w:t>
                              </w:r>
                            </w:p>
                          </w:txbxContent>
                        </wps:txbx>
                        <wps:bodyPr rot="0" vert="horz" wrap="square" lIns="91440" tIns="45720" rIns="91440" bIns="45720" anchor="t" anchorCtr="0">
                          <a:noAutofit/>
                        </wps:bodyPr>
                      </wps:wsp>
                      <wps:wsp>
                        <wps:cNvPr id="17" name="Zone de texte 2"/>
                        <wps:cNvSpPr txBox="1">
                          <a:spLocks noChangeArrowheads="1"/>
                        </wps:cNvSpPr>
                        <wps:spPr bwMode="auto">
                          <a:xfrm>
                            <a:off x="3795623" y="69011"/>
                            <a:ext cx="371475" cy="474980"/>
                          </a:xfrm>
                          <a:prstGeom prst="rect">
                            <a:avLst/>
                          </a:prstGeom>
                          <a:noFill/>
                          <a:ln w="9525">
                            <a:noFill/>
                            <a:miter lim="800000"/>
                            <a:headEnd/>
                            <a:tailEnd/>
                          </a:ln>
                        </wps:spPr>
                        <wps:txbx>
                          <w:txbxContent>
                            <w:p w14:paraId="427B4A6B" w14:textId="77777777" w:rsidR="008B2DA1" w:rsidRPr="00F6615F" w:rsidRDefault="008B2DA1" w:rsidP="009048D9">
                              <w:pPr>
                                <w:rPr>
                                  <w:rFonts w:ascii="Times New Roman" w:hAnsi="Times New Roman" w:cs="Times New Roman"/>
                                  <w:sz w:val="40"/>
                                  <w:szCs w:val="40"/>
                                  <w:lang w:val="fr-CA"/>
                                </w:rPr>
                              </w:pPr>
                              <w:r>
                                <w:rPr>
                                  <w:rFonts w:ascii="Times New Roman" w:hAnsi="Times New Roman" w:cs="Times New Roman"/>
                                  <w:sz w:val="40"/>
                                  <w:szCs w:val="40"/>
                                  <w:lang w:val="fr-CA"/>
                                </w:rPr>
                                <w:t>B</w:t>
                              </w:r>
                            </w:p>
                          </w:txbxContent>
                        </wps:txbx>
                        <wps:bodyPr rot="0" vert="horz" wrap="square" lIns="91440" tIns="45720" rIns="91440" bIns="45720" anchor="t" anchorCtr="0">
                          <a:noAutofit/>
                        </wps:bodyPr>
                      </wps:wsp>
                      <wps:wsp>
                        <wps:cNvPr id="18" name="Zone de texte 2"/>
                        <wps:cNvSpPr txBox="1">
                          <a:spLocks noChangeArrowheads="1"/>
                        </wps:cNvSpPr>
                        <wps:spPr bwMode="auto">
                          <a:xfrm>
                            <a:off x="379562" y="2812211"/>
                            <a:ext cx="371475" cy="474980"/>
                          </a:xfrm>
                          <a:prstGeom prst="rect">
                            <a:avLst/>
                          </a:prstGeom>
                          <a:noFill/>
                          <a:ln w="9525">
                            <a:noFill/>
                            <a:miter lim="800000"/>
                            <a:headEnd/>
                            <a:tailEnd/>
                          </a:ln>
                        </wps:spPr>
                        <wps:txbx>
                          <w:txbxContent>
                            <w:p w14:paraId="0EE2C982" w14:textId="77777777" w:rsidR="008B2DA1" w:rsidRPr="00F6615F" w:rsidRDefault="008B2DA1" w:rsidP="009048D9">
                              <w:pPr>
                                <w:rPr>
                                  <w:rFonts w:ascii="Times New Roman" w:hAnsi="Times New Roman" w:cs="Times New Roman"/>
                                  <w:sz w:val="40"/>
                                  <w:szCs w:val="40"/>
                                  <w:lang w:val="fr-CA"/>
                                </w:rPr>
                              </w:pPr>
                              <w:r>
                                <w:rPr>
                                  <w:rFonts w:ascii="Times New Roman" w:hAnsi="Times New Roman" w:cs="Times New Roman"/>
                                  <w:sz w:val="40"/>
                                  <w:szCs w:val="40"/>
                                </w:rPr>
                                <w:t>C</w:t>
                              </w:r>
                            </w:p>
                          </w:txbxContent>
                        </wps:txbx>
                        <wps:bodyPr rot="0" vert="horz" wrap="square" lIns="91440" tIns="45720" rIns="91440" bIns="45720" anchor="t" anchorCtr="0">
                          <a:noAutofit/>
                        </wps:bodyPr>
                      </wps:wsp>
                      <wps:wsp>
                        <wps:cNvPr id="19" name="Zone de texte 2"/>
                        <wps:cNvSpPr txBox="1">
                          <a:spLocks noChangeArrowheads="1"/>
                        </wps:cNvSpPr>
                        <wps:spPr bwMode="auto">
                          <a:xfrm>
                            <a:off x="3795623" y="2803584"/>
                            <a:ext cx="371475" cy="474980"/>
                          </a:xfrm>
                          <a:prstGeom prst="rect">
                            <a:avLst/>
                          </a:prstGeom>
                          <a:noFill/>
                          <a:ln w="9525">
                            <a:noFill/>
                            <a:miter lim="800000"/>
                            <a:headEnd/>
                            <a:tailEnd/>
                          </a:ln>
                        </wps:spPr>
                        <wps:txbx>
                          <w:txbxContent>
                            <w:p w14:paraId="2D594383" w14:textId="77777777" w:rsidR="008B2DA1" w:rsidRPr="00F6615F" w:rsidRDefault="008B2DA1" w:rsidP="009048D9">
                              <w:pPr>
                                <w:rPr>
                                  <w:rFonts w:ascii="Times New Roman" w:hAnsi="Times New Roman" w:cs="Times New Roman"/>
                                  <w:sz w:val="40"/>
                                  <w:szCs w:val="40"/>
                                  <w:lang w:val="fr-CA"/>
                                </w:rPr>
                              </w:pPr>
                              <w:r>
                                <w:rPr>
                                  <w:rFonts w:ascii="Times New Roman" w:hAnsi="Times New Roman" w:cs="Times New Roman"/>
                                  <w:sz w:val="40"/>
                                  <w:szCs w:val="40"/>
                                  <w:lang w:val="fr-CA"/>
                                </w:rPr>
                                <w:t>D</w:t>
                              </w:r>
                            </w:p>
                          </w:txbxContent>
                        </wps:txbx>
                        <wps:bodyPr rot="0" vert="horz" wrap="square" lIns="91440" tIns="45720" rIns="91440" bIns="45720" anchor="t" anchorCtr="0">
                          <a:noAutofit/>
                        </wps:bodyPr>
                      </wps:wsp>
                    </wpg:wgp>
                  </a:graphicData>
                </a:graphic>
              </wp:inline>
            </w:drawing>
          </mc:Choice>
          <mc:Fallback>
            <w:pict>
              <v:group w14:anchorId="475F5022" id="Groupe 20" o:spid="_x0000_s1035" style="width:468pt;height:379.75pt;mso-position-horizontal-relative:char;mso-position-vertical-relative:line" coordorigin=",84" coordsize="66420,5391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7+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9lQ&#10;SwMECgAAAAAAAAAhAKzh3yn8YwEA/GMBABUAAABkcnMvbWVkaWEvaW1hZ2UyLmpwZWf/2P/gABBK&#10;RklGAAEBAQBgAGAAAP/bAEMAAQEBAQEBAQEBAQEBAQEBAQEBAQEBAQEBAQEBAQEBAQEBAQEBAQEB&#10;AQEBAQEBAQEBAQEBAQEBAQEBAQEBAQEBAf/bAEMBAQEBAQEBAQEBAQEBAQEBAQEBAQEBAQEBAQEB&#10;AQEBAQEBAQEBAQEBAQEBAQEBAQEBAQEBAQEBAQEBAQEBAQEBAf/AABEIAiYDYQ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7+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">
                <v:group id="Groupe 15" o:spid="_x0000_s1036" style="position:absolute;top:84;width:66420;height:53912" coordorigin=",84" coordsize="66420,53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37" type="#_x0000_t75" style="position:absolute;left:1282;top:26996;width:57646;height:27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">
                    <v:imagedata r:id="rId14" o:title="Fig6" croptop="12122f" cropbottom="12703f" cropleft="1653f" cropright="8644f"/>
                    <v:path arrowok="t"/>
                  </v:shape>
                  <v:shape id="Image 12" o:spid="_x0000_s1038" type="#_x0000_t75" style="position:absolute;left:1313;top:84;width:57626;height:26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">
                    <v:imagedata r:id="rId15" o:title="Fig5" croptop="12721f" cropbottom="12405f" cropleft="1894f" cropright="8640f"/>
                    <v:path arrowok="t"/>
                  </v:shape>
                  <v:shape id="Image 13" o:spid="_x0000_s1039" type="#_x0000_t75" style="position:absolute;left:60298;top:22687;width:6122;height:4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">
                    <v:imagedata r:id="rId14" o:title="Fig6" croptop="26046f" cropbottom="31253f" cropleft="58035f" cropright="739f"/>
                    <v:path arrowok="t"/>
                  </v:shape>
                  <v:shape id="Image 14" o:spid="_x0000_s1040" type="#_x0000_t75" style="position:absolute;top:24240;width:1282;height:27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">
                    <v:imagedata r:id="rId14" o:title="Fig6" croptop="27991f" cropbottom="33383f" cropleft="581f" cropright="63717f"/>
                    <v:path arrowok="t"/>
                  </v:shape>
                </v:group>
                <v:shape id="_x0000_s1041" type="#_x0000_t202" style="position:absolute;left:3795;top:690;width:3715;height:4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14:paraId="7EF97144" w14:textId="77777777" w:rsidR="008B2DA1" w:rsidRPr="00F6615F" w:rsidRDefault="008B2DA1" w:rsidP="009048D9">
                        <w:pPr>
                          <w:rPr>
                            <w:rFonts w:ascii="Times New Roman" w:hAnsi="Times New Roman" w:cs="Times New Roman"/>
                            <w:sz w:val="40"/>
                            <w:szCs w:val="40"/>
                            <w:lang w:val="fr-CA"/>
                          </w:rPr>
                        </w:pPr>
                        <w:r w:rsidRPr="00F6615F">
                          <w:rPr>
                            <w:rFonts w:ascii="Times New Roman" w:hAnsi="Times New Roman" w:cs="Times New Roman"/>
                            <w:sz w:val="40"/>
                            <w:szCs w:val="40"/>
                          </w:rPr>
                          <w:t>A</w:t>
                        </w:r>
                      </w:p>
                    </w:txbxContent>
                  </v:textbox>
                </v:shape>
                <v:shape id="_x0000_s1042" type="#_x0000_t202" style="position:absolute;left:37956;top:690;width:3714;height:4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14:paraId="427B4A6B" w14:textId="77777777" w:rsidR="008B2DA1" w:rsidRPr="00F6615F" w:rsidRDefault="008B2DA1" w:rsidP="009048D9">
                        <w:pPr>
                          <w:rPr>
                            <w:rFonts w:ascii="Times New Roman" w:hAnsi="Times New Roman" w:cs="Times New Roman"/>
                            <w:sz w:val="40"/>
                            <w:szCs w:val="40"/>
                            <w:lang w:val="fr-CA"/>
                          </w:rPr>
                        </w:pPr>
                        <w:r>
                          <w:rPr>
                            <w:rFonts w:ascii="Times New Roman" w:hAnsi="Times New Roman" w:cs="Times New Roman"/>
                            <w:sz w:val="40"/>
                            <w:szCs w:val="40"/>
                            <w:lang w:val="fr-CA"/>
                          </w:rPr>
                          <w:t>B</w:t>
                        </w:r>
                      </w:p>
                    </w:txbxContent>
                  </v:textbox>
                </v:shape>
                <v:shape id="_x0000_s1043" type="#_x0000_t202" style="position:absolute;left:3795;top:28122;width:3715;height:4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0EE2C982" w14:textId="77777777" w:rsidR="008B2DA1" w:rsidRPr="00F6615F" w:rsidRDefault="008B2DA1" w:rsidP="009048D9">
                        <w:pPr>
                          <w:rPr>
                            <w:rFonts w:ascii="Times New Roman" w:hAnsi="Times New Roman" w:cs="Times New Roman"/>
                            <w:sz w:val="40"/>
                            <w:szCs w:val="40"/>
                            <w:lang w:val="fr-CA"/>
                          </w:rPr>
                        </w:pPr>
                        <w:r>
                          <w:rPr>
                            <w:rFonts w:ascii="Times New Roman" w:hAnsi="Times New Roman" w:cs="Times New Roman"/>
                            <w:sz w:val="40"/>
                            <w:szCs w:val="40"/>
                          </w:rPr>
                          <w:t>C</w:t>
                        </w:r>
                      </w:p>
                    </w:txbxContent>
                  </v:textbox>
                </v:shape>
                <v:shape id="_x0000_s1044" type="#_x0000_t202" style="position:absolute;left:37956;top:28035;width:3714;height:4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2D594383" w14:textId="77777777" w:rsidR="008B2DA1" w:rsidRPr="00F6615F" w:rsidRDefault="008B2DA1" w:rsidP="009048D9">
                        <w:pPr>
                          <w:rPr>
                            <w:rFonts w:ascii="Times New Roman" w:hAnsi="Times New Roman" w:cs="Times New Roman"/>
                            <w:sz w:val="40"/>
                            <w:szCs w:val="40"/>
                            <w:lang w:val="fr-CA"/>
                          </w:rPr>
                        </w:pPr>
                        <w:r>
                          <w:rPr>
                            <w:rFonts w:ascii="Times New Roman" w:hAnsi="Times New Roman" w:cs="Times New Roman"/>
                            <w:sz w:val="40"/>
                            <w:szCs w:val="40"/>
                            <w:lang w:val="fr-CA"/>
                          </w:rPr>
                          <w:t>D</w:t>
                        </w:r>
                      </w:p>
                    </w:txbxContent>
                  </v:textbox>
                </v:shape>
                <w10:anchorlock/>
              </v:group>
            </w:pict>
          </mc:Fallback>
        </mc:AlternateContent>
      </w:r>
    </w:p>
    <w:p w14:paraId="116A8252" w14:textId="3419C40D" w:rsidR="00E5485D" w:rsidRPr="0007763B" w:rsidRDefault="00E5485D" w:rsidP="00A51948">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b/>
          <w:sz w:val="24"/>
          <w:szCs w:val="24"/>
        </w:rPr>
        <w:t xml:space="preserve">Fig. </w:t>
      </w:r>
      <w:r w:rsidR="00537BAC">
        <w:rPr>
          <w:rFonts w:ascii="Times New Roman" w:eastAsia="Times New Roman" w:hAnsi="Times New Roman" w:cs="Times New Roman"/>
          <w:b/>
          <w:sz w:val="24"/>
          <w:szCs w:val="24"/>
        </w:rPr>
        <w:t>4</w:t>
      </w:r>
      <w:r w:rsidRPr="0007763B">
        <w:rPr>
          <w:rFonts w:ascii="Times New Roman" w:eastAsia="Times New Roman" w:hAnsi="Times New Roman" w:cs="Times New Roman"/>
          <w:b/>
          <w:sz w:val="24"/>
          <w:szCs w:val="24"/>
        </w:rPr>
        <w:t xml:space="preserve">. </w:t>
      </w:r>
      <w:r w:rsidRPr="0007763B">
        <w:rPr>
          <w:rFonts w:ascii="Times New Roman" w:eastAsia="Times New Roman" w:hAnsi="Times New Roman" w:cs="Times New Roman"/>
          <w:sz w:val="24"/>
          <w:szCs w:val="24"/>
        </w:rPr>
        <w:t xml:space="preserve">Influence of number years between </w:t>
      </w:r>
      <w:r w:rsidR="000745F8" w:rsidRPr="0007763B">
        <w:rPr>
          <w:rFonts w:ascii="Times New Roman" w:eastAsia="Times New Roman" w:hAnsi="Times New Roman" w:cs="Times New Roman"/>
          <w:sz w:val="24"/>
          <w:szCs w:val="24"/>
        </w:rPr>
        <w:t xml:space="preserve">the </w:t>
      </w:r>
      <w:r w:rsidRPr="0007763B">
        <w:rPr>
          <w:rFonts w:ascii="Times New Roman" w:eastAsia="Times New Roman" w:hAnsi="Times New Roman" w:cs="Times New Roman"/>
          <w:sz w:val="24"/>
          <w:szCs w:val="24"/>
        </w:rPr>
        <w:t xml:space="preserve">event </w:t>
      </w:r>
      <w:r w:rsidR="000745F8" w:rsidRPr="0007763B">
        <w:rPr>
          <w:rFonts w:ascii="Times New Roman" w:eastAsia="Times New Roman" w:hAnsi="Times New Roman" w:cs="Times New Roman"/>
          <w:sz w:val="24"/>
          <w:szCs w:val="24"/>
        </w:rPr>
        <w:t>and a pre-event</w:t>
      </w:r>
      <w:r w:rsidRPr="0007763B">
        <w:rPr>
          <w:rFonts w:ascii="Times New Roman" w:eastAsia="Times New Roman" w:hAnsi="Times New Roman" w:cs="Times New Roman"/>
          <w:sz w:val="24"/>
          <w:szCs w:val="24"/>
        </w:rPr>
        <w:t xml:space="preserve"> sampling</w:t>
      </w:r>
      <w:r w:rsidR="000745F8" w:rsidRPr="0007763B">
        <w:rPr>
          <w:rFonts w:ascii="Times New Roman" w:eastAsia="Times New Roman" w:hAnsi="Times New Roman" w:cs="Times New Roman"/>
          <w:sz w:val="24"/>
          <w:szCs w:val="24"/>
        </w:rPr>
        <w:t xml:space="preserve"> </w:t>
      </w:r>
      <w:r w:rsidRPr="0007763B">
        <w:rPr>
          <w:rFonts w:ascii="Times New Roman" w:eastAsia="Times New Roman" w:hAnsi="Times New Roman" w:cs="Times New Roman"/>
          <w:sz w:val="24"/>
          <w:szCs w:val="24"/>
        </w:rPr>
        <w:t xml:space="preserve">(A, B) or </w:t>
      </w:r>
      <w:r w:rsidR="000745F8" w:rsidRPr="0007763B">
        <w:rPr>
          <w:rFonts w:ascii="Times New Roman" w:eastAsia="Times New Roman" w:hAnsi="Times New Roman" w:cs="Times New Roman"/>
          <w:sz w:val="24"/>
          <w:szCs w:val="24"/>
        </w:rPr>
        <w:t>a post-event</w:t>
      </w:r>
      <w:r w:rsidRPr="0007763B">
        <w:rPr>
          <w:rFonts w:ascii="Times New Roman" w:eastAsia="Times New Roman" w:hAnsi="Times New Roman" w:cs="Times New Roman"/>
          <w:sz w:val="24"/>
          <w:szCs w:val="24"/>
        </w:rPr>
        <w:t xml:space="preserve"> sampling (C, D) on </w:t>
      </w:r>
      <w:r w:rsidR="008317CD" w:rsidRPr="0007763B">
        <w:rPr>
          <w:rFonts w:ascii="Times New Roman" w:eastAsia="Times New Roman" w:hAnsi="Times New Roman" w:cs="Times New Roman"/>
          <w:sz w:val="24"/>
          <w:szCs w:val="24"/>
        </w:rPr>
        <w:t xml:space="preserve">averages and confidence intervals of </w:t>
      </w:r>
      <w:r w:rsidRPr="0007763B">
        <w:rPr>
          <w:rFonts w:ascii="Times New Roman" w:eastAsia="Times New Roman" w:hAnsi="Times New Roman" w:cs="Times New Roman"/>
          <w:sz w:val="24"/>
          <w:szCs w:val="24"/>
        </w:rPr>
        <w:t xml:space="preserve">FPR (A, C) and FNR (B, D), for two extreme scenarios with the 0.05 </w:t>
      </w:r>
      <w:r w:rsidR="009D3B27">
        <w:rPr>
          <w:rFonts w:ascii="Times New Roman" w:eastAsia="Times New Roman" w:hAnsi="Times New Roman" w:cs="Times New Roman"/>
          <w:i/>
          <w:sz w:val="24"/>
          <w:szCs w:val="24"/>
        </w:rPr>
        <w:t>p</w:t>
      </w:r>
      <w:r w:rsidRPr="0007763B">
        <w:rPr>
          <w:rFonts w:ascii="Times New Roman" w:eastAsia="Times New Roman" w:hAnsi="Times New Roman" w:cs="Times New Roman"/>
          <w:sz w:val="24"/>
          <w:szCs w:val="24"/>
        </w:rPr>
        <w:t>-value threshold.</w:t>
      </w:r>
    </w:p>
    <w:p w14:paraId="27B5DFC8" w14:textId="77777777" w:rsidR="001965D2" w:rsidRPr="0007763B" w:rsidRDefault="001965D2" w:rsidP="00A51948">
      <w:pPr>
        <w:spacing w:before="240" w:after="240" w:line="480" w:lineRule="auto"/>
        <w:rPr>
          <w:rFonts w:ascii="Times New Roman" w:eastAsia="Times New Roman" w:hAnsi="Times New Roman" w:cs="Times New Roman"/>
          <w:i/>
          <w:sz w:val="24"/>
          <w:szCs w:val="24"/>
        </w:rPr>
      </w:pPr>
    </w:p>
    <w:p w14:paraId="12F4FA23" w14:textId="015B5418" w:rsidR="004E13A5" w:rsidRPr="0007763B" w:rsidRDefault="00B13AE1" w:rsidP="00A51948">
      <w:pPr>
        <w:spacing w:before="240" w:after="240" w:line="480" w:lineRule="auto"/>
        <w:rPr>
          <w:rFonts w:ascii="Times New Roman" w:eastAsia="Times New Roman" w:hAnsi="Times New Roman" w:cs="Times New Roman"/>
          <w:i/>
          <w:sz w:val="24"/>
          <w:szCs w:val="24"/>
        </w:rPr>
      </w:pPr>
      <w:r w:rsidRPr="0007763B">
        <w:rPr>
          <w:rFonts w:ascii="Times New Roman" w:eastAsia="Times New Roman" w:hAnsi="Times New Roman" w:cs="Times New Roman"/>
          <w:i/>
          <w:sz w:val="24"/>
          <w:szCs w:val="24"/>
        </w:rPr>
        <w:t>Threshold and general performance</w:t>
      </w:r>
    </w:p>
    <w:p w14:paraId="29184FE1" w14:textId="5F662C82" w:rsidR="00A30430" w:rsidRDefault="004E13A5" w:rsidP="00A51948">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sz w:val="24"/>
          <w:szCs w:val="24"/>
        </w:rPr>
        <w:t>Stricter values</w:t>
      </w:r>
      <w:r w:rsidR="00CE6FD9" w:rsidRPr="0007763B">
        <w:rPr>
          <w:rFonts w:ascii="Times New Roman" w:eastAsia="Times New Roman" w:hAnsi="Times New Roman" w:cs="Times New Roman"/>
          <w:sz w:val="24"/>
          <w:szCs w:val="24"/>
        </w:rPr>
        <w:t xml:space="preserve"> (lower values)</w:t>
      </w:r>
      <w:r w:rsidRPr="0007763B">
        <w:rPr>
          <w:rFonts w:ascii="Times New Roman" w:eastAsia="Times New Roman" w:hAnsi="Times New Roman" w:cs="Times New Roman"/>
          <w:sz w:val="24"/>
          <w:szCs w:val="24"/>
        </w:rPr>
        <w:t xml:space="preserve"> for the </w:t>
      </w:r>
      <w:r w:rsidR="00A95B48" w:rsidRPr="0007763B">
        <w:rPr>
          <w:rFonts w:ascii="Times New Roman" w:eastAsia="Times New Roman" w:hAnsi="Times New Roman" w:cs="Times New Roman"/>
          <w:sz w:val="24"/>
          <w:szCs w:val="24"/>
        </w:rPr>
        <w:t>T</w:t>
      </w:r>
      <w:r w:rsidR="00667F46">
        <w:rPr>
          <w:rFonts w:ascii="Times New Roman" w:eastAsia="Times New Roman" w:hAnsi="Times New Roman" w:cs="Times New Roman"/>
          <w:sz w:val="24"/>
          <w:szCs w:val="24"/>
        </w:rPr>
        <w:t>G</w:t>
      </w:r>
      <w:r w:rsidR="00A95B48" w:rsidRPr="0007763B">
        <w:rPr>
          <w:rFonts w:ascii="Times New Roman" w:eastAsia="Times New Roman" w:hAnsi="Times New Roman" w:cs="Times New Roman"/>
          <w:sz w:val="24"/>
          <w:szCs w:val="24"/>
        </w:rPr>
        <w:t>I</w:t>
      </w:r>
      <w:r w:rsidR="009D3B27">
        <w:rPr>
          <w:rFonts w:ascii="Times New Roman" w:eastAsia="Times New Roman" w:hAnsi="Times New Roman" w:cs="Times New Roman"/>
          <w:sz w:val="24"/>
          <w:szCs w:val="24"/>
        </w:rPr>
        <w:t xml:space="preserve"> </w:t>
      </w:r>
      <w:r w:rsidR="009D3B27">
        <w:rPr>
          <w:rFonts w:ascii="Times New Roman" w:eastAsia="Times New Roman" w:hAnsi="Times New Roman" w:cs="Times New Roman"/>
          <w:i/>
          <w:sz w:val="24"/>
          <w:szCs w:val="24"/>
        </w:rPr>
        <w:t>p</w:t>
      </w:r>
      <w:r w:rsidRPr="0007763B">
        <w:rPr>
          <w:rFonts w:ascii="Times New Roman" w:eastAsia="Times New Roman" w:hAnsi="Times New Roman" w:cs="Times New Roman"/>
          <w:sz w:val="24"/>
          <w:szCs w:val="24"/>
        </w:rPr>
        <w:t>-value threshold expectedly bring a better FPR but also bring a patholo</w:t>
      </w:r>
      <w:r w:rsidR="00B13AE1" w:rsidRPr="0007763B">
        <w:rPr>
          <w:rFonts w:ascii="Times New Roman" w:eastAsia="Times New Roman" w:hAnsi="Times New Roman" w:cs="Times New Roman"/>
          <w:sz w:val="24"/>
          <w:szCs w:val="24"/>
        </w:rPr>
        <w:t>gical FNR (</w:t>
      </w:r>
      <w:r w:rsidR="00CE6FD9" w:rsidRPr="0007763B">
        <w:rPr>
          <w:rFonts w:ascii="Times New Roman" w:eastAsia="Times New Roman" w:hAnsi="Times New Roman" w:cs="Times New Roman"/>
          <w:sz w:val="24"/>
          <w:szCs w:val="24"/>
        </w:rPr>
        <w:t xml:space="preserve">low </w:t>
      </w:r>
      <w:r w:rsidR="00B13AE1" w:rsidRPr="0007763B">
        <w:rPr>
          <w:rFonts w:ascii="Times New Roman" w:eastAsia="Times New Roman" w:hAnsi="Times New Roman" w:cs="Times New Roman"/>
          <w:sz w:val="24"/>
          <w:szCs w:val="24"/>
        </w:rPr>
        <w:t xml:space="preserve">power). </w:t>
      </w:r>
      <w:r w:rsidR="00A95B48" w:rsidRPr="0007763B">
        <w:rPr>
          <w:rFonts w:ascii="Times New Roman" w:eastAsia="Times New Roman" w:hAnsi="Times New Roman" w:cs="Times New Roman"/>
          <w:sz w:val="24"/>
          <w:szCs w:val="24"/>
        </w:rPr>
        <w:t>Indeed, across all scenarios, t</w:t>
      </w:r>
      <w:r w:rsidR="00B13AE1" w:rsidRPr="0007763B">
        <w:rPr>
          <w:rFonts w:ascii="Times New Roman" w:eastAsia="Times New Roman" w:hAnsi="Times New Roman" w:cs="Times New Roman"/>
          <w:sz w:val="24"/>
          <w:szCs w:val="24"/>
        </w:rPr>
        <w:t>he FNR de</w:t>
      </w:r>
      <w:r w:rsidRPr="0007763B">
        <w:rPr>
          <w:rFonts w:ascii="Times New Roman" w:eastAsia="Times New Roman" w:hAnsi="Times New Roman" w:cs="Times New Roman"/>
          <w:sz w:val="24"/>
          <w:szCs w:val="24"/>
        </w:rPr>
        <w:t>creases</w:t>
      </w:r>
      <w:r w:rsidR="00A95B48" w:rsidRPr="0007763B">
        <w:rPr>
          <w:rFonts w:ascii="Times New Roman" w:eastAsia="Times New Roman" w:hAnsi="Times New Roman" w:cs="Times New Roman"/>
          <w:sz w:val="24"/>
          <w:szCs w:val="24"/>
        </w:rPr>
        <w:t xml:space="preserve"> </w:t>
      </w:r>
      <w:r w:rsidR="00A95B48" w:rsidRPr="0007763B">
        <w:rPr>
          <w:rFonts w:ascii="Times New Roman" w:eastAsia="Times New Roman" w:hAnsi="Times New Roman" w:cs="Times New Roman"/>
          <w:sz w:val="24"/>
          <w:szCs w:val="24"/>
        </w:rPr>
        <w:lastRenderedPageBreak/>
        <w:t>exponentially when threshold values increase</w:t>
      </w:r>
      <w:r w:rsidRPr="0007763B">
        <w:rPr>
          <w:rFonts w:ascii="Times New Roman" w:eastAsia="Times New Roman" w:hAnsi="Times New Roman" w:cs="Times New Roman"/>
          <w:sz w:val="24"/>
          <w:szCs w:val="24"/>
        </w:rPr>
        <w:t xml:space="preserve">, </w:t>
      </w:r>
      <w:r w:rsidR="00CE6FD9" w:rsidRPr="0007763B">
        <w:rPr>
          <w:rFonts w:ascii="Times New Roman" w:eastAsia="Times New Roman" w:hAnsi="Times New Roman" w:cs="Times New Roman"/>
          <w:sz w:val="24"/>
          <w:szCs w:val="24"/>
        </w:rPr>
        <w:t xml:space="preserve">while the FPR increases linearly (e.g. Fig. 3; Fig. 4). Notably, FPR values never surpassed 0.1, which was the maximum threshold chosen in our testing, </w:t>
      </w:r>
      <w:r w:rsidR="009D2703">
        <w:rPr>
          <w:rFonts w:ascii="Times New Roman" w:eastAsia="Times New Roman" w:hAnsi="Times New Roman" w:cs="Times New Roman"/>
          <w:sz w:val="24"/>
          <w:szCs w:val="24"/>
        </w:rPr>
        <w:t>indicating that they may be</w:t>
      </w:r>
      <w:r w:rsidR="00BE0825">
        <w:rPr>
          <w:rFonts w:ascii="Times New Roman" w:eastAsia="Times New Roman" w:hAnsi="Times New Roman" w:cs="Times New Roman"/>
          <w:sz w:val="24"/>
          <w:szCs w:val="24"/>
        </w:rPr>
        <w:t xml:space="preserve"> acceptable </w:t>
      </w:r>
      <w:r w:rsidR="00BE0825">
        <w:rPr>
          <w:rFonts w:ascii="Times New Roman" w:eastAsia="Times New Roman" w:hAnsi="Times New Roman" w:cs="Times New Roman"/>
          <w:sz w:val="24"/>
          <w:szCs w:val="24"/>
        </w:rPr>
        <w:fldChar w:fldCharType="begin" w:fldLock="1"/>
      </w:r>
      <w:r w:rsidR="000053C7">
        <w:rPr>
          <w:rFonts w:ascii="Times New Roman" w:eastAsia="Times New Roman" w:hAnsi="Times New Roman" w:cs="Times New Roman"/>
          <w:sz w:val="24"/>
          <w:szCs w:val="24"/>
        </w:rPr>
        <w:instrText>ADDIN CSL_CITATION {"citationItems":[{"id":"ITEM-1","itemData":{"author":[{"dropping-particle":"","family":"Legendre","given":"Pierre","non-dropping-particle":"","parse-names":false,"suffix":""},{"dropping-particle":"","family":"Legendre","given":"Louis","non-dropping-particle":"","parse-names":false,"suffix":""}],"edition":"Third Engl","id":"ITEM-1","issued":{"date-parts":[["2012"]]},"publisher":"Elsevier","publisher-place":"Amsterdam","title":"Numerical Ecology","type":"book"},"uris":["http://www.mendeley.com/documents/?uuid=59d90cfa-9c0b-486e-84de-e29ce055bc9c"]}],"mendeley":{"formattedCitation":"(Legendre &amp; Legendre, 2012)","plainTextFormattedCitation":"(Legendre &amp; Legendre, 2012)","previouslyFormattedCitation":"(Legendre &amp; Legendre, 2012)"},"properties":{"noteIndex":0},"schema":"https://github.com/citation-style-language/schema/raw/master/csl-citation.json"}</w:instrText>
      </w:r>
      <w:r w:rsidR="00BE0825">
        <w:rPr>
          <w:rFonts w:ascii="Times New Roman" w:eastAsia="Times New Roman" w:hAnsi="Times New Roman" w:cs="Times New Roman"/>
          <w:sz w:val="24"/>
          <w:szCs w:val="24"/>
        </w:rPr>
        <w:fldChar w:fldCharType="separate"/>
      </w:r>
      <w:r w:rsidR="00BE0825" w:rsidRPr="00BE0825">
        <w:rPr>
          <w:rFonts w:ascii="Times New Roman" w:eastAsia="Times New Roman" w:hAnsi="Times New Roman" w:cs="Times New Roman"/>
          <w:noProof/>
          <w:sz w:val="24"/>
          <w:szCs w:val="24"/>
        </w:rPr>
        <w:t>(Legendre &amp; Legendre, 2012)</w:t>
      </w:r>
      <w:r w:rsidR="00BE0825">
        <w:rPr>
          <w:rFonts w:ascii="Times New Roman" w:eastAsia="Times New Roman" w:hAnsi="Times New Roman" w:cs="Times New Roman"/>
          <w:sz w:val="24"/>
          <w:szCs w:val="24"/>
        </w:rPr>
        <w:fldChar w:fldCharType="end"/>
      </w:r>
      <w:r w:rsidR="00CE6FD9" w:rsidRPr="0007763B">
        <w:rPr>
          <w:rFonts w:ascii="Times New Roman" w:eastAsia="Times New Roman" w:hAnsi="Times New Roman" w:cs="Times New Roman"/>
          <w:sz w:val="24"/>
          <w:szCs w:val="24"/>
        </w:rPr>
        <w:t>. The de</w:t>
      </w:r>
      <w:r w:rsidRPr="0007763B">
        <w:rPr>
          <w:rFonts w:ascii="Times New Roman" w:eastAsia="Times New Roman" w:hAnsi="Times New Roman" w:cs="Times New Roman"/>
          <w:sz w:val="24"/>
          <w:szCs w:val="24"/>
        </w:rPr>
        <w:t xml:space="preserve">crease in </w:t>
      </w:r>
      <w:r w:rsidR="00CE6FD9" w:rsidRPr="0007763B">
        <w:rPr>
          <w:rFonts w:ascii="Times New Roman" w:eastAsia="Times New Roman" w:hAnsi="Times New Roman" w:cs="Times New Roman"/>
          <w:sz w:val="24"/>
          <w:szCs w:val="24"/>
        </w:rPr>
        <w:t>average FNR</w:t>
      </w:r>
      <w:r w:rsidR="00396770" w:rsidRPr="0007763B">
        <w:rPr>
          <w:rFonts w:ascii="Times New Roman" w:eastAsia="Times New Roman" w:hAnsi="Times New Roman" w:cs="Times New Roman"/>
          <w:sz w:val="24"/>
          <w:szCs w:val="24"/>
        </w:rPr>
        <w:t xml:space="preserve"> across all scenarios</w:t>
      </w:r>
      <w:r w:rsidR="00CE6FD9" w:rsidRPr="0007763B">
        <w:rPr>
          <w:rFonts w:ascii="Times New Roman" w:eastAsia="Times New Roman" w:hAnsi="Times New Roman" w:cs="Times New Roman"/>
          <w:sz w:val="24"/>
          <w:szCs w:val="24"/>
        </w:rPr>
        <w:t xml:space="preserve"> associated with an increase in the threshold value,</w:t>
      </w:r>
      <w:r w:rsidRPr="0007763B">
        <w:rPr>
          <w:rFonts w:ascii="Times New Roman" w:eastAsia="Times New Roman" w:hAnsi="Times New Roman" w:cs="Times New Roman"/>
          <w:sz w:val="24"/>
          <w:szCs w:val="24"/>
        </w:rPr>
        <w:t xml:space="preserve"> is accompanied by a decrease of the associated standard variation</w:t>
      </w:r>
      <w:r w:rsidR="00C47A12" w:rsidRPr="0007763B">
        <w:rPr>
          <w:rFonts w:ascii="Times New Roman" w:eastAsia="Times New Roman" w:hAnsi="Times New Roman" w:cs="Times New Roman"/>
          <w:sz w:val="24"/>
          <w:szCs w:val="24"/>
        </w:rPr>
        <w:t>, as soon as variation exists</w:t>
      </w:r>
      <w:r w:rsidR="00FC1F62" w:rsidRPr="0007763B">
        <w:rPr>
          <w:rFonts w:ascii="Times New Roman" w:eastAsia="Times New Roman" w:hAnsi="Times New Roman" w:cs="Times New Roman"/>
          <w:sz w:val="24"/>
          <w:szCs w:val="24"/>
        </w:rPr>
        <w:t xml:space="preserve"> (FNR </w:t>
      </w:r>
      <w:r w:rsidR="0031038B" w:rsidRPr="0007763B">
        <w:rPr>
          <w:rFonts w:ascii="Times New Roman" w:eastAsia="Times New Roman" w:hAnsi="Times New Roman" w:cs="Times New Roman"/>
          <w:sz w:val="24"/>
          <w:szCs w:val="24"/>
        </w:rPr>
        <w:t>no</w:t>
      </w:r>
      <w:r w:rsidR="00FC1F62" w:rsidRPr="0007763B">
        <w:rPr>
          <w:rFonts w:ascii="Times New Roman" w:eastAsia="Times New Roman" w:hAnsi="Times New Roman" w:cs="Times New Roman"/>
          <w:sz w:val="24"/>
          <w:szCs w:val="24"/>
        </w:rPr>
        <w:t>t equal to 1)</w:t>
      </w:r>
      <w:r w:rsidR="00C47A12" w:rsidRPr="0007763B">
        <w:rPr>
          <w:rFonts w:ascii="Times New Roman" w:eastAsia="Times New Roman" w:hAnsi="Times New Roman" w:cs="Times New Roman"/>
          <w:sz w:val="24"/>
          <w:szCs w:val="24"/>
        </w:rPr>
        <w:t>: from</w:t>
      </w:r>
      <w:r w:rsidR="00C47A12" w:rsidRPr="0007763B">
        <w:rPr>
          <w:rFonts w:ascii="Times New Roman" w:hAnsi="Times New Roman" w:cs="Times New Roman"/>
          <w:sz w:val="24"/>
          <w:szCs w:val="24"/>
        </w:rPr>
        <w:t xml:space="preserve"> </w:t>
      </w:r>
      <w:r w:rsidR="00C47A12" w:rsidRPr="0007763B">
        <w:rPr>
          <w:rFonts w:ascii="Times New Roman" w:eastAsia="Times New Roman" w:hAnsi="Times New Roman" w:cs="Times New Roman"/>
          <w:sz w:val="24"/>
          <w:szCs w:val="24"/>
        </w:rPr>
        <w:t xml:space="preserve">0.3749 </w:t>
      </w:r>
      <w:r w:rsidR="00055C1A" w:rsidRPr="0007763B">
        <w:rPr>
          <w:rFonts w:ascii="Times New Roman" w:eastAsia="Times New Roman" w:hAnsi="Times New Roman" w:cs="Times New Roman"/>
          <w:sz w:val="24"/>
          <w:szCs w:val="24"/>
        </w:rPr>
        <w:t>(0.00</w:t>
      </w:r>
      <w:r w:rsidR="001D512F" w:rsidRPr="0007763B">
        <w:rPr>
          <w:rFonts w:ascii="Times New Roman" w:eastAsia="Times New Roman" w:hAnsi="Times New Roman" w:cs="Times New Roman"/>
          <w:sz w:val="24"/>
          <w:szCs w:val="24"/>
        </w:rPr>
        <w:t>1)</w:t>
      </w:r>
      <w:r w:rsidR="00CE6FD9" w:rsidRPr="0007763B">
        <w:rPr>
          <w:rFonts w:ascii="Times New Roman" w:eastAsia="Times New Roman" w:hAnsi="Times New Roman" w:cs="Times New Roman"/>
          <w:sz w:val="24"/>
          <w:szCs w:val="24"/>
        </w:rPr>
        <w:t xml:space="preserve"> to </w:t>
      </w:r>
      <w:r w:rsidR="00C47A12" w:rsidRPr="0007763B">
        <w:rPr>
          <w:rFonts w:ascii="Times New Roman" w:eastAsia="Times New Roman" w:hAnsi="Times New Roman" w:cs="Times New Roman"/>
          <w:sz w:val="24"/>
          <w:szCs w:val="24"/>
        </w:rPr>
        <w:t xml:space="preserve">0.2471 </w:t>
      </w:r>
      <w:r w:rsidR="001D512F" w:rsidRPr="0007763B">
        <w:rPr>
          <w:rFonts w:ascii="Times New Roman" w:eastAsia="Times New Roman" w:hAnsi="Times New Roman" w:cs="Times New Roman"/>
          <w:sz w:val="24"/>
          <w:szCs w:val="24"/>
        </w:rPr>
        <w:t>(0.1)</w:t>
      </w:r>
      <w:r w:rsidR="00CE6FD9" w:rsidRPr="0007763B">
        <w:rPr>
          <w:rFonts w:ascii="Times New Roman" w:eastAsia="Times New Roman" w:hAnsi="Times New Roman" w:cs="Times New Roman"/>
          <w:sz w:val="24"/>
          <w:szCs w:val="24"/>
        </w:rPr>
        <w:t>, considering all scenarios. In contrast, the increase in average</w:t>
      </w:r>
      <w:r w:rsidRPr="0007763B">
        <w:rPr>
          <w:rFonts w:ascii="Times New Roman" w:eastAsia="Times New Roman" w:hAnsi="Times New Roman" w:cs="Times New Roman"/>
          <w:sz w:val="24"/>
          <w:szCs w:val="24"/>
        </w:rPr>
        <w:t xml:space="preserve"> FPR </w:t>
      </w:r>
      <w:r w:rsidR="00C07FA2">
        <w:rPr>
          <w:rFonts w:ascii="Times New Roman" w:eastAsia="Times New Roman" w:hAnsi="Times New Roman" w:cs="Times New Roman"/>
          <w:sz w:val="24"/>
          <w:szCs w:val="24"/>
        </w:rPr>
        <w:t xml:space="preserve">is </w:t>
      </w:r>
      <w:r w:rsidRPr="0007763B">
        <w:rPr>
          <w:rFonts w:ascii="Times New Roman" w:eastAsia="Times New Roman" w:hAnsi="Times New Roman" w:cs="Times New Roman"/>
          <w:sz w:val="24"/>
          <w:szCs w:val="24"/>
        </w:rPr>
        <w:t>concurrent with an increasing of its variation</w:t>
      </w:r>
      <w:r w:rsidR="00C47A12" w:rsidRPr="0007763B">
        <w:rPr>
          <w:rFonts w:ascii="Times New Roman" w:eastAsia="Times New Roman" w:hAnsi="Times New Roman" w:cs="Times New Roman"/>
          <w:sz w:val="24"/>
          <w:szCs w:val="24"/>
        </w:rPr>
        <w:t>: from 0 (0.0</w:t>
      </w:r>
      <w:r w:rsidR="00055C1A" w:rsidRPr="0007763B">
        <w:rPr>
          <w:rFonts w:ascii="Times New Roman" w:eastAsia="Times New Roman" w:hAnsi="Times New Roman" w:cs="Times New Roman"/>
          <w:sz w:val="24"/>
          <w:szCs w:val="24"/>
        </w:rPr>
        <w:t>0</w:t>
      </w:r>
      <w:r w:rsidR="00C47A12" w:rsidRPr="0007763B">
        <w:rPr>
          <w:rFonts w:ascii="Times New Roman" w:eastAsia="Times New Roman" w:hAnsi="Times New Roman" w:cs="Times New Roman"/>
          <w:sz w:val="24"/>
          <w:szCs w:val="24"/>
        </w:rPr>
        <w:t>0</w:t>
      </w:r>
      <w:r w:rsidR="001D512F" w:rsidRPr="0007763B">
        <w:rPr>
          <w:rFonts w:ascii="Times New Roman" w:eastAsia="Times New Roman" w:hAnsi="Times New Roman" w:cs="Times New Roman"/>
          <w:sz w:val="24"/>
          <w:szCs w:val="24"/>
        </w:rPr>
        <w:t xml:space="preserve">1) to </w:t>
      </w:r>
      <w:r w:rsidR="00C47A12" w:rsidRPr="0007763B">
        <w:rPr>
          <w:rFonts w:ascii="Times New Roman" w:eastAsia="Times New Roman" w:hAnsi="Times New Roman" w:cs="Times New Roman"/>
          <w:sz w:val="24"/>
          <w:szCs w:val="24"/>
        </w:rPr>
        <w:t>0.0377</w:t>
      </w:r>
      <w:r w:rsidR="001D512F" w:rsidRPr="0007763B">
        <w:rPr>
          <w:rFonts w:ascii="Times New Roman" w:eastAsia="Times New Roman" w:hAnsi="Times New Roman" w:cs="Times New Roman"/>
          <w:sz w:val="24"/>
          <w:szCs w:val="24"/>
        </w:rPr>
        <w:t xml:space="preserve"> (0.1).</w:t>
      </w:r>
      <w:r w:rsidR="00500E46">
        <w:rPr>
          <w:rFonts w:ascii="Times New Roman" w:eastAsia="Times New Roman" w:hAnsi="Times New Roman" w:cs="Times New Roman"/>
          <w:sz w:val="24"/>
          <w:szCs w:val="24"/>
        </w:rPr>
        <w:t xml:space="preserve"> </w:t>
      </w:r>
      <w:r w:rsidR="00F92D6E">
        <w:rPr>
          <w:rFonts w:ascii="Times New Roman" w:eastAsia="Times New Roman" w:hAnsi="Times New Roman" w:cs="Times New Roman"/>
          <w:sz w:val="24"/>
          <w:szCs w:val="24"/>
        </w:rPr>
        <w:t>Given the large variation in performance, along each parameter we considered, we believe that the parameters we chose to define different scenarios produced sufficiently complex, and useful simulations.</w:t>
      </w:r>
    </w:p>
    <w:p w14:paraId="780670D0" w14:textId="77777777" w:rsidR="00F92D6E" w:rsidRPr="0007763B" w:rsidRDefault="00F92D6E" w:rsidP="00A51948">
      <w:pPr>
        <w:spacing w:before="240" w:after="240" w:line="480" w:lineRule="auto"/>
        <w:rPr>
          <w:rFonts w:ascii="Times New Roman" w:eastAsia="Times New Roman" w:hAnsi="Times New Roman" w:cs="Times New Roman"/>
          <w:sz w:val="24"/>
          <w:szCs w:val="24"/>
        </w:rPr>
      </w:pPr>
    </w:p>
    <w:p w14:paraId="43930590" w14:textId="258CE41F" w:rsidR="004E13A5" w:rsidRPr="0007763B" w:rsidRDefault="001E58E9" w:rsidP="00A51948">
      <w:pPr>
        <w:spacing w:before="240" w:after="240" w:line="480" w:lineRule="auto"/>
        <w:rPr>
          <w:rFonts w:ascii="Times New Roman" w:eastAsia="Times New Roman" w:hAnsi="Times New Roman" w:cs="Times New Roman"/>
          <w:i/>
          <w:sz w:val="24"/>
          <w:szCs w:val="24"/>
        </w:rPr>
      </w:pPr>
      <w:r w:rsidRPr="0007763B">
        <w:rPr>
          <w:rFonts w:ascii="Times New Roman" w:eastAsia="Times New Roman" w:hAnsi="Times New Roman" w:cs="Times New Roman"/>
          <w:i/>
          <w:sz w:val="24"/>
          <w:szCs w:val="24"/>
        </w:rPr>
        <w:t>Control</w:t>
      </w:r>
      <w:r w:rsidR="00B441F7" w:rsidRPr="0007763B">
        <w:rPr>
          <w:rFonts w:ascii="Times New Roman" w:eastAsia="Times New Roman" w:hAnsi="Times New Roman" w:cs="Times New Roman"/>
          <w:i/>
          <w:sz w:val="24"/>
          <w:szCs w:val="24"/>
        </w:rPr>
        <w:t xml:space="preserve"> simulations</w:t>
      </w:r>
    </w:p>
    <w:p w14:paraId="6DA5C5C0" w14:textId="727E1723" w:rsidR="001E58E9" w:rsidRPr="0007763B" w:rsidRDefault="00A30430" w:rsidP="00A51948">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sz w:val="24"/>
          <w:szCs w:val="24"/>
        </w:rPr>
        <w:t>E</w:t>
      </w:r>
      <w:r w:rsidR="001E58E9" w:rsidRPr="0007763B">
        <w:rPr>
          <w:rFonts w:ascii="Times New Roman" w:eastAsia="Times New Roman" w:hAnsi="Times New Roman" w:cs="Times New Roman"/>
          <w:sz w:val="24"/>
          <w:szCs w:val="24"/>
        </w:rPr>
        <w:t>xperimental FPR values consistently stay</w:t>
      </w:r>
      <w:r w:rsidR="00586186" w:rsidRPr="0007763B">
        <w:rPr>
          <w:rFonts w:ascii="Times New Roman" w:eastAsia="Times New Roman" w:hAnsi="Times New Roman" w:cs="Times New Roman"/>
          <w:sz w:val="24"/>
          <w:szCs w:val="24"/>
        </w:rPr>
        <w:t>ed</w:t>
      </w:r>
      <w:r w:rsidR="001E58E9" w:rsidRPr="0007763B">
        <w:rPr>
          <w:rFonts w:ascii="Times New Roman" w:eastAsia="Times New Roman" w:hAnsi="Times New Roman" w:cs="Times New Roman"/>
          <w:sz w:val="24"/>
          <w:szCs w:val="24"/>
        </w:rPr>
        <w:t xml:space="preserve"> below control FPR values, also the difference </w:t>
      </w:r>
      <w:r w:rsidR="00586186" w:rsidRPr="0007763B">
        <w:rPr>
          <w:rFonts w:ascii="Times New Roman" w:eastAsia="Times New Roman" w:hAnsi="Times New Roman" w:cs="Times New Roman"/>
          <w:sz w:val="24"/>
          <w:szCs w:val="24"/>
        </w:rPr>
        <w:t>generally diminished</w:t>
      </w:r>
      <w:r w:rsidR="001E58E9" w:rsidRPr="0007763B">
        <w:rPr>
          <w:rFonts w:ascii="Times New Roman" w:eastAsia="Times New Roman" w:hAnsi="Times New Roman" w:cs="Times New Roman"/>
          <w:sz w:val="24"/>
          <w:szCs w:val="24"/>
        </w:rPr>
        <w:t xml:space="preserve"> with the intensity of dispersal</w:t>
      </w:r>
      <w:r w:rsidR="00C07FA2">
        <w:rPr>
          <w:rFonts w:ascii="Times New Roman" w:eastAsia="Times New Roman" w:hAnsi="Times New Roman" w:cs="Times New Roman"/>
          <w:sz w:val="24"/>
          <w:szCs w:val="24"/>
        </w:rPr>
        <w:t xml:space="preserve"> (Fig. 2</w:t>
      </w:r>
      <w:r w:rsidR="001E58E9" w:rsidRPr="0007763B">
        <w:rPr>
          <w:rFonts w:ascii="Times New Roman" w:eastAsia="Times New Roman" w:hAnsi="Times New Roman" w:cs="Times New Roman"/>
          <w:sz w:val="24"/>
          <w:szCs w:val="24"/>
        </w:rPr>
        <w:t>).</w:t>
      </w:r>
      <w:r w:rsidR="001D512F" w:rsidRPr="0007763B">
        <w:rPr>
          <w:rFonts w:ascii="Times New Roman" w:eastAsia="Times New Roman" w:hAnsi="Times New Roman" w:cs="Times New Roman"/>
          <w:sz w:val="24"/>
          <w:szCs w:val="24"/>
        </w:rPr>
        <w:t xml:space="preserve"> This means that in the presence of an actual event, we were less likely to wrongfully </w:t>
      </w:r>
      <w:del w:id="223" w:author="Patrick James" w:date="2019-11-12T18:00:00Z">
        <w:r w:rsidR="001D512F" w:rsidRPr="0007763B" w:rsidDel="00384DF0">
          <w:rPr>
            <w:rFonts w:ascii="Times New Roman" w:eastAsia="Times New Roman" w:hAnsi="Times New Roman" w:cs="Times New Roman"/>
            <w:sz w:val="24"/>
            <w:szCs w:val="24"/>
          </w:rPr>
          <w:delText>choose</w:delText>
        </w:r>
        <w:r w:rsidR="001E58E9" w:rsidRPr="0007763B" w:rsidDel="00384DF0">
          <w:rPr>
            <w:rFonts w:ascii="Times New Roman" w:eastAsia="Times New Roman" w:hAnsi="Times New Roman" w:cs="Times New Roman"/>
            <w:sz w:val="24"/>
            <w:szCs w:val="24"/>
          </w:rPr>
          <w:delText xml:space="preserve"> </w:delText>
        </w:r>
      </w:del>
      <w:ins w:id="224" w:author="Patrick James" w:date="2019-11-12T18:00:00Z">
        <w:r w:rsidR="00384DF0">
          <w:rPr>
            <w:rFonts w:ascii="Times New Roman" w:eastAsia="Times New Roman" w:hAnsi="Times New Roman" w:cs="Times New Roman"/>
            <w:sz w:val="24"/>
            <w:szCs w:val="24"/>
          </w:rPr>
          <w:t xml:space="preserve">identify </w:t>
        </w:r>
      </w:ins>
      <w:r w:rsidR="001D512F" w:rsidRPr="0007763B">
        <w:rPr>
          <w:rFonts w:ascii="Times New Roman" w:eastAsia="Times New Roman" w:hAnsi="Times New Roman" w:cs="Times New Roman"/>
          <w:sz w:val="24"/>
          <w:szCs w:val="24"/>
        </w:rPr>
        <w:t xml:space="preserve">a population as having been affected. </w:t>
      </w:r>
      <w:r w:rsidR="001E58E9" w:rsidRPr="0007763B">
        <w:rPr>
          <w:rFonts w:ascii="Times New Roman" w:eastAsia="Times New Roman" w:hAnsi="Times New Roman" w:cs="Times New Roman"/>
          <w:sz w:val="24"/>
          <w:szCs w:val="24"/>
        </w:rPr>
        <w:t>Control FPR values d</w:t>
      </w:r>
      <w:r w:rsidR="00586186" w:rsidRPr="0007763B">
        <w:rPr>
          <w:rFonts w:ascii="Times New Roman" w:eastAsia="Times New Roman" w:hAnsi="Times New Roman" w:cs="Times New Roman"/>
          <w:sz w:val="24"/>
          <w:szCs w:val="24"/>
        </w:rPr>
        <w:t>id</w:t>
      </w:r>
      <w:r w:rsidR="001E58E9" w:rsidRPr="0007763B">
        <w:rPr>
          <w:rFonts w:ascii="Times New Roman" w:eastAsia="Times New Roman" w:hAnsi="Times New Roman" w:cs="Times New Roman"/>
          <w:sz w:val="24"/>
          <w:szCs w:val="24"/>
        </w:rPr>
        <w:t xml:space="preserve"> not vary between scenario groups (</w:t>
      </w:r>
      <w:r w:rsidR="00713FE7" w:rsidRPr="0007763B">
        <w:rPr>
          <w:rFonts w:ascii="Times New Roman" w:eastAsia="Times New Roman" w:hAnsi="Times New Roman" w:cs="Times New Roman"/>
          <w:sz w:val="24"/>
          <w:szCs w:val="24"/>
        </w:rPr>
        <w:t>ANOVA</w:t>
      </w:r>
      <w:r w:rsidR="009D3B27">
        <w:rPr>
          <w:rFonts w:ascii="Times New Roman" w:eastAsia="Times New Roman" w:hAnsi="Times New Roman" w:cs="Times New Roman"/>
          <w:sz w:val="24"/>
          <w:szCs w:val="24"/>
        </w:rPr>
        <w:t xml:space="preserve">; </w:t>
      </w:r>
      <w:r w:rsidR="009D3B27">
        <w:rPr>
          <w:rFonts w:ascii="Times New Roman" w:eastAsia="Times New Roman" w:hAnsi="Times New Roman" w:cs="Times New Roman"/>
          <w:i/>
          <w:sz w:val="24"/>
          <w:szCs w:val="24"/>
        </w:rPr>
        <w:t>p</w:t>
      </w:r>
      <w:r w:rsidR="001E58E9" w:rsidRPr="0007763B">
        <w:rPr>
          <w:rFonts w:ascii="Times New Roman" w:eastAsia="Times New Roman" w:hAnsi="Times New Roman" w:cs="Times New Roman"/>
          <w:sz w:val="24"/>
          <w:szCs w:val="24"/>
        </w:rPr>
        <w:t>-value =</w:t>
      </w:r>
      <w:r w:rsidR="006B7759" w:rsidRPr="0007763B">
        <w:rPr>
          <w:rFonts w:ascii="Times New Roman" w:eastAsia="Times New Roman" w:hAnsi="Times New Roman" w:cs="Times New Roman"/>
          <w:sz w:val="24"/>
          <w:szCs w:val="24"/>
        </w:rPr>
        <w:t xml:space="preserve"> </w:t>
      </w:r>
      <w:r w:rsidR="00713FE7" w:rsidRPr="0007763B">
        <w:rPr>
          <w:rFonts w:ascii="Times New Roman" w:eastAsia="Times New Roman" w:hAnsi="Times New Roman" w:cs="Times New Roman"/>
          <w:sz w:val="24"/>
          <w:szCs w:val="24"/>
        </w:rPr>
        <w:t>0.353</w:t>
      </w:r>
      <w:r w:rsidR="001E58E9" w:rsidRPr="0007763B">
        <w:rPr>
          <w:rFonts w:ascii="Times New Roman" w:eastAsia="Times New Roman" w:hAnsi="Times New Roman" w:cs="Times New Roman"/>
          <w:sz w:val="24"/>
          <w:szCs w:val="24"/>
        </w:rPr>
        <w:t>)</w:t>
      </w:r>
      <w:r w:rsidRPr="0007763B">
        <w:rPr>
          <w:rFonts w:ascii="Times New Roman" w:eastAsia="Times New Roman" w:hAnsi="Times New Roman" w:cs="Times New Roman"/>
          <w:sz w:val="24"/>
          <w:szCs w:val="24"/>
        </w:rPr>
        <w:t>, which means that dispersal does not affect the selection of a random population as a positive</w:t>
      </w:r>
      <w:r w:rsidR="001E58E9" w:rsidRPr="0007763B">
        <w:rPr>
          <w:rFonts w:ascii="Times New Roman" w:eastAsia="Times New Roman" w:hAnsi="Times New Roman" w:cs="Times New Roman"/>
          <w:sz w:val="24"/>
          <w:szCs w:val="24"/>
        </w:rPr>
        <w:t>.</w:t>
      </w:r>
      <w:r w:rsidR="00130BC1" w:rsidRPr="0007763B">
        <w:rPr>
          <w:rFonts w:ascii="Times New Roman" w:eastAsia="Times New Roman" w:hAnsi="Times New Roman" w:cs="Times New Roman"/>
          <w:sz w:val="24"/>
          <w:szCs w:val="24"/>
        </w:rPr>
        <w:t xml:space="preserve"> Finally, control FPR values never passed 0.1, which was the maximum threshold chosen in our testing.</w:t>
      </w:r>
    </w:p>
    <w:p w14:paraId="36BEAE82" w14:textId="4C398958" w:rsidR="00716E49" w:rsidRPr="0007763B" w:rsidRDefault="00716E49" w:rsidP="00A51948">
      <w:pPr>
        <w:spacing w:before="240" w:after="240" w:line="480" w:lineRule="auto"/>
        <w:rPr>
          <w:rFonts w:ascii="Times New Roman" w:eastAsia="Times New Roman" w:hAnsi="Times New Roman" w:cs="Times New Roman"/>
          <w:sz w:val="24"/>
          <w:szCs w:val="24"/>
        </w:rPr>
      </w:pPr>
    </w:p>
    <w:p w14:paraId="5656BFD2" w14:textId="5475C904" w:rsidR="00716E49" w:rsidRPr="0007763B" w:rsidRDefault="00716E49" w:rsidP="00A51948">
      <w:pPr>
        <w:spacing w:before="240" w:after="240" w:line="480" w:lineRule="auto"/>
        <w:rPr>
          <w:rFonts w:ascii="Times New Roman" w:eastAsia="Times New Roman" w:hAnsi="Times New Roman" w:cs="Times New Roman"/>
          <w:i/>
          <w:sz w:val="24"/>
          <w:szCs w:val="24"/>
        </w:rPr>
      </w:pPr>
      <w:r w:rsidRPr="0007763B">
        <w:rPr>
          <w:rFonts w:ascii="Times New Roman" w:eastAsia="Times New Roman" w:hAnsi="Times New Roman" w:cs="Times New Roman"/>
          <w:i/>
          <w:sz w:val="24"/>
          <w:szCs w:val="24"/>
        </w:rPr>
        <w:t>Microsatellite</w:t>
      </w:r>
    </w:p>
    <w:p w14:paraId="090EF025" w14:textId="6D6B5BF9" w:rsidR="00500E46" w:rsidRPr="00500E46" w:rsidRDefault="003D4FA3" w:rsidP="00A51948">
      <w:pPr>
        <w:spacing w:before="240" w:after="240" w:line="480" w:lineRule="auto"/>
        <w:rPr>
          <w:rFonts w:ascii="Times New Roman" w:eastAsia="Times New Roman" w:hAnsi="Times New Roman" w:cs="Times New Roman"/>
          <w:sz w:val="24"/>
          <w:szCs w:val="24"/>
        </w:rPr>
      </w:pPr>
      <w:commentRangeStart w:id="225"/>
      <w:r w:rsidRPr="0007763B">
        <w:rPr>
          <w:rFonts w:ascii="Times New Roman" w:eastAsia="Times New Roman" w:hAnsi="Times New Roman" w:cs="Times New Roman"/>
          <w:sz w:val="24"/>
          <w:szCs w:val="24"/>
        </w:rPr>
        <w:lastRenderedPageBreak/>
        <w:t>A</w:t>
      </w:r>
      <w:r w:rsidR="00E33E95">
        <w:rPr>
          <w:rFonts w:ascii="Times New Roman" w:eastAsia="Times New Roman" w:hAnsi="Times New Roman" w:cs="Times New Roman"/>
          <w:sz w:val="24"/>
          <w:szCs w:val="24"/>
        </w:rPr>
        <w:t xml:space="preserve">t a threshold of 0.05, FNR is equal to </w:t>
      </w:r>
      <w:r w:rsidRPr="0007763B">
        <w:rPr>
          <w:rFonts w:ascii="Times New Roman" w:eastAsia="Times New Roman" w:hAnsi="Times New Roman" w:cs="Times New Roman"/>
          <w:sz w:val="24"/>
          <w:szCs w:val="24"/>
        </w:rPr>
        <w:t xml:space="preserve">0.0500 and FPR </w:t>
      </w:r>
      <w:r w:rsidR="00E33E95">
        <w:rPr>
          <w:rFonts w:ascii="Times New Roman" w:eastAsia="Times New Roman" w:hAnsi="Times New Roman" w:cs="Times New Roman"/>
          <w:sz w:val="24"/>
          <w:szCs w:val="24"/>
        </w:rPr>
        <w:t xml:space="preserve">is equal to </w:t>
      </w:r>
      <w:r w:rsidRPr="0007763B">
        <w:rPr>
          <w:rFonts w:ascii="Times New Roman" w:eastAsia="Times New Roman" w:hAnsi="Times New Roman" w:cs="Times New Roman"/>
          <w:sz w:val="24"/>
          <w:szCs w:val="24"/>
        </w:rPr>
        <w:t>0.00</w:t>
      </w:r>
      <w:r w:rsidR="00D87DAF" w:rsidRPr="0007763B">
        <w:rPr>
          <w:rFonts w:ascii="Times New Roman" w:eastAsia="Times New Roman" w:hAnsi="Times New Roman" w:cs="Times New Roman"/>
          <w:sz w:val="24"/>
          <w:szCs w:val="24"/>
        </w:rPr>
        <w:t>07</w:t>
      </w:r>
      <w:r w:rsidR="00E33E95">
        <w:rPr>
          <w:rFonts w:ascii="Times New Roman" w:eastAsia="Times New Roman" w:hAnsi="Times New Roman" w:cs="Times New Roman"/>
          <w:sz w:val="24"/>
          <w:szCs w:val="24"/>
        </w:rPr>
        <w:t>, which</w:t>
      </w:r>
      <w:r w:rsidR="00D87DAF" w:rsidRPr="0007763B">
        <w:rPr>
          <w:rFonts w:ascii="Times New Roman" w:eastAsia="Times New Roman" w:hAnsi="Times New Roman" w:cs="Times New Roman"/>
          <w:sz w:val="24"/>
          <w:szCs w:val="24"/>
        </w:rPr>
        <w:t xml:space="preserve"> </w:t>
      </w:r>
      <w:r w:rsidR="00C07FA2">
        <w:rPr>
          <w:rFonts w:ascii="Times New Roman" w:eastAsia="Times New Roman" w:hAnsi="Times New Roman" w:cs="Times New Roman"/>
          <w:sz w:val="24"/>
          <w:szCs w:val="24"/>
        </w:rPr>
        <w:t xml:space="preserve">both </w:t>
      </w:r>
      <w:r w:rsidR="00D87DAF" w:rsidRPr="0007763B">
        <w:rPr>
          <w:rFonts w:ascii="Times New Roman" w:eastAsia="Times New Roman" w:hAnsi="Times New Roman" w:cs="Times New Roman"/>
          <w:sz w:val="24"/>
          <w:szCs w:val="24"/>
        </w:rPr>
        <w:t xml:space="preserve">indicate very good performances of </w:t>
      </w:r>
      <w:r w:rsidR="00D87DAF" w:rsidRPr="0007763B">
        <w:rPr>
          <w:rFonts w:ascii="Times New Roman" w:eastAsia="Times New Roman" w:hAnsi="Times New Roman" w:cs="Times New Roman"/>
          <w:i/>
          <w:sz w:val="24"/>
          <w:szCs w:val="24"/>
        </w:rPr>
        <w:t>T</w:t>
      </w:r>
      <w:r w:rsidR="00667F46">
        <w:rPr>
          <w:rFonts w:ascii="Times New Roman" w:eastAsia="Times New Roman" w:hAnsi="Times New Roman" w:cs="Times New Roman"/>
          <w:i/>
          <w:sz w:val="24"/>
          <w:szCs w:val="24"/>
        </w:rPr>
        <w:t>G</w:t>
      </w:r>
      <w:r w:rsidR="00D87DAF" w:rsidRPr="0007763B">
        <w:rPr>
          <w:rFonts w:ascii="Times New Roman" w:eastAsia="Times New Roman" w:hAnsi="Times New Roman" w:cs="Times New Roman"/>
          <w:i/>
          <w:sz w:val="24"/>
          <w:szCs w:val="24"/>
        </w:rPr>
        <w:t>Imicro()</w:t>
      </w:r>
      <w:r w:rsidR="00D87DAF" w:rsidRPr="0007763B">
        <w:rPr>
          <w:rFonts w:ascii="Times New Roman" w:eastAsia="Times New Roman" w:hAnsi="Times New Roman" w:cs="Times New Roman"/>
          <w:sz w:val="24"/>
          <w:szCs w:val="24"/>
        </w:rPr>
        <w:t xml:space="preserve"> in detecting significant changes, when using microsatellite data. </w:t>
      </w:r>
      <w:commentRangeEnd w:id="225"/>
      <w:r w:rsidR="00C07FA2">
        <w:rPr>
          <w:rStyle w:val="Marquedecommentaire"/>
        </w:rPr>
        <w:commentReference w:id="225"/>
      </w:r>
      <w:r w:rsidR="00E33E95">
        <w:rPr>
          <w:rFonts w:ascii="Times New Roman" w:eastAsia="Times New Roman" w:hAnsi="Times New Roman" w:cs="Times New Roman"/>
          <w:sz w:val="24"/>
          <w:szCs w:val="24"/>
        </w:rPr>
        <w:t>Similarly to the simulations with biallelic data, FNR decreases and FPR decreases with increasing threshold values. From 0 (0.0001) to 0.0021 (0.1) for FPR, and from 1 (0.0001) to 0.0278 (0.1)</w:t>
      </w:r>
      <w:r w:rsidR="006507CE">
        <w:rPr>
          <w:rFonts w:ascii="Times New Roman" w:eastAsia="Times New Roman" w:hAnsi="Times New Roman" w:cs="Times New Roman"/>
          <w:sz w:val="24"/>
          <w:szCs w:val="24"/>
        </w:rPr>
        <w:t>. The method’s performance differed between</w:t>
      </w:r>
      <w:r w:rsidR="00E33E95">
        <w:rPr>
          <w:rFonts w:ascii="Times New Roman" w:eastAsia="Times New Roman" w:hAnsi="Times New Roman" w:cs="Times New Roman"/>
          <w:sz w:val="24"/>
          <w:szCs w:val="24"/>
        </w:rPr>
        <w:t xml:space="preserve"> micros</w:t>
      </w:r>
      <w:r w:rsidR="006507CE">
        <w:rPr>
          <w:rFonts w:ascii="Times New Roman" w:eastAsia="Times New Roman" w:hAnsi="Times New Roman" w:cs="Times New Roman"/>
          <w:sz w:val="24"/>
          <w:szCs w:val="24"/>
        </w:rPr>
        <w:t>atellite and</w:t>
      </w:r>
      <w:r w:rsidR="00E33E95">
        <w:rPr>
          <w:rFonts w:ascii="Times New Roman" w:eastAsia="Times New Roman" w:hAnsi="Times New Roman" w:cs="Times New Roman"/>
          <w:sz w:val="24"/>
          <w:szCs w:val="24"/>
        </w:rPr>
        <w:t xml:space="preserve"> biallelic genetic data, for the same number of alleles (100)</w:t>
      </w:r>
      <w:r w:rsidR="006507CE">
        <w:rPr>
          <w:rFonts w:ascii="Times New Roman" w:eastAsia="Times New Roman" w:hAnsi="Times New Roman" w:cs="Times New Roman"/>
          <w:sz w:val="24"/>
          <w:szCs w:val="24"/>
        </w:rPr>
        <w:t>, and</w:t>
      </w:r>
      <w:r w:rsidR="00355E82">
        <w:rPr>
          <w:rFonts w:ascii="Times New Roman" w:eastAsia="Times New Roman" w:hAnsi="Times New Roman" w:cs="Times New Roman"/>
          <w:sz w:val="24"/>
          <w:szCs w:val="24"/>
        </w:rPr>
        <w:t xml:space="preserve"> for a</w:t>
      </w:r>
      <w:r w:rsidR="006507CE">
        <w:rPr>
          <w:rFonts w:ascii="Times New Roman" w:eastAsia="Times New Roman" w:hAnsi="Times New Roman" w:cs="Times New Roman"/>
          <w:sz w:val="24"/>
          <w:szCs w:val="24"/>
        </w:rPr>
        <w:t xml:space="preserve">n otherwise identical scenario </w:t>
      </w:r>
      <w:r w:rsidR="006507CE" w:rsidRPr="0007763B">
        <w:rPr>
          <w:rFonts w:ascii="Times New Roman" w:eastAsia="Times New Roman" w:hAnsi="Times New Roman" w:cs="Times New Roman"/>
          <w:sz w:val="24"/>
          <w:szCs w:val="24"/>
          <w:lang w:val="en-GB"/>
        </w:rPr>
        <w:t>(low dispersal, one affected population, bottleneck)</w:t>
      </w:r>
      <w:r w:rsidR="00E33E95">
        <w:rPr>
          <w:rFonts w:ascii="Times New Roman" w:eastAsia="Times New Roman" w:hAnsi="Times New Roman" w:cs="Times New Roman"/>
          <w:sz w:val="24"/>
          <w:szCs w:val="24"/>
        </w:rPr>
        <w:t>.</w:t>
      </w:r>
      <w:r w:rsidR="006507CE">
        <w:rPr>
          <w:rFonts w:ascii="Times New Roman" w:eastAsia="Times New Roman" w:hAnsi="Times New Roman" w:cs="Times New Roman"/>
          <w:sz w:val="24"/>
          <w:szCs w:val="24"/>
        </w:rPr>
        <w:t xml:space="preserve"> Indeed, at a threshold of 0.05 for example, the average FPR value is higher (0.0208 vs 0.0007), whereas the average FNR value is lower (0.0111 vs 0.0500) for SNP than microsatellite respectively.</w:t>
      </w:r>
      <w:r w:rsidR="00355E82">
        <w:rPr>
          <w:rFonts w:ascii="Times New Roman" w:eastAsia="Times New Roman" w:hAnsi="Times New Roman" w:cs="Times New Roman"/>
          <w:sz w:val="24"/>
          <w:szCs w:val="24"/>
        </w:rPr>
        <w:t xml:space="preserve"> Please note </w:t>
      </w:r>
      <w:r w:rsidR="006507CE">
        <w:rPr>
          <w:rFonts w:ascii="Times New Roman" w:eastAsia="Times New Roman" w:hAnsi="Times New Roman" w:cs="Times New Roman"/>
          <w:sz w:val="24"/>
          <w:szCs w:val="24"/>
        </w:rPr>
        <w:t xml:space="preserve">however </w:t>
      </w:r>
      <w:r w:rsidR="00355E82">
        <w:rPr>
          <w:rFonts w:ascii="Times New Roman" w:eastAsia="Times New Roman" w:hAnsi="Times New Roman" w:cs="Times New Roman"/>
          <w:sz w:val="24"/>
          <w:szCs w:val="24"/>
        </w:rPr>
        <w:t xml:space="preserve">that the distance metric </w:t>
      </w:r>
      <w:r w:rsidR="006507CE">
        <w:rPr>
          <w:rFonts w:ascii="Times New Roman" w:eastAsia="Times New Roman" w:hAnsi="Times New Roman" w:cs="Times New Roman"/>
          <w:sz w:val="24"/>
          <w:szCs w:val="24"/>
        </w:rPr>
        <w:t xml:space="preserve">we </w:t>
      </w:r>
      <w:r w:rsidR="00355E82">
        <w:rPr>
          <w:rFonts w:ascii="Times New Roman" w:eastAsia="Times New Roman" w:hAnsi="Times New Roman" w:cs="Times New Roman"/>
          <w:sz w:val="24"/>
          <w:szCs w:val="24"/>
        </w:rPr>
        <w:t xml:space="preserve">used </w:t>
      </w:r>
      <w:r w:rsidR="006507CE">
        <w:rPr>
          <w:rFonts w:ascii="Times New Roman" w:eastAsia="Times New Roman" w:hAnsi="Times New Roman" w:cs="Times New Roman"/>
          <w:sz w:val="24"/>
          <w:szCs w:val="24"/>
        </w:rPr>
        <w:t>for both differed and that this could influence this comparison.</w:t>
      </w:r>
    </w:p>
    <w:p w14:paraId="47F6E302" w14:textId="656F95FF" w:rsidR="00716E49" w:rsidRPr="0007763B" w:rsidRDefault="00716E49" w:rsidP="00A51948">
      <w:pPr>
        <w:spacing w:before="240" w:after="240" w:line="480" w:lineRule="auto"/>
        <w:rPr>
          <w:rFonts w:ascii="Times New Roman" w:eastAsia="Times New Roman" w:hAnsi="Times New Roman" w:cs="Times New Roman"/>
          <w:sz w:val="24"/>
          <w:szCs w:val="24"/>
        </w:rPr>
      </w:pPr>
    </w:p>
    <w:p w14:paraId="69BA6DCD" w14:textId="77777777" w:rsidR="004E13A5" w:rsidRPr="0007763B" w:rsidRDefault="004E13A5" w:rsidP="00A51948">
      <w:pPr>
        <w:spacing w:before="240" w:after="240" w:line="480" w:lineRule="auto"/>
        <w:rPr>
          <w:rFonts w:ascii="Times New Roman" w:eastAsia="Times New Roman" w:hAnsi="Times New Roman" w:cs="Times New Roman"/>
          <w:b/>
          <w:sz w:val="24"/>
          <w:szCs w:val="24"/>
        </w:rPr>
      </w:pPr>
      <w:commentRangeStart w:id="226"/>
      <w:r w:rsidRPr="0007763B">
        <w:rPr>
          <w:rFonts w:ascii="Times New Roman" w:eastAsia="Times New Roman" w:hAnsi="Times New Roman" w:cs="Times New Roman"/>
          <w:b/>
          <w:sz w:val="24"/>
          <w:szCs w:val="24"/>
        </w:rPr>
        <w:t>DISCUSSION</w:t>
      </w:r>
      <w:commentRangeEnd w:id="226"/>
      <w:r w:rsidR="00384DF0">
        <w:rPr>
          <w:rStyle w:val="Marquedecommentaire"/>
        </w:rPr>
        <w:commentReference w:id="226"/>
      </w:r>
    </w:p>
    <w:p w14:paraId="180A8E90" w14:textId="64039F6E" w:rsidR="00A24993" w:rsidRDefault="003C3E3B" w:rsidP="00A51948">
      <w:pPr>
        <w:spacing w:before="240" w:after="240" w:line="480" w:lineRule="auto"/>
        <w:rPr>
          <w:rFonts w:ascii="Times New Roman" w:eastAsia="Times New Roman" w:hAnsi="Times New Roman" w:cs="Times New Roman"/>
          <w:sz w:val="24"/>
          <w:szCs w:val="24"/>
        </w:rPr>
      </w:pPr>
      <w:commentRangeStart w:id="227"/>
      <w:r>
        <w:rPr>
          <w:rFonts w:ascii="Times New Roman" w:eastAsia="Times New Roman" w:hAnsi="Times New Roman" w:cs="Times New Roman"/>
          <w:sz w:val="24"/>
          <w:szCs w:val="24"/>
        </w:rPr>
        <w:t xml:space="preserve">Being </w:t>
      </w:r>
      <w:commentRangeEnd w:id="227"/>
      <w:r w:rsidR="00384DF0">
        <w:rPr>
          <w:rStyle w:val="Marquedecommentaire"/>
        </w:rPr>
        <w:commentReference w:id="227"/>
      </w:r>
      <w:r>
        <w:rPr>
          <w:rFonts w:ascii="Times New Roman" w:eastAsia="Times New Roman" w:hAnsi="Times New Roman" w:cs="Times New Roman"/>
          <w:sz w:val="24"/>
          <w:szCs w:val="24"/>
        </w:rPr>
        <w:t>able to d</w:t>
      </w:r>
      <w:r w:rsidR="00C91C4C">
        <w:rPr>
          <w:rFonts w:ascii="Times New Roman" w:eastAsia="Times New Roman" w:hAnsi="Times New Roman" w:cs="Times New Roman"/>
          <w:sz w:val="24"/>
          <w:szCs w:val="24"/>
        </w:rPr>
        <w:t xml:space="preserve">etect </w:t>
      </w:r>
      <w:r>
        <w:rPr>
          <w:rFonts w:ascii="Times New Roman" w:eastAsia="Times New Roman" w:hAnsi="Times New Roman" w:cs="Times New Roman"/>
          <w:sz w:val="24"/>
          <w:szCs w:val="24"/>
        </w:rPr>
        <w:t>which populations have changed significantly</w:t>
      </w:r>
      <w:r w:rsidR="004058E4">
        <w:rPr>
          <w:rFonts w:ascii="Times New Roman" w:eastAsia="Times New Roman" w:hAnsi="Times New Roman" w:cs="Times New Roman"/>
          <w:sz w:val="24"/>
          <w:szCs w:val="24"/>
        </w:rPr>
        <w:t xml:space="preserve"> over time</w:t>
      </w:r>
      <w:r>
        <w:rPr>
          <w:rFonts w:ascii="Times New Roman" w:eastAsia="Times New Roman" w:hAnsi="Times New Roman" w:cs="Times New Roman"/>
          <w:sz w:val="24"/>
          <w:szCs w:val="24"/>
        </w:rPr>
        <w:t xml:space="preserve">, from genetic data, has always been a challenge for researchers. When genetic data is available at several points in time, we believe the aforementioned challenge is within reach for </w:t>
      </w:r>
      <w:r w:rsidR="007E677E">
        <w:rPr>
          <w:rFonts w:ascii="Times New Roman" w:eastAsia="Times New Roman" w:hAnsi="Times New Roman" w:cs="Times New Roman"/>
          <w:sz w:val="24"/>
          <w:szCs w:val="24"/>
        </w:rPr>
        <w:t>biologists</w:t>
      </w:r>
      <w:r>
        <w:rPr>
          <w:rFonts w:ascii="Times New Roman" w:eastAsia="Times New Roman" w:hAnsi="Times New Roman" w:cs="Times New Roman"/>
          <w:sz w:val="24"/>
          <w:szCs w:val="24"/>
        </w:rPr>
        <w:t xml:space="preserve">, even if </w:t>
      </w:r>
      <w:commentRangeStart w:id="228"/>
      <w:r>
        <w:rPr>
          <w:rFonts w:ascii="Times New Roman" w:eastAsia="Times New Roman" w:hAnsi="Times New Roman" w:cs="Times New Roman"/>
          <w:sz w:val="24"/>
          <w:szCs w:val="24"/>
        </w:rPr>
        <w:t>given relatively poor genetic datasets</w:t>
      </w:r>
      <w:r w:rsidR="00184ABD">
        <w:rPr>
          <w:rFonts w:ascii="Times New Roman" w:eastAsia="Times New Roman" w:hAnsi="Times New Roman" w:cs="Times New Roman"/>
          <w:sz w:val="24"/>
          <w:szCs w:val="24"/>
        </w:rPr>
        <w:t xml:space="preserve"> </w:t>
      </w:r>
      <w:commentRangeEnd w:id="228"/>
      <w:r w:rsidR="00384DF0">
        <w:rPr>
          <w:rStyle w:val="Marquedecommentaire"/>
        </w:rPr>
        <w:commentReference w:id="228"/>
      </w:r>
      <w:r w:rsidR="00184ABD">
        <w:rPr>
          <w:rFonts w:ascii="Times New Roman" w:eastAsia="Times New Roman" w:hAnsi="Times New Roman" w:cs="Times New Roman"/>
          <w:sz w:val="24"/>
          <w:szCs w:val="24"/>
        </w:rPr>
        <w:t>(</w:t>
      </w:r>
      <w:r w:rsidR="00184ABD">
        <w:rPr>
          <w:rFonts w:ascii="Times New Roman" w:eastAsia="Times New Roman" w:hAnsi="Times New Roman" w:cs="Times New Roman"/>
          <w:i/>
          <w:sz w:val="24"/>
          <w:szCs w:val="24"/>
        </w:rPr>
        <w:t xml:space="preserve">e.g. </w:t>
      </w:r>
      <w:r w:rsidR="00184ABD">
        <w:rPr>
          <w:rFonts w:ascii="Times New Roman" w:eastAsia="Times New Roman" w:hAnsi="Times New Roman" w:cs="Times New Roman"/>
          <w:sz w:val="24"/>
          <w:szCs w:val="24"/>
        </w:rPr>
        <w:t>hundreds of SNPs)</w:t>
      </w:r>
      <w:r w:rsidR="00A74CDA">
        <w:rPr>
          <w:rFonts w:ascii="Times New Roman" w:eastAsia="Times New Roman" w:hAnsi="Times New Roman" w:cs="Times New Roman"/>
          <w:sz w:val="24"/>
          <w:szCs w:val="24"/>
        </w:rPr>
        <w:t>, as</w:t>
      </w:r>
      <w:r w:rsidR="00C91C4C">
        <w:rPr>
          <w:rFonts w:ascii="Times New Roman" w:eastAsia="Times New Roman" w:hAnsi="Times New Roman" w:cs="Times New Roman"/>
          <w:sz w:val="24"/>
          <w:szCs w:val="24"/>
        </w:rPr>
        <w:t xml:space="preserve"> </w:t>
      </w:r>
      <w:r w:rsidR="00A74CDA">
        <w:rPr>
          <w:rFonts w:ascii="Times New Roman" w:eastAsia="Times New Roman" w:hAnsi="Times New Roman" w:cs="Times New Roman"/>
          <w:sz w:val="24"/>
          <w:szCs w:val="24"/>
        </w:rPr>
        <w:t>o</w:t>
      </w:r>
      <w:r w:rsidR="00C91C4C">
        <w:rPr>
          <w:rFonts w:ascii="Times New Roman" w:eastAsia="Times New Roman" w:hAnsi="Times New Roman" w:cs="Times New Roman"/>
          <w:sz w:val="24"/>
          <w:szCs w:val="24"/>
        </w:rPr>
        <w:t>ur permutation approach was generally able to achieve th</w:t>
      </w:r>
      <w:r w:rsidR="00A74CDA">
        <w:rPr>
          <w:rFonts w:ascii="Times New Roman" w:eastAsia="Times New Roman" w:hAnsi="Times New Roman" w:cs="Times New Roman"/>
          <w:sz w:val="24"/>
          <w:szCs w:val="24"/>
        </w:rPr>
        <w:t>is goal</w:t>
      </w:r>
      <w:r w:rsidR="002A1F8B">
        <w:rPr>
          <w:rFonts w:ascii="Times New Roman" w:eastAsia="Times New Roman" w:hAnsi="Times New Roman" w:cs="Times New Roman"/>
          <w:sz w:val="24"/>
          <w:szCs w:val="24"/>
        </w:rPr>
        <w:t>, under certain conditions</w:t>
      </w:r>
      <w:r w:rsidR="00A74CDA">
        <w:rPr>
          <w:rFonts w:ascii="Times New Roman" w:eastAsia="Times New Roman" w:hAnsi="Times New Roman" w:cs="Times New Roman"/>
          <w:sz w:val="24"/>
          <w:szCs w:val="24"/>
        </w:rPr>
        <w:t>.</w:t>
      </w:r>
    </w:p>
    <w:p w14:paraId="0921A734" w14:textId="1BB3DBA9" w:rsidR="004960F6" w:rsidRDefault="00425BB7" w:rsidP="00A51948">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Detecting exceptional change is harder in landscape</w:t>
      </w:r>
      <w:r w:rsidR="004058E4">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with strong functional connectivity. Indeed, we found a general decrease in performance, </w:t>
      </w:r>
      <w:del w:id="229" w:author="Patrick James" w:date="2019-11-12T18:02:00Z">
        <w:r w:rsidDel="00384DF0">
          <w:rPr>
            <w:rFonts w:ascii="Times New Roman" w:eastAsia="Times New Roman" w:hAnsi="Times New Roman" w:cs="Times New Roman"/>
            <w:sz w:val="24"/>
            <w:szCs w:val="24"/>
          </w:rPr>
          <w:delText>whatever the performance focus was</w:delText>
        </w:r>
      </w:del>
      <w:ins w:id="230" w:author="Patrick James" w:date="2019-11-12T18:02:00Z">
        <w:r w:rsidR="00384DF0">
          <w:rPr>
            <w:rFonts w:ascii="Times New Roman" w:eastAsia="Times New Roman" w:hAnsi="Times New Roman" w:cs="Times New Roman"/>
            <w:sz w:val="24"/>
            <w:szCs w:val="24"/>
          </w:rPr>
          <w:t>(i.e., FNR, FPR)</w:t>
        </w:r>
      </w:ins>
      <w:r>
        <w:rPr>
          <w:rFonts w:ascii="Times New Roman" w:eastAsia="Times New Roman" w:hAnsi="Times New Roman" w:cs="Times New Roman"/>
          <w:sz w:val="24"/>
          <w:szCs w:val="24"/>
        </w:rPr>
        <w:t xml:space="preserve">, with an increase of dispersal ability (Fig. 2). This decrease exists even with only one generation separating two temporal samples, which suggests that studying highly connected systems might require more frequent sampling, or at least that higher uncertainty should be </w:t>
      </w:r>
      <w:r>
        <w:rPr>
          <w:rFonts w:ascii="Times New Roman" w:eastAsia="Times New Roman" w:hAnsi="Times New Roman" w:cs="Times New Roman"/>
          <w:sz w:val="24"/>
          <w:szCs w:val="24"/>
        </w:rPr>
        <w:lastRenderedPageBreak/>
        <w:t>acknowledged.</w:t>
      </w:r>
      <w:r w:rsidR="00006829">
        <w:rPr>
          <w:rFonts w:ascii="Times New Roman" w:eastAsia="Times New Roman" w:hAnsi="Times New Roman" w:cs="Times New Roman"/>
          <w:sz w:val="24"/>
          <w:szCs w:val="24"/>
        </w:rPr>
        <w:t xml:space="preserve"> High d</w:t>
      </w:r>
      <w:r w:rsidR="005E309B">
        <w:rPr>
          <w:rFonts w:ascii="Times New Roman" w:eastAsia="Times New Roman" w:hAnsi="Times New Roman" w:cs="Times New Roman"/>
          <w:sz w:val="24"/>
          <w:szCs w:val="24"/>
        </w:rPr>
        <w:t>ispersal, and</w:t>
      </w:r>
      <w:r w:rsidR="004058E4">
        <w:rPr>
          <w:rFonts w:ascii="Times New Roman" w:eastAsia="Times New Roman" w:hAnsi="Times New Roman" w:cs="Times New Roman"/>
          <w:sz w:val="24"/>
          <w:szCs w:val="24"/>
        </w:rPr>
        <w:t xml:space="preserve"> higher</w:t>
      </w:r>
      <w:r w:rsidR="005E309B">
        <w:rPr>
          <w:rFonts w:ascii="Times New Roman" w:eastAsia="Times New Roman" w:hAnsi="Times New Roman" w:cs="Times New Roman"/>
          <w:sz w:val="24"/>
          <w:szCs w:val="24"/>
        </w:rPr>
        <w:t xml:space="preserve"> gene flow through it </w:t>
      </w:r>
      <w:r w:rsidR="005E309B">
        <w:rPr>
          <w:rFonts w:ascii="Times New Roman" w:eastAsia="Times New Roman" w:hAnsi="Times New Roman" w:cs="Times New Roman"/>
          <w:sz w:val="24"/>
          <w:szCs w:val="24"/>
        </w:rPr>
        <w:fldChar w:fldCharType="begin" w:fldLock="1"/>
      </w:r>
      <w:r w:rsidR="00006829">
        <w:rPr>
          <w:rFonts w:ascii="Times New Roman" w:eastAsia="Times New Roman" w:hAnsi="Times New Roman" w:cs="Times New Roman"/>
          <w:sz w:val="24"/>
          <w:szCs w:val="24"/>
        </w:rPr>
        <w:instrText>ADDIN CSL_CITATION {"citationItems":[{"id":"ITEM-1","itemData":{"DOI":"10.1111/mec.14848","ISSN":"1365294X","abstract":"Dispersal is a central process in ecology and evolution. At the individual level, the three stages of the dispersal process (i.e., emigration, transience and immigration) are affected by complex interactions between phenotypes and environmental factors. Condition-and context-dependent dispersal have far-reaching consequences, both for the demography and the genetic structuring of natural populations and for adaptive processes. From an applied point of view, dispersal also deeply affects the spatial dynamics of populations and their ability to respond to land-use changes, habitat degradation and climate change. For these reasons, dispersal has received considerable attention from ecologists and evolutionary biologists. Demographic and genetic methods allow quantifying non-effective (i.e., followed or not by a successful reproduction) and effective (i.e., with a successful reproduction) dispersal and to investigate how individual and environmental factors affect the different stages of the dispersal process. Over the past decade, demographic and genetic methods designed to quantify dispersal have rapidly evolved but interactions between researchers from the two fields are limited. We here review recent developments in both demographic and genetic methods to study dispersal in wild animal populations. We present their strengths and limits, as well as their applicability depending on study objectives and population characteristics. We propose a unified framework allowing researchers to combine methods and select the more suitable tools to address a broad range of important topics about the ecology and evolution of dispersal and its consequences on animal population dynamics and genetics.","author":[{"dropping-particle":"","family":"Cayuela","given":"Hugo","non-dropping-particle":"","parse-names":false,"suffix":""},{"dropping-particle":"","family":"Rougemont","given":"Quentin","non-dropping-particle":"","parse-names":false,"suffix":""},{"dropping-particle":"","family":"Prunier","given":"Jérôme G.","non-dropping-particle":"","parse-names":false,"suffix":""},{"dropping-particle":"","family":"Moore","given":"Jean Sébastien","non-dropping-particle":"","parse-names":false,"suffix":""},{"dropping-particle":"","family":"Clobert","given":"Jean","non-dropping-particle":"","parse-names":false,"suffix":""},{"dropping-particle":"","family":"Besnard","given":"Aurélien","non-dropping-particle":"","parse-names":false,"suffix":""},{"dropping-particle":"","family":"Bernatchez","given":"Louis","non-dropping-particle":"","parse-names":false,"suffix":""}],"container-title":"Molecular Ecology","id":"ITEM-1","issue":"20","issued":{"date-parts":[["2018"]]},"page":"3976-4010","title":"Demographic and genetic approaches to study dispersal in wild animal populations: A methodological review","type":"article-journal","volume":"27"},"uris":["http://www.mendeley.com/documents/?uuid=37697bba-2def-4a89-b4de-c20deac1a23a"]}],"mendeley":{"formattedCitation":"(Cayuela et al., 2018)","plainTextFormattedCitation":"(Cayuela et al., 2018)","previouslyFormattedCitation":"(Cayuela et al., 2018)"},"properties":{"noteIndex":0},"schema":"https://github.com/citation-style-language/schema/raw/master/csl-citation.json"}</w:instrText>
      </w:r>
      <w:r w:rsidR="005E309B">
        <w:rPr>
          <w:rFonts w:ascii="Times New Roman" w:eastAsia="Times New Roman" w:hAnsi="Times New Roman" w:cs="Times New Roman"/>
          <w:sz w:val="24"/>
          <w:szCs w:val="24"/>
        </w:rPr>
        <w:fldChar w:fldCharType="separate"/>
      </w:r>
      <w:r w:rsidR="005E309B" w:rsidRPr="005E309B">
        <w:rPr>
          <w:rFonts w:ascii="Times New Roman" w:eastAsia="Times New Roman" w:hAnsi="Times New Roman" w:cs="Times New Roman"/>
          <w:noProof/>
          <w:sz w:val="24"/>
          <w:szCs w:val="24"/>
        </w:rPr>
        <w:t>(Cayuela et al., 2018)</w:t>
      </w:r>
      <w:r w:rsidR="005E309B">
        <w:rPr>
          <w:rFonts w:ascii="Times New Roman" w:eastAsia="Times New Roman" w:hAnsi="Times New Roman" w:cs="Times New Roman"/>
          <w:sz w:val="24"/>
          <w:szCs w:val="24"/>
        </w:rPr>
        <w:fldChar w:fldCharType="end"/>
      </w:r>
      <w:r w:rsidR="00006829">
        <w:rPr>
          <w:rFonts w:ascii="Times New Roman" w:eastAsia="Times New Roman" w:hAnsi="Times New Roman" w:cs="Times New Roman"/>
          <w:sz w:val="24"/>
          <w:szCs w:val="24"/>
        </w:rPr>
        <w:t xml:space="preserve">, is implicated is many short-term or long-term mechanisms which lower our ability to understand the eco-evolutionary dynamics of species. For example, high dispersal during range expansion lowers our ability to correctly detect loci under natural selection </w:t>
      </w:r>
      <w:r w:rsidR="00006829">
        <w:rPr>
          <w:rFonts w:ascii="Times New Roman" w:eastAsia="Times New Roman" w:hAnsi="Times New Roman" w:cs="Times New Roman"/>
          <w:sz w:val="24"/>
          <w:szCs w:val="24"/>
        </w:rPr>
        <w:fldChar w:fldCharType="begin" w:fldLock="1"/>
      </w:r>
      <w:r w:rsidR="003B771C">
        <w:rPr>
          <w:rFonts w:ascii="Times New Roman" w:eastAsia="Times New Roman" w:hAnsi="Times New Roman" w:cs="Times New Roman"/>
          <w:sz w:val="24"/>
          <w:szCs w:val="24"/>
        </w:rPr>
        <w:instrText>ADDIN CSL_CITATION {"citationItems":[{"id":"ITEM-1","itemData":{"DOI":"10.1139/gen-2019-0004","ISSN":"0831-2796","author":[{"dropping-particle":"","family":"Mayrand","given":"Paul","non-dropping-particle":"","parse-names":false,"suffix":""},{"dropping-particle":"","family":"Filotas","given":"Elise","non-dropping-particle":"","parse-names":false,"suffix":""},{"dropping-particle":"","family":"Wittische","given":"Julian","non-dropping-particle":"","parse-names":false,"suffix":""},{"dropping-particle":"","family":"James","given":"Patrick M. A.","non-dropping-particle":"","parse-names":false,"suffix":""}],"container-title":"Genome","id":"ITEM-1","issue":"July","issued":{"date-parts":[["2019"]]},"page":"1-13","title":"The role of dispersal, selection, and timing of sampling on the false discovery rate of loci under selection during geographic range expansion","type":"article-journal","volume":"13"},"uris":["http://www.mendeley.com/documents/?uuid=684d6e32-3114-4d5f-aab2-03afc496588c"]}],"mendeley":{"formattedCitation":"(Mayrand, Filotas, Wittische, &amp; James, 2019)","plainTextFormattedCitation":"(Mayrand, Filotas, Wittische, &amp; James, 2019)","previouslyFormattedCitation":"(Mayrand, Filotas, Wittische, &amp; James, 2019)"},"properties":{"noteIndex":0},"schema":"https://github.com/citation-style-language/schema/raw/master/csl-citation.json"}</w:instrText>
      </w:r>
      <w:r w:rsidR="00006829">
        <w:rPr>
          <w:rFonts w:ascii="Times New Roman" w:eastAsia="Times New Roman" w:hAnsi="Times New Roman" w:cs="Times New Roman"/>
          <w:sz w:val="24"/>
          <w:szCs w:val="24"/>
        </w:rPr>
        <w:fldChar w:fldCharType="separate"/>
      </w:r>
      <w:r w:rsidR="00006829" w:rsidRPr="00006829">
        <w:rPr>
          <w:rFonts w:ascii="Times New Roman" w:eastAsia="Times New Roman" w:hAnsi="Times New Roman" w:cs="Times New Roman"/>
          <w:noProof/>
          <w:sz w:val="24"/>
          <w:szCs w:val="24"/>
        </w:rPr>
        <w:t>(Mayrand, Filotas, Wittische, &amp; James, 2019)</w:t>
      </w:r>
      <w:r w:rsidR="00006829">
        <w:rPr>
          <w:rFonts w:ascii="Times New Roman" w:eastAsia="Times New Roman" w:hAnsi="Times New Roman" w:cs="Times New Roman"/>
          <w:sz w:val="24"/>
          <w:szCs w:val="24"/>
        </w:rPr>
        <w:fldChar w:fldCharType="end"/>
      </w:r>
      <w:r w:rsidR="00026490">
        <w:rPr>
          <w:rFonts w:ascii="Times New Roman" w:eastAsia="Times New Roman" w:hAnsi="Times New Roman" w:cs="Times New Roman"/>
          <w:sz w:val="24"/>
          <w:szCs w:val="24"/>
        </w:rPr>
        <w:t>, and</w:t>
      </w:r>
      <w:r w:rsidR="003B771C">
        <w:rPr>
          <w:rFonts w:ascii="Times New Roman" w:eastAsia="Times New Roman" w:hAnsi="Times New Roman" w:cs="Times New Roman"/>
          <w:sz w:val="24"/>
          <w:szCs w:val="24"/>
        </w:rPr>
        <w:t xml:space="preserve"> high gene flow may not always be associated with a strong decrease in </w:t>
      </w:r>
      <w:r w:rsidR="007E677E">
        <w:rPr>
          <w:rFonts w:ascii="Times New Roman" w:eastAsia="Times New Roman" w:hAnsi="Times New Roman" w:cs="Times New Roman"/>
          <w:sz w:val="24"/>
          <w:szCs w:val="24"/>
        </w:rPr>
        <w:t xml:space="preserve">measured </w:t>
      </w:r>
      <w:r w:rsidR="003B771C">
        <w:rPr>
          <w:rFonts w:ascii="Times New Roman" w:eastAsia="Times New Roman" w:hAnsi="Times New Roman" w:cs="Times New Roman"/>
          <w:sz w:val="24"/>
          <w:szCs w:val="24"/>
        </w:rPr>
        <w:t xml:space="preserve">structure </w:t>
      </w:r>
      <w:r w:rsidR="003B771C">
        <w:rPr>
          <w:rFonts w:ascii="Times New Roman" w:eastAsia="Times New Roman" w:hAnsi="Times New Roman" w:cs="Times New Roman"/>
          <w:sz w:val="24"/>
          <w:szCs w:val="24"/>
        </w:rPr>
        <w:fldChar w:fldCharType="begin" w:fldLock="1"/>
      </w:r>
      <w:r w:rsidR="00C519A3">
        <w:rPr>
          <w:rFonts w:ascii="Times New Roman" w:eastAsia="Times New Roman" w:hAnsi="Times New Roman" w:cs="Times New Roman"/>
          <w:sz w:val="24"/>
          <w:szCs w:val="24"/>
        </w:rPr>
        <w:instrText xml:space="preserve">ADDIN CSL_CITATION {"citationItems":[{"id":"ITEM-1","itemData":{"DOI":"10.1111/j.1755-0998.2010.02867.x","ISSN":"1755-0998","PMID":"21565096","abstract":"Linking landscape effects on gene flow to processes such as dispersal and mating is essential to provide a conceptual foundation for landscape genetics. It is particularly important to determine how classical population genetic models relate to recent individual-based landscape genetic models when assessing individual movement and its influence on population genetic structure. We used classical Wright-Fisher models and spatially explicit, individual-based, landscape genetic models to simulate gene flow via dispersal and mating in a series of landscapes representing two patches of habitat separated by a barrier. We developed a mathematical formula that predicts the relationship between barrier strength (i.e., permeability) and the migration rate (m) across the barrier, thereby linking spatially explicit landscape genetics to classical population genetics theory. We then assessed the reliability of the function by obtaining population genetics parameters (m, F(ST) ) using simulations for both spatially explicit and Wright-Fisher simulation models for a range of gene flow rates. Next, we show that relaxing some of the assumptions of the Wright-Fisher model can substantially change population substructure (i.e., F(ST) ). For example, isolation by distance among individuals on each side of a barrier maintains an F(ST) of </w:instrText>
      </w:r>
      <w:r w:rsidR="00C519A3">
        <w:rPr>
          <w:rFonts w:ascii="Cambria Math" w:eastAsia="Times New Roman" w:hAnsi="Cambria Math" w:cs="Cambria Math"/>
          <w:sz w:val="24"/>
          <w:szCs w:val="24"/>
        </w:rPr>
        <w:instrText>∼</w:instrText>
      </w:r>
      <w:r w:rsidR="00C519A3">
        <w:rPr>
          <w:rFonts w:ascii="Times New Roman" w:eastAsia="Times New Roman" w:hAnsi="Times New Roman" w:cs="Times New Roman"/>
          <w:sz w:val="24"/>
          <w:szCs w:val="24"/>
        </w:rPr>
        <w:instrText>0.20 regardless of migration rate across the barrier, whereas panmixia on each side of the barrier results in an F(ST) that changes with m as predicted by classical population genetics theory. We suggest that individual-based, spatially explicit modelling provides a general framework to investigate how interactions between movement and landscape resistance drive population genetic patterns and connectivity across complex landscapes.","author":[{"dropping-particle":"","family":"Landguth","given":"Erin L","non-dropping-particle":"","parse-names":false,"suffix":""},{"dropping-particle":"","family":"Cushman","given":"S a","non-dropping-particle":"","parse-names":false,"suffix":""},{"dropping-particle":"","family":"Murphy","given":"M a","non-dropping-particle":"","parse-names":false,"suffix":""},{"dropping-particle":"","family":"Luikart","given":"G","non-dropping-particle":"","parse-names":false,"suffix":""}],"container-title":"Molecular ecology resources","id":"ITEM-1","issue":"5","issued":{"date-parts":[["2010","9"]]},"page":"854-62","title":"Relationships between migration rates and landscape resistance assessed using individual-based simulations.","type":"article-journal","volume":"10"},"uris":["http://www.mendeley.com/documents/?uuid=f5883e78-3e0f-4aa7-8653-7b48acb62b07"]}],"mendeley":{"formattedCitation":"(Landguth, Cushman, Murphy, &amp; Luikart, 2010)","plainTextFormattedCitation":"(Landguth, Cushman, Murphy, &amp; Luikart, 2010)","previouslyFormattedCitation":"(Landguth, Cushman, Murphy, &amp; Luikart, 2010)"},"properties":{"noteIndex":0},"schema":"https://github.com/citation-style-language/schema/raw/master/csl-citation.json"}</w:instrText>
      </w:r>
      <w:r w:rsidR="003B771C">
        <w:rPr>
          <w:rFonts w:ascii="Times New Roman" w:eastAsia="Times New Roman" w:hAnsi="Times New Roman" w:cs="Times New Roman"/>
          <w:sz w:val="24"/>
          <w:szCs w:val="24"/>
        </w:rPr>
        <w:fldChar w:fldCharType="separate"/>
      </w:r>
      <w:r w:rsidR="003B771C" w:rsidRPr="003B771C">
        <w:rPr>
          <w:rFonts w:ascii="Times New Roman" w:eastAsia="Times New Roman" w:hAnsi="Times New Roman" w:cs="Times New Roman"/>
          <w:noProof/>
          <w:sz w:val="24"/>
          <w:szCs w:val="24"/>
        </w:rPr>
        <w:t>(Landguth, Cushman, Murphy, &amp; Luikart, 2010)</w:t>
      </w:r>
      <w:r w:rsidR="003B771C">
        <w:rPr>
          <w:rFonts w:ascii="Times New Roman" w:eastAsia="Times New Roman" w:hAnsi="Times New Roman" w:cs="Times New Roman"/>
          <w:sz w:val="24"/>
          <w:szCs w:val="24"/>
        </w:rPr>
        <w:fldChar w:fldCharType="end"/>
      </w:r>
      <w:r w:rsidR="00C519A3">
        <w:rPr>
          <w:rFonts w:ascii="Times New Roman" w:eastAsia="Times New Roman" w:hAnsi="Times New Roman" w:cs="Times New Roman"/>
          <w:sz w:val="24"/>
          <w:szCs w:val="24"/>
        </w:rPr>
        <w:t xml:space="preserve"> or early detections of barriers to gene flow </w:t>
      </w:r>
      <w:r w:rsidR="00C519A3">
        <w:rPr>
          <w:rFonts w:ascii="Times New Roman" w:eastAsia="Times New Roman" w:hAnsi="Times New Roman" w:cs="Times New Roman"/>
          <w:sz w:val="24"/>
          <w:szCs w:val="24"/>
        </w:rPr>
        <w:fldChar w:fldCharType="begin" w:fldLock="1"/>
      </w:r>
      <w:r w:rsidR="00E46EF8">
        <w:rPr>
          <w:rFonts w:ascii="Times New Roman" w:eastAsia="Times New Roman" w:hAnsi="Times New Roman" w:cs="Times New Roman"/>
          <w:sz w:val="24"/>
          <w:szCs w:val="24"/>
        </w:rPr>
        <w:instrText>ADDIN CSL_CITATION {"citationItems":[{"id":"ITEM-1","itemData":{"DOI":"10.1111/j.1365-294X.2010.04808.x","ISBN":"0962-1083","ISSN":"09621083","PMID":"20819159","abstract":"Understanding how spatial genetic patterns respond to landscape change is crucial for advancing the emerging field of landscape genetics. We quantified the number of generations for new landscape barrier signatures to become detectable and for old signatures to disappear after barrier removal. We used spatially explicit, individual-based simulations to examine the ability of an individual-based statistic [Mantel's r using the proportion of shared alleles' statistic (Dps)] and population-based statistic (FST ) to detect barriers. We simulated a range of movement strategies including nearest neighbour dispersal, long-distance dispersal and panmixia. The lag time for the signal of a new barrier to become established is short using Mantel's r (1-15 generations). FST required approximately 200 generations to reach 50% of its equilibrium maximum, although G'ST performed much like Mantel's r. In strong contrast, FST and Mantel's r perform similarly following the removal of a barrier formerly dividing a population. Also, given neighbour mating and very short-distance dispersal strategies, historical discontinuities from more than 100 generations ago might still be detectable with either method. This suggests that historical events and landscapes could have long-term effects that confound inferences about the impacts of current landscape features on gene flow for species with very little long-distance dispersal. Nonetheless, populations of organisms with relatively large dispersal distances will lose the signal of a former barrier within less than 15 generations, suggesting that individual-based landscape genetic approaches can improve our ability to measure effects of existing landscape features on genetic structure and connectivity.","author":[{"dropping-particle":"","family":"Landguth","given":"Erin L","non-dropping-particle":"","parse-names":false,"suffix":""},{"dropping-particle":"","family":"Cushman","given":"S. a.","non-dropping-particle":"","parse-names":false,"suffix":""},{"dropping-particle":"","family":"Schwartz","given":"M. K.","non-dropping-particle":"","parse-names":false,"suffix":""},{"dropping-particle":"","family":"McKelvey","given":"K. S.","non-dropping-particle":"","parse-names":false,"suffix":""},{"dropping-particle":"","family":"Murphy","given":"M.","non-dropping-particle":"","parse-names":false,"suffix":""},{"dropping-particle":"","family":"Luikart","given":"G.","non-dropping-particle":"","parse-names":false,"suffix":""}],"container-title":"Molecular Ecology","id":"ITEM-1","issued":{"date-parts":[["2010"]]},"page":"4179-4191","title":"Quantifying the lag time to detect barriers in landscape genetics","type":"article-journal","volume":"19"},"uris":["http://www.mendeley.com/documents/?uuid=7008897e-76cc-4978-87d8-198907e5b2f0"]}],"mendeley":{"formattedCitation":"(Landguth, Cushman, Schwartz, et al., 2010)","plainTextFormattedCitation":"(Landguth, Cushman, Schwartz, et al., 2010)","previouslyFormattedCitation":"(Landguth, Cushman, Schwartz, et al., 2010)"},"properties":{"noteIndex":0},"schema":"https://github.com/citation-style-language/schema/raw/master/csl-citation.json"}</w:instrText>
      </w:r>
      <w:r w:rsidR="00C519A3">
        <w:rPr>
          <w:rFonts w:ascii="Times New Roman" w:eastAsia="Times New Roman" w:hAnsi="Times New Roman" w:cs="Times New Roman"/>
          <w:sz w:val="24"/>
          <w:szCs w:val="24"/>
        </w:rPr>
        <w:fldChar w:fldCharType="separate"/>
      </w:r>
      <w:r w:rsidR="00C519A3" w:rsidRPr="00C519A3">
        <w:rPr>
          <w:rFonts w:ascii="Times New Roman" w:eastAsia="Times New Roman" w:hAnsi="Times New Roman" w:cs="Times New Roman"/>
          <w:noProof/>
          <w:sz w:val="24"/>
          <w:szCs w:val="24"/>
        </w:rPr>
        <w:t>(Landguth, Cushman, Schwartz, et al., 2010)</w:t>
      </w:r>
      <w:r w:rsidR="00C519A3">
        <w:rPr>
          <w:rFonts w:ascii="Times New Roman" w:eastAsia="Times New Roman" w:hAnsi="Times New Roman" w:cs="Times New Roman"/>
          <w:sz w:val="24"/>
          <w:szCs w:val="24"/>
        </w:rPr>
        <w:fldChar w:fldCharType="end"/>
      </w:r>
      <w:r w:rsidR="003B771C">
        <w:rPr>
          <w:rFonts w:ascii="Times New Roman" w:eastAsia="Times New Roman" w:hAnsi="Times New Roman" w:cs="Times New Roman"/>
          <w:sz w:val="24"/>
          <w:szCs w:val="24"/>
        </w:rPr>
        <w:t>.</w:t>
      </w:r>
    </w:p>
    <w:p w14:paraId="2E832725" w14:textId="6E4195B2" w:rsidR="00C519A3" w:rsidRDefault="00DE3FED" w:rsidP="00A51948">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spatial extent of an event, </w:t>
      </w:r>
      <w:del w:id="231" w:author="Patrick James" w:date="2019-11-12T18:04:00Z">
        <w:r w:rsidDel="00384DF0">
          <w:rPr>
            <w:rFonts w:ascii="Times New Roman" w:eastAsia="Times New Roman" w:hAnsi="Times New Roman" w:cs="Times New Roman"/>
            <w:sz w:val="24"/>
            <w:szCs w:val="24"/>
          </w:rPr>
          <w:delText>e.g.</w:delText>
        </w:r>
      </w:del>
      <w:ins w:id="232" w:author="Patrick James" w:date="2019-11-12T18:04:00Z">
        <w:r w:rsidR="00384DF0">
          <w:rPr>
            <w:rFonts w:ascii="Times New Roman" w:eastAsia="Times New Roman" w:hAnsi="Times New Roman" w:cs="Times New Roman"/>
            <w:sz w:val="24"/>
            <w:szCs w:val="24"/>
          </w:rPr>
          <w:t xml:space="preserve">that is, </w:t>
        </w:r>
      </w:ins>
      <w:del w:id="233" w:author="Patrick James" w:date="2019-11-12T18:04:00Z">
        <w:r w:rsidDel="00384DF0">
          <w:rPr>
            <w:rFonts w:ascii="Times New Roman" w:eastAsia="Times New Roman" w:hAnsi="Times New Roman" w:cs="Times New Roman"/>
            <w:sz w:val="24"/>
            <w:szCs w:val="24"/>
          </w:rPr>
          <w:delText xml:space="preserve"> </w:delText>
        </w:r>
      </w:del>
      <w:r>
        <w:rPr>
          <w:rFonts w:ascii="Times New Roman" w:eastAsia="Times New Roman" w:hAnsi="Times New Roman" w:cs="Times New Roman"/>
          <w:sz w:val="24"/>
          <w:szCs w:val="24"/>
        </w:rPr>
        <w:t xml:space="preserve">the number of populations </w:t>
      </w:r>
      <w:del w:id="234" w:author="Patrick James" w:date="2019-11-12T18:03:00Z">
        <w:r w:rsidDel="00384DF0">
          <w:rPr>
            <w:rFonts w:ascii="Times New Roman" w:eastAsia="Times New Roman" w:hAnsi="Times New Roman" w:cs="Times New Roman"/>
            <w:sz w:val="24"/>
            <w:szCs w:val="24"/>
          </w:rPr>
          <w:delText xml:space="preserve">it </w:delText>
        </w:r>
      </w:del>
      <w:r>
        <w:rPr>
          <w:rFonts w:ascii="Times New Roman" w:eastAsia="Times New Roman" w:hAnsi="Times New Roman" w:cs="Times New Roman"/>
          <w:sz w:val="24"/>
          <w:szCs w:val="24"/>
        </w:rPr>
        <w:t xml:space="preserve">affected </w:t>
      </w:r>
      <w:del w:id="235" w:author="Patrick James" w:date="2019-11-12T18:04:00Z">
        <w:r w:rsidDel="00384DF0">
          <w:rPr>
            <w:rFonts w:ascii="Times New Roman" w:eastAsia="Times New Roman" w:hAnsi="Times New Roman" w:cs="Times New Roman"/>
            <w:sz w:val="24"/>
            <w:szCs w:val="24"/>
          </w:rPr>
          <w:delText>in the landscape</w:delText>
        </w:r>
        <w:r w:rsidR="004058E4" w:rsidDel="00384DF0">
          <w:rPr>
            <w:rFonts w:ascii="Times New Roman" w:eastAsia="Times New Roman" w:hAnsi="Times New Roman" w:cs="Times New Roman"/>
            <w:sz w:val="24"/>
            <w:szCs w:val="24"/>
          </w:rPr>
          <w:delText xml:space="preserve"> in our study</w:delText>
        </w:r>
      </w:del>
      <w:ins w:id="236" w:author="Patrick James" w:date="2019-11-12T18:04:00Z">
        <w:r w:rsidR="00384DF0">
          <w:rPr>
            <w:rFonts w:ascii="Times New Roman" w:eastAsia="Times New Roman" w:hAnsi="Times New Roman" w:cs="Times New Roman"/>
            <w:sz w:val="24"/>
            <w:szCs w:val="24"/>
          </w:rPr>
          <w:t>by the punctual demographic event</w:t>
        </w:r>
      </w:ins>
      <w:r>
        <w:rPr>
          <w:rFonts w:ascii="Times New Roman" w:eastAsia="Times New Roman" w:hAnsi="Times New Roman" w:cs="Times New Roman"/>
          <w:sz w:val="24"/>
          <w:szCs w:val="24"/>
        </w:rPr>
        <w:t xml:space="preserve">, </w:t>
      </w:r>
      <w:del w:id="237" w:author="Patrick James" w:date="2019-11-12T18:04:00Z">
        <w:r w:rsidR="00C519A3" w:rsidDel="00384DF0">
          <w:rPr>
            <w:rFonts w:ascii="Times New Roman" w:eastAsia="Times New Roman" w:hAnsi="Times New Roman" w:cs="Times New Roman"/>
            <w:sz w:val="24"/>
            <w:szCs w:val="24"/>
          </w:rPr>
          <w:delText xml:space="preserve">also </w:delText>
        </w:r>
      </w:del>
      <w:r>
        <w:rPr>
          <w:rFonts w:ascii="Times New Roman" w:eastAsia="Times New Roman" w:hAnsi="Times New Roman" w:cs="Times New Roman"/>
          <w:sz w:val="24"/>
          <w:szCs w:val="24"/>
        </w:rPr>
        <w:t xml:space="preserve">decreases our ability to correctly identify which populations have truly changed. Although the spatial extent of a legacy may help researchers </w:t>
      </w:r>
      <w:commentRangeStart w:id="238"/>
      <w:r>
        <w:rPr>
          <w:rFonts w:ascii="Times New Roman" w:eastAsia="Times New Roman" w:hAnsi="Times New Roman" w:cs="Times New Roman"/>
          <w:sz w:val="24"/>
          <w:szCs w:val="24"/>
        </w:rPr>
        <w:t xml:space="preserve">detect it </w:t>
      </w:r>
      <w:commentRangeEnd w:id="238"/>
      <w:r w:rsidR="00384DF0">
        <w:rPr>
          <w:rStyle w:val="Marquedecommentaire"/>
        </w:rPr>
        <w:commentReference w:id="238"/>
      </w:r>
      <w:r>
        <w:rPr>
          <w:rFonts w:ascii="Times New Roman" w:eastAsia="Times New Roman" w:hAnsi="Times New Roman" w:cs="Times New Roman"/>
          <w:sz w:val="24"/>
          <w:szCs w:val="24"/>
        </w:rPr>
        <w:t xml:space="preserve">because </w:t>
      </w:r>
      <w:commentRangeStart w:id="239"/>
      <w:r>
        <w:rPr>
          <w:rFonts w:ascii="Times New Roman" w:eastAsia="Times New Roman" w:hAnsi="Times New Roman" w:cs="Times New Roman"/>
          <w:sz w:val="24"/>
          <w:szCs w:val="24"/>
        </w:rPr>
        <w:t xml:space="preserve">it </w:t>
      </w:r>
      <w:commentRangeEnd w:id="239"/>
      <w:r w:rsidR="00384DF0">
        <w:rPr>
          <w:rStyle w:val="Marquedecommentaire"/>
        </w:rPr>
        <w:commentReference w:id="239"/>
      </w:r>
      <w:r>
        <w:rPr>
          <w:rFonts w:ascii="Times New Roman" w:eastAsia="Times New Roman" w:hAnsi="Times New Roman" w:cs="Times New Roman"/>
          <w:sz w:val="24"/>
          <w:szCs w:val="24"/>
        </w:rPr>
        <w:t xml:space="preserve">increases the chance of the legacy being sampled, </w:t>
      </w:r>
      <w:r w:rsidR="00C519A3">
        <w:rPr>
          <w:rFonts w:ascii="Times New Roman" w:eastAsia="Times New Roman" w:hAnsi="Times New Roman" w:cs="Times New Roman"/>
          <w:sz w:val="24"/>
          <w:szCs w:val="24"/>
        </w:rPr>
        <w:t xml:space="preserve">it also greatly increased the risk of </w:t>
      </w:r>
      <w:del w:id="240" w:author="Patrick James" w:date="2019-11-12T18:06:00Z">
        <w:r w:rsidR="00C519A3" w:rsidDel="00384DF0">
          <w:rPr>
            <w:rFonts w:ascii="Times New Roman" w:eastAsia="Times New Roman" w:hAnsi="Times New Roman" w:cs="Times New Roman"/>
            <w:sz w:val="24"/>
            <w:szCs w:val="24"/>
          </w:rPr>
          <w:delText xml:space="preserve">missing </w:delText>
        </w:r>
      </w:del>
      <w:ins w:id="241" w:author="Patrick James" w:date="2019-11-12T18:06:00Z">
        <w:r w:rsidR="00384DF0">
          <w:rPr>
            <w:rFonts w:ascii="Times New Roman" w:eastAsia="Times New Roman" w:hAnsi="Times New Roman" w:cs="Times New Roman"/>
            <w:sz w:val="24"/>
            <w:szCs w:val="24"/>
          </w:rPr>
          <w:t xml:space="preserve">not identifying </w:t>
        </w:r>
      </w:ins>
      <w:r w:rsidR="00C519A3">
        <w:rPr>
          <w:rFonts w:ascii="Times New Roman" w:eastAsia="Times New Roman" w:hAnsi="Times New Roman" w:cs="Times New Roman"/>
          <w:sz w:val="24"/>
          <w:szCs w:val="24"/>
        </w:rPr>
        <w:t xml:space="preserve">the legacy </w:t>
      </w:r>
      <w:del w:id="242" w:author="Patrick James" w:date="2019-11-12T18:06:00Z">
        <w:r w:rsidR="00C519A3" w:rsidDel="00384DF0">
          <w:rPr>
            <w:rFonts w:ascii="Times New Roman" w:eastAsia="Times New Roman" w:hAnsi="Times New Roman" w:cs="Times New Roman"/>
            <w:sz w:val="24"/>
            <w:szCs w:val="24"/>
          </w:rPr>
          <w:delText xml:space="preserve">when using our permutation approach </w:delText>
        </w:r>
      </w:del>
      <w:r w:rsidR="00C519A3">
        <w:rPr>
          <w:rFonts w:ascii="Times New Roman" w:eastAsia="Times New Roman" w:hAnsi="Times New Roman" w:cs="Times New Roman"/>
          <w:sz w:val="24"/>
          <w:szCs w:val="24"/>
        </w:rPr>
        <w:t>(Fig.3).</w:t>
      </w:r>
      <w:r w:rsidR="00E46EF8">
        <w:rPr>
          <w:rFonts w:ascii="Times New Roman" w:eastAsia="Times New Roman" w:hAnsi="Times New Roman" w:cs="Times New Roman"/>
          <w:sz w:val="24"/>
          <w:szCs w:val="24"/>
        </w:rPr>
        <w:t xml:space="preserve"> </w:t>
      </w:r>
      <w:commentRangeStart w:id="243"/>
      <w:r w:rsidR="00E46EF8">
        <w:rPr>
          <w:rFonts w:ascii="Times New Roman" w:eastAsia="Times New Roman" w:hAnsi="Times New Roman" w:cs="Times New Roman"/>
          <w:sz w:val="24"/>
          <w:szCs w:val="24"/>
        </w:rPr>
        <w:t xml:space="preserve">Whether this could be offset by a </w:t>
      </w:r>
      <w:del w:id="244" w:author="Patrick James" w:date="2019-11-12T18:06:00Z">
        <w:r w:rsidR="00E46EF8" w:rsidDel="00384DF0">
          <w:rPr>
            <w:rFonts w:ascii="Times New Roman" w:eastAsia="Times New Roman" w:hAnsi="Times New Roman" w:cs="Times New Roman"/>
            <w:sz w:val="24"/>
            <w:szCs w:val="24"/>
          </w:rPr>
          <w:delText xml:space="preserve">lesser </w:delText>
        </w:r>
      </w:del>
      <w:ins w:id="245" w:author="Patrick James" w:date="2019-11-12T18:06:00Z">
        <w:r w:rsidR="00384DF0">
          <w:rPr>
            <w:rFonts w:ascii="Times New Roman" w:eastAsia="Times New Roman" w:hAnsi="Times New Roman" w:cs="Times New Roman"/>
            <w:sz w:val="24"/>
            <w:szCs w:val="24"/>
          </w:rPr>
          <w:t xml:space="preserve">lower </w:t>
        </w:r>
      </w:ins>
      <w:r w:rsidR="00E46EF8">
        <w:rPr>
          <w:rFonts w:ascii="Times New Roman" w:eastAsia="Times New Roman" w:hAnsi="Times New Roman" w:cs="Times New Roman"/>
          <w:sz w:val="24"/>
          <w:szCs w:val="24"/>
        </w:rPr>
        <w:t>degree of spatial autocorrelation in the spatial genetic legacy has not been investigated in our pap</w:t>
      </w:r>
      <w:r w:rsidR="007E677E">
        <w:rPr>
          <w:rFonts w:ascii="Times New Roman" w:eastAsia="Times New Roman" w:hAnsi="Times New Roman" w:cs="Times New Roman"/>
          <w:sz w:val="24"/>
          <w:szCs w:val="24"/>
        </w:rPr>
        <w:t>e</w:t>
      </w:r>
      <w:r w:rsidR="00E46EF8">
        <w:rPr>
          <w:rFonts w:ascii="Times New Roman" w:eastAsia="Times New Roman" w:hAnsi="Times New Roman" w:cs="Times New Roman"/>
          <w:sz w:val="24"/>
          <w:szCs w:val="24"/>
        </w:rPr>
        <w:t>r</w:t>
      </w:r>
      <w:commentRangeEnd w:id="243"/>
      <w:r w:rsidR="00384DF0">
        <w:rPr>
          <w:rStyle w:val="Marquedecommentaire"/>
        </w:rPr>
        <w:commentReference w:id="243"/>
      </w:r>
      <w:r w:rsidR="00E46EF8">
        <w:rPr>
          <w:rFonts w:ascii="Times New Roman" w:eastAsia="Times New Roman" w:hAnsi="Times New Roman" w:cs="Times New Roman"/>
          <w:sz w:val="24"/>
          <w:szCs w:val="24"/>
        </w:rPr>
        <w:t>. Spatial autocorrelation may greatly affect many genetic analyses, and solutions are being developed to integrate it</w:t>
      </w:r>
      <w:r w:rsidR="007E677E">
        <w:rPr>
          <w:rFonts w:ascii="Times New Roman" w:eastAsia="Times New Roman" w:hAnsi="Times New Roman" w:cs="Times New Roman"/>
          <w:sz w:val="24"/>
          <w:szCs w:val="24"/>
        </w:rPr>
        <w:t xml:space="preserve"> within them</w:t>
      </w:r>
      <w:r w:rsidR="00E46EF8">
        <w:rPr>
          <w:rFonts w:ascii="Times New Roman" w:eastAsia="Times New Roman" w:hAnsi="Times New Roman" w:cs="Times New Roman"/>
          <w:sz w:val="24"/>
          <w:szCs w:val="24"/>
        </w:rPr>
        <w:t xml:space="preserve"> </w:t>
      </w:r>
      <w:r w:rsidR="00E46EF8">
        <w:rPr>
          <w:rFonts w:ascii="Times New Roman" w:eastAsia="Times New Roman" w:hAnsi="Times New Roman" w:cs="Times New Roman"/>
          <w:sz w:val="24"/>
          <w:szCs w:val="24"/>
        </w:rPr>
        <w:fldChar w:fldCharType="begin" w:fldLock="1"/>
      </w:r>
      <w:r w:rsidR="00841510">
        <w:rPr>
          <w:rFonts w:ascii="Times New Roman" w:eastAsia="Times New Roman" w:hAnsi="Times New Roman" w:cs="Times New Roman"/>
          <w:sz w:val="24"/>
          <w:szCs w:val="24"/>
        </w:rPr>
        <w:instrText>ADDIN CSL_CITATION {"citationItems":[{"id":"ITEM-1","itemData":{"DOI":"10.1111/ecog.00566","ISSN":"09067590","abstract":"Spatial autocorrelation is a well-recognized concern for observational data in general, and more specifically for spatial data in ecology. Generalized linear mixed models (GLMMs) with spatially autocorrelated random effects are a potential general framework for handling these spatial correlations. However, as the result of statistical and practical issues, such GLMMs have been fitted through the undocumented use of procedures based on penalized quasi-likelihood approximations (PQL), and under restrictive models of spatial correlation. Alternatively, they are often neglected in favor of simpler but more questionable approaches. In this work we aim to provide practical and validated means of inference under spatial GLMMs, that overcome these limitations. For this purpose, a new software is developed to fit spatial GLMMs. We use it to assess the performance of likelihood ratio tests for fixed effects under spatial autocorrelation, based on Laplace or PQL approximations of the likelihood. Expectedly, the Laplace approximation performs generally slightly better, although a variant of PQL was better in the binary case. We show that a previous implementation of PQL methods in the R language, glmmPQL, is not appropriate for such applications. Finally, we illustrate the efficiency of a bootstrap procedure for correcting the small sample bias of the tests, which applies also to non-spatial models.","author":[{"dropping-particle":"","family":"Rousset","given":"François","non-dropping-particle":"","parse-names":false,"suffix":""},{"dropping-particle":"","family":"Ferdy","given":"Jean-Baptiste","non-dropping-particle":"","parse-names":false,"suffix":""}],"container-title":"Ecography","id":"ITEM-1","issue":"December 2013","issued":{"date-parts":[["2014"]]},"page":"781-790","title":"Testing environmental and genetic effects in the presence of spatial autocorrelation","type":"article-journal","volume":"37"},"uris":["http://www.mendeley.com/documents/?uuid=1e6eb6be-9204-4ce6-be0d-02d504d32530"]}],"mendeley":{"formattedCitation":"(Rousset &amp; Ferdy, 2014)","plainTextFormattedCitation":"(Rousset &amp; Ferdy, 2014)","previouslyFormattedCitation":"(Rousset &amp; Ferdy, 2014)"},"properties":{"noteIndex":0},"schema":"https://github.com/citation-style-language/schema/raw/master/csl-citation.json"}</w:instrText>
      </w:r>
      <w:r w:rsidR="00E46EF8">
        <w:rPr>
          <w:rFonts w:ascii="Times New Roman" w:eastAsia="Times New Roman" w:hAnsi="Times New Roman" w:cs="Times New Roman"/>
          <w:sz w:val="24"/>
          <w:szCs w:val="24"/>
        </w:rPr>
        <w:fldChar w:fldCharType="separate"/>
      </w:r>
      <w:r w:rsidR="00E46EF8" w:rsidRPr="00E46EF8">
        <w:rPr>
          <w:rFonts w:ascii="Times New Roman" w:eastAsia="Times New Roman" w:hAnsi="Times New Roman" w:cs="Times New Roman"/>
          <w:noProof/>
          <w:sz w:val="24"/>
          <w:szCs w:val="24"/>
        </w:rPr>
        <w:t>(Rousset &amp; Ferdy, 2014)</w:t>
      </w:r>
      <w:r w:rsidR="00E46EF8">
        <w:rPr>
          <w:rFonts w:ascii="Times New Roman" w:eastAsia="Times New Roman" w:hAnsi="Times New Roman" w:cs="Times New Roman"/>
          <w:sz w:val="24"/>
          <w:szCs w:val="24"/>
        </w:rPr>
        <w:fldChar w:fldCharType="end"/>
      </w:r>
      <w:r w:rsidR="00E46EF8">
        <w:rPr>
          <w:rFonts w:ascii="Times New Roman" w:eastAsia="Times New Roman" w:hAnsi="Times New Roman" w:cs="Times New Roman"/>
          <w:sz w:val="24"/>
          <w:szCs w:val="24"/>
        </w:rPr>
        <w:t xml:space="preserve">. We believe explicitly taking spatial autocorrelation into account in temporal </w:t>
      </w:r>
      <w:r w:rsidR="00675D5B">
        <w:rPr>
          <w:rFonts w:ascii="Times New Roman" w:eastAsia="Times New Roman" w:hAnsi="Times New Roman" w:cs="Times New Roman"/>
          <w:sz w:val="24"/>
          <w:szCs w:val="24"/>
        </w:rPr>
        <w:t>analyse</w:t>
      </w:r>
      <w:r w:rsidR="00E46EF8">
        <w:rPr>
          <w:rFonts w:ascii="Times New Roman" w:eastAsia="Times New Roman" w:hAnsi="Times New Roman" w:cs="Times New Roman"/>
          <w:sz w:val="24"/>
          <w:szCs w:val="24"/>
        </w:rPr>
        <w:t xml:space="preserve">s of genetic diversity </w:t>
      </w:r>
      <w:r w:rsidR="00BB6B2C">
        <w:rPr>
          <w:rFonts w:ascii="Times New Roman" w:eastAsia="Times New Roman" w:hAnsi="Times New Roman" w:cs="Times New Roman"/>
          <w:sz w:val="24"/>
          <w:szCs w:val="24"/>
        </w:rPr>
        <w:fldChar w:fldCharType="begin" w:fldLock="1"/>
      </w:r>
      <w:r w:rsidR="008B2DA1">
        <w:rPr>
          <w:rFonts w:ascii="Times New Roman" w:eastAsia="Times New Roman" w:hAnsi="Times New Roman" w:cs="Times New Roman"/>
          <w:sz w:val="24"/>
          <w:szCs w:val="24"/>
        </w:rPr>
        <w:instrText>ADDIN CSL_CITATION {"citationItems":[{"id":"ITEM-1","itemData":{"DOI":"10.1146/annurev-ecolsys-110316-022659","ISSN":"1543-592X","abstract":"Many important questions about the history and dynamics of organisms have a geographical component: How many are there, and where do they live? How do they move and interbreed across the landscape? How were they moving a thousand years ago, and where were the ancestors of a particular individual alive today? Answers to these questions can have profound consequences for our understanding of history, ecology, and the evolutionary process. In this review, we discuss how geographic aspects of the distribution, movement, and reproduction of organisms are reflected in their pedigree across space and time. Because the structure of the pedigree is what determines patterns of relatedness in modern genetic variation, our aim is to thus provide intuition for how these processes leave an imprint in genetic data. We also highlight some current methods and gaps in the statistical toolbox of spatial population genetics.Expected final online publication date for the Annual Review of Ecology, Evolution, and Systematics, Volume 50 is November 4, 2019. Please see http://www.annualreviews.org/page/journal/pubdates for revised estimates.","author":[{"dropping-particle":"","family":"Bradburd","given":"Gideon S.","non-dropping-particle":"","parse-names":false,"suffix":""},{"dropping-particle":"","family":"Ralph","given":"Peter L.","non-dropping-particle":"","parse-names":false,"suffix":""}],"container-title":"Annual Review of Ecology, Evolution, and Systematics","id":"ITEM-1","issue":"1","issued":{"date-parts":[["2019"]]},"page":"427-449","title":"Spatial Population Genetics: It's About Time","type":"article-journal","volume":"50"},"uris":["http://www.mendeley.com/documents/?uuid=5b8329f5-6c06-479c-a979-f166811dcc49"]}],"mendeley":{"formattedCitation":"(Bradburd &amp; Ralph, 2019)","plainTextFormattedCitation":"(Bradburd &amp; Ralph, 2019)","previouslyFormattedCitation":"(Bradburd &amp; Ralph, 2019)"},"properties":{"noteIndex":0},"schema":"https://github.com/citation-style-language/schema/raw/master/csl-citation.json"}</w:instrText>
      </w:r>
      <w:r w:rsidR="00BB6B2C">
        <w:rPr>
          <w:rFonts w:ascii="Times New Roman" w:eastAsia="Times New Roman" w:hAnsi="Times New Roman" w:cs="Times New Roman"/>
          <w:sz w:val="24"/>
          <w:szCs w:val="24"/>
        </w:rPr>
        <w:fldChar w:fldCharType="separate"/>
      </w:r>
      <w:r w:rsidR="00BB6B2C" w:rsidRPr="00BB6B2C">
        <w:rPr>
          <w:rFonts w:ascii="Times New Roman" w:eastAsia="Times New Roman" w:hAnsi="Times New Roman" w:cs="Times New Roman"/>
          <w:noProof/>
          <w:sz w:val="24"/>
          <w:szCs w:val="24"/>
        </w:rPr>
        <w:t>(Bradburd &amp; Ralph, 2019)</w:t>
      </w:r>
      <w:r w:rsidR="00BB6B2C">
        <w:rPr>
          <w:rFonts w:ascii="Times New Roman" w:eastAsia="Times New Roman" w:hAnsi="Times New Roman" w:cs="Times New Roman"/>
          <w:sz w:val="24"/>
          <w:szCs w:val="24"/>
        </w:rPr>
        <w:fldChar w:fldCharType="end"/>
      </w:r>
      <w:r w:rsidR="00BB6B2C">
        <w:rPr>
          <w:rFonts w:ascii="Times New Roman" w:eastAsia="Times New Roman" w:hAnsi="Times New Roman" w:cs="Times New Roman"/>
          <w:sz w:val="24"/>
          <w:szCs w:val="24"/>
        </w:rPr>
        <w:t xml:space="preserve"> </w:t>
      </w:r>
      <w:r w:rsidR="00E46EF8">
        <w:rPr>
          <w:rFonts w:ascii="Times New Roman" w:eastAsia="Times New Roman" w:hAnsi="Times New Roman" w:cs="Times New Roman"/>
          <w:sz w:val="24"/>
          <w:szCs w:val="24"/>
        </w:rPr>
        <w:t>represents a promising and challenging avenue of research</w:t>
      </w:r>
      <w:r w:rsidR="00BB6B2C">
        <w:rPr>
          <w:rFonts w:ascii="Times New Roman" w:eastAsia="Times New Roman" w:hAnsi="Times New Roman" w:cs="Times New Roman"/>
          <w:sz w:val="24"/>
          <w:szCs w:val="24"/>
        </w:rPr>
        <w:t xml:space="preserve"> </w:t>
      </w:r>
      <w:r w:rsidR="00E46EF8">
        <w:rPr>
          <w:rFonts w:ascii="Times New Roman" w:eastAsia="Times New Roman" w:hAnsi="Times New Roman" w:cs="Times New Roman"/>
          <w:sz w:val="24"/>
          <w:szCs w:val="24"/>
        </w:rPr>
        <w:t>.</w:t>
      </w:r>
    </w:p>
    <w:p w14:paraId="47091A44" w14:textId="77777777" w:rsidR="00384DF0" w:rsidRDefault="00DE3FED" w:rsidP="00A51948">
      <w:pPr>
        <w:spacing w:before="240" w:after="240" w:line="480" w:lineRule="auto"/>
        <w:rPr>
          <w:ins w:id="246" w:author="Patrick James" w:date="2019-11-12T18:07:00Z"/>
          <w:rFonts w:ascii="Times New Roman" w:eastAsia="Times New Roman" w:hAnsi="Times New Roman" w:cs="Times New Roman"/>
          <w:sz w:val="24"/>
          <w:szCs w:val="24"/>
        </w:rPr>
      </w:pPr>
      <w:r>
        <w:rPr>
          <w:rFonts w:ascii="Times New Roman" w:eastAsia="Times New Roman" w:hAnsi="Times New Roman" w:cs="Times New Roman"/>
          <w:sz w:val="24"/>
          <w:szCs w:val="24"/>
        </w:rPr>
        <w:t>D</w:t>
      </w:r>
      <w:r w:rsidR="003B771C" w:rsidRPr="0007763B">
        <w:rPr>
          <w:rFonts w:ascii="Times New Roman" w:eastAsia="Times New Roman" w:hAnsi="Times New Roman" w:cs="Times New Roman"/>
          <w:sz w:val="24"/>
          <w:szCs w:val="24"/>
        </w:rPr>
        <w:t>emographic processes quickly dilut</w:t>
      </w:r>
      <w:r>
        <w:rPr>
          <w:rFonts w:ascii="Times New Roman" w:eastAsia="Times New Roman" w:hAnsi="Times New Roman" w:cs="Times New Roman"/>
          <w:sz w:val="24"/>
          <w:szCs w:val="24"/>
        </w:rPr>
        <w:t>e</w:t>
      </w:r>
      <w:r w:rsidR="003B771C" w:rsidRPr="0007763B">
        <w:rPr>
          <w:rFonts w:ascii="Times New Roman" w:eastAsia="Times New Roman" w:hAnsi="Times New Roman" w:cs="Times New Roman"/>
          <w:sz w:val="24"/>
          <w:szCs w:val="24"/>
        </w:rPr>
        <w:t xml:space="preserve"> the signal</w:t>
      </w:r>
      <w:r>
        <w:rPr>
          <w:rFonts w:ascii="Times New Roman" w:eastAsia="Times New Roman" w:hAnsi="Times New Roman" w:cs="Times New Roman"/>
          <w:sz w:val="24"/>
          <w:szCs w:val="24"/>
        </w:rPr>
        <w:t xml:space="preserve"> in spatial genetic legacies,</w:t>
      </w:r>
      <w:r w:rsidR="003B771C" w:rsidRPr="0007763B">
        <w:rPr>
          <w:rFonts w:ascii="Times New Roman" w:eastAsia="Times New Roman" w:hAnsi="Times New Roman" w:cs="Times New Roman"/>
          <w:sz w:val="24"/>
          <w:szCs w:val="24"/>
        </w:rPr>
        <w:t xml:space="preserve"> by transferring the initial effect </w:t>
      </w:r>
      <w:r>
        <w:rPr>
          <w:rFonts w:ascii="Times New Roman" w:eastAsia="Times New Roman" w:hAnsi="Times New Roman" w:cs="Times New Roman"/>
          <w:sz w:val="24"/>
          <w:szCs w:val="24"/>
        </w:rPr>
        <w:t xml:space="preserve">of an event </w:t>
      </w:r>
      <w:r w:rsidR="003B771C" w:rsidRPr="0007763B">
        <w:rPr>
          <w:rFonts w:ascii="Times New Roman" w:eastAsia="Times New Roman" w:hAnsi="Times New Roman" w:cs="Times New Roman"/>
          <w:sz w:val="24"/>
          <w:szCs w:val="24"/>
        </w:rPr>
        <w:t>on genetic diversity</w:t>
      </w:r>
      <w:r>
        <w:rPr>
          <w:rFonts w:ascii="Times New Roman" w:eastAsia="Times New Roman" w:hAnsi="Times New Roman" w:cs="Times New Roman"/>
          <w:sz w:val="24"/>
          <w:szCs w:val="24"/>
        </w:rPr>
        <w:t>,</w:t>
      </w:r>
      <w:r w:rsidR="003B771C" w:rsidRPr="0007763B">
        <w:rPr>
          <w:rFonts w:ascii="Times New Roman" w:eastAsia="Times New Roman" w:hAnsi="Times New Roman" w:cs="Times New Roman"/>
          <w:sz w:val="24"/>
          <w:szCs w:val="24"/>
        </w:rPr>
        <w:t xml:space="preserve"> to other populations</w:t>
      </w:r>
      <w:r w:rsidR="00AB68BE">
        <w:rPr>
          <w:rFonts w:ascii="Times New Roman" w:eastAsia="Times New Roman" w:hAnsi="Times New Roman" w:cs="Times New Roman"/>
          <w:sz w:val="24"/>
          <w:szCs w:val="24"/>
        </w:rPr>
        <w:t xml:space="preserve"> (Fig. 4)</w:t>
      </w:r>
      <w:r w:rsidR="003B771C" w:rsidRPr="0007763B">
        <w:rPr>
          <w:rFonts w:ascii="Times New Roman" w:eastAsia="Times New Roman" w:hAnsi="Times New Roman" w:cs="Times New Roman"/>
          <w:sz w:val="24"/>
          <w:szCs w:val="24"/>
        </w:rPr>
        <w:t>.</w:t>
      </w:r>
      <w:r w:rsidR="00AB68BE">
        <w:rPr>
          <w:rFonts w:ascii="Times New Roman" w:eastAsia="Times New Roman" w:hAnsi="Times New Roman" w:cs="Times New Roman"/>
          <w:sz w:val="24"/>
          <w:szCs w:val="24"/>
        </w:rPr>
        <w:t xml:space="preserve"> </w:t>
      </w:r>
      <w:r w:rsidR="003B771C" w:rsidRPr="0007763B">
        <w:rPr>
          <w:rFonts w:ascii="Times New Roman" w:eastAsia="Times New Roman" w:hAnsi="Times New Roman" w:cs="Times New Roman"/>
          <w:sz w:val="24"/>
          <w:szCs w:val="24"/>
        </w:rPr>
        <w:t xml:space="preserve">Although </w:t>
      </w:r>
      <w:r w:rsidR="00AB68BE">
        <w:rPr>
          <w:rFonts w:ascii="Times New Roman" w:eastAsia="Times New Roman" w:hAnsi="Times New Roman" w:cs="Times New Roman"/>
          <w:sz w:val="24"/>
          <w:szCs w:val="24"/>
        </w:rPr>
        <w:t>the spatial legacy of a past demographic event could</w:t>
      </w:r>
      <w:r w:rsidR="003B771C" w:rsidRPr="0007763B">
        <w:rPr>
          <w:rFonts w:ascii="Times New Roman" w:eastAsia="Times New Roman" w:hAnsi="Times New Roman" w:cs="Times New Roman"/>
          <w:sz w:val="24"/>
          <w:szCs w:val="24"/>
        </w:rPr>
        <w:t xml:space="preserve"> be kept in richer genomic data (</w:t>
      </w:r>
      <w:r w:rsidR="003B771C" w:rsidRPr="004058E4">
        <w:rPr>
          <w:rFonts w:ascii="Times New Roman" w:eastAsia="Times New Roman" w:hAnsi="Times New Roman" w:cs="Times New Roman"/>
          <w:i/>
          <w:sz w:val="24"/>
          <w:szCs w:val="24"/>
        </w:rPr>
        <w:t>e.g.</w:t>
      </w:r>
      <w:r w:rsidR="003B771C" w:rsidRPr="0007763B">
        <w:rPr>
          <w:rFonts w:ascii="Times New Roman" w:hAnsi="Times New Roman" w:cs="Times New Roman"/>
          <w:sz w:val="24"/>
          <w:szCs w:val="24"/>
        </w:rPr>
        <w:t xml:space="preserve"> </w:t>
      </w:r>
      <w:r w:rsidR="003B771C" w:rsidRPr="0007763B">
        <w:rPr>
          <w:rFonts w:ascii="Times New Roman" w:eastAsia="Times New Roman" w:hAnsi="Times New Roman" w:cs="Times New Roman"/>
          <w:sz w:val="24"/>
          <w:szCs w:val="24"/>
        </w:rPr>
        <w:t xml:space="preserve">probability of mutational configurations in sequence blocks), </w:t>
      </w:r>
      <w:r w:rsidR="00FC0721">
        <w:rPr>
          <w:rFonts w:ascii="Times New Roman" w:eastAsia="Times New Roman" w:hAnsi="Times New Roman" w:cs="Times New Roman"/>
          <w:sz w:val="24"/>
          <w:szCs w:val="24"/>
        </w:rPr>
        <w:t xml:space="preserve">limited </w:t>
      </w:r>
      <w:r w:rsidR="00AB68BE">
        <w:rPr>
          <w:rFonts w:ascii="Times New Roman" w:eastAsia="Times New Roman" w:hAnsi="Times New Roman" w:cs="Times New Roman"/>
          <w:sz w:val="24"/>
          <w:szCs w:val="24"/>
        </w:rPr>
        <w:t xml:space="preserve">biallelic </w:t>
      </w:r>
      <w:r w:rsidR="003B771C" w:rsidRPr="0007763B">
        <w:rPr>
          <w:rFonts w:ascii="Times New Roman" w:eastAsia="Times New Roman" w:hAnsi="Times New Roman" w:cs="Times New Roman"/>
          <w:sz w:val="24"/>
          <w:szCs w:val="24"/>
        </w:rPr>
        <w:t xml:space="preserve">gene frequency data </w:t>
      </w:r>
      <w:r w:rsidR="00AB68BE">
        <w:rPr>
          <w:rFonts w:ascii="Times New Roman" w:eastAsia="Times New Roman" w:hAnsi="Times New Roman" w:cs="Times New Roman"/>
          <w:sz w:val="24"/>
          <w:szCs w:val="24"/>
        </w:rPr>
        <w:t xml:space="preserve">will not </w:t>
      </w:r>
      <w:del w:id="247" w:author="Patrick James" w:date="2019-11-12T18:07:00Z">
        <w:r w:rsidR="00AB68BE" w:rsidDel="00384DF0">
          <w:rPr>
            <w:rFonts w:ascii="Times New Roman" w:eastAsia="Times New Roman" w:hAnsi="Times New Roman" w:cs="Times New Roman"/>
            <w:sz w:val="24"/>
            <w:szCs w:val="24"/>
          </w:rPr>
          <w:delText xml:space="preserve">keep </w:delText>
        </w:r>
      </w:del>
      <w:ins w:id="248" w:author="Patrick James" w:date="2019-11-12T18:07:00Z">
        <w:r w:rsidR="00384DF0">
          <w:rPr>
            <w:rFonts w:ascii="Times New Roman" w:eastAsia="Times New Roman" w:hAnsi="Times New Roman" w:cs="Times New Roman"/>
            <w:sz w:val="24"/>
            <w:szCs w:val="24"/>
          </w:rPr>
          <w:t xml:space="preserve">retain </w:t>
        </w:r>
      </w:ins>
      <w:r w:rsidR="00AB68BE">
        <w:rPr>
          <w:rFonts w:ascii="Times New Roman" w:eastAsia="Times New Roman" w:hAnsi="Times New Roman" w:cs="Times New Roman"/>
          <w:sz w:val="24"/>
          <w:szCs w:val="24"/>
        </w:rPr>
        <w:t xml:space="preserve">most of the signal </w:t>
      </w:r>
      <w:r w:rsidR="003B771C" w:rsidRPr="0007763B">
        <w:rPr>
          <w:rFonts w:ascii="Times New Roman" w:eastAsia="Times New Roman" w:hAnsi="Times New Roman" w:cs="Times New Roman"/>
          <w:sz w:val="24"/>
          <w:szCs w:val="24"/>
        </w:rPr>
        <w:t xml:space="preserve">beyond a </w:t>
      </w:r>
      <w:r w:rsidR="00AB68BE">
        <w:rPr>
          <w:rFonts w:ascii="Times New Roman" w:eastAsia="Times New Roman" w:hAnsi="Times New Roman" w:cs="Times New Roman"/>
          <w:sz w:val="24"/>
          <w:szCs w:val="24"/>
        </w:rPr>
        <w:t>few years, even in the best situations (Fig. 4)</w:t>
      </w:r>
      <w:commentRangeStart w:id="249"/>
      <w:r w:rsidR="003B771C" w:rsidRPr="0007763B">
        <w:rPr>
          <w:rFonts w:ascii="Times New Roman" w:eastAsia="Times New Roman" w:hAnsi="Times New Roman" w:cs="Times New Roman"/>
          <w:sz w:val="24"/>
          <w:szCs w:val="24"/>
        </w:rPr>
        <w:t>.</w:t>
      </w:r>
      <w:commentRangeEnd w:id="249"/>
      <w:r w:rsidR="00384DF0">
        <w:rPr>
          <w:rStyle w:val="Marquedecommentaire"/>
        </w:rPr>
        <w:commentReference w:id="249"/>
      </w:r>
      <w:r w:rsidR="003B771C" w:rsidRPr="0007763B">
        <w:rPr>
          <w:rFonts w:ascii="Times New Roman" w:eastAsia="Times New Roman" w:hAnsi="Times New Roman" w:cs="Times New Roman"/>
          <w:sz w:val="24"/>
          <w:szCs w:val="24"/>
        </w:rPr>
        <w:t xml:space="preserve"> </w:t>
      </w:r>
    </w:p>
    <w:p w14:paraId="6124944C" w14:textId="795765E1" w:rsidR="003B771C" w:rsidRPr="0007763B" w:rsidRDefault="00AB68BE" w:rsidP="00A51948">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Microsatellite data seem to have a different </w:t>
      </w:r>
      <w:r w:rsidR="00CC72B2">
        <w:rPr>
          <w:rFonts w:ascii="Times New Roman" w:eastAsia="Times New Roman" w:hAnsi="Times New Roman" w:cs="Times New Roman"/>
          <w:sz w:val="24"/>
          <w:szCs w:val="24"/>
        </w:rPr>
        <w:t>behavior in retaining information from our results</w:t>
      </w:r>
      <w:r w:rsidR="00162C41">
        <w:rPr>
          <w:rFonts w:ascii="Times New Roman" w:eastAsia="Times New Roman" w:hAnsi="Times New Roman" w:cs="Times New Roman"/>
          <w:sz w:val="24"/>
          <w:szCs w:val="24"/>
        </w:rPr>
        <w:t>,</w:t>
      </w:r>
      <w:r w:rsidR="00CC72B2">
        <w:rPr>
          <w:rFonts w:ascii="Times New Roman" w:eastAsia="Times New Roman" w:hAnsi="Times New Roman" w:cs="Times New Roman"/>
          <w:sz w:val="24"/>
          <w:szCs w:val="24"/>
        </w:rPr>
        <w:t xml:space="preserve"> and their retention should be investigated further. </w:t>
      </w:r>
      <w:ins w:id="250" w:author="Patrick James" w:date="2019-11-12T18:07:00Z">
        <w:r w:rsidR="00384DF0">
          <w:rPr>
            <w:rFonts w:ascii="Times New Roman" w:eastAsia="Times New Roman" w:hAnsi="Times New Roman" w:cs="Times New Roman"/>
            <w:sz w:val="24"/>
            <w:szCs w:val="24"/>
          </w:rPr>
          <w:t>Specifically</w:t>
        </w:r>
        <w:commentRangeStart w:id="251"/>
        <w:r w:rsidR="00384DF0">
          <w:rPr>
            <w:rFonts w:ascii="Times New Roman" w:eastAsia="Times New Roman" w:hAnsi="Times New Roman" w:cs="Times New Roman"/>
            <w:sz w:val="24"/>
            <w:szCs w:val="24"/>
          </w:rPr>
          <w:t xml:space="preserve">… </w:t>
        </w:r>
        <w:commentRangeEnd w:id="251"/>
        <w:r w:rsidR="00384DF0">
          <w:rPr>
            <w:rStyle w:val="Marquedecommentaire"/>
          </w:rPr>
          <w:commentReference w:id="251"/>
        </w:r>
      </w:ins>
      <w:r w:rsidR="00CC72B2">
        <w:rPr>
          <w:rFonts w:ascii="Times New Roman" w:eastAsia="Times New Roman" w:hAnsi="Times New Roman" w:cs="Times New Roman"/>
          <w:sz w:val="24"/>
          <w:szCs w:val="24"/>
        </w:rPr>
        <w:t>R</w:t>
      </w:r>
      <w:r w:rsidR="00CC72B2" w:rsidRPr="0007763B">
        <w:rPr>
          <w:rFonts w:ascii="Times New Roman" w:eastAsia="Times New Roman" w:hAnsi="Times New Roman" w:cs="Times New Roman"/>
          <w:sz w:val="24"/>
          <w:szCs w:val="24"/>
        </w:rPr>
        <w:t>easonable p</w:t>
      </w:r>
      <w:r w:rsidR="00162C41">
        <w:rPr>
          <w:rFonts w:ascii="Times New Roman" w:eastAsia="Times New Roman" w:hAnsi="Times New Roman" w:cs="Times New Roman"/>
          <w:sz w:val="24"/>
          <w:szCs w:val="24"/>
        </w:rPr>
        <w:t xml:space="preserve">erformance can be expected </w:t>
      </w:r>
      <w:r w:rsidR="00CC72B2" w:rsidRPr="0007763B">
        <w:rPr>
          <w:rFonts w:ascii="Times New Roman" w:eastAsia="Times New Roman" w:hAnsi="Times New Roman" w:cs="Times New Roman"/>
          <w:sz w:val="24"/>
          <w:szCs w:val="24"/>
        </w:rPr>
        <w:t>if the first sampling was a few years before the event</w:t>
      </w:r>
      <w:r w:rsidR="00162C41">
        <w:rPr>
          <w:rFonts w:ascii="Times New Roman" w:eastAsia="Times New Roman" w:hAnsi="Times New Roman" w:cs="Times New Roman"/>
          <w:sz w:val="24"/>
          <w:szCs w:val="24"/>
        </w:rPr>
        <w:t xml:space="preserve"> (Fig. 4 A B), which makes past sampling, which purpose was not necessarily to study temporal change, still useful</w:t>
      </w:r>
      <w:r w:rsidR="00CC72B2" w:rsidRPr="0007763B">
        <w:rPr>
          <w:rFonts w:ascii="Times New Roman" w:eastAsia="Times New Roman" w:hAnsi="Times New Roman" w:cs="Times New Roman"/>
          <w:sz w:val="24"/>
          <w:szCs w:val="24"/>
        </w:rPr>
        <w:t>.</w:t>
      </w:r>
      <w:r w:rsidR="00CC72B2">
        <w:rPr>
          <w:rFonts w:ascii="Times New Roman" w:eastAsia="Times New Roman" w:hAnsi="Times New Roman" w:cs="Times New Roman"/>
          <w:sz w:val="24"/>
          <w:szCs w:val="24"/>
        </w:rPr>
        <w:t xml:space="preserve"> Regardless, </w:t>
      </w:r>
      <w:r w:rsidR="003B771C" w:rsidRPr="0007763B">
        <w:rPr>
          <w:rFonts w:ascii="Times New Roman" w:eastAsia="Times New Roman" w:hAnsi="Times New Roman" w:cs="Times New Roman"/>
          <w:sz w:val="24"/>
          <w:szCs w:val="24"/>
        </w:rPr>
        <w:t xml:space="preserve">the closer the date of the first </w:t>
      </w:r>
      <w:r w:rsidR="00CC72B2">
        <w:rPr>
          <w:rFonts w:ascii="Times New Roman" w:eastAsia="Times New Roman" w:hAnsi="Times New Roman" w:cs="Times New Roman"/>
          <w:sz w:val="24"/>
          <w:szCs w:val="24"/>
        </w:rPr>
        <w:t xml:space="preserve">or last </w:t>
      </w:r>
      <w:r w:rsidR="003B771C" w:rsidRPr="0007763B">
        <w:rPr>
          <w:rFonts w:ascii="Times New Roman" w:eastAsia="Times New Roman" w:hAnsi="Times New Roman" w:cs="Times New Roman"/>
          <w:sz w:val="24"/>
          <w:szCs w:val="24"/>
        </w:rPr>
        <w:t>sampling</w:t>
      </w:r>
      <w:r w:rsidR="00CC72B2">
        <w:rPr>
          <w:rFonts w:ascii="Times New Roman" w:eastAsia="Times New Roman" w:hAnsi="Times New Roman" w:cs="Times New Roman"/>
          <w:sz w:val="24"/>
          <w:szCs w:val="24"/>
        </w:rPr>
        <w:t xml:space="preserve"> is to the date of the event, the better performance-wise.</w:t>
      </w:r>
      <w:r w:rsidR="00162C41">
        <w:rPr>
          <w:rFonts w:ascii="Times New Roman" w:eastAsia="Times New Roman" w:hAnsi="Times New Roman" w:cs="Times New Roman"/>
          <w:sz w:val="24"/>
          <w:szCs w:val="24"/>
        </w:rPr>
        <w:t xml:space="preserve"> This is especially true for the numbers of years passed since the event, in situations where other factors lower performance as well (Fig. 4 C).</w:t>
      </w:r>
    </w:p>
    <w:p w14:paraId="4BBD100F" w14:textId="266B7698" w:rsidR="00B53747" w:rsidRDefault="001467B2" w:rsidP="00A51948">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sz w:val="24"/>
          <w:szCs w:val="24"/>
        </w:rPr>
        <w:t>O</w:t>
      </w:r>
      <w:r w:rsidR="007627B6" w:rsidRPr="0007763B">
        <w:rPr>
          <w:rFonts w:ascii="Times New Roman" w:eastAsia="Times New Roman" w:hAnsi="Times New Roman" w:cs="Times New Roman"/>
          <w:sz w:val="24"/>
          <w:szCs w:val="24"/>
        </w:rPr>
        <w:t xml:space="preserve">ur analyses have shown that </w:t>
      </w:r>
      <w:r w:rsidR="004E13A5" w:rsidRPr="0007763B">
        <w:rPr>
          <w:rFonts w:ascii="Times New Roman" w:eastAsia="Times New Roman" w:hAnsi="Times New Roman" w:cs="Times New Roman"/>
          <w:sz w:val="24"/>
          <w:szCs w:val="24"/>
        </w:rPr>
        <w:t>T</w:t>
      </w:r>
      <w:r w:rsidR="00667F46">
        <w:rPr>
          <w:rFonts w:ascii="Times New Roman" w:eastAsia="Times New Roman" w:hAnsi="Times New Roman" w:cs="Times New Roman"/>
          <w:sz w:val="24"/>
          <w:szCs w:val="24"/>
        </w:rPr>
        <w:t>G</w:t>
      </w:r>
      <w:r w:rsidR="004E13A5" w:rsidRPr="0007763B">
        <w:rPr>
          <w:rFonts w:ascii="Times New Roman" w:eastAsia="Times New Roman" w:hAnsi="Times New Roman" w:cs="Times New Roman"/>
          <w:sz w:val="24"/>
          <w:szCs w:val="24"/>
        </w:rPr>
        <w:t xml:space="preserve">I </w:t>
      </w:r>
      <w:r w:rsidR="00667F46">
        <w:rPr>
          <w:rFonts w:ascii="Times New Roman" w:eastAsia="Times New Roman" w:hAnsi="Times New Roman" w:cs="Times New Roman"/>
          <w:sz w:val="24"/>
          <w:szCs w:val="24"/>
        </w:rPr>
        <w:t>testing is functional,</w:t>
      </w:r>
      <w:r w:rsidR="004E13A5" w:rsidRPr="0007763B">
        <w:rPr>
          <w:rFonts w:ascii="Times New Roman" w:eastAsia="Times New Roman" w:hAnsi="Times New Roman" w:cs="Times New Roman"/>
          <w:sz w:val="24"/>
          <w:szCs w:val="24"/>
        </w:rPr>
        <w:t xml:space="preserve"> under certain conditions.</w:t>
      </w:r>
      <w:r w:rsidR="00A24993" w:rsidRPr="0007763B">
        <w:rPr>
          <w:rFonts w:ascii="Times New Roman" w:eastAsia="Times New Roman" w:hAnsi="Times New Roman" w:cs="Times New Roman"/>
          <w:sz w:val="24"/>
          <w:szCs w:val="24"/>
        </w:rPr>
        <w:t xml:space="preserve"> First, </w:t>
      </w:r>
      <w:r w:rsidRPr="0007763B">
        <w:rPr>
          <w:rFonts w:ascii="Times New Roman" w:eastAsia="Times New Roman" w:hAnsi="Times New Roman" w:cs="Times New Roman"/>
          <w:sz w:val="24"/>
          <w:szCs w:val="24"/>
        </w:rPr>
        <w:t>only one</w:t>
      </w:r>
      <w:r w:rsidR="00C71E31">
        <w:rPr>
          <w:rFonts w:ascii="Times New Roman" w:eastAsia="Times New Roman" w:hAnsi="Times New Roman" w:cs="Times New Roman"/>
          <w:sz w:val="24"/>
          <w:szCs w:val="24"/>
        </w:rPr>
        <w:t xml:space="preserve"> permutation algorithm</w:t>
      </w:r>
      <w:r w:rsidR="004E13A5" w:rsidRPr="0007763B">
        <w:rPr>
          <w:rFonts w:ascii="Times New Roman" w:eastAsia="Times New Roman" w:hAnsi="Times New Roman" w:cs="Times New Roman"/>
          <w:sz w:val="24"/>
          <w:szCs w:val="24"/>
        </w:rPr>
        <w:t xml:space="preserve"> </w:t>
      </w:r>
      <w:r w:rsidRPr="0007763B">
        <w:rPr>
          <w:rFonts w:ascii="Times New Roman" w:eastAsia="Times New Roman" w:hAnsi="Times New Roman" w:cs="Times New Roman"/>
          <w:sz w:val="24"/>
          <w:szCs w:val="24"/>
        </w:rPr>
        <w:t>(permutations done locus by locus, and in the same way for both samples)</w:t>
      </w:r>
      <w:r w:rsidR="004E13A5" w:rsidRPr="0007763B">
        <w:rPr>
          <w:rFonts w:ascii="Times New Roman" w:eastAsia="Times New Roman" w:hAnsi="Times New Roman" w:cs="Times New Roman"/>
          <w:sz w:val="24"/>
          <w:szCs w:val="24"/>
        </w:rPr>
        <w:t xml:space="preserve"> is </w:t>
      </w:r>
      <w:r w:rsidRPr="0007763B">
        <w:rPr>
          <w:rFonts w:ascii="Times New Roman" w:eastAsia="Times New Roman" w:hAnsi="Times New Roman" w:cs="Times New Roman"/>
          <w:sz w:val="24"/>
          <w:szCs w:val="24"/>
        </w:rPr>
        <w:t>suitable</w:t>
      </w:r>
      <w:r w:rsidR="004E13A5" w:rsidRPr="0007763B">
        <w:rPr>
          <w:rFonts w:ascii="Times New Roman" w:eastAsia="Times New Roman" w:hAnsi="Times New Roman" w:cs="Times New Roman"/>
          <w:sz w:val="24"/>
          <w:szCs w:val="24"/>
        </w:rPr>
        <w:t xml:space="preserve"> when using gene frequency data.</w:t>
      </w:r>
      <w:r w:rsidRPr="0007763B">
        <w:rPr>
          <w:rFonts w:ascii="Times New Roman" w:eastAsia="Times New Roman" w:hAnsi="Times New Roman" w:cs="Times New Roman"/>
          <w:sz w:val="24"/>
          <w:szCs w:val="24"/>
        </w:rPr>
        <w:t xml:space="preserve"> The other permutation approaches were incontrovertibly poor in their ability to pick up on the genetic </w:t>
      </w:r>
      <w:r w:rsidR="00A74CDA">
        <w:rPr>
          <w:rFonts w:ascii="Times New Roman" w:eastAsia="Times New Roman" w:hAnsi="Times New Roman" w:cs="Times New Roman"/>
          <w:sz w:val="24"/>
          <w:szCs w:val="24"/>
        </w:rPr>
        <w:t xml:space="preserve">legacy </w:t>
      </w:r>
      <w:r w:rsidRPr="0007763B">
        <w:rPr>
          <w:rFonts w:ascii="Times New Roman" w:eastAsia="Times New Roman" w:hAnsi="Times New Roman" w:cs="Times New Roman"/>
          <w:sz w:val="24"/>
          <w:szCs w:val="24"/>
        </w:rPr>
        <w:t xml:space="preserve">signal left by the demographic events occurring </w:t>
      </w:r>
      <w:r w:rsidR="008221AF" w:rsidRPr="0007763B">
        <w:rPr>
          <w:rFonts w:ascii="Times New Roman" w:eastAsia="Times New Roman" w:hAnsi="Times New Roman" w:cs="Times New Roman"/>
          <w:sz w:val="24"/>
          <w:szCs w:val="24"/>
        </w:rPr>
        <w:t>in some populations, as they almost never select any.</w:t>
      </w:r>
      <w:r w:rsidR="00C71E31">
        <w:rPr>
          <w:rFonts w:ascii="Times New Roman" w:eastAsia="Times New Roman" w:hAnsi="Times New Roman" w:cs="Times New Roman"/>
          <w:sz w:val="24"/>
          <w:szCs w:val="24"/>
        </w:rPr>
        <w:t xml:space="preserve"> </w:t>
      </w:r>
      <w:r w:rsidR="00006829">
        <w:rPr>
          <w:rFonts w:ascii="Times New Roman" w:eastAsia="Times New Roman" w:hAnsi="Times New Roman" w:cs="Times New Roman"/>
          <w:sz w:val="24"/>
          <w:szCs w:val="24"/>
        </w:rPr>
        <w:t xml:space="preserve">This result may not come as a surprise as the same permutation approach was also selected as the best for community composition data </w:t>
      </w:r>
      <w:r w:rsidR="00006829">
        <w:rPr>
          <w:rFonts w:ascii="Times New Roman" w:eastAsia="Times New Roman" w:hAnsi="Times New Roman" w:cs="Times New Roman"/>
          <w:sz w:val="24"/>
          <w:szCs w:val="24"/>
        </w:rPr>
        <w:fldChar w:fldCharType="begin" w:fldLock="1"/>
      </w:r>
      <w:r w:rsidR="00D433EE">
        <w:rPr>
          <w:rFonts w:ascii="Times New Roman" w:eastAsia="Times New Roman" w:hAnsi="Times New Roman" w:cs="Times New Roman"/>
          <w:sz w:val="24"/>
          <w:szCs w:val="24"/>
        </w:rPr>
        <w:instrText>ADDIN CSL_CITATION {"citationItems":[{"id":"ITEM-1","itemData":{"DOI":"10.1002/ece3.4984","ISSN":"20457758","abstract":"Aim This paper presents the foundations and statistical bases for Temporal Beta diversity analysis, a method for comparison of repeated multi-species surveys at the same sites. Surveys of that type are presently done by ecologists around the world. In particular, the paper describes a method (TBI) to test the differences between community data matrices corresponding to observations made at times T1 and T2 in space-time ecological surveys involving several sites. 18 The objective is to identify the sites that have changed in an exceptional way in species 19 composition between T1 and T2. Innovation The null hypothesis of the TBI test of significance is that a species assemblage is not exceptionally different between T1 and T2. The problem: testing the significance of dissimilarity coefficients is usually not possible because the values in a dissimilarity matrix are interrelated. However, the dissimilarity between T1 and T2 for a site is independent of the dissimilarities that concern T1–T2 data at other sites. The paper shows that it is possible to compute a valid test of significance in that case. The method also allows users to examine the processes of biodiversity losses and gains through time at the different sites in space-time surveys. Main conclusion Three applications of the method to different ecological communities are presented. This method is applicable worldwide to all types of ecological communities, marine and terrestrial. It will be of value to identify exceptional sites in space-time ecological surveys carried out to study anthropogenic impacts, including climate change. R software is available implementing the method.","author":[{"dropping-particle":"","family":"Legendre","given":"Pierre","non-dropping-particle":"","parse-names":false,"suffix":""}],"container-title":"Ecology and Evolution","id":"ITEM-1","issue":"6","issued":{"date-parts":[["2019"]]},"page":"3500-3514","title":"A temporal beta-diversity index to identify sites that have changed in exceptional ways in space–time surveys","type":"article-journal","volume":"9"},"uris":["http://www.mendeley.com/documents/?uuid=ed4d950b-7e2f-4fbc-8ebf-8e715a145794"]}],"mendeley":{"formattedCitation":"(Legendre, 2019a)","plainTextFormattedCitation":"(Legendre, 2019a)","previouslyFormattedCitation":"(Legendre, 2019a)"},"properties":{"noteIndex":0},"schema":"https://github.com/citation-style-language/schema/raw/master/csl-citation.json"}</w:instrText>
      </w:r>
      <w:r w:rsidR="00006829">
        <w:rPr>
          <w:rFonts w:ascii="Times New Roman" w:eastAsia="Times New Roman" w:hAnsi="Times New Roman" w:cs="Times New Roman"/>
          <w:sz w:val="24"/>
          <w:szCs w:val="24"/>
        </w:rPr>
        <w:fldChar w:fldCharType="separate"/>
      </w:r>
      <w:r w:rsidR="00D01E4D" w:rsidRPr="00D01E4D">
        <w:rPr>
          <w:rFonts w:ascii="Times New Roman" w:eastAsia="Times New Roman" w:hAnsi="Times New Roman" w:cs="Times New Roman"/>
          <w:noProof/>
          <w:sz w:val="24"/>
          <w:szCs w:val="24"/>
        </w:rPr>
        <w:t>(Legendre, 2019a)</w:t>
      </w:r>
      <w:r w:rsidR="00006829">
        <w:rPr>
          <w:rFonts w:ascii="Times New Roman" w:eastAsia="Times New Roman" w:hAnsi="Times New Roman" w:cs="Times New Roman"/>
          <w:sz w:val="24"/>
          <w:szCs w:val="24"/>
        </w:rPr>
        <w:fldChar w:fldCharType="end"/>
      </w:r>
      <w:r w:rsidR="00006829">
        <w:rPr>
          <w:rFonts w:ascii="Times New Roman" w:eastAsia="Times New Roman" w:hAnsi="Times New Roman" w:cs="Times New Roman"/>
          <w:sz w:val="24"/>
          <w:szCs w:val="24"/>
        </w:rPr>
        <w:t xml:space="preserve">. </w:t>
      </w:r>
      <w:r w:rsidR="00B63E88">
        <w:rPr>
          <w:rFonts w:ascii="Times New Roman" w:eastAsia="Times New Roman" w:hAnsi="Times New Roman" w:cs="Times New Roman"/>
          <w:sz w:val="24"/>
          <w:szCs w:val="24"/>
        </w:rPr>
        <w:t>Given these results, w</w:t>
      </w:r>
      <w:r w:rsidR="00C71E31">
        <w:rPr>
          <w:rFonts w:ascii="Times New Roman" w:eastAsia="Times New Roman" w:hAnsi="Times New Roman" w:cs="Times New Roman"/>
          <w:sz w:val="24"/>
          <w:szCs w:val="24"/>
        </w:rPr>
        <w:t>e want to warn readers that other permutation algorithms should be extensively tested with the help of varied simulations, before being considered for use on genetic data.</w:t>
      </w:r>
    </w:p>
    <w:p w14:paraId="2BB749E0" w14:textId="449B898E" w:rsidR="00790718" w:rsidRDefault="008221AF" w:rsidP="00A51948">
      <w:pPr>
        <w:spacing w:before="240" w:after="240" w:line="480" w:lineRule="auto"/>
        <w:rPr>
          <w:ins w:id="252" w:author="Patrick James" w:date="2019-11-12T18:08:00Z"/>
          <w:rFonts w:ascii="Times New Roman" w:eastAsia="Times New Roman" w:hAnsi="Times New Roman" w:cs="Times New Roman"/>
          <w:sz w:val="24"/>
          <w:szCs w:val="24"/>
        </w:rPr>
      </w:pPr>
      <w:r w:rsidRPr="0007763B">
        <w:rPr>
          <w:rFonts w:ascii="Times New Roman" w:eastAsia="Times New Roman" w:hAnsi="Times New Roman" w:cs="Times New Roman"/>
          <w:sz w:val="24"/>
          <w:szCs w:val="24"/>
        </w:rPr>
        <w:t>Simulations provide a very useful tool for the planning researchers who would want to</w:t>
      </w:r>
      <w:r w:rsidR="00B63E88">
        <w:rPr>
          <w:rFonts w:ascii="Times New Roman" w:eastAsia="Times New Roman" w:hAnsi="Times New Roman" w:cs="Times New Roman"/>
          <w:sz w:val="24"/>
          <w:szCs w:val="24"/>
        </w:rPr>
        <w:t xml:space="preserve"> investigate change in their study lands</w:t>
      </w:r>
      <w:r w:rsidR="00E75CDD">
        <w:rPr>
          <w:rFonts w:ascii="Times New Roman" w:eastAsia="Times New Roman" w:hAnsi="Times New Roman" w:cs="Times New Roman"/>
          <w:sz w:val="24"/>
          <w:szCs w:val="24"/>
        </w:rPr>
        <w:t>c</w:t>
      </w:r>
      <w:r w:rsidR="00B63E88">
        <w:rPr>
          <w:rFonts w:ascii="Times New Roman" w:eastAsia="Times New Roman" w:hAnsi="Times New Roman" w:cs="Times New Roman"/>
          <w:sz w:val="24"/>
          <w:szCs w:val="24"/>
        </w:rPr>
        <w:t xml:space="preserve">ape. Simulations have been used with much success in a variety of applications </w:t>
      </w:r>
      <w:r w:rsidR="00B63E88">
        <w:rPr>
          <w:rFonts w:ascii="Times New Roman" w:eastAsia="Times New Roman" w:hAnsi="Times New Roman" w:cs="Times New Roman"/>
          <w:sz w:val="24"/>
          <w:szCs w:val="24"/>
        </w:rPr>
        <w:fldChar w:fldCharType="begin" w:fldLock="1"/>
      </w:r>
      <w:r w:rsidR="00B63E88">
        <w:rPr>
          <w:rFonts w:ascii="Times New Roman" w:eastAsia="Times New Roman" w:hAnsi="Times New Roman" w:cs="Times New Roman"/>
          <w:sz w:val="24"/>
          <w:szCs w:val="24"/>
        </w:rPr>
        <w:instrText>ADDIN CSL_CITATION {"citationItems":[{"id":"ITEM-1","itemData":{"DOI":"10.1111/j.1365-294X.2010.04678.x","ISSN":"1365-294X","PMID":"20618894","abstract":"Population genetics theory is primarily based on mathematical models in which spatial complexity and temporal variability are largely ignored. In contrast, the field of landscape genetics expressly focuses on how population genetic processes are affected by complex spatial and temporal environmental heterogeneity. It is spatially explicit and relates patterns to processes by combining complex and realistic life histories, behaviours, landscape features and genetic data. Central to landscape genetics is the connection of spatial patterns of genetic variation to the usually highly stochastic space-time processes that create them over both historical and contemporary time periods. The field should benefit from a shift to computer simulation approaches, which enable incorporation of demographic and environmental stochasticity. A key role of simulations is to show how demographic processes such as dispersal or reproduction interact with landscape features to affect probability of site occupancy, population size, and gene flow, which in turn determine spatial genetic structure. Simulations could also be used to compare various statistical methods and determine which have correct type I error or the highest statistical power to correctly identify spatio-temporal and environmental effects. Simulations may also help in evaluating how specific spatial metrics may be used to project future genetic trends. This article summarizes some of the fundamental aspects of spatial-temporal population genetic processes. It discusses the potential use of simulations to determine how various spatial metrics can be rigorously employed to identify features of interest, including contrasting locus-specific spatial patterns due to micro-scale environmental selection.","author":[{"dropping-particle":"","family":"Epperson","given":"Bryan K","non-dropping-particle":"","parse-names":false,"suffix":""},{"dropping-particle":"","family":"McRae","given":"Brad H.","non-dropping-particle":"","parse-names":false,"suffix":""},{"dropping-particle":"","family":"Scribner","given":"Kim","non-dropping-particle":"","parse-names":false,"suffix":""},{"dropping-particle":"","family":"Cushman","given":"Samuel a","non-dropping-particle":"","parse-names":false,"suffix":""},{"dropping-particle":"","family":"Rosenberg","given":"Michael S","non-dropping-particle":"","parse-names":false,"suffix":""},{"dropping-particle":"","family":"Fortin","given":"Marie-Josée","non-dropping-particle":"","parse-names":false,"suffix":""},{"dropping-particle":"","family":"James","given":"Patrick M. a.","non-dropping-particle":"","parse-names":false,"suffix":""},{"dropping-particle":"","family":"Murphy","given":"Melanie","non-dropping-particle":"","parse-names":false,"suffix":""},{"dropping-particle":"","family":"Manel","given":"Stéphanie","non-dropping-particle":"","parse-names":false,"suffix":""},{"dropping-particle":"","family":"Legendre","given":"Pierre","non-dropping-particle":"","parse-names":false,"suffix":""},{"dropping-particle":"","family":"Dale","given":"Mark R T","non-dropping-particle":"","parse-names":false,"suffix":""}],"container-title":"Molecular ecology","id":"ITEM-1","issue":"17","issued":{"date-parts":[["2010","9"]]},"page":"3549-64","title":"Utility of computer simulations in landscape genetics.","type":"article-journal","volume":"19"},"uris":["http://www.mendeley.com/documents/?uuid=e1f50cc8-16e5-476d-85fe-29fa2e4b95f9"]}],"mendeley":{"formattedCitation":"(Epperson et al., 2010)","plainTextFormattedCitation":"(Epperson et al., 2010)","previouslyFormattedCitation":"(Epperson et al., 2010)"},"properties":{"noteIndex":0},"schema":"https://github.com/citation-style-language/schema/raw/master/csl-citation.json"}</w:instrText>
      </w:r>
      <w:r w:rsidR="00B63E88">
        <w:rPr>
          <w:rFonts w:ascii="Times New Roman" w:eastAsia="Times New Roman" w:hAnsi="Times New Roman" w:cs="Times New Roman"/>
          <w:sz w:val="24"/>
          <w:szCs w:val="24"/>
        </w:rPr>
        <w:fldChar w:fldCharType="separate"/>
      </w:r>
      <w:r w:rsidR="00B63E88" w:rsidRPr="00B63E88">
        <w:rPr>
          <w:rFonts w:ascii="Times New Roman" w:eastAsia="Times New Roman" w:hAnsi="Times New Roman" w:cs="Times New Roman"/>
          <w:noProof/>
          <w:sz w:val="24"/>
          <w:szCs w:val="24"/>
        </w:rPr>
        <w:t>(Epperson et al., 2010)</w:t>
      </w:r>
      <w:r w:rsidR="00B63E88">
        <w:rPr>
          <w:rFonts w:ascii="Times New Roman" w:eastAsia="Times New Roman" w:hAnsi="Times New Roman" w:cs="Times New Roman"/>
          <w:sz w:val="24"/>
          <w:szCs w:val="24"/>
        </w:rPr>
        <w:fldChar w:fldCharType="end"/>
      </w:r>
      <w:r w:rsidR="00B63E88">
        <w:rPr>
          <w:rFonts w:ascii="Times New Roman" w:eastAsia="Times New Roman" w:hAnsi="Times New Roman" w:cs="Times New Roman"/>
          <w:sz w:val="24"/>
          <w:szCs w:val="24"/>
        </w:rPr>
        <w:t xml:space="preserve">, from investigating a species evolutionary ecology to protect it </w:t>
      </w:r>
      <w:r w:rsidR="00B63E88">
        <w:rPr>
          <w:rFonts w:ascii="Times New Roman" w:eastAsia="Times New Roman" w:hAnsi="Times New Roman" w:cs="Times New Roman"/>
          <w:sz w:val="24"/>
          <w:szCs w:val="24"/>
        </w:rPr>
        <w:fldChar w:fldCharType="begin" w:fldLock="1"/>
      </w:r>
      <w:r w:rsidR="00AF6D3B">
        <w:rPr>
          <w:rFonts w:ascii="Times New Roman" w:eastAsia="Times New Roman" w:hAnsi="Times New Roman" w:cs="Times New Roman"/>
          <w:sz w:val="24"/>
          <w:szCs w:val="24"/>
        </w:rPr>
        <w:instrText>ADDIN CSL_CITATION {"citationItems":[{"id":"ITEM-1","itemData":{"DOI":"10.3389/fgene.2017.00009","ISSN":"16648021","author":[{"dropping-particle":"","family":"Landguth","given":"Erin L","non-dropping-particle":"","parse-names":false,"suffix":""},{"dropping-particle":"","family":"Holden","given":"Zachary A","non-dropping-particle":"","parse-names":false,"suffix":""},{"dropping-particle":"","family":"Mahalovich","given":"Mary F","non-dropping-particle":"","parse-names":false,"suffix":""},{"dropping-particle":"","family":"Cushman","given":"Samuel A","non-dropping-particle":"","parse-names":false,"suffix":""}],"container-title":"Frontiers in Genetics","id":"ITEM-1","issue":"FEB","issued":{"date-parts":[["2017"]]},"page":"1-12","title":"Using landscape genetics simulations for planting blister rust resistant whitebark pine in the US Northern Rocky Mountains","type":"article-journal","volume":"8"},"uris":["http://www.mendeley.com/documents/?uuid=278a9795-021c-4ae0-9851-8bded50cff67"]},{"id":"ITEM-2","itemData":{"DOI":"10.1371/journal.pone.0176960","ISBN":"1111111111","ISSN":"19326203","abstract":"Landscape genetic studies based on neutral genetic markers have contributed to our understanding of the influence of landscape composition and configuration on gene flow and genetic variation. However, the potential for species to adapt to changing landscapes will depend on how natural selection influences adaptive genetic variation. We demonstrate how landscape resistance models can be combined with genetic simulations incorporating natural selection to explore how the spread of adaptive variation is affected by landscape characteristics, using desert bighorn sheep (Ovis canadensis nelsoni) in three differing regions of the southwestern United States as an example. We conducted genetic sampling and least-cost path modeling to optimize landscape resistance models independently for each region, and then simulated the spread of an adaptive allele favored by selection across each region. Optimized landscape resistance models differed between regions with respect to landscape variables included and their relationships to resistance, but the slope of terrain and the presence of water barriers and major roads had the greatest impacts on gene flow. Genetic simulations showed that differences among landscapes strongly influenced spread of adaptive genetic variation, with faster spread (1) in landscapes with more continuously distributed habitat and (2) when a pre-existing allele (i.e., standing genetic variation) rather than a novel allele (i.e., mutation) served as the source of adaptive genetic variation. The combination of landscape resistance models and genetic simulations has broad conservation applications and can facilitate comparisons of adaptive potential within and between landscapes.","author":[{"dropping-particle":"","family":"Creech","given":"Tyler G.","non-dropping-particle":"","parse-names":false,"suffix":""},{"dropping-particle":"","family":"Epps","given":"Clinton W.","non-dropping-particle":"","parse-names":false,"suffix":""},{"dropping-particle":"","family":"Landguth","given":"Erin L.","non-dropping-particle":"","parse-names":false,"suffix":""},{"dropping-particle":"","family":"Wehausen","given":"John D.","non-dropping-particle":"","parse-names":false,"suffix":""},{"dropping-particle":"","family":"Crowhurst","given":"Rachel S.","non-dropping-particle":"","parse-names":false,"suffix":""},{"dropping-particle":"","family":"Holton","given":"Brandon","non-dropping-particle":"","parse-names":false,"suffix":""},{"dropping-particle":"","family":"Monello","given":"Ryan J.","non-dropping-particle":"","parse-names":false,"suffix":""}],"container-title":"PLoS ONE","id":"ITEM-2","issue":"5","issued":{"date-parts":[["2017"]]},"page":"1-26","title":"Simulating the spread of selection-driven genotypes using landscape resistance models for desert bighorn sheep","type":"article-journal","volume":"12"},"uris":["http://www.mendeley.com/documents/?uuid=94f470e6-2f76-494c-968f-16905bfa4e02"]}],"mendeley":{"formattedCitation":"(Creech et al., 2017; Landguth, Holden, et al., 2017)","plainTextFormattedCitation":"(Creech et al., 2017; Landguth, Holden, et al., 2017)","previouslyFormattedCitation":"(Creech et al., 2017; Landguth, Holden, et al., 2017)"},"properties":{"noteIndex":0},"schema":"https://github.com/citation-style-language/schema/raw/master/csl-citation.json"}</w:instrText>
      </w:r>
      <w:r w:rsidR="00B63E88">
        <w:rPr>
          <w:rFonts w:ascii="Times New Roman" w:eastAsia="Times New Roman" w:hAnsi="Times New Roman" w:cs="Times New Roman"/>
          <w:sz w:val="24"/>
          <w:szCs w:val="24"/>
        </w:rPr>
        <w:fldChar w:fldCharType="separate"/>
      </w:r>
      <w:r w:rsidR="00282E4D" w:rsidRPr="00282E4D">
        <w:rPr>
          <w:rFonts w:ascii="Times New Roman" w:eastAsia="Times New Roman" w:hAnsi="Times New Roman" w:cs="Times New Roman"/>
          <w:noProof/>
          <w:sz w:val="24"/>
          <w:szCs w:val="24"/>
        </w:rPr>
        <w:t>(Creech et al., 2017; Landguth, Holden, et al., 2017)</w:t>
      </w:r>
      <w:r w:rsidR="00B63E88">
        <w:rPr>
          <w:rFonts w:ascii="Times New Roman" w:eastAsia="Times New Roman" w:hAnsi="Times New Roman" w:cs="Times New Roman"/>
          <w:sz w:val="24"/>
          <w:szCs w:val="24"/>
        </w:rPr>
        <w:fldChar w:fldCharType="end"/>
      </w:r>
      <w:r w:rsidR="00B63E88">
        <w:rPr>
          <w:rFonts w:ascii="Times New Roman" w:eastAsia="Times New Roman" w:hAnsi="Times New Roman" w:cs="Times New Roman"/>
          <w:sz w:val="24"/>
          <w:szCs w:val="24"/>
        </w:rPr>
        <w:t>, to showcas</w:t>
      </w:r>
      <w:r w:rsidR="007D76B3">
        <w:rPr>
          <w:rFonts w:ascii="Times New Roman" w:eastAsia="Times New Roman" w:hAnsi="Times New Roman" w:cs="Times New Roman"/>
          <w:sz w:val="24"/>
          <w:szCs w:val="24"/>
        </w:rPr>
        <w:t xml:space="preserve">ing the performance of various approach to extract valuable information from genetic data </w:t>
      </w:r>
      <w:r w:rsidR="007D76B3">
        <w:rPr>
          <w:rFonts w:ascii="Times New Roman" w:eastAsia="Times New Roman" w:hAnsi="Times New Roman" w:cs="Times New Roman"/>
          <w:sz w:val="24"/>
          <w:szCs w:val="24"/>
        </w:rPr>
        <w:fldChar w:fldCharType="begin" w:fldLock="1"/>
      </w:r>
      <w:r w:rsidR="003B771C">
        <w:rPr>
          <w:rFonts w:ascii="Times New Roman" w:eastAsia="Times New Roman" w:hAnsi="Times New Roman" w:cs="Times New Roman"/>
          <w:sz w:val="24"/>
          <w:szCs w:val="24"/>
        </w:rPr>
        <w:instrText>ADDIN CSL_CITATION {"citationItems":[{"id":"ITEM-1","itemData":{"DOI":"10.3389/fgene.2017.00139","ISSN":"1664-8021","author":[{"dropping-particle":"","family":"Cubry","given":"Philippe","non-dropping-particle":"","parse-names":false,"suffix":""},{"dropping-particle":"","family":"Vigouroux","given":"Yves","non-dropping-particle":"","parse-names":false,"suffix":""},{"dropping-particle":"","family":"François","given":"Olivier","non-dropping-particle":"","parse-names":false,"suffix":""}],"container-title":"Frontiers in Genetics","id":"ITEM-1","issue":"September","issued":{"date-parts":[["2017"]]},"page":"1-10","title":"The Empirical Distribution of Singletons for Geographic Samples of DNA Sequences","type":"article-journal","volume":"8"},"uris":["http://www.mendeley.com/documents/?uuid=18cc17a9-143d-4cb3-a240-3d89173b02cd"]},{"id":"ITEM-2","itemData":{"DOI":"10.1111/mec.13476","ISBN":"1365-294X","ISSN":"1365294X","PMID":"26576498","abstract":"The spatial structure of the environment (e.g. the configuration of habitat patches) may play an important role in determining the strength of local adaptation. However, previ- ous studies of habitat heterogeneity and local adaptation have largely been limited to simple landscapes, which poorly represent the multiscale habitat structure common in nature. Here, we use simulations to pursue two goals: (i) we explore how landscape heterogeneity, dispersal ability and selection affect the strength of local adaptation, and (ii) we evaluate the performance of several genotype–environment association (GEA) methods for detecting loci involved in local adaptation. We found that the strength of local adaptation increased in spatially aggregated selection regimes, but remained strong in patchy landscapes when selection was moderate to strong. Weak selection resulted in weak local adaptation that was relatively unaffected by landscape heterogeneity. In general, the power of detection methods closely reflected levels of local adaptation. False-positive rates (FPRs), however, showed distinct differences across GEA methods based on levels of population structure. The univariate GEA approach had high FPRs (up to 55%) under limited dispersal scenarios, due to strong isolation by distance. By contrast, multivariate, ordination-based methods had uni- formly low FPRs (0–2%), suggesting these approaches can effectively control for popu- lation structure. Specifically, constrained ordinations had the best balance of high detection and low FPRs and will be a useful addition to the GEA toolkit. Our results provide both theoretical and practical insights into the conditions that shape local adaptation and how these conditions impact our ability to detect selection.","author":[{"dropping-particle":"","family":"Forester","given":"Brenna R.","non-dropping-particle":"","parse-names":false,"suffix":""},{"dropping-particle":"","family":"Jones","given":"Matthew R.","non-dropping-particle":"","parse-names":false,"suffix":""},{"dropping-particle":"","family":"Joost","given":"Stéphane","non-dropping-particle":"","parse-names":false,"suffix":""},{"dropping-particle":"","family":"Landguth","given":"Erin L.","non-dropping-particle":"","parse-names":false,"suffix":""},{"dropping-particle":"","family":"Lasky","given":"Jesse R.","non-dropping-particle":"","parse-names":false,"suffix":""}],"container-title":"Molecular Ecology","id":"ITEM-2","issue":"1","issued":{"date-parts":[["2016"]]},"page":"104-120","title":"Detecting spatial genetic signatures of local adaptation in heterogeneous landscapes","type":"article-journal","volume":"25"},"uris":["http://www.mendeley.com/documents/?uuid=44691057-d7fa-4463-9181-ecb78ab2fb11"]},{"id":"ITEM-3","itemData":{"DOI":"10.1139/gen-2019-0004","ISSN":"0831-2796","author":[{"dropping-particle":"","family":"Mayrand","given":"Paul","non-dropping-particle":"","parse-names":false,"suffix":""},{"dropping-particle":"","family":"Filotas","given":"Elise","non-dropping-particle":"","parse-names":false,"suffix":""},{"dropping-particle":"","family":"Wittische","given":"Julian","non-dropping-particle":"","parse-names":false,"suffix":""},{"dropping-particle":"","family":"James","given":"Patrick M. A.","non-dropping-particle":"","parse-names":false,"suffix":""}],"container-title":"Genome","id":"ITEM-3","issue":"July","issued":{"date-parts":[["2019"]]},"page":"1-13","title":"The role of dispersal, selection, and timing of sampling on the false discovery rate of loci under selection during geographic range expansion","type":"article-journal","volume":"13"},"uris":["http://www.mendeley.com/documents/?uuid=684d6e32-3114-4d5f-aab2-03afc496588c"]}],"mendeley":{"formattedCitation":"(Cubry, Vigouroux, &amp; François, 2017; Forester, Jones, Joost, Landguth, &amp; Lasky, 2016; Mayrand et al., 2019)","plainTextFormattedCitation":"(Cubry, Vigouroux, &amp; François, 2017; Forester, Jones, Joost, Landguth, &amp; Lasky, 2016; Mayrand et al., 2019)","previouslyFormattedCitation":"(Cubry, Vigouroux, &amp; François, 2017; Forester, Jones, Joost, Landguth, &amp; Lasky, 2016; Mayrand et al., 2019)"},"properties":{"noteIndex":0},"schema":"https://github.com/citation-style-language/schema/raw/master/csl-citation.json"}</w:instrText>
      </w:r>
      <w:r w:rsidR="007D76B3">
        <w:rPr>
          <w:rFonts w:ascii="Times New Roman" w:eastAsia="Times New Roman" w:hAnsi="Times New Roman" w:cs="Times New Roman"/>
          <w:sz w:val="24"/>
          <w:szCs w:val="24"/>
        </w:rPr>
        <w:fldChar w:fldCharType="separate"/>
      </w:r>
      <w:r w:rsidR="00006829" w:rsidRPr="00006829">
        <w:rPr>
          <w:rFonts w:ascii="Times New Roman" w:eastAsia="Times New Roman" w:hAnsi="Times New Roman" w:cs="Times New Roman"/>
          <w:noProof/>
          <w:sz w:val="24"/>
          <w:szCs w:val="24"/>
        </w:rPr>
        <w:t>(Cubry, Vigouroux, &amp; François, 2017; Forester, Jones, Joost, Landguth, &amp; Lasky, 2016; Mayrand et al., 2019)</w:t>
      </w:r>
      <w:r w:rsidR="007D76B3">
        <w:rPr>
          <w:rFonts w:ascii="Times New Roman" w:eastAsia="Times New Roman" w:hAnsi="Times New Roman" w:cs="Times New Roman"/>
          <w:sz w:val="24"/>
          <w:szCs w:val="24"/>
        </w:rPr>
        <w:fldChar w:fldCharType="end"/>
      </w:r>
      <w:r w:rsidR="00E75CDD">
        <w:rPr>
          <w:rFonts w:ascii="Times New Roman" w:eastAsia="Times New Roman" w:hAnsi="Times New Roman" w:cs="Times New Roman"/>
          <w:sz w:val="24"/>
          <w:szCs w:val="24"/>
        </w:rPr>
        <w:t>. W</w:t>
      </w:r>
      <w:r w:rsidR="00E75CDD" w:rsidRPr="00E75CDD">
        <w:rPr>
          <w:rFonts w:ascii="Times New Roman" w:eastAsia="Times New Roman" w:hAnsi="Times New Roman" w:cs="Times New Roman"/>
          <w:sz w:val="24"/>
          <w:szCs w:val="24"/>
        </w:rPr>
        <w:t>e do not advise future users</w:t>
      </w:r>
      <w:r w:rsidR="00E75CDD">
        <w:rPr>
          <w:rFonts w:ascii="Times New Roman" w:eastAsia="Times New Roman" w:hAnsi="Times New Roman" w:cs="Times New Roman"/>
          <w:sz w:val="24"/>
          <w:szCs w:val="24"/>
        </w:rPr>
        <w:t xml:space="preserve"> of T</w:t>
      </w:r>
      <w:r w:rsidR="00FC0721">
        <w:rPr>
          <w:rFonts w:ascii="Times New Roman" w:eastAsia="Times New Roman" w:hAnsi="Times New Roman" w:cs="Times New Roman"/>
          <w:sz w:val="24"/>
          <w:szCs w:val="24"/>
        </w:rPr>
        <w:t>G</w:t>
      </w:r>
      <w:r w:rsidR="00E75CDD">
        <w:rPr>
          <w:rFonts w:ascii="Times New Roman" w:eastAsia="Times New Roman" w:hAnsi="Times New Roman" w:cs="Times New Roman"/>
          <w:sz w:val="24"/>
          <w:szCs w:val="24"/>
        </w:rPr>
        <w:t>I, or other permutation approaches,</w:t>
      </w:r>
      <w:r w:rsidR="00E75CDD" w:rsidRPr="00E75CDD">
        <w:rPr>
          <w:rFonts w:ascii="Times New Roman" w:eastAsia="Times New Roman" w:hAnsi="Times New Roman" w:cs="Times New Roman"/>
          <w:sz w:val="24"/>
          <w:szCs w:val="24"/>
        </w:rPr>
        <w:t xml:space="preserve"> to </w:t>
      </w:r>
      <w:r w:rsidR="00E75CDD">
        <w:rPr>
          <w:rFonts w:ascii="Times New Roman" w:eastAsia="Times New Roman" w:hAnsi="Times New Roman" w:cs="Times New Roman"/>
          <w:sz w:val="24"/>
          <w:szCs w:val="24"/>
        </w:rPr>
        <w:t xml:space="preserve">arbitrarily </w:t>
      </w:r>
      <w:r w:rsidR="00E75CDD" w:rsidRPr="00E75CDD">
        <w:rPr>
          <w:rFonts w:ascii="Times New Roman" w:eastAsia="Times New Roman" w:hAnsi="Times New Roman" w:cs="Times New Roman"/>
          <w:sz w:val="24"/>
          <w:szCs w:val="24"/>
        </w:rPr>
        <w:t>choose</w:t>
      </w:r>
      <w:r w:rsidR="009D3B27">
        <w:rPr>
          <w:rFonts w:ascii="Times New Roman" w:eastAsia="Times New Roman" w:hAnsi="Times New Roman" w:cs="Times New Roman"/>
          <w:sz w:val="24"/>
          <w:szCs w:val="24"/>
        </w:rPr>
        <w:t xml:space="preserve"> a </w:t>
      </w:r>
      <w:r w:rsidR="009D3B27">
        <w:rPr>
          <w:rFonts w:ascii="Times New Roman" w:eastAsia="Times New Roman" w:hAnsi="Times New Roman" w:cs="Times New Roman"/>
          <w:i/>
          <w:sz w:val="24"/>
          <w:szCs w:val="24"/>
        </w:rPr>
        <w:t>p</w:t>
      </w:r>
      <w:r w:rsidR="00E75CDD">
        <w:rPr>
          <w:rFonts w:ascii="Times New Roman" w:eastAsia="Times New Roman" w:hAnsi="Times New Roman" w:cs="Times New Roman"/>
          <w:sz w:val="24"/>
          <w:szCs w:val="24"/>
        </w:rPr>
        <w:t xml:space="preserve">-value </w:t>
      </w:r>
      <w:r w:rsidR="00E75CDD">
        <w:rPr>
          <w:rFonts w:ascii="Times New Roman" w:eastAsia="Times New Roman" w:hAnsi="Times New Roman" w:cs="Times New Roman"/>
          <w:sz w:val="24"/>
          <w:szCs w:val="24"/>
        </w:rPr>
        <w:lastRenderedPageBreak/>
        <w:t>threshold to pick which populations display significant changes</w:t>
      </w:r>
      <w:r w:rsidR="005F6E17">
        <w:rPr>
          <w:rFonts w:ascii="Times New Roman" w:eastAsia="Times New Roman" w:hAnsi="Times New Roman" w:cs="Times New Roman"/>
          <w:sz w:val="24"/>
          <w:szCs w:val="24"/>
        </w:rPr>
        <w:t xml:space="preserve">, or to base the timing of their </w:t>
      </w:r>
      <w:r w:rsidR="004058E4">
        <w:rPr>
          <w:rFonts w:ascii="Times New Roman" w:eastAsia="Times New Roman" w:hAnsi="Times New Roman" w:cs="Times New Roman"/>
          <w:sz w:val="24"/>
          <w:szCs w:val="24"/>
        </w:rPr>
        <w:t xml:space="preserve">sampling based on </w:t>
      </w:r>
      <w:r w:rsidR="005F6E17">
        <w:rPr>
          <w:rFonts w:ascii="Times New Roman" w:eastAsia="Times New Roman" w:hAnsi="Times New Roman" w:cs="Times New Roman"/>
          <w:sz w:val="24"/>
          <w:szCs w:val="24"/>
        </w:rPr>
        <w:t>default simulations</w:t>
      </w:r>
      <w:r w:rsidR="004058E4">
        <w:rPr>
          <w:rFonts w:ascii="Times New Roman" w:eastAsia="Times New Roman" w:hAnsi="Times New Roman" w:cs="Times New Roman"/>
          <w:sz w:val="24"/>
          <w:szCs w:val="24"/>
        </w:rPr>
        <w:t>, or our simulations</w:t>
      </w:r>
      <w:r w:rsidR="005F6E17">
        <w:rPr>
          <w:rFonts w:ascii="Times New Roman" w:eastAsia="Times New Roman" w:hAnsi="Times New Roman" w:cs="Times New Roman"/>
          <w:sz w:val="24"/>
          <w:szCs w:val="24"/>
        </w:rPr>
        <w:t>.</w:t>
      </w:r>
      <w:r w:rsidR="00E75CDD">
        <w:rPr>
          <w:rFonts w:ascii="Times New Roman" w:eastAsia="Times New Roman" w:hAnsi="Times New Roman" w:cs="Times New Roman"/>
          <w:sz w:val="24"/>
          <w:szCs w:val="24"/>
        </w:rPr>
        <w:t xml:space="preserve"> Instead, we encourage them to run simulations with a reasonable realism</w:t>
      </w:r>
      <w:r w:rsidR="007F6443">
        <w:rPr>
          <w:rFonts w:ascii="Times New Roman" w:eastAsia="Times New Roman" w:hAnsi="Times New Roman" w:cs="Times New Roman"/>
          <w:sz w:val="24"/>
          <w:szCs w:val="24"/>
        </w:rPr>
        <w:t xml:space="preserve">, that is by inputting demographic parameters, such as reproduction parameters, available in the literature (if any) and by carefully creating a virtual landscape resembling their study area. </w:t>
      </w:r>
      <w:r w:rsidR="00C4728B">
        <w:rPr>
          <w:rFonts w:ascii="Times New Roman" w:eastAsia="Times New Roman" w:hAnsi="Times New Roman" w:cs="Times New Roman"/>
          <w:sz w:val="24"/>
          <w:szCs w:val="24"/>
        </w:rPr>
        <w:t xml:space="preserve">If accurate demographic parameters are not available, we encourage them to simulate scenarios with wide ranging parameters values as we did in this study. </w:t>
      </w:r>
      <w:r w:rsidR="00790718">
        <w:rPr>
          <w:rFonts w:ascii="Times New Roman" w:eastAsia="Times New Roman" w:hAnsi="Times New Roman" w:cs="Times New Roman"/>
          <w:sz w:val="24"/>
          <w:szCs w:val="24"/>
        </w:rPr>
        <w:t xml:space="preserve">In order to test more complex </w:t>
      </w:r>
      <w:r w:rsidR="0065660C">
        <w:rPr>
          <w:rFonts w:ascii="Times New Roman" w:eastAsia="Times New Roman" w:hAnsi="Times New Roman" w:cs="Times New Roman"/>
          <w:sz w:val="24"/>
          <w:szCs w:val="24"/>
        </w:rPr>
        <w:t xml:space="preserve">and competing </w:t>
      </w:r>
      <w:r w:rsidR="00790718">
        <w:rPr>
          <w:rFonts w:ascii="Times New Roman" w:eastAsia="Times New Roman" w:hAnsi="Times New Roman" w:cs="Times New Roman"/>
          <w:sz w:val="24"/>
          <w:szCs w:val="24"/>
        </w:rPr>
        <w:t xml:space="preserve">hypotheses </w:t>
      </w:r>
      <w:r w:rsidR="000E3A1A">
        <w:rPr>
          <w:rFonts w:ascii="Times New Roman" w:eastAsia="Times New Roman" w:hAnsi="Times New Roman" w:cs="Times New Roman"/>
          <w:sz w:val="24"/>
          <w:szCs w:val="24"/>
        </w:rPr>
        <w:t xml:space="preserve">for specific phenomenon </w:t>
      </w:r>
      <w:r w:rsidR="00D85987">
        <w:rPr>
          <w:rFonts w:ascii="Times New Roman" w:eastAsia="Times New Roman" w:hAnsi="Times New Roman" w:cs="Times New Roman"/>
          <w:sz w:val="24"/>
          <w:szCs w:val="24"/>
        </w:rPr>
        <w:t>using spatio-temporal</w:t>
      </w:r>
      <w:r w:rsidR="00790718">
        <w:rPr>
          <w:rFonts w:ascii="Times New Roman" w:eastAsia="Times New Roman" w:hAnsi="Times New Roman" w:cs="Times New Roman"/>
          <w:sz w:val="24"/>
          <w:szCs w:val="24"/>
        </w:rPr>
        <w:t xml:space="preserve"> data, </w:t>
      </w:r>
      <w:r w:rsidR="00D85987">
        <w:rPr>
          <w:rFonts w:ascii="Times New Roman" w:eastAsia="Times New Roman" w:hAnsi="Times New Roman" w:cs="Times New Roman"/>
          <w:sz w:val="24"/>
          <w:szCs w:val="24"/>
        </w:rPr>
        <w:t>adequate</w:t>
      </w:r>
      <w:r w:rsidR="000E3A1A">
        <w:rPr>
          <w:rFonts w:ascii="Times New Roman" w:eastAsia="Times New Roman" w:hAnsi="Times New Roman" w:cs="Times New Roman"/>
          <w:sz w:val="24"/>
          <w:szCs w:val="24"/>
        </w:rPr>
        <w:t xml:space="preserve"> </w:t>
      </w:r>
      <w:r w:rsidR="00790718">
        <w:rPr>
          <w:rFonts w:ascii="Times New Roman" w:eastAsia="Times New Roman" w:hAnsi="Times New Roman" w:cs="Times New Roman"/>
          <w:sz w:val="24"/>
          <w:szCs w:val="24"/>
        </w:rPr>
        <w:t xml:space="preserve">process-based null models should be </w:t>
      </w:r>
      <w:r w:rsidR="0065660C">
        <w:rPr>
          <w:rFonts w:ascii="Times New Roman" w:eastAsia="Times New Roman" w:hAnsi="Times New Roman" w:cs="Times New Roman"/>
          <w:sz w:val="24"/>
          <w:szCs w:val="24"/>
        </w:rPr>
        <w:t>created</w:t>
      </w:r>
      <w:r w:rsidR="00790718">
        <w:rPr>
          <w:rFonts w:ascii="Times New Roman" w:eastAsia="Times New Roman" w:hAnsi="Times New Roman" w:cs="Times New Roman"/>
          <w:sz w:val="24"/>
          <w:szCs w:val="24"/>
        </w:rPr>
        <w:t xml:space="preserve">. </w:t>
      </w:r>
      <w:r w:rsidR="003B3778">
        <w:rPr>
          <w:rFonts w:ascii="Times New Roman" w:eastAsia="Times New Roman" w:hAnsi="Times New Roman" w:cs="Times New Roman"/>
          <w:sz w:val="24"/>
          <w:szCs w:val="24"/>
        </w:rPr>
        <w:t>Such spatial n</w:t>
      </w:r>
      <w:r w:rsidR="00790718">
        <w:rPr>
          <w:rFonts w:ascii="Times New Roman" w:eastAsia="Times New Roman" w:hAnsi="Times New Roman" w:cs="Times New Roman"/>
          <w:sz w:val="24"/>
          <w:szCs w:val="24"/>
        </w:rPr>
        <w:t>ull models</w:t>
      </w:r>
      <w:r w:rsidR="003B3778">
        <w:rPr>
          <w:rFonts w:ascii="Times New Roman" w:eastAsia="Times New Roman" w:hAnsi="Times New Roman" w:cs="Times New Roman"/>
          <w:sz w:val="24"/>
          <w:szCs w:val="24"/>
        </w:rPr>
        <w:t>,</w:t>
      </w:r>
      <w:r w:rsidR="00790718">
        <w:rPr>
          <w:rFonts w:ascii="Times New Roman" w:eastAsia="Times New Roman" w:hAnsi="Times New Roman" w:cs="Times New Roman"/>
          <w:sz w:val="24"/>
          <w:szCs w:val="24"/>
        </w:rPr>
        <w:t xml:space="preserve"> </w:t>
      </w:r>
      <w:r w:rsidR="003B3778">
        <w:rPr>
          <w:rFonts w:ascii="Times New Roman" w:eastAsia="Times New Roman" w:hAnsi="Times New Roman" w:cs="Times New Roman"/>
          <w:sz w:val="24"/>
          <w:szCs w:val="24"/>
        </w:rPr>
        <w:t xml:space="preserve">can be generated by simulations by modelling </w:t>
      </w:r>
      <w:r w:rsidR="000E3A1A">
        <w:rPr>
          <w:rFonts w:ascii="Times New Roman" w:eastAsia="Times New Roman" w:hAnsi="Times New Roman" w:cs="Times New Roman"/>
          <w:sz w:val="24"/>
          <w:szCs w:val="24"/>
        </w:rPr>
        <w:t>major</w:t>
      </w:r>
      <w:r w:rsidR="003B3778">
        <w:rPr>
          <w:rFonts w:ascii="Times New Roman" w:eastAsia="Times New Roman" w:hAnsi="Times New Roman" w:cs="Times New Roman"/>
          <w:sz w:val="24"/>
          <w:szCs w:val="24"/>
        </w:rPr>
        <w:t xml:space="preserve"> phenomena </w:t>
      </w:r>
      <w:r w:rsidR="000E3A1A">
        <w:rPr>
          <w:rFonts w:ascii="Times New Roman" w:eastAsia="Times New Roman" w:hAnsi="Times New Roman" w:cs="Times New Roman"/>
          <w:sz w:val="24"/>
          <w:szCs w:val="24"/>
        </w:rPr>
        <w:t xml:space="preserve">that are </w:t>
      </w:r>
      <w:r w:rsidR="003B3778">
        <w:rPr>
          <w:rFonts w:ascii="Times New Roman" w:eastAsia="Times New Roman" w:hAnsi="Times New Roman" w:cs="Times New Roman"/>
          <w:sz w:val="24"/>
          <w:szCs w:val="24"/>
        </w:rPr>
        <w:t>not generating the pattern of interest</w:t>
      </w:r>
      <w:r w:rsidR="000E3A1A">
        <w:rPr>
          <w:rFonts w:ascii="Times New Roman" w:eastAsia="Times New Roman" w:hAnsi="Times New Roman" w:cs="Times New Roman"/>
          <w:sz w:val="24"/>
          <w:szCs w:val="24"/>
        </w:rPr>
        <w:t>,</w:t>
      </w:r>
      <w:r w:rsidR="003B3778">
        <w:rPr>
          <w:rFonts w:ascii="Times New Roman" w:eastAsia="Times New Roman" w:hAnsi="Times New Roman" w:cs="Times New Roman"/>
          <w:sz w:val="24"/>
          <w:szCs w:val="24"/>
        </w:rPr>
        <w:t xml:space="preserve"> so that tests can be better calibrated to reliably identify significance</w:t>
      </w:r>
      <w:r w:rsidR="000E3A1A">
        <w:rPr>
          <w:rFonts w:ascii="Times New Roman" w:eastAsia="Times New Roman" w:hAnsi="Times New Roman" w:cs="Times New Roman"/>
          <w:sz w:val="24"/>
          <w:szCs w:val="24"/>
        </w:rPr>
        <w:t xml:space="preserve"> </w:t>
      </w:r>
      <w:r w:rsidR="000E3A1A">
        <w:rPr>
          <w:rFonts w:ascii="Times New Roman" w:eastAsia="Times New Roman" w:hAnsi="Times New Roman" w:cs="Times New Roman"/>
          <w:sz w:val="24"/>
          <w:szCs w:val="24"/>
        </w:rPr>
        <w:fldChar w:fldCharType="begin" w:fldLock="1"/>
      </w:r>
      <w:r w:rsidR="00BB6B2C">
        <w:rPr>
          <w:rFonts w:ascii="Times New Roman" w:eastAsia="Times New Roman" w:hAnsi="Times New Roman" w:cs="Times New Roman"/>
          <w:sz w:val="24"/>
          <w:szCs w:val="24"/>
        </w:rPr>
        <w:instrText>ADDIN CSL_CITATION {"citationItems":[{"id":"ITEM-1","itemData":{"DOI":"10.1007/s10980-010-9465-2","ISSN":"09212973","abstract":"We combine wavelet analysis and multiple null models to identify significant spatial scales of pattern and spatial boundaries in historical spruce budworm defoliation in Ontario, Canada. Previous analyses of budworm defoliation in Ontario over the last two outbreaks have suggested three distinct zones of defoliation. We asked the following three questions: (1) is there statistical support for the existence of these three zones? (2) Are the locations of these boundaries consistent between outbreak periods? And (3) how does boundary identification depend on the spatial null model used? Defoliation data for the two outbreak periods (1941–1965 and 1966–2001), and the combined period (1941–2001) were analyzed using a 1D continuous wavelet transform. Boundaries were identified through comparison of wavelet power spectra of each outbreak period to reference distributions based on three different spatial null models: (1) a complete spatial randomness model, (2) an autoregressive model, and (3) a Gaussian random field model. The Gaussian random field model identified coarser scales of pattern than the autoregressive model. Locally, the Gaussian random field model found significant boundaries similar to those previously described, whereas the autoregressive model only did so for the first outbreak. These results indicate that the coarse scale spatial factors that influenced defoliation were more consistent between outbreaks relative to fine scale factors, and that previously described boundaries were strongly driven by the first outbreak. Wavelet analysis combined with spatial null models provides a powerful tool for identifying non-arbitrary scales of structure and significant spatial boundaries in non-stationary ecological data.","author":[{"dropping-particle":"","family":"James","given":"Patrick M. a.","non-dropping-particle":"","parse-names":false,"suffix":""},{"dropping-particle":"","family":"Fleming","given":"Richard a.","non-dropping-particle":"","parse-names":false,"suffix":""},{"dropping-particle":"","family":"Fortin","given":"Marie Josée","non-dropping-particle":"","parse-names":false,"suffix":""}],"container-title":"Landscape Ecology","id":"ITEM-1","issued":{"date-parts":[["2010"]]},"page":"873-887","title":"Identifying significant scale-specific spatial boundaries using wavelets and null models: Spruce budworm defoliation in Ontario, Canada as a case study","type":"article-journal","volume":"25"},"uris":["http://www.mendeley.com/documents/?uuid=cbd77f14-5fe2-4661-8b37-62f8b48249eb"]},{"id":"ITEM-2","itemData":{"DOI":"10.1111/mec.13345","ISBN":"1365-294X (Electronic)\\r0962-1083 (Linking)","ISSN":"1365294X","PMID":"26284462","abstract":"Describing, understanding and predicting the spatial distribution of genetic diversity is a central issue in biological sciences. In river landscapes, it is generally predicted that neutral genetic diversity should increase downstream, but there have been few attempts to test and validate this assumption across taxonomic groups. Moreover, it is still unclear what are the evolutionary processes that may generate this apparent spatial pattern of diversity. Here, we quantitatively synthesized published results from diverse taxa living in river ecosystems, and we performed a meta-analysis to show that a downstream increase in intraspecific genetic diversity (DIGD) actually constitutes a general spatial pattern of biodiversity that is repeatable across taxa. We further demonstrated that DIGD was stronger for strictly waterborne dispersing than for overland dispersing species. However, for a restricted data set focusing on fishes, there was no evidence that DIGD was related to particular species traits. We then searched for general processes underlying DIGD by simulating genetic data in dendritic-like river systems. Simulations revealed that the three processes we considered (downstream-biased dispersal, increase in habitat availability downstream and upstream-directed colonization) might generate DIGD. Using random forest models, we identified from simulations a set of highly informative summary statistics allowing discriminating among the processes causing DIGD. Finally, combining these discriminant statistics and approximate Bayesian computations on a set of twelve empirical case studies, we hypothesized that DIGD were most likely due to the interaction of two of these three processes and that contrary to expectation, they were not solely caused by downstream-biased dispersal.","author":[{"dropping-particle":"","family":"Paz-Vinas","given":"I.","non-dropping-particle":"","parse-names":false,"suffix":""},{"dropping-particle":"","family":"Loot","given":"G.","non-dropping-particle":"","parse-names":false,"suffix":""},{"dropping-particle":"","family":"Stevens","given":"V. M.","non-dropping-particle":"","parse-names":false,"suffix":""},{"dropping-particle":"","family":"Blanchet","given":"S.","non-dropping-particle":"","parse-names":false,"suffix":""}],"container-title":"Molecular Ecology","id":"ITEM-2","issue":"18","issued":{"date-parts":[["2015"]]},"page":"4586-4604","title":"Evolutionary processes driving spatial patterns of intraspecific genetic diversity in river ecosystems","type":"article-journal","volume":"24"},"uris":["http://www.mendeley.com/documents/?uuid=1c3df611-3425-4dca-b8cf-274602b133a9"]},{"id":"ITEM-3","itemData":{"DOI":"10.1007/s10980-006-9011-4","ISSN":"09212973","abstract":"Neutral landscape models were originally developed to test the hypothesis that human-induced fragmentation produces patterns distinctly different from those associated with random processes. Other uses for neutral models have become apparent, including the development and testing of landscape metrics to characterize landscape pattern. Although metric development proved to be significant, the focus on metrics obscured the need for iterative hypothesis testing fundamental to the advancement of the discipline. We present here an example of an alternative neutral model and hypothesis designed to relate the process of landscape change to observed landscape patterns. The methods and program, QRULE, are described and options for statistical testing outlined. The results show that human fragmentation of landscapes results in a non-random association of land-cover types that can be describe by simple statistical methods. Options for additional landscape studies are discussed and access to QRULE described in the hope that these methods will be employed to advance our understanding of the processes that affect the structure and function in human dominated landscapes.","author":[{"dropping-particle":"","family":"Gardner","given":"Robert H.","non-dropping-particle":"","parse-names":false,"suffix":""},{"dropping-particle":"","family":"Urban","given":"Dean L.","non-dropping-particle":"","parse-names":false,"suffix":""}],"container-title":"Landscape Ecology","id":"ITEM-3","issue":"1","issued":{"date-parts":[["2007"]]},"page":"15-29","title":"Neutral models for testing landscape hypotheses","type":"article-journal","volume":"22"},"uris":["http://www.mendeley.com/documents/?uuid=5d520535-7b04-42c7-98d5-ccf5ed30028c"]}],"mendeley":{"formattedCitation":"(Gardner &amp; Urban, 2007; James, Fleming, &amp; Fortin, 2010; Paz-Vinas, Loot, Stevens, &amp; Blanchet, 2015)","plainTextFormattedCitation":"(Gardner &amp; Urban, 2007; James, Fleming, &amp; Fortin, 2010; Paz-Vinas, Loot, Stevens, &amp; Blanchet, 2015)","previouslyFormattedCitation":"(Gardner &amp; Urban, 2007; James, Fleming, &amp; Fortin, 2010; Paz-Vinas, Loot, Stevens, &amp; Blanchet, 2015)"},"properties":{"noteIndex":0},"schema":"https://github.com/citation-style-language/schema/raw/master/csl-citation.json"}</w:instrText>
      </w:r>
      <w:r w:rsidR="000E3A1A">
        <w:rPr>
          <w:rFonts w:ascii="Times New Roman" w:eastAsia="Times New Roman" w:hAnsi="Times New Roman" w:cs="Times New Roman"/>
          <w:sz w:val="24"/>
          <w:szCs w:val="24"/>
        </w:rPr>
        <w:fldChar w:fldCharType="separate"/>
      </w:r>
      <w:r w:rsidR="00D85987" w:rsidRPr="00D85987">
        <w:rPr>
          <w:rFonts w:ascii="Times New Roman" w:eastAsia="Times New Roman" w:hAnsi="Times New Roman" w:cs="Times New Roman"/>
          <w:noProof/>
          <w:sz w:val="24"/>
          <w:szCs w:val="24"/>
        </w:rPr>
        <w:t>(Gardner &amp; Urban, 2007; James, Fleming, &amp; Fortin, 2010; Paz-Vinas, Loot, Stevens, &amp; Blanchet, 2015)</w:t>
      </w:r>
      <w:r w:rsidR="000E3A1A">
        <w:rPr>
          <w:rFonts w:ascii="Times New Roman" w:eastAsia="Times New Roman" w:hAnsi="Times New Roman" w:cs="Times New Roman"/>
          <w:sz w:val="24"/>
          <w:szCs w:val="24"/>
        </w:rPr>
        <w:fldChar w:fldCharType="end"/>
      </w:r>
      <w:r w:rsidR="003B3778">
        <w:rPr>
          <w:rFonts w:ascii="Times New Roman" w:eastAsia="Times New Roman" w:hAnsi="Times New Roman" w:cs="Times New Roman"/>
          <w:sz w:val="24"/>
          <w:szCs w:val="24"/>
        </w:rPr>
        <w:t>.</w:t>
      </w:r>
      <w:r w:rsidR="00FC0721">
        <w:rPr>
          <w:rFonts w:ascii="Times New Roman" w:eastAsia="Times New Roman" w:hAnsi="Times New Roman" w:cs="Times New Roman"/>
          <w:sz w:val="24"/>
          <w:szCs w:val="24"/>
        </w:rPr>
        <w:t xml:space="preserve"> This increased realism, and evaluation of uncertainty, would provide more accurate tests, to pick the best </w:t>
      </w:r>
      <w:r w:rsidR="00FC0721">
        <w:rPr>
          <w:rFonts w:ascii="Times New Roman" w:eastAsia="Times New Roman" w:hAnsi="Times New Roman" w:cs="Times New Roman"/>
          <w:i/>
          <w:sz w:val="24"/>
          <w:szCs w:val="24"/>
        </w:rPr>
        <w:t>p</w:t>
      </w:r>
      <w:r w:rsidR="00FC0721">
        <w:rPr>
          <w:rFonts w:ascii="Times New Roman" w:eastAsia="Times New Roman" w:hAnsi="Times New Roman" w:cs="Times New Roman"/>
          <w:sz w:val="24"/>
          <w:szCs w:val="24"/>
        </w:rPr>
        <w:t xml:space="preserve">-value threshold, as well as understand when is it still adequate to sample, to get the best out of spatial genetic legacies. A number of programs such as CDMetaPOP </w:t>
      </w:r>
      <w:r w:rsidR="00FC0721">
        <w:rPr>
          <w:rFonts w:ascii="Times New Roman" w:eastAsia="Times New Roman" w:hAnsi="Times New Roman" w:cs="Times New Roman"/>
          <w:sz w:val="24"/>
          <w:szCs w:val="24"/>
        </w:rPr>
        <w:fldChar w:fldCharType="begin" w:fldLock="1"/>
      </w:r>
      <w:r w:rsidR="00FC0721">
        <w:rPr>
          <w:rFonts w:ascii="Times New Roman" w:eastAsia="Times New Roman" w:hAnsi="Times New Roman" w:cs="Times New Roman"/>
          <w:sz w:val="24"/>
          <w:szCs w:val="24"/>
        </w:rPr>
        <w:instrText>ADDIN CSL_CITATION {"citationItems":[{"id":"ITEM-1","itemData":{"DOI":"10.1111/2041-210X.12608","ISBN":"2041-210X","ISSN":"2041210X","abstract":"1.Combining landscape demographic and genetics models offers powerful methods for addressing questions for eco-evolutionary applications.2.Using two illustrative examples, we present CDMetaPOP, a program to simulate changes in neutral and/or selection-driven genotypes through time as a function of individual-based movement, complex spatial population dynamics, and multiple and changing landscape drivers.3.CDMetaPOP provides a novel tool for questions in landscape genetics by incorporating population viability analysis, while linking directly to conservation applications.This article is protected by copyright. All rights reserved.","author":[{"dropping-particle":"","family":"Landguth","given":"Erin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Evolution","id":"ITEM-1","issue":"1","issued":{"date-parts":[["2017"]]},"page":"4-11","title":"CDMetaPOP: an individual-based, eco-evolutionary model for spatially explicit simulation of landscape demogenetics","type":"article-journal","volume":"8"},"uris":["http://www.mendeley.com/documents/?uuid=033d66be-236a-4649-918c-6fe1065c99de"]}],"mendeley":{"formattedCitation":"(Landguth, Bearlin, et al., 2017)","plainTextFormattedCitation":"(Landguth, Bearlin, et al., 2017)","previouslyFormattedCitation":"(Landguth, Bearlin, et al., 2017)"},"properties":{"noteIndex":0},"schema":"https://github.com/citation-style-language/schema/raw/master/csl-citation.json"}</w:instrText>
      </w:r>
      <w:r w:rsidR="00FC0721">
        <w:rPr>
          <w:rFonts w:ascii="Times New Roman" w:eastAsia="Times New Roman" w:hAnsi="Times New Roman" w:cs="Times New Roman"/>
          <w:sz w:val="24"/>
          <w:szCs w:val="24"/>
        </w:rPr>
        <w:fldChar w:fldCharType="separate"/>
      </w:r>
      <w:r w:rsidR="00FC0721" w:rsidRPr="007F6443">
        <w:rPr>
          <w:rFonts w:ascii="Times New Roman" w:eastAsia="Times New Roman" w:hAnsi="Times New Roman" w:cs="Times New Roman"/>
          <w:noProof/>
          <w:sz w:val="24"/>
          <w:szCs w:val="24"/>
        </w:rPr>
        <w:t>(Landguth, Bearlin, et al., 2017)</w:t>
      </w:r>
      <w:r w:rsidR="00FC0721">
        <w:rPr>
          <w:rFonts w:ascii="Times New Roman" w:eastAsia="Times New Roman" w:hAnsi="Times New Roman" w:cs="Times New Roman"/>
          <w:sz w:val="24"/>
          <w:szCs w:val="24"/>
        </w:rPr>
        <w:fldChar w:fldCharType="end"/>
      </w:r>
      <w:r w:rsidR="00FC0721">
        <w:rPr>
          <w:rFonts w:ascii="Times New Roman" w:eastAsia="Times New Roman" w:hAnsi="Times New Roman" w:cs="Times New Roman"/>
          <w:sz w:val="24"/>
          <w:szCs w:val="24"/>
        </w:rPr>
        <w:t xml:space="preserve">, Nemo </w:t>
      </w:r>
      <w:r w:rsidR="00FC0721">
        <w:rPr>
          <w:rFonts w:ascii="Times New Roman" w:eastAsia="Times New Roman" w:hAnsi="Times New Roman" w:cs="Times New Roman"/>
          <w:sz w:val="24"/>
          <w:szCs w:val="24"/>
        </w:rPr>
        <w:fldChar w:fldCharType="begin" w:fldLock="1"/>
      </w:r>
      <w:r w:rsidR="00FC0721">
        <w:rPr>
          <w:rFonts w:ascii="Times New Roman" w:eastAsia="Times New Roman" w:hAnsi="Times New Roman" w:cs="Times New Roman"/>
          <w:sz w:val="24"/>
          <w:szCs w:val="24"/>
        </w:rPr>
        <w:instrText>ADDIN CSL_CITATION {"citationItems":[{"id":"ITEM-1","itemData":{"DOI":"10.1093/bioinformatics/btl415","ISSN":"13674803","abstract":"Nemo is an individual-based, genetically explicit and stochastic population computer program for the simulation of population genetics and life-history trait evolution in a metapopulation context. It comes as both a C++ programming framework and an executable program file. Its object-oriented programming design gives it the flexibility and extensibility needed to implement a large variety of forward-time evolutionary models. It provides developers with abstract models allowing them to implement their own life-history traits and life-cycle events. Nemo offers a large panel of population models, from the Island model to lattice models with demographic or environmental stochasticity and a variety of already implemented traits (deleterious mutations, neutral markers and more), life-cycle events (mating, dispersal, aging, selection, etc.) and output operators for saving data and statistics. It runs on all major computer platforms including parallel computing environments. AVAILABILITY: The source code, binaries and documentation are available under the GNU General Public License at http://nemo2.sourceforge.net.","author":[{"dropping-particle":"","family":"Guillaume","given":"Frédéric","non-dropping-particle":"","parse-names":false,"suffix":""},{"dropping-particle":"","family":"Rougemont","given":"Jacques","non-dropping-particle":"","parse-names":false,"suffix":""}],"container-title":"Bioinformatics","id":"ITEM-1","issue":"20","issued":{"date-parts":[["2006"]]},"page":"2556-2557","title":"Nemo: An evolutionary and population genetics programming framework","type":"article-journal","volume":"22"},"uris":["http://www.mendeley.com/documents/?uuid=d7361665-01b2-4887-bcdb-13c719cfb104"]}],"mendeley":{"formattedCitation":"(Guillaume &amp; Rougemont, 2006)","plainTextFormattedCitation":"(Guillaume &amp; Rougemont, 2006)","previouslyFormattedCitation":"(Guillaume &amp; Rougemont, 2006)"},"properties":{"noteIndex":0},"schema":"https://github.com/citation-style-language/schema/raw/master/csl-citation.json"}</w:instrText>
      </w:r>
      <w:r w:rsidR="00FC0721">
        <w:rPr>
          <w:rFonts w:ascii="Times New Roman" w:eastAsia="Times New Roman" w:hAnsi="Times New Roman" w:cs="Times New Roman"/>
          <w:sz w:val="24"/>
          <w:szCs w:val="24"/>
        </w:rPr>
        <w:fldChar w:fldCharType="separate"/>
      </w:r>
      <w:r w:rsidR="00FC0721" w:rsidRPr="00BD6DD3">
        <w:rPr>
          <w:rFonts w:ascii="Times New Roman" w:eastAsia="Times New Roman" w:hAnsi="Times New Roman" w:cs="Times New Roman"/>
          <w:noProof/>
          <w:sz w:val="24"/>
          <w:szCs w:val="24"/>
        </w:rPr>
        <w:t>(Guillaume &amp; Rougemont, 2006)</w:t>
      </w:r>
      <w:r w:rsidR="00FC0721">
        <w:rPr>
          <w:rFonts w:ascii="Times New Roman" w:eastAsia="Times New Roman" w:hAnsi="Times New Roman" w:cs="Times New Roman"/>
          <w:sz w:val="24"/>
          <w:szCs w:val="24"/>
        </w:rPr>
        <w:fldChar w:fldCharType="end"/>
      </w:r>
      <w:r w:rsidR="00FC0721">
        <w:rPr>
          <w:rFonts w:ascii="Times New Roman" w:eastAsia="Times New Roman" w:hAnsi="Times New Roman" w:cs="Times New Roman"/>
          <w:sz w:val="24"/>
          <w:szCs w:val="24"/>
        </w:rPr>
        <w:t xml:space="preserve">, SPLATCHE </w:t>
      </w:r>
      <w:r w:rsidR="00FC0721">
        <w:rPr>
          <w:rFonts w:ascii="Times New Roman" w:eastAsia="Times New Roman" w:hAnsi="Times New Roman" w:cs="Times New Roman"/>
          <w:sz w:val="24"/>
          <w:szCs w:val="24"/>
        </w:rPr>
        <w:fldChar w:fldCharType="begin" w:fldLock="1"/>
      </w:r>
      <w:r w:rsidR="00FC0721">
        <w:rPr>
          <w:rFonts w:ascii="Times New Roman" w:eastAsia="Times New Roman" w:hAnsi="Times New Roman" w:cs="Times New Roman"/>
          <w:sz w:val="24"/>
          <w:szCs w:val="24"/>
        </w:rPr>
        <w:instrText>ADDIN CSL_CITATION {"citationItems":[{"id":"ITEM-1","itemData":{"DOI":"10.1046/j.1471-8286.2003.00582.x","ISBN":"14718278\\r14718286","ISSN":"14718278","PMID":"751","abstract":"We present a program called SPLATCHE (SPatiaL And Temporal Coalescences in Heterogeneous Environments) to simulate the molecular diversity of samples of genes in an environmentally heterogeneous world. Simulations are performed by, first, simulating the colonization of the world using environmental information to constrain migrations and local densities. These simulated densities and migration rates recorded over time and space are then used to simulate genetic diversity under a coalescent framework. The program thus virtually allows the translation of ecological information into molecular diversity, a novel approach that can be used to study the effect of climatic change on genetic diversity.","author":[{"dropping-particle":"","family":"Currat","given":"M.","non-dropping-particle":"","parse-names":false,"suffix":""},{"dropping-particle":"","family":"Ray","given":"N.","non-dropping-particle":"","parse-names":false,"suffix":""},{"dropping-particle":"","family":"Excoffier","given":"L.","non-dropping-particle":"","parse-names":false,"suffix":""}],"container-title":"Molecular Ecology Notes","id":"ITEM-1","issue":"1","issued":{"date-parts":[["2004"]]},"page":"139-142","title":"SPLATCHE: A program to simulate genetic diversity taking into account environmental heterogeneity","type":"article-journal","volume":"4"},"uris":["http://www.mendeley.com/documents/?uuid=cb534efa-149a-48f5-92b7-2fba8566dd71"]}],"mendeley":{"formattedCitation":"(Currat, Ray, &amp; Excoffier, 2004)","plainTextFormattedCitation":"(Currat, Ray, &amp; Excoffier, 2004)","previouslyFormattedCitation":"(Currat, Ray, &amp; Excoffier, 2004)"},"properties":{"noteIndex":0},"schema":"https://github.com/citation-style-language/schema/raw/master/csl-citation.json"}</w:instrText>
      </w:r>
      <w:r w:rsidR="00FC0721">
        <w:rPr>
          <w:rFonts w:ascii="Times New Roman" w:eastAsia="Times New Roman" w:hAnsi="Times New Roman" w:cs="Times New Roman"/>
          <w:sz w:val="24"/>
          <w:szCs w:val="24"/>
        </w:rPr>
        <w:fldChar w:fldCharType="separate"/>
      </w:r>
      <w:r w:rsidR="00FC0721" w:rsidRPr="009D4A91">
        <w:rPr>
          <w:rFonts w:ascii="Times New Roman" w:eastAsia="Times New Roman" w:hAnsi="Times New Roman" w:cs="Times New Roman"/>
          <w:noProof/>
          <w:sz w:val="24"/>
          <w:szCs w:val="24"/>
        </w:rPr>
        <w:t>(Currat, Ray, &amp; Excoffier, 2004)</w:t>
      </w:r>
      <w:r w:rsidR="00FC0721">
        <w:rPr>
          <w:rFonts w:ascii="Times New Roman" w:eastAsia="Times New Roman" w:hAnsi="Times New Roman" w:cs="Times New Roman"/>
          <w:sz w:val="24"/>
          <w:szCs w:val="24"/>
        </w:rPr>
        <w:fldChar w:fldCharType="end"/>
      </w:r>
      <w:r w:rsidR="00FC0721">
        <w:rPr>
          <w:rFonts w:ascii="Times New Roman" w:eastAsia="Times New Roman" w:hAnsi="Times New Roman" w:cs="Times New Roman"/>
          <w:sz w:val="24"/>
          <w:szCs w:val="24"/>
        </w:rPr>
        <w:t xml:space="preserve">, or SLIM </w:t>
      </w:r>
      <w:r w:rsidR="00FC0721">
        <w:rPr>
          <w:rFonts w:ascii="Times New Roman" w:eastAsia="Times New Roman" w:hAnsi="Times New Roman" w:cs="Times New Roman"/>
          <w:sz w:val="24"/>
          <w:szCs w:val="24"/>
        </w:rPr>
        <w:fldChar w:fldCharType="begin" w:fldLock="1"/>
      </w:r>
      <w:r w:rsidR="00FC0721">
        <w:rPr>
          <w:rFonts w:ascii="Times New Roman" w:eastAsia="Times New Roman" w:hAnsi="Times New Roman" w:cs="Times New Roman"/>
          <w:sz w:val="24"/>
          <w:szCs w:val="24"/>
        </w:rPr>
        <w:instrText>ADDIN CSL_CITATION {"citationItems":[{"id":"ITEM-1","itemData":{"DOI":"10.1093/molbev/msy228","ISSN":"15371719","abstract":"With the desire to model population genetic processes under increasingly realistic scenarios, forward genetic simulations have become a critical part of the toolbox of modern evolutionary biology. The SLiM forward genetic simulation framework is one of the most powerful and widely used tools in this area. However, its foundation in the Wright-Fisher model has been found to pose an obstacle to implementing many types of models; it is difficult to adapt the Wright-Fisher model, with its many assumptions, to modeling ecologically realistic scenarios such as explicit space, overlapping generations, individual variation in reproduction, density-dependent population regulation, individual variation in dispersal or migration, local extinction and recolonization, mating between subpopulations, age structure, fitness-based survival and hard selection, emergent sex ratios, and so forth. In response to this need, we here introduce SLiM 3, which contains two key advancements aimed at abolishing these limitations. First, the new non-Wright-Fisher or \"nonWF\" model type provides a much more flexible foundation that allows the easy implementation of all of the above scenarios and many more. Second, SLiM 3 adds support for continuous space, including spatial interactions and spatial maps of environmental variables. We provide a conceptual overview of these new features, and present several example models to illustrate their use. These two key features allow SLiM 3 models to go beyond the Wright-Fisher model, opening up new horizons for forward genetic modeling.","author":[{"dropping-particle":"","family":"Haller","given":"Benjamin C.","non-dropping-particle":"","parse-names":false,"suffix":""},{"dropping-particle":"","family":"Messer","given":"Philipp W.","non-dropping-particle":"","parse-names":false,"suffix":""}],"container-title":"Molecular Biology and Evolution","id":"ITEM-1","issue":"3","issued":{"date-parts":[["2019"]]},"page":"632-637","title":"SLiM 3: Forward Genetic Simulations Beyond the Wright-Fisher Model","type":"article-journal","volume":"36"},"uris":["http://www.mendeley.com/documents/?uuid=505958d6-e748-4857-b872-820859dbd35b"]}],"mendeley":{"formattedCitation":"(Haller &amp; Messer, 2019)","plainTextFormattedCitation":"(Haller &amp; Messer, 2019)","previouslyFormattedCitation":"(Haller &amp; Messer, 2019)"},"properties":{"noteIndex":0},"schema":"https://github.com/citation-style-language/schema/raw/master/csl-citation.json"}</w:instrText>
      </w:r>
      <w:r w:rsidR="00FC0721">
        <w:rPr>
          <w:rFonts w:ascii="Times New Roman" w:eastAsia="Times New Roman" w:hAnsi="Times New Roman" w:cs="Times New Roman"/>
          <w:sz w:val="24"/>
          <w:szCs w:val="24"/>
        </w:rPr>
        <w:fldChar w:fldCharType="separate"/>
      </w:r>
      <w:r w:rsidR="00FC0721" w:rsidRPr="00BD6DD3">
        <w:rPr>
          <w:rFonts w:ascii="Times New Roman" w:eastAsia="Times New Roman" w:hAnsi="Times New Roman" w:cs="Times New Roman"/>
          <w:noProof/>
          <w:sz w:val="24"/>
          <w:szCs w:val="24"/>
        </w:rPr>
        <w:t>(Haller &amp; Messer, 2019)</w:t>
      </w:r>
      <w:r w:rsidR="00FC0721">
        <w:rPr>
          <w:rFonts w:ascii="Times New Roman" w:eastAsia="Times New Roman" w:hAnsi="Times New Roman" w:cs="Times New Roman"/>
          <w:sz w:val="24"/>
          <w:szCs w:val="24"/>
        </w:rPr>
        <w:fldChar w:fldCharType="end"/>
      </w:r>
      <w:r w:rsidR="00FC0721">
        <w:rPr>
          <w:rFonts w:ascii="Times New Roman" w:eastAsia="Times New Roman" w:hAnsi="Times New Roman" w:cs="Times New Roman"/>
          <w:sz w:val="24"/>
          <w:szCs w:val="24"/>
        </w:rPr>
        <w:t xml:space="preserve"> provide very flexible and sophisticated ways to implement such simulations.</w:t>
      </w:r>
    </w:p>
    <w:p w14:paraId="1DF8F7F6" w14:textId="6BA73340" w:rsidR="00384DF0" w:rsidRDefault="00384DF0" w:rsidP="00A51948">
      <w:pPr>
        <w:spacing w:before="240" w:after="240" w:line="480" w:lineRule="auto"/>
        <w:rPr>
          <w:rFonts w:ascii="Times New Roman" w:eastAsia="Times New Roman" w:hAnsi="Times New Roman" w:cs="Times New Roman"/>
          <w:sz w:val="24"/>
          <w:szCs w:val="24"/>
        </w:rPr>
      </w:pPr>
      <w:commentRangeStart w:id="253"/>
      <w:ins w:id="254" w:author="Patrick James" w:date="2019-11-12T18:08:00Z">
        <w:r>
          <w:rPr>
            <w:rFonts w:ascii="Times New Roman" w:eastAsia="Times New Roman" w:hAnsi="Times New Roman" w:cs="Times New Roman"/>
            <w:sz w:val="24"/>
            <w:szCs w:val="24"/>
          </w:rPr>
          <w:t>XXX</w:t>
        </w:r>
        <w:commentRangeEnd w:id="253"/>
        <w:r>
          <w:rPr>
            <w:rStyle w:val="Marquedecommentaire"/>
          </w:rPr>
          <w:commentReference w:id="253"/>
        </w:r>
      </w:ins>
    </w:p>
    <w:p w14:paraId="25F3815B" w14:textId="285E7A77" w:rsidR="003706EC" w:rsidRPr="00E75CDD" w:rsidRDefault="003706EC" w:rsidP="00A51948">
      <w:pPr>
        <w:spacing w:before="240" w:after="240" w:line="480" w:lineRule="auto"/>
        <w:rPr>
          <w:rFonts w:ascii="Times New Roman" w:eastAsia="Times New Roman" w:hAnsi="Times New Roman" w:cs="Times New Roman"/>
          <w:sz w:val="24"/>
          <w:szCs w:val="24"/>
        </w:rPr>
      </w:pPr>
      <w:del w:id="255" w:author="Patrick James" w:date="2019-11-12T18:10:00Z">
        <w:r w:rsidDel="00E535D3">
          <w:rPr>
            <w:rFonts w:ascii="Times New Roman" w:eastAsia="Times New Roman" w:hAnsi="Times New Roman" w:cs="Times New Roman"/>
            <w:sz w:val="24"/>
            <w:szCs w:val="24"/>
          </w:rPr>
          <w:delText>We believe f</w:delText>
        </w:r>
      </w:del>
      <w:ins w:id="256" w:author="Patrick James" w:date="2019-11-12T18:10:00Z">
        <w:r w:rsidR="00E535D3">
          <w:rPr>
            <w:rFonts w:ascii="Times New Roman" w:eastAsia="Times New Roman" w:hAnsi="Times New Roman" w:cs="Times New Roman"/>
            <w:sz w:val="24"/>
            <w:szCs w:val="24"/>
          </w:rPr>
          <w:t>F</w:t>
        </w:r>
      </w:ins>
      <w:r>
        <w:rPr>
          <w:rFonts w:ascii="Times New Roman" w:eastAsia="Times New Roman" w:hAnsi="Times New Roman" w:cs="Times New Roman"/>
          <w:sz w:val="24"/>
          <w:szCs w:val="24"/>
        </w:rPr>
        <w:t xml:space="preserve">uture work </w:t>
      </w:r>
      <w:del w:id="257" w:author="Patrick James" w:date="2019-11-12T18:10:00Z">
        <w:r w:rsidDel="00AD4106">
          <w:rPr>
            <w:rFonts w:ascii="Times New Roman" w:eastAsia="Times New Roman" w:hAnsi="Times New Roman" w:cs="Times New Roman"/>
            <w:sz w:val="24"/>
            <w:szCs w:val="24"/>
          </w:rPr>
          <w:delText xml:space="preserve">ought </w:delText>
        </w:r>
      </w:del>
      <w:ins w:id="258" w:author="Patrick James" w:date="2019-11-12T18:10:00Z">
        <w:r w:rsidR="00AD4106">
          <w:rPr>
            <w:rFonts w:ascii="Times New Roman" w:eastAsia="Times New Roman" w:hAnsi="Times New Roman" w:cs="Times New Roman"/>
            <w:sz w:val="24"/>
            <w:szCs w:val="24"/>
          </w:rPr>
          <w:t xml:space="preserve">will need </w:t>
        </w:r>
      </w:ins>
      <w:r>
        <w:rPr>
          <w:rFonts w:ascii="Times New Roman" w:eastAsia="Times New Roman" w:hAnsi="Times New Roman" w:cs="Times New Roman"/>
          <w:sz w:val="24"/>
          <w:szCs w:val="24"/>
        </w:rPr>
        <w:t xml:space="preserve">to explore how </w:t>
      </w:r>
      <w:del w:id="259" w:author="Patrick James" w:date="2019-11-12T18:10:00Z">
        <w:r w:rsidDel="00AD4106">
          <w:rPr>
            <w:rFonts w:ascii="Times New Roman" w:eastAsia="Times New Roman" w:hAnsi="Times New Roman" w:cs="Times New Roman"/>
            <w:sz w:val="24"/>
            <w:szCs w:val="24"/>
          </w:rPr>
          <w:delText xml:space="preserve">the </w:delText>
        </w:r>
      </w:del>
      <w:commentRangeStart w:id="260"/>
      <w:r>
        <w:rPr>
          <w:rFonts w:ascii="Times New Roman" w:eastAsia="Times New Roman" w:hAnsi="Times New Roman" w:cs="Times New Roman"/>
          <w:sz w:val="24"/>
          <w:szCs w:val="24"/>
        </w:rPr>
        <w:t>performance of TGI, as well as othe</w:t>
      </w:r>
      <w:r w:rsidR="00D2594B">
        <w:rPr>
          <w:rFonts w:ascii="Times New Roman" w:eastAsia="Times New Roman" w:hAnsi="Times New Roman" w:cs="Times New Roman"/>
          <w:sz w:val="24"/>
          <w:szCs w:val="24"/>
        </w:rPr>
        <w:t xml:space="preserve">r </w:t>
      </w:r>
      <w:r>
        <w:rPr>
          <w:rFonts w:ascii="Times New Roman" w:eastAsia="Times New Roman" w:hAnsi="Times New Roman" w:cs="Times New Roman"/>
          <w:sz w:val="24"/>
          <w:szCs w:val="24"/>
        </w:rPr>
        <w:t xml:space="preserve">methods depending on the quantity and quality of the genetic data available, in detecting spatio-temporal genetic change, varies with different factors. </w:t>
      </w:r>
      <w:commentRangeEnd w:id="260"/>
      <w:r w:rsidR="00AD4106">
        <w:rPr>
          <w:rStyle w:val="Marquedecommentaire"/>
        </w:rPr>
        <w:commentReference w:id="260"/>
      </w:r>
      <w:r w:rsidR="005C17F4">
        <w:rPr>
          <w:rFonts w:ascii="Times New Roman" w:eastAsia="Times New Roman" w:hAnsi="Times New Roman" w:cs="Times New Roman"/>
          <w:sz w:val="24"/>
          <w:szCs w:val="24"/>
        </w:rPr>
        <w:t>Some of the</w:t>
      </w:r>
      <w:r>
        <w:rPr>
          <w:rFonts w:ascii="Times New Roman" w:eastAsia="Times New Roman" w:hAnsi="Times New Roman" w:cs="Times New Roman"/>
          <w:sz w:val="24"/>
          <w:szCs w:val="24"/>
        </w:rPr>
        <w:t xml:space="preserve"> factors</w:t>
      </w:r>
      <w:r w:rsidR="005C17F4">
        <w:rPr>
          <w:rFonts w:ascii="Times New Roman" w:eastAsia="Times New Roman" w:hAnsi="Times New Roman" w:cs="Times New Roman"/>
          <w:sz w:val="24"/>
          <w:szCs w:val="24"/>
        </w:rPr>
        <w:t xml:space="preserve"> we </w:t>
      </w:r>
      <w:r w:rsidR="00C1393E">
        <w:rPr>
          <w:rFonts w:ascii="Times New Roman" w:eastAsia="Times New Roman" w:hAnsi="Times New Roman" w:cs="Times New Roman"/>
          <w:sz w:val="24"/>
          <w:szCs w:val="24"/>
        </w:rPr>
        <w:t xml:space="preserve">think are </w:t>
      </w:r>
      <w:r w:rsidR="00FC0721">
        <w:rPr>
          <w:rFonts w:ascii="Times New Roman" w:eastAsia="Times New Roman" w:hAnsi="Times New Roman" w:cs="Times New Roman"/>
          <w:sz w:val="24"/>
          <w:szCs w:val="24"/>
        </w:rPr>
        <w:t>relevant</w:t>
      </w:r>
      <w:r w:rsidR="003E73EA">
        <w:rPr>
          <w:rFonts w:ascii="Times New Roman" w:eastAsia="Times New Roman" w:hAnsi="Times New Roman" w:cs="Times New Roman"/>
          <w:sz w:val="24"/>
          <w:szCs w:val="24"/>
        </w:rPr>
        <w:t xml:space="preserve"> include</w:t>
      </w:r>
      <w:r>
        <w:rPr>
          <w:rFonts w:ascii="Times New Roman" w:eastAsia="Times New Roman" w:hAnsi="Times New Roman" w:cs="Times New Roman"/>
          <w:sz w:val="24"/>
          <w:szCs w:val="24"/>
        </w:rPr>
        <w:t xml:space="preserve"> the choice of the genetic distance used in the algorithm</w:t>
      </w:r>
      <w:r w:rsidR="003E73E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the influence of the degree of spatial autocorrelation in genetic legacies</w:t>
      </w:r>
      <w:r w:rsidR="00D77D74">
        <w:rPr>
          <w:rFonts w:ascii="Times New Roman" w:eastAsia="Times New Roman" w:hAnsi="Times New Roman" w:cs="Times New Roman"/>
          <w:sz w:val="24"/>
          <w:szCs w:val="24"/>
        </w:rPr>
        <w:t xml:space="preserve">, </w:t>
      </w:r>
      <w:r w:rsidR="00F972F2">
        <w:rPr>
          <w:rFonts w:ascii="Times New Roman" w:eastAsia="Times New Roman" w:hAnsi="Times New Roman" w:cs="Times New Roman"/>
          <w:sz w:val="24"/>
          <w:szCs w:val="24"/>
        </w:rPr>
        <w:t xml:space="preserve">and </w:t>
      </w:r>
      <w:r w:rsidR="00D77D74">
        <w:rPr>
          <w:rFonts w:ascii="Times New Roman" w:eastAsia="Times New Roman" w:hAnsi="Times New Roman" w:cs="Times New Roman"/>
          <w:sz w:val="24"/>
          <w:szCs w:val="24"/>
        </w:rPr>
        <w:t xml:space="preserve">varying effective population </w:t>
      </w:r>
      <w:commentRangeStart w:id="261"/>
      <w:r w:rsidR="00D77D74">
        <w:rPr>
          <w:rFonts w:ascii="Times New Roman" w:eastAsia="Times New Roman" w:hAnsi="Times New Roman" w:cs="Times New Roman"/>
          <w:sz w:val="24"/>
          <w:szCs w:val="24"/>
        </w:rPr>
        <w:t>sizes</w:t>
      </w:r>
      <w:commentRangeEnd w:id="261"/>
      <w:r w:rsidR="00AD4106">
        <w:rPr>
          <w:rStyle w:val="Marquedecommentaire"/>
        </w:rPr>
        <w:commentReference w:id="261"/>
      </w:r>
      <w:r w:rsidR="00F972F2">
        <w:rPr>
          <w:rFonts w:ascii="Times New Roman" w:eastAsia="Times New Roman" w:hAnsi="Times New Roman" w:cs="Times New Roman"/>
          <w:sz w:val="24"/>
          <w:szCs w:val="24"/>
        </w:rPr>
        <w:t>.</w:t>
      </w:r>
    </w:p>
    <w:p w14:paraId="41986B7E" w14:textId="77777777" w:rsidR="006D70DA" w:rsidRPr="0007763B" w:rsidRDefault="006D70DA" w:rsidP="00A51948">
      <w:pPr>
        <w:spacing w:before="240" w:after="240" w:line="480" w:lineRule="auto"/>
        <w:rPr>
          <w:rFonts w:ascii="Times New Roman" w:eastAsia="Times New Roman" w:hAnsi="Times New Roman" w:cs="Times New Roman"/>
          <w:b/>
          <w:sz w:val="24"/>
          <w:szCs w:val="24"/>
        </w:rPr>
      </w:pPr>
    </w:p>
    <w:p w14:paraId="3749F458" w14:textId="6C0CCA83" w:rsidR="00E308A2" w:rsidRDefault="00E308A2" w:rsidP="00A51948">
      <w:pPr>
        <w:spacing w:before="240" w:after="240" w:line="480" w:lineRule="auto"/>
        <w:rPr>
          <w:rFonts w:ascii="Times New Roman" w:hAnsi="Times New Roman" w:cs="Times New Roman"/>
          <w:b/>
          <w:sz w:val="24"/>
          <w:szCs w:val="24"/>
        </w:rPr>
      </w:pPr>
      <w:r>
        <w:rPr>
          <w:rFonts w:ascii="Times New Roman" w:hAnsi="Times New Roman" w:cs="Times New Roman"/>
          <w:b/>
          <w:sz w:val="24"/>
          <w:szCs w:val="24"/>
        </w:rPr>
        <w:t>DATA AND SOFTWARE AVAILABILITY</w:t>
      </w:r>
    </w:p>
    <w:p w14:paraId="7A118D2A" w14:textId="49208550" w:rsidR="00E308A2" w:rsidRPr="00032375" w:rsidRDefault="00D02F42" w:rsidP="00A51948">
      <w:pPr>
        <w:spacing w:before="240" w:after="240" w:line="480" w:lineRule="auto"/>
        <w:rPr>
          <w:rFonts w:ascii="Times New Roman" w:hAnsi="Times New Roman" w:cs="Times New Roman"/>
          <w:i/>
          <w:sz w:val="24"/>
          <w:szCs w:val="24"/>
        </w:rPr>
      </w:pPr>
      <w:r>
        <w:rPr>
          <w:rFonts w:ascii="Times New Roman" w:hAnsi="Times New Roman" w:cs="Times New Roman"/>
          <w:sz w:val="24"/>
          <w:szCs w:val="24"/>
        </w:rPr>
        <w:t xml:space="preserve">All simulation data </w:t>
      </w:r>
      <w:r w:rsidR="00E308A2">
        <w:rPr>
          <w:rFonts w:ascii="Times New Roman" w:hAnsi="Times New Roman" w:cs="Times New Roman"/>
          <w:sz w:val="24"/>
          <w:szCs w:val="24"/>
        </w:rPr>
        <w:t>used for this paper will be deposited online.</w:t>
      </w:r>
      <w:r>
        <w:rPr>
          <w:rFonts w:ascii="Times New Roman" w:hAnsi="Times New Roman" w:cs="Times New Roman"/>
          <w:sz w:val="24"/>
          <w:szCs w:val="24"/>
        </w:rPr>
        <w:t xml:space="preserve"> </w:t>
      </w:r>
      <w:r w:rsidR="00E308A2">
        <w:rPr>
          <w:rFonts w:ascii="Times New Roman" w:hAnsi="Times New Roman" w:cs="Times New Roman"/>
          <w:sz w:val="24"/>
          <w:szCs w:val="24"/>
        </w:rPr>
        <w:t>Functions used to analyze the simulations</w:t>
      </w:r>
      <w:r>
        <w:rPr>
          <w:rFonts w:ascii="Times New Roman" w:hAnsi="Times New Roman" w:cs="Times New Roman"/>
          <w:sz w:val="24"/>
          <w:szCs w:val="24"/>
        </w:rPr>
        <w:t xml:space="preserve"> will be available on a public repository on GitHub.</w:t>
      </w:r>
      <w:r w:rsidR="00032375">
        <w:rPr>
          <w:rFonts w:ascii="Times New Roman" w:hAnsi="Times New Roman" w:cs="Times New Roman"/>
          <w:i/>
          <w:sz w:val="24"/>
          <w:szCs w:val="24"/>
        </w:rPr>
        <w:t xml:space="preserve"> TG</w:t>
      </w:r>
      <w:r>
        <w:rPr>
          <w:rFonts w:ascii="Times New Roman" w:hAnsi="Times New Roman" w:cs="Times New Roman"/>
          <w:i/>
          <w:sz w:val="24"/>
          <w:szCs w:val="24"/>
        </w:rPr>
        <w:t>Imicro()</w:t>
      </w:r>
      <w:r>
        <w:rPr>
          <w:rFonts w:ascii="Times New Roman" w:hAnsi="Times New Roman" w:cs="Times New Roman"/>
          <w:sz w:val="24"/>
          <w:szCs w:val="24"/>
        </w:rPr>
        <w:t xml:space="preserve"> which is the function that would be most useful to potential users of our approach, will continue to be maintained and developed and may be contributed to a package.</w:t>
      </w:r>
    </w:p>
    <w:p w14:paraId="4D132C5F" w14:textId="77777777" w:rsidR="000D683F" w:rsidRPr="00D02F42" w:rsidRDefault="000D683F" w:rsidP="00A51948">
      <w:pPr>
        <w:spacing w:before="240" w:after="240" w:line="480" w:lineRule="auto"/>
        <w:rPr>
          <w:rFonts w:ascii="Times New Roman" w:hAnsi="Times New Roman" w:cs="Times New Roman"/>
          <w:sz w:val="24"/>
          <w:szCs w:val="24"/>
        </w:rPr>
      </w:pPr>
    </w:p>
    <w:p w14:paraId="7643BE20" w14:textId="71339E7D" w:rsidR="008221AF" w:rsidRPr="0007763B" w:rsidRDefault="008221AF" w:rsidP="00A51948">
      <w:pPr>
        <w:spacing w:before="240" w:after="240" w:line="480" w:lineRule="auto"/>
        <w:rPr>
          <w:rFonts w:ascii="Times New Roman" w:hAnsi="Times New Roman" w:cs="Times New Roman"/>
          <w:b/>
          <w:sz w:val="24"/>
          <w:szCs w:val="24"/>
        </w:rPr>
      </w:pPr>
      <w:r w:rsidRPr="0007763B">
        <w:rPr>
          <w:rFonts w:ascii="Times New Roman" w:hAnsi="Times New Roman" w:cs="Times New Roman"/>
          <w:b/>
          <w:sz w:val="24"/>
          <w:szCs w:val="24"/>
        </w:rPr>
        <w:t>ACKNOWLEDGEMENTS</w:t>
      </w:r>
    </w:p>
    <w:p w14:paraId="296FB6F1" w14:textId="73FD3204" w:rsidR="008221AF" w:rsidRPr="0007763B" w:rsidRDefault="008221AF" w:rsidP="00A51948">
      <w:pPr>
        <w:spacing w:before="240" w:after="240" w:line="480" w:lineRule="auto"/>
        <w:rPr>
          <w:rFonts w:ascii="Times New Roman" w:hAnsi="Times New Roman" w:cs="Times New Roman"/>
          <w:sz w:val="24"/>
          <w:szCs w:val="24"/>
        </w:rPr>
      </w:pPr>
      <w:r w:rsidRPr="0007763B">
        <w:rPr>
          <w:rFonts w:ascii="Times New Roman" w:hAnsi="Times New Roman" w:cs="Times New Roman"/>
          <w:sz w:val="24"/>
          <w:szCs w:val="24"/>
        </w:rPr>
        <w:t xml:space="preserve">This research was supported by a grant to PMAJ and the TRIA Network from the Natural Sciences and Engineering Research Council of Canada (grant no. NET GP 434810-12), with contributions from Alberta Agriculture and Forestry, fRI Research, Manitoba Conservation and Water Stewardship, Canadian Forest Service (Natural Resources Canada), Northwest Territories Environment and Natural Resources, Ontario Ministry of Natural Resources and Forestry, Saskatchewan Ministry of Environment, West Fraser, and Weyerhaeuser. JW was also supported by a scholarship from the Forest Complexity Modelling (FCM) NSERC CREATE. Finally, we thank </w:t>
      </w:r>
      <w:r w:rsidR="005E037A">
        <w:rPr>
          <w:rFonts w:ascii="Times New Roman" w:hAnsi="Times New Roman" w:cs="Times New Roman"/>
          <w:sz w:val="24"/>
          <w:szCs w:val="24"/>
        </w:rPr>
        <w:t>Jeremy Larroque,</w:t>
      </w:r>
      <w:r w:rsidR="002862FB">
        <w:rPr>
          <w:rFonts w:ascii="Times New Roman" w:hAnsi="Times New Roman" w:cs="Times New Roman"/>
          <w:sz w:val="24"/>
          <w:szCs w:val="24"/>
        </w:rPr>
        <w:t xml:space="preserve"> Hinatea Ariey</w:t>
      </w:r>
      <w:r w:rsidR="005E037A">
        <w:rPr>
          <w:rFonts w:ascii="Times New Roman" w:hAnsi="Times New Roman" w:cs="Times New Roman"/>
          <w:sz w:val="24"/>
          <w:szCs w:val="24"/>
        </w:rPr>
        <w:t xml:space="preserve"> and others,</w:t>
      </w:r>
      <w:r w:rsidR="002862FB">
        <w:rPr>
          <w:rFonts w:ascii="Times New Roman" w:hAnsi="Times New Roman" w:cs="Times New Roman"/>
          <w:sz w:val="24"/>
          <w:szCs w:val="24"/>
        </w:rPr>
        <w:t xml:space="preserve"> for their</w:t>
      </w:r>
      <w:r w:rsidRPr="0007763B">
        <w:rPr>
          <w:rFonts w:ascii="Times New Roman" w:hAnsi="Times New Roman" w:cs="Times New Roman"/>
          <w:sz w:val="24"/>
          <w:szCs w:val="24"/>
        </w:rPr>
        <w:t xml:space="preserve"> comments on an earlier version of the manuscript.</w:t>
      </w:r>
    </w:p>
    <w:p w14:paraId="0807C411" w14:textId="77777777" w:rsidR="008221AF" w:rsidRPr="0007763B" w:rsidRDefault="008221AF" w:rsidP="00A51948">
      <w:pPr>
        <w:spacing w:before="240" w:after="240" w:line="480" w:lineRule="auto"/>
        <w:rPr>
          <w:rFonts w:ascii="Times New Roman" w:hAnsi="Times New Roman" w:cs="Times New Roman"/>
          <w:sz w:val="24"/>
          <w:szCs w:val="24"/>
        </w:rPr>
      </w:pPr>
    </w:p>
    <w:p w14:paraId="5629C031" w14:textId="1828F4CB" w:rsidR="004E13A5" w:rsidRPr="0007763B" w:rsidRDefault="004E13A5" w:rsidP="00A51948">
      <w:pPr>
        <w:spacing w:before="240" w:after="240" w:line="480" w:lineRule="auto"/>
        <w:rPr>
          <w:rFonts w:ascii="Times New Roman" w:eastAsia="Times New Roman" w:hAnsi="Times New Roman" w:cs="Times New Roman"/>
          <w:b/>
          <w:sz w:val="24"/>
          <w:szCs w:val="24"/>
        </w:rPr>
      </w:pPr>
      <w:r w:rsidRPr="0007763B">
        <w:rPr>
          <w:rFonts w:ascii="Times New Roman" w:hAnsi="Times New Roman" w:cs="Times New Roman"/>
          <w:sz w:val="24"/>
          <w:szCs w:val="24"/>
        </w:rPr>
        <w:br/>
      </w:r>
      <w:r w:rsidRPr="0007763B">
        <w:rPr>
          <w:rFonts w:ascii="Times New Roman" w:eastAsia="Times New Roman" w:hAnsi="Times New Roman" w:cs="Times New Roman"/>
          <w:b/>
          <w:sz w:val="24"/>
          <w:szCs w:val="24"/>
        </w:rPr>
        <w:t>REFERENCES</w:t>
      </w:r>
    </w:p>
    <w:p w14:paraId="6FE14F8E" w14:textId="452DD2DD" w:rsidR="008B2DA1" w:rsidRPr="008B2DA1" w:rsidRDefault="004E13A5" w:rsidP="008B2DA1">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07763B">
        <w:rPr>
          <w:rFonts w:ascii="Times New Roman" w:eastAsia="Times New Roman" w:hAnsi="Times New Roman" w:cs="Times New Roman"/>
          <w:sz w:val="24"/>
          <w:szCs w:val="24"/>
        </w:rPr>
        <w:lastRenderedPageBreak/>
        <w:fldChar w:fldCharType="begin" w:fldLock="1"/>
      </w:r>
      <w:r w:rsidRPr="0007763B">
        <w:rPr>
          <w:rFonts w:ascii="Times New Roman" w:eastAsia="Times New Roman" w:hAnsi="Times New Roman" w:cs="Times New Roman"/>
          <w:sz w:val="24"/>
          <w:szCs w:val="24"/>
        </w:rPr>
        <w:instrText xml:space="preserve">ADDIN Mendeley Bibliography CSL_BIBLIOGRAPHY </w:instrText>
      </w:r>
      <w:r w:rsidRPr="0007763B">
        <w:rPr>
          <w:rFonts w:ascii="Times New Roman" w:eastAsia="Times New Roman" w:hAnsi="Times New Roman" w:cs="Times New Roman"/>
          <w:sz w:val="24"/>
          <w:szCs w:val="24"/>
        </w:rPr>
        <w:fldChar w:fldCharType="separate"/>
      </w:r>
      <w:r w:rsidR="008B2DA1" w:rsidRPr="008B2DA1">
        <w:rPr>
          <w:rFonts w:ascii="Times New Roman" w:hAnsi="Times New Roman" w:cs="Times New Roman"/>
          <w:noProof/>
          <w:sz w:val="24"/>
          <w:szCs w:val="24"/>
        </w:rPr>
        <w:t xml:space="preserve">Adams, D. C., &amp; Collyer, M. L. (2015). Permutation tests for phylogenetic comparative analyses of high-dimensional shape data: What you shuffle matters. </w:t>
      </w:r>
      <w:r w:rsidR="008B2DA1" w:rsidRPr="008B2DA1">
        <w:rPr>
          <w:rFonts w:ascii="Times New Roman" w:hAnsi="Times New Roman" w:cs="Times New Roman"/>
          <w:i/>
          <w:iCs/>
          <w:noProof/>
          <w:sz w:val="24"/>
          <w:szCs w:val="24"/>
        </w:rPr>
        <w:t>Evolution</w:t>
      </w:r>
      <w:r w:rsidR="008B2DA1" w:rsidRPr="008B2DA1">
        <w:rPr>
          <w:rFonts w:ascii="Times New Roman" w:hAnsi="Times New Roman" w:cs="Times New Roman"/>
          <w:noProof/>
          <w:sz w:val="24"/>
          <w:szCs w:val="24"/>
        </w:rPr>
        <w:t xml:space="preserve">, </w:t>
      </w:r>
      <w:r w:rsidR="008B2DA1" w:rsidRPr="008B2DA1">
        <w:rPr>
          <w:rFonts w:ascii="Times New Roman" w:hAnsi="Times New Roman" w:cs="Times New Roman"/>
          <w:i/>
          <w:iCs/>
          <w:noProof/>
          <w:sz w:val="24"/>
          <w:szCs w:val="24"/>
        </w:rPr>
        <w:t>69</w:t>
      </w:r>
      <w:r w:rsidR="008B2DA1" w:rsidRPr="008B2DA1">
        <w:rPr>
          <w:rFonts w:ascii="Times New Roman" w:hAnsi="Times New Roman" w:cs="Times New Roman"/>
          <w:noProof/>
          <w:sz w:val="24"/>
          <w:szCs w:val="24"/>
        </w:rPr>
        <w:t>(3), 823–829. doi: 10.1111/evo.12596</w:t>
      </w:r>
    </w:p>
    <w:p w14:paraId="31B5E656" w14:textId="77777777" w:rsidR="008B2DA1" w:rsidRPr="008B2DA1" w:rsidRDefault="008B2DA1" w:rsidP="008B2DA1">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8B2DA1">
        <w:rPr>
          <w:rFonts w:ascii="Times New Roman" w:hAnsi="Times New Roman" w:cs="Times New Roman"/>
          <w:noProof/>
          <w:sz w:val="24"/>
          <w:szCs w:val="24"/>
        </w:rPr>
        <w:t xml:space="preserve">Aeschbacher, S., Selby, J. P., Willis, J. H., &amp; Coop, G. (2016). </w:t>
      </w:r>
      <w:r w:rsidRPr="008B2DA1">
        <w:rPr>
          <w:rFonts w:ascii="Times New Roman" w:hAnsi="Times New Roman" w:cs="Times New Roman"/>
          <w:i/>
          <w:iCs/>
          <w:noProof/>
          <w:sz w:val="24"/>
          <w:szCs w:val="24"/>
        </w:rPr>
        <w:t>Population-genomic inference of the strength and timing of selection against gene flow</w:t>
      </w:r>
      <w:r w:rsidRPr="008B2DA1">
        <w:rPr>
          <w:rFonts w:ascii="Times New Roman" w:hAnsi="Times New Roman" w:cs="Times New Roman"/>
          <w:noProof/>
          <w:sz w:val="24"/>
          <w:szCs w:val="24"/>
        </w:rPr>
        <w:t>. (18), 1–6. doi: 10.1101/072736</w:t>
      </w:r>
    </w:p>
    <w:p w14:paraId="2A522C83" w14:textId="77777777" w:rsidR="008B2DA1" w:rsidRPr="008B2DA1" w:rsidRDefault="008B2DA1" w:rsidP="008B2DA1">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8B2DA1">
        <w:rPr>
          <w:rFonts w:ascii="Times New Roman" w:hAnsi="Times New Roman" w:cs="Times New Roman"/>
          <w:noProof/>
          <w:sz w:val="24"/>
          <w:szCs w:val="24"/>
        </w:rPr>
        <w:t xml:space="preserve">Allendorf, F. W., Hohenlohe, P. A., &amp; Luikart, G. (2010). Genomics and the future of conservation genetics. </w:t>
      </w:r>
      <w:r w:rsidRPr="008B2DA1">
        <w:rPr>
          <w:rFonts w:ascii="Times New Roman" w:hAnsi="Times New Roman" w:cs="Times New Roman"/>
          <w:i/>
          <w:iCs/>
          <w:noProof/>
          <w:sz w:val="24"/>
          <w:szCs w:val="24"/>
        </w:rPr>
        <w:t>Nature Reviews. Genetics</w:t>
      </w:r>
      <w:r w:rsidRPr="008B2DA1">
        <w:rPr>
          <w:rFonts w:ascii="Times New Roman" w:hAnsi="Times New Roman" w:cs="Times New Roman"/>
          <w:noProof/>
          <w:sz w:val="24"/>
          <w:szCs w:val="24"/>
        </w:rPr>
        <w:t xml:space="preserve">, </w:t>
      </w:r>
      <w:r w:rsidRPr="008B2DA1">
        <w:rPr>
          <w:rFonts w:ascii="Times New Roman" w:hAnsi="Times New Roman" w:cs="Times New Roman"/>
          <w:i/>
          <w:iCs/>
          <w:noProof/>
          <w:sz w:val="24"/>
          <w:szCs w:val="24"/>
        </w:rPr>
        <w:t>11</w:t>
      </w:r>
      <w:r w:rsidRPr="008B2DA1">
        <w:rPr>
          <w:rFonts w:ascii="Times New Roman" w:hAnsi="Times New Roman" w:cs="Times New Roman"/>
          <w:noProof/>
          <w:sz w:val="24"/>
          <w:szCs w:val="24"/>
        </w:rPr>
        <w:t>(10), 697–709. doi: 10.1038/nrg2844</w:t>
      </w:r>
    </w:p>
    <w:p w14:paraId="2D826B11" w14:textId="77777777" w:rsidR="008B2DA1" w:rsidRPr="008B2DA1" w:rsidRDefault="008B2DA1" w:rsidP="008B2DA1">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8B2DA1">
        <w:rPr>
          <w:rFonts w:ascii="Times New Roman" w:hAnsi="Times New Roman" w:cs="Times New Roman"/>
          <w:noProof/>
          <w:sz w:val="24"/>
          <w:szCs w:val="24"/>
        </w:rPr>
        <w:t xml:space="preserve">Bezemer, N., Krauss, S. L., Roberts, D. G., &amp; Hopper, S. D. (2019). Conservation of old individual trees and small populations is integral to maintain species’ genetic diversity of a historically fragmented woody perennial. </w:t>
      </w:r>
      <w:r w:rsidRPr="008B2DA1">
        <w:rPr>
          <w:rFonts w:ascii="Times New Roman" w:hAnsi="Times New Roman" w:cs="Times New Roman"/>
          <w:i/>
          <w:iCs/>
          <w:noProof/>
          <w:sz w:val="24"/>
          <w:szCs w:val="24"/>
        </w:rPr>
        <w:t>Molecular Ecology</w:t>
      </w:r>
      <w:r w:rsidRPr="008B2DA1">
        <w:rPr>
          <w:rFonts w:ascii="Times New Roman" w:hAnsi="Times New Roman" w:cs="Times New Roman"/>
          <w:noProof/>
          <w:sz w:val="24"/>
          <w:szCs w:val="24"/>
        </w:rPr>
        <w:t>, (January), 3339–3357. doi: 10.1111/mec.15164</w:t>
      </w:r>
    </w:p>
    <w:p w14:paraId="7F523DF8" w14:textId="77777777" w:rsidR="008B2DA1" w:rsidRPr="008B2DA1" w:rsidRDefault="008B2DA1" w:rsidP="008B2DA1">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8B2DA1">
        <w:rPr>
          <w:rFonts w:ascii="Times New Roman" w:hAnsi="Times New Roman" w:cs="Times New Roman"/>
          <w:noProof/>
          <w:sz w:val="24"/>
          <w:szCs w:val="24"/>
        </w:rPr>
        <w:t xml:space="preserve">Bhatia, G., Patterson, N., Sankararaman, S., &amp; Price, A. L. (2013). Estimating and interpreting F. </w:t>
      </w:r>
      <w:r w:rsidRPr="008B2DA1">
        <w:rPr>
          <w:rFonts w:ascii="Times New Roman" w:hAnsi="Times New Roman" w:cs="Times New Roman"/>
          <w:i/>
          <w:iCs/>
          <w:noProof/>
          <w:sz w:val="24"/>
          <w:szCs w:val="24"/>
        </w:rPr>
        <w:t>Genome Research</w:t>
      </w:r>
      <w:r w:rsidRPr="008B2DA1">
        <w:rPr>
          <w:rFonts w:ascii="Times New Roman" w:hAnsi="Times New Roman" w:cs="Times New Roman"/>
          <w:noProof/>
          <w:sz w:val="24"/>
          <w:szCs w:val="24"/>
        </w:rPr>
        <w:t>, (2), 1–9. doi: 10.1101/gr.154831.113.23</w:t>
      </w:r>
    </w:p>
    <w:p w14:paraId="11204849" w14:textId="77777777" w:rsidR="008B2DA1" w:rsidRPr="008B2DA1" w:rsidRDefault="008B2DA1" w:rsidP="008B2DA1">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8B2DA1">
        <w:rPr>
          <w:rFonts w:ascii="Times New Roman" w:hAnsi="Times New Roman" w:cs="Times New Roman"/>
          <w:noProof/>
          <w:sz w:val="24"/>
          <w:szCs w:val="24"/>
        </w:rPr>
        <w:t xml:space="preserve">Bolliger, J., Lander, T., &amp; Balkenhol, N. (2014). Landscape genetics since 2003: Status, challenges and future directions. </w:t>
      </w:r>
      <w:r w:rsidRPr="008B2DA1">
        <w:rPr>
          <w:rFonts w:ascii="Times New Roman" w:hAnsi="Times New Roman" w:cs="Times New Roman"/>
          <w:i/>
          <w:iCs/>
          <w:noProof/>
          <w:sz w:val="24"/>
          <w:szCs w:val="24"/>
        </w:rPr>
        <w:t>Landscape Ecology</w:t>
      </w:r>
      <w:r w:rsidRPr="008B2DA1">
        <w:rPr>
          <w:rFonts w:ascii="Times New Roman" w:hAnsi="Times New Roman" w:cs="Times New Roman"/>
          <w:noProof/>
          <w:sz w:val="24"/>
          <w:szCs w:val="24"/>
        </w:rPr>
        <w:t xml:space="preserve">, </w:t>
      </w:r>
      <w:r w:rsidRPr="008B2DA1">
        <w:rPr>
          <w:rFonts w:ascii="Times New Roman" w:hAnsi="Times New Roman" w:cs="Times New Roman"/>
          <w:i/>
          <w:iCs/>
          <w:noProof/>
          <w:sz w:val="24"/>
          <w:szCs w:val="24"/>
        </w:rPr>
        <w:t>29</w:t>
      </w:r>
      <w:r w:rsidRPr="008B2DA1">
        <w:rPr>
          <w:rFonts w:ascii="Times New Roman" w:hAnsi="Times New Roman" w:cs="Times New Roman"/>
          <w:noProof/>
          <w:sz w:val="24"/>
          <w:szCs w:val="24"/>
        </w:rPr>
        <w:t>(3), 361–366. doi: 10.1007/s10980-013-9982-x</w:t>
      </w:r>
    </w:p>
    <w:p w14:paraId="1E81CF4B" w14:textId="77777777" w:rsidR="008B2DA1" w:rsidRPr="008B2DA1" w:rsidRDefault="008B2DA1" w:rsidP="008B2DA1">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8B2DA1">
        <w:rPr>
          <w:rFonts w:ascii="Times New Roman" w:hAnsi="Times New Roman" w:cs="Times New Roman"/>
          <w:noProof/>
          <w:sz w:val="24"/>
          <w:szCs w:val="24"/>
        </w:rPr>
        <w:t xml:space="preserve">Bolnick, D. I., &amp; Nosil, P. (2007). Natural selection in populations subject to a migration load. </w:t>
      </w:r>
      <w:r w:rsidRPr="008B2DA1">
        <w:rPr>
          <w:rFonts w:ascii="Times New Roman" w:hAnsi="Times New Roman" w:cs="Times New Roman"/>
          <w:i/>
          <w:iCs/>
          <w:noProof/>
          <w:sz w:val="24"/>
          <w:szCs w:val="24"/>
        </w:rPr>
        <w:t>Evolution</w:t>
      </w:r>
      <w:r w:rsidRPr="008B2DA1">
        <w:rPr>
          <w:rFonts w:ascii="Times New Roman" w:hAnsi="Times New Roman" w:cs="Times New Roman"/>
          <w:noProof/>
          <w:sz w:val="24"/>
          <w:szCs w:val="24"/>
        </w:rPr>
        <w:t xml:space="preserve">, </w:t>
      </w:r>
      <w:r w:rsidRPr="008B2DA1">
        <w:rPr>
          <w:rFonts w:ascii="Times New Roman" w:hAnsi="Times New Roman" w:cs="Times New Roman"/>
          <w:i/>
          <w:iCs/>
          <w:noProof/>
          <w:sz w:val="24"/>
          <w:szCs w:val="24"/>
        </w:rPr>
        <w:t>61</w:t>
      </w:r>
      <w:r w:rsidRPr="008B2DA1">
        <w:rPr>
          <w:rFonts w:ascii="Times New Roman" w:hAnsi="Times New Roman" w:cs="Times New Roman"/>
          <w:noProof/>
          <w:sz w:val="24"/>
          <w:szCs w:val="24"/>
        </w:rPr>
        <w:t>(9), 2229–2243. doi: 10.1111/j.1558-5646.2007.00179.x</w:t>
      </w:r>
    </w:p>
    <w:p w14:paraId="74FA419E" w14:textId="77777777" w:rsidR="008B2DA1" w:rsidRPr="008B2DA1" w:rsidRDefault="008B2DA1" w:rsidP="008B2DA1">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8B2DA1">
        <w:rPr>
          <w:rFonts w:ascii="Times New Roman" w:hAnsi="Times New Roman" w:cs="Times New Roman"/>
          <w:noProof/>
          <w:sz w:val="24"/>
          <w:szCs w:val="24"/>
        </w:rPr>
        <w:t xml:space="preserve">Bradburd, G. S., &amp; Ralph, P. L. (2019). Spatial Population Genetics: It’s About Time. </w:t>
      </w:r>
      <w:r w:rsidRPr="008B2DA1">
        <w:rPr>
          <w:rFonts w:ascii="Times New Roman" w:hAnsi="Times New Roman" w:cs="Times New Roman"/>
          <w:i/>
          <w:iCs/>
          <w:noProof/>
          <w:sz w:val="24"/>
          <w:szCs w:val="24"/>
        </w:rPr>
        <w:t>Annual Review of Ecology, Evolution, and Systematics</w:t>
      </w:r>
      <w:r w:rsidRPr="008B2DA1">
        <w:rPr>
          <w:rFonts w:ascii="Times New Roman" w:hAnsi="Times New Roman" w:cs="Times New Roman"/>
          <w:noProof/>
          <w:sz w:val="24"/>
          <w:szCs w:val="24"/>
        </w:rPr>
        <w:t xml:space="preserve">, </w:t>
      </w:r>
      <w:r w:rsidRPr="008B2DA1">
        <w:rPr>
          <w:rFonts w:ascii="Times New Roman" w:hAnsi="Times New Roman" w:cs="Times New Roman"/>
          <w:i/>
          <w:iCs/>
          <w:noProof/>
          <w:sz w:val="24"/>
          <w:szCs w:val="24"/>
        </w:rPr>
        <w:t>50</w:t>
      </w:r>
      <w:r w:rsidRPr="008B2DA1">
        <w:rPr>
          <w:rFonts w:ascii="Times New Roman" w:hAnsi="Times New Roman" w:cs="Times New Roman"/>
          <w:noProof/>
          <w:sz w:val="24"/>
          <w:szCs w:val="24"/>
        </w:rPr>
        <w:t>(1), 427–449. doi: 10.1146/annurev-</w:t>
      </w:r>
      <w:r w:rsidRPr="008B2DA1">
        <w:rPr>
          <w:rFonts w:ascii="Times New Roman" w:hAnsi="Times New Roman" w:cs="Times New Roman"/>
          <w:noProof/>
          <w:sz w:val="24"/>
          <w:szCs w:val="24"/>
        </w:rPr>
        <w:lastRenderedPageBreak/>
        <w:t>ecolsys-110316-022659</w:t>
      </w:r>
    </w:p>
    <w:p w14:paraId="3FB42E47" w14:textId="77777777" w:rsidR="008B2DA1" w:rsidRPr="008B2DA1" w:rsidRDefault="008B2DA1" w:rsidP="008B2DA1">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8B2DA1">
        <w:rPr>
          <w:rFonts w:ascii="Times New Roman" w:hAnsi="Times New Roman" w:cs="Times New Roman"/>
          <w:noProof/>
          <w:sz w:val="24"/>
          <w:szCs w:val="24"/>
        </w:rPr>
        <w:t xml:space="preserve">Buschbom, J., Yanbaev, Y., &amp; Degen, B. (2011). Efficient long-distance gene flow into an isolated relict oak stand. </w:t>
      </w:r>
      <w:r w:rsidRPr="008B2DA1">
        <w:rPr>
          <w:rFonts w:ascii="Times New Roman" w:hAnsi="Times New Roman" w:cs="Times New Roman"/>
          <w:i/>
          <w:iCs/>
          <w:noProof/>
          <w:sz w:val="24"/>
          <w:szCs w:val="24"/>
        </w:rPr>
        <w:t>Journal of Heredity</w:t>
      </w:r>
      <w:r w:rsidRPr="008B2DA1">
        <w:rPr>
          <w:rFonts w:ascii="Times New Roman" w:hAnsi="Times New Roman" w:cs="Times New Roman"/>
          <w:noProof/>
          <w:sz w:val="24"/>
          <w:szCs w:val="24"/>
        </w:rPr>
        <w:t xml:space="preserve">, </w:t>
      </w:r>
      <w:r w:rsidRPr="008B2DA1">
        <w:rPr>
          <w:rFonts w:ascii="Times New Roman" w:hAnsi="Times New Roman" w:cs="Times New Roman"/>
          <w:i/>
          <w:iCs/>
          <w:noProof/>
          <w:sz w:val="24"/>
          <w:szCs w:val="24"/>
        </w:rPr>
        <w:t>102</w:t>
      </w:r>
      <w:r w:rsidRPr="008B2DA1">
        <w:rPr>
          <w:rFonts w:ascii="Times New Roman" w:hAnsi="Times New Roman" w:cs="Times New Roman"/>
          <w:noProof/>
          <w:sz w:val="24"/>
          <w:szCs w:val="24"/>
        </w:rPr>
        <w:t>(4), 464–472. doi: 10.1093/jhered/esr023</w:t>
      </w:r>
    </w:p>
    <w:p w14:paraId="7E603893" w14:textId="77777777" w:rsidR="008B2DA1" w:rsidRPr="008B2DA1" w:rsidRDefault="008B2DA1" w:rsidP="008B2DA1">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8B2DA1">
        <w:rPr>
          <w:rFonts w:ascii="Times New Roman" w:hAnsi="Times New Roman" w:cs="Times New Roman"/>
          <w:noProof/>
          <w:sz w:val="24"/>
          <w:szCs w:val="24"/>
        </w:rPr>
        <w:t xml:space="preserve">Cayuela, H., Rougemont, Q., Prunier, J. G., Moore, J. S., Clobert, J., Besnard, A., &amp; Bernatchez, L. (2018). Demographic and genetic approaches to study dispersal in wild animal populations: A methodological review. </w:t>
      </w:r>
      <w:r w:rsidRPr="008B2DA1">
        <w:rPr>
          <w:rFonts w:ascii="Times New Roman" w:hAnsi="Times New Roman" w:cs="Times New Roman"/>
          <w:i/>
          <w:iCs/>
          <w:noProof/>
          <w:sz w:val="24"/>
          <w:szCs w:val="24"/>
        </w:rPr>
        <w:t>Molecular Ecology</w:t>
      </w:r>
      <w:r w:rsidRPr="008B2DA1">
        <w:rPr>
          <w:rFonts w:ascii="Times New Roman" w:hAnsi="Times New Roman" w:cs="Times New Roman"/>
          <w:noProof/>
          <w:sz w:val="24"/>
          <w:szCs w:val="24"/>
        </w:rPr>
        <w:t xml:space="preserve">, </w:t>
      </w:r>
      <w:r w:rsidRPr="008B2DA1">
        <w:rPr>
          <w:rFonts w:ascii="Times New Roman" w:hAnsi="Times New Roman" w:cs="Times New Roman"/>
          <w:i/>
          <w:iCs/>
          <w:noProof/>
          <w:sz w:val="24"/>
          <w:szCs w:val="24"/>
        </w:rPr>
        <w:t>27</w:t>
      </w:r>
      <w:r w:rsidRPr="008B2DA1">
        <w:rPr>
          <w:rFonts w:ascii="Times New Roman" w:hAnsi="Times New Roman" w:cs="Times New Roman"/>
          <w:noProof/>
          <w:sz w:val="24"/>
          <w:szCs w:val="24"/>
        </w:rPr>
        <w:t>(20), 3976–4010. doi: 10.1111/mec.14848</w:t>
      </w:r>
    </w:p>
    <w:p w14:paraId="4C6756FD" w14:textId="77777777" w:rsidR="008B2DA1" w:rsidRPr="008B2DA1" w:rsidRDefault="008B2DA1" w:rsidP="008B2DA1">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8B2DA1">
        <w:rPr>
          <w:rFonts w:ascii="Times New Roman" w:hAnsi="Times New Roman" w:cs="Times New Roman"/>
          <w:noProof/>
          <w:sz w:val="24"/>
          <w:szCs w:val="24"/>
        </w:rPr>
        <w:t xml:space="preserve">Creech, T. G., Epps, C. W., Landguth, E. L., Wehausen, J. D., Crowhurst, R. S., Holton, B., &amp; Monello, R. J. (2017). Simulating the spread of selection-driven genotypes using landscape resistance models for desert bighorn sheep. </w:t>
      </w:r>
      <w:r w:rsidRPr="008B2DA1">
        <w:rPr>
          <w:rFonts w:ascii="Times New Roman" w:hAnsi="Times New Roman" w:cs="Times New Roman"/>
          <w:i/>
          <w:iCs/>
          <w:noProof/>
          <w:sz w:val="24"/>
          <w:szCs w:val="24"/>
        </w:rPr>
        <w:t>PLoS ONE</w:t>
      </w:r>
      <w:r w:rsidRPr="008B2DA1">
        <w:rPr>
          <w:rFonts w:ascii="Times New Roman" w:hAnsi="Times New Roman" w:cs="Times New Roman"/>
          <w:noProof/>
          <w:sz w:val="24"/>
          <w:szCs w:val="24"/>
        </w:rPr>
        <w:t xml:space="preserve">, </w:t>
      </w:r>
      <w:r w:rsidRPr="008B2DA1">
        <w:rPr>
          <w:rFonts w:ascii="Times New Roman" w:hAnsi="Times New Roman" w:cs="Times New Roman"/>
          <w:i/>
          <w:iCs/>
          <w:noProof/>
          <w:sz w:val="24"/>
          <w:szCs w:val="24"/>
        </w:rPr>
        <w:t>12</w:t>
      </w:r>
      <w:r w:rsidRPr="008B2DA1">
        <w:rPr>
          <w:rFonts w:ascii="Times New Roman" w:hAnsi="Times New Roman" w:cs="Times New Roman"/>
          <w:noProof/>
          <w:sz w:val="24"/>
          <w:szCs w:val="24"/>
        </w:rPr>
        <w:t>(5), 1–26. doi: 10.1371/journal.pone.0176960</w:t>
      </w:r>
    </w:p>
    <w:p w14:paraId="3380FDDB" w14:textId="77777777" w:rsidR="008B2DA1" w:rsidRPr="008B2DA1" w:rsidRDefault="008B2DA1" w:rsidP="008B2DA1">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8B2DA1">
        <w:rPr>
          <w:rFonts w:ascii="Times New Roman" w:hAnsi="Times New Roman" w:cs="Times New Roman"/>
          <w:noProof/>
          <w:sz w:val="24"/>
          <w:szCs w:val="24"/>
        </w:rPr>
        <w:t xml:space="preserve">Cubry, P., Vigouroux, Y., &amp; François, O. (2017). The Empirical Distribution of Singletons for Geographic Samples of DNA Sequences. </w:t>
      </w:r>
      <w:r w:rsidRPr="008B2DA1">
        <w:rPr>
          <w:rFonts w:ascii="Times New Roman" w:hAnsi="Times New Roman" w:cs="Times New Roman"/>
          <w:i/>
          <w:iCs/>
          <w:noProof/>
          <w:sz w:val="24"/>
          <w:szCs w:val="24"/>
        </w:rPr>
        <w:t>Frontiers in Genetics</w:t>
      </w:r>
      <w:r w:rsidRPr="008B2DA1">
        <w:rPr>
          <w:rFonts w:ascii="Times New Roman" w:hAnsi="Times New Roman" w:cs="Times New Roman"/>
          <w:noProof/>
          <w:sz w:val="24"/>
          <w:szCs w:val="24"/>
        </w:rPr>
        <w:t xml:space="preserve">, </w:t>
      </w:r>
      <w:r w:rsidRPr="008B2DA1">
        <w:rPr>
          <w:rFonts w:ascii="Times New Roman" w:hAnsi="Times New Roman" w:cs="Times New Roman"/>
          <w:i/>
          <w:iCs/>
          <w:noProof/>
          <w:sz w:val="24"/>
          <w:szCs w:val="24"/>
        </w:rPr>
        <w:t>8</w:t>
      </w:r>
      <w:r w:rsidRPr="008B2DA1">
        <w:rPr>
          <w:rFonts w:ascii="Times New Roman" w:hAnsi="Times New Roman" w:cs="Times New Roman"/>
          <w:noProof/>
          <w:sz w:val="24"/>
          <w:szCs w:val="24"/>
        </w:rPr>
        <w:t>(September), 1–10. doi: 10.3389/fgene.2017.00139</w:t>
      </w:r>
    </w:p>
    <w:p w14:paraId="76977B25" w14:textId="77777777" w:rsidR="008B2DA1" w:rsidRPr="008B2DA1" w:rsidRDefault="008B2DA1" w:rsidP="008B2DA1">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8B2DA1">
        <w:rPr>
          <w:rFonts w:ascii="Times New Roman" w:hAnsi="Times New Roman" w:cs="Times New Roman"/>
          <w:noProof/>
          <w:sz w:val="24"/>
          <w:szCs w:val="24"/>
        </w:rPr>
        <w:t xml:space="preserve">Currat, M., Ray, N., &amp; Excoffier, L. (2004). SPLATCHE: A program to simulate genetic diversity taking into account environmental heterogeneity. </w:t>
      </w:r>
      <w:r w:rsidRPr="008B2DA1">
        <w:rPr>
          <w:rFonts w:ascii="Times New Roman" w:hAnsi="Times New Roman" w:cs="Times New Roman"/>
          <w:i/>
          <w:iCs/>
          <w:noProof/>
          <w:sz w:val="24"/>
          <w:szCs w:val="24"/>
        </w:rPr>
        <w:t>Molecular Ecology Notes</w:t>
      </w:r>
      <w:r w:rsidRPr="008B2DA1">
        <w:rPr>
          <w:rFonts w:ascii="Times New Roman" w:hAnsi="Times New Roman" w:cs="Times New Roman"/>
          <w:noProof/>
          <w:sz w:val="24"/>
          <w:szCs w:val="24"/>
        </w:rPr>
        <w:t xml:space="preserve">, </w:t>
      </w:r>
      <w:r w:rsidRPr="008B2DA1">
        <w:rPr>
          <w:rFonts w:ascii="Times New Roman" w:hAnsi="Times New Roman" w:cs="Times New Roman"/>
          <w:i/>
          <w:iCs/>
          <w:noProof/>
          <w:sz w:val="24"/>
          <w:szCs w:val="24"/>
        </w:rPr>
        <w:t>4</w:t>
      </w:r>
      <w:r w:rsidRPr="008B2DA1">
        <w:rPr>
          <w:rFonts w:ascii="Times New Roman" w:hAnsi="Times New Roman" w:cs="Times New Roman"/>
          <w:noProof/>
          <w:sz w:val="24"/>
          <w:szCs w:val="24"/>
        </w:rPr>
        <w:t>(1), 139–142. doi: 10.1046/j.1471-8286.2003.00582.x</w:t>
      </w:r>
    </w:p>
    <w:p w14:paraId="2C5C2A50" w14:textId="77777777" w:rsidR="008B2DA1" w:rsidRPr="008B2DA1" w:rsidRDefault="008B2DA1" w:rsidP="008B2DA1">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8B2DA1">
        <w:rPr>
          <w:rFonts w:ascii="Times New Roman" w:hAnsi="Times New Roman" w:cs="Times New Roman"/>
          <w:noProof/>
          <w:sz w:val="24"/>
          <w:szCs w:val="24"/>
        </w:rPr>
        <w:t xml:space="preserve">Draheim, H. M., Moore, J. A., Fortin, M. J., &amp; Scribner, K. T. (2018). Beyond the snapshot: Landscape genetic analysis of time series data reveal responses of American black bears to landscape change. </w:t>
      </w:r>
      <w:r w:rsidRPr="008B2DA1">
        <w:rPr>
          <w:rFonts w:ascii="Times New Roman" w:hAnsi="Times New Roman" w:cs="Times New Roman"/>
          <w:i/>
          <w:iCs/>
          <w:noProof/>
          <w:sz w:val="24"/>
          <w:szCs w:val="24"/>
        </w:rPr>
        <w:t>Evolutionary Applications</w:t>
      </w:r>
      <w:r w:rsidRPr="008B2DA1">
        <w:rPr>
          <w:rFonts w:ascii="Times New Roman" w:hAnsi="Times New Roman" w:cs="Times New Roman"/>
          <w:noProof/>
          <w:sz w:val="24"/>
          <w:szCs w:val="24"/>
        </w:rPr>
        <w:t xml:space="preserve">, </w:t>
      </w:r>
      <w:r w:rsidRPr="008B2DA1">
        <w:rPr>
          <w:rFonts w:ascii="Times New Roman" w:hAnsi="Times New Roman" w:cs="Times New Roman"/>
          <w:i/>
          <w:iCs/>
          <w:noProof/>
          <w:sz w:val="24"/>
          <w:szCs w:val="24"/>
        </w:rPr>
        <w:t>11</w:t>
      </w:r>
      <w:r w:rsidRPr="008B2DA1">
        <w:rPr>
          <w:rFonts w:ascii="Times New Roman" w:hAnsi="Times New Roman" w:cs="Times New Roman"/>
          <w:noProof/>
          <w:sz w:val="24"/>
          <w:szCs w:val="24"/>
        </w:rPr>
        <w:t>(8), 1219–1230. doi: 10.1111/eva.12617</w:t>
      </w:r>
    </w:p>
    <w:p w14:paraId="66CFF9E1" w14:textId="77777777" w:rsidR="008B2DA1" w:rsidRPr="008B2DA1" w:rsidRDefault="008B2DA1" w:rsidP="008B2DA1">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8B2DA1">
        <w:rPr>
          <w:rFonts w:ascii="Times New Roman" w:hAnsi="Times New Roman" w:cs="Times New Roman"/>
          <w:noProof/>
          <w:sz w:val="24"/>
          <w:szCs w:val="24"/>
        </w:rPr>
        <w:lastRenderedPageBreak/>
        <w:t xml:space="preserve">Dray, S., Bauman, D., Blanchet, G., Borcard, D., Clappe, S., Guenard, G., … Wagner, H. H. (2019). </w:t>
      </w:r>
      <w:r w:rsidRPr="008B2DA1">
        <w:rPr>
          <w:rFonts w:ascii="Times New Roman" w:hAnsi="Times New Roman" w:cs="Times New Roman"/>
          <w:i/>
          <w:iCs/>
          <w:noProof/>
          <w:sz w:val="24"/>
          <w:szCs w:val="24"/>
        </w:rPr>
        <w:t>adespatial: Multivariate Multiscale Spatial Analysis.</w:t>
      </w:r>
      <w:r w:rsidRPr="008B2DA1">
        <w:rPr>
          <w:rFonts w:ascii="Times New Roman" w:hAnsi="Times New Roman" w:cs="Times New Roman"/>
          <w:noProof/>
          <w:sz w:val="24"/>
          <w:szCs w:val="24"/>
        </w:rPr>
        <w:t xml:space="preserve"> Retrieved from https://cran.r-project.org/package=adespatial</w:t>
      </w:r>
    </w:p>
    <w:p w14:paraId="53B21D21" w14:textId="77777777" w:rsidR="008B2DA1" w:rsidRPr="008B2DA1" w:rsidRDefault="008B2DA1" w:rsidP="008B2DA1">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8B2DA1">
        <w:rPr>
          <w:rFonts w:ascii="Times New Roman" w:hAnsi="Times New Roman" w:cs="Times New Roman"/>
          <w:noProof/>
          <w:sz w:val="24"/>
          <w:szCs w:val="24"/>
        </w:rPr>
        <w:t xml:space="preserve">Epperson, B. K., McRae, B. H., Scribner, K., Cushman, S. a, Rosenberg, M. S., Fortin, M.-J., … Dale, M. R. T. (2010). Utility of computer simulations in landscape genetics. </w:t>
      </w:r>
      <w:r w:rsidRPr="008B2DA1">
        <w:rPr>
          <w:rFonts w:ascii="Times New Roman" w:hAnsi="Times New Roman" w:cs="Times New Roman"/>
          <w:i/>
          <w:iCs/>
          <w:noProof/>
          <w:sz w:val="24"/>
          <w:szCs w:val="24"/>
        </w:rPr>
        <w:t>Molecular Ecology</w:t>
      </w:r>
      <w:r w:rsidRPr="008B2DA1">
        <w:rPr>
          <w:rFonts w:ascii="Times New Roman" w:hAnsi="Times New Roman" w:cs="Times New Roman"/>
          <w:noProof/>
          <w:sz w:val="24"/>
          <w:szCs w:val="24"/>
        </w:rPr>
        <w:t xml:space="preserve">, </w:t>
      </w:r>
      <w:r w:rsidRPr="008B2DA1">
        <w:rPr>
          <w:rFonts w:ascii="Times New Roman" w:hAnsi="Times New Roman" w:cs="Times New Roman"/>
          <w:i/>
          <w:iCs/>
          <w:noProof/>
          <w:sz w:val="24"/>
          <w:szCs w:val="24"/>
        </w:rPr>
        <w:t>19</w:t>
      </w:r>
      <w:r w:rsidRPr="008B2DA1">
        <w:rPr>
          <w:rFonts w:ascii="Times New Roman" w:hAnsi="Times New Roman" w:cs="Times New Roman"/>
          <w:noProof/>
          <w:sz w:val="24"/>
          <w:szCs w:val="24"/>
        </w:rPr>
        <w:t>(17), 3549–3564. doi: 10.1111/j.1365-294X.2010.04678.x</w:t>
      </w:r>
    </w:p>
    <w:p w14:paraId="73146682" w14:textId="77777777" w:rsidR="008B2DA1" w:rsidRPr="008B2DA1" w:rsidRDefault="008B2DA1" w:rsidP="008B2DA1">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8B2DA1">
        <w:rPr>
          <w:rFonts w:ascii="Times New Roman" w:hAnsi="Times New Roman" w:cs="Times New Roman"/>
          <w:noProof/>
          <w:sz w:val="24"/>
          <w:szCs w:val="24"/>
        </w:rPr>
        <w:t xml:space="preserve">Epps, C. W., &amp; Keyghobadi, N. (2015). Landscape genetics in a changing world: Disentangling historical and contemporary influences and inferring change. </w:t>
      </w:r>
      <w:r w:rsidRPr="008B2DA1">
        <w:rPr>
          <w:rFonts w:ascii="Times New Roman" w:hAnsi="Times New Roman" w:cs="Times New Roman"/>
          <w:i/>
          <w:iCs/>
          <w:noProof/>
          <w:sz w:val="24"/>
          <w:szCs w:val="24"/>
        </w:rPr>
        <w:t>Molecular Ecology</w:t>
      </w:r>
      <w:r w:rsidRPr="008B2DA1">
        <w:rPr>
          <w:rFonts w:ascii="Times New Roman" w:hAnsi="Times New Roman" w:cs="Times New Roman"/>
          <w:noProof/>
          <w:sz w:val="24"/>
          <w:szCs w:val="24"/>
        </w:rPr>
        <w:t xml:space="preserve">, </w:t>
      </w:r>
      <w:r w:rsidRPr="008B2DA1">
        <w:rPr>
          <w:rFonts w:ascii="Times New Roman" w:hAnsi="Times New Roman" w:cs="Times New Roman"/>
          <w:i/>
          <w:iCs/>
          <w:noProof/>
          <w:sz w:val="24"/>
          <w:szCs w:val="24"/>
        </w:rPr>
        <w:t>24</w:t>
      </w:r>
      <w:r w:rsidRPr="008B2DA1">
        <w:rPr>
          <w:rFonts w:ascii="Times New Roman" w:hAnsi="Times New Roman" w:cs="Times New Roman"/>
          <w:noProof/>
          <w:sz w:val="24"/>
          <w:szCs w:val="24"/>
        </w:rPr>
        <w:t>(24), 6021–6040. doi: 10.1111/mec.13454</w:t>
      </w:r>
    </w:p>
    <w:p w14:paraId="70AD7C2A" w14:textId="77777777" w:rsidR="008B2DA1" w:rsidRPr="008B2DA1" w:rsidRDefault="008B2DA1" w:rsidP="008B2DA1">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8B2DA1">
        <w:rPr>
          <w:rFonts w:ascii="Times New Roman" w:hAnsi="Times New Roman" w:cs="Times New Roman"/>
          <w:noProof/>
          <w:sz w:val="24"/>
          <w:szCs w:val="24"/>
        </w:rPr>
        <w:t xml:space="preserve">Excoffier, L., Dupanloup, I., Huerta-Sánchez, E., Sousa, V. C., &amp; Foll, M. (2013). Robust Demographic Inference from Genomic and SNP Data. </w:t>
      </w:r>
      <w:r w:rsidRPr="008B2DA1">
        <w:rPr>
          <w:rFonts w:ascii="Times New Roman" w:hAnsi="Times New Roman" w:cs="Times New Roman"/>
          <w:i/>
          <w:iCs/>
          <w:noProof/>
          <w:sz w:val="24"/>
          <w:szCs w:val="24"/>
        </w:rPr>
        <w:t>PLoS Genetics</w:t>
      </w:r>
      <w:r w:rsidRPr="008B2DA1">
        <w:rPr>
          <w:rFonts w:ascii="Times New Roman" w:hAnsi="Times New Roman" w:cs="Times New Roman"/>
          <w:noProof/>
          <w:sz w:val="24"/>
          <w:szCs w:val="24"/>
        </w:rPr>
        <w:t xml:space="preserve">, </w:t>
      </w:r>
      <w:r w:rsidRPr="008B2DA1">
        <w:rPr>
          <w:rFonts w:ascii="Times New Roman" w:hAnsi="Times New Roman" w:cs="Times New Roman"/>
          <w:i/>
          <w:iCs/>
          <w:noProof/>
          <w:sz w:val="24"/>
          <w:szCs w:val="24"/>
        </w:rPr>
        <w:t>9</w:t>
      </w:r>
      <w:r w:rsidRPr="008B2DA1">
        <w:rPr>
          <w:rFonts w:ascii="Times New Roman" w:hAnsi="Times New Roman" w:cs="Times New Roman"/>
          <w:noProof/>
          <w:sz w:val="24"/>
          <w:szCs w:val="24"/>
        </w:rPr>
        <w:t>(10). doi: 10.1371/journal.pgen.1003905</w:t>
      </w:r>
    </w:p>
    <w:p w14:paraId="4A8149AC" w14:textId="77777777" w:rsidR="008B2DA1" w:rsidRPr="008B2DA1" w:rsidRDefault="008B2DA1" w:rsidP="008B2DA1">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8B2DA1">
        <w:rPr>
          <w:rFonts w:ascii="Times New Roman" w:hAnsi="Times New Roman" w:cs="Times New Roman"/>
          <w:noProof/>
          <w:sz w:val="24"/>
          <w:szCs w:val="24"/>
        </w:rPr>
        <w:t xml:space="preserve">Forester, B. R., Jones, M. R., Joost, S., Landguth, E. L., &amp; Lasky, J. R. (2016). Detecting spatial genetic signatures of local adaptation in heterogeneous landscapes. </w:t>
      </w:r>
      <w:r w:rsidRPr="008B2DA1">
        <w:rPr>
          <w:rFonts w:ascii="Times New Roman" w:hAnsi="Times New Roman" w:cs="Times New Roman"/>
          <w:i/>
          <w:iCs/>
          <w:noProof/>
          <w:sz w:val="24"/>
          <w:szCs w:val="24"/>
        </w:rPr>
        <w:t>Molecular Ecology</w:t>
      </w:r>
      <w:r w:rsidRPr="008B2DA1">
        <w:rPr>
          <w:rFonts w:ascii="Times New Roman" w:hAnsi="Times New Roman" w:cs="Times New Roman"/>
          <w:noProof/>
          <w:sz w:val="24"/>
          <w:szCs w:val="24"/>
        </w:rPr>
        <w:t xml:space="preserve">, </w:t>
      </w:r>
      <w:r w:rsidRPr="008B2DA1">
        <w:rPr>
          <w:rFonts w:ascii="Times New Roman" w:hAnsi="Times New Roman" w:cs="Times New Roman"/>
          <w:i/>
          <w:iCs/>
          <w:noProof/>
          <w:sz w:val="24"/>
          <w:szCs w:val="24"/>
        </w:rPr>
        <w:t>25</w:t>
      </w:r>
      <w:r w:rsidRPr="008B2DA1">
        <w:rPr>
          <w:rFonts w:ascii="Times New Roman" w:hAnsi="Times New Roman" w:cs="Times New Roman"/>
          <w:noProof/>
          <w:sz w:val="24"/>
          <w:szCs w:val="24"/>
        </w:rPr>
        <w:t>(1), 104–120. doi: 10.1111/mec.13476</w:t>
      </w:r>
    </w:p>
    <w:p w14:paraId="5CF43369" w14:textId="77777777" w:rsidR="008B2DA1" w:rsidRPr="008B2DA1" w:rsidRDefault="008B2DA1" w:rsidP="008B2DA1">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8B2DA1">
        <w:rPr>
          <w:rFonts w:ascii="Times New Roman" w:hAnsi="Times New Roman" w:cs="Times New Roman"/>
          <w:noProof/>
          <w:sz w:val="24"/>
          <w:szCs w:val="24"/>
        </w:rPr>
        <w:t xml:space="preserve">Gardner, R. H., &amp; Urban, D. L. (2007). Neutral models for testing landscape hypotheses. </w:t>
      </w:r>
      <w:r w:rsidRPr="008B2DA1">
        <w:rPr>
          <w:rFonts w:ascii="Times New Roman" w:hAnsi="Times New Roman" w:cs="Times New Roman"/>
          <w:i/>
          <w:iCs/>
          <w:noProof/>
          <w:sz w:val="24"/>
          <w:szCs w:val="24"/>
        </w:rPr>
        <w:t>Landscape Ecology</w:t>
      </w:r>
      <w:r w:rsidRPr="008B2DA1">
        <w:rPr>
          <w:rFonts w:ascii="Times New Roman" w:hAnsi="Times New Roman" w:cs="Times New Roman"/>
          <w:noProof/>
          <w:sz w:val="24"/>
          <w:szCs w:val="24"/>
        </w:rPr>
        <w:t xml:space="preserve">, </w:t>
      </w:r>
      <w:r w:rsidRPr="008B2DA1">
        <w:rPr>
          <w:rFonts w:ascii="Times New Roman" w:hAnsi="Times New Roman" w:cs="Times New Roman"/>
          <w:i/>
          <w:iCs/>
          <w:noProof/>
          <w:sz w:val="24"/>
          <w:szCs w:val="24"/>
        </w:rPr>
        <w:t>22</w:t>
      </w:r>
      <w:r w:rsidRPr="008B2DA1">
        <w:rPr>
          <w:rFonts w:ascii="Times New Roman" w:hAnsi="Times New Roman" w:cs="Times New Roman"/>
          <w:noProof/>
          <w:sz w:val="24"/>
          <w:szCs w:val="24"/>
        </w:rPr>
        <w:t>(1), 15–29. doi: 10.1007/s10980-006-9011-4</w:t>
      </w:r>
    </w:p>
    <w:p w14:paraId="1F651A83" w14:textId="77777777" w:rsidR="008B2DA1" w:rsidRPr="008B2DA1" w:rsidRDefault="008B2DA1" w:rsidP="008B2DA1">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8B2DA1">
        <w:rPr>
          <w:rFonts w:ascii="Times New Roman" w:hAnsi="Times New Roman" w:cs="Times New Roman"/>
          <w:noProof/>
          <w:sz w:val="24"/>
          <w:szCs w:val="24"/>
        </w:rPr>
        <w:t xml:space="preserve">Gattepaille, L. M., Jakobsson, M., &amp; Blum, M. G. B. (2013). Inferring population size changes with sequence and SNP data: Lessons from human bottlenecks. </w:t>
      </w:r>
      <w:r w:rsidRPr="008B2DA1">
        <w:rPr>
          <w:rFonts w:ascii="Times New Roman" w:hAnsi="Times New Roman" w:cs="Times New Roman"/>
          <w:i/>
          <w:iCs/>
          <w:noProof/>
          <w:sz w:val="24"/>
          <w:szCs w:val="24"/>
        </w:rPr>
        <w:t>Heredity</w:t>
      </w:r>
      <w:r w:rsidRPr="008B2DA1">
        <w:rPr>
          <w:rFonts w:ascii="Times New Roman" w:hAnsi="Times New Roman" w:cs="Times New Roman"/>
          <w:noProof/>
          <w:sz w:val="24"/>
          <w:szCs w:val="24"/>
        </w:rPr>
        <w:t xml:space="preserve">, </w:t>
      </w:r>
      <w:r w:rsidRPr="008B2DA1">
        <w:rPr>
          <w:rFonts w:ascii="Times New Roman" w:hAnsi="Times New Roman" w:cs="Times New Roman"/>
          <w:i/>
          <w:iCs/>
          <w:noProof/>
          <w:sz w:val="24"/>
          <w:szCs w:val="24"/>
        </w:rPr>
        <w:t>110</w:t>
      </w:r>
      <w:r w:rsidRPr="008B2DA1">
        <w:rPr>
          <w:rFonts w:ascii="Times New Roman" w:hAnsi="Times New Roman" w:cs="Times New Roman"/>
          <w:noProof/>
          <w:sz w:val="24"/>
          <w:szCs w:val="24"/>
        </w:rPr>
        <w:t>(5), 409–419. doi: 10.1038/hdy.2012.120</w:t>
      </w:r>
    </w:p>
    <w:p w14:paraId="04B6E57E" w14:textId="77777777" w:rsidR="008B2DA1" w:rsidRPr="008B2DA1" w:rsidRDefault="008B2DA1" w:rsidP="008B2DA1">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8B2DA1">
        <w:rPr>
          <w:rFonts w:ascii="Times New Roman" w:hAnsi="Times New Roman" w:cs="Times New Roman"/>
          <w:noProof/>
          <w:sz w:val="24"/>
          <w:szCs w:val="24"/>
        </w:rPr>
        <w:lastRenderedPageBreak/>
        <w:t xml:space="preserve">Guillaume, F., &amp; Rougemont, J. (2006). Nemo: An evolutionary and population genetics programming framework. </w:t>
      </w:r>
      <w:r w:rsidRPr="008B2DA1">
        <w:rPr>
          <w:rFonts w:ascii="Times New Roman" w:hAnsi="Times New Roman" w:cs="Times New Roman"/>
          <w:i/>
          <w:iCs/>
          <w:noProof/>
          <w:sz w:val="24"/>
          <w:szCs w:val="24"/>
        </w:rPr>
        <w:t>Bioinformatics</w:t>
      </w:r>
      <w:r w:rsidRPr="008B2DA1">
        <w:rPr>
          <w:rFonts w:ascii="Times New Roman" w:hAnsi="Times New Roman" w:cs="Times New Roman"/>
          <w:noProof/>
          <w:sz w:val="24"/>
          <w:szCs w:val="24"/>
        </w:rPr>
        <w:t xml:space="preserve">, </w:t>
      </w:r>
      <w:r w:rsidRPr="008B2DA1">
        <w:rPr>
          <w:rFonts w:ascii="Times New Roman" w:hAnsi="Times New Roman" w:cs="Times New Roman"/>
          <w:i/>
          <w:iCs/>
          <w:noProof/>
          <w:sz w:val="24"/>
          <w:szCs w:val="24"/>
        </w:rPr>
        <w:t>22</w:t>
      </w:r>
      <w:r w:rsidRPr="008B2DA1">
        <w:rPr>
          <w:rFonts w:ascii="Times New Roman" w:hAnsi="Times New Roman" w:cs="Times New Roman"/>
          <w:noProof/>
          <w:sz w:val="24"/>
          <w:szCs w:val="24"/>
        </w:rPr>
        <w:t>(20), 2556–2557. doi: 10.1093/bioinformatics/btl415</w:t>
      </w:r>
    </w:p>
    <w:p w14:paraId="778EB457" w14:textId="77777777" w:rsidR="008B2DA1" w:rsidRPr="008B2DA1" w:rsidRDefault="008B2DA1" w:rsidP="008B2DA1">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8B2DA1">
        <w:rPr>
          <w:rFonts w:ascii="Times New Roman" w:hAnsi="Times New Roman" w:cs="Times New Roman"/>
          <w:noProof/>
          <w:sz w:val="24"/>
          <w:szCs w:val="24"/>
        </w:rPr>
        <w:t xml:space="preserve">Günther, T., &amp; Coop, G. (2013). Robust identification of local adaptation from allele frequencies. </w:t>
      </w:r>
      <w:r w:rsidRPr="008B2DA1">
        <w:rPr>
          <w:rFonts w:ascii="Times New Roman" w:hAnsi="Times New Roman" w:cs="Times New Roman"/>
          <w:i/>
          <w:iCs/>
          <w:noProof/>
          <w:sz w:val="24"/>
          <w:szCs w:val="24"/>
        </w:rPr>
        <w:t>Genetics</w:t>
      </w:r>
      <w:r w:rsidRPr="008B2DA1">
        <w:rPr>
          <w:rFonts w:ascii="Times New Roman" w:hAnsi="Times New Roman" w:cs="Times New Roman"/>
          <w:noProof/>
          <w:sz w:val="24"/>
          <w:szCs w:val="24"/>
        </w:rPr>
        <w:t xml:space="preserve">, </w:t>
      </w:r>
      <w:r w:rsidRPr="008B2DA1">
        <w:rPr>
          <w:rFonts w:ascii="Times New Roman" w:hAnsi="Times New Roman" w:cs="Times New Roman"/>
          <w:i/>
          <w:iCs/>
          <w:noProof/>
          <w:sz w:val="24"/>
          <w:szCs w:val="24"/>
        </w:rPr>
        <w:t>195</w:t>
      </w:r>
      <w:r w:rsidRPr="008B2DA1">
        <w:rPr>
          <w:rFonts w:ascii="Times New Roman" w:hAnsi="Times New Roman" w:cs="Times New Roman"/>
          <w:noProof/>
          <w:sz w:val="24"/>
          <w:szCs w:val="24"/>
        </w:rPr>
        <w:t>(1), 205–220. doi: 10.1534/genetics.113.152462</w:t>
      </w:r>
    </w:p>
    <w:p w14:paraId="38A955D5" w14:textId="77777777" w:rsidR="008B2DA1" w:rsidRPr="008B2DA1" w:rsidRDefault="008B2DA1" w:rsidP="008B2DA1">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8B2DA1">
        <w:rPr>
          <w:rFonts w:ascii="Times New Roman" w:hAnsi="Times New Roman" w:cs="Times New Roman"/>
          <w:noProof/>
          <w:sz w:val="24"/>
          <w:szCs w:val="24"/>
        </w:rPr>
        <w:t xml:space="preserve">Gutenkunst, R. N., Hernandez, R. D., Williamson, S. H., &amp; Bustamante, C. D. (2009). Inferring the joint demographic history of multiple populations from multidimensional SNP frequency data. </w:t>
      </w:r>
      <w:r w:rsidRPr="008B2DA1">
        <w:rPr>
          <w:rFonts w:ascii="Times New Roman" w:hAnsi="Times New Roman" w:cs="Times New Roman"/>
          <w:i/>
          <w:iCs/>
          <w:noProof/>
          <w:sz w:val="24"/>
          <w:szCs w:val="24"/>
        </w:rPr>
        <w:t>PLoS Genetics</w:t>
      </w:r>
      <w:r w:rsidRPr="008B2DA1">
        <w:rPr>
          <w:rFonts w:ascii="Times New Roman" w:hAnsi="Times New Roman" w:cs="Times New Roman"/>
          <w:noProof/>
          <w:sz w:val="24"/>
          <w:szCs w:val="24"/>
        </w:rPr>
        <w:t xml:space="preserve">, </w:t>
      </w:r>
      <w:r w:rsidRPr="008B2DA1">
        <w:rPr>
          <w:rFonts w:ascii="Times New Roman" w:hAnsi="Times New Roman" w:cs="Times New Roman"/>
          <w:i/>
          <w:iCs/>
          <w:noProof/>
          <w:sz w:val="24"/>
          <w:szCs w:val="24"/>
        </w:rPr>
        <w:t>5</w:t>
      </w:r>
      <w:r w:rsidRPr="008B2DA1">
        <w:rPr>
          <w:rFonts w:ascii="Times New Roman" w:hAnsi="Times New Roman" w:cs="Times New Roman"/>
          <w:noProof/>
          <w:sz w:val="24"/>
          <w:szCs w:val="24"/>
        </w:rPr>
        <w:t>(10). doi: 10.1371/journal.pgen.1000695</w:t>
      </w:r>
    </w:p>
    <w:p w14:paraId="534E9954" w14:textId="77777777" w:rsidR="008B2DA1" w:rsidRPr="008B2DA1" w:rsidRDefault="008B2DA1" w:rsidP="008B2DA1">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8B2DA1">
        <w:rPr>
          <w:rFonts w:ascii="Times New Roman" w:hAnsi="Times New Roman" w:cs="Times New Roman"/>
          <w:noProof/>
          <w:sz w:val="24"/>
          <w:szCs w:val="24"/>
        </w:rPr>
        <w:t xml:space="preserve">Haller, B. C., &amp; Messer, P. W. (2019). SLiM 3: Forward Genetic Simulations Beyond the Wright-Fisher Model. </w:t>
      </w:r>
      <w:r w:rsidRPr="008B2DA1">
        <w:rPr>
          <w:rFonts w:ascii="Times New Roman" w:hAnsi="Times New Roman" w:cs="Times New Roman"/>
          <w:i/>
          <w:iCs/>
          <w:noProof/>
          <w:sz w:val="24"/>
          <w:szCs w:val="24"/>
        </w:rPr>
        <w:t>Molecular Biology and Evolution</w:t>
      </w:r>
      <w:r w:rsidRPr="008B2DA1">
        <w:rPr>
          <w:rFonts w:ascii="Times New Roman" w:hAnsi="Times New Roman" w:cs="Times New Roman"/>
          <w:noProof/>
          <w:sz w:val="24"/>
          <w:szCs w:val="24"/>
        </w:rPr>
        <w:t xml:space="preserve">, </w:t>
      </w:r>
      <w:r w:rsidRPr="008B2DA1">
        <w:rPr>
          <w:rFonts w:ascii="Times New Roman" w:hAnsi="Times New Roman" w:cs="Times New Roman"/>
          <w:i/>
          <w:iCs/>
          <w:noProof/>
          <w:sz w:val="24"/>
          <w:szCs w:val="24"/>
        </w:rPr>
        <w:t>36</w:t>
      </w:r>
      <w:r w:rsidRPr="008B2DA1">
        <w:rPr>
          <w:rFonts w:ascii="Times New Roman" w:hAnsi="Times New Roman" w:cs="Times New Roman"/>
          <w:noProof/>
          <w:sz w:val="24"/>
          <w:szCs w:val="24"/>
        </w:rPr>
        <w:t>(3), 632–637. doi: 10.1093/molbev/msy228</w:t>
      </w:r>
    </w:p>
    <w:p w14:paraId="095D1A43" w14:textId="77777777" w:rsidR="008B2DA1" w:rsidRPr="008B2DA1" w:rsidRDefault="008B2DA1" w:rsidP="008B2DA1">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8B2DA1">
        <w:rPr>
          <w:rFonts w:ascii="Times New Roman" w:hAnsi="Times New Roman" w:cs="Times New Roman"/>
          <w:noProof/>
          <w:sz w:val="24"/>
          <w:szCs w:val="24"/>
        </w:rPr>
        <w:t xml:space="preserve">Harrisson, K. A., Pavlova, A., Telonis-Scott, M., &amp; Sunnucks, P. (2014). Using genomics to characterize evolutionary potential for conservation of wild populations. </w:t>
      </w:r>
      <w:r w:rsidRPr="008B2DA1">
        <w:rPr>
          <w:rFonts w:ascii="Times New Roman" w:hAnsi="Times New Roman" w:cs="Times New Roman"/>
          <w:i/>
          <w:iCs/>
          <w:noProof/>
          <w:sz w:val="24"/>
          <w:szCs w:val="24"/>
        </w:rPr>
        <w:t>Evolutionary Applications</w:t>
      </w:r>
      <w:r w:rsidRPr="008B2DA1">
        <w:rPr>
          <w:rFonts w:ascii="Times New Roman" w:hAnsi="Times New Roman" w:cs="Times New Roman"/>
          <w:noProof/>
          <w:sz w:val="24"/>
          <w:szCs w:val="24"/>
        </w:rPr>
        <w:t xml:space="preserve">, </w:t>
      </w:r>
      <w:r w:rsidRPr="008B2DA1">
        <w:rPr>
          <w:rFonts w:ascii="Times New Roman" w:hAnsi="Times New Roman" w:cs="Times New Roman"/>
          <w:i/>
          <w:iCs/>
          <w:noProof/>
          <w:sz w:val="24"/>
          <w:szCs w:val="24"/>
        </w:rPr>
        <w:t>7</w:t>
      </w:r>
      <w:r w:rsidRPr="008B2DA1">
        <w:rPr>
          <w:rFonts w:ascii="Times New Roman" w:hAnsi="Times New Roman" w:cs="Times New Roman"/>
          <w:noProof/>
          <w:sz w:val="24"/>
          <w:szCs w:val="24"/>
        </w:rPr>
        <w:t>(9), 1008–1025. doi: 10.1111/eva.12149</w:t>
      </w:r>
    </w:p>
    <w:p w14:paraId="53C541A6" w14:textId="77777777" w:rsidR="008B2DA1" w:rsidRPr="008B2DA1" w:rsidRDefault="008B2DA1" w:rsidP="008B2DA1">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8B2DA1">
        <w:rPr>
          <w:rFonts w:ascii="Times New Roman" w:hAnsi="Times New Roman" w:cs="Times New Roman"/>
          <w:noProof/>
          <w:sz w:val="24"/>
          <w:szCs w:val="24"/>
        </w:rPr>
        <w:t xml:space="preserve">Howie, B. N., Donnelly, P., &amp; Marchini, J. (2009). A flexible and accurate genotype imputation method for the next generation of genome-wide association studies. </w:t>
      </w:r>
      <w:r w:rsidRPr="008B2DA1">
        <w:rPr>
          <w:rFonts w:ascii="Times New Roman" w:hAnsi="Times New Roman" w:cs="Times New Roman"/>
          <w:i/>
          <w:iCs/>
          <w:noProof/>
          <w:sz w:val="24"/>
          <w:szCs w:val="24"/>
        </w:rPr>
        <w:t>PLoS Genetics</w:t>
      </w:r>
      <w:r w:rsidRPr="008B2DA1">
        <w:rPr>
          <w:rFonts w:ascii="Times New Roman" w:hAnsi="Times New Roman" w:cs="Times New Roman"/>
          <w:noProof/>
          <w:sz w:val="24"/>
          <w:szCs w:val="24"/>
        </w:rPr>
        <w:t xml:space="preserve">, </w:t>
      </w:r>
      <w:r w:rsidRPr="008B2DA1">
        <w:rPr>
          <w:rFonts w:ascii="Times New Roman" w:hAnsi="Times New Roman" w:cs="Times New Roman"/>
          <w:i/>
          <w:iCs/>
          <w:noProof/>
          <w:sz w:val="24"/>
          <w:szCs w:val="24"/>
        </w:rPr>
        <w:t>5</w:t>
      </w:r>
      <w:r w:rsidRPr="008B2DA1">
        <w:rPr>
          <w:rFonts w:ascii="Times New Roman" w:hAnsi="Times New Roman" w:cs="Times New Roman"/>
          <w:noProof/>
          <w:sz w:val="24"/>
          <w:szCs w:val="24"/>
        </w:rPr>
        <w:t>(6). doi: 10.1371/journal.pgen.1000529</w:t>
      </w:r>
    </w:p>
    <w:p w14:paraId="517457D1" w14:textId="77777777" w:rsidR="008B2DA1" w:rsidRPr="008B2DA1" w:rsidRDefault="008B2DA1" w:rsidP="008B2DA1">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8B2DA1">
        <w:rPr>
          <w:rFonts w:ascii="Times New Roman" w:hAnsi="Times New Roman" w:cs="Times New Roman"/>
          <w:noProof/>
          <w:sz w:val="24"/>
          <w:szCs w:val="24"/>
        </w:rPr>
        <w:t xml:space="preserve">James, P. M. a., Fleming, R. a., &amp; Fortin, M. J. (2010). Identifying significant scale-specific spatial boundaries using wavelets and null models: Spruce budworm defoliation in Ontario, Canada as a case study. </w:t>
      </w:r>
      <w:r w:rsidRPr="008B2DA1">
        <w:rPr>
          <w:rFonts w:ascii="Times New Roman" w:hAnsi="Times New Roman" w:cs="Times New Roman"/>
          <w:i/>
          <w:iCs/>
          <w:noProof/>
          <w:sz w:val="24"/>
          <w:szCs w:val="24"/>
        </w:rPr>
        <w:t>Landscape Ecology</w:t>
      </w:r>
      <w:r w:rsidRPr="008B2DA1">
        <w:rPr>
          <w:rFonts w:ascii="Times New Roman" w:hAnsi="Times New Roman" w:cs="Times New Roman"/>
          <w:noProof/>
          <w:sz w:val="24"/>
          <w:szCs w:val="24"/>
        </w:rPr>
        <w:t xml:space="preserve">, </w:t>
      </w:r>
      <w:r w:rsidRPr="008B2DA1">
        <w:rPr>
          <w:rFonts w:ascii="Times New Roman" w:hAnsi="Times New Roman" w:cs="Times New Roman"/>
          <w:i/>
          <w:iCs/>
          <w:noProof/>
          <w:sz w:val="24"/>
          <w:szCs w:val="24"/>
        </w:rPr>
        <w:t>25</w:t>
      </w:r>
      <w:r w:rsidRPr="008B2DA1">
        <w:rPr>
          <w:rFonts w:ascii="Times New Roman" w:hAnsi="Times New Roman" w:cs="Times New Roman"/>
          <w:noProof/>
          <w:sz w:val="24"/>
          <w:szCs w:val="24"/>
        </w:rPr>
        <w:t>, 873–887. doi: 10.1007/s10980-010-9465-2</w:t>
      </w:r>
    </w:p>
    <w:p w14:paraId="7759D6F2" w14:textId="77777777" w:rsidR="008B2DA1" w:rsidRPr="008B2DA1" w:rsidRDefault="008B2DA1" w:rsidP="008B2DA1">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8B2DA1">
        <w:rPr>
          <w:rFonts w:ascii="Times New Roman" w:hAnsi="Times New Roman" w:cs="Times New Roman"/>
          <w:noProof/>
          <w:sz w:val="24"/>
          <w:szCs w:val="24"/>
        </w:rPr>
        <w:lastRenderedPageBreak/>
        <w:t xml:space="preserve">Jombart, T. (2008). Adegenet: A R package for the multivariate analysis of genetic markers. </w:t>
      </w:r>
      <w:r w:rsidRPr="008B2DA1">
        <w:rPr>
          <w:rFonts w:ascii="Times New Roman" w:hAnsi="Times New Roman" w:cs="Times New Roman"/>
          <w:i/>
          <w:iCs/>
          <w:noProof/>
          <w:sz w:val="24"/>
          <w:szCs w:val="24"/>
        </w:rPr>
        <w:t>Bioinformatics</w:t>
      </w:r>
      <w:r w:rsidRPr="008B2DA1">
        <w:rPr>
          <w:rFonts w:ascii="Times New Roman" w:hAnsi="Times New Roman" w:cs="Times New Roman"/>
          <w:noProof/>
          <w:sz w:val="24"/>
          <w:szCs w:val="24"/>
        </w:rPr>
        <w:t xml:space="preserve">, </w:t>
      </w:r>
      <w:r w:rsidRPr="008B2DA1">
        <w:rPr>
          <w:rFonts w:ascii="Times New Roman" w:hAnsi="Times New Roman" w:cs="Times New Roman"/>
          <w:i/>
          <w:iCs/>
          <w:noProof/>
          <w:sz w:val="24"/>
          <w:szCs w:val="24"/>
        </w:rPr>
        <w:t>24</w:t>
      </w:r>
      <w:r w:rsidRPr="008B2DA1">
        <w:rPr>
          <w:rFonts w:ascii="Times New Roman" w:hAnsi="Times New Roman" w:cs="Times New Roman"/>
          <w:noProof/>
          <w:sz w:val="24"/>
          <w:szCs w:val="24"/>
        </w:rPr>
        <w:t>(11), 1403–1405. doi: 10.1093/bioinformatics/btn129</w:t>
      </w:r>
    </w:p>
    <w:p w14:paraId="4C9802F1" w14:textId="77777777" w:rsidR="008B2DA1" w:rsidRPr="008B2DA1" w:rsidRDefault="008B2DA1" w:rsidP="008B2DA1">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8B2DA1">
        <w:rPr>
          <w:rFonts w:ascii="Times New Roman" w:hAnsi="Times New Roman" w:cs="Times New Roman"/>
          <w:noProof/>
          <w:sz w:val="24"/>
          <w:szCs w:val="24"/>
        </w:rPr>
        <w:t xml:space="preserve">Jombart, T., &amp; Ahmed, I. (2011). adegenet 1.3-1: New tools for the analysis of genome-wide SNP data. </w:t>
      </w:r>
      <w:r w:rsidRPr="008B2DA1">
        <w:rPr>
          <w:rFonts w:ascii="Times New Roman" w:hAnsi="Times New Roman" w:cs="Times New Roman"/>
          <w:i/>
          <w:iCs/>
          <w:noProof/>
          <w:sz w:val="24"/>
          <w:szCs w:val="24"/>
        </w:rPr>
        <w:t>Bioinformatics</w:t>
      </w:r>
      <w:r w:rsidRPr="008B2DA1">
        <w:rPr>
          <w:rFonts w:ascii="Times New Roman" w:hAnsi="Times New Roman" w:cs="Times New Roman"/>
          <w:noProof/>
          <w:sz w:val="24"/>
          <w:szCs w:val="24"/>
        </w:rPr>
        <w:t xml:space="preserve">, </w:t>
      </w:r>
      <w:r w:rsidRPr="008B2DA1">
        <w:rPr>
          <w:rFonts w:ascii="Times New Roman" w:hAnsi="Times New Roman" w:cs="Times New Roman"/>
          <w:i/>
          <w:iCs/>
          <w:noProof/>
          <w:sz w:val="24"/>
          <w:szCs w:val="24"/>
        </w:rPr>
        <w:t>27</w:t>
      </w:r>
      <w:r w:rsidRPr="008B2DA1">
        <w:rPr>
          <w:rFonts w:ascii="Times New Roman" w:hAnsi="Times New Roman" w:cs="Times New Roman"/>
          <w:noProof/>
          <w:sz w:val="24"/>
          <w:szCs w:val="24"/>
        </w:rPr>
        <w:t>(21), 3070–3071. doi: 10.1093/bioinformatics/btr521</w:t>
      </w:r>
    </w:p>
    <w:p w14:paraId="7EB5A94B" w14:textId="77777777" w:rsidR="008B2DA1" w:rsidRPr="008B2DA1" w:rsidRDefault="008B2DA1" w:rsidP="008B2DA1">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8B2DA1">
        <w:rPr>
          <w:rFonts w:ascii="Times New Roman" w:hAnsi="Times New Roman" w:cs="Times New Roman"/>
          <w:noProof/>
          <w:sz w:val="24"/>
          <w:szCs w:val="24"/>
        </w:rPr>
        <w:t xml:space="preserve">Kong, A., Steinthorsdottir, V., Masson, G., Thorleifsson, G., Sulem, P., Besenbacher, S., … Jonsson, T. (2013). </w:t>
      </w:r>
      <w:r w:rsidRPr="008B2DA1">
        <w:rPr>
          <w:rFonts w:ascii="Times New Roman" w:hAnsi="Times New Roman" w:cs="Times New Roman"/>
          <w:i/>
          <w:iCs/>
          <w:noProof/>
          <w:sz w:val="24"/>
          <w:szCs w:val="24"/>
        </w:rPr>
        <w:t>Europe PMC Funders Group Parental origin of sequence variants associated with complex diseases</w:t>
      </w:r>
      <w:r w:rsidRPr="008B2DA1">
        <w:rPr>
          <w:rFonts w:ascii="Times New Roman" w:hAnsi="Times New Roman" w:cs="Times New Roman"/>
          <w:noProof/>
          <w:sz w:val="24"/>
          <w:szCs w:val="24"/>
        </w:rPr>
        <w:t xml:space="preserve">. </w:t>
      </w:r>
      <w:r w:rsidRPr="008B2DA1">
        <w:rPr>
          <w:rFonts w:ascii="Times New Roman" w:hAnsi="Times New Roman" w:cs="Times New Roman"/>
          <w:i/>
          <w:iCs/>
          <w:noProof/>
          <w:sz w:val="24"/>
          <w:szCs w:val="24"/>
        </w:rPr>
        <w:t>462</w:t>
      </w:r>
      <w:r w:rsidRPr="008B2DA1">
        <w:rPr>
          <w:rFonts w:ascii="Times New Roman" w:hAnsi="Times New Roman" w:cs="Times New Roman"/>
          <w:noProof/>
          <w:sz w:val="24"/>
          <w:szCs w:val="24"/>
        </w:rPr>
        <w:t>(7275), 868–874. doi: 10.1038/nature08625.Parental</w:t>
      </w:r>
    </w:p>
    <w:p w14:paraId="1A2CA8F8" w14:textId="77777777" w:rsidR="008B2DA1" w:rsidRPr="008B2DA1" w:rsidRDefault="008B2DA1" w:rsidP="008B2DA1">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8B2DA1">
        <w:rPr>
          <w:rFonts w:ascii="Times New Roman" w:hAnsi="Times New Roman" w:cs="Times New Roman"/>
          <w:noProof/>
          <w:sz w:val="24"/>
          <w:szCs w:val="24"/>
        </w:rPr>
        <w:t xml:space="preserve">Kremer, A., Ronce, O., Robledo-Arnuncio, J. J., Guillaume, F., Bohrer, G., Nathan, R., … Schueler, S. (2012). Long-distance gene flow and adaptation of forest trees to rapid climate change. </w:t>
      </w:r>
      <w:r w:rsidRPr="008B2DA1">
        <w:rPr>
          <w:rFonts w:ascii="Times New Roman" w:hAnsi="Times New Roman" w:cs="Times New Roman"/>
          <w:i/>
          <w:iCs/>
          <w:noProof/>
          <w:sz w:val="24"/>
          <w:szCs w:val="24"/>
        </w:rPr>
        <w:t>Ecology Letters</w:t>
      </w:r>
      <w:r w:rsidRPr="008B2DA1">
        <w:rPr>
          <w:rFonts w:ascii="Times New Roman" w:hAnsi="Times New Roman" w:cs="Times New Roman"/>
          <w:noProof/>
          <w:sz w:val="24"/>
          <w:szCs w:val="24"/>
        </w:rPr>
        <w:t xml:space="preserve">, </w:t>
      </w:r>
      <w:r w:rsidRPr="008B2DA1">
        <w:rPr>
          <w:rFonts w:ascii="Times New Roman" w:hAnsi="Times New Roman" w:cs="Times New Roman"/>
          <w:i/>
          <w:iCs/>
          <w:noProof/>
          <w:sz w:val="24"/>
          <w:szCs w:val="24"/>
        </w:rPr>
        <w:t>15</w:t>
      </w:r>
      <w:r w:rsidRPr="008B2DA1">
        <w:rPr>
          <w:rFonts w:ascii="Times New Roman" w:hAnsi="Times New Roman" w:cs="Times New Roman"/>
          <w:noProof/>
          <w:sz w:val="24"/>
          <w:szCs w:val="24"/>
        </w:rPr>
        <w:t>(4), 378–392. doi: 10.1111/j.1461-0248.2012.01746.x</w:t>
      </w:r>
    </w:p>
    <w:p w14:paraId="3E5AFC59" w14:textId="77777777" w:rsidR="008B2DA1" w:rsidRPr="008B2DA1" w:rsidRDefault="008B2DA1" w:rsidP="008B2DA1">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8B2DA1">
        <w:rPr>
          <w:rFonts w:ascii="Times New Roman" w:hAnsi="Times New Roman" w:cs="Times New Roman"/>
          <w:noProof/>
          <w:sz w:val="24"/>
          <w:szCs w:val="24"/>
        </w:rPr>
        <w:t xml:space="preserve">Landguth, E. L., Bearlin, A., Day, C. C., &amp; Dunham, J. (2016). CDMetaPOP: an individual-based, eco-evolutionary model for spatially-explicit simulation of landscape demogenetics. </w:t>
      </w:r>
      <w:r w:rsidRPr="008B2DA1">
        <w:rPr>
          <w:rFonts w:ascii="Times New Roman" w:hAnsi="Times New Roman" w:cs="Times New Roman"/>
          <w:i/>
          <w:iCs/>
          <w:noProof/>
          <w:sz w:val="24"/>
          <w:szCs w:val="24"/>
        </w:rPr>
        <w:t>Methods in Ecology and Evolution</w:t>
      </w:r>
      <w:r w:rsidRPr="008B2DA1">
        <w:rPr>
          <w:rFonts w:ascii="Times New Roman" w:hAnsi="Times New Roman" w:cs="Times New Roman"/>
          <w:noProof/>
          <w:sz w:val="24"/>
          <w:szCs w:val="24"/>
        </w:rPr>
        <w:t>. doi: 10.1111/2041-210X.12608</w:t>
      </w:r>
    </w:p>
    <w:p w14:paraId="438FBC65" w14:textId="77777777" w:rsidR="008B2DA1" w:rsidRPr="008B2DA1" w:rsidRDefault="008B2DA1" w:rsidP="008B2DA1">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8B2DA1">
        <w:rPr>
          <w:rFonts w:ascii="Times New Roman" w:hAnsi="Times New Roman" w:cs="Times New Roman"/>
          <w:noProof/>
          <w:sz w:val="24"/>
          <w:szCs w:val="24"/>
        </w:rPr>
        <w:t xml:space="preserve">Landguth, E. L., Bearlin, A., Day, C. C., &amp; Dunham, J. (2017). CDMetaPOP: an individual-based, eco-evolutionary model for spatially explicit simulation of landscape demogenetics. </w:t>
      </w:r>
      <w:r w:rsidRPr="008B2DA1">
        <w:rPr>
          <w:rFonts w:ascii="Times New Roman" w:hAnsi="Times New Roman" w:cs="Times New Roman"/>
          <w:i/>
          <w:iCs/>
          <w:noProof/>
          <w:sz w:val="24"/>
          <w:szCs w:val="24"/>
        </w:rPr>
        <w:t>Methods in Ecology and Evolution</w:t>
      </w:r>
      <w:r w:rsidRPr="008B2DA1">
        <w:rPr>
          <w:rFonts w:ascii="Times New Roman" w:hAnsi="Times New Roman" w:cs="Times New Roman"/>
          <w:noProof/>
          <w:sz w:val="24"/>
          <w:szCs w:val="24"/>
        </w:rPr>
        <w:t xml:space="preserve">, </w:t>
      </w:r>
      <w:r w:rsidRPr="008B2DA1">
        <w:rPr>
          <w:rFonts w:ascii="Times New Roman" w:hAnsi="Times New Roman" w:cs="Times New Roman"/>
          <w:i/>
          <w:iCs/>
          <w:noProof/>
          <w:sz w:val="24"/>
          <w:szCs w:val="24"/>
        </w:rPr>
        <w:t>8</w:t>
      </w:r>
      <w:r w:rsidRPr="008B2DA1">
        <w:rPr>
          <w:rFonts w:ascii="Times New Roman" w:hAnsi="Times New Roman" w:cs="Times New Roman"/>
          <w:noProof/>
          <w:sz w:val="24"/>
          <w:szCs w:val="24"/>
        </w:rPr>
        <w:t>(1), 4–11. doi: 10.1111/2041-210X.12608</w:t>
      </w:r>
    </w:p>
    <w:p w14:paraId="7C3B5544" w14:textId="77777777" w:rsidR="008B2DA1" w:rsidRPr="008B2DA1" w:rsidRDefault="008B2DA1" w:rsidP="008B2DA1">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8B2DA1">
        <w:rPr>
          <w:rFonts w:ascii="Times New Roman" w:hAnsi="Times New Roman" w:cs="Times New Roman"/>
          <w:noProof/>
          <w:sz w:val="24"/>
          <w:szCs w:val="24"/>
        </w:rPr>
        <w:t xml:space="preserve">Landguth, E. L., Cushman, S. a., Schwartz, M. K., McKelvey, K. S., Murphy, M., &amp; Luikart, G. (2010). Quantifying the lag time to detect barriers in landscape genetics. </w:t>
      </w:r>
      <w:r w:rsidRPr="008B2DA1">
        <w:rPr>
          <w:rFonts w:ascii="Times New Roman" w:hAnsi="Times New Roman" w:cs="Times New Roman"/>
          <w:i/>
          <w:iCs/>
          <w:noProof/>
          <w:sz w:val="24"/>
          <w:szCs w:val="24"/>
        </w:rPr>
        <w:t>Molecular Ecology</w:t>
      </w:r>
      <w:r w:rsidRPr="008B2DA1">
        <w:rPr>
          <w:rFonts w:ascii="Times New Roman" w:hAnsi="Times New Roman" w:cs="Times New Roman"/>
          <w:noProof/>
          <w:sz w:val="24"/>
          <w:szCs w:val="24"/>
        </w:rPr>
        <w:t xml:space="preserve">, </w:t>
      </w:r>
      <w:r w:rsidRPr="008B2DA1">
        <w:rPr>
          <w:rFonts w:ascii="Times New Roman" w:hAnsi="Times New Roman" w:cs="Times New Roman"/>
          <w:i/>
          <w:iCs/>
          <w:noProof/>
          <w:sz w:val="24"/>
          <w:szCs w:val="24"/>
        </w:rPr>
        <w:t>19</w:t>
      </w:r>
      <w:r w:rsidRPr="008B2DA1">
        <w:rPr>
          <w:rFonts w:ascii="Times New Roman" w:hAnsi="Times New Roman" w:cs="Times New Roman"/>
          <w:noProof/>
          <w:sz w:val="24"/>
          <w:szCs w:val="24"/>
        </w:rPr>
        <w:t>, 4179–4191. doi: 10.1111/j.1365-294X.2010.04808.x</w:t>
      </w:r>
    </w:p>
    <w:p w14:paraId="0B430519" w14:textId="77777777" w:rsidR="008B2DA1" w:rsidRPr="008B2DA1" w:rsidRDefault="008B2DA1" w:rsidP="008B2DA1">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8B2DA1">
        <w:rPr>
          <w:rFonts w:ascii="Times New Roman" w:hAnsi="Times New Roman" w:cs="Times New Roman"/>
          <w:noProof/>
          <w:sz w:val="24"/>
          <w:szCs w:val="24"/>
        </w:rPr>
        <w:t xml:space="preserve">Landguth, E. L., Cushman, S. a, Murphy, M. a, &amp; Luikart, G. (2010). Relationships between </w:t>
      </w:r>
      <w:r w:rsidRPr="008B2DA1">
        <w:rPr>
          <w:rFonts w:ascii="Times New Roman" w:hAnsi="Times New Roman" w:cs="Times New Roman"/>
          <w:noProof/>
          <w:sz w:val="24"/>
          <w:szCs w:val="24"/>
        </w:rPr>
        <w:lastRenderedPageBreak/>
        <w:t xml:space="preserve">migration rates and landscape resistance assessed using individual-based simulations. </w:t>
      </w:r>
      <w:r w:rsidRPr="008B2DA1">
        <w:rPr>
          <w:rFonts w:ascii="Times New Roman" w:hAnsi="Times New Roman" w:cs="Times New Roman"/>
          <w:i/>
          <w:iCs/>
          <w:noProof/>
          <w:sz w:val="24"/>
          <w:szCs w:val="24"/>
        </w:rPr>
        <w:t>Molecular Ecology Resources</w:t>
      </w:r>
      <w:r w:rsidRPr="008B2DA1">
        <w:rPr>
          <w:rFonts w:ascii="Times New Roman" w:hAnsi="Times New Roman" w:cs="Times New Roman"/>
          <w:noProof/>
          <w:sz w:val="24"/>
          <w:szCs w:val="24"/>
        </w:rPr>
        <w:t xml:space="preserve">, </w:t>
      </w:r>
      <w:r w:rsidRPr="008B2DA1">
        <w:rPr>
          <w:rFonts w:ascii="Times New Roman" w:hAnsi="Times New Roman" w:cs="Times New Roman"/>
          <w:i/>
          <w:iCs/>
          <w:noProof/>
          <w:sz w:val="24"/>
          <w:szCs w:val="24"/>
        </w:rPr>
        <w:t>10</w:t>
      </w:r>
      <w:r w:rsidRPr="008B2DA1">
        <w:rPr>
          <w:rFonts w:ascii="Times New Roman" w:hAnsi="Times New Roman" w:cs="Times New Roman"/>
          <w:noProof/>
          <w:sz w:val="24"/>
          <w:szCs w:val="24"/>
        </w:rPr>
        <w:t>(5), 854–862. doi: 10.1111/j.1755-0998.2010.02867.x</w:t>
      </w:r>
    </w:p>
    <w:p w14:paraId="25273912" w14:textId="77777777" w:rsidR="008B2DA1" w:rsidRPr="008B2DA1" w:rsidRDefault="008B2DA1" w:rsidP="008B2DA1">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8B2DA1">
        <w:rPr>
          <w:rFonts w:ascii="Times New Roman" w:hAnsi="Times New Roman" w:cs="Times New Roman"/>
          <w:noProof/>
          <w:sz w:val="24"/>
          <w:szCs w:val="24"/>
        </w:rPr>
        <w:t xml:space="preserve">Landguth, E. L., Holden, Z. A., Mahalovich, M. F., &amp; Cushman, S. A. (2017). Using landscape genetics simulations for planting blister rust resistant whitebark pine in the US Northern Rocky Mountains. </w:t>
      </w:r>
      <w:r w:rsidRPr="008B2DA1">
        <w:rPr>
          <w:rFonts w:ascii="Times New Roman" w:hAnsi="Times New Roman" w:cs="Times New Roman"/>
          <w:i/>
          <w:iCs/>
          <w:noProof/>
          <w:sz w:val="24"/>
          <w:szCs w:val="24"/>
        </w:rPr>
        <w:t>Frontiers in Genetics</w:t>
      </w:r>
      <w:r w:rsidRPr="008B2DA1">
        <w:rPr>
          <w:rFonts w:ascii="Times New Roman" w:hAnsi="Times New Roman" w:cs="Times New Roman"/>
          <w:noProof/>
          <w:sz w:val="24"/>
          <w:szCs w:val="24"/>
        </w:rPr>
        <w:t xml:space="preserve">, </w:t>
      </w:r>
      <w:r w:rsidRPr="008B2DA1">
        <w:rPr>
          <w:rFonts w:ascii="Times New Roman" w:hAnsi="Times New Roman" w:cs="Times New Roman"/>
          <w:i/>
          <w:iCs/>
          <w:noProof/>
          <w:sz w:val="24"/>
          <w:szCs w:val="24"/>
        </w:rPr>
        <w:t>8</w:t>
      </w:r>
      <w:r w:rsidRPr="008B2DA1">
        <w:rPr>
          <w:rFonts w:ascii="Times New Roman" w:hAnsi="Times New Roman" w:cs="Times New Roman"/>
          <w:noProof/>
          <w:sz w:val="24"/>
          <w:szCs w:val="24"/>
        </w:rPr>
        <w:t>(FEB), 1–12. doi: 10.3389/fgene.2017.00009</w:t>
      </w:r>
    </w:p>
    <w:p w14:paraId="6CC528B9" w14:textId="77777777" w:rsidR="008B2DA1" w:rsidRPr="008B2DA1" w:rsidRDefault="008B2DA1" w:rsidP="008B2DA1">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8B2DA1">
        <w:rPr>
          <w:rFonts w:ascii="Times New Roman" w:hAnsi="Times New Roman" w:cs="Times New Roman"/>
          <w:noProof/>
          <w:sz w:val="24"/>
          <w:szCs w:val="24"/>
        </w:rPr>
        <w:t xml:space="preserve">Larroque, J., Legault, S., Johns, R., Lumley, L., Cusson, M., Renaut, S., … James, P. M. A. (2019). Temporal variation in spatial genetic structure during population outbreaks: Distinguishing among different potential drivers of spatial synchrony. </w:t>
      </w:r>
      <w:r w:rsidRPr="008B2DA1">
        <w:rPr>
          <w:rFonts w:ascii="Times New Roman" w:hAnsi="Times New Roman" w:cs="Times New Roman"/>
          <w:i/>
          <w:iCs/>
          <w:noProof/>
          <w:sz w:val="24"/>
          <w:szCs w:val="24"/>
        </w:rPr>
        <w:t>Evolutionary Applications</w:t>
      </w:r>
      <w:r w:rsidRPr="008B2DA1">
        <w:rPr>
          <w:rFonts w:ascii="Times New Roman" w:hAnsi="Times New Roman" w:cs="Times New Roman"/>
          <w:noProof/>
          <w:sz w:val="24"/>
          <w:szCs w:val="24"/>
        </w:rPr>
        <w:t>, (July), 1–15. doi: 10.1111/eva.12852</w:t>
      </w:r>
    </w:p>
    <w:p w14:paraId="62B84275" w14:textId="77777777" w:rsidR="008B2DA1" w:rsidRPr="008B2DA1" w:rsidRDefault="008B2DA1" w:rsidP="008B2DA1">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8B2DA1">
        <w:rPr>
          <w:rFonts w:ascii="Times New Roman" w:hAnsi="Times New Roman" w:cs="Times New Roman"/>
          <w:noProof/>
          <w:sz w:val="24"/>
          <w:szCs w:val="24"/>
        </w:rPr>
        <w:t xml:space="preserve">Legendre, P. (2019a). A temporal beta-diversity index to identify sites that have changed in exceptional ways in space–time surveys. </w:t>
      </w:r>
      <w:r w:rsidRPr="008B2DA1">
        <w:rPr>
          <w:rFonts w:ascii="Times New Roman" w:hAnsi="Times New Roman" w:cs="Times New Roman"/>
          <w:i/>
          <w:iCs/>
          <w:noProof/>
          <w:sz w:val="24"/>
          <w:szCs w:val="24"/>
        </w:rPr>
        <w:t>Ecology and Evolution</w:t>
      </w:r>
      <w:r w:rsidRPr="008B2DA1">
        <w:rPr>
          <w:rFonts w:ascii="Times New Roman" w:hAnsi="Times New Roman" w:cs="Times New Roman"/>
          <w:noProof/>
          <w:sz w:val="24"/>
          <w:szCs w:val="24"/>
        </w:rPr>
        <w:t xml:space="preserve">, </w:t>
      </w:r>
      <w:r w:rsidRPr="008B2DA1">
        <w:rPr>
          <w:rFonts w:ascii="Times New Roman" w:hAnsi="Times New Roman" w:cs="Times New Roman"/>
          <w:i/>
          <w:iCs/>
          <w:noProof/>
          <w:sz w:val="24"/>
          <w:szCs w:val="24"/>
        </w:rPr>
        <w:t>9</w:t>
      </w:r>
      <w:r w:rsidRPr="008B2DA1">
        <w:rPr>
          <w:rFonts w:ascii="Times New Roman" w:hAnsi="Times New Roman" w:cs="Times New Roman"/>
          <w:noProof/>
          <w:sz w:val="24"/>
          <w:szCs w:val="24"/>
        </w:rPr>
        <w:t>(6), 3500–3514. doi: 10.1002/ece3.4984</w:t>
      </w:r>
    </w:p>
    <w:p w14:paraId="51DA6914" w14:textId="77777777" w:rsidR="008B2DA1" w:rsidRPr="008B2DA1" w:rsidRDefault="008B2DA1" w:rsidP="008B2DA1">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8B2DA1">
        <w:rPr>
          <w:rFonts w:ascii="Times New Roman" w:hAnsi="Times New Roman" w:cs="Times New Roman"/>
          <w:noProof/>
          <w:sz w:val="24"/>
          <w:szCs w:val="24"/>
        </w:rPr>
        <w:t xml:space="preserve">Legendre, P. (2019b). A temporal beta‐diversity index to identify sites that have changed in exceptional ways in space-time surveys. </w:t>
      </w:r>
      <w:r w:rsidRPr="008B2DA1">
        <w:rPr>
          <w:rFonts w:ascii="Times New Roman" w:hAnsi="Times New Roman" w:cs="Times New Roman"/>
          <w:i/>
          <w:iCs/>
          <w:noProof/>
          <w:sz w:val="24"/>
          <w:szCs w:val="24"/>
        </w:rPr>
        <w:t>Ecology and Evolution</w:t>
      </w:r>
      <w:r w:rsidRPr="008B2DA1">
        <w:rPr>
          <w:rFonts w:ascii="Times New Roman" w:hAnsi="Times New Roman" w:cs="Times New Roman"/>
          <w:noProof/>
          <w:sz w:val="24"/>
          <w:szCs w:val="24"/>
        </w:rPr>
        <w:t xml:space="preserve">, </w:t>
      </w:r>
      <w:r w:rsidRPr="008B2DA1">
        <w:rPr>
          <w:rFonts w:ascii="Times New Roman" w:hAnsi="Times New Roman" w:cs="Times New Roman"/>
          <w:i/>
          <w:iCs/>
          <w:noProof/>
          <w:sz w:val="24"/>
          <w:szCs w:val="24"/>
        </w:rPr>
        <w:t>9</w:t>
      </w:r>
      <w:r w:rsidRPr="008B2DA1">
        <w:rPr>
          <w:rFonts w:ascii="Times New Roman" w:hAnsi="Times New Roman" w:cs="Times New Roman"/>
          <w:noProof/>
          <w:sz w:val="24"/>
          <w:szCs w:val="24"/>
        </w:rPr>
        <w:t>, 3500–3514. doi: 10.1002/ece3.4984</w:t>
      </w:r>
    </w:p>
    <w:p w14:paraId="42FE17A8" w14:textId="77777777" w:rsidR="008B2DA1" w:rsidRPr="008B2DA1" w:rsidRDefault="008B2DA1" w:rsidP="008B2DA1">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8B2DA1">
        <w:rPr>
          <w:rFonts w:ascii="Times New Roman" w:hAnsi="Times New Roman" w:cs="Times New Roman"/>
          <w:noProof/>
          <w:sz w:val="24"/>
          <w:szCs w:val="24"/>
        </w:rPr>
        <w:t xml:space="preserve">Legendre, P., &amp; Legendre, L. (2012). </w:t>
      </w:r>
      <w:r w:rsidRPr="008B2DA1">
        <w:rPr>
          <w:rFonts w:ascii="Times New Roman" w:hAnsi="Times New Roman" w:cs="Times New Roman"/>
          <w:i/>
          <w:iCs/>
          <w:noProof/>
          <w:sz w:val="24"/>
          <w:szCs w:val="24"/>
        </w:rPr>
        <w:t>Numerical Ecology</w:t>
      </w:r>
      <w:r w:rsidRPr="008B2DA1">
        <w:rPr>
          <w:rFonts w:ascii="Times New Roman" w:hAnsi="Times New Roman" w:cs="Times New Roman"/>
          <w:noProof/>
          <w:sz w:val="24"/>
          <w:szCs w:val="24"/>
        </w:rPr>
        <w:t xml:space="preserve"> (Third Engl). Amsterdam: Elsevier.</w:t>
      </w:r>
    </w:p>
    <w:p w14:paraId="28DE5762" w14:textId="77777777" w:rsidR="008B2DA1" w:rsidRPr="008B2DA1" w:rsidRDefault="008B2DA1" w:rsidP="008B2DA1">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8B2DA1">
        <w:rPr>
          <w:rFonts w:ascii="Times New Roman" w:hAnsi="Times New Roman" w:cs="Times New Roman"/>
          <w:noProof/>
          <w:sz w:val="24"/>
          <w:szCs w:val="24"/>
        </w:rPr>
        <w:t xml:space="preserve">Leigh, D. M., Hendry, A. P., Vázquez‐Domínguez, E., &amp; Friesen, V. L. (2019). Estimated six percent loss of genetic variation in wild populations since the industrial revolution. </w:t>
      </w:r>
      <w:r w:rsidRPr="008B2DA1">
        <w:rPr>
          <w:rFonts w:ascii="Times New Roman" w:hAnsi="Times New Roman" w:cs="Times New Roman"/>
          <w:i/>
          <w:iCs/>
          <w:noProof/>
          <w:sz w:val="24"/>
          <w:szCs w:val="24"/>
        </w:rPr>
        <w:t>Evolutionary Applications</w:t>
      </w:r>
      <w:r w:rsidRPr="008B2DA1">
        <w:rPr>
          <w:rFonts w:ascii="Times New Roman" w:hAnsi="Times New Roman" w:cs="Times New Roman"/>
          <w:noProof/>
          <w:sz w:val="24"/>
          <w:szCs w:val="24"/>
        </w:rPr>
        <w:t>, (April), 1–8. doi: 10.1111/eva.12810</w:t>
      </w:r>
    </w:p>
    <w:p w14:paraId="74CB0BC9" w14:textId="77777777" w:rsidR="008B2DA1" w:rsidRPr="008B2DA1" w:rsidRDefault="008B2DA1" w:rsidP="008B2DA1">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8B2DA1">
        <w:rPr>
          <w:rFonts w:ascii="Times New Roman" w:hAnsi="Times New Roman" w:cs="Times New Roman"/>
          <w:noProof/>
          <w:sz w:val="24"/>
          <w:szCs w:val="24"/>
        </w:rPr>
        <w:t xml:space="preserve">Lepais, O., Chancerel, E., Boury, C., Salin, F., Manicki, A., Taillebois, L., … Guichoux, E. </w:t>
      </w:r>
      <w:r w:rsidRPr="008B2DA1">
        <w:rPr>
          <w:rFonts w:ascii="Times New Roman" w:hAnsi="Times New Roman" w:cs="Times New Roman"/>
          <w:noProof/>
          <w:sz w:val="24"/>
          <w:szCs w:val="24"/>
        </w:rPr>
        <w:lastRenderedPageBreak/>
        <w:t xml:space="preserve">(2019). Fast sequence-based microsatellite genotyping development workflow for any non-model species. </w:t>
      </w:r>
      <w:r w:rsidRPr="008B2DA1">
        <w:rPr>
          <w:rFonts w:ascii="Times New Roman" w:hAnsi="Times New Roman" w:cs="Times New Roman"/>
          <w:i/>
          <w:iCs/>
          <w:noProof/>
          <w:sz w:val="24"/>
          <w:szCs w:val="24"/>
        </w:rPr>
        <w:t>BioRxiv</w:t>
      </w:r>
      <w:r w:rsidRPr="008B2DA1">
        <w:rPr>
          <w:rFonts w:ascii="Times New Roman" w:hAnsi="Times New Roman" w:cs="Times New Roman"/>
          <w:noProof/>
          <w:sz w:val="24"/>
          <w:szCs w:val="24"/>
        </w:rPr>
        <w:t>, 649772. doi: 10.1101/649772</w:t>
      </w:r>
    </w:p>
    <w:p w14:paraId="2C901F46" w14:textId="77777777" w:rsidR="008B2DA1" w:rsidRPr="008B2DA1" w:rsidRDefault="008B2DA1" w:rsidP="008B2DA1">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8B2DA1">
        <w:rPr>
          <w:rFonts w:ascii="Times New Roman" w:hAnsi="Times New Roman" w:cs="Times New Roman"/>
          <w:noProof/>
          <w:sz w:val="24"/>
          <w:szCs w:val="24"/>
        </w:rPr>
        <w:t xml:space="preserve">Lowe, W. H., &amp; Allendorf, F. W. (2010). What can genetics tell us about population connectivity? </w:t>
      </w:r>
      <w:r w:rsidRPr="008B2DA1">
        <w:rPr>
          <w:rFonts w:ascii="Times New Roman" w:hAnsi="Times New Roman" w:cs="Times New Roman"/>
          <w:i/>
          <w:iCs/>
          <w:noProof/>
          <w:sz w:val="24"/>
          <w:szCs w:val="24"/>
        </w:rPr>
        <w:t>Molecular Ecology</w:t>
      </w:r>
      <w:r w:rsidRPr="008B2DA1">
        <w:rPr>
          <w:rFonts w:ascii="Times New Roman" w:hAnsi="Times New Roman" w:cs="Times New Roman"/>
          <w:noProof/>
          <w:sz w:val="24"/>
          <w:szCs w:val="24"/>
        </w:rPr>
        <w:t xml:space="preserve">, </w:t>
      </w:r>
      <w:r w:rsidRPr="008B2DA1">
        <w:rPr>
          <w:rFonts w:ascii="Times New Roman" w:hAnsi="Times New Roman" w:cs="Times New Roman"/>
          <w:i/>
          <w:iCs/>
          <w:noProof/>
          <w:sz w:val="24"/>
          <w:szCs w:val="24"/>
        </w:rPr>
        <w:t>19</w:t>
      </w:r>
      <w:r w:rsidRPr="008B2DA1">
        <w:rPr>
          <w:rFonts w:ascii="Times New Roman" w:hAnsi="Times New Roman" w:cs="Times New Roman"/>
          <w:noProof/>
          <w:sz w:val="24"/>
          <w:szCs w:val="24"/>
        </w:rPr>
        <w:t>(15), 3038–3051. doi: 10.1111/j.1365-294X.2010.04688.x</w:t>
      </w:r>
    </w:p>
    <w:p w14:paraId="300C80A5" w14:textId="77777777" w:rsidR="008B2DA1" w:rsidRPr="008B2DA1" w:rsidRDefault="008B2DA1" w:rsidP="008B2DA1">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8B2DA1">
        <w:rPr>
          <w:rFonts w:ascii="Times New Roman" w:hAnsi="Times New Roman" w:cs="Times New Roman"/>
          <w:noProof/>
          <w:sz w:val="24"/>
          <w:szCs w:val="24"/>
        </w:rPr>
        <w:t xml:space="preserve">Manel, S., &amp; Holderegger, R. (2013). Ten years of landscape genetics. </w:t>
      </w:r>
      <w:r w:rsidRPr="008B2DA1">
        <w:rPr>
          <w:rFonts w:ascii="Times New Roman" w:hAnsi="Times New Roman" w:cs="Times New Roman"/>
          <w:i/>
          <w:iCs/>
          <w:noProof/>
          <w:sz w:val="24"/>
          <w:szCs w:val="24"/>
        </w:rPr>
        <w:t>Trends in Ecology &amp; Evolution</w:t>
      </w:r>
      <w:r w:rsidRPr="008B2DA1">
        <w:rPr>
          <w:rFonts w:ascii="Times New Roman" w:hAnsi="Times New Roman" w:cs="Times New Roman"/>
          <w:noProof/>
          <w:sz w:val="24"/>
          <w:szCs w:val="24"/>
        </w:rPr>
        <w:t xml:space="preserve">, </w:t>
      </w:r>
      <w:r w:rsidRPr="008B2DA1">
        <w:rPr>
          <w:rFonts w:ascii="Times New Roman" w:hAnsi="Times New Roman" w:cs="Times New Roman"/>
          <w:i/>
          <w:iCs/>
          <w:noProof/>
          <w:sz w:val="24"/>
          <w:szCs w:val="24"/>
        </w:rPr>
        <w:t>28</w:t>
      </w:r>
      <w:r w:rsidRPr="008B2DA1">
        <w:rPr>
          <w:rFonts w:ascii="Times New Roman" w:hAnsi="Times New Roman" w:cs="Times New Roman"/>
          <w:noProof/>
          <w:sz w:val="24"/>
          <w:szCs w:val="24"/>
        </w:rPr>
        <w:t>(10), 614–621. doi: 10.1016/j.tree.2013.05.012</w:t>
      </w:r>
    </w:p>
    <w:p w14:paraId="6AB006F7" w14:textId="77777777" w:rsidR="008B2DA1" w:rsidRPr="008B2DA1" w:rsidRDefault="008B2DA1" w:rsidP="008B2DA1">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8B2DA1">
        <w:rPr>
          <w:rFonts w:ascii="Times New Roman" w:hAnsi="Times New Roman" w:cs="Times New Roman"/>
          <w:noProof/>
          <w:sz w:val="24"/>
          <w:szCs w:val="24"/>
        </w:rPr>
        <w:t xml:space="preserve">Manel, S., Schwartz, M. K., Luikart, G., &amp; Taberlet, P. (2003). Landscape genetics: combining landscape ecology and population genetics. </w:t>
      </w:r>
      <w:r w:rsidRPr="008B2DA1">
        <w:rPr>
          <w:rFonts w:ascii="Times New Roman" w:hAnsi="Times New Roman" w:cs="Times New Roman"/>
          <w:i/>
          <w:iCs/>
          <w:noProof/>
          <w:sz w:val="24"/>
          <w:szCs w:val="24"/>
        </w:rPr>
        <w:t>Trends in Ecology &amp; Evolution</w:t>
      </w:r>
      <w:r w:rsidRPr="008B2DA1">
        <w:rPr>
          <w:rFonts w:ascii="Times New Roman" w:hAnsi="Times New Roman" w:cs="Times New Roman"/>
          <w:noProof/>
          <w:sz w:val="24"/>
          <w:szCs w:val="24"/>
        </w:rPr>
        <w:t xml:space="preserve">, </w:t>
      </w:r>
      <w:r w:rsidRPr="008B2DA1">
        <w:rPr>
          <w:rFonts w:ascii="Times New Roman" w:hAnsi="Times New Roman" w:cs="Times New Roman"/>
          <w:i/>
          <w:iCs/>
          <w:noProof/>
          <w:sz w:val="24"/>
          <w:szCs w:val="24"/>
        </w:rPr>
        <w:t>18</w:t>
      </w:r>
      <w:r w:rsidRPr="008B2DA1">
        <w:rPr>
          <w:rFonts w:ascii="Times New Roman" w:hAnsi="Times New Roman" w:cs="Times New Roman"/>
          <w:noProof/>
          <w:sz w:val="24"/>
          <w:szCs w:val="24"/>
        </w:rPr>
        <w:t>(4), 189–197. doi: 10.1016/S0169-5347(03)00008-9</w:t>
      </w:r>
    </w:p>
    <w:p w14:paraId="7E082770" w14:textId="77777777" w:rsidR="008B2DA1" w:rsidRPr="008B2DA1" w:rsidRDefault="008B2DA1" w:rsidP="008B2DA1">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8B2DA1">
        <w:rPr>
          <w:rFonts w:ascii="Times New Roman" w:hAnsi="Times New Roman" w:cs="Times New Roman"/>
          <w:noProof/>
          <w:sz w:val="24"/>
          <w:szCs w:val="24"/>
        </w:rPr>
        <w:t xml:space="preserve">Marth, G. T., Czabarka, E., Murvai, J., &amp; Sherry, S. T. (2004). The Allele Frequency Spectrum in Genome-Wide Human Variation Data Reveals Signals of Differential Demographic History in Three Large World Populations. </w:t>
      </w:r>
      <w:r w:rsidRPr="008B2DA1">
        <w:rPr>
          <w:rFonts w:ascii="Times New Roman" w:hAnsi="Times New Roman" w:cs="Times New Roman"/>
          <w:i/>
          <w:iCs/>
          <w:noProof/>
          <w:sz w:val="24"/>
          <w:szCs w:val="24"/>
        </w:rPr>
        <w:t>Genetics</w:t>
      </w:r>
      <w:r w:rsidRPr="008B2DA1">
        <w:rPr>
          <w:rFonts w:ascii="Times New Roman" w:hAnsi="Times New Roman" w:cs="Times New Roman"/>
          <w:noProof/>
          <w:sz w:val="24"/>
          <w:szCs w:val="24"/>
        </w:rPr>
        <w:t xml:space="preserve">, </w:t>
      </w:r>
      <w:r w:rsidRPr="008B2DA1">
        <w:rPr>
          <w:rFonts w:ascii="Times New Roman" w:hAnsi="Times New Roman" w:cs="Times New Roman"/>
          <w:i/>
          <w:iCs/>
          <w:noProof/>
          <w:sz w:val="24"/>
          <w:szCs w:val="24"/>
        </w:rPr>
        <w:t>166</w:t>
      </w:r>
      <w:r w:rsidRPr="008B2DA1">
        <w:rPr>
          <w:rFonts w:ascii="Times New Roman" w:hAnsi="Times New Roman" w:cs="Times New Roman"/>
          <w:noProof/>
          <w:sz w:val="24"/>
          <w:szCs w:val="24"/>
        </w:rPr>
        <w:t>(1), 351–372. doi: 10.1534/genetics.166.1.351</w:t>
      </w:r>
    </w:p>
    <w:p w14:paraId="19DE019B" w14:textId="77777777" w:rsidR="008B2DA1" w:rsidRPr="008B2DA1" w:rsidRDefault="008B2DA1" w:rsidP="008B2DA1">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8B2DA1">
        <w:rPr>
          <w:rFonts w:ascii="Times New Roman" w:hAnsi="Times New Roman" w:cs="Times New Roman"/>
          <w:noProof/>
          <w:sz w:val="24"/>
          <w:szCs w:val="24"/>
        </w:rPr>
        <w:t xml:space="preserve">Maruyama, T., &amp; Fuerstt, P. A. (1985). POPULATION BOTTLENECKS AND NONEQUILIBRIUM MODELS IN POPULATION GENETICS. 11. NUMBER O F ALLELES IN A SMALL POPULATION T H A T WAS FORMED BY A RECENT BOTTLENECK HE fate of genes in a population that experiences a sudden reduction in. </w:t>
      </w:r>
      <w:r w:rsidRPr="008B2DA1">
        <w:rPr>
          <w:rFonts w:ascii="Times New Roman" w:hAnsi="Times New Roman" w:cs="Times New Roman"/>
          <w:i/>
          <w:iCs/>
          <w:noProof/>
          <w:sz w:val="24"/>
          <w:szCs w:val="24"/>
        </w:rPr>
        <w:t>Genetics</w:t>
      </w:r>
      <w:r w:rsidRPr="008B2DA1">
        <w:rPr>
          <w:rFonts w:ascii="Times New Roman" w:hAnsi="Times New Roman" w:cs="Times New Roman"/>
          <w:noProof/>
          <w:sz w:val="24"/>
          <w:szCs w:val="24"/>
        </w:rPr>
        <w:t xml:space="preserve">, </w:t>
      </w:r>
      <w:r w:rsidRPr="008B2DA1">
        <w:rPr>
          <w:rFonts w:ascii="Times New Roman" w:hAnsi="Times New Roman" w:cs="Times New Roman"/>
          <w:i/>
          <w:iCs/>
          <w:noProof/>
          <w:sz w:val="24"/>
          <w:szCs w:val="24"/>
        </w:rPr>
        <w:t>111</w:t>
      </w:r>
      <w:r w:rsidRPr="008B2DA1">
        <w:rPr>
          <w:rFonts w:ascii="Times New Roman" w:hAnsi="Times New Roman" w:cs="Times New Roman"/>
          <w:noProof/>
          <w:sz w:val="24"/>
          <w:szCs w:val="24"/>
        </w:rPr>
        <w:t>(3), 675–689. Retrieved from https://www.ncbi.nlm.nih.gov/pmc/articles/PMC1202664/pdf/675.pdf</w:t>
      </w:r>
    </w:p>
    <w:p w14:paraId="74F04BFB" w14:textId="77777777" w:rsidR="008B2DA1" w:rsidRPr="008B2DA1" w:rsidRDefault="008B2DA1" w:rsidP="008B2DA1">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8B2DA1">
        <w:rPr>
          <w:rFonts w:ascii="Times New Roman" w:hAnsi="Times New Roman" w:cs="Times New Roman"/>
          <w:noProof/>
          <w:sz w:val="24"/>
          <w:szCs w:val="24"/>
        </w:rPr>
        <w:t xml:space="preserve">Mayrand, P., Filotas, E., Wittische, J., &amp; James, P. M. A. (2019). The role of dispersal, selection, </w:t>
      </w:r>
      <w:r w:rsidRPr="008B2DA1">
        <w:rPr>
          <w:rFonts w:ascii="Times New Roman" w:hAnsi="Times New Roman" w:cs="Times New Roman"/>
          <w:noProof/>
          <w:sz w:val="24"/>
          <w:szCs w:val="24"/>
        </w:rPr>
        <w:lastRenderedPageBreak/>
        <w:t xml:space="preserve">and timing of sampling on the false discovery rate of loci under selection during geographic range expansion. </w:t>
      </w:r>
      <w:r w:rsidRPr="008B2DA1">
        <w:rPr>
          <w:rFonts w:ascii="Times New Roman" w:hAnsi="Times New Roman" w:cs="Times New Roman"/>
          <w:i/>
          <w:iCs/>
          <w:noProof/>
          <w:sz w:val="24"/>
          <w:szCs w:val="24"/>
        </w:rPr>
        <w:t>Genome</w:t>
      </w:r>
      <w:r w:rsidRPr="008B2DA1">
        <w:rPr>
          <w:rFonts w:ascii="Times New Roman" w:hAnsi="Times New Roman" w:cs="Times New Roman"/>
          <w:noProof/>
          <w:sz w:val="24"/>
          <w:szCs w:val="24"/>
        </w:rPr>
        <w:t xml:space="preserve">, </w:t>
      </w:r>
      <w:r w:rsidRPr="008B2DA1">
        <w:rPr>
          <w:rFonts w:ascii="Times New Roman" w:hAnsi="Times New Roman" w:cs="Times New Roman"/>
          <w:i/>
          <w:iCs/>
          <w:noProof/>
          <w:sz w:val="24"/>
          <w:szCs w:val="24"/>
        </w:rPr>
        <w:t>13</w:t>
      </w:r>
      <w:r w:rsidRPr="008B2DA1">
        <w:rPr>
          <w:rFonts w:ascii="Times New Roman" w:hAnsi="Times New Roman" w:cs="Times New Roman"/>
          <w:noProof/>
          <w:sz w:val="24"/>
          <w:szCs w:val="24"/>
        </w:rPr>
        <w:t>(July), 1–13. doi: 10.1139/gen-2019-0004</w:t>
      </w:r>
    </w:p>
    <w:p w14:paraId="419FD09F" w14:textId="77777777" w:rsidR="008B2DA1" w:rsidRPr="008B2DA1" w:rsidRDefault="008B2DA1" w:rsidP="008B2DA1">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8B2DA1">
        <w:rPr>
          <w:rFonts w:ascii="Times New Roman" w:hAnsi="Times New Roman" w:cs="Times New Roman"/>
          <w:noProof/>
          <w:sz w:val="24"/>
          <w:szCs w:val="24"/>
        </w:rPr>
        <w:t xml:space="preserve">Murray, G. G. R., Wang, F., Harrison, E. M., Paterson, G. K., Mather, A. E., Harris, S. R., … Welch, J. J. (2016). The effect of genetic structure on molecular dating and tests for temporal signal. </w:t>
      </w:r>
      <w:r w:rsidRPr="008B2DA1">
        <w:rPr>
          <w:rFonts w:ascii="Times New Roman" w:hAnsi="Times New Roman" w:cs="Times New Roman"/>
          <w:i/>
          <w:iCs/>
          <w:noProof/>
          <w:sz w:val="24"/>
          <w:szCs w:val="24"/>
        </w:rPr>
        <w:t>Methods in Ecology and Evolution</w:t>
      </w:r>
      <w:r w:rsidRPr="008B2DA1">
        <w:rPr>
          <w:rFonts w:ascii="Times New Roman" w:hAnsi="Times New Roman" w:cs="Times New Roman"/>
          <w:noProof/>
          <w:sz w:val="24"/>
          <w:szCs w:val="24"/>
        </w:rPr>
        <w:t xml:space="preserve">, </w:t>
      </w:r>
      <w:r w:rsidRPr="008B2DA1">
        <w:rPr>
          <w:rFonts w:ascii="Times New Roman" w:hAnsi="Times New Roman" w:cs="Times New Roman"/>
          <w:i/>
          <w:iCs/>
          <w:noProof/>
          <w:sz w:val="24"/>
          <w:szCs w:val="24"/>
        </w:rPr>
        <w:t>7</w:t>
      </w:r>
      <w:r w:rsidRPr="008B2DA1">
        <w:rPr>
          <w:rFonts w:ascii="Times New Roman" w:hAnsi="Times New Roman" w:cs="Times New Roman"/>
          <w:noProof/>
          <w:sz w:val="24"/>
          <w:szCs w:val="24"/>
        </w:rPr>
        <w:t>(1), 80–89. doi: 10.1111/2041-210X.12466</w:t>
      </w:r>
    </w:p>
    <w:p w14:paraId="2B134818" w14:textId="77777777" w:rsidR="008B2DA1" w:rsidRPr="008B2DA1" w:rsidRDefault="008B2DA1" w:rsidP="008B2DA1">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8B2DA1">
        <w:rPr>
          <w:rFonts w:ascii="Times New Roman" w:hAnsi="Times New Roman" w:cs="Times New Roman"/>
          <w:noProof/>
          <w:sz w:val="24"/>
          <w:szCs w:val="24"/>
        </w:rPr>
        <w:t xml:space="preserve">Paradis, E. (2010). Pegas: An R package for population genetics with an integrated-modular approach. </w:t>
      </w:r>
      <w:r w:rsidRPr="008B2DA1">
        <w:rPr>
          <w:rFonts w:ascii="Times New Roman" w:hAnsi="Times New Roman" w:cs="Times New Roman"/>
          <w:i/>
          <w:iCs/>
          <w:noProof/>
          <w:sz w:val="24"/>
          <w:szCs w:val="24"/>
        </w:rPr>
        <w:t>Bioinformatics</w:t>
      </w:r>
      <w:r w:rsidRPr="008B2DA1">
        <w:rPr>
          <w:rFonts w:ascii="Times New Roman" w:hAnsi="Times New Roman" w:cs="Times New Roman"/>
          <w:noProof/>
          <w:sz w:val="24"/>
          <w:szCs w:val="24"/>
        </w:rPr>
        <w:t xml:space="preserve">, </w:t>
      </w:r>
      <w:r w:rsidRPr="008B2DA1">
        <w:rPr>
          <w:rFonts w:ascii="Times New Roman" w:hAnsi="Times New Roman" w:cs="Times New Roman"/>
          <w:i/>
          <w:iCs/>
          <w:noProof/>
          <w:sz w:val="24"/>
          <w:szCs w:val="24"/>
        </w:rPr>
        <w:t>26</w:t>
      </w:r>
      <w:r w:rsidRPr="008B2DA1">
        <w:rPr>
          <w:rFonts w:ascii="Times New Roman" w:hAnsi="Times New Roman" w:cs="Times New Roman"/>
          <w:noProof/>
          <w:sz w:val="24"/>
          <w:szCs w:val="24"/>
        </w:rPr>
        <w:t>(3), 419–420. doi: 10.1093/bioinformatics/btp696</w:t>
      </w:r>
    </w:p>
    <w:p w14:paraId="1DC17C84" w14:textId="77777777" w:rsidR="008B2DA1" w:rsidRPr="008B2DA1" w:rsidRDefault="008B2DA1" w:rsidP="008B2DA1">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8B2DA1">
        <w:rPr>
          <w:rFonts w:ascii="Times New Roman" w:hAnsi="Times New Roman" w:cs="Times New Roman"/>
          <w:noProof/>
          <w:sz w:val="24"/>
          <w:szCs w:val="24"/>
        </w:rPr>
        <w:t xml:space="preserve">Paz-Vinas, I., Loot, G., Stevens, V. M., &amp; Blanchet, S. (2015). Evolutionary processes driving spatial patterns of intraspecific genetic diversity in river ecosystems. </w:t>
      </w:r>
      <w:r w:rsidRPr="008B2DA1">
        <w:rPr>
          <w:rFonts w:ascii="Times New Roman" w:hAnsi="Times New Roman" w:cs="Times New Roman"/>
          <w:i/>
          <w:iCs/>
          <w:noProof/>
          <w:sz w:val="24"/>
          <w:szCs w:val="24"/>
        </w:rPr>
        <w:t>Molecular Ecology</w:t>
      </w:r>
      <w:r w:rsidRPr="008B2DA1">
        <w:rPr>
          <w:rFonts w:ascii="Times New Roman" w:hAnsi="Times New Roman" w:cs="Times New Roman"/>
          <w:noProof/>
          <w:sz w:val="24"/>
          <w:szCs w:val="24"/>
        </w:rPr>
        <w:t xml:space="preserve">, </w:t>
      </w:r>
      <w:r w:rsidRPr="008B2DA1">
        <w:rPr>
          <w:rFonts w:ascii="Times New Roman" w:hAnsi="Times New Roman" w:cs="Times New Roman"/>
          <w:i/>
          <w:iCs/>
          <w:noProof/>
          <w:sz w:val="24"/>
          <w:szCs w:val="24"/>
        </w:rPr>
        <w:t>24</w:t>
      </w:r>
      <w:r w:rsidRPr="008B2DA1">
        <w:rPr>
          <w:rFonts w:ascii="Times New Roman" w:hAnsi="Times New Roman" w:cs="Times New Roman"/>
          <w:noProof/>
          <w:sz w:val="24"/>
          <w:szCs w:val="24"/>
        </w:rPr>
        <w:t>(18), 4586–4604. doi: 10.1111/mec.13345</w:t>
      </w:r>
    </w:p>
    <w:p w14:paraId="22D2857C" w14:textId="77777777" w:rsidR="008B2DA1" w:rsidRPr="008B2DA1" w:rsidRDefault="008B2DA1" w:rsidP="008B2DA1">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8B2DA1">
        <w:rPr>
          <w:rFonts w:ascii="Times New Roman" w:hAnsi="Times New Roman" w:cs="Times New Roman"/>
          <w:noProof/>
          <w:sz w:val="24"/>
          <w:szCs w:val="24"/>
        </w:rPr>
        <w:t xml:space="preserve">R Core Team. (2019). </w:t>
      </w:r>
      <w:r w:rsidRPr="008B2DA1">
        <w:rPr>
          <w:rFonts w:ascii="Times New Roman" w:hAnsi="Times New Roman" w:cs="Times New Roman"/>
          <w:i/>
          <w:iCs/>
          <w:noProof/>
          <w:sz w:val="24"/>
          <w:szCs w:val="24"/>
        </w:rPr>
        <w:t>R: A language and environment for statistical computing</w:t>
      </w:r>
      <w:r w:rsidRPr="008B2DA1">
        <w:rPr>
          <w:rFonts w:ascii="Times New Roman" w:hAnsi="Times New Roman" w:cs="Times New Roman"/>
          <w:noProof/>
          <w:sz w:val="24"/>
          <w:szCs w:val="24"/>
        </w:rPr>
        <w:t>. Retrieved from https://www.r-project.org/</w:t>
      </w:r>
    </w:p>
    <w:p w14:paraId="01579C00" w14:textId="77777777" w:rsidR="008B2DA1" w:rsidRPr="008B2DA1" w:rsidRDefault="008B2DA1" w:rsidP="008B2DA1">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8B2DA1">
        <w:rPr>
          <w:rFonts w:ascii="Times New Roman" w:hAnsi="Times New Roman" w:cs="Times New Roman"/>
          <w:noProof/>
          <w:sz w:val="24"/>
          <w:szCs w:val="24"/>
        </w:rPr>
        <w:t xml:space="preserve">Rousset, F. (1997). Genetic Differentiation and Estimation of Gene Flow from FStatistics Under Isolation by Distance. </w:t>
      </w:r>
      <w:r w:rsidRPr="008B2DA1">
        <w:rPr>
          <w:rFonts w:ascii="Times New Roman" w:hAnsi="Times New Roman" w:cs="Times New Roman"/>
          <w:i/>
          <w:iCs/>
          <w:noProof/>
          <w:sz w:val="24"/>
          <w:szCs w:val="24"/>
        </w:rPr>
        <w:t>Genetics</w:t>
      </w:r>
      <w:r w:rsidRPr="008B2DA1">
        <w:rPr>
          <w:rFonts w:ascii="Times New Roman" w:hAnsi="Times New Roman" w:cs="Times New Roman"/>
          <w:noProof/>
          <w:sz w:val="24"/>
          <w:szCs w:val="24"/>
        </w:rPr>
        <w:t xml:space="preserve">, </w:t>
      </w:r>
      <w:r w:rsidRPr="008B2DA1">
        <w:rPr>
          <w:rFonts w:ascii="Times New Roman" w:hAnsi="Times New Roman" w:cs="Times New Roman"/>
          <w:i/>
          <w:iCs/>
          <w:noProof/>
          <w:sz w:val="24"/>
          <w:szCs w:val="24"/>
        </w:rPr>
        <w:t>145</w:t>
      </w:r>
      <w:r w:rsidRPr="008B2DA1">
        <w:rPr>
          <w:rFonts w:ascii="Times New Roman" w:hAnsi="Times New Roman" w:cs="Times New Roman"/>
          <w:noProof/>
          <w:sz w:val="24"/>
          <w:szCs w:val="24"/>
        </w:rPr>
        <w:t>(4), 1219–1228.</w:t>
      </w:r>
    </w:p>
    <w:p w14:paraId="19085716" w14:textId="77777777" w:rsidR="008B2DA1" w:rsidRPr="008B2DA1" w:rsidRDefault="008B2DA1" w:rsidP="008B2DA1">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8B2DA1">
        <w:rPr>
          <w:rFonts w:ascii="Times New Roman" w:hAnsi="Times New Roman" w:cs="Times New Roman"/>
          <w:noProof/>
          <w:sz w:val="24"/>
          <w:szCs w:val="24"/>
        </w:rPr>
        <w:t xml:space="preserve">Rousset, F., &amp; Ferdy, J.-B. (2014). Testing environmental and genetic effects in the presence of spatial autocorrelation. </w:t>
      </w:r>
      <w:r w:rsidRPr="008B2DA1">
        <w:rPr>
          <w:rFonts w:ascii="Times New Roman" w:hAnsi="Times New Roman" w:cs="Times New Roman"/>
          <w:i/>
          <w:iCs/>
          <w:noProof/>
          <w:sz w:val="24"/>
          <w:szCs w:val="24"/>
        </w:rPr>
        <w:t>Ecography</w:t>
      </w:r>
      <w:r w:rsidRPr="008B2DA1">
        <w:rPr>
          <w:rFonts w:ascii="Times New Roman" w:hAnsi="Times New Roman" w:cs="Times New Roman"/>
          <w:noProof/>
          <w:sz w:val="24"/>
          <w:szCs w:val="24"/>
        </w:rPr>
        <w:t xml:space="preserve">, </w:t>
      </w:r>
      <w:r w:rsidRPr="008B2DA1">
        <w:rPr>
          <w:rFonts w:ascii="Times New Roman" w:hAnsi="Times New Roman" w:cs="Times New Roman"/>
          <w:i/>
          <w:iCs/>
          <w:noProof/>
          <w:sz w:val="24"/>
          <w:szCs w:val="24"/>
        </w:rPr>
        <w:t>37</w:t>
      </w:r>
      <w:r w:rsidRPr="008B2DA1">
        <w:rPr>
          <w:rFonts w:ascii="Times New Roman" w:hAnsi="Times New Roman" w:cs="Times New Roman"/>
          <w:noProof/>
          <w:sz w:val="24"/>
          <w:szCs w:val="24"/>
        </w:rPr>
        <w:t>(December 2013), 781–790. doi: 10.1111/ecog.00566</w:t>
      </w:r>
    </w:p>
    <w:p w14:paraId="7001AB7A" w14:textId="77777777" w:rsidR="008B2DA1" w:rsidRPr="008B2DA1" w:rsidRDefault="008B2DA1" w:rsidP="008B2DA1">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8B2DA1">
        <w:rPr>
          <w:rFonts w:ascii="Times New Roman" w:hAnsi="Times New Roman" w:cs="Times New Roman"/>
          <w:noProof/>
          <w:sz w:val="24"/>
          <w:szCs w:val="24"/>
        </w:rPr>
        <w:t xml:space="preserve">RStudio Team. (2018). </w:t>
      </w:r>
      <w:r w:rsidRPr="008B2DA1">
        <w:rPr>
          <w:rFonts w:ascii="Times New Roman" w:hAnsi="Times New Roman" w:cs="Times New Roman"/>
          <w:i/>
          <w:iCs/>
          <w:noProof/>
          <w:sz w:val="24"/>
          <w:szCs w:val="24"/>
        </w:rPr>
        <w:t>RStudio: Integrated Development for R</w:t>
      </w:r>
      <w:r w:rsidRPr="008B2DA1">
        <w:rPr>
          <w:rFonts w:ascii="Times New Roman" w:hAnsi="Times New Roman" w:cs="Times New Roman"/>
          <w:noProof/>
          <w:sz w:val="24"/>
          <w:szCs w:val="24"/>
        </w:rPr>
        <w:t>. Retrieved from http://www.rstudio.com/</w:t>
      </w:r>
    </w:p>
    <w:p w14:paraId="0B1C4D6A" w14:textId="77777777" w:rsidR="008B2DA1" w:rsidRPr="008B2DA1" w:rsidRDefault="008B2DA1" w:rsidP="008B2DA1">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8B2DA1">
        <w:rPr>
          <w:rFonts w:ascii="Times New Roman" w:hAnsi="Times New Roman" w:cs="Times New Roman"/>
          <w:noProof/>
          <w:sz w:val="24"/>
          <w:szCs w:val="24"/>
        </w:rPr>
        <w:t xml:space="preserve">Segelbacher, G., Cushman, S. A., Epperson, B. K., Fortin, M. J., Francois, O., Hardy, O. J., … </w:t>
      </w:r>
      <w:r w:rsidRPr="008B2DA1">
        <w:rPr>
          <w:rFonts w:ascii="Times New Roman" w:hAnsi="Times New Roman" w:cs="Times New Roman"/>
          <w:noProof/>
          <w:sz w:val="24"/>
          <w:szCs w:val="24"/>
        </w:rPr>
        <w:lastRenderedPageBreak/>
        <w:t xml:space="preserve">Manel, S. (2010). Applications of landscape genetics in conservation biology: Concepts and challenges. </w:t>
      </w:r>
      <w:r w:rsidRPr="008B2DA1">
        <w:rPr>
          <w:rFonts w:ascii="Times New Roman" w:hAnsi="Times New Roman" w:cs="Times New Roman"/>
          <w:i/>
          <w:iCs/>
          <w:noProof/>
          <w:sz w:val="24"/>
          <w:szCs w:val="24"/>
        </w:rPr>
        <w:t>Conservation Genetics</w:t>
      </w:r>
      <w:r w:rsidRPr="008B2DA1">
        <w:rPr>
          <w:rFonts w:ascii="Times New Roman" w:hAnsi="Times New Roman" w:cs="Times New Roman"/>
          <w:noProof/>
          <w:sz w:val="24"/>
          <w:szCs w:val="24"/>
        </w:rPr>
        <w:t xml:space="preserve">, </w:t>
      </w:r>
      <w:r w:rsidRPr="008B2DA1">
        <w:rPr>
          <w:rFonts w:ascii="Times New Roman" w:hAnsi="Times New Roman" w:cs="Times New Roman"/>
          <w:i/>
          <w:iCs/>
          <w:noProof/>
          <w:sz w:val="24"/>
          <w:szCs w:val="24"/>
        </w:rPr>
        <w:t>11</w:t>
      </w:r>
      <w:r w:rsidRPr="008B2DA1">
        <w:rPr>
          <w:rFonts w:ascii="Times New Roman" w:hAnsi="Times New Roman" w:cs="Times New Roman"/>
          <w:noProof/>
          <w:sz w:val="24"/>
          <w:szCs w:val="24"/>
        </w:rPr>
        <w:t>(2), 375–385. doi: 10.1007/s10592-009-0044-5</w:t>
      </w:r>
    </w:p>
    <w:p w14:paraId="57D28E88" w14:textId="77777777" w:rsidR="008B2DA1" w:rsidRPr="008B2DA1" w:rsidRDefault="008B2DA1" w:rsidP="008B2DA1">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8B2DA1">
        <w:rPr>
          <w:rFonts w:ascii="Times New Roman" w:hAnsi="Times New Roman" w:cs="Times New Roman"/>
          <w:noProof/>
          <w:sz w:val="24"/>
          <w:szCs w:val="24"/>
        </w:rPr>
        <w:t xml:space="preserve">Segura-García, I., Garavelli, L., Tringali, M., Matthews, T., Chérubin, L. M., Hunt, J., &amp; Box, S. J. (2019). Reconstruction of larval origins based on genetic relatedness and biophysical modeling. </w:t>
      </w:r>
      <w:r w:rsidRPr="008B2DA1">
        <w:rPr>
          <w:rFonts w:ascii="Times New Roman" w:hAnsi="Times New Roman" w:cs="Times New Roman"/>
          <w:i/>
          <w:iCs/>
          <w:noProof/>
          <w:sz w:val="24"/>
          <w:szCs w:val="24"/>
        </w:rPr>
        <w:t>Scientific Reports</w:t>
      </w:r>
      <w:r w:rsidRPr="008B2DA1">
        <w:rPr>
          <w:rFonts w:ascii="Times New Roman" w:hAnsi="Times New Roman" w:cs="Times New Roman"/>
          <w:noProof/>
          <w:sz w:val="24"/>
          <w:szCs w:val="24"/>
        </w:rPr>
        <w:t xml:space="preserve">, </w:t>
      </w:r>
      <w:r w:rsidRPr="008B2DA1">
        <w:rPr>
          <w:rFonts w:ascii="Times New Roman" w:hAnsi="Times New Roman" w:cs="Times New Roman"/>
          <w:i/>
          <w:iCs/>
          <w:noProof/>
          <w:sz w:val="24"/>
          <w:szCs w:val="24"/>
        </w:rPr>
        <w:t>9</w:t>
      </w:r>
      <w:r w:rsidRPr="008B2DA1">
        <w:rPr>
          <w:rFonts w:ascii="Times New Roman" w:hAnsi="Times New Roman" w:cs="Times New Roman"/>
          <w:noProof/>
          <w:sz w:val="24"/>
          <w:szCs w:val="24"/>
        </w:rPr>
        <w:t>(1), 1–9. doi: 10.1038/s41598-019-43435-9</w:t>
      </w:r>
    </w:p>
    <w:p w14:paraId="43B2EBFF" w14:textId="77777777" w:rsidR="008B2DA1" w:rsidRPr="008B2DA1" w:rsidRDefault="008B2DA1" w:rsidP="008B2DA1">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8B2DA1">
        <w:rPr>
          <w:rFonts w:ascii="Times New Roman" w:hAnsi="Times New Roman" w:cs="Times New Roman"/>
          <w:noProof/>
          <w:sz w:val="24"/>
          <w:szCs w:val="24"/>
        </w:rPr>
        <w:t xml:space="preserve">Skoglund, P., Sjödin, P., Skoglund, T., Lascoux, M., &amp; Jakobsson, M. (2014). Investigating population history using temporal genetic differentiation. </w:t>
      </w:r>
      <w:r w:rsidRPr="008B2DA1">
        <w:rPr>
          <w:rFonts w:ascii="Times New Roman" w:hAnsi="Times New Roman" w:cs="Times New Roman"/>
          <w:i/>
          <w:iCs/>
          <w:noProof/>
          <w:sz w:val="24"/>
          <w:szCs w:val="24"/>
        </w:rPr>
        <w:t>Molecular Biology and Evolution</w:t>
      </w:r>
      <w:r w:rsidRPr="008B2DA1">
        <w:rPr>
          <w:rFonts w:ascii="Times New Roman" w:hAnsi="Times New Roman" w:cs="Times New Roman"/>
          <w:noProof/>
          <w:sz w:val="24"/>
          <w:szCs w:val="24"/>
        </w:rPr>
        <w:t xml:space="preserve">, </w:t>
      </w:r>
      <w:r w:rsidRPr="008B2DA1">
        <w:rPr>
          <w:rFonts w:ascii="Times New Roman" w:hAnsi="Times New Roman" w:cs="Times New Roman"/>
          <w:i/>
          <w:iCs/>
          <w:noProof/>
          <w:sz w:val="24"/>
          <w:szCs w:val="24"/>
        </w:rPr>
        <w:t>31</w:t>
      </w:r>
      <w:r w:rsidRPr="008B2DA1">
        <w:rPr>
          <w:rFonts w:ascii="Times New Roman" w:hAnsi="Times New Roman" w:cs="Times New Roman"/>
          <w:noProof/>
          <w:sz w:val="24"/>
          <w:szCs w:val="24"/>
        </w:rPr>
        <w:t>(9), 2516–2527. doi: 10.1093/molbev/msu192</w:t>
      </w:r>
    </w:p>
    <w:p w14:paraId="42146164" w14:textId="77777777" w:rsidR="008B2DA1" w:rsidRPr="008B2DA1" w:rsidRDefault="008B2DA1" w:rsidP="008B2DA1">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8B2DA1">
        <w:rPr>
          <w:rFonts w:ascii="Times New Roman" w:hAnsi="Times New Roman" w:cs="Times New Roman"/>
          <w:noProof/>
          <w:sz w:val="24"/>
          <w:szCs w:val="24"/>
        </w:rPr>
        <w:t xml:space="preserve">Wagner, H. H., &amp; Fortin, M.-J. (2013). A conceptual framework for the spatial analysis of landscape genetic data. </w:t>
      </w:r>
      <w:r w:rsidRPr="008B2DA1">
        <w:rPr>
          <w:rFonts w:ascii="Times New Roman" w:hAnsi="Times New Roman" w:cs="Times New Roman"/>
          <w:i/>
          <w:iCs/>
          <w:noProof/>
          <w:sz w:val="24"/>
          <w:szCs w:val="24"/>
        </w:rPr>
        <w:t>Conservation Genetics</w:t>
      </w:r>
      <w:r w:rsidRPr="008B2DA1">
        <w:rPr>
          <w:rFonts w:ascii="Times New Roman" w:hAnsi="Times New Roman" w:cs="Times New Roman"/>
          <w:noProof/>
          <w:sz w:val="24"/>
          <w:szCs w:val="24"/>
        </w:rPr>
        <w:t xml:space="preserve">, </w:t>
      </w:r>
      <w:r w:rsidRPr="008B2DA1">
        <w:rPr>
          <w:rFonts w:ascii="Times New Roman" w:hAnsi="Times New Roman" w:cs="Times New Roman"/>
          <w:i/>
          <w:iCs/>
          <w:noProof/>
          <w:sz w:val="24"/>
          <w:szCs w:val="24"/>
        </w:rPr>
        <w:t>14</w:t>
      </w:r>
      <w:r w:rsidRPr="008B2DA1">
        <w:rPr>
          <w:rFonts w:ascii="Times New Roman" w:hAnsi="Times New Roman" w:cs="Times New Roman"/>
          <w:noProof/>
          <w:sz w:val="24"/>
          <w:szCs w:val="24"/>
        </w:rPr>
        <w:t>(2), 253–261. doi: 10.1007/s10592-012-0391-5</w:t>
      </w:r>
    </w:p>
    <w:p w14:paraId="22E9054F" w14:textId="77777777" w:rsidR="008B2DA1" w:rsidRPr="008B2DA1" w:rsidRDefault="008B2DA1" w:rsidP="008B2DA1">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8B2DA1">
        <w:rPr>
          <w:rFonts w:ascii="Times New Roman" w:hAnsi="Times New Roman" w:cs="Times New Roman"/>
          <w:noProof/>
          <w:sz w:val="24"/>
          <w:szCs w:val="24"/>
        </w:rPr>
        <w:t xml:space="preserve">Wittische, J., Janes, J. K., &amp; James, P. M. A. (2019). Modelling landscape genetic connectivity of the mountain pine beetle in western Canada. </w:t>
      </w:r>
      <w:r w:rsidRPr="008B2DA1">
        <w:rPr>
          <w:rFonts w:ascii="Times New Roman" w:hAnsi="Times New Roman" w:cs="Times New Roman"/>
          <w:i/>
          <w:iCs/>
          <w:noProof/>
          <w:sz w:val="24"/>
          <w:szCs w:val="24"/>
        </w:rPr>
        <w:t>Canadian Journal of Forest Research</w:t>
      </w:r>
      <w:r w:rsidRPr="008B2DA1">
        <w:rPr>
          <w:rFonts w:ascii="Times New Roman" w:hAnsi="Times New Roman" w:cs="Times New Roman"/>
          <w:noProof/>
          <w:sz w:val="24"/>
          <w:szCs w:val="24"/>
        </w:rPr>
        <w:t xml:space="preserve">, </w:t>
      </w:r>
      <w:r w:rsidRPr="008B2DA1">
        <w:rPr>
          <w:rFonts w:ascii="Times New Roman" w:hAnsi="Times New Roman" w:cs="Times New Roman"/>
          <w:i/>
          <w:iCs/>
          <w:noProof/>
          <w:sz w:val="24"/>
          <w:szCs w:val="24"/>
        </w:rPr>
        <w:t>1348</w:t>
      </w:r>
      <w:r w:rsidRPr="008B2DA1">
        <w:rPr>
          <w:rFonts w:ascii="Times New Roman" w:hAnsi="Times New Roman" w:cs="Times New Roman"/>
          <w:noProof/>
          <w:sz w:val="24"/>
          <w:szCs w:val="24"/>
        </w:rPr>
        <w:t>(September), 1339–1348. doi: 10.1139/cjfr-2018-0417</w:t>
      </w:r>
    </w:p>
    <w:p w14:paraId="607D6237" w14:textId="77777777" w:rsidR="008B2DA1" w:rsidRPr="008B2DA1" w:rsidRDefault="008B2DA1" w:rsidP="008B2DA1">
      <w:pPr>
        <w:widowControl w:val="0"/>
        <w:autoSpaceDE w:val="0"/>
        <w:autoSpaceDN w:val="0"/>
        <w:adjustRightInd w:val="0"/>
        <w:spacing w:before="240" w:after="240" w:line="480" w:lineRule="auto"/>
        <w:ind w:left="480" w:hanging="480"/>
        <w:rPr>
          <w:rFonts w:ascii="Times New Roman" w:hAnsi="Times New Roman" w:cs="Times New Roman"/>
          <w:noProof/>
          <w:sz w:val="24"/>
        </w:rPr>
      </w:pPr>
      <w:r w:rsidRPr="008B2DA1">
        <w:rPr>
          <w:rFonts w:ascii="Times New Roman" w:hAnsi="Times New Roman" w:cs="Times New Roman"/>
          <w:noProof/>
          <w:sz w:val="24"/>
          <w:szCs w:val="24"/>
        </w:rPr>
        <w:t xml:space="preserve">Wright, S. (1943). Isolation by Distance. </w:t>
      </w:r>
      <w:r w:rsidRPr="008B2DA1">
        <w:rPr>
          <w:rFonts w:ascii="Times New Roman" w:hAnsi="Times New Roman" w:cs="Times New Roman"/>
          <w:i/>
          <w:iCs/>
          <w:noProof/>
          <w:sz w:val="24"/>
          <w:szCs w:val="24"/>
        </w:rPr>
        <w:t>Genetics</w:t>
      </w:r>
      <w:r w:rsidRPr="008B2DA1">
        <w:rPr>
          <w:rFonts w:ascii="Times New Roman" w:hAnsi="Times New Roman" w:cs="Times New Roman"/>
          <w:noProof/>
          <w:sz w:val="24"/>
          <w:szCs w:val="24"/>
        </w:rPr>
        <w:t xml:space="preserve">, </w:t>
      </w:r>
      <w:r w:rsidRPr="008B2DA1">
        <w:rPr>
          <w:rFonts w:ascii="Times New Roman" w:hAnsi="Times New Roman" w:cs="Times New Roman"/>
          <w:i/>
          <w:iCs/>
          <w:noProof/>
          <w:sz w:val="24"/>
          <w:szCs w:val="24"/>
        </w:rPr>
        <w:t>28</w:t>
      </w:r>
      <w:r w:rsidRPr="008B2DA1">
        <w:rPr>
          <w:rFonts w:ascii="Times New Roman" w:hAnsi="Times New Roman" w:cs="Times New Roman"/>
          <w:noProof/>
          <w:sz w:val="24"/>
          <w:szCs w:val="24"/>
        </w:rPr>
        <w:t>(2), 114–138.</w:t>
      </w:r>
    </w:p>
    <w:p w14:paraId="52BF2944" w14:textId="77777777" w:rsidR="004E13A5" w:rsidRPr="0007763B" w:rsidRDefault="004E13A5" w:rsidP="00A51948">
      <w:pPr>
        <w:widowControl w:val="0"/>
        <w:autoSpaceDE w:val="0"/>
        <w:autoSpaceDN w:val="0"/>
        <w:adjustRightInd w:val="0"/>
        <w:spacing w:before="240" w:after="240" w:line="480" w:lineRule="auto"/>
        <w:ind w:left="480"/>
        <w:rPr>
          <w:rFonts w:ascii="Times New Roman" w:eastAsia="Times New Roman" w:hAnsi="Times New Roman" w:cs="Times New Roman"/>
          <w:i/>
          <w:iCs/>
          <w:sz w:val="24"/>
          <w:szCs w:val="24"/>
        </w:rPr>
      </w:pPr>
      <w:r w:rsidRPr="0007763B">
        <w:rPr>
          <w:rFonts w:ascii="Times New Roman" w:eastAsia="Times New Roman" w:hAnsi="Times New Roman" w:cs="Times New Roman"/>
          <w:sz w:val="24"/>
          <w:szCs w:val="24"/>
        </w:rPr>
        <w:fldChar w:fldCharType="end"/>
      </w:r>
    </w:p>
    <w:p w14:paraId="0A9EED4C" w14:textId="77777777" w:rsidR="004E13A5" w:rsidRPr="0007763B" w:rsidRDefault="004E13A5" w:rsidP="00A51948">
      <w:pPr>
        <w:spacing w:before="240" w:after="240" w:line="480" w:lineRule="auto"/>
        <w:rPr>
          <w:rFonts w:ascii="Times New Roman" w:eastAsia="Times New Roman" w:hAnsi="Times New Roman" w:cs="Times New Roman"/>
          <w:sz w:val="24"/>
          <w:szCs w:val="24"/>
        </w:rPr>
      </w:pPr>
    </w:p>
    <w:p w14:paraId="0E023D0D" w14:textId="77777777" w:rsidR="004E13A5" w:rsidRPr="0007763B" w:rsidRDefault="004E13A5" w:rsidP="00A51948">
      <w:pPr>
        <w:spacing w:before="240" w:after="240" w:line="480" w:lineRule="auto"/>
        <w:rPr>
          <w:rFonts w:ascii="Times New Roman" w:eastAsia="Times New Roman" w:hAnsi="Times New Roman" w:cs="Times New Roman"/>
          <w:sz w:val="24"/>
          <w:szCs w:val="24"/>
        </w:rPr>
      </w:pPr>
    </w:p>
    <w:p w14:paraId="06ECD74B" w14:textId="77777777" w:rsidR="00480063" w:rsidRPr="0007763B" w:rsidRDefault="00480063" w:rsidP="00A51948">
      <w:pPr>
        <w:spacing w:before="240" w:line="480" w:lineRule="auto"/>
        <w:rPr>
          <w:rFonts w:ascii="Times New Roman" w:hAnsi="Times New Roman" w:cs="Times New Roman"/>
          <w:sz w:val="24"/>
          <w:szCs w:val="24"/>
        </w:rPr>
      </w:pPr>
    </w:p>
    <w:sectPr w:rsidR="00480063" w:rsidRPr="0007763B">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Julian WITTISCHE" w:date="2019-11-06T22:25:00Z" w:initials="JW">
    <w:p w14:paraId="51C0FC20" w14:textId="24FB6B66" w:rsidR="008B2DA1" w:rsidRDefault="008B2DA1">
      <w:pPr>
        <w:pStyle w:val="Commentaire"/>
      </w:pPr>
      <w:r>
        <w:rPr>
          <w:rStyle w:val="Marquedecommentaire"/>
        </w:rPr>
        <w:annotationRef/>
      </w:r>
      <w:r>
        <w:t>I planned to write it once you are happy with the manuscript and we have a journal target set.</w:t>
      </w:r>
    </w:p>
  </w:comment>
  <w:comment w:id="1" w:author="Patrick James" w:date="2019-11-12T15:43:00Z" w:initials="PJ">
    <w:p w14:paraId="5B961317" w14:textId="4A9434B4" w:rsidR="008B2DA1" w:rsidRDefault="008B2DA1">
      <w:pPr>
        <w:pStyle w:val="Commentaire"/>
      </w:pPr>
      <w:r>
        <w:rPr>
          <w:rStyle w:val="Marquedecommentaire"/>
        </w:rPr>
        <w:annotationRef/>
      </w:r>
      <w:r>
        <w:t>Ok!</w:t>
      </w:r>
    </w:p>
  </w:comment>
  <w:comment w:id="27" w:author="Patrick James" w:date="2019-11-12T15:56:00Z" w:initials="PJ">
    <w:p w14:paraId="25C77F9E" w14:textId="0E092FA3" w:rsidR="008B2DA1" w:rsidRDefault="008B2DA1">
      <w:pPr>
        <w:pStyle w:val="Commentaire"/>
      </w:pPr>
      <w:r>
        <w:rPr>
          <w:rStyle w:val="Marquedecommentaire"/>
        </w:rPr>
        <w:annotationRef/>
      </w:r>
      <w:r>
        <w:rPr>
          <w:rFonts w:ascii="Times New Roman" w:eastAsia="Times New Roman" w:hAnsi="Times New Roman" w:cs="Times New Roman"/>
          <w:sz w:val="24"/>
          <w:szCs w:val="24"/>
        </w:rPr>
        <w:t>Sentence needed to describe the specifically (historical) spatial focus of LG before highlighting need to temporal. Emulate argument from Draheim</w:t>
      </w:r>
    </w:p>
  </w:comment>
  <w:comment w:id="37" w:author="Patrick James" w:date="2019-11-12T15:59:00Z" w:initials="PJ">
    <w:p w14:paraId="5B5E5F2F" w14:textId="43DB0F26" w:rsidR="008B2DA1" w:rsidRDefault="008B2DA1">
      <w:pPr>
        <w:pStyle w:val="Commentaire"/>
      </w:pPr>
      <w:r>
        <w:rPr>
          <w:rStyle w:val="Marquedecommentaire"/>
        </w:rPr>
        <w:annotationRef/>
      </w:r>
      <w:r>
        <w:t>Or population?</w:t>
      </w:r>
    </w:p>
  </w:comment>
  <w:comment w:id="29" w:author="Patrick James" w:date="2019-11-12T15:58:00Z" w:initials="PJ">
    <w:p w14:paraId="5FBC8719" w14:textId="17CE5633" w:rsidR="008B2DA1" w:rsidRDefault="008B2DA1">
      <w:pPr>
        <w:pStyle w:val="Commentaire"/>
      </w:pPr>
      <w:r>
        <w:rPr>
          <w:rStyle w:val="Marquedecommentaire"/>
        </w:rPr>
        <w:annotationRef/>
      </w:r>
      <w:r>
        <w:t xml:space="preserve">Break this into two sentences – assertion, simple and clear, followed by example. </w:t>
      </w:r>
    </w:p>
  </w:comment>
  <w:comment w:id="46" w:author="Patrick James" w:date="2019-11-12T16:00:00Z" w:initials="PJ">
    <w:p w14:paraId="67C2A156" w14:textId="0EA288ED" w:rsidR="008B2DA1" w:rsidRDefault="008B2DA1">
      <w:pPr>
        <w:pStyle w:val="Commentaire"/>
      </w:pPr>
      <w:r>
        <w:rPr>
          <w:rStyle w:val="Marquedecommentaire"/>
        </w:rPr>
        <w:annotationRef/>
      </w:r>
      <w:r>
        <w:t>You need to back up and explain this idea before talking about it in this way. Remember the reader has no idea what you are talking about yet</w:t>
      </w:r>
    </w:p>
  </w:comment>
  <w:comment w:id="47" w:author="Patrick James" w:date="2019-11-12T16:06:00Z" w:initials="PJ">
    <w:p w14:paraId="0CA67885" w14:textId="39232220" w:rsidR="008B2DA1" w:rsidRDefault="008B2DA1">
      <w:pPr>
        <w:pStyle w:val="Commentaire"/>
      </w:pPr>
      <w:r>
        <w:rPr>
          <w:rStyle w:val="Marquedecommentaire"/>
        </w:rPr>
        <w:annotationRef/>
      </w:r>
      <w:r>
        <w:t xml:space="preserve">This may be circular… </w:t>
      </w:r>
    </w:p>
  </w:comment>
  <w:comment w:id="49" w:author="Patrick James" w:date="2019-11-12T16:15:00Z" w:initials="PJ">
    <w:p w14:paraId="32234292" w14:textId="531686BD" w:rsidR="008B2DA1" w:rsidRDefault="008B2DA1">
      <w:pPr>
        <w:pStyle w:val="Commentaire"/>
      </w:pPr>
      <w:r>
        <w:rPr>
          <w:rStyle w:val="Marquedecommentaire"/>
        </w:rPr>
        <w:annotationRef/>
      </w:r>
      <w:r>
        <w:t xml:space="preserve">This is a placeholder. You need to specific very clearly the idea you are testing in this paper. </w:t>
      </w:r>
    </w:p>
  </w:comment>
  <w:comment w:id="50" w:author="Patrick James" w:date="2019-11-12T16:20:00Z" w:initials="PJ">
    <w:p w14:paraId="4A58207C" w14:textId="4253629A" w:rsidR="008B2DA1" w:rsidRDefault="008B2DA1">
      <w:pPr>
        <w:pStyle w:val="Commentaire"/>
      </w:pPr>
      <w:r>
        <w:rPr>
          <w:rStyle w:val="Marquedecommentaire"/>
        </w:rPr>
        <w:annotationRef/>
      </w:r>
      <w:r>
        <w:t>You should unpack some of these references above</w:t>
      </w:r>
    </w:p>
  </w:comment>
  <w:comment w:id="52" w:author="Patrick James" w:date="2019-11-12T16:22:00Z" w:initials="PJ">
    <w:p w14:paraId="491793BE" w14:textId="730684D1" w:rsidR="008B2DA1" w:rsidRDefault="008B2DA1">
      <w:pPr>
        <w:pStyle w:val="Commentaire"/>
      </w:pPr>
      <w:r>
        <w:rPr>
          <w:rStyle w:val="Marquedecommentaire"/>
        </w:rPr>
        <w:annotationRef/>
      </w:r>
      <w:r>
        <w:t>To do what?</w:t>
      </w:r>
    </w:p>
  </w:comment>
  <w:comment w:id="53" w:author="Patrick James" w:date="2019-11-12T16:22:00Z" w:initials="PJ">
    <w:p w14:paraId="5C222ADA" w14:textId="3FBF0C92" w:rsidR="008B2DA1" w:rsidRDefault="008B2DA1">
      <w:pPr>
        <w:pStyle w:val="Commentaire"/>
      </w:pPr>
      <w:r>
        <w:rPr>
          <w:rStyle w:val="Marquedecommentaire"/>
        </w:rPr>
        <w:annotationRef/>
      </w:r>
      <w:r>
        <w:t>This is very technical and you haven’t talked about genomic data really yet so this detail doesn’t seem to fit. Is it necessary? Expand or omit</w:t>
      </w:r>
    </w:p>
  </w:comment>
  <w:comment w:id="56" w:author="Patrick James" w:date="2019-11-12T16:23:00Z" w:initials="PJ">
    <w:p w14:paraId="1F5202A6" w14:textId="4A966278" w:rsidR="008B2DA1" w:rsidRDefault="008B2DA1">
      <w:pPr>
        <w:pStyle w:val="Commentaire"/>
      </w:pPr>
      <w:r>
        <w:rPr>
          <w:rStyle w:val="Marquedecommentaire"/>
        </w:rPr>
        <w:annotationRef/>
      </w:r>
      <w:r>
        <w:t xml:space="preserve">Great. However, this idea, this objective, is still a bit weak in the rest of the introduction. Or, … here you need to remind us why you want to do that. What good does it serve. Just spit it out!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p>
  </w:comment>
  <w:comment w:id="67" w:author="Patrick James" w:date="2019-11-12T16:32:00Z" w:initials="PJ">
    <w:p w14:paraId="17B1752B" w14:textId="683B51C8" w:rsidR="008B2DA1" w:rsidRDefault="008B2DA1">
      <w:pPr>
        <w:pStyle w:val="Commentaire"/>
      </w:pPr>
      <w:r>
        <w:rPr>
          <w:rStyle w:val="Marquedecommentaire"/>
        </w:rPr>
        <w:annotationRef/>
      </w:r>
      <w:r>
        <w:t>Remove – not needed – if you want you can come back to this idea in the discussion. Otherwise the application of permutation approach can be included in the TBI description below</w:t>
      </w:r>
    </w:p>
  </w:comment>
  <w:comment w:id="70" w:author="Patrick James" w:date="2019-11-12T16:40:00Z" w:initials="PJ">
    <w:p w14:paraId="70651312" w14:textId="34B3B5CC" w:rsidR="008B2DA1" w:rsidRDefault="008B2DA1">
      <w:pPr>
        <w:pStyle w:val="Commentaire"/>
      </w:pPr>
      <w:r>
        <w:rPr>
          <w:rStyle w:val="Marquedecommentaire"/>
        </w:rPr>
        <w:annotationRef/>
      </w:r>
      <w:r>
        <w:t>Conservation application / significance?</w:t>
      </w:r>
    </w:p>
  </w:comment>
  <w:comment w:id="71" w:author="Patrick James" w:date="2019-11-12T16:42:00Z" w:initials="PJ">
    <w:p w14:paraId="6FAA2FCC" w14:textId="5B94C55A" w:rsidR="008B2DA1" w:rsidRDefault="008B2DA1">
      <w:pPr>
        <w:pStyle w:val="Commentaire"/>
      </w:pPr>
      <w:r>
        <w:rPr>
          <w:rStyle w:val="Marquedecommentaire"/>
        </w:rPr>
        <w:annotationRef/>
      </w:r>
      <w:r>
        <w:t xml:space="preserve">I still feel that these so-called events that you are interested in :detecting” require more emphasis.. what is the community ecology example? These events are an integral part of the argument in favour of needing this tool – so perhaps we should spend a bit of time describing clearly what in fact they are. Perhaps a paragraph above to replace the (removed) permutation paragraph. </w:t>
      </w:r>
    </w:p>
  </w:comment>
  <w:comment w:id="72" w:author="Patrick James" w:date="2019-11-12T16:45:00Z" w:initials="PJ">
    <w:p w14:paraId="7563F3AB" w14:textId="53B62039" w:rsidR="008B2DA1" w:rsidRDefault="008B2DA1">
      <w:pPr>
        <w:pStyle w:val="Commentaire"/>
      </w:pPr>
      <w:r>
        <w:rPr>
          <w:rStyle w:val="Marquedecommentaire"/>
        </w:rPr>
        <w:annotationRef/>
      </w:r>
      <w:r>
        <w:t>Preciser stp</w:t>
      </w:r>
    </w:p>
  </w:comment>
  <w:comment w:id="74" w:author="Julian WITTISCHE" w:date="2019-11-04T14:37:00Z" w:initials="JW">
    <w:p w14:paraId="2B27B992" w14:textId="7536B542" w:rsidR="008B2DA1" w:rsidRDefault="008B2DA1">
      <w:pPr>
        <w:pStyle w:val="Commentaire"/>
      </w:pPr>
      <w:r>
        <w:rPr>
          <w:rStyle w:val="Marquedecommentaire"/>
        </w:rPr>
        <w:annotationRef/>
      </w:r>
      <w:r>
        <w:t>Ideally I would like to reanalyze everything with the new genind-based function I wrote instead of the original TBI function because 1) I am not 100% sure the Chord distance computation is done perfectly when we use genotypic frequencies, 2) my function can readily take microsatellite and possibly other non SNP genetic data SNP, 3) because being genind-ready gives potential users more incentive to try it out, and because I could maybe contribute it to the adegenet package if Jombart would be interested. The main conclusions from the results should not change but two things would need to be updated in the methods: the distance function used and the p-value thresholds I used. I can use a job array to reanalyze everything and I guess it would take about a week.</w:t>
      </w:r>
    </w:p>
  </w:comment>
  <w:comment w:id="75" w:author="Patrick James" w:date="2019-11-12T16:48:00Z" w:initials="PJ">
    <w:p w14:paraId="3D34EE97" w14:textId="5A1AE6C0" w:rsidR="008B2DA1" w:rsidRDefault="008B2DA1">
      <w:pPr>
        <w:pStyle w:val="Commentaire"/>
      </w:pPr>
      <w:r>
        <w:rPr>
          <w:rStyle w:val="Marquedecommentaire"/>
        </w:rPr>
        <w:annotationRef/>
      </w:r>
      <w:r>
        <w:t xml:space="preserve">I suggest do it. </w:t>
      </w:r>
    </w:p>
  </w:comment>
  <w:comment w:id="78" w:author="Patrick James" w:date="2019-11-12T16:57:00Z" w:initials="PJ">
    <w:p w14:paraId="147309B0" w14:textId="3763341C" w:rsidR="008B2DA1" w:rsidRDefault="008B2DA1">
      <w:pPr>
        <w:pStyle w:val="Commentaire"/>
      </w:pPr>
      <w:r>
        <w:rPr>
          <w:rStyle w:val="Marquedecommentaire"/>
        </w:rPr>
        <w:annotationRef/>
      </w:r>
      <w:r>
        <w:t xml:space="preserve">Hmm. Rewrite I think. Do you mean “compared”. And perhaps more importantly, why does this matter? </w:t>
      </w:r>
    </w:p>
  </w:comment>
  <w:comment w:id="79" w:author="Patrick James" w:date="2019-11-12T17:02:00Z" w:initials="PJ">
    <w:p w14:paraId="24C90E10" w14:textId="4CEC19EC" w:rsidR="008B2DA1" w:rsidRDefault="008B2DA1">
      <w:pPr>
        <w:pStyle w:val="Commentaire"/>
      </w:pPr>
      <w:r>
        <w:rPr>
          <w:rStyle w:val="Marquedecommentaire"/>
        </w:rPr>
        <w:annotationRef/>
      </w:r>
      <w:r>
        <w:t>Add introductory sentence on the importance of permutation here?</w:t>
      </w:r>
    </w:p>
  </w:comment>
  <w:comment w:id="87" w:author="Patrick James" w:date="2019-11-12T17:08:00Z" w:initials="PJ">
    <w:p w14:paraId="5EEE1C94" w14:textId="11B164A5" w:rsidR="008B2DA1" w:rsidRDefault="008B2DA1">
      <w:pPr>
        <w:pStyle w:val="Commentaire"/>
      </w:pPr>
      <w:r>
        <w:rPr>
          <w:rStyle w:val="Marquedecommentaire"/>
        </w:rPr>
        <w:annotationRef/>
      </w:r>
      <w:r>
        <w:t xml:space="preserve">You may want to consider if you need all this justification. Or, to move some to the discussion. </w:t>
      </w:r>
    </w:p>
  </w:comment>
  <w:comment w:id="96" w:author="Patrick James" w:date="2019-10-16T12:58:00Z" w:initials="PJ">
    <w:p w14:paraId="2E2F8DC0" w14:textId="77777777" w:rsidR="008B2DA1" w:rsidRDefault="008B2DA1" w:rsidP="008A2F5F">
      <w:pPr>
        <w:pStyle w:val="Commentaire"/>
      </w:pPr>
      <w:r>
        <w:rPr>
          <w:rStyle w:val="Marquedecommentaire"/>
        </w:rPr>
        <w:annotationRef/>
      </w:r>
      <w:r>
        <w:t>Quite small, no?</w:t>
      </w:r>
    </w:p>
  </w:comment>
  <w:comment w:id="94" w:author="Julian WITTISCHE" w:date="2019-10-24T18:28:00Z" w:initials="JW">
    <w:p w14:paraId="715DD7FD" w14:textId="1E5B18FE" w:rsidR="008B2DA1" w:rsidRDefault="008B2DA1" w:rsidP="008A2F5F">
      <w:pPr>
        <w:pStyle w:val="Commentaire"/>
      </w:pPr>
      <w:r>
        <w:rPr>
          <w:rStyle w:val="Marquedecommentaire"/>
        </w:rPr>
        <w:annotationRef/>
      </w:r>
      <w:r>
        <w:t>I agree. If it is a concern, I think 25 populations is enough to use permutations. Also, time series studies rarely have more. I can quite easily execute larger simulations if needed. It will take some time but it should be easy now, with all the things I have set up. This smaller size allowed me to simulate a bunch of different scenarios quite quickly.</w:t>
      </w:r>
    </w:p>
  </w:comment>
  <w:comment w:id="95" w:author="Patrick James" w:date="2019-11-12T16:52:00Z" w:initials="PJ">
    <w:p w14:paraId="27945A73" w14:textId="503D5B1D" w:rsidR="008B2DA1" w:rsidRDefault="008B2DA1">
      <w:pPr>
        <w:pStyle w:val="Commentaire"/>
      </w:pPr>
      <w:r>
        <w:rPr>
          <w:rStyle w:val="Marquedecommentaire"/>
        </w:rPr>
        <w:annotationRef/>
      </w:r>
      <w:r>
        <w:t>My feeling is that this grid should be larger for the simulation to be robust.</w:t>
      </w:r>
    </w:p>
  </w:comment>
  <w:comment w:id="98" w:author="Patrick James" w:date="2019-11-12T17:12:00Z" w:initials="PJ">
    <w:p w14:paraId="65A9BF44" w14:textId="5EF0FDAF" w:rsidR="008B2DA1" w:rsidRDefault="008B2DA1">
      <w:pPr>
        <w:pStyle w:val="Commentaire"/>
      </w:pPr>
      <w:r>
        <w:rPr>
          <w:rStyle w:val="Marquedecommentaire"/>
        </w:rPr>
        <w:annotationRef/>
      </w:r>
      <w:r>
        <w:t>When did sampling take place?</w:t>
      </w:r>
    </w:p>
  </w:comment>
  <w:comment w:id="100" w:author="Patrick James" w:date="2019-11-12T17:13:00Z" w:initials="PJ">
    <w:p w14:paraId="5E410B19" w14:textId="1F4D5F4A" w:rsidR="008B2DA1" w:rsidRDefault="008B2DA1">
      <w:pPr>
        <w:pStyle w:val="Commentaire"/>
      </w:pPr>
      <w:r>
        <w:rPr>
          <w:rStyle w:val="Marquedecommentaire"/>
        </w:rPr>
        <w:annotationRef/>
      </w:r>
      <w:r>
        <w:t xml:space="preserve">This paragraph should not be under the heading of demographic events. </w:t>
      </w:r>
    </w:p>
  </w:comment>
  <w:comment w:id="101" w:author="Patrick James" w:date="2019-11-12T17:14:00Z" w:initials="PJ">
    <w:p w14:paraId="764D6B8D" w14:textId="476A93E3" w:rsidR="008B2DA1" w:rsidRDefault="008B2DA1">
      <w:pPr>
        <w:pStyle w:val="Commentaire"/>
      </w:pPr>
      <w:r>
        <w:rPr>
          <w:rStyle w:val="Marquedecommentaire"/>
        </w:rPr>
        <w:annotationRef/>
      </w:r>
      <w:r>
        <w:t xml:space="preserve">Present these ideas in the introduction where indicated. </w:t>
      </w:r>
    </w:p>
  </w:comment>
  <w:comment w:id="109" w:author="Patrick James" w:date="2019-11-12T17:15:00Z" w:initials="PJ">
    <w:p w14:paraId="6A681754" w14:textId="04A6A140" w:rsidR="008B2DA1" w:rsidRDefault="008B2DA1">
      <w:pPr>
        <w:pStyle w:val="Commentaire"/>
      </w:pPr>
      <w:r>
        <w:rPr>
          <w:rStyle w:val="Marquedecommentaire"/>
        </w:rPr>
        <w:annotationRef/>
      </w:r>
      <w:r>
        <w:t>Vs. dispersal?</w:t>
      </w:r>
    </w:p>
  </w:comment>
  <w:comment w:id="119" w:author="Patrick James" w:date="2019-11-12T17:21:00Z" w:initials="PJ">
    <w:p w14:paraId="0943A2FA" w14:textId="12D2A53A" w:rsidR="008B2DA1" w:rsidRDefault="008B2DA1">
      <w:pPr>
        <w:pStyle w:val="Commentaire"/>
      </w:pPr>
      <w:r>
        <w:rPr>
          <w:rStyle w:val="Marquedecommentaire"/>
        </w:rPr>
        <w:annotationRef/>
      </w:r>
      <w:r>
        <w:t>But only the immigration one, right?</w:t>
      </w:r>
    </w:p>
  </w:comment>
  <w:comment w:id="123" w:author="Patrick James" w:date="2019-11-12T17:21:00Z" w:initials="PJ">
    <w:p w14:paraId="49D6A4FC" w14:textId="2BA52EEB" w:rsidR="008B2DA1" w:rsidRDefault="008B2DA1">
      <w:pPr>
        <w:pStyle w:val="Commentaire"/>
      </w:pPr>
      <w:r>
        <w:rPr>
          <w:rStyle w:val="Marquedecommentaire"/>
        </w:rPr>
        <w:annotationRef/>
      </w:r>
      <w:r>
        <w:t>This is contradictory</w:t>
      </w:r>
    </w:p>
  </w:comment>
  <w:comment w:id="124" w:author="Patrick James" w:date="2019-11-12T17:22:00Z" w:initials="PJ">
    <w:p w14:paraId="7B05CA34" w14:textId="3B76A6BC" w:rsidR="008B2DA1" w:rsidRDefault="008B2DA1">
      <w:pPr>
        <w:pStyle w:val="Commentaire"/>
      </w:pPr>
      <w:r>
        <w:rPr>
          <w:rStyle w:val="Marquedecommentaire"/>
        </w:rPr>
        <w:annotationRef/>
      </w:r>
      <w:r>
        <w:t>“demographic event” rather?</w:t>
      </w:r>
    </w:p>
  </w:comment>
  <w:comment w:id="132" w:author="Julian WITTISCHE" w:date="2019-10-30T20:12:00Z" w:initials="JW">
    <w:p w14:paraId="2C3697B8" w14:textId="3F84B85C" w:rsidR="008B2DA1" w:rsidRDefault="008B2DA1">
      <w:pPr>
        <w:pStyle w:val="Commentaire"/>
      </w:pPr>
      <w:r>
        <w:rPr>
          <w:rStyle w:val="Marquedecommentaire"/>
        </w:rPr>
        <w:annotationRef/>
      </w:r>
      <w:r>
        <w:t>The rescaling is necessary in order to get a probability, and is automatic in CDMetaPOP (I checked the code to write the equation you did not like), because as you stated, it is not a negative exponential, despite Erin mentioning it. I understand it was confusing but the rescaling in Paul’s paper was exactly the same (we used the same option).</w:t>
      </w:r>
      <w:r>
        <w:br/>
      </w:r>
      <w:r>
        <w:br/>
        <w:t>I tried to make this section simpler and more straightforward.</w:t>
      </w:r>
    </w:p>
  </w:comment>
  <w:comment w:id="133" w:author="Patrick James" w:date="2019-11-12T17:23:00Z" w:initials="PJ">
    <w:p w14:paraId="56D57725" w14:textId="7A0393C5" w:rsidR="008B2DA1" w:rsidRDefault="008B2DA1">
      <w:pPr>
        <w:pStyle w:val="Commentaire"/>
      </w:pPr>
      <w:r>
        <w:rPr>
          <w:rStyle w:val="Marquedecommentaire"/>
        </w:rPr>
        <w:annotationRef/>
      </w:r>
      <w:r>
        <w:t>Ok, I much prefer this. However, B is still not defined. Is this normal?</w:t>
      </w:r>
    </w:p>
  </w:comment>
  <w:comment w:id="134" w:author="Julian WITTISCHE" w:date="2019-10-30T20:54:00Z" w:initials="JW">
    <w:p w14:paraId="57492CF8" w14:textId="4FB54D51" w:rsidR="008B2DA1" w:rsidRDefault="008B2DA1">
      <w:pPr>
        <w:pStyle w:val="Commentaire"/>
      </w:pPr>
      <w:r>
        <w:rPr>
          <w:rStyle w:val="Marquedecommentaire"/>
        </w:rPr>
        <w:annotationRef/>
      </w:r>
      <w:r>
        <w:t>I could redo simulations with absorbing borders and test if this is crippling to the testing relevance, or if you think this is unacceptable. Simulations with absorbing borders take longer.</w:t>
      </w:r>
    </w:p>
  </w:comment>
  <w:comment w:id="135" w:author="Patrick James" w:date="2019-11-12T17:24:00Z" w:initials="PJ">
    <w:p w14:paraId="64A3E10B" w14:textId="2C4816B1" w:rsidR="008B2DA1" w:rsidRDefault="008B2DA1">
      <w:pPr>
        <w:pStyle w:val="Commentaire"/>
      </w:pPr>
      <w:r>
        <w:rPr>
          <w:rStyle w:val="Marquedecommentaire"/>
        </w:rPr>
        <w:annotationRef/>
      </w:r>
      <w:r>
        <w:t>Ok, but instead of saying what you didn’t do, can you specify what it is you did do? Were the borders reflective then? Torus?</w:t>
      </w:r>
    </w:p>
  </w:comment>
  <w:comment w:id="138" w:author="Patrick James" w:date="2019-11-12T17:25:00Z" w:initials="PJ">
    <w:p w14:paraId="3E2D7F83" w14:textId="510F9643" w:rsidR="008B2DA1" w:rsidRDefault="008B2DA1">
      <w:pPr>
        <w:pStyle w:val="Commentaire"/>
      </w:pPr>
      <w:r>
        <w:rPr>
          <w:rStyle w:val="Marquedecommentaire"/>
        </w:rPr>
        <w:annotationRef/>
      </w:r>
      <w:r>
        <w:t xml:space="preserve">Aha! Here’s B! – indicate what B represents when you present the equation and mention that you elaborate below… </w:t>
      </w:r>
    </w:p>
  </w:comment>
  <w:comment w:id="139" w:author="Patrick James" w:date="2019-10-16T13:00:00Z" w:initials="PJ">
    <w:p w14:paraId="438750EF" w14:textId="136BDD69" w:rsidR="008B2DA1" w:rsidRDefault="008B2DA1">
      <w:pPr>
        <w:pStyle w:val="Commentaire"/>
      </w:pPr>
      <w:r>
        <w:rPr>
          <w:rStyle w:val="Marquedecommentaire"/>
        </w:rPr>
        <w:annotationRef/>
      </w:r>
      <w:r>
        <w:t>Why 5? Possible to look at a longer time scale?</w:t>
      </w:r>
    </w:p>
  </w:comment>
  <w:comment w:id="140" w:author="Julian WITTISCHE" w:date="2019-10-25T15:03:00Z" w:initials="JW">
    <w:p w14:paraId="18225602" w14:textId="2B1C7B95" w:rsidR="008B2DA1" w:rsidRDefault="008B2DA1">
      <w:pPr>
        <w:pStyle w:val="Commentaire"/>
      </w:pPr>
      <w:r>
        <w:rPr>
          <w:rStyle w:val="Marquedecommentaire"/>
        </w:rPr>
        <w:annotationRef/>
      </w:r>
      <w:r>
        <w:t>We could go up to +-10 with the current simulations. Would take some computation time but I could use job arrays on Cedar. Otherwise, we would need new simulations.</w:t>
      </w:r>
    </w:p>
  </w:comment>
  <w:comment w:id="141" w:author="Patrick James" w:date="2019-11-12T17:34:00Z" w:initials="PJ">
    <w:p w14:paraId="426933F2" w14:textId="11EFDA9D" w:rsidR="008B2DA1" w:rsidRDefault="008B2DA1">
      <w:pPr>
        <w:pStyle w:val="Commentaire"/>
      </w:pPr>
      <w:r>
        <w:rPr>
          <w:rStyle w:val="Marquedecommentaire"/>
        </w:rPr>
        <w:annotationRef/>
      </w:r>
      <w:r>
        <w:t xml:space="preserve">I don’t think the question is very relevant at a short time scale of only 5 years. Extending to 10 would be preferable, and then you will need to justify this horizon on the basis of things beyond computational limitation (i.e., expected biological processes) </w:t>
      </w:r>
    </w:p>
  </w:comment>
  <w:comment w:id="142" w:author="Patrick James" w:date="2019-10-16T13:01:00Z" w:initials="PJ">
    <w:p w14:paraId="2C19C01D" w14:textId="69D13B9E" w:rsidR="008B2DA1" w:rsidRDefault="008B2DA1">
      <w:pPr>
        <w:pStyle w:val="Commentaire"/>
      </w:pPr>
      <w:r>
        <w:rPr>
          <w:rStyle w:val="Marquedecommentaire"/>
        </w:rPr>
        <w:annotationRef/>
      </w:r>
      <w:r>
        <w:t>I don’ tunderstand – why only 2 scenarios?</w:t>
      </w:r>
    </w:p>
  </w:comment>
  <w:comment w:id="143" w:author="Julian WITTISCHE" w:date="2019-10-25T16:05:00Z" w:initials="JW">
    <w:p w14:paraId="6E376F69" w14:textId="3BFC7836" w:rsidR="008B2DA1" w:rsidRDefault="008B2DA1">
      <w:pPr>
        <w:pStyle w:val="Commentaire"/>
      </w:pPr>
      <w:r>
        <w:rPr>
          <w:rStyle w:val="Marquedecommentaire"/>
        </w:rPr>
        <w:annotationRef/>
      </w:r>
      <w:r>
        <w:t>It was too much comp time and wouldn’t be done quickly enough for the first draft. I chose those two because having the two most extremes scenarios gave us an informative subsets of the results. I have been getting back to using Compute Canada to do that quickly, I will do it later.</w:t>
      </w:r>
    </w:p>
  </w:comment>
  <w:comment w:id="144" w:author="Patrick James" w:date="2019-11-12T17:36:00Z" w:initials="PJ">
    <w:p w14:paraId="39A26684" w14:textId="6BC1F6F3" w:rsidR="008B2DA1" w:rsidRDefault="008B2DA1">
      <w:pPr>
        <w:pStyle w:val="Commentaire"/>
      </w:pPr>
      <w:r>
        <w:rPr>
          <w:rStyle w:val="Marquedecommentaire"/>
        </w:rPr>
        <w:annotationRef/>
      </w:r>
      <w:r>
        <w:t xml:space="preserve">Ok, so long as you use all of the scenarios. </w:t>
      </w:r>
    </w:p>
  </w:comment>
  <w:comment w:id="145" w:author="Patrick James" w:date="2019-10-16T13:11:00Z" w:initials="PJ">
    <w:p w14:paraId="4B0B29D9" w14:textId="64D24791" w:rsidR="008B2DA1" w:rsidRDefault="008B2DA1">
      <w:pPr>
        <w:pStyle w:val="Commentaire"/>
      </w:pPr>
      <w:r>
        <w:rPr>
          <w:rStyle w:val="Marquedecommentaire"/>
        </w:rPr>
        <w:annotationRef/>
      </w:r>
      <w:r>
        <w:t xml:space="preserve">Fine for the thesis, but I think this could be removed from the actual paper. </w:t>
      </w:r>
    </w:p>
  </w:comment>
  <w:comment w:id="146" w:author="Julian WITTISCHE" w:date="2019-10-25T16:16:00Z" w:initials="JW">
    <w:p w14:paraId="3F3055F3" w14:textId="3203ED0C" w:rsidR="008B2DA1" w:rsidRDefault="008B2DA1">
      <w:pPr>
        <w:pStyle w:val="Commentaire"/>
      </w:pPr>
      <w:r>
        <w:rPr>
          <w:rStyle w:val="Marquedecommentaire"/>
        </w:rPr>
        <w:annotationRef/>
      </w:r>
      <w:r>
        <w:t>Several of the students and postdoc who have read or have talked with me about this project, have spoken in favor of this addition as it expands the pool of users. Analysis takes more time than simulation for microsatellites.</w:t>
      </w:r>
    </w:p>
  </w:comment>
  <w:comment w:id="147" w:author="Patrick James" w:date="2019-11-12T17:37:00Z" w:initials="PJ">
    <w:p w14:paraId="0B2BB97F" w14:textId="42178991" w:rsidR="008B2DA1" w:rsidRDefault="008B2DA1">
      <w:pPr>
        <w:pStyle w:val="Commentaire"/>
      </w:pPr>
      <w:r>
        <w:rPr>
          <w:rStyle w:val="Marquedecommentaire"/>
        </w:rPr>
        <w:annotationRef/>
      </w:r>
      <w:r>
        <w:t>Ok, but in general my feeling is to be careful to not let the “tail wag the dog” when considering uptake of your research</w:t>
      </w:r>
    </w:p>
  </w:comment>
  <w:comment w:id="152" w:author="Patrick James" w:date="2019-11-12T17:38:00Z" w:initials="PJ">
    <w:p w14:paraId="375AB897" w14:textId="3AA5C0DE" w:rsidR="008B2DA1" w:rsidRDefault="008B2DA1">
      <w:pPr>
        <w:pStyle w:val="Commentaire"/>
      </w:pPr>
      <w:r>
        <w:rPr>
          <w:rStyle w:val="Marquedecommentaire"/>
        </w:rPr>
        <w:annotationRef/>
      </w:r>
      <w:r>
        <w:t>This is awkward as a term – can you refine (throughout)</w:t>
      </w:r>
    </w:p>
  </w:comment>
  <w:comment w:id="166" w:author="Patrick James" w:date="2019-11-12T17:44:00Z" w:initials="PJ">
    <w:p w14:paraId="60D406D8" w14:textId="38D8977E" w:rsidR="008B2DA1" w:rsidRDefault="008B2DA1">
      <w:pPr>
        <w:pStyle w:val="Commentaire"/>
      </w:pPr>
      <w:r>
        <w:rPr>
          <w:rStyle w:val="Marquedecommentaire"/>
        </w:rPr>
        <w:annotationRef/>
      </w:r>
      <w:r>
        <w:t xml:space="preserve">This will be irrelevant to readers.. just describe the permutation apprapoch that was superior </w:t>
      </w:r>
    </w:p>
  </w:comment>
  <w:comment w:id="167" w:author="Patrick James" w:date="2019-11-12T17:45:00Z" w:initials="PJ">
    <w:p w14:paraId="6838A1C6" w14:textId="62AD4D9F" w:rsidR="008B2DA1" w:rsidRDefault="008B2DA1">
      <w:pPr>
        <w:pStyle w:val="Commentaire"/>
      </w:pPr>
      <w:r>
        <w:rPr>
          <w:rStyle w:val="Marquedecommentaire"/>
        </w:rPr>
        <w:annotationRef/>
      </w:r>
      <w:r>
        <w:t>Same – describe specifically the method – not using shorthand.</w:t>
      </w:r>
    </w:p>
  </w:comment>
  <w:comment w:id="168" w:author="Patrick James" w:date="2019-11-12T17:45:00Z" w:initials="PJ">
    <w:p w14:paraId="2D87BAC2" w14:textId="23EB8804" w:rsidR="008B2DA1" w:rsidRDefault="008B2DA1">
      <w:pPr>
        <w:pStyle w:val="Commentaire"/>
      </w:pPr>
      <w:r>
        <w:rPr>
          <w:rStyle w:val="Marquedecommentaire"/>
        </w:rPr>
        <w:annotationRef/>
      </w:r>
      <w:r>
        <w:t xml:space="preserve">This does not read professionally. </w:t>
      </w:r>
    </w:p>
  </w:comment>
  <w:comment w:id="169" w:author="Patrick James" w:date="2019-11-12T17:45:00Z" w:initials="PJ">
    <w:p w14:paraId="1DCDC1E5" w14:textId="1DE4F3E4" w:rsidR="008B2DA1" w:rsidRDefault="008B2DA1">
      <w:pPr>
        <w:pStyle w:val="Commentaire"/>
      </w:pPr>
      <w:r>
        <w:rPr>
          <w:rStyle w:val="Marquedecommentaire"/>
        </w:rPr>
        <w:annotationRef/>
      </w:r>
      <w:r>
        <w:t>Requires complete overhaul</w:t>
      </w:r>
    </w:p>
  </w:comment>
  <w:comment w:id="172" w:author="Patrick James" w:date="2019-11-12T17:46:00Z" w:initials="PJ">
    <w:p w14:paraId="3E5C6613" w14:textId="201EF9F7" w:rsidR="008B2DA1" w:rsidRDefault="008B2DA1">
      <w:pPr>
        <w:pStyle w:val="Commentaire"/>
      </w:pPr>
      <w:r>
        <w:rPr>
          <w:rStyle w:val="Marquedecommentaire"/>
        </w:rPr>
        <w:annotationRef/>
      </w:r>
      <w:r>
        <w:t>? landscape size? Or.. ?</w:t>
      </w:r>
    </w:p>
  </w:comment>
  <w:comment w:id="179" w:author="Patrick James" w:date="2019-11-12T17:46:00Z" w:initials="PJ">
    <w:p w14:paraId="712849F4" w14:textId="111CB045" w:rsidR="008B2DA1" w:rsidRDefault="008B2DA1">
      <w:pPr>
        <w:pStyle w:val="Commentaire"/>
      </w:pPr>
      <w:r>
        <w:rPr>
          <w:rStyle w:val="Marquedecommentaire"/>
        </w:rPr>
        <w:annotationRef/>
      </w:r>
      <w:r>
        <w:t>I’m not sure I get what is meant here by limited data sets…  I think you should define this issue earlier, and then not return to it – unless to discuss in the … discussion.</w:t>
      </w:r>
    </w:p>
  </w:comment>
  <w:comment w:id="183" w:author="Patrick James" w:date="2019-11-12T17:51:00Z" w:initials="PJ">
    <w:p w14:paraId="7C1A95BB" w14:textId="697F13E4" w:rsidR="008B2DA1" w:rsidRDefault="008B2DA1">
      <w:pPr>
        <w:pStyle w:val="Commentaire"/>
      </w:pPr>
      <w:r>
        <w:rPr>
          <w:rStyle w:val="Marquedecommentaire"/>
        </w:rPr>
        <w:annotationRef/>
      </w:r>
      <w:r>
        <w:t xml:space="preserve">This confused me a bit – what do you mean by grouping? Taking the average? This is what one is supposed to do with replicates, but also one expects a CI. Can you rephrase… and include a CI in Fig 2 if it is relevant? I’s like to see all FPR and FNR curves together on the same panel so one can compare more directly. </w:t>
      </w:r>
    </w:p>
  </w:comment>
  <w:comment w:id="189" w:author="Patrick James" w:date="2019-11-12T17:49:00Z" w:initials="PJ">
    <w:p w14:paraId="34C92AE0" w14:textId="214D63A6" w:rsidR="008B2DA1" w:rsidRDefault="008B2DA1">
      <w:pPr>
        <w:pStyle w:val="Commentaire"/>
      </w:pPr>
      <w:r>
        <w:rPr>
          <w:rStyle w:val="Marquedecommentaire"/>
        </w:rPr>
        <w:annotationRef/>
      </w:r>
      <w:r>
        <w:t>This term should be dropped. Either “significant” or just change.</w:t>
      </w:r>
    </w:p>
  </w:comment>
  <w:comment w:id="190" w:author="Patrick James" w:date="2019-11-12T17:53:00Z" w:initials="PJ">
    <w:p w14:paraId="4B2AF08A" w14:textId="5D38C3F3" w:rsidR="008B2DA1" w:rsidRDefault="008B2DA1">
      <w:pPr>
        <w:pStyle w:val="Commentaire"/>
      </w:pPr>
      <w:r>
        <w:rPr>
          <w:rStyle w:val="Marquedecommentaire"/>
        </w:rPr>
        <w:annotationRef/>
      </w:r>
      <w:r>
        <w:t>Again – I think this needs a change – you wouldn’t say “when grouping samples subjects to the same experimental treatment” you would report on the results of the treatment using a mean and SD.</w:t>
      </w:r>
    </w:p>
  </w:comment>
  <w:comment w:id="203" w:author="Patrick James" w:date="2019-11-12T17:56:00Z" w:initials="PJ">
    <w:p w14:paraId="03232684" w14:textId="7B7F7A3C" w:rsidR="008B2DA1" w:rsidRDefault="008B2DA1">
      <w:pPr>
        <w:pStyle w:val="Commentaire"/>
      </w:pPr>
      <w:r>
        <w:rPr>
          <w:rStyle w:val="Marquedecommentaire"/>
        </w:rPr>
        <w:annotationRef/>
      </w:r>
      <w:r>
        <w:t xml:space="preserve">This is getting a bit sloppy. </w:t>
      </w:r>
    </w:p>
  </w:comment>
  <w:comment w:id="213" w:author="Patrick James" w:date="2019-11-12T17:58:00Z" w:initials="PJ">
    <w:p w14:paraId="2935123D" w14:textId="03602BF2" w:rsidR="008B2DA1" w:rsidRDefault="008B2DA1">
      <w:pPr>
        <w:pStyle w:val="Commentaire"/>
      </w:pPr>
      <w:r>
        <w:rPr>
          <w:rStyle w:val="Marquedecommentaire"/>
        </w:rPr>
        <w:annotationRef/>
      </w:r>
      <w:r>
        <w:t xml:space="preserve">Of what? The scenarios are comprised of multiple factors – we should refer to the factor that is ot affecting the results.. if it is all of them, then we need to say so. </w:t>
      </w:r>
    </w:p>
  </w:comment>
  <w:comment w:id="214" w:author="Patrick James" w:date="2019-11-12T17:58:00Z" w:initials="PJ">
    <w:p w14:paraId="1B828310" w14:textId="02997B54" w:rsidR="008B2DA1" w:rsidRDefault="008B2DA1">
      <w:pPr>
        <w:pStyle w:val="Commentaire"/>
      </w:pPr>
      <w:r>
        <w:rPr>
          <w:rStyle w:val="Marquedecommentaire"/>
        </w:rPr>
        <w:annotationRef/>
      </w:r>
      <w:r>
        <w:t>Specify what is meant here</w:t>
      </w:r>
    </w:p>
  </w:comment>
  <w:comment w:id="215" w:author="Patrick James" w:date="2019-11-12T17:59:00Z" w:initials="PJ">
    <w:p w14:paraId="551CF76B" w14:textId="21C2121B" w:rsidR="008B2DA1" w:rsidRDefault="008B2DA1">
      <w:pPr>
        <w:pStyle w:val="Commentaire"/>
      </w:pPr>
      <w:r>
        <w:rPr>
          <w:rStyle w:val="Marquedecommentaire"/>
        </w:rPr>
        <w:annotationRef/>
      </w:r>
      <w:r>
        <w:t>confusing</w:t>
      </w:r>
    </w:p>
  </w:comment>
  <w:comment w:id="225" w:author="Julian WITTISCHE" w:date="2019-10-09T03:07:00Z" w:initials="JW">
    <w:p w14:paraId="25992E1E" w14:textId="565C3635" w:rsidR="008B2DA1" w:rsidRDefault="008B2DA1">
      <w:pPr>
        <w:pStyle w:val="Commentaire"/>
      </w:pPr>
      <w:r>
        <w:rPr>
          <w:rStyle w:val="Marquedecommentaire"/>
        </w:rPr>
        <w:annotationRef/>
      </w:r>
      <w:r>
        <w:t>As stated in the methods, I only investigated done scenario (180 reps) for microsatellite. I can run it on other scenarios later of needed. One scenario takes a day to simulate and another to be analyzed in R.</w:t>
      </w:r>
    </w:p>
  </w:comment>
  <w:comment w:id="226" w:author="Patrick James" w:date="2019-11-12T18:05:00Z" w:initials="PJ">
    <w:p w14:paraId="44EA6602" w14:textId="0B3E1880" w:rsidR="008B2DA1" w:rsidRDefault="008B2DA1">
      <w:pPr>
        <w:pStyle w:val="Commentaire"/>
      </w:pPr>
      <w:r>
        <w:rPr>
          <w:rStyle w:val="Marquedecommentaire"/>
        </w:rPr>
        <w:annotationRef/>
      </w:r>
      <w:r>
        <w:t>In general, the discussin needs to talk about 1) the genetic phenomenon you are interested in, and b) the methods and technical aspects of your approach. It woul dbebest not to mix the two too much, I think.</w:t>
      </w:r>
    </w:p>
  </w:comment>
  <w:comment w:id="227" w:author="Patrick James" w:date="2019-11-12T18:02:00Z" w:initials="PJ">
    <w:p w14:paraId="5DFEAEAC" w14:textId="61C65F78" w:rsidR="008B2DA1" w:rsidRDefault="008B2DA1">
      <w:pPr>
        <w:pStyle w:val="Commentaire"/>
      </w:pPr>
      <w:r>
        <w:rPr>
          <w:rStyle w:val="Marquedecommentaire"/>
        </w:rPr>
        <w:annotationRef/>
      </w:r>
      <w:r>
        <w:t xml:space="preserve">Revisit and present he case for why we need to know about the genetic legacies of “punctual” demographic events. With an example, ideally. </w:t>
      </w:r>
    </w:p>
  </w:comment>
  <w:comment w:id="228" w:author="Patrick James" w:date="2019-11-12T18:01:00Z" w:initials="PJ">
    <w:p w14:paraId="6A4A93D9" w14:textId="5D4736EB" w:rsidR="008B2DA1" w:rsidRDefault="008B2DA1">
      <w:pPr>
        <w:pStyle w:val="Commentaire"/>
      </w:pPr>
      <w:r>
        <w:rPr>
          <w:rStyle w:val="Marquedecommentaire"/>
        </w:rPr>
        <w:annotationRef/>
      </w:r>
      <w:r>
        <w:t>You need to repackage this. Here, you are effectively telling everyone with new. Limited (but likely difficult to obtain) SNP datasets, that their data are of “poor quality”</w:t>
      </w:r>
    </w:p>
  </w:comment>
  <w:comment w:id="238" w:author="Patrick James" w:date="2019-11-12T18:04:00Z" w:initials="PJ">
    <w:p w14:paraId="3C8F2280" w14:textId="759549F6" w:rsidR="008B2DA1" w:rsidRDefault="008B2DA1">
      <w:pPr>
        <w:pStyle w:val="Commentaire"/>
      </w:pPr>
      <w:r>
        <w:rPr>
          <w:rStyle w:val="Marquedecommentaire"/>
        </w:rPr>
        <w:annotationRef/>
      </w:r>
      <w:r>
        <w:t>Detect what?</w:t>
      </w:r>
    </w:p>
  </w:comment>
  <w:comment w:id="239" w:author="Patrick James" w:date="2019-11-12T18:04:00Z" w:initials="PJ">
    <w:p w14:paraId="7B434665" w14:textId="3F0BDB57" w:rsidR="008B2DA1" w:rsidRDefault="008B2DA1">
      <w:pPr>
        <w:pStyle w:val="Commentaire"/>
      </w:pPr>
      <w:r>
        <w:rPr>
          <w:rStyle w:val="Marquedecommentaire"/>
        </w:rPr>
        <w:annotationRef/>
      </w:r>
      <w:r>
        <w:t>What?</w:t>
      </w:r>
    </w:p>
  </w:comment>
  <w:comment w:id="243" w:author="Patrick James" w:date="2019-11-12T18:06:00Z" w:initials="PJ">
    <w:p w14:paraId="67217E03" w14:textId="2AB34D12" w:rsidR="008B2DA1" w:rsidRDefault="008B2DA1">
      <w:pPr>
        <w:pStyle w:val="Commentaire"/>
      </w:pPr>
      <w:r>
        <w:rPr>
          <w:rStyle w:val="Marquedecommentaire"/>
        </w:rPr>
        <w:annotationRef/>
      </w:r>
      <w:r>
        <w:t>Unclear – requires more background,</w:t>
      </w:r>
    </w:p>
  </w:comment>
  <w:comment w:id="249" w:author="Patrick James" w:date="2019-11-12T18:07:00Z" w:initials="PJ">
    <w:p w14:paraId="4943CF1C" w14:textId="2564FC86" w:rsidR="008B2DA1" w:rsidRDefault="008B2DA1">
      <w:pPr>
        <w:pStyle w:val="Commentaire"/>
      </w:pPr>
      <w:r>
        <w:rPr>
          <w:rStyle w:val="Marquedecommentaire"/>
        </w:rPr>
        <w:annotationRef/>
      </w:r>
      <w:r>
        <w:t>How does this contrast with the community data the TBI has used previously?</w:t>
      </w:r>
    </w:p>
  </w:comment>
  <w:comment w:id="251" w:author="Patrick James" w:date="2019-11-12T18:07:00Z" w:initials="PJ">
    <w:p w14:paraId="28EC53F6" w14:textId="5547F554" w:rsidR="008B2DA1" w:rsidRDefault="008B2DA1">
      <w:pPr>
        <w:pStyle w:val="Commentaire"/>
      </w:pPr>
      <w:r>
        <w:rPr>
          <w:rStyle w:val="Marquedecommentaire"/>
        </w:rPr>
        <w:annotationRef/>
      </w:r>
      <w:r>
        <w:t>elaborate</w:t>
      </w:r>
    </w:p>
  </w:comment>
  <w:comment w:id="253" w:author="Patrick James" w:date="2019-11-12T18:08:00Z" w:initials="PJ">
    <w:p w14:paraId="086604FB" w14:textId="1EE33236" w:rsidR="008B2DA1" w:rsidRDefault="008B2DA1">
      <w:pPr>
        <w:pStyle w:val="Commentaire"/>
      </w:pPr>
      <w:r>
        <w:rPr>
          <w:rStyle w:val="Marquedecommentaire"/>
        </w:rPr>
        <w:annotationRef/>
      </w:r>
      <w:r>
        <w:t>I strongly recommend a paragraph that brings this issue back to reality and discusses actual potential applications with real-world context</w:t>
      </w:r>
    </w:p>
  </w:comment>
  <w:comment w:id="260" w:author="Patrick James" w:date="2019-11-12T18:10:00Z" w:initials="PJ">
    <w:p w14:paraId="4B8CEF89" w14:textId="04A74C14" w:rsidR="008B2DA1" w:rsidRDefault="008B2DA1">
      <w:pPr>
        <w:pStyle w:val="Commentaire"/>
      </w:pPr>
      <w:r>
        <w:rPr>
          <w:rStyle w:val="Marquedecommentaire"/>
        </w:rPr>
        <w:annotationRef/>
      </w:r>
      <w:r>
        <w:t>Sentence seems broken</w:t>
      </w:r>
    </w:p>
  </w:comment>
  <w:comment w:id="261" w:author="Patrick James" w:date="2019-11-12T18:11:00Z" w:initials="PJ">
    <w:p w14:paraId="211E5543" w14:textId="1ADEE4DB" w:rsidR="008B2DA1" w:rsidRDefault="008B2DA1">
      <w:pPr>
        <w:pStyle w:val="Commentaire"/>
      </w:pPr>
      <w:r>
        <w:rPr>
          <w:rStyle w:val="Marquedecommentaire"/>
        </w:rPr>
        <w:annotationRef/>
      </w:r>
      <w:r>
        <w:t>Let’s not end on a technical note – bring it back to the biology / conservation aspect please</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1C0FC20" w15:done="0"/>
  <w15:commentEx w15:paraId="5B961317" w15:paraIdParent="51C0FC20" w15:done="0"/>
  <w15:commentEx w15:paraId="25C77F9E" w15:done="0"/>
  <w15:commentEx w15:paraId="5B5E5F2F" w15:done="0"/>
  <w15:commentEx w15:paraId="5FBC8719" w15:done="0"/>
  <w15:commentEx w15:paraId="67C2A156" w15:done="0"/>
  <w15:commentEx w15:paraId="0CA67885" w15:done="0"/>
  <w15:commentEx w15:paraId="32234292" w15:done="0"/>
  <w15:commentEx w15:paraId="4A58207C" w15:done="0"/>
  <w15:commentEx w15:paraId="491793BE" w15:done="0"/>
  <w15:commentEx w15:paraId="5C222ADA" w15:done="0"/>
  <w15:commentEx w15:paraId="1F5202A6" w15:done="0"/>
  <w15:commentEx w15:paraId="17B1752B" w15:done="0"/>
  <w15:commentEx w15:paraId="70651312" w15:done="0"/>
  <w15:commentEx w15:paraId="6FAA2FCC" w15:done="0"/>
  <w15:commentEx w15:paraId="7563F3AB" w15:done="0"/>
  <w15:commentEx w15:paraId="2B27B992" w15:done="0"/>
  <w15:commentEx w15:paraId="3D34EE97" w15:paraIdParent="2B27B992" w15:done="0"/>
  <w15:commentEx w15:paraId="147309B0" w15:done="0"/>
  <w15:commentEx w15:paraId="24C90E10" w15:done="0"/>
  <w15:commentEx w15:paraId="5EEE1C94" w15:done="0"/>
  <w15:commentEx w15:paraId="2E2F8DC0" w15:done="0"/>
  <w15:commentEx w15:paraId="715DD7FD" w15:paraIdParent="2E2F8DC0" w15:done="0"/>
  <w15:commentEx w15:paraId="27945A73" w15:paraIdParent="2E2F8DC0" w15:done="0"/>
  <w15:commentEx w15:paraId="65A9BF44" w15:done="0"/>
  <w15:commentEx w15:paraId="5E410B19" w15:done="0"/>
  <w15:commentEx w15:paraId="764D6B8D" w15:done="0"/>
  <w15:commentEx w15:paraId="6A681754" w15:done="0"/>
  <w15:commentEx w15:paraId="0943A2FA" w15:done="0"/>
  <w15:commentEx w15:paraId="49D6A4FC" w15:done="0"/>
  <w15:commentEx w15:paraId="7B05CA34" w15:done="0"/>
  <w15:commentEx w15:paraId="2C3697B8" w15:done="0"/>
  <w15:commentEx w15:paraId="56D57725" w15:paraIdParent="2C3697B8" w15:done="0"/>
  <w15:commentEx w15:paraId="57492CF8" w15:done="0"/>
  <w15:commentEx w15:paraId="64A3E10B" w15:paraIdParent="57492CF8" w15:done="0"/>
  <w15:commentEx w15:paraId="3E2D7F83" w15:done="0"/>
  <w15:commentEx w15:paraId="438750EF" w15:done="0"/>
  <w15:commentEx w15:paraId="18225602" w15:paraIdParent="438750EF" w15:done="0"/>
  <w15:commentEx w15:paraId="426933F2" w15:paraIdParent="438750EF" w15:done="0"/>
  <w15:commentEx w15:paraId="2C19C01D" w15:done="0"/>
  <w15:commentEx w15:paraId="6E376F69" w15:paraIdParent="2C19C01D" w15:done="0"/>
  <w15:commentEx w15:paraId="39A26684" w15:paraIdParent="2C19C01D" w15:done="0"/>
  <w15:commentEx w15:paraId="4B0B29D9" w15:done="0"/>
  <w15:commentEx w15:paraId="3F3055F3" w15:paraIdParent="4B0B29D9" w15:done="0"/>
  <w15:commentEx w15:paraId="0B2BB97F" w15:paraIdParent="4B0B29D9" w15:done="0"/>
  <w15:commentEx w15:paraId="375AB897" w15:done="0"/>
  <w15:commentEx w15:paraId="60D406D8" w15:done="0"/>
  <w15:commentEx w15:paraId="6838A1C6" w15:done="0"/>
  <w15:commentEx w15:paraId="2D87BAC2" w15:done="0"/>
  <w15:commentEx w15:paraId="1DCDC1E5" w15:done="0"/>
  <w15:commentEx w15:paraId="3E5C6613" w15:done="0"/>
  <w15:commentEx w15:paraId="712849F4" w15:done="0"/>
  <w15:commentEx w15:paraId="7C1A95BB" w15:done="0"/>
  <w15:commentEx w15:paraId="34C92AE0" w15:done="0"/>
  <w15:commentEx w15:paraId="4B2AF08A" w15:done="0"/>
  <w15:commentEx w15:paraId="03232684" w15:done="0"/>
  <w15:commentEx w15:paraId="2935123D" w15:done="0"/>
  <w15:commentEx w15:paraId="1B828310" w15:done="0"/>
  <w15:commentEx w15:paraId="551CF76B" w15:done="0"/>
  <w15:commentEx w15:paraId="25992E1E" w15:done="0"/>
  <w15:commentEx w15:paraId="44EA6602" w15:done="0"/>
  <w15:commentEx w15:paraId="5DFEAEAC" w15:done="0"/>
  <w15:commentEx w15:paraId="6A4A93D9" w15:done="0"/>
  <w15:commentEx w15:paraId="3C8F2280" w15:done="0"/>
  <w15:commentEx w15:paraId="7B434665" w15:done="0"/>
  <w15:commentEx w15:paraId="67217E03" w15:done="0"/>
  <w15:commentEx w15:paraId="4943CF1C" w15:done="0"/>
  <w15:commentEx w15:paraId="28EC53F6" w15:done="0"/>
  <w15:commentEx w15:paraId="086604FB" w15:done="0"/>
  <w15:commentEx w15:paraId="4B8CEF89" w15:done="0"/>
  <w15:commentEx w15:paraId="211E554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1C0FC20" w16cid:durableId="21755168"/>
  <w16cid:commentId w16cid:paraId="5B961317" w16cid:durableId="217551B5"/>
  <w16cid:commentId w16cid:paraId="59D8DD48" w16cid:durableId="21755459"/>
  <w16cid:commentId w16cid:paraId="25C77F9E" w16cid:durableId="217554A1"/>
  <w16cid:commentId w16cid:paraId="0DD4AC3B" w16cid:durableId="217554F8"/>
  <w16cid:commentId w16cid:paraId="5B5E5F2F" w16cid:durableId="2175555F"/>
  <w16cid:commentId w16cid:paraId="5FBC8719" w16cid:durableId="21755516"/>
  <w16cid:commentId w16cid:paraId="67C2A156" w16cid:durableId="21755588"/>
  <w16cid:commentId w16cid:paraId="0CA67885" w16cid:durableId="217556FC"/>
  <w16cid:commentId w16cid:paraId="32234292" w16cid:durableId="21755936"/>
  <w16cid:commentId w16cid:paraId="4A58207C" w16cid:durableId="21755A5C"/>
  <w16cid:commentId w16cid:paraId="491793BE" w16cid:durableId="21755AB7"/>
  <w16cid:commentId w16cid:paraId="5C222ADA" w16cid:durableId="21755AC5"/>
  <w16cid:commentId w16cid:paraId="1F5202A6" w16cid:durableId="21755B16"/>
  <w16cid:commentId w16cid:paraId="17B1752B" w16cid:durableId="21755D30"/>
  <w16cid:commentId w16cid:paraId="70651312" w16cid:durableId="21755EFC"/>
  <w16cid:commentId w16cid:paraId="3E042CDD" w16cid:durableId="21755F18"/>
  <w16cid:commentId w16cid:paraId="6FAA2FCC" w16cid:durableId="21755F7E"/>
  <w16cid:commentId w16cid:paraId="7563F3AB" w16cid:durableId="21756016"/>
  <w16cid:commentId w16cid:paraId="2B27B992" w16cid:durableId="21755169"/>
  <w16cid:commentId w16cid:paraId="3D34EE97" w16cid:durableId="217560DC"/>
  <w16cid:commentId w16cid:paraId="147309B0" w16cid:durableId="217562FD"/>
  <w16cid:commentId w16cid:paraId="24C90E10" w16cid:durableId="21756436"/>
  <w16cid:commentId w16cid:paraId="73D2F554" w16cid:durableId="2175641B"/>
  <w16cid:commentId w16cid:paraId="7095D579" w16cid:durableId="21756534"/>
  <w16cid:commentId w16cid:paraId="5EEE1C94" w16cid:durableId="2175658E"/>
  <w16cid:commentId w16cid:paraId="715DD7FD" w16cid:durableId="2175516A"/>
  <w16cid:commentId w16cid:paraId="27945A73" w16cid:durableId="217561DA"/>
  <w16cid:commentId w16cid:paraId="65A9BF44" w16cid:durableId="2175668F"/>
  <w16cid:commentId w16cid:paraId="5E410B19" w16cid:durableId="2175669E"/>
  <w16cid:commentId w16cid:paraId="764D6B8D" w16cid:durableId="21756705"/>
  <w16cid:commentId w16cid:paraId="6A681754" w16cid:durableId="2175674A"/>
  <w16cid:commentId w16cid:paraId="0943A2FA" w16cid:durableId="21756899"/>
  <w16cid:commentId w16cid:paraId="49D6A4FC" w16cid:durableId="217568B5"/>
  <w16cid:commentId w16cid:paraId="7B05CA34" w16cid:durableId="217568C2"/>
  <w16cid:commentId w16cid:paraId="2C3697B8" w16cid:durableId="2175516B"/>
  <w16cid:commentId w16cid:paraId="56D57725" w16cid:durableId="2175692D"/>
  <w16cid:commentId w16cid:paraId="57492CF8" w16cid:durableId="2175516C"/>
  <w16cid:commentId w16cid:paraId="64A3E10B" w16cid:durableId="21756959"/>
  <w16cid:commentId w16cid:paraId="3E2D7F83" w16cid:durableId="217569A4"/>
  <w16cid:commentId w16cid:paraId="438750EF" w16cid:durableId="2175516D"/>
  <w16cid:commentId w16cid:paraId="18225602" w16cid:durableId="2175516E"/>
  <w16cid:commentId w16cid:paraId="426933F2" w16cid:durableId="21756BBD"/>
  <w16cid:commentId w16cid:paraId="2C19C01D" w16cid:durableId="2175516F"/>
  <w16cid:commentId w16cid:paraId="6E376F69" w16cid:durableId="21755170"/>
  <w16cid:commentId w16cid:paraId="39A26684" w16cid:durableId="21756C21"/>
  <w16cid:commentId w16cid:paraId="4B0B29D9" w16cid:durableId="21755171"/>
  <w16cid:commentId w16cid:paraId="3F3055F3" w16cid:durableId="21755172"/>
  <w16cid:commentId w16cid:paraId="0B2BB97F" w16cid:durableId="21756C3F"/>
  <w16cid:commentId w16cid:paraId="375AB897" w16cid:durableId="21756C84"/>
  <w16cid:commentId w16cid:paraId="60D406D8" w16cid:durableId="21756E08"/>
  <w16cid:commentId w16cid:paraId="6838A1C6" w16cid:durableId="21756E26"/>
  <w16cid:commentId w16cid:paraId="2D87BAC2" w16cid:durableId="21756E42"/>
  <w16cid:commentId w16cid:paraId="1DCDC1E5" w16cid:durableId="21756E50"/>
  <w16cid:commentId w16cid:paraId="3E5C6613" w16cid:durableId="21756E6D"/>
  <w16cid:commentId w16cid:paraId="712849F4" w16cid:durableId="21756E91"/>
  <w16cid:commentId w16cid:paraId="7C1A95BB" w16cid:durableId="21756F8E"/>
  <w16cid:commentId w16cid:paraId="34C92AE0" w16cid:durableId="21756F20"/>
  <w16cid:commentId w16cid:paraId="4B2AF08A" w16cid:durableId="2175702C"/>
  <w16cid:commentId w16cid:paraId="03232684" w16cid:durableId="217570CA"/>
  <w16cid:commentId w16cid:paraId="2935123D" w16cid:durableId="2175712E"/>
  <w16cid:commentId w16cid:paraId="1B828310" w16cid:durableId="21757159"/>
  <w16cid:commentId w16cid:paraId="551CF76B" w16cid:durableId="2175716E"/>
  <w16cid:commentId w16cid:paraId="25992E1E" w16cid:durableId="21755173"/>
  <w16cid:commentId w16cid:paraId="44EA6602" w16cid:durableId="217572CF"/>
  <w16cid:commentId w16cid:paraId="5DFEAEAC" w16cid:durableId="2175724D"/>
  <w16cid:commentId w16cid:paraId="6A4A93D9" w16cid:durableId="217571FC"/>
  <w16cid:commentId w16cid:paraId="3C8F2280" w16cid:durableId="217572B0"/>
  <w16cid:commentId w16cid:paraId="7B434665" w16cid:durableId="217572B8"/>
  <w16cid:commentId w16cid:paraId="67217E03" w16cid:durableId="21757330"/>
  <w16cid:commentId w16cid:paraId="4943CF1C" w16cid:durableId="21757355"/>
  <w16cid:commentId w16cid:paraId="28EC53F6" w16cid:durableId="21757376"/>
  <w16cid:commentId w16cid:paraId="086604FB" w16cid:durableId="21757396"/>
  <w16cid:commentId w16cid:paraId="4B8CEF89" w16cid:durableId="21757431"/>
  <w16cid:commentId w16cid:paraId="211E5543" w16cid:durableId="2175743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7525F"/>
    <w:multiLevelType w:val="hybridMultilevel"/>
    <w:tmpl w:val="17C437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E51D38"/>
    <w:multiLevelType w:val="hybridMultilevel"/>
    <w:tmpl w:val="46102C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06466D"/>
    <w:multiLevelType w:val="hybridMultilevel"/>
    <w:tmpl w:val="5D10B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E820833"/>
    <w:multiLevelType w:val="hybridMultilevel"/>
    <w:tmpl w:val="9FB68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ulian WITTISCHE">
    <w15:presenceInfo w15:providerId="Windows Live" w15:userId="33223d2814f40967"/>
  </w15:person>
  <w15:person w15:author="Patrick James">
    <w15:presenceInfo w15:providerId="None" w15:userId="Patrick Jam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DA3MjCzMDQ2MTYxMjNQ0lEKTi0uzszPAymwrAUA8vr/CywAAAA="/>
  </w:docVars>
  <w:rsids>
    <w:rsidRoot w:val="004E13A5"/>
    <w:rsid w:val="0000168C"/>
    <w:rsid w:val="00002466"/>
    <w:rsid w:val="00002A64"/>
    <w:rsid w:val="000053C7"/>
    <w:rsid w:val="00005F69"/>
    <w:rsid w:val="00006829"/>
    <w:rsid w:val="000141B3"/>
    <w:rsid w:val="00023F2C"/>
    <w:rsid w:val="00024F61"/>
    <w:rsid w:val="0002624B"/>
    <w:rsid w:val="00026490"/>
    <w:rsid w:val="000270B4"/>
    <w:rsid w:val="00027F85"/>
    <w:rsid w:val="0003098F"/>
    <w:rsid w:val="00032375"/>
    <w:rsid w:val="00033B96"/>
    <w:rsid w:val="0004518E"/>
    <w:rsid w:val="00051F54"/>
    <w:rsid w:val="00053498"/>
    <w:rsid w:val="00055B96"/>
    <w:rsid w:val="00055C1A"/>
    <w:rsid w:val="00056C25"/>
    <w:rsid w:val="00056F49"/>
    <w:rsid w:val="00061580"/>
    <w:rsid w:val="000623C8"/>
    <w:rsid w:val="00063753"/>
    <w:rsid w:val="00064F7E"/>
    <w:rsid w:val="000673CD"/>
    <w:rsid w:val="000745F8"/>
    <w:rsid w:val="00074A90"/>
    <w:rsid w:val="0007763B"/>
    <w:rsid w:val="00077818"/>
    <w:rsid w:val="00084066"/>
    <w:rsid w:val="00093A55"/>
    <w:rsid w:val="00095B49"/>
    <w:rsid w:val="00097A65"/>
    <w:rsid w:val="000A3EC4"/>
    <w:rsid w:val="000A7724"/>
    <w:rsid w:val="000C1EE3"/>
    <w:rsid w:val="000D08D6"/>
    <w:rsid w:val="000D1B30"/>
    <w:rsid w:val="000D683F"/>
    <w:rsid w:val="000E1A78"/>
    <w:rsid w:val="000E3A1A"/>
    <w:rsid w:val="000F06F3"/>
    <w:rsid w:val="000F49A2"/>
    <w:rsid w:val="001079BE"/>
    <w:rsid w:val="00127CC5"/>
    <w:rsid w:val="00127D3A"/>
    <w:rsid w:val="00127F13"/>
    <w:rsid w:val="0013089B"/>
    <w:rsid w:val="00130BC1"/>
    <w:rsid w:val="00131E2F"/>
    <w:rsid w:val="00136405"/>
    <w:rsid w:val="00140CCA"/>
    <w:rsid w:val="001411DE"/>
    <w:rsid w:val="001425D4"/>
    <w:rsid w:val="001446F6"/>
    <w:rsid w:val="00146654"/>
    <w:rsid w:val="001467B2"/>
    <w:rsid w:val="00147BDF"/>
    <w:rsid w:val="00161403"/>
    <w:rsid w:val="00162C41"/>
    <w:rsid w:val="001633CB"/>
    <w:rsid w:val="00174C4C"/>
    <w:rsid w:val="001756ED"/>
    <w:rsid w:val="00176B13"/>
    <w:rsid w:val="0017749B"/>
    <w:rsid w:val="00184ABD"/>
    <w:rsid w:val="001854BA"/>
    <w:rsid w:val="00190258"/>
    <w:rsid w:val="0019294D"/>
    <w:rsid w:val="001965D2"/>
    <w:rsid w:val="001A5222"/>
    <w:rsid w:val="001D0ACA"/>
    <w:rsid w:val="001D1B0E"/>
    <w:rsid w:val="001D2ADC"/>
    <w:rsid w:val="001D3FDE"/>
    <w:rsid w:val="001D512F"/>
    <w:rsid w:val="001E1272"/>
    <w:rsid w:val="001E16C9"/>
    <w:rsid w:val="001E3806"/>
    <w:rsid w:val="001E3C7E"/>
    <w:rsid w:val="001E4D7C"/>
    <w:rsid w:val="001E58E9"/>
    <w:rsid w:val="001F3196"/>
    <w:rsid w:val="001F6DBA"/>
    <w:rsid w:val="001F6EAC"/>
    <w:rsid w:val="0020343C"/>
    <w:rsid w:val="002050D0"/>
    <w:rsid w:val="0021147F"/>
    <w:rsid w:val="002234E0"/>
    <w:rsid w:val="0022740C"/>
    <w:rsid w:val="0023072B"/>
    <w:rsid w:val="0023083C"/>
    <w:rsid w:val="002363EE"/>
    <w:rsid w:val="0024289D"/>
    <w:rsid w:val="002446CC"/>
    <w:rsid w:val="0025060E"/>
    <w:rsid w:val="00252F55"/>
    <w:rsid w:val="002575B1"/>
    <w:rsid w:val="00262D52"/>
    <w:rsid w:val="00267018"/>
    <w:rsid w:val="002676EC"/>
    <w:rsid w:val="00276516"/>
    <w:rsid w:val="00282E4D"/>
    <w:rsid w:val="00284908"/>
    <w:rsid w:val="002862FB"/>
    <w:rsid w:val="00290668"/>
    <w:rsid w:val="00292102"/>
    <w:rsid w:val="00295FF4"/>
    <w:rsid w:val="002A1F8B"/>
    <w:rsid w:val="002B4583"/>
    <w:rsid w:val="002C3535"/>
    <w:rsid w:val="002C7903"/>
    <w:rsid w:val="002D00E2"/>
    <w:rsid w:val="002D2EEA"/>
    <w:rsid w:val="002D63E3"/>
    <w:rsid w:val="002E0D4E"/>
    <w:rsid w:val="002F53A6"/>
    <w:rsid w:val="00302E8C"/>
    <w:rsid w:val="0031038B"/>
    <w:rsid w:val="00314411"/>
    <w:rsid w:val="00314CA1"/>
    <w:rsid w:val="00315CBD"/>
    <w:rsid w:val="00332595"/>
    <w:rsid w:val="00335E2F"/>
    <w:rsid w:val="00337F86"/>
    <w:rsid w:val="003422BA"/>
    <w:rsid w:val="00347EEB"/>
    <w:rsid w:val="00350E98"/>
    <w:rsid w:val="003549D9"/>
    <w:rsid w:val="00355E82"/>
    <w:rsid w:val="003615F1"/>
    <w:rsid w:val="0037039A"/>
    <w:rsid w:val="003706EC"/>
    <w:rsid w:val="003741B4"/>
    <w:rsid w:val="00374ECD"/>
    <w:rsid w:val="00384DF0"/>
    <w:rsid w:val="00391295"/>
    <w:rsid w:val="00394C28"/>
    <w:rsid w:val="00396770"/>
    <w:rsid w:val="003B3778"/>
    <w:rsid w:val="003B771C"/>
    <w:rsid w:val="003C17E9"/>
    <w:rsid w:val="003C228D"/>
    <w:rsid w:val="003C3E3B"/>
    <w:rsid w:val="003C4854"/>
    <w:rsid w:val="003C4910"/>
    <w:rsid w:val="003C4FA0"/>
    <w:rsid w:val="003C7909"/>
    <w:rsid w:val="003D41F3"/>
    <w:rsid w:val="003D4FA3"/>
    <w:rsid w:val="003D56EC"/>
    <w:rsid w:val="003D72B7"/>
    <w:rsid w:val="003E73EA"/>
    <w:rsid w:val="003F114F"/>
    <w:rsid w:val="003F3E31"/>
    <w:rsid w:val="004024F6"/>
    <w:rsid w:val="004036B9"/>
    <w:rsid w:val="004058E4"/>
    <w:rsid w:val="00406446"/>
    <w:rsid w:val="00411503"/>
    <w:rsid w:val="004170BB"/>
    <w:rsid w:val="00422C59"/>
    <w:rsid w:val="00425BB7"/>
    <w:rsid w:val="004305E4"/>
    <w:rsid w:val="00433983"/>
    <w:rsid w:val="00435FC0"/>
    <w:rsid w:val="00436872"/>
    <w:rsid w:val="00451660"/>
    <w:rsid w:val="00461C2D"/>
    <w:rsid w:val="0047226E"/>
    <w:rsid w:val="00480063"/>
    <w:rsid w:val="00492036"/>
    <w:rsid w:val="00492594"/>
    <w:rsid w:val="004960F6"/>
    <w:rsid w:val="004A38A8"/>
    <w:rsid w:val="004A42FA"/>
    <w:rsid w:val="004A6ACA"/>
    <w:rsid w:val="004B1469"/>
    <w:rsid w:val="004B600A"/>
    <w:rsid w:val="004C0170"/>
    <w:rsid w:val="004D1456"/>
    <w:rsid w:val="004D7255"/>
    <w:rsid w:val="004E13A5"/>
    <w:rsid w:val="004E3EF4"/>
    <w:rsid w:val="004E6917"/>
    <w:rsid w:val="004F670E"/>
    <w:rsid w:val="00500E46"/>
    <w:rsid w:val="0050472E"/>
    <w:rsid w:val="00505232"/>
    <w:rsid w:val="005063D9"/>
    <w:rsid w:val="00506E45"/>
    <w:rsid w:val="005159F5"/>
    <w:rsid w:val="00522C3E"/>
    <w:rsid w:val="00523484"/>
    <w:rsid w:val="0053064B"/>
    <w:rsid w:val="00530C19"/>
    <w:rsid w:val="005336FB"/>
    <w:rsid w:val="00534D93"/>
    <w:rsid w:val="00537BAC"/>
    <w:rsid w:val="00540E32"/>
    <w:rsid w:val="00541832"/>
    <w:rsid w:val="0054565E"/>
    <w:rsid w:val="00547B44"/>
    <w:rsid w:val="005524EA"/>
    <w:rsid w:val="005542C9"/>
    <w:rsid w:val="00561DE1"/>
    <w:rsid w:val="005663CD"/>
    <w:rsid w:val="0056645A"/>
    <w:rsid w:val="005725C7"/>
    <w:rsid w:val="00577AF7"/>
    <w:rsid w:val="00586186"/>
    <w:rsid w:val="0059053F"/>
    <w:rsid w:val="00596B92"/>
    <w:rsid w:val="005A4792"/>
    <w:rsid w:val="005A56C0"/>
    <w:rsid w:val="005A7AE1"/>
    <w:rsid w:val="005B52B2"/>
    <w:rsid w:val="005B723C"/>
    <w:rsid w:val="005C17F4"/>
    <w:rsid w:val="005C6117"/>
    <w:rsid w:val="005C66EB"/>
    <w:rsid w:val="005D0E13"/>
    <w:rsid w:val="005D5434"/>
    <w:rsid w:val="005D663D"/>
    <w:rsid w:val="005D6EA5"/>
    <w:rsid w:val="005E037A"/>
    <w:rsid w:val="005E07EE"/>
    <w:rsid w:val="005E309B"/>
    <w:rsid w:val="005F394B"/>
    <w:rsid w:val="005F3C03"/>
    <w:rsid w:val="005F6CBE"/>
    <w:rsid w:val="005F6E17"/>
    <w:rsid w:val="005F736B"/>
    <w:rsid w:val="00601497"/>
    <w:rsid w:val="00604C02"/>
    <w:rsid w:val="00611055"/>
    <w:rsid w:val="00616333"/>
    <w:rsid w:val="00621C36"/>
    <w:rsid w:val="00626150"/>
    <w:rsid w:val="00634B5A"/>
    <w:rsid w:val="00635445"/>
    <w:rsid w:val="006368E7"/>
    <w:rsid w:val="00636A47"/>
    <w:rsid w:val="006451B0"/>
    <w:rsid w:val="0064599B"/>
    <w:rsid w:val="00646E49"/>
    <w:rsid w:val="006507CE"/>
    <w:rsid w:val="006520B8"/>
    <w:rsid w:val="00654C24"/>
    <w:rsid w:val="0065660C"/>
    <w:rsid w:val="006624C2"/>
    <w:rsid w:val="00667F46"/>
    <w:rsid w:val="006738FD"/>
    <w:rsid w:val="0067400C"/>
    <w:rsid w:val="00675D5B"/>
    <w:rsid w:val="00681C46"/>
    <w:rsid w:val="00685386"/>
    <w:rsid w:val="00690CD2"/>
    <w:rsid w:val="00692022"/>
    <w:rsid w:val="00694155"/>
    <w:rsid w:val="0069486C"/>
    <w:rsid w:val="006A175B"/>
    <w:rsid w:val="006A2E72"/>
    <w:rsid w:val="006B5D89"/>
    <w:rsid w:val="006B7759"/>
    <w:rsid w:val="006C6F92"/>
    <w:rsid w:val="006D0458"/>
    <w:rsid w:val="006D2272"/>
    <w:rsid w:val="006D298C"/>
    <w:rsid w:val="006D5CD5"/>
    <w:rsid w:val="006D70DA"/>
    <w:rsid w:val="006E3979"/>
    <w:rsid w:val="006E412E"/>
    <w:rsid w:val="006F04E2"/>
    <w:rsid w:val="006F1AD7"/>
    <w:rsid w:val="006F7782"/>
    <w:rsid w:val="0070692F"/>
    <w:rsid w:val="00713FE7"/>
    <w:rsid w:val="00716E49"/>
    <w:rsid w:val="00720E9A"/>
    <w:rsid w:val="00730648"/>
    <w:rsid w:val="00736400"/>
    <w:rsid w:val="00745D2C"/>
    <w:rsid w:val="007466CC"/>
    <w:rsid w:val="00746931"/>
    <w:rsid w:val="00747A55"/>
    <w:rsid w:val="00754884"/>
    <w:rsid w:val="00757698"/>
    <w:rsid w:val="007627B6"/>
    <w:rsid w:val="00764A61"/>
    <w:rsid w:val="00771580"/>
    <w:rsid w:val="007729F2"/>
    <w:rsid w:val="00775867"/>
    <w:rsid w:val="00777B9A"/>
    <w:rsid w:val="007839F5"/>
    <w:rsid w:val="007848A4"/>
    <w:rsid w:val="007850C5"/>
    <w:rsid w:val="00787B05"/>
    <w:rsid w:val="00790718"/>
    <w:rsid w:val="00791C0F"/>
    <w:rsid w:val="007A49EF"/>
    <w:rsid w:val="007A686D"/>
    <w:rsid w:val="007B05E0"/>
    <w:rsid w:val="007B0795"/>
    <w:rsid w:val="007B643B"/>
    <w:rsid w:val="007C19E5"/>
    <w:rsid w:val="007D76B3"/>
    <w:rsid w:val="007D7E27"/>
    <w:rsid w:val="007D7FB8"/>
    <w:rsid w:val="007E1C8E"/>
    <w:rsid w:val="007E677E"/>
    <w:rsid w:val="007F2596"/>
    <w:rsid w:val="007F2634"/>
    <w:rsid w:val="007F43DF"/>
    <w:rsid w:val="007F6443"/>
    <w:rsid w:val="00805090"/>
    <w:rsid w:val="008152A9"/>
    <w:rsid w:val="00821191"/>
    <w:rsid w:val="008221AF"/>
    <w:rsid w:val="00830373"/>
    <w:rsid w:val="008309BF"/>
    <w:rsid w:val="008317CD"/>
    <w:rsid w:val="008348EE"/>
    <w:rsid w:val="00834A69"/>
    <w:rsid w:val="008375B6"/>
    <w:rsid w:val="00841510"/>
    <w:rsid w:val="0084240D"/>
    <w:rsid w:val="00843B2E"/>
    <w:rsid w:val="0084643E"/>
    <w:rsid w:val="00847992"/>
    <w:rsid w:val="008601CB"/>
    <w:rsid w:val="008615D7"/>
    <w:rsid w:val="008617EB"/>
    <w:rsid w:val="00861BB3"/>
    <w:rsid w:val="00873F32"/>
    <w:rsid w:val="00875EA5"/>
    <w:rsid w:val="00886D97"/>
    <w:rsid w:val="008903BF"/>
    <w:rsid w:val="00896E43"/>
    <w:rsid w:val="008A2F5F"/>
    <w:rsid w:val="008A3027"/>
    <w:rsid w:val="008A7AF8"/>
    <w:rsid w:val="008B2DA1"/>
    <w:rsid w:val="008B6491"/>
    <w:rsid w:val="008C31BD"/>
    <w:rsid w:val="008C35FC"/>
    <w:rsid w:val="008C480D"/>
    <w:rsid w:val="008D2682"/>
    <w:rsid w:val="008D57CB"/>
    <w:rsid w:val="008D5B11"/>
    <w:rsid w:val="008D6209"/>
    <w:rsid w:val="008E6B15"/>
    <w:rsid w:val="008F66A1"/>
    <w:rsid w:val="008F6FB3"/>
    <w:rsid w:val="0090094F"/>
    <w:rsid w:val="00903156"/>
    <w:rsid w:val="009048D9"/>
    <w:rsid w:val="00904B54"/>
    <w:rsid w:val="00906C92"/>
    <w:rsid w:val="00907699"/>
    <w:rsid w:val="00910194"/>
    <w:rsid w:val="009150FB"/>
    <w:rsid w:val="009219AB"/>
    <w:rsid w:val="009275A9"/>
    <w:rsid w:val="009279F4"/>
    <w:rsid w:val="00927E09"/>
    <w:rsid w:val="00931038"/>
    <w:rsid w:val="00940D8A"/>
    <w:rsid w:val="009507E1"/>
    <w:rsid w:val="00960F8C"/>
    <w:rsid w:val="00962B5C"/>
    <w:rsid w:val="00964666"/>
    <w:rsid w:val="00965170"/>
    <w:rsid w:val="00966A00"/>
    <w:rsid w:val="0099229B"/>
    <w:rsid w:val="00992E41"/>
    <w:rsid w:val="00993057"/>
    <w:rsid w:val="00994541"/>
    <w:rsid w:val="009A1C9A"/>
    <w:rsid w:val="009A2299"/>
    <w:rsid w:val="009A3B7C"/>
    <w:rsid w:val="009A43EF"/>
    <w:rsid w:val="009B0696"/>
    <w:rsid w:val="009B1C8F"/>
    <w:rsid w:val="009C383E"/>
    <w:rsid w:val="009C6F0C"/>
    <w:rsid w:val="009D181A"/>
    <w:rsid w:val="009D2703"/>
    <w:rsid w:val="009D3B27"/>
    <w:rsid w:val="009D4A91"/>
    <w:rsid w:val="009E0DF8"/>
    <w:rsid w:val="009E4A05"/>
    <w:rsid w:val="009E7BAF"/>
    <w:rsid w:val="00A03B83"/>
    <w:rsid w:val="00A04F14"/>
    <w:rsid w:val="00A07C15"/>
    <w:rsid w:val="00A10ABA"/>
    <w:rsid w:val="00A11506"/>
    <w:rsid w:val="00A11547"/>
    <w:rsid w:val="00A1387D"/>
    <w:rsid w:val="00A211B7"/>
    <w:rsid w:val="00A24993"/>
    <w:rsid w:val="00A30430"/>
    <w:rsid w:val="00A43AB7"/>
    <w:rsid w:val="00A44CD5"/>
    <w:rsid w:val="00A51228"/>
    <w:rsid w:val="00A51906"/>
    <w:rsid w:val="00A51948"/>
    <w:rsid w:val="00A538F0"/>
    <w:rsid w:val="00A53D4B"/>
    <w:rsid w:val="00A6316D"/>
    <w:rsid w:val="00A64B43"/>
    <w:rsid w:val="00A74CDA"/>
    <w:rsid w:val="00A75ECD"/>
    <w:rsid w:val="00A84ED9"/>
    <w:rsid w:val="00A92DD0"/>
    <w:rsid w:val="00A95B48"/>
    <w:rsid w:val="00A96BD0"/>
    <w:rsid w:val="00A970F5"/>
    <w:rsid w:val="00AA3A0B"/>
    <w:rsid w:val="00AA4E39"/>
    <w:rsid w:val="00AA784F"/>
    <w:rsid w:val="00AB2B18"/>
    <w:rsid w:val="00AB5220"/>
    <w:rsid w:val="00AB68BE"/>
    <w:rsid w:val="00AC0D96"/>
    <w:rsid w:val="00AC1399"/>
    <w:rsid w:val="00AC1D0A"/>
    <w:rsid w:val="00AD4106"/>
    <w:rsid w:val="00AD490A"/>
    <w:rsid w:val="00AD5E24"/>
    <w:rsid w:val="00AE2814"/>
    <w:rsid w:val="00AE630D"/>
    <w:rsid w:val="00AE6C1A"/>
    <w:rsid w:val="00AF3090"/>
    <w:rsid w:val="00AF3E77"/>
    <w:rsid w:val="00AF661E"/>
    <w:rsid w:val="00AF6D3B"/>
    <w:rsid w:val="00B00A89"/>
    <w:rsid w:val="00B0214F"/>
    <w:rsid w:val="00B11673"/>
    <w:rsid w:val="00B13AE1"/>
    <w:rsid w:val="00B147F6"/>
    <w:rsid w:val="00B14D5E"/>
    <w:rsid w:val="00B16FB5"/>
    <w:rsid w:val="00B20342"/>
    <w:rsid w:val="00B2132B"/>
    <w:rsid w:val="00B238ED"/>
    <w:rsid w:val="00B34350"/>
    <w:rsid w:val="00B3465A"/>
    <w:rsid w:val="00B3786F"/>
    <w:rsid w:val="00B37A76"/>
    <w:rsid w:val="00B43648"/>
    <w:rsid w:val="00B441F7"/>
    <w:rsid w:val="00B51B58"/>
    <w:rsid w:val="00B53747"/>
    <w:rsid w:val="00B56B96"/>
    <w:rsid w:val="00B63983"/>
    <w:rsid w:val="00B63A97"/>
    <w:rsid w:val="00B63E88"/>
    <w:rsid w:val="00B6498A"/>
    <w:rsid w:val="00B70338"/>
    <w:rsid w:val="00B72DF0"/>
    <w:rsid w:val="00B752BC"/>
    <w:rsid w:val="00B76004"/>
    <w:rsid w:val="00B803AC"/>
    <w:rsid w:val="00B825BE"/>
    <w:rsid w:val="00B87FEB"/>
    <w:rsid w:val="00B910E4"/>
    <w:rsid w:val="00BA0803"/>
    <w:rsid w:val="00BA6B34"/>
    <w:rsid w:val="00BA72C1"/>
    <w:rsid w:val="00BB6B2C"/>
    <w:rsid w:val="00BC1041"/>
    <w:rsid w:val="00BC3881"/>
    <w:rsid w:val="00BD001D"/>
    <w:rsid w:val="00BD0403"/>
    <w:rsid w:val="00BD6DD3"/>
    <w:rsid w:val="00BD7264"/>
    <w:rsid w:val="00BE0825"/>
    <w:rsid w:val="00BE6331"/>
    <w:rsid w:val="00BF391B"/>
    <w:rsid w:val="00BF78ED"/>
    <w:rsid w:val="00C011E9"/>
    <w:rsid w:val="00C0184F"/>
    <w:rsid w:val="00C023E3"/>
    <w:rsid w:val="00C074BE"/>
    <w:rsid w:val="00C07FA2"/>
    <w:rsid w:val="00C126BB"/>
    <w:rsid w:val="00C1393E"/>
    <w:rsid w:val="00C16340"/>
    <w:rsid w:val="00C16C0E"/>
    <w:rsid w:val="00C21316"/>
    <w:rsid w:val="00C23647"/>
    <w:rsid w:val="00C3279E"/>
    <w:rsid w:val="00C3547E"/>
    <w:rsid w:val="00C402B5"/>
    <w:rsid w:val="00C422DB"/>
    <w:rsid w:val="00C44162"/>
    <w:rsid w:val="00C4728B"/>
    <w:rsid w:val="00C47A12"/>
    <w:rsid w:val="00C5132F"/>
    <w:rsid w:val="00C519A3"/>
    <w:rsid w:val="00C5479F"/>
    <w:rsid w:val="00C60673"/>
    <w:rsid w:val="00C61BAE"/>
    <w:rsid w:val="00C639AD"/>
    <w:rsid w:val="00C64D99"/>
    <w:rsid w:val="00C71E31"/>
    <w:rsid w:val="00C71E83"/>
    <w:rsid w:val="00C72944"/>
    <w:rsid w:val="00C7501F"/>
    <w:rsid w:val="00C91C4C"/>
    <w:rsid w:val="00C955CE"/>
    <w:rsid w:val="00CB0166"/>
    <w:rsid w:val="00CB6200"/>
    <w:rsid w:val="00CB6FB3"/>
    <w:rsid w:val="00CC1F19"/>
    <w:rsid w:val="00CC2517"/>
    <w:rsid w:val="00CC72B2"/>
    <w:rsid w:val="00CE517A"/>
    <w:rsid w:val="00CE6B0A"/>
    <w:rsid w:val="00CE6FD9"/>
    <w:rsid w:val="00CF30F2"/>
    <w:rsid w:val="00CF353A"/>
    <w:rsid w:val="00CF7403"/>
    <w:rsid w:val="00CF7E96"/>
    <w:rsid w:val="00D00F0A"/>
    <w:rsid w:val="00D01E4D"/>
    <w:rsid w:val="00D02662"/>
    <w:rsid w:val="00D02F42"/>
    <w:rsid w:val="00D03563"/>
    <w:rsid w:val="00D07A3A"/>
    <w:rsid w:val="00D100F7"/>
    <w:rsid w:val="00D21628"/>
    <w:rsid w:val="00D21F28"/>
    <w:rsid w:val="00D2425A"/>
    <w:rsid w:val="00D2594B"/>
    <w:rsid w:val="00D276A5"/>
    <w:rsid w:val="00D3019E"/>
    <w:rsid w:val="00D34C06"/>
    <w:rsid w:val="00D36BFD"/>
    <w:rsid w:val="00D41158"/>
    <w:rsid w:val="00D419BF"/>
    <w:rsid w:val="00D42082"/>
    <w:rsid w:val="00D433EE"/>
    <w:rsid w:val="00D4510C"/>
    <w:rsid w:val="00D521FC"/>
    <w:rsid w:val="00D62AED"/>
    <w:rsid w:val="00D65028"/>
    <w:rsid w:val="00D77D74"/>
    <w:rsid w:val="00D8178E"/>
    <w:rsid w:val="00D8326B"/>
    <w:rsid w:val="00D84E37"/>
    <w:rsid w:val="00D851FB"/>
    <w:rsid w:val="00D85461"/>
    <w:rsid w:val="00D854FE"/>
    <w:rsid w:val="00D85987"/>
    <w:rsid w:val="00D87DAF"/>
    <w:rsid w:val="00D944C3"/>
    <w:rsid w:val="00D9453C"/>
    <w:rsid w:val="00D95DF9"/>
    <w:rsid w:val="00DA17B9"/>
    <w:rsid w:val="00DA5888"/>
    <w:rsid w:val="00DC2BAC"/>
    <w:rsid w:val="00DC6E86"/>
    <w:rsid w:val="00DD02CB"/>
    <w:rsid w:val="00DE0B71"/>
    <w:rsid w:val="00DE3FED"/>
    <w:rsid w:val="00DE4C3E"/>
    <w:rsid w:val="00DE72D8"/>
    <w:rsid w:val="00DE7729"/>
    <w:rsid w:val="00DF567C"/>
    <w:rsid w:val="00DF5ADE"/>
    <w:rsid w:val="00E02731"/>
    <w:rsid w:val="00E06812"/>
    <w:rsid w:val="00E0779F"/>
    <w:rsid w:val="00E116E0"/>
    <w:rsid w:val="00E164C3"/>
    <w:rsid w:val="00E21228"/>
    <w:rsid w:val="00E260AA"/>
    <w:rsid w:val="00E308A2"/>
    <w:rsid w:val="00E3166A"/>
    <w:rsid w:val="00E33831"/>
    <w:rsid w:val="00E33E95"/>
    <w:rsid w:val="00E3621D"/>
    <w:rsid w:val="00E43BA5"/>
    <w:rsid w:val="00E455A2"/>
    <w:rsid w:val="00E45849"/>
    <w:rsid w:val="00E46177"/>
    <w:rsid w:val="00E46584"/>
    <w:rsid w:val="00E46AFF"/>
    <w:rsid w:val="00E46EF8"/>
    <w:rsid w:val="00E51646"/>
    <w:rsid w:val="00E535D3"/>
    <w:rsid w:val="00E5485D"/>
    <w:rsid w:val="00E61AEA"/>
    <w:rsid w:val="00E65F6C"/>
    <w:rsid w:val="00E715FE"/>
    <w:rsid w:val="00E75CDD"/>
    <w:rsid w:val="00E75D16"/>
    <w:rsid w:val="00E76778"/>
    <w:rsid w:val="00E855C9"/>
    <w:rsid w:val="00E85B45"/>
    <w:rsid w:val="00E876E6"/>
    <w:rsid w:val="00E9039C"/>
    <w:rsid w:val="00E92C64"/>
    <w:rsid w:val="00E9314B"/>
    <w:rsid w:val="00E97F87"/>
    <w:rsid w:val="00EA3D89"/>
    <w:rsid w:val="00EA48BC"/>
    <w:rsid w:val="00EA515D"/>
    <w:rsid w:val="00EA7841"/>
    <w:rsid w:val="00EB269F"/>
    <w:rsid w:val="00EB39CE"/>
    <w:rsid w:val="00EE6000"/>
    <w:rsid w:val="00EE7EE0"/>
    <w:rsid w:val="00F045D5"/>
    <w:rsid w:val="00F04F70"/>
    <w:rsid w:val="00F06536"/>
    <w:rsid w:val="00F065FC"/>
    <w:rsid w:val="00F136EF"/>
    <w:rsid w:val="00F17C3F"/>
    <w:rsid w:val="00F2498B"/>
    <w:rsid w:val="00F320FC"/>
    <w:rsid w:val="00F322CA"/>
    <w:rsid w:val="00F37ADB"/>
    <w:rsid w:val="00F50B1C"/>
    <w:rsid w:val="00F50BB1"/>
    <w:rsid w:val="00F52026"/>
    <w:rsid w:val="00F5629D"/>
    <w:rsid w:val="00F62EA3"/>
    <w:rsid w:val="00F6615F"/>
    <w:rsid w:val="00F85527"/>
    <w:rsid w:val="00F90329"/>
    <w:rsid w:val="00F92D6E"/>
    <w:rsid w:val="00F962E5"/>
    <w:rsid w:val="00F972F2"/>
    <w:rsid w:val="00FA3B98"/>
    <w:rsid w:val="00FC0721"/>
    <w:rsid w:val="00FC1F62"/>
    <w:rsid w:val="00FC5954"/>
    <w:rsid w:val="00FD1093"/>
    <w:rsid w:val="00FF1FF7"/>
    <w:rsid w:val="00FF66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D86140"/>
  <w15:chartTrackingRefBased/>
  <w15:docId w15:val="{E122B6E7-15C0-4165-917A-D2234AC872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13A5"/>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4E13A5"/>
    <w:rPr>
      <w:color w:val="0563C1" w:themeColor="hyperlink"/>
      <w:u w:val="single"/>
    </w:rPr>
  </w:style>
  <w:style w:type="table" w:styleId="Grilledutableau">
    <w:name w:val="Table Grid"/>
    <w:basedOn w:val="TableauNormal"/>
    <w:uiPriority w:val="39"/>
    <w:rsid w:val="004E13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4E13A5"/>
    <w:pPr>
      <w:ind w:left="720"/>
      <w:contextualSpacing/>
    </w:pPr>
  </w:style>
  <w:style w:type="character" w:styleId="Marquedecommentaire">
    <w:name w:val="annotation reference"/>
    <w:basedOn w:val="Policepardfaut"/>
    <w:uiPriority w:val="99"/>
    <w:semiHidden/>
    <w:unhideWhenUsed/>
    <w:rsid w:val="004E13A5"/>
    <w:rPr>
      <w:sz w:val="16"/>
      <w:szCs w:val="16"/>
    </w:rPr>
  </w:style>
  <w:style w:type="paragraph" w:styleId="Commentaire">
    <w:name w:val="annotation text"/>
    <w:basedOn w:val="Normal"/>
    <w:link w:val="CommentaireCar"/>
    <w:uiPriority w:val="99"/>
    <w:unhideWhenUsed/>
    <w:rsid w:val="004E13A5"/>
    <w:pPr>
      <w:spacing w:line="240" w:lineRule="auto"/>
    </w:pPr>
    <w:rPr>
      <w:sz w:val="20"/>
      <w:szCs w:val="20"/>
    </w:rPr>
  </w:style>
  <w:style w:type="character" w:customStyle="1" w:styleId="CommentaireCar">
    <w:name w:val="Commentaire Car"/>
    <w:basedOn w:val="Policepardfaut"/>
    <w:link w:val="Commentaire"/>
    <w:uiPriority w:val="99"/>
    <w:rsid w:val="004E13A5"/>
    <w:rPr>
      <w:sz w:val="20"/>
      <w:szCs w:val="20"/>
    </w:rPr>
  </w:style>
  <w:style w:type="paragraph" w:styleId="Textedebulles">
    <w:name w:val="Balloon Text"/>
    <w:basedOn w:val="Normal"/>
    <w:link w:val="TextedebullesCar"/>
    <w:uiPriority w:val="99"/>
    <w:semiHidden/>
    <w:unhideWhenUsed/>
    <w:rsid w:val="004E13A5"/>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4E13A5"/>
    <w:rPr>
      <w:rFonts w:ascii="Segoe UI" w:hAnsi="Segoe UI" w:cs="Segoe UI"/>
      <w:sz w:val="18"/>
      <w:szCs w:val="18"/>
    </w:rPr>
  </w:style>
  <w:style w:type="character" w:styleId="Lienhypertextesuivivisit">
    <w:name w:val="FollowedHyperlink"/>
    <w:basedOn w:val="Policepardfaut"/>
    <w:uiPriority w:val="99"/>
    <w:semiHidden/>
    <w:unhideWhenUsed/>
    <w:rsid w:val="00B0214F"/>
    <w:rPr>
      <w:color w:val="954F72" w:themeColor="followedHyperlink"/>
      <w:u w:val="single"/>
    </w:rPr>
  </w:style>
  <w:style w:type="paragraph" w:styleId="Objetducommentaire">
    <w:name w:val="annotation subject"/>
    <w:basedOn w:val="Commentaire"/>
    <w:next w:val="Commentaire"/>
    <w:link w:val="ObjetducommentaireCar"/>
    <w:uiPriority w:val="99"/>
    <w:semiHidden/>
    <w:unhideWhenUsed/>
    <w:rsid w:val="00276516"/>
    <w:rPr>
      <w:b/>
      <w:bCs/>
    </w:rPr>
  </w:style>
  <w:style w:type="character" w:customStyle="1" w:styleId="ObjetducommentaireCar">
    <w:name w:val="Objet du commentaire Car"/>
    <w:basedOn w:val="CommentaireCar"/>
    <w:link w:val="Objetducommentaire"/>
    <w:uiPriority w:val="99"/>
    <w:semiHidden/>
    <w:rsid w:val="00276516"/>
    <w:rPr>
      <w:b/>
      <w:bCs/>
      <w:sz w:val="20"/>
      <w:szCs w:val="20"/>
    </w:rPr>
  </w:style>
  <w:style w:type="character" w:styleId="Textedelespacerserv">
    <w:name w:val="Placeholder Text"/>
    <w:basedOn w:val="Policepardfaut"/>
    <w:uiPriority w:val="99"/>
    <w:semiHidden/>
    <w:rsid w:val="00720E9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132549">
      <w:bodyDiv w:val="1"/>
      <w:marLeft w:val="0"/>
      <w:marRight w:val="0"/>
      <w:marTop w:val="0"/>
      <w:marBottom w:val="0"/>
      <w:divBdr>
        <w:top w:val="none" w:sz="0" w:space="0" w:color="auto"/>
        <w:left w:val="none" w:sz="0" w:space="0" w:color="auto"/>
        <w:bottom w:val="none" w:sz="0" w:space="0" w:color="auto"/>
        <w:right w:val="none" w:sz="0" w:space="0" w:color="auto"/>
      </w:divBdr>
    </w:div>
    <w:div w:id="144320578">
      <w:bodyDiv w:val="1"/>
      <w:marLeft w:val="0"/>
      <w:marRight w:val="0"/>
      <w:marTop w:val="0"/>
      <w:marBottom w:val="0"/>
      <w:divBdr>
        <w:top w:val="none" w:sz="0" w:space="0" w:color="auto"/>
        <w:left w:val="none" w:sz="0" w:space="0" w:color="auto"/>
        <w:bottom w:val="none" w:sz="0" w:space="0" w:color="auto"/>
        <w:right w:val="none" w:sz="0" w:space="0" w:color="auto"/>
      </w:divBdr>
    </w:div>
    <w:div w:id="240287730">
      <w:bodyDiv w:val="1"/>
      <w:marLeft w:val="0"/>
      <w:marRight w:val="0"/>
      <w:marTop w:val="0"/>
      <w:marBottom w:val="0"/>
      <w:divBdr>
        <w:top w:val="none" w:sz="0" w:space="0" w:color="auto"/>
        <w:left w:val="none" w:sz="0" w:space="0" w:color="auto"/>
        <w:bottom w:val="none" w:sz="0" w:space="0" w:color="auto"/>
        <w:right w:val="none" w:sz="0" w:space="0" w:color="auto"/>
      </w:divBdr>
    </w:div>
    <w:div w:id="320474525">
      <w:bodyDiv w:val="1"/>
      <w:marLeft w:val="0"/>
      <w:marRight w:val="0"/>
      <w:marTop w:val="0"/>
      <w:marBottom w:val="0"/>
      <w:divBdr>
        <w:top w:val="none" w:sz="0" w:space="0" w:color="auto"/>
        <w:left w:val="none" w:sz="0" w:space="0" w:color="auto"/>
        <w:bottom w:val="none" w:sz="0" w:space="0" w:color="auto"/>
        <w:right w:val="none" w:sz="0" w:space="0" w:color="auto"/>
      </w:divBdr>
    </w:div>
    <w:div w:id="492453318">
      <w:bodyDiv w:val="1"/>
      <w:marLeft w:val="0"/>
      <w:marRight w:val="0"/>
      <w:marTop w:val="0"/>
      <w:marBottom w:val="0"/>
      <w:divBdr>
        <w:top w:val="none" w:sz="0" w:space="0" w:color="auto"/>
        <w:left w:val="none" w:sz="0" w:space="0" w:color="auto"/>
        <w:bottom w:val="none" w:sz="0" w:space="0" w:color="auto"/>
        <w:right w:val="none" w:sz="0" w:space="0" w:color="auto"/>
      </w:divBdr>
    </w:div>
    <w:div w:id="748043370">
      <w:bodyDiv w:val="1"/>
      <w:marLeft w:val="0"/>
      <w:marRight w:val="0"/>
      <w:marTop w:val="0"/>
      <w:marBottom w:val="0"/>
      <w:divBdr>
        <w:top w:val="none" w:sz="0" w:space="0" w:color="auto"/>
        <w:left w:val="none" w:sz="0" w:space="0" w:color="auto"/>
        <w:bottom w:val="none" w:sz="0" w:space="0" w:color="auto"/>
        <w:right w:val="none" w:sz="0" w:space="0" w:color="auto"/>
      </w:divBdr>
    </w:div>
    <w:div w:id="770708032">
      <w:bodyDiv w:val="1"/>
      <w:marLeft w:val="0"/>
      <w:marRight w:val="0"/>
      <w:marTop w:val="0"/>
      <w:marBottom w:val="0"/>
      <w:divBdr>
        <w:top w:val="none" w:sz="0" w:space="0" w:color="auto"/>
        <w:left w:val="none" w:sz="0" w:space="0" w:color="auto"/>
        <w:bottom w:val="none" w:sz="0" w:space="0" w:color="auto"/>
        <w:right w:val="none" w:sz="0" w:space="0" w:color="auto"/>
      </w:divBdr>
    </w:div>
    <w:div w:id="860779715">
      <w:bodyDiv w:val="1"/>
      <w:marLeft w:val="0"/>
      <w:marRight w:val="0"/>
      <w:marTop w:val="0"/>
      <w:marBottom w:val="0"/>
      <w:divBdr>
        <w:top w:val="none" w:sz="0" w:space="0" w:color="auto"/>
        <w:left w:val="none" w:sz="0" w:space="0" w:color="auto"/>
        <w:bottom w:val="none" w:sz="0" w:space="0" w:color="auto"/>
        <w:right w:val="none" w:sz="0" w:space="0" w:color="auto"/>
      </w:divBdr>
    </w:div>
    <w:div w:id="887642841">
      <w:bodyDiv w:val="1"/>
      <w:marLeft w:val="0"/>
      <w:marRight w:val="0"/>
      <w:marTop w:val="0"/>
      <w:marBottom w:val="0"/>
      <w:divBdr>
        <w:top w:val="none" w:sz="0" w:space="0" w:color="auto"/>
        <w:left w:val="none" w:sz="0" w:space="0" w:color="auto"/>
        <w:bottom w:val="none" w:sz="0" w:space="0" w:color="auto"/>
        <w:right w:val="none" w:sz="0" w:space="0" w:color="auto"/>
      </w:divBdr>
    </w:div>
    <w:div w:id="949436817">
      <w:bodyDiv w:val="1"/>
      <w:marLeft w:val="0"/>
      <w:marRight w:val="0"/>
      <w:marTop w:val="0"/>
      <w:marBottom w:val="0"/>
      <w:divBdr>
        <w:top w:val="none" w:sz="0" w:space="0" w:color="auto"/>
        <w:left w:val="none" w:sz="0" w:space="0" w:color="auto"/>
        <w:bottom w:val="none" w:sz="0" w:space="0" w:color="auto"/>
        <w:right w:val="none" w:sz="0" w:space="0" w:color="auto"/>
      </w:divBdr>
    </w:div>
    <w:div w:id="1106968731">
      <w:bodyDiv w:val="1"/>
      <w:marLeft w:val="0"/>
      <w:marRight w:val="0"/>
      <w:marTop w:val="0"/>
      <w:marBottom w:val="0"/>
      <w:divBdr>
        <w:top w:val="none" w:sz="0" w:space="0" w:color="auto"/>
        <w:left w:val="none" w:sz="0" w:space="0" w:color="auto"/>
        <w:bottom w:val="none" w:sz="0" w:space="0" w:color="auto"/>
        <w:right w:val="none" w:sz="0" w:space="0" w:color="auto"/>
      </w:divBdr>
    </w:div>
    <w:div w:id="1438213121">
      <w:bodyDiv w:val="1"/>
      <w:marLeft w:val="0"/>
      <w:marRight w:val="0"/>
      <w:marTop w:val="0"/>
      <w:marBottom w:val="0"/>
      <w:divBdr>
        <w:top w:val="none" w:sz="0" w:space="0" w:color="auto"/>
        <w:left w:val="none" w:sz="0" w:space="0" w:color="auto"/>
        <w:bottom w:val="none" w:sz="0" w:space="0" w:color="auto"/>
        <w:right w:val="none" w:sz="0" w:space="0" w:color="auto"/>
      </w:divBdr>
    </w:div>
    <w:div w:id="1468548932">
      <w:bodyDiv w:val="1"/>
      <w:marLeft w:val="0"/>
      <w:marRight w:val="0"/>
      <w:marTop w:val="0"/>
      <w:marBottom w:val="0"/>
      <w:divBdr>
        <w:top w:val="none" w:sz="0" w:space="0" w:color="auto"/>
        <w:left w:val="none" w:sz="0" w:space="0" w:color="auto"/>
        <w:bottom w:val="none" w:sz="0" w:space="0" w:color="auto"/>
        <w:right w:val="none" w:sz="0" w:space="0" w:color="auto"/>
      </w:divBdr>
    </w:div>
    <w:div w:id="1710376073">
      <w:bodyDiv w:val="1"/>
      <w:marLeft w:val="0"/>
      <w:marRight w:val="0"/>
      <w:marTop w:val="0"/>
      <w:marBottom w:val="0"/>
      <w:divBdr>
        <w:top w:val="none" w:sz="0" w:space="0" w:color="auto"/>
        <w:left w:val="none" w:sz="0" w:space="0" w:color="auto"/>
        <w:bottom w:val="none" w:sz="0" w:space="0" w:color="auto"/>
        <w:right w:val="none" w:sz="0" w:space="0" w:color="auto"/>
      </w:divBdr>
    </w:div>
    <w:div w:id="1734620453">
      <w:bodyDiv w:val="1"/>
      <w:marLeft w:val="0"/>
      <w:marRight w:val="0"/>
      <w:marTop w:val="0"/>
      <w:marBottom w:val="0"/>
      <w:divBdr>
        <w:top w:val="none" w:sz="0" w:space="0" w:color="auto"/>
        <w:left w:val="none" w:sz="0" w:space="0" w:color="auto"/>
        <w:bottom w:val="none" w:sz="0" w:space="0" w:color="auto"/>
        <w:right w:val="none" w:sz="0" w:space="0" w:color="auto"/>
      </w:divBdr>
    </w:div>
    <w:div w:id="1879514322">
      <w:bodyDiv w:val="1"/>
      <w:marLeft w:val="0"/>
      <w:marRight w:val="0"/>
      <w:marTop w:val="0"/>
      <w:marBottom w:val="0"/>
      <w:divBdr>
        <w:top w:val="none" w:sz="0" w:space="0" w:color="auto"/>
        <w:left w:val="none" w:sz="0" w:space="0" w:color="auto"/>
        <w:bottom w:val="none" w:sz="0" w:space="0" w:color="auto"/>
        <w:right w:val="none" w:sz="0" w:space="0" w:color="auto"/>
      </w:divBdr>
    </w:div>
    <w:div w:id="2005664221">
      <w:bodyDiv w:val="1"/>
      <w:marLeft w:val="0"/>
      <w:marRight w:val="0"/>
      <w:marTop w:val="0"/>
      <w:marBottom w:val="0"/>
      <w:divBdr>
        <w:top w:val="none" w:sz="0" w:space="0" w:color="auto"/>
        <w:left w:val="none" w:sz="0" w:space="0" w:color="auto"/>
        <w:bottom w:val="none" w:sz="0" w:space="0" w:color="auto"/>
        <w:right w:val="none" w:sz="0" w:space="0" w:color="auto"/>
      </w:divBdr>
    </w:div>
    <w:div w:id="2014336820">
      <w:bodyDiv w:val="1"/>
      <w:marLeft w:val="0"/>
      <w:marRight w:val="0"/>
      <w:marTop w:val="0"/>
      <w:marBottom w:val="0"/>
      <w:divBdr>
        <w:top w:val="none" w:sz="0" w:space="0" w:color="auto"/>
        <w:left w:val="none" w:sz="0" w:space="0" w:color="auto"/>
        <w:bottom w:val="none" w:sz="0" w:space="0" w:color="auto"/>
        <w:right w:val="none" w:sz="0" w:space="0" w:color="auto"/>
      </w:divBdr>
    </w:div>
    <w:div w:id="2047562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comments" Target="comments.xml"/><Relationship Id="rId12" Type="http://schemas.openxmlformats.org/officeDocument/2006/relationships/image" Target="media/image4.jpe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mailto:jwittische@gmail.com" TargetMode="Externa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jpeg"/><Relationship Id="rId19"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1CE3FB-72A6-42B1-BD9F-8CC93A7AB4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TotalTime>
  <Pages>35</Pages>
  <Words>32200</Words>
  <Characters>183541</Characters>
  <Application>Microsoft Office Word</Application>
  <DocSecurity>0</DocSecurity>
  <Lines>1529</Lines>
  <Paragraphs>430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215311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 WITTISCHE</dc:creator>
  <cp:keywords/>
  <dc:description/>
  <cp:lastModifiedBy>Julian WITTISCHE</cp:lastModifiedBy>
  <cp:revision>9</cp:revision>
  <dcterms:created xsi:type="dcterms:W3CDTF">2019-12-06T20:49:00Z</dcterms:created>
  <dcterms:modified xsi:type="dcterms:W3CDTF">2019-12-06T22:04:00Z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http://www.zotero.org/styles/ecological-applications</vt:lpwstr>
  </property>
  <property fmtid="{D5CDD505-2E9C-101B-9397-08002B2CF9AE}" pid="5" name="Mendeley Recent Style Name 1_1">
    <vt:lpwstr>Ecological Applications</vt:lpwstr>
  </property>
  <property fmtid="{D5CDD505-2E9C-101B-9397-08002B2CF9AE}" pid="6" name="Mendeley Recent Style Id 2_1">
    <vt:lpwstr>http://www.zotero.org/styles/global-change-biology</vt:lpwstr>
  </property>
  <property fmtid="{D5CDD505-2E9C-101B-9397-08002B2CF9AE}" pid="7" name="Mendeley Recent Style Name 2_1">
    <vt:lpwstr>Global Change Biology</vt:lpwstr>
  </property>
  <property fmtid="{D5CDD505-2E9C-101B-9397-08002B2CF9AE}" pid="8" name="Mendeley Recent Style Id 3_1">
    <vt:lpwstr>http://www.zotero.org/styles/journal-of-ecology</vt:lpwstr>
  </property>
  <property fmtid="{D5CDD505-2E9C-101B-9397-08002B2CF9AE}" pid="9" name="Mendeley Recent Style Name 3_1">
    <vt:lpwstr>Journal of Ecology</vt:lpwstr>
  </property>
  <property fmtid="{D5CDD505-2E9C-101B-9397-08002B2CF9AE}" pid="10" name="Mendeley Recent Style Id 4_1">
    <vt:lpwstr>http://www.zotero.org/styles/methods-in-ecology-and-evolution</vt:lpwstr>
  </property>
  <property fmtid="{D5CDD505-2E9C-101B-9397-08002B2CF9AE}" pid="11" name="Mendeley Recent Style Name 4_1">
    <vt:lpwstr>Methods in Ecology and Evolution</vt:lpwstr>
  </property>
  <property fmtid="{D5CDD505-2E9C-101B-9397-08002B2CF9AE}" pid="12" name="Mendeley Recent Style Id 5_1">
    <vt:lpwstr>http://www.zotero.org/styles/modern-humanities-research-association</vt:lpwstr>
  </property>
  <property fmtid="{D5CDD505-2E9C-101B-9397-08002B2CF9AE}" pid="13" name="Mendeley Recent Style Name 5_1">
    <vt:lpwstr>Modern Humanities Research Association 3rd edition (note with bibliography)</vt:lpwstr>
  </property>
  <property fmtid="{D5CDD505-2E9C-101B-9397-08002B2CF9AE}" pid="14" name="Mendeley Recent Style Id 6_1">
    <vt:lpwstr>http://www.zotero.org/styles/modern-language-association</vt:lpwstr>
  </property>
  <property fmtid="{D5CDD505-2E9C-101B-9397-08002B2CF9AE}" pid="15" name="Mendeley Recent Style Name 6_1">
    <vt:lpwstr>Modern Language Association 8th edition</vt:lpwstr>
  </property>
  <property fmtid="{D5CDD505-2E9C-101B-9397-08002B2CF9AE}" pid="16" name="Mendeley Recent Style Id 7_1">
    <vt:lpwstr>http://www.zotero.org/styles/molecular-ecology</vt:lpwstr>
  </property>
  <property fmtid="{D5CDD505-2E9C-101B-9397-08002B2CF9AE}" pid="17" name="Mendeley Recent Style Name 7_1">
    <vt:lpwstr>Molecular Ecology</vt:lpwstr>
  </property>
  <property fmtid="{D5CDD505-2E9C-101B-9397-08002B2CF9AE}" pid="18" name="Mendeley Recent Style Id 8_1">
    <vt:lpwstr>http://www.zotero.org/styles/movement-ecology</vt:lpwstr>
  </property>
  <property fmtid="{D5CDD505-2E9C-101B-9397-08002B2CF9AE}" pid="19" name="Mendeley Recent Style Name 8_1">
    <vt:lpwstr>Movement Ecology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441c624b-6731-3071-a03e-c2bcec96f8d7</vt:lpwstr>
  </property>
  <property fmtid="{D5CDD505-2E9C-101B-9397-08002B2CF9AE}" pid="24" name="Mendeley Citation Style_1">
    <vt:lpwstr>http://www.zotero.org/styles/molecular-ecology</vt:lpwstr>
  </property>
</Properties>
</file>