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5D0B9B9B" w:rsidR="00760250" w:rsidRPr="00004C95" w:rsidRDefault="00760250" w:rsidP="00182E94">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b/>
          <w:bCs/>
          <w:sz w:val="24"/>
          <w:szCs w:val="24"/>
        </w:rPr>
        <w:t xml:space="preserve">Detecting temporal changes in genetic diversity: a new tool for molecular ecology studies with repeated samples </w:t>
      </w:r>
    </w:p>
    <w:p w14:paraId="1234A9F8" w14:textId="77777777" w:rsidR="00760250" w:rsidRPr="00004C95"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004C95" w:rsidRDefault="008164C6" w:rsidP="00182E94">
      <w:pPr>
        <w:spacing w:before="240" w:after="240" w:line="276" w:lineRule="auto"/>
        <w:rPr>
          <w:rFonts w:ascii="Times New Roman" w:eastAsia="Times New Roman" w:hAnsi="Times New Roman" w:cs="Times New Roman"/>
          <w:sz w:val="24"/>
          <w:szCs w:val="24"/>
          <w:vertAlign w:val="superscript"/>
        </w:rPr>
      </w:pPr>
      <w:r w:rsidRPr="00004C95">
        <w:rPr>
          <w:rFonts w:ascii="Times New Roman" w:eastAsia="Times New Roman" w:hAnsi="Times New Roman" w:cs="Times New Roman"/>
          <w:sz w:val="24"/>
          <w:szCs w:val="24"/>
        </w:rPr>
        <w:t>Julian Wittische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Pierre Legendre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Patrick M. A. James</w:t>
      </w:r>
      <w:r w:rsidRPr="00004C95">
        <w:rPr>
          <w:rFonts w:ascii="Times New Roman" w:eastAsia="Times New Roman" w:hAnsi="Times New Roman" w:cs="Times New Roman"/>
          <w:sz w:val="24"/>
          <w:szCs w:val="24"/>
          <w:vertAlign w:val="superscript"/>
        </w:rPr>
        <w:t>1,2</w:t>
      </w:r>
    </w:p>
    <w:p w14:paraId="17C10AAC"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vertAlign w:val="superscript"/>
        </w:rPr>
        <w:t xml:space="preserve">1 </w:t>
      </w:r>
      <w:r w:rsidRPr="00004C95">
        <w:rPr>
          <w:rFonts w:ascii="Times New Roman" w:eastAsia="Times New Roman" w:hAnsi="Times New Roman" w:cs="Times New Roman"/>
          <w:sz w:val="24"/>
          <w:szCs w:val="24"/>
        </w:rPr>
        <w:t>Département de Sciences Biologiques, Campus MIL, Université de Montréal, C.P. 6128, succ. Centre-ville, Montréal, QC, Canada, H3C 3J7</w:t>
      </w:r>
    </w:p>
    <w:p w14:paraId="63C3149E" w14:textId="6DA4FFB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vertAlign w:val="superscript"/>
        </w:rPr>
        <w:t xml:space="preserve">2 </w:t>
      </w:r>
      <w:r w:rsidR="00CB74D9" w:rsidRPr="00004C95">
        <w:rPr>
          <w:rFonts w:ascii="Times New Roman" w:eastAsia="Times New Roman" w:hAnsi="Times New Roman" w:cs="Times New Roman"/>
          <w:sz w:val="24"/>
          <w:szCs w:val="24"/>
        </w:rPr>
        <w:t xml:space="preserve">Institute of </w:t>
      </w:r>
      <w:r w:rsidRPr="00004C95">
        <w:rPr>
          <w:rFonts w:ascii="Times New Roman" w:eastAsia="Times New Roman" w:hAnsi="Times New Roman" w:cs="Times New Roman"/>
          <w:sz w:val="24"/>
          <w:szCs w:val="24"/>
        </w:rPr>
        <w:t>Forestry</w:t>
      </w:r>
      <w:r w:rsidR="00CB74D9" w:rsidRPr="00004C95">
        <w:rPr>
          <w:rFonts w:ascii="Times New Roman" w:eastAsia="Times New Roman" w:hAnsi="Times New Roman" w:cs="Times New Roman"/>
          <w:sz w:val="24"/>
          <w:szCs w:val="24"/>
        </w:rPr>
        <w:t xml:space="preserve"> and Conservation</w:t>
      </w:r>
      <w:r w:rsidRPr="00004C95">
        <w:rPr>
          <w:rFonts w:ascii="Times New Roman" w:eastAsia="Times New Roman" w:hAnsi="Times New Roman" w:cs="Times New Roman"/>
          <w:sz w:val="24"/>
          <w:szCs w:val="24"/>
        </w:rPr>
        <w:t>, University of Toronto, 33 Willcocks St., Toronto, ON, Canada, M5S 2J5</w:t>
      </w:r>
    </w:p>
    <w:p w14:paraId="4DFACAB6"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Correspondence: Julian Wittische; E-mail: </w:t>
      </w:r>
      <w:hyperlink r:id="rId8">
        <w:r w:rsidRPr="00004C95">
          <w:rPr>
            <w:rStyle w:val="Lienhypertexte"/>
            <w:rFonts w:ascii="Times New Roman" w:eastAsia="Times New Roman" w:hAnsi="Times New Roman" w:cs="Times New Roman"/>
            <w:sz w:val="24"/>
            <w:szCs w:val="24"/>
          </w:rPr>
          <w:t>jwittische@gmail.com</w:t>
        </w:r>
      </w:hyperlink>
    </w:p>
    <w:p w14:paraId="0760438A"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Running title: Testing</w:t>
      </w:r>
      <w:r w:rsidR="00BC1797" w:rsidRPr="00004C95">
        <w:rPr>
          <w:rFonts w:ascii="Times New Roman" w:eastAsia="Times New Roman" w:hAnsi="Times New Roman" w:cs="Times New Roman"/>
          <w:sz w:val="24"/>
          <w:szCs w:val="24"/>
        </w:rPr>
        <w:t xml:space="preserve"> spatio</w:t>
      </w:r>
      <w:r w:rsidRPr="00004C95">
        <w:rPr>
          <w:rFonts w:ascii="Times New Roman" w:eastAsia="Times New Roman" w:hAnsi="Times New Roman" w:cs="Times New Roman"/>
          <w:sz w:val="24"/>
          <w:szCs w:val="24"/>
        </w:rPr>
        <w:t>temporal genetic change</w:t>
      </w:r>
    </w:p>
    <w:p w14:paraId="4193E2EA" w14:textId="4061714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In preparation for</w:t>
      </w:r>
      <w:r w:rsidR="00AD0F7A" w:rsidRPr="00004C95">
        <w:rPr>
          <w:rFonts w:ascii="Times New Roman" w:eastAsia="Times New Roman" w:hAnsi="Times New Roman" w:cs="Times New Roman"/>
          <w:sz w:val="24"/>
          <w:szCs w:val="24"/>
        </w:rPr>
        <w:t xml:space="preserve"> (in order of preference)</w:t>
      </w:r>
      <w:r w:rsidRPr="00004C95">
        <w:rPr>
          <w:rFonts w:ascii="Times New Roman" w:eastAsia="Times New Roman" w:hAnsi="Times New Roman" w:cs="Times New Roman"/>
          <w:sz w:val="24"/>
          <w:szCs w:val="24"/>
        </w:rPr>
        <w:t>: 1) Molecular Ecology Resources, 2) Ecography, 3) Ecological Modelling, 3) Environmental Modelling &amp; Software, 4) Ecology and Evolution, 5) Ecological Informatics.</w:t>
      </w:r>
    </w:p>
    <w:p w14:paraId="688F2FE2"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Pr="00004C95"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Pr="00004C95" w:rsidRDefault="00182E94" w:rsidP="00182E94">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1FA261FA" w14:textId="119B8EAE" w:rsidR="00A151AE" w:rsidRPr="00004C95" w:rsidRDefault="00A151AE" w:rsidP="00182E94">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lastRenderedPageBreak/>
        <w:t>ABSTRACT</w:t>
      </w:r>
    </w:p>
    <w:p w14:paraId="33956520" w14:textId="5584AB45" w:rsidR="00A151AE" w:rsidRPr="00004C95" w:rsidRDefault="00A151AE" w:rsidP="00182E94">
      <w:pPr>
        <w:spacing w:before="240" w:after="240" w:line="276" w:lineRule="auto"/>
        <w:rPr>
          <w:rFonts w:ascii="Times New Roman" w:eastAsia="Times New Roman" w:hAnsi="Times New Roman" w:cs="Times New Roman"/>
          <w:sz w:val="24"/>
          <w:szCs w:val="24"/>
        </w:rPr>
      </w:pPr>
      <w:r w:rsidRPr="00004C95">
        <w:rPr>
          <w:rFonts w:ascii="Times New Roman" w:hAnsi="Times New Roman" w:cs="Times New Roman"/>
          <w:sz w:val="24"/>
          <w:szCs w:val="24"/>
        </w:rPr>
        <w:t xml:space="preserve">Understanding </w:t>
      </w:r>
      <w:r w:rsidR="00BC1797" w:rsidRPr="00004C95">
        <w:rPr>
          <w:rFonts w:ascii="Times New Roman" w:eastAsia="Times New Roman" w:hAnsi="Times New Roman" w:cs="Times New Roman"/>
          <w:sz w:val="24"/>
          <w:szCs w:val="24"/>
        </w:rPr>
        <w:t>spatio</w:t>
      </w:r>
      <w:r w:rsidRPr="00004C95">
        <w:rPr>
          <w:rFonts w:ascii="Times New Roman" w:eastAsia="Times New Roman" w:hAnsi="Times New Roman" w:cs="Times New Roman"/>
          <w:sz w:val="24"/>
          <w:szCs w:val="24"/>
        </w:rPr>
        <w:t>temporal changes in biodiversity, including genetic diversity, is essential to track the effects of global change and to inform effective conservation plans. Although temporal questions are common in community ecology, they are less often investigated in population genetics. Indeed, detecting changes in local genetic diversity beyond what one would expect from common processes involved at multiple scales such as drift, is challenging. Our capacity to detect such changes is also very information-dependent. Existing methods to detect meaningful genetic changes through time typically require large genetic datasets containing information beyond simple allele counts. However,</w:t>
      </w:r>
      <w:r w:rsidR="00995DAE" w:rsidRPr="00004C95">
        <w:rPr>
          <w:rFonts w:ascii="Times New Roman" w:eastAsia="Times New Roman" w:hAnsi="Times New Roman" w:cs="Times New Roman"/>
          <w:sz w:val="24"/>
          <w:szCs w:val="24"/>
        </w:rPr>
        <w:t xml:space="preserve"> when such extensive information is not available, methods are still needed to</w:t>
      </w:r>
      <w:r w:rsidRPr="00004C95">
        <w:rPr>
          <w:rFonts w:ascii="Times New Roman" w:eastAsia="Times New Roman" w:hAnsi="Times New Roman" w:cs="Times New Roman"/>
          <w:sz w:val="24"/>
          <w:szCs w:val="24"/>
        </w:rPr>
        <w:t xml:space="preserve"> </w:t>
      </w:r>
      <w:r w:rsidR="00232423" w:rsidRPr="00004C95">
        <w:rPr>
          <w:rFonts w:ascii="Times New Roman" w:eastAsia="Times New Roman" w:hAnsi="Times New Roman" w:cs="Times New Roman"/>
          <w:sz w:val="24"/>
          <w:szCs w:val="24"/>
        </w:rPr>
        <w:t xml:space="preserve">detect and </w:t>
      </w:r>
      <w:r w:rsidRPr="00004C95">
        <w:rPr>
          <w:rFonts w:ascii="Times New Roman" w:eastAsia="Times New Roman" w:hAnsi="Times New Roman" w:cs="Times New Roman"/>
          <w:sz w:val="24"/>
          <w:szCs w:val="24"/>
        </w:rPr>
        <w:t>understand temporal change in genetic diversity induced by demo</w:t>
      </w:r>
      <w:r w:rsidR="000A4BFD" w:rsidRPr="00004C95">
        <w:rPr>
          <w:rFonts w:ascii="Times New Roman" w:eastAsia="Times New Roman" w:hAnsi="Times New Roman" w:cs="Times New Roman"/>
          <w:sz w:val="24"/>
          <w:szCs w:val="24"/>
        </w:rPr>
        <w:t>graphic events</w:t>
      </w:r>
      <w:r w:rsidRPr="00004C95">
        <w:rPr>
          <w:rFonts w:ascii="Times New Roman" w:eastAsia="Times New Roman" w:hAnsi="Times New Roman" w:cs="Times New Roman"/>
          <w:sz w:val="24"/>
          <w:szCs w:val="24"/>
        </w:rPr>
        <w:t>. In this paper, we describe Temporal Genetic Indices (TGI), a new method to identify significant changes in genetic diversity through time.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w:t>
      </w:r>
      <w:r w:rsidR="00CB74D9" w:rsidRPr="00004C95">
        <w:rPr>
          <w:rFonts w:ascii="Times New Roman" w:eastAsia="Times New Roman" w:hAnsi="Times New Roman" w:cs="Times New Roman"/>
          <w:sz w:val="24"/>
          <w:szCs w:val="24"/>
        </w:rPr>
        <w:t>y</w:t>
      </w:r>
      <w:r w:rsidRPr="00004C95">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analyze their simulations.</w:t>
      </w:r>
    </w:p>
    <w:p w14:paraId="0BDBFFF1" w14:textId="77777777" w:rsidR="00182E94" w:rsidRPr="00004C95" w:rsidRDefault="00182E94" w:rsidP="00182E94">
      <w:pPr>
        <w:pStyle w:val="Titre1"/>
        <w:spacing w:after="240" w:line="276" w:lineRule="auto"/>
      </w:pPr>
      <w:r w:rsidRPr="00004C95">
        <w:br w:type="page"/>
      </w:r>
    </w:p>
    <w:p w14:paraId="2D025D6C" w14:textId="29F735E9" w:rsidR="00760250" w:rsidRPr="00004C95" w:rsidRDefault="00760250" w:rsidP="00182E94">
      <w:pPr>
        <w:pStyle w:val="Titre1"/>
        <w:spacing w:after="240" w:line="276" w:lineRule="auto"/>
      </w:pPr>
      <w:r w:rsidRPr="00004C95">
        <w:lastRenderedPageBreak/>
        <w:t>INTRODUCTION</w:t>
      </w:r>
    </w:p>
    <w:p w14:paraId="4FA6A778" w14:textId="151E147E" w:rsidR="00281661"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Global biodiversity </w:t>
      </w:r>
      <w:r w:rsidR="00A22F69" w:rsidRPr="00004C95">
        <w:rPr>
          <w:rFonts w:ascii="Times New Roman" w:eastAsia="Times New Roman" w:hAnsi="Times New Roman" w:cs="Times New Roman"/>
          <w:sz w:val="24"/>
          <w:szCs w:val="24"/>
        </w:rPr>
        <w:t xml:space="preserve">at the </w:t>
      </w:r>
      <w:r w:rsidRPr="00004C95">
        <w:rPr>
          <w:rFonts w:ascii="Times New Roman" w:eastAsia="Times New Roman" w:hAnsi="Times New Roman" w:cs="Times New Roman"/>
          <w:sz w:val="24"/>
          <w:szCs w:val="24"/>
        </w:rPr>
        <w:t>gene, species, population, and ecosystem</w:t>
      </w:r>
      <w:r w:rsidR="00A22F69" w:rsidRPr="00004C95">
        <w:rPr>
          <w:rFonts w:ascii="Times New Roman" w:eastAsia="Times New Roman" w:hAnsi="Times New Roman" w:cs="Times New Roman"/>
          <w:sz w:val="24"/>
          <w:szCs w:val="24"/>
        </w:rPr>
        <w:t xml:space="preserve"> scales</w:t>
      </w:r>
      <w:r w:rsidRPr="00004C95">
        <w:rPr>
          <w:rFonts w:ascii="Times New Roman" w:eastAsia="Times New Roman" w:hAnsi="Times New Roman" w:cs="Times New Roman"/>
          <w:sz w:val="24"/>
          <w:szCs w:val="24"/>
        </w:rPr>
        <w:t xml:space="preserve"> is </w:t>
      </w:r>
      <w:r w:rsidR="0095640F" w:rsidRPr="00004C95">
        <w:rPr>
          <w:rFonts w:ascii="Times New Roman" w:eastAsia="Times New Roman" w:hAnsi="Times New Roman" w:cs="Times New Roman"/>
          <w:sz w:val="24"/>
          <w:szCs w:val="24"/>
        </w:rPr>
        <w:t>being altered</w:t>
      </w:r>
      <w:r w:rsidR="0034297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at an increasing rate</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with significant consequences for ecosystem functioning and </w:t>
      </w:r>
      <w:r w:rsidR="00A22F6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long</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term viability of the biosphere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Given this global change-driven mass extinction and the inherent temporal variation of biological systems, c</w:t>
      </w:r>
      <w:r w:rsidR="00386761" w:rsidRPr="00004C95">
        <w:rPr>
          <w:rFonts w:ascii="Times New Roman" w:eastAsia="Times New Roman" w:hAnsi="Times New Roman" w:cs="Times New Roman"/>
          <w:sz w:val="24"/>
          <w:szCs w:val="24"/>
        </w:rPr>
        <w:t>onservation biologists are</w:t>
      </w:r>
      <w:r w:rsidRPr="00004C95">
        <w:rPr>
          <w:rFonts w:ascii="Times New Roman" w:eastAsia="Times New Roman" w:hAnsi="Times New Roman" w:cs="Times New Roman"/>
          <w:sz w:val="24"/>
          <w:szCs w:val="24"/>
        </w:rPr>
        <w:t xml:space="preserve"> </w:t>
      </w:r>
      <w:r w:rsidR="00386761" w:rsidRPr="00004C95">
        <w:rPr>
          <w:rFonts w:ascii="Times New Roman" w:eastAsia="Times New Roman" w:hAnsi="Times New Roman" w:cs="Times New Roman"/>
          <w:sz w:val="24"/>
          <w:szCs w:val="24"/>
        </w:rPr>
        <w:t xml:space="preserve">increasingly recognizing </w:t>
      </w:r>
      <w:r w:rsidRPr="00004C95">
        <w:rPr>
          <w:rFonts w:ascii="Times New Roman" w:eastAsia="Times New Roman" w:hAnsi="Times New Roman" w:cs="Times New Roman"/>
          <w:sz w:val="24"/>
          <w:szCs w:val="24"/>
        </w:rPr>
        <w:t>that it is no longer sufficient to study spati</w:t>
      </w:r>
      <w:r w:rsidR="00281661" w:rsidRPr="00004C95">
        <w:rPr>
          <w:rFonts w:ascii="Times New Roman" w:eastAsia="Times New Roman" w:hAnsi="Times New Roman" w:cs="Times New Roman"/>
          <w:sz w:val="24"/>
          <w:szCs w:val="24"/>
        </w:rPr>
        <w:t>al patterns in biodiversity</w:t>
      </w:r>
      <w:r w:rsidRPr="00004C95">
        <w:rPr>
          <w:rFonts w:ascii="Times New Roman" w:eastAsia="Times New Roman" w:hAnsi="Times New Roman" w:cs="Times New Roman"/>
          <w:sz w:val="24"/>
          <w:szCs w:val="24"/>
        </w:rPr>
        <w:t xml:space="preserve"> at a single point in time. Instead, trends in biodiversity </w:t>
      </w:r>
      <w:r w:rsidR="00A22F69" w:rsidRPr="00004C95">
        <w:rPr>
          <w:rFonts w:ascii="Times New Roman" w:eastAsia="Times New Roman" w:hAnsi="Times New Roman" w:cs="Times New Roman"/>
          <w:sz w:val="24"/>
          <w:szCs w:val="24"/>
        </w:rPr>
        <w:t xml:space="preserve">must be observed across </w:t>
      </w:r>
      <w:r w:rsidRPr="00004C95">
        <w:rPr>
          <w:rFonts w:ascii="Times New Roman" w:eastAsia="Times New Roman" w:hAnsi="Times New Roman" w:cs="Times New Roman"/>
          <w:sz w:val="24"/>
          <w:szCs w:val="24"/>
        </w:rPr>
        <w:t xml:space="preserve">both space and time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Time","type":"article-journal","volume":"50"},"uris":["http://www.mendeley.com/documents/?uuid=50bf6a3d-3a3e-465f-8d3e-c7d3ebafaa03"]},{"id":"ITEM-3","itemData":{"DOI":"10.1038/nrg2844","ISSN":"1471-0064","PMID":"20847747","abstract":"We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Hohenlohe, &amp; Luikart, 2010; Bradburd &amp; Ralph, 2019; Fenderson, Kovach, &amp; Llamas,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 xml:space="preserve">Important events in a population’s history can be detected </w:t>
      </w:r>
      <w:r w:rsidR="00CB74D9" w:rsidRPr="00004C95">
        <w:rPr>
          <w:rFonts w:ascii="Times New Roman" w:eastAsia="Times New Roman" w:hAnsi="Times New Roman" w:cs="Times New Roman"/>
          <w:sz w:val="24"/>
          <w:szCs w:val="24"/>
        </w:rPr>
        <w:t>using genetic data</w:t>
      </w:r>
      <w:r w:rsidR="0095640F" w:rsidRPr="00004C95">
        <w:rPr>
          <w:rFonts w:ascii="Times New Roman" w:eastAsia="Times New Roman" w:hAnsi="Times New Roman" w:cs="Times New Roman"/>
          <w:sz w:val="24"/>
          <w:szCs w:val="24"/>
        </w:rPr>
        <w:t>, and novel monitoring techniques are needed to track these events across both space and time.</w:t>
      </w:r>
    </w:p>
    <w:p w14:paraId="30F3D853" w14:textId="5503B3BD" w:rsidR="000E71FA" w:rsidRPr="00004C95" w:rsidRDefault="00CB74D9"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pati</w:t>
      </w:r>
      <w:r w:rsidR="00B06290"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temporal variation in genetic diversity can </w:t>
      </w:r>
      <w:r w:rsidR="00B06290" w:rsidRPr="00004C95">
        <w:rPr>
          <w:rFonts w:ascii="Times New Roman" w:eastAsia="Times New Roman" w:hAnsi="Times New Roman" w:cs="Times New Roman"/>
          <w:sz w:val="24"/>
          <w:szCs w:val="24"/>
        </w:rPr>
        <w:t>provide important insights into</w:t>
      </w:r>
      <w:r w:rsidR="00760250" w:rsidRPr="00004C95">
        <w:rPr>
          <w:rFonts w:ascii="Times New Roman" w:hAnsi="Times New Roman" w:cs="Times New Roman"/>
          <w:sz w:val="24"/>
          <w:szCs w:val="24"/>
        </w:rPr>
        <w:t xml:space="preserve"> </w:t>
      </w:r>
      <w:r w:rsidR="00DB7399" w:rsidRPr="00004C95">
        <w:rPr>
          <w:rFonts w:ascii="Times New Roman" w:hAnsi="Times New Roman" w:cs="Times New Roman"/>
          <w:sz w:val="24"/>
          <w:szCs w:val="24"/>
        </w:rPr>
        <w:t xml:space="preserve">the connectivity and demographic history of different </w:t>
      </w:r>
      <w:r w:rsidR="00760250" w:rsidRPr="00004C95">
        <w:rPr>
          <w:rFonts w:ascii="Times New Roman" w:hAnsi="Times New Roman" w:cs="Times New Roman"/>
          <w:sz w:val="24"/>
          <w:szCs w:val="24"/>
        </w:rPr>
        <w:t>population</w:t>
      </w:r>
      <w:r w:rsidR="00DB7399" w:rsidRPr="00004C95">
        <w:rPr>
          <w:rFonts w:ascii="Times New Roman" w:hAnsi="Times New Roman" w:cs="Times New Roman"/>
          <w:sz w:val="24"/>
          <w:szCs w:val="24"/>
        </w:rPr>
        <w:t>s</w:t>
      </w:r>
      <w:r w:rsidR="00CA5670">
        <w:rPr>
          <w:rFonts w:ascii="Times New Roman" w:hAnsi="Times New Roman" w:cs="Times New Roman"/>
          <w:sz w:val="24"/>
          <w:szCs w:val="24"/>
        </w:rPr>
        <w:t xml:space="preserve"> </w:t>
      </w:r>
      <w:r w:rsidR="00CA5670">
        <w:rPr>
          <w:rFonts w:ascii="Times New Roman" w:hAnsi="Times New Roman" w:cs="Times New Roman"/>
          <w:sz w:val="24"/>
          <w:szCs w:val="24"/>
        </w:rPr>
        <w:fldChar w:fldCharType="begin" w:fldLock="1"/>
      </w:r>
      <w:r w:rsidR="00CA5670">
        <w:rPr>
          <w:rFonts w:ascii="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change","type":"article-journal","volume":"11"},"uris":["http://www.mendeley.com/documents/?uuid=2a1248c9-1ece-4b65-ada7-aef90b3b6aba"]},{"id":"ITEM-2","itemData":{"DOI":"10.1007/s10592-017-0948-4","ISBN":"0123456789","ISSN":"15729737","abstract":"Reintroductions—captive-born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rosalia)","type":"article-journal","volume":"18"},"uris":["http://www.mendeley.com/documents/?uuid=fbe1fad2-692c-4c36-84d9-9955d0226603"]}],"mendeley":{"formattedCitation":"(Draheim, Moore, Fortin, &amp; Scribner, 2018; Moraes et al., 2017)","plainTextFormattedCitation":"(Draheim, Moore, Fortin, &amp; Scribner, 2018; Moraes et al., 2017)","previouslyFormattedCitation":"(Draheim, Moore, Fortin, &amp; Scribner, 2018; Moraes et al., 2017a)"},"properties":{"noteIndex":0},"schema":"https://github.com/citation-style-language/schema/raw/master/csl-citation.json"}</w:instrText>
      </w:r>
      <w:r w:rsidR="00CA5670">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(Draheim, Moore, Fortin, &amp; Scribner, 2018; Moraes et al., 2017)</w:t>
      </w:r>
      <w:r w:rsidR="00CA5670">
        <w:rPr>
          <w:rFonts w:ascii="Times New Roman" w:hAnsi="Times New Roman" w:cs="Times New Roman"/>
          <w:sz w:val="24"/>
          <w:szCs w:val="24"/>
        </w:rPr>
        <w:fldChar w:fldCharType="end"/>
      </w:r>
      <w:r w:rsidR="00DB7399" w:rsidRPr="00004C95">
        <w:rPr>
          <w:rFonts w:ascii="Times New Roman" w:hAnsi="Times New Roman" w:cs="Times New Roman"/>
          <w:sz w:val="24"/>
          <w:szCs w:val="24"/>
        </w:rPr>
        <w:t>.</w:t>
      </w:r>
      <w:r w:rsidR="00DB7399"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Indeed, population genetics has proven essential </w:t>
      </w:r>
      <w:r w:rsidR="00A22F69" w:rsidRPr="00004C95">
        <w:rPr>
          <w:rFonts w:ascii="Times New Roman" w:eastAsia="Times New Roman" w:hAnsi="Times New Roman" w:cs="Times New Roman"/>
          <w:sz w:val="24"/>
          <w:szCs w:val="24"/>
        </w:rPr>
        <w:t xml:space="preserve">for translating </w:t>
      </w:r>
      <w:r w:rsidR="00760250" w:rsidRPr="00004C95">
        <w:rPr>
          <w:rFonts w:ascii="Times New Roman" w:eastAsia="Times New Roman" w:hAnsi="Times New Roman" w:cs="Times New Roman"/>
          <w:sz w:val="24"/>
          <w:szCs w:val="24"/>
        </w:rPr>
        <w:t xml:space="preserve">observed genetic variation into meaningful inferences that </w:t>
      </w:r>
      <w:r w:rsidR="00DB7399" w:rsidRPr="00004C95">
        <w:rPr>
          <w:rFonts w:ascii="Times New Roman" w:eastAsia="Times New Roman" w:hAnsi="Times New Roman" w:cs="Times New Roman"/>
          <w:sz w:val="24"/>
          <w:szCs w:val="24"/>
        </w:rPr>
        <w:t>can inform</w:t>
      </w:r>
      <w:r w:rsidR="00760250" w:rsidRPr="00004C95">
        <w:rPr>
          <w:rFonts w:ascii="Times New Roman" w:eastAsia="Times New Roman" w:hAnsi="Times New Roman" w:cs="Times New Roman"/>
          <w:sz w:val="24"/>
          <w:szCs w:val="24"/>
        </w:rPr>
        <w:t xml:space="preserve"> conservation efforts </w:t>
      </w:r>
      <w:r w:rsidR="000E71FA" w:rsidRPr="00004C95">
        <w:rPr>
          <w:rFonts w:ascii="Times New Roman" w:eastAsia="Times New Roman" w:hAnsi="Times New Roman" w:cs="Times New Roman"/>
          <w:sz w:val="24"/>
          <w:szCs w:val="24"/>
        </w:rPr>
        <w:fldChar w:fldCharType="begin" w:fldLock="1"/>
      </w:r>
      <w:r w:rsidR="002B7403" w:rsidRPr="00004C95">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et al., 2010; Harrisson, Pavlova, Telonis-Scott, &amp; Sunnucks, 2014; Segelbacher et al., 2010)</w:t>
      </w:r>
      <w:r w:rsidR="000E71FA" w:rsidRPr="00004C95">
        <w:rPr>
          <w:rFonts w:ascii="Times New Roman" w:eastAsia="Times New Roman" w:hAnsi="Times New Roman" w:cs="Times New Roman"/>
          <w:sz w:val="24"/>
          <w:szCs w:val="24"/>
        </w:rPr>
        <w:fldChar w:fldCharType="end"/>
      </w:r>
      <w:r w:rsidR="000E71FA" w:rsidRPr="00004C95">
        <w:rPr>
          <w:rFonts w:ascii="Times New Roman" w:eastAsia="Times New Roman" w:hAnsi="Times New Roman" w:cs="Times New Roman"/>
          <w:sz w:val="24"/>
          <w:szCs w:val="24"/>
        </w:rPr>
        <w:t xml:space="preserve">, and the causes and consequences of </w:t>
      </w:r>
      <w:r w:rsidR="00760250" w:rsidRPr="00004C95">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004C95">
        <w:rPr>
          <w:rFonts w:ascii="Times New Roman" w:eastAsia="Times New Roman" w:hAnsi="Times New Roman" w:cs="Times New Roman"/>
          <w:sz w:val="24"/>
          <w:szCs w:val="24"/>
        </w:rPr>
        <w:fldChar w:fldCharType="begin" w:fldLock="1"/>
      </w:r>
      <w:r w:rsidR="00CA5670">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2017b)"},"properties":{"noteIndex":0},"schema":"https://github.com/citation-style-language/schema/raw/master/csl-citation.json"}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CA5670" w:rsidRPr="00CA5670">
        <w:rPr>
          <w:rFonts w:ascii="Times New Roman" w:eastAsia="Times New Roman" w:hAnsi="Times New Roman" w:cs="Times New Roman"/>
          <w:noProof/>
          <w:sz w:val="24"/>
          <w:szCs w:val="24"/>
        </w:rPr>
        <w:t>(Díez-del-Molino, Sánchez-Barreiro, Barnes, Gilbert, &amp; Dalén, 2018; Lauterjung et al., 2019; Moraes et al., 2017)</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Researchers commonly </w:t>
      </w:r>
      <w:r w:rsidR="00386761" w:rsidRPr="00004C95">
        <w:rPr>
          <w:rFonts w:ascii="Times New Roman" w:eastAsia="Times New Roman" w:hAnsi="Times New Roman" w:cs="Times New Roman"/>
          <w:sz w:val="24"/>
          <w:szCs w:val="24"/>
        </w:rPr>
        <w:t xml:space="preserve">explore </w:t>
      </w:r>
      <w:r w:rsidR="00760250" w:rsidRPr="00004C95">
        <w:rPr>
          <w:rFonts w:ascii="Times New Roman" w:eastAsia="Times New Roman" w:hAnsi="Times New Roman" w:cs="Times New Roman"/>
          <w:sz w:val="24"/>
          <w:szCs w:val="24"/>
        </w:rPr>
        <w:t xml:space="preserve">patterns in spatiotemporal population genetic data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(Banks et al.,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quantify isolation-by-distance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(Rousset, 1997; Wright, 1943)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time since population bottlenecks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(Gattepaille, Jakobsson, &amp; Blum, 2013; Maruyama &amp; Fuerstt, 1985)</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rates of migration between isolated populations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(Bezemer, Krauss, Roberts, &amp; Hopper, 2019; Buschbom, Yanbaev, &amp; Degen, 2011)</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and </w:t>
      </w:r>
      <w:r w:rsidR="004C3D58"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timing and extent of outbreak expansions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{"citationItems":[{"id":"ITEM-1","itemData":{"author":[{"dropping-particle":"","family":"Wittische","given":"Julian","non-dropping-particle":"","parse-names":false,"suffix":""},{"dropping-particle":"","family":"Janes","given":"Jasmine K","non-dropping-particle":"","parse-names":false,"suffix":""},{"dropping-particle":"","family":"James","given":"Patrick M. A.","non-dropping-particle":"","parse-names":false,"suffix":""}],"id":"ITEM-1","issue":"September","issued":{"date-parts":[["2019"]]},"page":"1339-1348","title":"Modelling landscape genetic connectivity of the mountain pine beetle in western Canada 1","type":"article-journal","volume":"1348"},"uris":["http://www.mendeley.com/documents/?uuid=d8e83e8c-d361-4ce9-9ea0-d7dd38a55dc3"]},{"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(Larroque et al., 2019; Wittische, Janes, &amp; James, 2019)</w:t>
      </w:r>
      <w:r w:rsidR="00760250" w:rsidRPr="00004C95">
        <w:rPr>
          <w:rFonts w:ascii="Times New Roman" w:eastAsia="Times New Roman" w:hAnsi="Times New Roman" w:cs="Times New Roman"/>
          <w:sz w:val="24"/>
          <w:szCs w:val="24"/>
        </w:rPr>
        <w:fldChar w:fldCharType="end"/>
      </w:r>
      <w:r w:rsidR="00AF3FEB" w:rsidRPr="00004C95">
        <w:rPr>
          <w:rFonts w:ascii="Times New Roman" w:eastAsia="Times New Roman" w:hAnsi="Times New Roman" w:cs="Times New Roman"/>
          <w:sz w:val="24"/>
          <w:szCs w:val="24"/>
        </w:rPr>
        <w:t>.</w:t>
      </w:r>
    </w:p>
    <w:p w14:paraId="3BE91AE9" w14:textId="08FC4BDC" w:rsidR="00760250" w:rsidRPr="00004C95" w:rsidRDefault="000E71FA"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However, new </w:t>
      </w:r>
      <w:r w:rsidR="00760250" w:rsidRPr="00004C95">
        <w:rPr>
          <w:rFonts w:ascii="Times New Roman" w:eastAsia="Times New Roman" w:hAnsi="Times New Roman" w:cs="Times New Roman"/>
          <w:sz w:val="24"/>
          <w:szCs w:val="24"/>
        </w:rPr>
        <w:t>approaches</w:t>
      </w:r>
      <w:r w:rsidR="00420A57">
        <w:rPr>
          <w:rFonts w:ascii="Times New Roman" w:eastAsia="Times New Roman" w:hAnsi="Times New Roman" w:cs="Times New Roman"/>
          <w:sz w:val="24"/>
          <w:szCs w:val="24"/>
        </w:rPr>
        <w:t xml:space="preserve"> are needed</w:t>
      </w:r>
      <w:r w:rsidR="00760250" w:rsidRPr="00004C95">
        <w:rPr>
          <w:rFonts w:ascii="Times New Roman" w:eastAsia="Times New Roman" w:hAnsi="Times New Roman" w:cs="Times New Roman"/>
          <w:sz w:val="24"/>
          <w:szCs w:val="24"/>
        </w:rPr>
        <w:t xml:space="preserve"> </w:t>
      </w:r>
      <w:r w:rsidR="00420A57">
        <w:rPr>
          <w:rFonts w:ascii="Times New Roman" w:eastAsia="Times New Roman" w:hAnsi="Times New Roman" w:cs="Times New Roman"/>
          <w:sz w:val="24"/>
          <w:szCs w:val="24"/>
        </w:rPr>
        <w:t>to</w:t>
      </w:r>
      <w:r w:rsidR="00760250" w:rsidRPr="00004C95">
        <w:rPr>
          <w:rFonts w:ascii="Times New Roman" w:eastAsia="Times New Roman" w:hAnsi="Times New Roman" w:cs="Times New Roman"/>
          <w:sz w:val="24"/>
          <w:szCs w:val="24"/>
        </w:rPr>
        <w:t xml:space="preserve"> detect</w:t>
      </w:r>
      <w:r w:rsidR="00120F86" w:rsidRPr="00004C95">
        <w:rPr>
          <w:rFonts w:ascii="Times New Roman" w:eastAsia="Times New Roman" w:hAnsi="Times New Roman" w:cs="Times New Roman"/>
          <w:sz w:val="24"/>
          <w:szCs w:val="24"/>
        </w:rPr>
        <w:t xml:space="preserve"> atypical</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temporal variation in genetic diversity</w:t>
      </w:r>
      <w:r w:rsidR="00420A57">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Detecting such unusual temporal changes</w:t>
      </w:r>
      <w:r w:rsidR="00760250"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represents a first step</w:t>
      </w:r>
      <w:r w:rsidR="00CB74D9"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in elucidating</w:t>
      </w:r>
      <w:r w:rsidR="00760250" w:rsidRPr="00004C95">
        <w:rPr>
          <w:rFonts w:ascii="Times New Roman" w:eastAsia="Times New Roman" w:hAnsi="Times New Roman" w:cs="Times New Roman"/>
          <w:sz w:val="24"/>
          <w:szCs w:val="24"/>
        </w:rPr>
        <w:t xml:space="preserve"> the processes that</w:t>
      </w:r>
      <w:r w:rsidR="00930E75" w:rsidRPr="00004C95">
        <w:rPr>
          <w:rFonts w:ascii="Times New Roman" w:eastAsia="Times New Roman" w:hAnsi="Times New Roman" w:cs="Times New Roman"/>
          <w:sz w:val="24"/>
          <w:szCs w:val="24"/>
        </w:rPr>
        <w:t xml:space="preserve"> govern demographically dynamic systems such as those found during </w:t>
      </w:r>
      <w:r w:rsidR="00CB74D9" w:rsidRPr="00004C95">
        <w:rPr>
          <w:rFonts w:ascii="Times New Roman" w:eastAsia="Times New Roman" w:hAnsi="Times New Roman" w:cs="Times New Roman"/>
          <w:sz w:val="24"/>
          <w:szCs w:val="24"/>
        </w:rPr>
        <w:t xml:space="preserve">population </w:t>
      </w:r>
      <w:r w:rsidR="00760250" w:rsidRPr="00004C95">
        <w:rPr>
          <w:rFonts w:ascii="Times New Roman" w:eastAsia="Times New Roman" w:hAnsi="Times New Roman" w:cs="Times New Roman"/>
          <w:sz w:val="24"/>
          <w:szCs w:val="24"/>
        </w:rPr>
        <w:t>outbreaks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fldChar w:fldCharType="begin" w:fldLock="1"/>
      </w:r>
      <w:r w:rsidR="00CA5670">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420A57" w:rsidRPr="00420A57">
        <w:rPr>
          <w:rFonts w:ascii="Times New Roman" w:eastAsia="Times New Roman" w:hAnsi="Times New Roman" w:cs="Times New Roman"/>
          <w:noProof/>
          <w:sz w:val="24"/>
          <w:szCs w:val="24"/>
        </w:rPr>
        <w:t>(Fisher &amp; Garner, 2020; Maynard et al., 2017)</w:t>
      </w:r>
      <w:r w:rsidR="002B7403" w:rsidRPr="00004C95">
        <w:rPr>
          <w:rFonts w:ascii="Times New Roman" w:eastAsia="Times New Roman" w:hAnsi="Times New Roman" w:cs="Times New Roman"/>
          <w:sz w:val="24"/>
          <w:szCs w:val="24"/>
        </w:rPr>
        <w:fldChar w:fldCharType="end"/>
      </w:r>
      <w:r w:rsidR="00CB74D9" w:rsidRPr="00004C95">
        <w:rPr>
          <w:rFonts w:ascii="Times New Roman" w:eastAsia="Times New Roman" w:hAnsi="Times New Roman" w:cs="Times New Roman"/>
          <w:sz w:val="24"/>
          <w:szCs w:val="24"/>
        </w:rPr>
        <w:t xml:space="preserve"> </w:t>
      </w:r>
      <w:r w:rsidR="00407A8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major weather events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(Poff et al., 2018)</w:t>
      </w:r>
      <w:r w:rsidR="002B7403"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invasions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w:instrText>
      </w:r>
      <w:r w:rsidR="002B7403" w:rsidRPr="00004C95">
        <w:rPr>
          <w:rFonts w:ascii="Times New Roman" w:eastAsia="Times New Roman" w:hAnsi="Times New Roman" w:cs="Times New Roman"/>
          <w:sz w:val="24"/>
          <w:szCs w:val="24"/>
        </w:rPr>
        <w:instrText>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w:instrText>
      </w:r>
      <w:r w:rsidR="002B7403" w:rsidRPr="00420A57">
        <w:rPr>
          <w:rFonts w:ascii="Times New Roman" w:eastAsia="Times New Roman" w:hAnsi="Times New Roman" w:cs="Times New Roman"/>
          <w:sz w:val="24"/>
          <w:szCs w:val="24"/>
        </w:rPr>
        <w:instrText>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(Mack et al., 2000)</w:t>
      </w:r>
      <w:r w:rsidR="002B7403" w:rsidRPr="00004C95">
        <w:rPr>
          <w:rFonts w:ascii="Times New Roman" w:eastAsia="Times New Roman" w:hAnsi="Times New Roman" w:cs="Times New Roman"/>
          <w:sz w:val="24"/>
          <w:szCs w:val="24"/>
        </w:rPr>
        <w:fldChar w:fldCharType="end"/>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732A2" w:rsidRPr="00004C95">
        <w:rPr>
          <w:rFonts w:ascii="Times New Roman" w:eastAsia="Times New Roman" w:hAnsi="Times New Roman" w:cs="Times New Roman"/>
          <w:sz w:val="24"/>
          <w:szCs w:val="24"/>
        </w:rPr>
        <w:t xml:space="preserve">or other disturbances such as a wildfire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(Suárez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analyses could </w:t>
      </w:r>
      <w:r w:rsidR="00A732A2" w:rsidRPr="00004C95">
        <w:rPr>
          <w:rFonts w:ascii="Times New Roman" w:eastAsia="Times New Roman" w:hAnsi="Times New Roman" w:cs="Times New Roman"/>
          <w:sz w:val="24"/>
          <w:szCs w:val="24"/>
        </w:rPr>
        <w:t xml:space="preserve">similarly </w:t>
      </w:r>
      <w:r w:rsidR="00760250" w:rsidRPr="00004C95">
        <w:rPr>
          <w:rFonts w:ascii="Times New Roman" w:eastAsia="Times New Roman" w:hAnsi="Times New Roman" w:cs="Times New Roman"/>
          <w:sz w:val="24"/>
          <w:szCs w:val="24"/>
        </w:rPr>
        <w:t>identify which</w:t>
      </w:r>
      <w:r w:rsidR="00386761" w:rsidRPr="00004C95">
        <w:rPr>
          <w:rFonts w:ascii="Times New Roman" w:eastAsia="Times New Roman" w:hAnsi="Times New Roman" w:cs="Times New Roman"/>
          <w:sz w:val="24"/>
          <w:szCs w:val="24"/>
        </w:rPr>
        <w:t xml:space="preserve"> populations</w:t>
      </w:r>
      <w:r w:rsidR="00A732A2" w:rsidRPr="00004C95">
        <w:rPr>
          <w:rFonts w:ascii="Times New Roman" w:eastAsia="Times New Roman" w:hAnsi="Times New Roman" w:cs="Times New Roman"/>
          <w:sz w:val="24"/>
          <w:szCs w:val="24"/>
        </w:rPr>
        <w:t>,</w:t>
      </w:r>
      <w:r w:rsidR="0038676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among a set of previously sampled populations</w:t>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received migrants from a long-distance dispersal event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(Apodaca, Trexler, Jue, Schrader, &amp; Travis,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Because te</w:t>
      </w:r>
      <w:r w:rsidR="001A5C1D">
        <w:rPr>
          <w:rFonts w:ascii="Times New Roman" w:eastAsia="Times New Roman" w:hAnsi="Times New Roman" w:cs="Times New Roman"/>
          <w:sz w:val="24"/>
          <w:szCs w:val="24"/>
        </w:rPr>
        <w:t>mporal genetic variation reflects</w:t>
      </w:r>
      <w:r w:rsidR="00760250" w:rsidRPr="00004C95">
        <w:rPr>
          <w:rFonts w:ascii="Times New Roman" w:eastAsia="Times New Roman" w:hAnsi="Times New Roman" w:cs="Times New Roman"/>
          <w:sz w:val="24"/>
          <w:szCs w:val="24"/>
        </w:rPr>
        <w:t xml:space="preserve"> the evolutionary potential of a population and the probability of its persistence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(Aeschbacher, Selby, Willis, &amp; Coop, 2016; Bolnick &amp; Nosil, 2007; Kremer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relating </w:t>
      </w:r>
      <w:r w:rsidR="00386761" w:rsidRPr="00004C95">
        <w:rPr>
          <w:rFonts w:ascii="Times New Roman" w:eastAsia="Times New Roman" w:hAnsi="Times New Roman" w:cs="Times New Roman"/>
          <w:sz w:val="24"/>
          <w:szCs w:val="24"/>
        </w:rPr>
        <w:t xml:space="preserve">temporal genetic variation </w:t>
      </w:r>
      <w:r w:rsidR="00760250" w:rsidRPr="00004C95">
        <w:rPr>
          <w:rFonts w:ascii="Times New Roman" w:eastAsia="Times New Roman" w:hAnsi="Times New Roman" w:cs="Times New Roman"/>
          <w:sz w:val="24"/>
          <w:szCs w:val="24"/>
        </w:rPr>
        <w:t xml:space="preserve">to landscape change can </w:t>
      </w:r>
      <w:r w:rsidR="00386761" w:rsidRPr="00004C95">
        <w:rPr>
          <w:rFonts w:ascii="Times New Roman" w:eastAsia="Times New Roman" w:hAnsi="Times New Roman" w:cs="Times New Roman"/>
          <w:sz w:val="24"/>
          <w:szCs w:val="24"/>
        </w:rPr>
        <w:t>provide</w:t>
      </w:r>
      <w:r w:rsidR="00760250" w:rsidRPr="00004C95">
        <w:rPr>
          <w:rFonts w:ascii="Times New Roman" w:eastAsia="Times New Roman" w:hAnsi="Times New Roman" w:cs="Times New Roman"/>
          <w:sz w:val="24"/>
          <w:szCs w:val="24"/>
        </w:rPr>
        <w:t xml:space="preserve"> important insights about the eco-evolutionary dynamics of a </w:t>
      </w:r>
      <w:r w:rsidR="00760250" w:rsidRPr="00004C95">
        <w:rPr>
          <w:rFonts w:ascii="Times New Roman" w:eastAsia="Times New Roman" w:hAnsi="Times New Roman" w:cs="Times New Roman"/>
          <w:sz w:val="24"/>
          <w:szCs w:val="24"/>
        </w:rPr>
        <w:lastRenderedPageBreak/>
        <w:t xml:space="preserve">species and be used to inform conservation strategies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760250" w:rsidRPr="00004C95">
        <w:rPr>
          <w:rFonts w:ascii="Times New Roman" w:eastAsia="Times New Roman" w:hAnsi="Times New Roman" w:cs="Times New Roman"/>
          <w:noProof/>
          <w:sz w:val="24"/>
          <w:szCs w:val="24"/>
        </w:rPr>
        <w:t>(e.g.</w:t>
      </w:r>
      <w:r w:rsidR="00CB74D9" w:rsidRPr="00004C95">
        <w:rPr>
          <w:rFonts w:ascii="Times New Roman" w:eastAsia="Times New Roman" w:hAnsi="Times New Roman" w:cs="Times New Roman"/>
          <w:noProof/>
          <w:sz w:val="24"/>
          <w:szCs w:val="24"/>
        </w:rPr>
        <w:t>,</w:t>
      </w:r>
      <w:r w:rsidR="00760250" w:rsidRPr="00004C95">
        <w:rPr>
          <w:rFonts w:ascii="Times New Roman" w:eastAsia="Times New Roman" w:hAnsi="Times New Roman" w:cs="Times New Roman"/>
          <w:noProof/>
          <w:sz w:val="24"/>
          <w:szCs w:val="24"/>
        </w:rPr>
        <w:t xml:space="preserve"> Landguth, Holden, Mahalovich, &amp; Cushman, 2017)</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p>
    <w:p w14:paraId="1A8A8851" w14:textId="7BBCCE39" w:rsidR="00A732A2" w:rsidRPr="00004C95" w:rsidRDefault="00760250" w:rsidP="00182E94">
      <w:pPr>
        <w:spacing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There are </w:t>
      </w:r>
      <w:r w:rsidR="00386761" w:rsidRPr="00004C95">
        <w:rPr>
          <w:rFonts w:ascii="Times New Roman" w:hAnsi="Times New Roman" w:cs="Times New Roman"/>
          <w:sz w:val="24"/>
          <w:szCs w:val="24"/>
        </w:rPr>
        <w:t xml:space="preserve">currently </w:t>
      </w:r>
      <w:r w:rsidRPr="00004C95">
        <w:rPr>
          <w:rFonts w:ascii="Times New Roman" w:hAnsi="Times New Roman" w:cs="Times New Roman"/>
          <w:sz w:val="24"/>
          <w:szCs w:val="24"/>
        </w:rPr>
        <w:t xml:space="preserve">two </w:t>
      </w:r>
      <w:r w:rsidR="00386761" w:rsidRPr="00004C95">
        <w:rPr>
          <w:rFonts w:ascii="Times New Roman" w:hAnsi="Times New Roman" w:cs="Times New Roman"/>
          <w:sz w:val="24"/>
          <w:szCs w:val="24"/>
        </w:rPr>
        <w:t>general</w:t>
      </w:r>
      <w:r w:rsidRPr="00004C95">
        <w:rPr>
          <w:rFonts w:ascii="Times New Roman" w:hAnsi="Times New Roman" w:cs="Times New Roman"/>
          <w:sz w:val="24"/>
          <w:szCs w:val="24"/>
        </w:rPr>
        <w:t xml:space="preserve"> approaches </w:t>
      </w:r>
      <w:r w:rsidR="00386761" w:rsidRPr="00004C95">
        <w:rPr>
          <w:rFonts w:ascii="Times New Roman" w:hAnsi="Times New Roman" w:cs="Times New Roman"/>
          <w:sz w:val="24"/>
          <w:szCs w:val="24"/>
        </w:rPr>
        <w:t>f</w:t>
      </w:r>
      <w:r w:rsidRPr="00004C95">
        <w:rPr>
          <w:rFonts w:ascii="Times New Roman" w:hAnsi="Times New Roman" w:cs="Times New Roman"/>
          <w:sz w:val="24"/>
          <w:szCs w:val="24"/>
        </w:rPr>
        <w:t>o</w:t>
      </w:r>
      <w:r w:rsidR="00386761" w:rsidRPr="00004C95">
        <w:rPr>
          <w:rFonts w:ascii="Times New Roman" w:hAnsi="Times New Roman" w:cs="Times New Roman"/>
          <w:sz w:val="24"/>
          <w:szCs w:val="24"/>
        </w:rPr>
        <w:t>r</w:t>
      </w:r>
      <w:r w:rsidRPr="00004C95">
        <w:rPr>
          <w:rFonts w:ascii="Times New Roman" w:hAnsi="Times New Roman" w:cs="Times New Roman"/>
          <w:sz w:val="24"/>
          <w:szCs w:val="24"/>
        </w:rPr>
        <w:t xml:space="preserve"> </w:t>
      </w:r>
      <w:r w:rsidR="00386761" w:rsidRPr="00004C95">
        <w:rPr>
          <w:rFonts w:ascii="Times New Roman" w:hAnsi="Times New Roman" w:cs="Times New Roman"/>
          <w:sz w:val="24"/>
          <w:szCs w:val="24"/>
        </w:rPr>
        <w:t xml:space="preserve">investigating </w:t>
      </w:r>
      <w:r w:rsidRPr="00004C95">
        <w:rPr>
          <w:rFonts w:ascii="Times New Roman" w:hAnsi="Times New Roman" w:cs="Times New Roman"/>
          <w:sz w:val="24"/>
          <w:szCs w:val="24"/>
        </w:rPr>
        <w:t xml:space="preserve">temporal genetic variation. The first </w:t>
      </w:r>
      <w:r w:rsidR="00A22F69"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 xml:space="preserve">of approaches </w:t>
      </w:r>
      <w:r w:rsidR="00A22F69" w:rsidRPr="00004C95">
        <w:rPr>
          <w:rFonts w:ascii="Times New Roman" w:hAnsi="Times New Roman" w:cs="Times New Roman"/>
          <w:sz w:val="24"/>
          <w:szCs w:val="24"/>
        </w:rPr>
        <w:t>use</w:t>
      </w:r>
      <w:r w:rsidR="00321C72" w:rsidRPr="00004C95">
        <w:rPr>
          <w:rFonts w:ascii="Times New Roman" w:hAnsi="Times New Roman" w:cs="Times New Roman"/>
          <w:sz w:val="24"/>
          <w:szCs w:val="24"/>
        </w:rPr>
        <w:t>s</w:t>
      </w:r>
      <w:r w:rsidR="00A22F69" w:rsidRPr="00004C95">
        <w:rPr>
          <w:rFonts w:ascii="Times New Roman" w:hAnsi="Times New Roman" w:cs="Times New Roman"/>
          <w:sz w:val="24"/>
          <w:szCs w:val="24"/>
        </w:rPr>
        <w:t xml:space="preserve"> statistical models to infer demographic history from genetic data obtained at a single </w:t>
      </w:r>
      <w:r w:rsidR="004D40A0" w:rsidRPr="00004C95">
        <w:rPr>
          <w:rFonts w:ascii="Times New Roman" w:hAnsi="Times New Roman" w:cs="Times New Roman"/>
          <w:sz w:val="24"/>
          <w:szCs w:val="24"/>
        </w:rPr>
        <w:t>time point</w:t>
      </w:r>
      <w:r w:rsidRPr="00004C95">
        <w:rPr>
          <w:rFonts w:ascii="Times New Roman" w:hAnsi="Times New Roman" w:cs="Times New Roman"/>
          <w:sz w:val="24"/>
          <w:szCs w:val="24"/>
        </w:rPr>
        <w:t xml:space="preserve">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(Excoffier, Dupanloup, Huerta-Sánchez, Sousa, &amp; Foll, 2013; Gutenkunst, Hernandez, Williamson, &amp; Bustamante, 2009; Kamm, Terhorst, Durbin, &amp; Song, 2019)</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This approach </w:t>
      </w:r>
      <w:r w:rsidR="00813CD6" w:rsidRPr="00004C95">
        <w:rPr>
          <w:rFonts w:ascii="Times New Roman" w:hAnsi="Times New Roman" w:cs="Times New Roman"/>
          <w:sz w:val="24"/>
          <w:szCs w:val="24"/>
        </w:rPr>
        <w:t xml:space="preserve">is </w:t>
      </w:r>
      <w:r w:rsidRPr="00004C95">
        <w:rPr>
          <w:rFonts w:ascii="Times New Roman" w:hAnsi="Times New Roman" w:cs="Times New Roman"/>
          <w:sz w:val="24"/>
          <w:szCs w:val="24"/>
        </w:rPr>
        <w:t xml:space="preserve">often </w:t>
      </w:r>
      <w:r w:rsidR="00813CD6" w:rsidRPr="00004C95">
        <w:rPr>
          <w:rFonts w:ascii="Times New Roman" w:hAnsi="Times New Roman" w:cs="Times New Roman"/>
          <w:sz w:val="24"/>
          <w:szCs w:val="24"/>
        </w:rPr>
        <w:t>computationally intensive, requires high-quality microsatellite</w:t>
      </w:r>
      <w:r w:rsidR="00CB74D9" w:rsidRPr="00004C95">
        <w:rPr>
          <w:rFonts w:ascii="Times New Roman" w:hAnsi="Times New Roman" w:cs="Times New Roman"/>
          <w:sz w:val="24"/>
          <w:szCs w:val="24"/>
        </w:rPr>
        <w:t>s</w:t>
      </w:r>
      <w:r w:rsidR="00813CD6" w:rsidRPr="00004C95">
        <w:rPr>
          <w:rFonts w:ascii="Times New Roman" w:hAnsi="Times New Roman" w:cs="Times New Roman"/>
          <w:sz w:val="24"/>
          <w:szCs w:val="24"/>
        </w:rPr>
        <w:t xml:space="preserve"> </w:t>
      </w:r>
      <w:r w:rsidR="00BF7348" w:rsidRPr="00004C95">
        <w:rPr>
          <w:rFonts w:ascii="Times New Roman" w:hAnsi="Times New Roman" w:cs="Times New Roman"/>
          <w:sz w:val="24"/>
          <w:szCs w:val="24"/>
        </w:rPr>
        <w:t xml:space="preserve">or </w:t>
      </w:r>
      <w:r w:rsidR="00CB74D9" w:rsidRPr="00004C95">
        <w:rPr>
          <w:rFonts w:ascii="Times New Roman" w:hAnsi="Times New Roman" w:cs="Times New Roman"/>
          <w:sz w:val="24"/>
          <w:szCs w:val="24"/>
        </w:rPr>
        <w:t xml:space="preserve">extensive </w:t>
      </w:r>
      <w:r w:rsidR="00BF7348" w:rsidRPr="00004C95">
        <w:rPr>
          <w:rFonts w:ascii="Times New Roman" w:hAnsi="Times New Roman" w:cs="Times New Roman"/>
          <w:sz w:val="24"/>
          <w:szCs w:val="24"/>
        </w:rPr>
        <w:t>SNP datasets</w:t>
      </w:r>
      <w:r w:rsidR="00C11409">
        <w:rPr>
          <w:rFonts w:ascii="Times New Roman" w:hAnsi="Times New Roman" w:cs="Times New Roman"/>
          <w:sz w:val="24"/>
          <w:szCs w:val="24"/>
        </w:rPr>
        <w:t>. This approach also</w:t>
      </w:r>
      <w:r w:rsidR="00813CD6" w:rsidRPr="00004C95">
        <w:rPr>
          <w:rFonts w:ascii="Times New Roman" w:hAnsi="Times New Roman" w:cs="Times New Roman"/>
          <w:sz w:val="24"/>
          <w:szCs w:val="24"/>
        </w:rPr>
        <w:t xml:space="preserve"> </w:t>
      </w:r>
      <w:r w:rsidR="00A732A2" w:rsidRPr="00004C95">
        <w:rPr>
          <w:rFonts w:ascii="Times New Roman" w:hAnsi="Times New Roman" w:cs="Times New Roman"/>
          <w:sz w:val="24"/>
          <w:szCs w:val="24"/>
        </w:rPr>
        <w:t xml:space="preserve">depends on </w:t>
      </w:r>
      <w:r w:rsidRPr="00004C95">
        <w:rPr>
          <w:rFonts w:ascii="Times New Roman" w:hAnsi="Times New Roman" w:cs="Times New Roman"/>
          <w:sz w:val="24"/>
          <w:szCs w:val="24"/>
        </w:rPr>
        <w:t xml:space="preserve">extensive knowledge </w:t>
      </w:r>
      <w:r w:rsidR="00902C68" w:rsidRPr="00004C95">
        <w:rPr>
          <w:rFonts w:ascii="Times New Roman" w:hAnsi="Times New Roman" w:cs="Times New Roman"/>
          <w:sz w:val="24"/>
          <w:szCs w:val="24"/>
        </w:rPr>
        <w:t xml:space="preserve">of </w:t>
      </w:r>
      <w:r w:rsidRPr="00004C95">
        <w:rPr>
          <w:rFonts w:ascii="Times New Roman" w:hAnsi="Times New Roman" w:cs="Times New Roman"/>
          <w:sz w:val="24"/>
          <w:szCs w:val="24"/>
        </w:rPr>
        <w:t>the biological system</w:t>
      </w:r>
      <w:r w:rsidR="00386761" w:rsidRPr="00004C95">
        <w:rPr>
          <w:rFonts w:ascii="Times New Roman" w:hAnsi="Times New Roman" w:cs="Times New Roman"/>
          <w:sz w:val="24"/>
          <w:szCs w:val="24"/>
        </w:rPr>
        <w:t>,</w:t>
      </w:r>
      <w:r w:rsidR="00813CD6" w:rsidRPr="00004C95">
        <w:rPr>
          <w:rFonts w:ascii="Times New Roman" w:hAnsi="Times New Roman" w:cs="Times New Roman"/>
          <w:sz w:val="24"/>
          <w:szCs w:val="24"/>
        </w:rPr>
        <w:t xml:space="preserve"> including </w:t>
      </w:r>
      <w:r w:rsidRPr="00004C95">
        <w:rPr>
          <w:rFonts w:ascii="Times New Roman" w:hAnsi="Times New Roman" w:cs="Times New Roman"/>
          <w:sz w:val="24"/>
          <w:szCs w:val="24"/>
        </w:rPr>
        <w:t xml:space="preserve">information </w:t>
      </w:r>
      <w:r w:rsidR="00813CD6" w:rsidRPr="00004C95">
        <w:rPr>
          <w:rFonts w:ascii="Times New Roman" w:hAnsi="Times New Roman" w:cs="Times New Roman"/>
          <w:sz w:val="24"/>
          <w:szCs w:val="24"/>
        </w:rPr>
        <w:t>on</w:t>
      </w:r>
      <w:r w:rsidRPr="00004C95">
        <w:rPr>
          <w:rFonts w:ascii="Times New Roman" w:hAnsi="Times New Roman" w:cs="Times New Roman"/>
          <w:sz w:val="24"/>
          <w:szCs w:val="24"/>
        </w:rPr>
        <w:t xml:space="preserve"> recombination processes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(Gattepaille et al., 2013)</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and ascertainment bias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(Albrechtsen, Nielsen, &amp; Nielsen, 2010; Clark, Hubisz, Bustamante, Williamson, &amp; Nielsen, 2005; Marth, Czabarka, Murvai, &amp; Sherry, 2004)</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The second </w:t>
      </w:r>
      <w:r w:rsidR="00813CD6"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of approaches compar</w:t>
      </w:r>
      <w:r w:rsidR="00813CD6" w:rsidRPr="00004C95">
        <w:rPr>
          <w:rFonts w:ascii="Times New Roman" w:hAnsi="Times New Roman" w:cs="Times New Roman"/>
          <w:sz w:val="24"/>
          <w:szCs w:val="24"/>
        </w:rPr>
        <w:t>es</w:t>
      </w:r>
      <w:r w:rsidRPr="00004C95">
        <w:rPr>
          <w:rFonts w:ascii="Times New Roman" w:hAnsi="Times New Roman" w:cs="Times New Roman"/>
          <w:sz w:val="24"/>
          <w:szCs w:val="24"/>
        </w:rPr>
        <w:t xml:space="preserve"> genetic diversity between </w:t>
      </w:r>
      <w:r w:rsidR="002F4AF9" w:rsidRPr="00004C95">
        <w:rPr>
          <w:rFonts w:ascii="Times New Roman" w:hAnsi="Times New Roman" w:cs="Times New Roman"/>
          <w:sz w:val="24"/>
          <w:szCs w:val="24"/>
        </w:rPr>
        <w:t>samples taken from the same site</w:t>
      </w:r>
      <w:r w:rsidR="00C14AE5" w:rsidRPr="00004C95">
        <w:rPr>
          <w:rFonts w:ascii="Times New Roman" w:hAnsi="Times New Roman" w:cs="Times New Roman"/>
          <w:sz w:val="24"/>
          <w:szCs w:val="24"/>
        </w:rPr>
        <w:t>s</w:t>
      </w:r>
      <w:r w:rsidR="002F4AF9" w:rsidRPr="00004C95">
        <w:rPr>
          <w:rFonts w:ascii="Times New Roman" w:hAnsi="Times New Roman" w:cs="Times New Roman"/>
          <w:sz w:val="24"/>
          <w:szCs w:val="24"/>
        </w:rPr>
        <w:t xml:space="preserve"> over </w:t>
      </w:r>
      <w:r w:rsidR="001353C0" w:rsidRPr="00004C95">
        <w:rPr>
          <w:rFonts w:ascii="Times New Roman" w:hAnsi="Times New Roman" w:cs="Times New Roman"/>
          <w:sz w:val="24"/>
          <w:szCs w:val="24"/>
        </w:rPr>
        <w:t>time</w:t>
      </w:r>
      <w:r w:rsidR="00CB74D9" w:rsidRPr="00004C95">
        <w:rPr>
          <w:rFonts w:ascii="Times New Roman" w:hAnsi="Times New Roman" w:cs="Times New Roman"/>
          <w:sz w:val="24"/>
          <w:szCs w:val="24"/>
        </w:rPr>
        <w:t xml:space="preserve"> u</w:t>
      </w:r>
      <w:r w:rsidR="008437C5">
        <w:rPr>
          <w:rFonts w:ascii="Times New Roman" w:hAnsi="Times New Roman" w:cs="Times New Roman"/>
          <w:sz w:val="24"/>
          <w:szCs w:val="24"/>
        </w:rPr>
        <w:t>sing any genetic markers and either qualitative comparison or statistical models</w:t>
      </w:r>
      <w:r w:rsidR="00A732A2" w:rsidRPr="00004C95">
        <w:rPr>
          <w:rFonts w:ascii="Times New Roman" w:hAnsi="Times New Roman" w:cs="Times New Roman"/>
          <w:sz w:val="24"/>
          <w:szCs w:val="24"/>
        </w:rPr>
        <w:t xml:space="preserve">. These repeated-sample approaches are </w:t>
      </w:r>
      <w:r w:rsidRPr="00004C95">
        <w:rPr>
          <w:rFonts w:ascii="Times New Roman" w:hAnsi="Times New Roman" w:cs="Times New Roman"/>
          <w:sz w:val="24"/>
          <w:szCs w:val="24"/>
        </w:rPr>
        <w:t>more readily usable in systems where less information is available</w:t>
      </w:r>
      <w:r w:rsidR="00813CD6" w:rsidRPr="00004C95">
        <w:rPr>
          <w:rFonts w:ascii="Times New Roman" w:hAnsi="Times New Roman" w:cs="Times New Roman"/>
          <w:sz w:val="24"/>
          <w:szCs w:val="24"/>
        </w:rPr>
        <w:t>,</w:t>
      </w:r>
      <w:r w:rsidRPr="00004C95">
        <w:rPr>
          <w:rFonts w:ascii="Times New Roman" w:hAnsi="Times New Roman" w:cs="Times New Roman"/>
          <w:sz w:val="24"/>
          <w:szCs w:val="24"/>
        </w:rPr>
        <w:t xml:space="preserve"> such as non-model species</w:t>
      </w:r>
      <w:r w:rsidR="00A732A2" w:rsidRPr="00004C95">
        <w:rPr>
          <w:rFonts w:ascii="Times New Roman" w:hAnsi="Times New Roman" w:cs="Times New Roman"/>
          <w:sz w:val="24"/>
          <w:szCs w:val="24"/>
        </w:rPr>
        <w:t xml:space="preserve">. </w:t>
      </w:r>
      <w:r w:rsidR="003F751E">
        <w:rPr>
          <w:rFonts w:ascii="Times New Roman" w:hAnsi="Times New Roman" w:cs="Times New Roman"/>
          <w:sz w:val="24"/>
          <w:szCs w:val="24"/>
        </w:rPr>
        <w:t>R</w:t>
      </w:r>
      <w:r w:rsidR="003F751E" w:rsidRPr="00004C95">
        <w:rPr>
          <w:rFonts w:ascii="Times New Roman" w:hAnsi="Times New Roman" w:cs="Times New Roman"/>
          <w:sz w:val="24"/>
          <w:szCs w:val="24"/>
        </w:rPr>
        <w:t>epeated-sample approaches</w:t>
      </w:r>
      <w:r w:rsidR="00A732A2" w:rsidRPr="00004C95">
        <w:rPr>
          <w:rFonts w:ascii="Times New Roman" w:hAnsi="Times New Roman" w:cs="Times New Roman"/>
          <w:sz w:val="24"/>
          <w:szCs w:val="24"/>
        </w:rPr>
        <w:t xml:space="preserve"> </w:t>
      </w:r>
      <w:r w:rsidR="00A732A2" w:rsidRPr="00004C95">
        <w:rPr>
          <w:rFonts w:ascii="Times New Roman" w:hAnsi="Times New Roman" w:cs="Times New Roman"/>
          <w:sz w:val="24"/>
          <w:szCs w:val="24"/>
        </w:rPr>
        <w:t>can also be used</w:t>
      </w:r>
      <w:r w:rsidR="002F4AF9" w:rsidRPr="00004C95">
        <w:rPr>
          <w:rFonts w:ascii="Times New Roman" w:hAnsi="Times New Roman" w:cs="Times New Roman"/>
          <w:sz w:val="24"/>
          <w:szCs w:val="24"/>
        </w:rPr>
        <w:t xml:space="preserve"> in systems</w:t>
      </w:r>
      <w:r w:rsidRPr="00004C95">
        <w:rPr>
          <w:rFonts w:ascii="Times New Roman" w:hAnsi="Times New Roman" w:cs="Times New Roman"/>
          <w:sz w:val="24"/>
          <w:szCs w:val="24"/>
        </w:rPr>
        <w:t xml:space="preserve"> that were sampled historically, with a</w:t>
      </w:r>
      <w:r w:rsidR="00A732A2" w:rsidRPr="00004C95">
        <w:rPr>
          <w:rFonts w:ascii="Times New Roman" w:hAnsi="Times New Roman" w:cs="Times New Roman"/>
          <w:sz w:val="24"/>
          <w:szCs w:val="24"/>
        </w:rPr>
        <w:t xml:space="preserve"> goal of</w:t>
      </w:r>
      <w:r w:rsidRPr="00004C95">
        <w:rPr>
          <w:rFonts w:ascii="Times New Roman" w:hAnsi="Times New Roman" w:cs="Times New Roman"/>
          <w:sz w:val="24"/>
          <w:szCs w:val="24"/>
        </w:rPr>
        <w:t xml:space="preserve"> comparing contemporary patterns with these older data </w:t>
      </w:r>
      <w:r w:rsidRPr="00004C95">
        <w:rPr>
          <w:rFonts w:ascii="Times New Roman" w:hAnsi="Times New Roman" w:cs="Times New Roman"/>
          <w:sz w:val="24"/>
          <w:szCs w:val="24"/>
        </w:rPr>
        <w:fldChar w:fldCharType="begin" w:fldLock="1"/>
      </w:r>
      <w:r w:rsidR="00CA567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2017b)"},"properties":{"noteIndex":0},"schema":"https://github.com/citation-style-language/schema/raw/master/csl-citation.json"}</w:instrText>
      </w:r>
      <w:r w:rsidRPr="00004C95">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(Moraes et al., 2017)</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w:t>
      </w:r>
    </w:p>
    <w:p w14:paraId="1C3BD40A" w14:textId="6A9B0D7D" w:rsidR="00760250" w:rsidRPr="00004C95" w:rsidRDefault="00A732A2"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Despite our ability to compare genetic </w:t>
      </w:r>
      <w:r w:rsidR="00CB74D9"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t>at two points in time,</w:t>
      </w:r>
      <w:r w:rsidR="008D64C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several technical and conceptual challenges </w:t>
      </w:r>
      <w:r w:rsidR="00CB74D9" w:rsidRPr="00004C95">
        <w:rPr>
          <w:rFonts w:ascii="Times New Roman" w:eastAsia="Times New Roman" w:hAnsi="Times New Roman" w:cs="Times New Roman"/>
          <w:sz w:val="24"/>
          <w:szCs w:val="24"/>
        </w:rPr>
        <w:t>remain</w:t>
      </w:r>
      <w:r w:rsidR="00760250"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D64C5" w:rsidRPr="00004C95">
        <w:rPr>
          <w:rFonts w:ascii="Times New Roman" w:eastAsia="Times New Roman" w:hAnsi="Times New Roman" w:cs="Times New Roman"/>
          <w:sz w:val="24"/>
          <w:szCs w:val="24"/>
        </w:rPr>
        <w:t xml:space="preserve">One such challenge is determining </w:t>
      </w:r>
      <w:r w:rsidR="00760250" w:rsidRPr="00004C95">
        <w:rPr>
          <w:rFonts w:ascii="Times New Roman" w:eastAsia="Times New Roman" w:hAnsi="Times New Roman" w:cs="Times New Roman"/>
          <w:sz w:val="24"/>
          <w:szCs w:val="24"/>
        </w:rPr>
        <w:t>how to meaningfully quantify and detect temporal changes. Some studies have used genetic differentiation metrics such as Jost’s D</w:t>
      </w:r>
      <w:r w:rsidR="008D64C5" w:rsidRPr="00004C95">
        <w:rPr>
          <w:rFonts w:ascii="Times New Roman" w:eastAsia="Times New Roman" w:hAnsi="Times New Roman" w:cs="Times New Roman"/>
          <w:sz w:val="24"/>
          <w:szCs w:val="24"/>
        </w:rPr>
        <w:t xml:space="preserve"> or </w:t>
      </w:r>
      <w:r w:rsidR="00760250" w:rsidRPr="00004C95">
        <w:rPr>
          <w:rFonts w:ascii="Times New Roman" w:eastAsia="Times New Roman" w:hAnsi="Times New Roman" w:cs="Times New Roman"/>
          <w:sz w:val="24"/>
          <w:szCs w:val="24"/>
        </w:rPr>
        <w:t>F</w:t>
      </w:r>
      <w:r w:rsidR="00760250" w:rsidRPr="00004C95">
        <w:rPr>
          <w:rFonts w:ascii="Times New Roman" w:eastAsia="Times New Roman" w:hAnsi="Times New Roman" w:cs="Times New Roman"/>
          <w:sz w:val="24"/>
          <w:szCs w:val="24"/>
          <w:vertAlign w:val="subscript"/>
        </w:rPr>
        <w:t>ST</w:t>
      </w:r>
      <w:r w:rsidR="00760250" w:rsidRPr="00004C95">
        <w:rPr>
          <w:rFonts w:ascii="Times New Roman" w:eastAsia="Times New Roman" w:hAnsi="Times New Roman" w:cs="Times New Roman"/>
          <w:sz w:val="24"/>
          <w:szCs w:val="24"/>
        </w:rPr>
        <w:t xml:space="preserve"> or its analogs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(Knight, Vaghefi, Hansen, Kikkert, &amp; Pethybridge, 2018; Larroque et al., 2019; Segura-García et al.,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evaluate temporal changes between genetic datasets. However, translating our spatial understanding of </w:t>
      </w:r>
      <w:r w:rsidR="008D64C5" w:rsidRPr="00004C95">
        <w:rPr>
          <w:rFonts w:ascii="Times New Roman" w:eastAsia="Times New Roman" w:hAnsi="Times New Roman" w:cs="Times New Roman"/>
          <w:sz w:val="24"/>
          <w:szCs w:val="24"/>
        </w:rPr>
        <w:t xml:space="preserve">these genetic </w:t>
      </w:r>
      <w:r w:rsidR="00760250" w:rsidRPr="00004C95">
        <w:rPr>
          <w:rFonts w:ascii="Times New Roman" w:eastAsia="Times New Roman" w:hAnsi="Times New Roman" w:cs="Times New Roman"/>
          <w:sz w:val="24"/>
          <w:szCs w:val="24"/>
        </w:rPr>
        <w:t xml:space="preserve">differentiation indices </w:t>
      </w:r>
      <w:r w:rsidR="008D64C5" w:rsidRPr="00004C95">
        <w:rPr>
          <w:rFonts w:ascii="Times New Roman" w:eastAsia="Times New Roman" w:hAnsi="Times New Roman" w:cs="Times New Roman"/>
          <w:sz w:val="24"/>
          <w:szCs w:val="24"/>
        </w:rPr>
        <w:t xml:space="preserve">to </w:t>
      </w:r>
      <w:r w:rsidR="00760250" w:rsidRPr="00004C95">
        <w:rPr>
          <w:rFonts w:ascii="Times New Roman" w:eastAsia="Times New Roman" w:hAnsi="Times New Roman" w:cs="Times New Roman"/>
          <w:sz w:val="24"/>
          <w:szCs w:val="24"/>
        </w:rPr>
        <w:t xml:space="preserve">the temporal dimension is not straightforward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(Bhatia, Patterson, Sankararaman, &amp; Price,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w:t>
      </w:r>
      <w:r w:rsidR="008D64C5" w:rsidRPr="00004C95">
        <w:rPr>
          <w:rFonts w:ascii="Times New Roman" w:eastAsia="Times New Roman" w:hAnsi="Times New Roman" w:cs="Times New Roman"/>
          <w:sz w:val="24"/>
          <w:szCs w:val="24"/>
        </w:rPr>
        <w:t xml:space="preserve"> An additional challenge for temporal genetic analyses is</w:t>
      </w:r>
      <w:r w:rsidR="00760250" w:rsidRPr="00004C95">
        <w:rPr>
          <w:rFonts w:ascii="Times New Roman" w:eastAsia="Times New Roman" w:hAnsi="Times New Roman" w:cs="Times New Roman"/>
          <w:sz w:val="24"/>
          <w:szCs w:val="24"/>
        </w:rPr>
        <w:t xml:space="preserve"> disentangling spatial from temporal effects</w:t>
      </w:r>
      <w:r w:rsidR="008D64C5"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because the additivity of genetic drift means </w:t>
      </w:r>
      <w:r w:rsidR="008D64C5" w:rsidRPr="00004C95">
        <w:rPr>
          <w:rFonts w:ascii="Times New Roman" w:eastAsia="Times New Roman" w:hAnsi="Times New Roman" w:cs="Times New Roman"/>
          <w:sz w:val="24"/>
          <w:szCs w:val="24"/>
        </w:rPr>
        <w:t xml:space="preserve">that </w:t>
      </w:r>
      <w:r w:rsidR="00760250" w:rsidRPr="00004C95">
        <w:rPr>
          <w:rFonts w:ascii="Times New Roman" w:eastAsia="Times New Roman" w:hAnsi="Times New Roman" w:cs="Times New Roman"/>
          <w:sz w:val="24"/>
          <w:szCs w:val="24"/>
        </w:rPr>
        <w:t xml:space="preserve">genetic differentiation can be associated with both space and time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(Murray et al., 2016; Skoglund, Sjödin, Skoglund, Lascoux, &amp; Jakobsson, 2014)</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882757" w:rsidRPr="00004C95">
        <w:rPr>
          <w:rFonts w:ascii="Times New Roman" w:eastAsia="Times New Roman" w:hAnsi="Times New Roman" w:cs="Times New Roman"/>
          <w:sz w:val="24"/>
          <w:szCs w:val="24"/>
        </w:rPr>
        <w:t xml:space="preserve">Finally, </w:t>
      </w:r>
      <w:r w:rsidR="00AB3923" w:rsidRPr="00004C95">
        <w:rPr>
          <w:rFonts w:ascii="Times New Roman" w:eastAsia="Times New Roman" w:hAnsi="Times New Roman" w:cs="Times New Roman"/>
          <w:sz w:val="24"/>
          <w:szCs w:val="24"/>
        </w:rPr>
        <w:t>repeated-sample analys</w:t>
      </w:r>
      <w:r w:rsidR="009360E2" w:rsidRPr="00004C95">
        <w:rPr>
          <w:rFonts w:ascii="Times New Roman" w:eastAsia="Times New Roman" w:hAnsi="Times New Roman" w:cs="Times New Roman"/>
          <w:sz w:val="24"/>
          <w:szCs w:val="24"/>
        </w:rPr>
        <w:t>es</w:t>
      </w:r>
      <w:r w:rsidR="00247C3F">
        <w:rPr>
          <w:rFonts w:ascii="Times New Roman" w:eastAsia="Times New Roman" w:hAnsi="Times New Roman" w:cs="Times New Roman"/>
          <w:sz w:val="24"/>
          <w:szCs w:val="24"/>
        </w:rPr>
        <w:t xml:space="preserve"> remain</w:t>
      </w:r>
      <w:r w:rsidR="00AB3923"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challenging because we lack sufficiently developed tools to distinguish </w:t>
      </w:r>
      <w:r w:rsidR="00760250" w:rsidRPr="00004C95">
        <w:rPr>
          <w:rFonts w:ascii="Times New Roman" w:eastAsia="Times New Roman" w:hAnsi="Times New Roman" w:cs="Times New Roman"/>
          <w:sz w:val="24"/>
          <w:szCs w:val="24"/>
        </w:rPr>
        <w:t xml:space="preserve">natural </w:t>
      </w:r>
      <w:r w:rsidR="008D64C5"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004C95">
        <w:rPr>
          <w:rFonts w:ascii="Times New Roman" w:eastAsia="Times New Roman" w:hAnsi="Times New Roman" w:cs="Times New Roman"/>
          <w:sz w:val="24"/>
          <w:szCs w:val="24"/>
        </w:rPr>
        <w:t xml:space="preserve">caused </w:t>
      </w:r>
      <w:r w:rsidR="00760250" w:rsidRPr="00004C95">
        <w:rPr>
          <w:rFonts w:ascii="Times New Roman" w:eastAsia="Times New Roman" w:hAnsi="Times New Roman" w:cs="Times New Roman"/>
          <w:sz w:val="24"/>
          <w:szCs w:val="24"/>
        </w:rPr>
        <w:t xml:space="preserve">by external </w:t>
      </w:r>
      <w:r w:rsidR="008D64C5" w:rsidRPr="00004C95">
        <w:rPr>
          <w:rFonts w:ascii="Times New Roman" w:eastAsia="Times New Roman" w:hAnsi="Times New Roman" w:cs="Times New Roman"/>
          <w:sz w:val="24"/>
          <w:szCs w:val="24"/>
        </w:rPr>
        <w:t>forces</w:t>
      </w:r>
      <w:r w:rsidR="00760250" w:rsidRPr="00004C95">
        <w:rPr>
          <w:rFonts w:ascii="Times New Roman" w:eastAsia="Times New Roman" w:hAnsi="Times New Roman" w:cs="Times New Roman"/>
          <w:sz w:val="24"/>
          <w:szCs w:val="24"/>
        </w:rPr>
        <w:t>.</w:t>
      </w:r>
    </w:p>
    <w:p w14:paraId="3E423C34" w14:textId="73CFC4BD" w:rsidR="00760250" w:rsidRPr="00004C95" w:rsidRDefault="00CB74D9"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Although relatively uncommon in population genetics, the field of community ecology has a history of explicitly examining change in community composition through time</w:t>
      </w:r>
      <w:r w:rsidR="00882757"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Temporal </w:t>
      </w:r>
      <w:r w:rsidR="001C7C1F" w:rsidRPr="00004C95">
        <w:rPr>
          <w:rFonts w:ascii="Times New Roman" w:eastAsia="Times New Roman" w:hAnsi="Times New Roman" w:cs="Times New Roman"/>
          <w:sz w:val="24"/>
          <w:szCs w:val="24"/>
        </w:rPr>
        <w:t>beta</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(TBI; Legendre 2019) are used to quantify and assess </w:t>
      </w:r>
      <w:r w:rsidR="00733D61"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changes in ecological community composition using a dissimilarity index</w:t>
      </w:r>
      <w:r w:rsidR="002F4AF9" w:rsidRPr="00004C95">
        <w:rPr>
          <w:rFonts w:ascii="Times New Roman" w:eastAsia="Times New Roman" w:hAnsi="Times New Roman" w:cs="Times New Roman"/>
          <w:sz w:val="24"/>
          <w:szCs w:val="24"/>
        </w:rPr>
        <w:t xml:space="preserve"> calculated between samples taken at different times</w:t>
      </w:r>
      <w:r w:rsidR="00760250" w:rsidRPr="00004C95">
        <w:rPr>
          <w:rFonts w:ascii="Times New Roman" w:eastAsia="Times New Roman" w:hAnsi="Times New Roman" w:cs="Times New Roman"/>
          <w:sz w:val="24"/>
          <w:szCs w:val="24"/>
        </w:rPr>
        <w:t xml:space="preserve">. The significance of these dissimilarities is then tested using </w:t>
      </w:r>
      <w:r w:rsidR="002F4AF9"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permutation</w:t>
      </w:r>
      <w:r w:rsidR="002F4AF9" w:rsidRPr="00004C95">
        <w:rPr>
          <w:rFonts w:ascii="Times New Roman" w:eastAsia="Times New Roman" w:hAnsi="Times New Roman" w:cs="Times New Roman"/>
          <w:sz w:val="24"/>
          <w:szCs w:val="24"/>
        </w:rPr>
        <w:t>al procedure</w:t>
      </w:r>
      <w:r w:rsidR="00760250" w:rsidRPr="00004C95">
        <w:rPr>
          <w:rFonts w:ascii="Times New Roman" w:eastAsia="Times New Roman" w:hAnsi="Times New Roman" w:cs="Times New Roman"/>
          <w:sz w:val="24"/>
          <w:szCs w:val="24"/>
        </w:rPr>
        <w:t xml:space="preserve">. </w:t>
      </w:r>
      <w:r w:rsidR="005E2D5A" w:rsidRPr="00004C95">
        <w:rPr>
          <w:rFonts w:ascii="Times New Roman" w:eastAsia="Times New Roman" w:hAnsi="Times New Roman" w:cs="Times New Roman"/>
          <w:sz w:val="24"/>
          <w:szCs w:val="24"/>
        </w:rPr>
        <w:t>The TBI approach has effectively demonstrated temporal variation in simulated community composition</w:t>
      </w:r>
      <w:r w:rsidR="00760250"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surveys","type":"article-journal","volume":"9"},"uris":["http://www.mendeley.com/documents/?uuid=3467dabc-d8e7-4246-a906-3419b1e34e98"]}],"mendeley":{"formattedCitation":"(Legendre, 2019)","plainTextFormattedCitation":"(Legendre, 2019)","previouslyFormattedCitation":"(Legendre,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(Legendre,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but the potential of a TBI-inspired tool to detect </w:t>
      </w:r>
      <w:r w:rsidR="00760250" w:rsidRPr="00004C95">
        <w:rPr>
          <w:rFonts w:ascii="Times New Roman" w:eastAsia="Times New Roman" w:hAnsi="Times New Roman" w:cs="Times New Roman"/>
          <w:sz w:val="24"/>
          <w:szCs w:val="24"/>
        </w:rPr>
        <w:lastRenderedPageBreak/>
        <w:t xml:space="preserve">meaningful temporal changes in genetic diversity has not yet been examined. Given the conceptual similarity between </w:t>
      </w:r>
      <w:r w:rsidR="00733D61"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diversity in multi-species </w:t>
      </w:r>
      <w:r w:rsidR="00733D61" w:rsidRPr="00004C95">
        <w:rPr>
          <w:rFonts w:ascii="Times New Roman" w:eastAsia="Times New Roman" w:hAnsi="Times New Roman" w:cs="Times New Roman"/>
          <w:sz w:val="24"/>
          <w:szCs w:val="24"/>
        </w:rPr>
        <w:t xml:space="preserve">community composition data </w:t>
      </w:r>
      <w:r w:rsidR="00760250" w:rsidRPr="00004C95">
        <w:rPr>
          <w:rFonts w:ascii="Times New Roman" w:eastAsia="Times New Roman" w:hAnsi="Times New Roman" w:cs="Times New Roman"/>
          <w:sz w:val="24"/>
          <w:szCs w:val="24"/>
        </w:rPr>
        <w:t xml:space="preserve">and </w:t>
      </w:r>
      <w:r w:rsidR="00733D61" w:rsidRPr="00004C95">
        <w:rPr>
          <w:rFonts w:ascii="Times New Roman" w:eastAsia="Times New Roman" w:hAnsi="Times New Roman" w:cs="Times New Roman"/>
          <w:sz w:val="24"/>
          <w:szCs w:val="24"/>
        </w:rPr>
        <w:t xml:space="preserve">genetic diversity in </w:t>
      </w:r>
      <w:r w:rsidR="00760250" w:rsidRPr="00004C95">
        <w:rPr>
          <w:rFonts w:ascii="Times New Roman" w:eastAsia="Times New Roman" w:hAnsi="Times New Roman" w:cs="Times New Roman"/>
          <w:sz w:val="24"/>
          <w:szCs w:val="24"/>
        </w:rPr>
        <w:t>multi-locus gen</w:t>
      </w:r>
      <w:r w:rsidR="00733D61" w:rsidRPr="00004C95">
        <w:rPr>
          <w:rFonts w:ascii="Times New Roman" w:eastAsia="Times New Roman" w:hAnsi="Times New Roman" w:cs="Times New Roman"/>
          <w:sz w:val="24"/>
          <w:szCs w:val="24"/>
        </w:rPr>
        <w:t>otype data</w:t>
      </w:r>
      <w:r w:rsidR="00760250" w:rsidRPr="00004C95">
        <w:rPr>
          <w:rFonts w:ascii="Times New Roman" w:eastAsia="Times New Roman" w:hAnsi="Times New Roman" w:cs="Times New Roman"/>
          <w:sz w:val="24"/>
          <w:szCs w:val="24"/>
        </w:rPr>
        <w:t xml:space="preserve">, we </w:t>
      </w:r>
      <w:r w:rsidRPr="00004C95">
        <w:rPr>
          <w:rFonts w:ascii="Times New Roman" w:eastAsia="Times New Roman" w:hAnsi="Times New Roman" w:cs="Times New Roman"/>
          <w:sz w:val="24"/>
          <w:szCs w:val="24"/>
        </w:rPr>
        <w:t xml:space="preserve">sought to determine how </w:t>
      </w:r>
      <w:r w:rsidR="00760250" w:rsidRPr="00004C95">
        <w:rPr>
          <w:rFonts w:ascii="Times New Roman" w:eastAsia="Times New Roman" w:hAnsi="Times New Roman" w:cs="Times New Roman"/>
          <w:sz w:val="24"/>
          <w:szCs w:val="24"/>
        </w:rPr>
        <w:t xml:space="preserve">TBI could be </w:t>
      </w:r>
      <w:r w:rsidR="00810109" w:rsidRPr="00004C95">
        <w:rPr>
          <w:rFonts w:ascii="Times New Roman" w:eastAsia="Times New Roman" w:hAnsi="Times New Roman" w:cs="Times New Roman"/>
          <w:sz w:val="24"/>
          <w:szCs w:val="24"/>
        </w:rPr>
        <w:t xml:space="preserve">modified </w:t>
      </w:r>
      <w:r w:rsidR="00760250" w:rsidRPr="00004C95">
        <w:rPr>
          <w:rFonts w:ascii="Times New Roman" w:eastAsia="Times New Roman" w:hAnsi="Times New Roman" w:cs="Times New Roman"/>
          <w:sz w:val="24"/>
          <w:szCs w:val="24"/>
        </w:rPr>
        <w:t xml:space="preserve">to </w:t>
      </w:r>
      <w:r w:rsidR="00810109" w:rsidRPr="00004C95">
        <w:rPr>
          <w:rFonts w:ascii="Times New Roman" w:eastAsia="Times New Roman" w:hAnsi="Times New Roman" w:cs="Times New Roman"/>
          <w:sz w:val="24"/>
          <w:szCs w:val="24"/>
        </w:rPr>
        <w:t xml:space="preserve">identify significant variation in </w:t>
      </w:r>
      <w:r w:rsidR="00760250" w:rsidRPr="00004C95">
        <w:rPr>
          <w:rFonts w:ascii="Times New Roman" w:eastAsia="Times New Roman" w:hAnsi="Times New Roman" w:cs="Times New Roman"/>
          <w:sz w:val="24"/>
          <w:szCs w:val="24"/>
        </w:rPr>
        <w:t>spatio</w:t>
      </w:r>
      <w:r w:rsidR="004D7280" w:rsidRPr="00004C95">
        <w:rPr>
          <w:rFonts w:ascii="Times New Roman" w:eastAsia="Times New Roman" w:hAnsi="Times New Roman" w:cs="Times New Roman"/>
          <w:sz w:val="24"/>
          <w:szCs w:val="24"/>
        </w:rPr>
        <w:t>temporal genotypic data.</w:t>
      </w:r>
    </w:p>
    <w:p w14:paraId="0E0C760E" w14:textId="5116247F" w:rsidR="00760250" w:rsidRPr="00004C95" w:rsidRDefault="00FC726D"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this paper, we </w:t>
      </w:r>
      <w:r w:rsidR="00810109" w:rsidRPr="00004C95">
        <w:rPr>
          <w:rFonts w:ascii="Times New Roman" w:eastAsia="Times New Roman" w:hAnsi="Times New Roman" w:cs="Times New Roman"/>
          <w:sz w:val="24"/>
          <w:szCs w:val="24"/>
        </w:rPr>
        <w:t xml:space="preserve">propose </w:t>
      </w:r>
      <w:r w:rsidR="00A44B87" w:rsidRPr="00004C95">
        <w:rPr>
          <w:rFonts w:ascii="Times New Roman" w:eastAsia="Times New Roman" w:hAnsi="Times New Roman" w:cs="Times New Roman"/>
          <w:sz w:val="24"/>
          <w:szCs w:val="24"/>
        </w:rPr>
        <w:t xml:space="preserve">and evaluate </w:t>
      </w:r>
      <w:r w:rsidR="00810109" w:rsidRPr="00004C95">
        <w:rPr>
          <w:rFonts w:ascii="Times New Roman" w:eastAsia="Times New Roman" w:hAnsi="Times New Roman" w:cs="Times New Roman"/>
          <w:sz w:val="24"/>
          <w:szCs w:val="24"/>
        </w:rPr>
        <w:t>a method for</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extend</w:t>
      </w:r>
      <w:r w:rsidRPr="00004C95">
        <w:rPr>
          <w:rFonts w:ascii="Times New Roman" w:eastAsia="Times New Roman" w:hAnsi="Times New Roman" w:cs="Times New Roman"/>
          <w:sz w:val="24"/>
          <w:szCs w:val="24"/>
        </w:rPr>
        <w:t>ing</w:t>
      </w:r>
      <w:r w:rsidR="00760250" w:rsidRPr="00004C95">
        <w:rPr>
          <w:rFonts w:ascii="Times New Roman" w:eastAsia="Times New Roman" w:hAnsi="Times New Roman" w:cs="Times New Roman"/>
          <w:sz w:val="24"/>
          <w:szCs w:val="24"/>
        </w:rPr>
        <w:t xml:space="preserve"> the TBI framework to spatiotemporal population genetic data. </w:t>
      </w:r>
      <w:r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ur new framework, </w:t>
      </w:r>
      <w:r w:rsidRPr="00004C95">
        <w:rPr>
          <w:rFonts w:ascii="Times New Roman" w:eastAsia="Times New Roman" w:hAnsi="Times New Roman" w:cs="Times New Roman"/>
          <w:sz w:val="24"/>
          <w:szCs w:val="24"/>
        </w:rPr>
        <w:t xml:space="preserve">which we call </w:t>
      </w:r>
      <w:r w:rsidR="001C7C1F"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(TGI), is </w:t>
      </w:r>
      <w:r w:rsidRPr="00004C95">
        <w:rPr>
          <w:rFonts w:ascii="Times New Roman" w:eastAsia="Times New Roman" w:hAnsi="Times New Roman" w:cs="Times New Roman"/>
          <w:sz w:val="24"/>
          <w:szCs w:val="24"/>
        </w:rPr>
        <w:t xml:space="preserve">designed </w:t>
      </w:r>
      <w:r w:rsidR="00760250" w:rsidRPr="00004C95">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004C95">
        <w:rPr>
          <w:rFonts w:ascii="Times New Roman" w:eastAsia="Times New Roman" w:hAnsi="Times New Roman" w:cs="Times New Roman"/>
          <w:sz w:val="24"/>
          <w:szCs w:val="24"/>
        </w:rPr>
        <w:t xml:space="preserve">while accounting for </w:t>
      </w:r>
      <w:r w:rsidR="00760250" w:rsidRPr="00004C95">
        <w:rPr>
          <w:rFonts w:ascii="Times New Roman" w:eastAsia="Times New Roman" w:hAnsi="Times New Roman" w:cs="Times New Roman"/>
          <w:sz w:val="24"/>
          <w:szCs w:val="24"/>
        </w:rPr>
        <w:t xml:space="preserve">confounding forces such as drift. We demonstrate the effectiveness and applicability of the </w:t>
      </w:r>
      <w:r w:rsidRPr="00004C95">
        <w:rPr>
          <w:rFonts w:ascii="Times New Roman" w:eastAsia="Times New Roman" w:hAnsi="Times New Roman" w:cs="Times New Roman"/>
          <w:sz w:val="24"/>
          <w:szCs w:val="24"/>
        </w:rPr>
        <w:t xml:space="preserve">TGI </w:t>
      </w:r>
      <w:r w:rsidR="00760250" w:rsidRPr="00004C95">
        <w:rPr>
          <w:rFonts w:ascii="Times New Roman" w:eastAsia="Times New Roman" w:hAnsi="Times New Roman" w:cs="Times New Roman"/>
          <w:sz w:val="24"/>
          <w:szCs w:val="24"/>
        </w:rPr>
        <w:t>approach using simulated genetic data</w:t>
      </w:r>
      <w:r w:rsidR="00A44B87"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where e</w:t>
      </w:r>
      <w:r w:rsidRPr="00004C95">
        <w:rPr>
          <w:rFonts w:ascii="Times New Roman" w:eastAsia="Times New Roman" w:hAnsi="Times New Roman" w:cs="Times New Roman"/>
          <w:sz w:val="24"/>
          <w:szCs w:val="24"/>
        </w:rPr>
        <w:t>ach simulation included</w:t>
      </w:r>
      <w:r w:rsidR="00760250" w:rsidRPr="00004C95">
        <w:rPr>
          <w:rFonts w:ascii="Times New Roman" w:eastAsia="Times New Roman" w:hAnsi="Times New Roman" w:cs="Times New Roman"/>
          <w:sz w:val="24"/>
          <w:szCs w:val="24"/>
        </w:rPr>
        <w:t xml:space="preserve"> multiple scenarios in which portions of a landscape </w:t>
      </w:r>
      <w:r w:rsidR="00A44B87"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affected by a non-selective demographic change</w:t>
      </w:r>
      <w:r w:rsidR="00760250" w:rsidRPr="00004C95">
        <w:rPr>
          <w:rStyle w:val="Marquedecommentaire"/>
          <w:rFonts w:ascii="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We </w:t>
      </w:r>
      <w:r w:rsidR="00A44B87" w:rsidRPr="00004C95">
        <w:rPr>
          <w:rFonts w:ascii="Times New Roman" w:eastAsia="Times New Roman" w:hAnsi="Times New Roman" w:cs="Times New Roman"/>
          <w:sz w:val="24"/>
          <w:szCs w:val="24"/>
        </w:rPr>
        <w:t xml:space="preserve">additionally determined how </w:t>
      </w:r>
      <w:r w:rsidR="00B96666" w:rsidRPr="00004C95">
        <w:rPr>
          <w:rFonts w:ascii="Times New Roman" w:eastAsia="Times New Roman" w:hAnsi="Times New Roman" w:cs="Times New Roman"/>
          <w:sz w:val="24"/>
          <w:szCs w:val="24"/>
        </w:rPr>
        <w:t>the ability of TGI to detect significant, atypical temporal variation in genetic diversity was affected by</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 xml:space="preserve">three </w:t>
      </w:r>
      <w:r w:rsidR="00760250" w:rsidRPr="00004C95">
        <w:rPr>
          <w:rFonts w:ascii="Times New Roman" w:eastAsia="Times New Roman" w:hAnsi="Times New Roman" w:cs="Times New Roman"/>
          <w:sz w:val="24"/>
          <w:szCs w:val="24"/>
        </w:rPr>
        <w:t>different demographic contexts</w:t>
      </w:r>
      <w:r w:rsidR="00B96666" w:rsidRPr="00004C95">
        <w:rPr>
          <w:rFonts w:ascii="Times New Roman" w:eastAsia="Times New Roman" w:hAnsi="Times New Roman" w:cs="Times New Roman"/>
          <w:sz w:val="24"/>
          <w:szCs w:val="24"/>
        </w:rPr>
        <w:t>: population</w:t>
      </w:r>
      <w:r w:rsidR="00760250" w:rsidRPr="00004C95">
        <w:rPr>
          <w:rFonts w:ascii="Times New Roman" w:eastAsia="Times New Roman" w:hAnsi="Times New Roman" w:cs="Times New Roman"/>
          <w:sz w:val="24"/>
          <w:szCs w:val="24"/>
        </w:rPr>
        <w:t xml:space="preserve"> dispersal ability, the number of populations affected by a demographic event (i.e., spatial extent</w:t>
      </w:r>
      <w:r w:rsidR="00B96666" w:rsidRPr="00004C95">
        <w:rPr>
          <w:rFonts w:ascii="Times New Roman" w:eastAsia="Times New Roman" w:hAnsi="Times New Roman" w:cs="Times New Roman"/>
          <w:sz w:val="24"/>
          <w:szCs w:val="24"/>
        </w:rPr>
        <w:t xml:space="preserve"> of the event</w:t>
      </w:r>
      <w:r w:rsidR="00760250"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time between two sampling efforts. W</w:t>
      </w:r>
      <w:r w:rsidR="00B96666" w:rsidRPr="00004C95">
        <w:rPr>
          <w:rFonts w:ascii="Times New Roman" w:eastAsia="Times New Roman" w:hAnsi="Times New Roman" w:cs="Times New Roman"/>
          <w:sz w:val="24"/>
          <w:szCs w:val="24"/>
        </w:rPr>
        <w:t xml:space="preserve">ith respect to these demographic contexts, we </w:t>
      </w:r>
      <w:r w:rsidR="00760250" w:rsidRPr="00004C95">
        <w:rPr>
          <w:rFonts w:ascii="Times New Roman" w:eastAsia="Times New Roman" w:hAnsi="Times New Roman" w:cs="Times New Roman"/>
          <w:sz w:val="24"/>
          <w:szCs w:val="24"/>
        </w:rPr>
        <w:t>predict</w:t>
      </w:r>
      <w:r w:rsidR="00810109" w:rsidRPr="00004C95">
        <w:rPr>
          <w:rFonts w:ascii="Times New Roman" w:eastAsia="Times New Roman" w:hAnsi="Times New Roman" w:cs="Times New Roman"/>
          <w:sz w:val="24"/>
          <w:szCs w:val="24"/>
        </w:rPr>
        <w:t>ed</w:t>
      </w:r>
      <w:r w:rsidR="00760250" w:rsidRPr="00004C95">
        <w:rPr>
          <w:rFonts w:ascii="Times New Roman" w:eastAsia="Times New Roman" w:hAnsi="Times New Roman" w:cs="Times New Roman"/>
          <w:sz w:val="24"/>
          <w:szCs w:val="24"/>
        </w:rPr>
        <w:t xml:space="preserve"> that our ability to detect</w:t>
      </w:r>
      <w:r w:rsidR="005D2C9D" w:rsidRPr="00004C95">
        <w:rPr>
          <w:rFonts w:ascii="Times New Roman" w:eastAsia="Times New Roman" w:hAnsi="Times New Roman" w:cs="Times New Roman"/>
          <w:sz w:val="24"/>
          <w:szCs w:val="24"/>
        </w:rPr>
        <w:t xml:space="preserve"> temporal genetic changes would</w:t>
      </w:r>
      <w:r w:rsidR="00B96666" w:rsidRPr="00004C95">
        <w:rPr>
          <w:rFonts w:ascii="Times New Roman" w:eastAsia="Times New Roman" w:hAnsi="Times New Roman" w:cs="Times New Roman"/>
          <w:sz w:val="24"/>
          <w:szCs w:val="24"/>
        </w:rPr>
        <w:t xml:space="preserve"> decrease</w:t>
      </w:r>
      <w:r w:rsidR="00760250" w:rsidRPr="00004C95">
        <w:rPr>
          <w:rFonts w:ascii="Times New Roman" w:eastAsia="Times New Roman" w:hAnsi="Times New Roman" w:cs="Times New Roman"/>
          <w:sz w:val="24"/>
          <w:szCs w:val="24"/>
        </w:rPr>
        <w:t xml:space="preserve"> </w:t>
      </w:r>
      <w:r w:rsidR="00810109" w:rsidRPr="00004C95">
        <w:rPr>
          <w:rFonts w:ascii="Times New Roman" w:eastAsia="Times New Roman" w:hAnsi="Times New Roman" w:cs="Times New Roman"/>
          <w:sz w:val="24"/>
          <w:szCs w:val="24"/>
        </w:rPr>
        <w:t xml:space="preserve">in populations with higher </w:t>
      </w:r>
      <w:r w:rsidR="00760250" w:rsidRPr="00004C95">
        <w:rPr>
          <w:rFonts w:ascii="Times New Roman" w:eastAsia="Times New Roman" w:hAnsi="Times New Roman" w:cs="Times New Roman"/>
          <w:sz w:val="24"/>
          <w:szCs w:val="24"/>
        </w:rPr>
        <w:t xml:space="preserve">dispersal </w:t>
      </w:r>
      <w:r w:rsidR="00810109"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because of the homogenizing effect of higher gene flow</w:t>
      </w:r>
      <w:r w:rsidR="005D2C9D" w:rsidRPr="00004C95">
        <w:rPr>
          <w:rFonts w:ascii="Times New Roman" w:eastAsia="Times New Roman" w:hAnsi="Times New Roman" w:cs="Times New Roman"/>
          <w:sz w:val="24"/>
          <w:szCs w:val="24"/>
        </w:rPr>
        <w:t xml:space="preserve"> and </w:t>
      </w:r>
      <w:r w:rsidR="00B96666" w:rsidRPr="00004C95">
        <w:rPr>
          <w:rFonts w:ascii="Times New Roman" w:eastAsia="Times New Roman" w:hAnsi="Times New Roman" w:cs="Times New Roman"/>
          <w:sz w:val="24"/>
          <w:szCs w:val="24"/>
        </w:rPr>
        <w:t>decrease when</w:t>
      </w:r>
      <w:r w:rsidR="00760250" w:rsidRPr="00004C95">
        <w:rPr>
          <w:rFonts w:ascii="Times New Roman" w:eastAsia="Times New Roman" w:hAnsi="Times New Roman" w:cs="Times New Roman"/>
          <w:sz w:val="24"/>
          <w:szCs w:val="24"/>
        </w:rPr>
        <w:t xml:space="preserve"> the time between successive sampling</w:t>
      </w:r>
      <w:r w:rsidR="00B96666" w:rsidRPr="00004C95">
        <w:rPr>
          <w:rFonts w:ascii="Times New Roman" w:eastAsia="Times New Roman" w:hAnsi="Times New Roman" w:cs="Times New Roman"/>
          <w:sz w:val="24"/>
          <w:szCs w:val="24"/>
        </w:rPr>
        <w:t xml:space="preserve"> events increased</w:t>
      </w:r>
      <w:r w:rsidR="00760250" w:rsidRPr="00004C95">
        <w:rPr>
          <w:rFonts w:ascii="Times New Roman" w:eastAsia="Times New Roman" w:hAnsi="Times New Roman" w:cs="Times New Roman"/>
          <w:sz w:val="24"/>
          <w:szCs w:val="24"/>
        </w:rPr>
        <w:t xml:space="preserve">, regardless of when an event occurred between </w:t>
      </w:r>
      <w:r w:rsidR="00B96666" w:rsidRPr="00004C95">
        <w:rPr>
          <w:rFonts w:ascii="Times New Roman" w:eastAsia="Times New Roman" w:hAnsi="Times New Roman" w:cs="Times New Roman"/>
          <w:sz w:val="24"/>
          <w:szCs w:val="24"/>
        </w:rPr>
        <w:t>samples</w:t>
      </w:r>
      <w:r w:rsidR="00760250" w:rsidRPr="00004C95">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r w:rsidR="00CB74D9" w:rsidRPr="00004C95">
        <w:rPr>
          <w:rFonts w:ascii="Times New Roman" w:eastAsia="Times New Roman" w:hAnsi="Times New Roman" w:cs="Times New Roman"/>
          <w:sz w:val="24"/>
          <w:szCs w:val="24"/>
        </w:rPr>
        <w:t xml:space="preserve"> A better understanding of the factors that influence temporal change</w:t>
      </w:r>
      <w:r w:rsidR="00F0618B">
        <w:rPr>
          <w:rFonts w:ascii="Times New Roman" w:eastAsia="Times New Roman" w:hAnsi="Times New Roman" w:cs="Times New Roman"/>
          <w:sz w:val="24"/>
          <w:szCs w:val="24"/>
        </w:rPr>
        <w:t>s</w:t>
      </w:r>
      <w:r w:rsidR="00CB74D9" w:rsidRPr="00004C95">
        <w:rPr>
          <w:rFonts w:ascii="Times New Roman" w:eastAsia="Times New Roman" w:hAnsi="Times New Roman" w:cs="Times New Roman"/>
          <w:sz w:val="24"/>
          <w:szCs w:val="24"/>
        </w:rPr>
        <w:t xml:space="preserve"> in genetic diversity through time and improved techniques to monitor these changes is essential to </w:t>
      </w:r>
      <w:r w:rsidR="00F0618B">
        <w:rPr>
          <w:rFonts w:ascii="Times New Roman" w:eastAsia="Times New Roman" w:hAnsi="Times New Roman" w:cs="Times New Roman"/>
          <w:sz w:val="24"/>
          <w:szCs w:val="24"/>
        </w:rPr>
        <w:t>describe and understand global biodiversity loss in the context of the current sixth mass extinction.</w:t>
      </w:r>
    </w:p>
    <w:p w14:paraId="64DF7CEF" w14:textId="79DA98A7" w:rsidR="00760250" w:rsidRPr="00004C95" w:rsidRDefault="00760250" w:rsidP="00182E94">
      <w:pPr>
        <w:pStyle w:val="Titre1"/>
        <w:spacing w:after="240" w:line="276" w:lineRule="auto"/>
      </w:pPr>
      <w:r w:rsidRPr="00004C95">
        <w:t>METHODS</w:t>
      </w:r>
    </w:p>
    <w:p w14:paraId="6CC8C5A6" w14:textId="0C7A97A1" w:rsidR="00760250" w:rsidRPr="00004C95" w:rsidRDefault="00760250" w:rsidP="00182E94">
      <w:pPr>
        <w:pStyle w:val="Titre2"/>
        <w:spacing w:after="240" w:line="276" w:lineRule="auto"/>
        <w:rPr>
          <w:lang w:val="en-US"/>
        </w:rPr>
      </w:pPr>
      <w:r w:rsidRPr="00004C95">
        <w:rPr>
          <w:lang w:val="en-US"/>
        </w:rPr>
        <w:t xml:space="preserve">Adapting </w:t>
      </w:r>
      <w:r w:rsidR="00C66A6C" w:rsidRPr="00004C95">
        <w:rPr>
          <w:lang w:val="en-US"/>
        </w:rPr>
        <w:t xml:space="preserve">TBI </w:t>
      </w:r>
      <w:r w:rsidRPr="00004C95">
        <w:rPr>
          <w:lang w:val="en-US"/>
        </w:rPr>
        <w:t>for genetic data</w:t>
      </w:r>
    </w:p>
    <w:p w14:paraId="6D534F90" w14:textId="52684AF4"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FC726D" w:rsidRPr="00004C95">
        <w:rPr>
          <w:rFonts w:ascii="Times New Roman" w:eastAsia="Times New Roman" w:hAnsi="Times New Roman" w:cs="Times New Roman"/>
          <w:sz w:val="24"/>
          <w:szCs w:val="24"/>
        </w:rPr>
        <w:t xml:space="preserve">emporal </w:t>
      </w:r>
      <w:r w:rsidR="001C7C1F" w:rsidRPr="00004C95">
        <w:rPr>
          <w:rFonts w:ascii="Times New Roman" w:eastAsia="Times New Roman" w:hAnsi="Times New Roman" w:cs="Times New Roman"/>
          <w:sz w:val="24"/>
          <w:szCs w:val="24"/>
        </w:rPr>
        <w:t>beta-</w:t>
      </w:r>
      <w:r w:rsidR="00FC726D"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9360E2" w:rsidRPr="00004C95">
        <w:rPr>
          <w:rFonts w:ascii="Times New Roman" w:eastAsia="Times New Roman" w:hAnsi="Times New Roman" w:cs="Times New Roman"/>
          <w:sz w:val="24"/>
          <w:szCs w:val="24"/>
        </w:rPr>
        <w:t xml:space="preserve">(TBI) </w:t>
      </w:r>
      <w:r w:rsidR="00FC726D" w:rsidRPr="00004C95">
        <w:rPr>
          <w:rFonts w:ascii="Times New Roman" w:eastAsia="Times New Roman" w:hAnsi="Times New Roman" w:cs="Times New Roman"/>
          <w:sz w:val="24"/>
          <w:szCs w:val="24"/>
        </w:rPr>
        <w:t xml:space="preserve">are calculated by </w:t>
      </w:r>
      <w:r w:rsidRPr="00004C95">
        <w:rPr>
          <w:rFonts w:ascii="Times New Roman" w:eastAsia="Times New Roman" w:hAnsi="Times New Roman" w:cs="Times New Roman"/>
          <w:sz w:val="24"/>
          <w:szCs w:val="24"/>
        </w:rPr>
        <w:t>computing dissimilarities in species composition between data sampled at two different times at all sampling sites</w:t>
      </w:r>
      <w:r w:rsidR="00B2536B" w:rsidRPr="00004C95">
        <w:rPr>
          <w:rFonts w:ascii="Times New Roman" w:eastAsia="Times New Roman" w:hAnsi="Times New Roman" w:cs="Times New Roman"/>
          <w:sz w:val="24"/>
          <w:szCs w:val="24"/>
        </w:rPr>
        <w:t>.</w:t>
      </w:r>
      <w:r w:rsidR="00FA735E">
        <w:rPr>
          <w:rFonts w:ascii="Times New Roman" w:eastAsia="Times New Roman" w:hAnsi="Times New Roman" w:cs="Times New Roman"/>
          <w:sz w:val="24"/>
          <w:szCs w:val="24"/>
        </w:rPr>
        <w:t xml:space="preserve"> TBI give local measures of change and th</w:t>
      </w:r>
      <w:r w:rsidR="00B2536B" w:rsidRPr="00004C95">
        <w:rPr>
          <w:rFonts w:ascii="Times New Roman" w:eastAsia="Times New Roman" w:hAnsi="Times New Roman" w:cs="Times New Roman"/>
          <w:sz w:val="24"/>
          <w:szCs w:val="24"/>
        </w:rPr>
        <w:t xml:space="preserve">e </w:t>
      </w:r>
      <w:r w:rsidRPr="00004C95">
        <w:rPr>
          <w:rFonts w:ascii="Times New Roman" w:eastAsia="Times New Roman" w:hAnsi="Times New Roman" w:cs="Times New Roman"/>
          <w:sz w:val="24"/>
          <w:szCs w:val="24"/>
        </w:rPr>
        <w:t xml:space="preserve">significance of these indices </w:t>
      </w:r>
      <w:r w:rsidR="00B2536B" w:rsidRPr="00004C95">
        <w:rPr>
          <w:rFonts w:ascii="Times New Roman" w:eastAsia="Times New Roman" w:hAnsi="Times New Roman" w:cs="Times New Roman"/>
          <w:sz w:val="24"/>
          <w:szCs w:val="24"/>
        </w:rPr>
        <w:t xml:space="preserve">is then tested </w:t>
      </w:r>
      <w:r w:rsidRPr="00004C95">
        <w:rPr>
          <w:rFonts w:ascii="Times New Roman" w:eastAsia="Times New Roman" w:hAnsi="Times New Roman" w:cs="Times New Roman"/>
          <w:sz w:val="24"/>
          <w:szCs w:val="24"/>
        </w:rPr>
        <w:t xml:space="preserve">through simultaneous permutations of the two site-by-species input matrices. </w:t>
      </w:r>
      <w:r w:rsidR="00FC726D" w:rsidRPr="00004C95">
        <w:rPr>
          <w:rFonts w:ascii="Times New Roman" w:eastAsia="Times New Roman" w:hAnsi="Times New Roman" w:cs="Times New Roman"/>
          <w:sz w:val="24"/>
          <w:szCs w:val="24"/>
        </w:rPr>
        <w:t>To</w:t>
      </w:r>
      <w:r w:rsidRPr="00004C95">
        <w:rPr>
          <w:rFonts w:ascii="Times New Roman" w:eastAsia="Times New Roman" w:hAnsi="Times New Roman" w:cs="Times New Roman"/>
          <w:sz w:val="24"/>
          <w:szCs w:val="24"/>
        </w:rPr>
        <w:t xml:space="preserve"> extend TBI to TGI, we </w:t>
      </w:r>
      <w:r w:rsidR="00FC726D" w:rsidRPr="00004C95">
        <w:rPr>
          <w:rFonts w:ascii="Times New Roman" w:eastAsia="Times New Roman" w:hAnsi="Times New Roman" w:cs="Times New Roman"/>
          <w:sz w:val="24"/>
          <w:szCs w:val="24"/>
        </w:rPr>
        <w:t>substituted community dissimilarities</w:t>
      </w:r>
      <w:r w:rsidR="006A6EC4" w:rsidRPr="00004C95">
        <w:rPr>
          <w:rFonts w:ascii="Times New Roman" w:eastAsia="Times New Roman" w:hAnsi="Times New Roman" w:cs="Times New Roman"/>
          <w:sz w:val="24"/>
          <w:szCs w:val="24"/>
        </w:rPr>
        <w:t xml:space="preserve"> with</w:t>
      </w:r>
      <w:r w:rsidR="00FC726D"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genetic distances </w:t>
      </w:r>
      <w:r w:rsidR="006A6EC4" w:rsidRPr="00004C95">
        <w:rPr>
          <w:rFonts w:ascii="Times New Roman" w:eastAsia="Times New Roman" w:hAnsi="Times New Roman" w:cs="Times New Roman"/>
          <w:sz w:val="24"/>
          <w:szCs w:val="24"/>
        </w:rPr>
        <w:t xml:space="preserve">calculated from site-level allele frequencies in order </w:t>
      </w:r>
      <w:r w:rsidRPr="00004C95">
        <w:rPr>
          <w:rFonts w:ascii="Times New Roman" w:eastAsia="Times New Roman" w:hAnsi="Times New Roman" w:cs="Times New Roman"/>
          <w:sz w:val="24"/>
          <w:szCs w:val="24"/>
        </w:rPr>
        <w:t>to compare two different temporal samples</w:t>
      </w:r>
      <w:r w:rsidR="007C1503" w:rsidRPr="00004C95">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r w:rsidRPr="00004C95">
        <w:rPr>
          <w:rFonts w:ascii="Times New Roman" w:eastAsia="Times New Roman" w:hAnsi="Times New Roman" w:cs="Times New Roman"/>
          <w:sz w:val="24"/>
          <w:szCs w:val="24"/>
        </w:rPr>
        <w:t xml:space="preserve">. </w:t>
      </w:r>
      <w:r w:rsidR="006A6EC4"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he null hypothesis </w:t>
      </w:r>
      <w:r w:rsidR="006A6EC4" w:rsidRPr="00004C95">
        <w:rPr>
          <w:rFonts w:ascii="Times New Roman" w:eastAsia="Times New Roman" w:hAnsi="Times New Roman" w:cs="Times New Roman"/>
          <w:sz w:val="24"/>
          <w:szCs w:val="24"/>
        </w:rPr>
        <w:t xml:space="preserve">in this case </w:t>
      </w:r>
      <w:r w:rsidRPr="00004C95">
        <w:rPr>
          <w:rFonts w:ascii="Times New Roman" w:eastAsia="Times New Roman" w:hAnsi="Times New Roman" w:cs="Times New Roman"/>
          <w:sz w:val="24"/>
          <w:szCs w:val="24"/>
        </w:rPr>
        <w:t xml:space="preserve">is that genetic composition </w:t>
      </w:r>
      <w:r w:rsidR="006A6EC4" w:rsidRPr="00004C95">
        <w:rPr>
          <w:rFonts w:ascii="Times New Roman" w:eastAsia="Times New Roman" w:hAnsi="Times New Roman" w:cs="Times New Roman"/>
          <w:sz w:val="24"/>
          <w:szCs w:val="24"/>
        </w:rPr>
        <w:t xml:space="preserve">between the two time points </w:t>
      </w:r>
      <w:r w:rsidRPr="00004C95">
        <w:rPr>
          <w:rFonts w:ascii="Times New Roman" w:eastAsia="Times New Roman" w:hAnsi="Times New Roman" w:cs="Times New Roman"/>
          <w:sz w:val="24"/>
          <w:szCs w:val="24"/>
        </w:rPr>
        <w:t xml:space="preserve">does not differ more than </w:t>
      </w:r>
      <w:r w:rsidR="006A6EC4" w:rsidRPr="00004C95">
        <w:rPr>
          <w:rFonts w:ascii="Times New Roman" w:eastAsia="Times New Roman" w:hAnsi="Times New Roman" w:cs="Times New Roman"/>
          <w:sz w:val="24"/>
          <w:szCs w:val="24"/>
        </w:rPr>
        <w:t xml:space="preserve">would be </w:t>
      </w:r>
      <w:r w:rsidRPr="00004C95">
        <w:rPr>
          <w:rFonts w:ascii="Times New Roman" w:eastAsia="Times New Roman" w:hAnsi="Times New Roman" w:cs="Times New Roman"/>
          <w:sz w:val="24"/>
          <w:szCs w:val="24"/>
        </w:rPr>
        <w:t xml:space="preserve">expected </w:t>
      </w:r>
      <w:r w:rsidR="006A6EC4" w:rsidRPr="00004C95">
        <w:rPr>
          <w:rFonts w:ascii="Times New Roman" w:eastAsia="Times New Roman" w:hAnsi="Times New Roman" w:cs="Times New Roman"/>
          <w:sz w:val="24"/>
          <w:szCs w:val="24"/>
        </w:rPr>
        <w:t xml:space="preserve">due to background </w:t>
      </w:r>
      <w:r w:rsidRPr="00004C95">
        <w:rPr>
          <w:rFonts w:ascii="Times New Roman" w:eastAsia="Times New Roman" w:hAnsi="Times New Roman" w:cs="Times New Roman"/>
          <w:sz w:val="24"/>
          <w:szCs w:val="24"/>
        </w:rPr>
        <w:t>processes typical to the landscape.</w:t>
      </w:r>
    </w:p>
    <w:p w14:paraId="5E90054A" w14:textId="4AB358F4"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Indeed, </w:t>
      </w:r>
      <w:r w:rsidR="006A6EC4" w:rsidRPr="00004C95">
        <w:rPr>
          <w:rFonts w:ascii="Times New Roman" w:eastAsia="Times New Roman" w:hAnsi="Times New Roman" w:cs="Times New Roman"/>
          <w:sz w:val="24"/>
          <w:szCs w:val="24"/>
        </w:rPr>
        <w:t xml:space="preserve">background </w:t>
      </w:r>
      <w:r w:rsidRPr="00004C95">
        <w:rPr>
          <w:rFonts w:ascii="Times New Roman" w:eastAsia="Times New Roman" w:hAnsi="Times New Roman" w:cs="Times New Roman"/>
          <w:sz w:val="24"/>
          <w:szCs w:val="24"/>
        </w:rPr>
        <w:t>genetic processes</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such as drift</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can also </w:t>
      </w:r>
      <w:r w:rsidR="006A6EC4" w:rsidRPr="00004C95">
        <w:rPr>
          <w:rFonts w:ascii="Times New Roman" w:eastAsia="Times New Roman" w:hAnsi="Times New Roman" w:cs="Times New Roman"/>
          <w:sz w:val="24"/>
          <w:szCs w:val="24"/>
        </w:rPr>
        <w:t>produce</w:t>
      </w:r>
      <w:r w:rsidRPr="00004C95">
        <w:rPr>
          <w:rFonts w:ascii="Times New Roman" w:eastAsia="Times New Roman" w:hAnsi="Times New Roman" w:cs="Times New Roman"/>
          <w:sz w:val="24"/>
          <w:szCs w:val="24"/>
        </w:rPr>
        <w:t xml:space="preserve"> temporal differences in genetic structure</w:t>
      </w:r>
      <w:r w:rsidR="00571DB9" w:rsidRPr="00004C95">
        <w:rPr>
          <w:rFonts w:ascii="Times New Roman" w:eastAsia="Times New Roman" w:hAnsi="Times New Roman" w:cs="Times New Roman"/>
          <w:sz w:val="24"/>
          <w:szCs w:val="24"/>
        </w:rPr>
        <w:t>, and so</w:t>
      </w:r>
      <w:r w:rsidRPr="00004C95">
        <w:rPr>
          <w:rFonts w:ascii="Times New Roman" w:eastAsia="Times New Roman" w:hAnsi="Times New Roman" w:cs="Times New Roman"/>
          <w:sz w:val="24"/>
          <w:szCs w:val="24"/>
        </w:rPr>
        <w:t xml:space="preserve"> </w:t>
      </w:r>
      <w:r w:rsidR="00571DB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challenge </w:t>
      </w:r>
      <w:r w:rsidR="006A6EC4" w:rsidRPr="00004C95">
        <w:rPr>
          <w:rFonts w:ascii="Times New Roman" w:eastAsia="Times New Roman" w:hAnsi="Times New Roman" w:cs="Times New Roman"/>
          <w:sz w:val="24"/>
          <w:szCs w:val="24"/>
        </w:rPr>
        <w:t xml:space="preserve">in designing TGI was </w:t>
      </w:r>
      <w:r w:rsidRPr="00004C95">
        <w:rPr>
          <w:rFonts w:ascii="Times New Roman" w:eastAsia="Times New Roman" w:hAnsi="Times New Roman" w:cs="Times New Roman"/>
          <w:sz w:val="24"/>
          <w:szCs w:val="24"/>
        </w:rPr>
        <w:t xml:space="preserve">to identify temporal changes that are significantly different from what would </w:t>
      </w:r>
      <w:r w:rsidR="006A6EC4" w:rsidRPr="00004C95">
        <w:rPr>
          <w:rFonts w:ascii="Times New Roman" w:eastAsia="Times New Roman" w:hAnsi="Times New Roman" w:cs="Times New Roman"/>
          <w:sz w:val="24"/>
          <w:szCs w:val="24"/>
        </w:rPr>
        <w:t xml:space="preserve">be </w:t>
      </w:r>
      <w:r w:rsidRPr="00004C95">
        <w:rPr>
          <w:rFonts w:ascii="Times New Roman" w:eastAsia="Times New Roman" w:hAnsi="Times New Roman" w:cs="Times New Roman"/>
          <w:sz w:val="24"/>
          <w:szCs w:val="24"/>
        </w:rPr>
        <w:t>expect</w:t>
      </w:r>
      <w:r w:rsidR="006A6EC4"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under a scenario</w:t>
      </w:r>
      <w:r w:rsidR="00793678" w:rsidRPr="00004C95">
        <w:rPr>
          <w:rFonts w:ascii="Times New Roman" w:eastAsia="Times New Roman" w:hAnsi="Times New Roman" w:cs="Times New Roman"/>
          <w:sz w:val="24"/>
          <w:szCs w:val="24"/>
        </w:rPr>
        <w:t xml:space="preserve"> with drift and other </w:t>
      </w:r>
      <w:r w:rsidR="00793678" w:rsidRPr="00004C95">
        <w:rPr>
          <w:rFonts w:ascii="Times New Roman" w:eastAsia="Times New Roman" w:hAnsi="Times New Roman" w:cs="Times New Roman"/>
          <w:sz w:val="24"/>
          <w:szCs w:val="24"/>
        </w:rPr>
        <w:lastRenderedPageBreak/>
        <w:t>common sources of variation</w:t>
      </w:r>
      <w:r w:rsidRPr="00004C95">
        <w:rPr>
          <w:rFonts w:ascii="Times New Roman" w:eastAsia="Times New Roman" w:hAnsi="Times New Roman" w:cs="Times New Roman"/>
          <w:sz w:val="24"/>
          <w:szCs w:val="24"/>
        </w:rPr>
        <w:t xml:space="preserve">. </w:t>
      </w:r>
      <w:r w:rsidR="00EE5414" w:rsidRPr="00004C95">
        <w:rPr>
          <w:rFonts w:ascii="Times New Roman" w:eastAsia="Times New Roman" w:hAnsi="Times New Roman" w:cs="Times New Roman"/>
          <w:sz w:val="24"/>
          <w:szCs w:val="24"/>
        </w:rPr>
        <w:t>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r w:rsidR="00610EB2">
        <w:rPr>
          <w:rFonts w:ascii="Times New Roman" w:eastAsia="Times New Roman" w:hAnsi="Times New Roman" w:cs="Times New Roman"/>
          <w:sz w:val="24"/>
          <w:szCs w:val="24"/>
        </w:rPr>
        <w:t xml:space="preserve"> </w:t>
      </w:r>
      <w:r w:rsidR="00D729EF">
        <w:rPr>
          <w:rFonts w:ascii="Times New Roman" w:eastAsia="Times New Roman" w:hAnsi="Times New Roman" w:cs="Times New Roman"/>
          <w:sz w:val="24"/>
          <w:szCs w:val="24"/>
        </w:rPr>
        <w:t xml:space="preserve">This randomly-generated distribution of genetic distances allows us to approximate many landscapes where only typical processes (e.g. drift) take place. </w:t>
      </w:r>
      <w:r w:rsidR="002E5FED" w:rsidRPr="00004C95">
        <w:rPr>
          <w:rFonts w:ascii="Times New Roman" w:eastAsia="Times New Roman" w:hAnsi="Times New Roman" w:cs="Times New Roman"/>
          <w:sz w:val="24"/>
          <w:szCs w:val="24"/>
        </w:rPr>
        <w:t>For each of the two input genotypic matrices</w:t>
      </w:r>
      <w:r w:rsidR="00F94105" w:rsidRPr="00004C95">
        <w:rPr>
          <w:rFonts w:ascii="Times New Roman" w:eastAsia="Times New Roman" w:hAnsi="Times New Roman" w:cs="Times New Roman"/>
          <w:sz w:val="24"/>
          <w:szCs w:val="24"/>
        </w:rPr>
        <w:t>, which were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obtained</w:t>
      </w:r>
      <w:r w:rsidR="002E5FED" w:rsidRPr="00004C95">
        <w:rPr>
          <w:rFonts w:ascii="Times New Roman" w:eastAsia="Times New Roman" w:hAnsi="Times New Roman" w:cs="Times New Roman"/>
          <w:sz w:val="24"/>
          <w:szCs w:val="24"/>
        </w:rPr>
        <w:t xml:space="preserve"> from </w:t>
      </w:r>
      <w:r w:rsidR="00F94105" w:rsidRPr="00004C95">
        <w:rPr>
          <w:rFonts w:ascii="Times New Roman" w:eastAsia="Times New Roman" w:hAnsi="Times New Roman" w:cs="Times New Roman"/>
          <w:sz w:val="24"/>
          <w:szCs w:val="24"/>
        </w:rPr>
        <w:t xml:space="preserve">two </w:t>
      </w:r>
      <w:r w:rsidR="002E5FED" w:rsidRPr="00004C95">
        <w:rPr>
          <w:rFonts w:ascii="Times New Roman" w:eastAsia="Times New Roman" w:hAnsi="Times New Roman" w:cs="Times New Roman"/>
          <w:sz w:val="24"/>
          <w:szCs w:val="24"/>
        </w:rPr>
        <w:t xml:space="preserve">temporally distinct samples, we permuted the genotypes at each locus (see Fig. 1B for a simple example showing how we conducted </w:t>
      </w:r>
      <w:r w:rsidR="00436FC5" w:rsidRPr="00004C95">
        <w:rPr>
          <w:rFonts w:ascii="Times New Roman" w:eastAsia="Times New Roman" w:hAnsi="Times New Roman" w:cs="Times New Roman"/>
          <w:sz w:val="24"/>
          <w:szCs w:val="24"/>
        </w:rPr>
        <w:t>the permutations, for a two-population</w:t>
      </w:r>
      <w:r w:rsidR="002E5FED" w:rsidRPr="00004C95">
        <w:rPr>
          <w:rFonts w:ascii="Times New Roman" w:eastAsia="Times New Roman" w:hAnsi="Times New Roman" w:cs="Times New Roman"/>
          <w:sz w:val="24"/>
          <w:szCs w:val="24"/>
        </w:rPr>
        <w:t xml:space="preserve"> landscape). Permutations were performed using the </w:t>
      </w:r>
      <w:r w:rsidR="002E5FED" w:rsidRPr="00004C95">
        <w:rPr>
          <w:rFonts w:ascii="Times New Roman" w:eastAsia="Times New Roman" w:hAnsi="Times New Roman" w:cs="Times New Roman"/>
          <w:i/>
          <w:sz w:val="24"/>
          <w:szCs w:val="24"/>
        </w:rPr>
        <w:t>poppr</w:t>
      </w:r>
      <w:r w:rsidR="002E5FED" w:rsidRPr="00004C95">
        <w:rPr>
          <w:rFonts w:ascii="Times New Roman" w:eastAsia="Times New Roman" w:hAnsi="Times New Roman" w:cs="Times New Roman"/>
          <w:sz w:val="24"/>
          <w:szCs w:val="24"/>
        </w:rPr>
        <w:t xml:space="preserve"> R package (see </w:t>
      </w:r>
      <w:r w:rsidR="002E5FED" w:rsidRPr="00004C95">
        <w:rPr>
          <w:rFonts w:ascii="Times New Roman" w:eastAsia="Times New Roman" w:hAnsi="Times New Roman" w:cs="Times New Roman"/>
          <w:i/>
          <w:sz w:val="24"/>
          <w:szCs w:val="24"/>
        </w:rPr>
        <w:t>Software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to</w:t>
      </w:r>
      <w:r w:rsidR="002E5FED" w:rsidRPr="00004C95">
        <w:rPr>
          <w:rFonts w:ascii="Times New Roman" w:eastAsia="Times New Roman" w:hAnsi="Times New Roman" w:cs="Times New Roman"/>
          <w:sz w:val="24"/>
          <w:szCs w:val="24"/>
        </w:rPr>
        <w:t xml:space="preserve"> maintain allelic structure and heterozygosity </w:t>
      </w:r>
      <w:r w:rsidR="002E5FED"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(Agapow &amp; Burt, 2001)</w:t>
      </w:r>
      <w:r w:rsidR="002E5FED" w:rsidRPr="00004C95">
        <w:rPr>
          <w:rFonts w:ascii="Times New Roman" w:eastAsia="Times New Roman" w:hAnsi="Times New Roman" w:cs="Times New Roman"/>
          <w:sz w:val="24"/>
          <w:szCs w:val="24"/>
        </w:rPr>
        <w:fldChar w:fldCharType="end"/>
      </w:r>
      <w:r w:rsidR="002E5FE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We used 999 permutations </w:t>
      </w:r>
      <w:r w:rsidR="00B7561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all analyses.</w:t>
      </w:r>
    </w:p>
    <w:p w14:paraId="4FA137F9" w14:textId="77777777" w:rsidR="00760250" w:rsidRPr="00004C95" w:rsidRDefault="00760250" w:rsidP="00182E94">
      <w:pPr>
        <w:pStyle w:val="Titre2"/>
        <w:spacing w:after="240" w:line="276" w:lineRule="auto"/>
        <w:rPr>
          <w:lang w:val="en-US"/>
        </w:rPr>
      </w:pPr>
      <w:r w:rsidRPr="00004C95">
        <w:rPr>
          <w:lang w:val="en-US"/>
        </w:rPr>
        <w:t>Genetic distance</w:t>
      </w:r>
    </w:p>
    <w:p w14:paraId="76ED1CAD" w14:textId="19467D58" w:rsidR="00760250" w:rsidRPr="00004C95" w:rsidRDefault="00760250" w:rsidP="00182E94">
      <w:pPr>
        <w:spacing w:after="240" w:line="276" w:lineRule="auto"/>
        <w:rPr>
          <w:rFonts w:ascii="Times New Roman" w:eastAsia="Times New Roman" w:hAnsi="Times New Roman" w:cs="Times New Roman"/>
          <w:i/>
          <w:sz w:val="24"/>
          <w:szCs w:val="24"/>
        </w:rPr>
      </w:pPr>
      <w:r w:rsidRPr="00004C95">
        <w:rPr>
          <w:rFonts w:ascii="Times New Roman" w:eastAsia="Times New Roman" w:hAnsi="Times New Roman" w:cs="Times New Roman"/>
          <w:sz w:val="24"/>
          <w:szCs w:val="24"/>
        </w:rPr>
        <w:t xml:space="preserve">Genetic distances between </w:t>
      </w:r>
      <w:r w:rsidR="006A6EC4"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 xml:space="preserve">points for a given location were calculated using Rogers’ genetic distance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(Rogers, 1972)</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which is similar to the Euclidean genetic distance (see Annex A). </w:t>
      </w:r>
      <w:r w:rsidR="006A6EC4" w:rsidRPr="00004C95">
        <w:rPr>
          <w:rFonts w:ascii="Times New Roman" w:eastAsia="Times New Roman" w:hAnsi="Times New Roman" w:cs="Times New Roman"/>
          <w:sz w:val="24"/>
          <w:szCs w:val="24"/>
        </w:rPr>
        <w:t xml:space="preserve">Rogers’ distance </w:t>
      </w:r>
      <w:r w:rsidRPr="00004C95">
        <w:rPr>
          <w:rFonts w:ascii="Times New Roman" w:eastAsia="Times New Roman" w:hAnsi="Times New Roman" w:cs="Times New Roman"/>
          <w:sz w:val="24"/>
          <w:szCs w:val="24"/>
        </w:rPr>
        <w:t xml:space="preserve">makes no assumptions about base-pair substitutions or time since separation and is </w:t>
      </w:r>
      <w:r w:rsidR="007C1503" w:rsidRPr="00004C95">
        <w:rPr>
          <w:rFonts w:ascii="Times New Roman" w:eastAsia="Times New Roman" w:hAnsi="Times New Roman" w:cs="Times New Roman"/>
          <w:sz w:val="24"/>
          <w:szCs w:val="24"/>
        </w:rPr>
        <w:t xml:space="preserve">therefore </w:t>
      </w:r>
      <w:r w:rsidRPr="00004C95">
        <w:rPr>
          <w:rFonts w:ascii="Times New Roman" w:eastAsia="Times New Roman" w:hAnsi="Times New Roman" w:cs="Times New Roman"/>
          <w:sz w:val="24"/>
          <w:szCs w:val="24"/>
        </w:rPr>
        <w:t xml:space="preserve">suitable to study short-term dynamics. It has </w:t>
      </w:r>
      <w:r w:rsidR="006A6EC4" w:rsidRPr="00004C95">
        <w:rPr>
          <w:rFonts w:ascii="Times New Roman" w:eastAsia="Times New Roman" w:hAnsi="Times New Roman" w:cs="Times New Roman"/>
          <w:sz w:val="24"/>
          <w:szCs w:val="24"/>
        </w:rPr>
        <w:t xml:space="preserve">most </w:t>
      </w:r>
      <w:r w:rsidRPr="00004C95">
        <w:rPr>
          <w:rFonts w:ascii="Times New Roman" w:eastAsia="Times New Roman" w:hAnsi="Times New Roman" w:cs="Times New Roman"/>
          <w:sz w:val="24"/>
          <w:szCs w:val="24"/>
        </w:rPr>
        <w:t xml:space="preserve">recently been used to investigate genetic </w:t>
      </w:r>
      <w:r w:rsidR="006D3730" w:rsidRPr="00004C95">
        <w:rPr>
          <w:rFonts w:ascii="Times New Roman" w:eastAsia="Times New Roman" w:hAnsi="Times New Roman" w:cs="Times New Roman"/>
          <w:sz w:val="24"/>
          <w:szCs w:val="24"/>
        </w:rPr>
        <w:t>diversity</w:t>
      </w:r>
      <w:r w:rsidRPr="00004C95">
        <w:rPr>
          <w:rFonts w:ascii="Times New Roman" w:eastAsia="Times New Roman" w:hAnsi="Times New Roman" w:cs="Times New Roman"/>
          <w:sz w:val="24"/>
          <w:szCs w:val="24"/>
        </w:rPr>
        <w:t xml:space="preserve"> in a pond turtle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(Pereira, Teixeira, &amp; Velo-Antón,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a fungus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(Bennett &amp; Stone,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computed </w:t>
      </w:r>
      <w:r w:rsidR="006A6EC4" w:rsidRPr="00004C95">
        <w:rPr>
          <w:rFonts w:ascii="Times New Roman" w:eastAsia="Times New Roman" w:hAnsi="Times New Roman" w:cs="Times New Roman"/>
          <w:sz w:val="24"/>
          <w:szCs w:val="24"/>
        </w:rPr>
        <w:t xml:space="preserve">Rogers’ </w:t>
      </w:r>
      <w:r w:rsidRPr="00004C95">
        <w:rPr>
          <w:rFonts w:ascii="Times New Roman" w:eastAsia="Times New Roman" w:hAnsi="Times New Roman" w:cs="Times New Roman"/>
          <w:sz w:val="24"/>
          <w:szCs w:val="24"/>
        </w:rPr>
        <w:t xml:space="preserve">distance using the </w:t>
      </w:r>
      <w:r w:rsidRPr="00004C95">
        <w:rPr>
          <w:rFonts w:ascii="Times New Roman" w:eastAsia="Times New Roman" w:hAnsi="Times New Roman" w:cs="Times New Roman"/>
          <w:i/>
          <w:sz w:val="24"/>
          <w:szCs w:val="24"/>
        </w:rPr>
        <w:t>dist.genpop</w:t>
      </w:r>
      <w:r w:rsidRPr="00004C95">
        <w:rPr>
          <w:rFonts w:ascii="Times New Roman" w:eastAsia="Times New Roman" w:hAnsi="Times New Roman" w:cs="Times New Roman"/>
          <w:sz w:val="24"/>
          <w:szCs w:val="24"/>
        </w:rPr>
        <w:t xml:space="preserve"> function from the </w:t>
      </w:r>
      <w:r w:rsidRPr="00004C95">
        <w:rPr>
          <w:rFonts w:ascii="Times New Roman" w:eastAsia="Times New Roman" w:hAnsi="Times New Roman" w:cs="Times New Roman"/>
          <w:i/>
          <w:sz w:val="24"/>
          <w:szCs w:val="24"/>
        </w:rPr>
        <w:t xml:space="preserve">adegenet </w:t>
      </w:r>
      <w:r w:rsidRPr="00004C95">
        <w:rPr>
          <w:rFonts w:ascii="Times New Roman" w:eastAsia="Times New Roman" w:hAnsi="Times New Roman" w:cs="Times New Roman"/>
          <w:sz w:val="24"/>
          <w:szCs w:val="24"/>
        </w:rPr>
        <w:t xml:space="preserve">R package (see </w:t>
      </w:r>
      <w:r w:rsidRPr="00004C95">
        <w:rPr>
          <w:rFonts w:ascii="Times New Roman" w:eastAsia="Times New Roman" w:hAnsi="Times New Roman" w:cs="Times New Roman"/>
          <w:i/>
          <w:sz w:val="24"/>
          <w:szCs w:val="24"/>
        </w:rPr>
        <w:t>Software</w:t>
      </w:r>
      <w:r w:rsidRPr="00004C95">
        <w:rPr>
          <w:rFonts w:ascii="Times New Roman" w:eastAsia="Times New Roman" w:hAnsi="Times New Roman" w:cs="Times New Roman"/>
          <w:sz w:val="24"/>
          <w:szCs w:val="24"/>
        </w:rPr>
        <w:t>).</w:t>
      </w:r>
    </w:p>
    <w:p w14:paraId="10A26033" w14:textId="77777777" w:rsidR="00760250" w:rsidRPr="00004C95" w:rsidRDefault="00760250" w:rsidP="00182E94">
      <w:pPr>
        <w:pStyle w:val="Titre2"/>
        <w:spacing w:after="240" w:line="276" w:lineRule="auto"/>
        <w:rPr>
          <w:lang w:val="en-US"/>
        </w:rPr>
      </w:pPr>
      <w:bookmarkStart w:id="0" w:name="_Toc471728242"/>
      <w:bookmarkStart w:id="1" w:name="_Toc479591296"/>
      <w:r w:rsidRPr="00004C95">
        <w:rPr>
          <w:lang w:val="en-US"/>
        </w:rPr>
        <w:t>Simulation framework</w:t>
      </w:r>
      <w:bookmarkEnd w:id="0"/>
      <w:bookmarkEnd w:id="1"/>
    </w:p>
    <w:p w14:paraId="40512EA3" w14:textId="579D1308"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initial genetic structure, spatial distribution of individuals, dispersal characteristics, and life</w:t>
      </w:r>
      <w:r w:rsidR="001C7C1F"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history traits of the population. The physical landscape we simulated was a homogeneous</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interconnected </w:t>
      </w:r>
      <w:r w:rsidR="00E40D21" w:rsidRPr="00004C95">
        <w:rPr>
          <w:rFonts w:ascii="Times New Roman" w:eastAsia="Times New Roman" w:hAnsi="Times New Roman" w:cs="Times New Roman"/>
          <w:sz w:val="24"/>
          <w:szCs w:val="24"/>
        </w:rPr>
        <w:t xml:space="preserve">5 </w:t>
      </w:r>
      <w:r w:rsidR="00E40D21"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5 </w:t>
      </w:r>
      <w:r w:rsidRPr="00004C95">
        <w:rPr>
          <w:rFonts w:ascii="Times New Roman" w:eastAsia="Times New Roman" w:hAnsi="Times New Roman" w:cs="Times New Roman"/>
          <w:sz w:val="24"/>
          <w:szCs w:val="24"/>
        </w:rPr>
        <w:t>square grid</w:t>
      </w:r>
      <w:r w:rsidR="00E40D2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 xml:space="preserve">with </w:t>
      </w:r>
      <w:r w:rsidRPr="00004C95">
        <w:rPr>
          <w:rFonts w:ascii="Times New Roman" w:eastAsia="Times New Roman" w:hAnsi="Times New Roman" w:cs="Times New Roman"/>
          <w:sz w:val="24"/>
          <w:szCs w:val="24"/>
        </w:rPr>
        <w:t xml:space="preserve">each </w:t>
      </w:r>
      <w:r w:rsidR="00E40D21" w:rsidRPr="00004C95">
        <w:rPr>
          <w:rFonts w:ascii="Times New Roman" w:eastAsia="Times New Roman" w:hAnsi="Times New Roman" w:cs="Times New Roman"/>
          <w:sz w:val="24"/>
          <w:szCs w:val="24"/>
        </w:rPr>
        <w:t xml:space="preserve">of the 25 </w:t>
      </w:r>
      <w:r w:rsidRPr="00004C95">
        <w:rPr>
          <w:rFonts w:ascii="Times New Roman" w:eastAsia="Times New Roman" w:hAnsi="Times New Roman" w:cs="Times New Roman"/>
          <w:sz w:val="24"/>
          <w:szCs w:val="24"/>
        </w:rPr>
        <w:t>cell</w:t>
      </w:r>
      <w:r w:rsidR="00E40D21"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representing a population. Each population had a maximum carrying capacity of 50</w:t>
      </w:r>
      <w:r w:rsidR="00312DA7"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individuals</w:t>
      </w:r>
      <w:r w:rsidR="00E40D21"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E40D21" w:rsidRPr="00004C95">
        <w:rPr>
          <w:rFonts w:ascii="Times New Roman" w:eastAsia="Times New Roman" w:hAnsi="Times New Roman" w:cs="Times New Roman"/>
          <w:sz w:val="24"/>
          <w:szCs w:val="24"/>
        </w:rPr>
        <w:t>t</w:t>
      </w:r>
      <w:r w:rsidR="00813CD6" w:rsidRPr="00004C95">
        <w:rPr>
          <w:rFonts w:ascii="Times New Roman" w:eastAsia="Times New Roman" w:hAnsi="Times New Roman" w:cs="Times New Roman"/>
          <w:sz w:val="24"/>
          <w:szCs w:val="24"/>
        </w:rPr>
        <w:t>he populated landscape therefore contained a maximum of 1</w:t>
      </w:r>
      <w:r w:rsidR="00F94105" w:rsidRPr="00004C95">
        <w:rPr>
          <w:rFonts w:ascii="Times New Roman" w:eastAsia="Times New Roman" w:hAnsi="Times New Roman" w:cs="Times New Roman"/>
          <w:sz w:val="24"/>
          <w:szCs w:val="24"/>
        </w:rPr>
        <w:t>,</w:t>
      </w:r>
      <w:r w:rsidR="00813CD6" w:rsidRPr="00004C95">
        <w:rPr>
          <w:rFonts w:ascii="Times New Roman" w:eastAsia="Times New Roman" w:hAnsi="Times New Roman" w:cs="Times New Roman"/>
          <w:sz w:val="24"/>
          <w:szCs w:val="24"/>
        </w:rPr>
        <w:t>250</w:t>
      </w:r>
      <w:r w:rsidR="00BD5B94" w:rsidRPr="00004C95">
        <w:rPr>
          <w:rFonts w:ascii="Times New Roman" w:eastAsia="Times New Roman" w:hAnsi="Times New Roman" w:cs="Times New Roman"/>
          <w:sz w:val="24"/>
          <w:szCs w:val="24"/>
        </w:rPr>
        <w:t xml:space="preserve"> </w:t>
      </w:r>
      <w:r w:rsidR="00BD5B94" w:rsidRPr="00004C95">
        <w:rPr>
          <w:rFonts w:ascii="Times New Roman" w:hAnsi="Times New Roman" w:cs="Times New Roman"/>
          <w:sz w:val="24"/>
          <w:szCs w:val="24"/>
        </w:rPr>
        <w:t>(25 × 50</w:t>
      </w:r>
      <w:r w:rsidR="00312DA7" w:rsidRPr="00004C95">
        <w:rPr>
          <w:rFonts w:ascii="Times New Roman" w:hAnsi="Times New Roman" w:cs="Times New Roman"/>
          <w:sz w:val="24"/>
          <w:szCs w:val="24"/>
        </w:rPr>
        <w:t xml:space="preserve">) </w:t>
      </w:r>
      <w:r w:rsidR="00813CD6" w:rsidRPr="00004C95">
        <w:rPr>
          <w:rFonts w:ascii="Times New Roman" w:eastAsia="Times New Roman" w:hAnsi="Times New Roman" w:cs="Times New Roman"/>
          <w:sz w:val="24"/>
          <w:szCs w:val="24"/>
        </w:rPr>
        <w:t xml:space="preserve">individuals. </w:t>
      </w:r>
      <w:r w:rsidRPr="00004C95">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004C95">
        <w:rPr>
          <w:rFonts w:ascii="Times New Roman" w:eastAsia="Times New Roman" w:hAnsi="Times New Roman" w:cs="Times New Roman"/>
          <w:sz w:val="24"/>
          <w:szCs w:val="24"/>
        </w:rPr>
        <w:t xml:space="preserve">individual </w:t>
      </w:r>
      <w:r w:rsidRPr="00004C95">
        <w:rPr>
          <w:rFonts w:ascii="Times New Roman" w:eastAsia="Times New Roman" w:hAnsi="Times New Roman" w:cs="Times New Roman"/>
          <w:sz w:val="24"/>
          <w:szCs w:val="24"/>
        </w:rPr>
        <w:t xml:space="preserve">consisted of 100 neutral, unlinked, bi-allelic </w:t>
      </w:r>
      <w:r w:rsidR="00F94105" w:rsidRPr="00004C95">
        <w:rPr>
          <w:rFonts w:ascii="Times New Roman" w:eastAsia="Times New Roman" w:hAnsi="Times New Roman" w:cs="Times New Roman"/>
          <w:sz w:val="24"/>
          <w:szCs w:val="24"/>
        </w:rPr>
        <w:t xml:space="preserve">single nucleotide polymorphism (SNP) </w:t>
      </w:r>
      <w:r w:rsidRPr="00004C95">
        <w:rPr>
          <w:rFonts w:ascii="Times New Roman" w:eastAsia="Times New Roman" w:hAnsi="Times New Roman" w:cs="Times New Roman"/>
          <w:sz w:val="24"/>
          <w:szCs w:val="24"/>
        </w:rPr>
        <w:t xml:space="preserve">loci. The </w:t>
      </w:r>
      <w:r w:rsidR="00436FC5" w:rsidRPr="00004C95">
        <w:rPr>
          <w:rFonts w:ascii="Times New Roman" w:eastAsia="Times New Roman" w:hAnsi="Times New Roman" w:cs="Times New Roman"/>
          <w:sz w:val="24"/>
          <w:szCs w:val="24"/>
        </w:rPr>
        <w:t xml:space="preserve">nuclear </w:t>
      </w:r>
      <w:r w:rsidRPr="00004C95">
        <w:rPr>
          <w:rFonts w:ascii="Times New Roman" w:eastAsia="Times New Roman" w:hAnsi="Times New Roman" w:cs="Times New Roman"/>
          <w:sz w:val="24"/>
          <w:szCs w:val="24"/>
        </w:rPr>
        <w:t xml:space="preserve">mutation rate </w:t>
      </w:r>
      <w:r w:rsidR="00436FC5" w:rsidRPr="00004C95">
        <w:rPr>
          <w:rFonts w:ascii="Times New Roman" w:eastAsia="Times New Roman" w:hAnsi="Times New Roman" w:cs="Times New Roman"/>
          <w:sz w:val="24"/>
          <w:szCs w:val="24"/>
        </w:rPr>
        <w:t xml:space="preserve">(per base pair per generation) </w:t>
      </w:r>
      <w:r w:rsidRPr="00004C95">
        <w:rPr>
          <w:rFonts w:ascii="Times New Roman" w:eastAsia="Times New Roman" w:hAnsi="Times New Roman" w:cs="Times New Roman"/>
          <w:sz w:val="24"/>
          <w:szCs w:val="24"/>
        </w:rPr>
        <w:t>was set at 10</w:t>
      </w:r>
      <w:r w:rsidRPr="00004C95">
        <w:rPr>
          <w:rFonts w:ascii="Times New Roman" w:eastAsia="Times New Roman" w:hAnsi="Times New Roman" w:cs="Times New Roman"/>
          <w:sz w:val="24"/>
          <w:szCs w:val="24"/>
          <w:vertAlign w:val="superscript"/>
        </w:rPr>
        <w:t>-8</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(Allio, Donega, Galtier, &amp; Nabholz,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w:t>
      </w:r>
    </w:p>
    <w:p w14:paraId="5A6B797C" w14:textId="77777777" w:rsidR="0097250E" w:rsidRPr="00004C95" w:rsidRDefault="00760250" w:rsidP="00182E94">
      <w:pPr>
        <w:autoSpaceDE w:val="0"/>
        <w:autoSpaceDN w:val="0"/>
        <w:adjustRightInd w:val="0"/>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influence of </w:t>
      </w:r>
      <w:r w:rsidR="00996F04" w:rsidRPr="00004C95">
        <w:rPr>
          <w:rFonts w:ascii="Times New Roman" w:eastAsia="Times New Roman" w:hAnsi="Times New Roman" w:cs="Times New Roman"/>
          <w:sz w:val="24"/>
          <w:szCs w:val="24"/>
        </w:rPr>
        <w:t xml:space="preserve">a single demographic event: </w:t>
      </w:r>
      <w:r w:rsidRPr="00004C95">
        <w:rPr>
          <w:rFonts w:ascii="Times New Roman" w:eastAsia="Times New Roman" w:hAnsi="Times New Roman" w:cs="Times New Roman"/>
          <w:sz w:val="24"/>
          <w:szCs w:val="24"/>
        </w:rPr>
        <w:t xml:space="preserve">immigration from a previously isolated population. </w:t>
      </w:r>
      <w:r w:rsidR="00F94105" w:rsidRPr="00004C95">
        <w:rPr>
          <w:rFonts w:ascii="Times New Roman" w:eastAsia="Times New Roman" w:hAnsi="Times New Roman" w:cs="Times New Roman"/>
          <w:sz w:val="24"/>
          <w:szCs w:val="24"/>
        </w:rPr>
        <w:t>W</w:t>
      </w:r>
      <w:r w:rsidRPr="00004C95">
        <w:rPr>
          <w:rFonts w:ascii="Times New Roman" w:eastAsia="Times New Roman" w:hAnsi="Times New Roman" w:cs="Times New Roman"/>
          <w:sz w:val="24"/>
          <w:szCs w:val="24"/>
        </w:rPr>
        <w:t>e simulated immigration from a population that was separate from our 5</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5 grid (i.e., population #26</w:t>
      </w:r>
      <w:r w:rsidR="00F94105" w:rsidRPr="00004C95">
        <w:rPr>
          <w:rFonts w:ascii="Times New Roman" w:eastAsia="Times New Roman" w:hAnsi="Times New Roman" w:cs="Times New Roman"/>
          <w:sz w:val="24"/>
          <w:szCs w:val="24"/>
        </w:rPr>
        <w:t>), with the goal of</w:t>
      </w:r>
      <w:r w:rsidRPr="00004C95">
        <w:rPr>
          <w:rFonts w:ascii="Times New Roman" w:eastAsia="Times New Roman" w:hAnsi="Times New Roman" w:cs="Times New Roman"/>
          <w:sz w:val="24"/>
          <w:szCs w:val="24"/>
        </w:rPr>
        <w:t xml:space="preserve"> apply</w:t>
      </w:r>
      <w:r w:rsidR="00F94105"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the TGI approach to detect historical changes in </w:t>
      </w:r>
      <w:r w:rsidR="001B6501"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genetic data</w:t>
      </w:r>
      <w:r w:rsidRPr="00004C95">
        <w:rPr>
          <w:rFonts w:ascii="Times New Roman" w:hAnsi="Times New Roman" w:cs="Times New Roman"/>
          <w:sz w:val="24"/>
          <w:szCs w:val="24"/>
        </w:rPr>
        <w:t xml:space="preserve"> due to immigration</w:t>
      </w:r>
      <w:r w:rsidRPr="00004C95">
        <w:rPr>
          <w:rFonts w:ascii="Times New Roman" w:eastAsia="Times New Roman" w:hAnsi="Times New Roman" w:cs="Times New Roman"/>
          <w:sz w:val="24"/>
          <w:szCs w:val="24"/>
        </w:rPr>
        <w:t xml:space="preserve">. This independent source </w:t>
      </w:r>
      <w:r w:rsidRPr="00004C95">
        <w:rPr>
          <w:rFonts w:ascii="Times New Roman" w:eastAsia="Times New Roman" w:hAnsi="Times New Roman" w:cs="Times New Roman"/>
          <w:sz w:val="24"/>
          <w:szCs w:val="24"/>
        </w:rPr>
        <w:lastRenderedPageBreak/>
        <w:t>population shared the same attributes as other populations in our simulated landscape</w:t>
      </w:r>
      <w:r w:rsidR="001B6501" w:rsidRPr="00004C95">
        <w:rPr>
          <w:rFonts w:ascii="Times New Roman" w:eastAsia="Times New Roman" w:hAnsi="Times New Roman" w:cs="Times New Roman"/>
          <w:sz w:val="24"/>
          <w:szCs w:val="24"/>
        </w:rPr>
        <w:t xml:space="preserve"> and was only allowed to disperse into the 5</w:t>
      </w:r>
      <w:r w:rsidR="00996F04" w:rsidRPr="00004C95">
        <w:rPr>
          <w:rFonts w:ascii="Times New Roman" w:eastAsia="Times New Roman" w:hAnsi="Times New Roman" w:cs="Times New Roman"/>
          <w:sz w:val="24"/>
          <w:szCs w:val="24"/>
        </w:rPr>
        <w:t xml:space="preserve"> </w:t>
      </w:r>
      <w:r w:rsidR="00996F04" w:rsidRPr="00004C95">
        <w:rPr>
          <w:rFonts w:ascii="Times New Roman" w:eastAsia="Times New Roman" w:hAnsi="Times New Roman" w:cs="Times New Roman"/>
          <w:sz w:val="24"/>
          <w:szCs w:val="24"/>
        </w:rPr>
        <w:sym w:font="Symbol" w:char="F0B4"/>
      </w:r>
      <w:r w:rsidR="00996F04" w:rsidRPr="00004C95">
        <w:rPr>
          <w:rFonts w:ascii="Times New Roman" w:eastAsia="Times New Roman" w:hAnsi="Times New Roman" w:cs="Times New Roman"/>
          <w:sz w:val="24"/>
          <w:szCs w:val="24"/>
        </w:rPr>
        <w:t xml:space="preserve"> </w:t>
      </w:r>
      <w:r w:rsidR="001B6501" w:rsidRPr="00004C95">
        <w:rPr>
          <w:rFonts w:ascii="Times New Roman" w:eastAsia="Times New Roman" w:hAnsi="Times New Roman" w:cs="Times New Roman"/>
          <w:sz w:val="24"/>
          <w:szCs w:val="24"/>
        </w:rPr>
        <w:t xml:space="preserve">5 simulation grid </w:t>
      </w:r>
      <w:r w:rsidRPr="00004C95">
        <w:rPr>
          <w:rFonts w:ascii="Times New Roman" w:eastAsia="Times New Roman" w:hAnsi="Times New Roman" w:cs="Times New Roman"/>
          <w:sz w:val="24"/>
          <w:szCs w:val="24"/>
        </w:rPr>
        <w:t>during simulated demographic events.</w:t>
      </w:r>
    </w:p>
    <w:p w14:paraId="434DE06D" w14:textId="7F5C068D" w:rsidR="00760250" w:rsidRPr="00004C95" w:rsidRDefault="00760250" w:rsidP="00182E94">
      <w:pPr>
        <w:autoSpaceDE w:val="0"/>
        <w:autoSpaceDN w:val="0"/>
        <w:adjustRightInd w:val="0"/>
        <w:spacing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Using this model, we examined the influence of dispersal </w:t>
      </w:r>
      <w:r w:rsidR="00996F04" w:rsidRPr="00004C95">
        <w:rPr>
          <w:rFonts w:ascii="Times New Roman" w:hAnsi="Times New Roman" w:cs="Times New Roman"/>
          <w:sz w:val="24"/>
          <w:szCs w:val="24"/>
        </w:rPr>
        <w:t xml:space="preserve">(movement among our 25 populations) </w:t>
      </w:r>
      <w:r w:rsidRPr="00004C95">
        <w:rPr>
          <w:rFonts w:ascii="Times New Roman" w:hAnsi="Times New Roman" w:cs="Times New Roman"/>
          <w:sz w:val="24"/>
          <w:szCs w:val="24"/>
        </w:rPr>
        <w:t>and the spatial extent of demographic events (number of populations</w:t>
      </w:r>
      <w:r w:rsidR="00996F04" w:rsidRPr="00004C95">
        <w:rPr>
          <w:rFonts w:ascii="Times New Roman" w:hAnsi="Times New Roman" w:cs="Times New Roman"/>
          <w:sz w:val="24"/>
          <w:szCs w:val="24"/>
        </w:rPr>
        <w:t xml:space="preserve"> that received immigrants from population #26</w:t>
      </w:r>
      <w:r w:rsidRPr="00004C95">
        <w:rPr>
          <w:rFonts w:ascii="Times New Roman" w:hAnsi="Times New Roman" w:cs="Times New Roman"/>
          <w:sz w:val="24"/>
          <w:szCs w:val="24"/>
        </w:rPr>
        <w:t xml:space="preserve">) on the persistence of </w:t>
      </w:r>
      <w:r w:rsidR="001B6501" w:rsidRPr="00004C95">
        <w:rPr>
          <w:rFonts w:ascii="Times New Roman" w:hAnsi="Times New Roman" w:cs="Times New Roman"/>
          <w:sz w:val="24"/>
          <w:szCs w:val="24"/>
        </w:rPr>
        <w:t xml:space="preserve">spatial </w:t>
      </w:r>
      <w:r w:rsidRPr="00004C95">
        <w:rPr>
          <w:rFonts w:ascii="Times New Roman" w:hAnsi="Times New Roman" w:cs="Times New Roman"/>
          <w:sz w:val="24"/>
          <w:szCs w:val="24"/>
        </w:rPr>
        <w:t xml:space="preserve">genetic legacies. We examined three levels of dispersal </w:t>
      </w:r>
      <w:r w:rsidR="00E40D21"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w:t>
      </w:r>
      <w:r w:rsidR="00E40D21" w:rsidRPr="00004C95">
        <w:rPr>
          <w:rFonts w:ascii="Times New Roman" w:hAnsi="Times New Roman" w:cs="Times New Roman"/>
          <w:sz w:val="24"/>
          <w:szCs w:val="24"/>
        </w:rPr>
        <w:t xml:space="preserve">described </w:t>
      </w:r>
      <w:r w:rsidRPr="00004C95">
        <w:rPr>
          <w:rFonts w:ascii="Times New Roman" w:hAnsi="Times New Roman" w:cs="Times New Roman"/>
          <w:sz w:val="24"/>
          <w:szCs w:val="24"/>
        </w:rPr>
        <w:t xml:space="preserve">below) and three different numbers of </w:t>
      </w:r>
      <w:r w:rsidR="00E40D21" w:rsidRPr="00004C95">
        <w:rPr>
          <w:rFonts w:ascii="Times New Roman" w:hAnsi="Times New Roman" w:cs="Times New Roman"/>
          <w:sz w:val="24"/>
          <w:szCs w:val="24"/>
        </w:rPr>
        <w:t xml:space="preserve">affected </w:t>
      </w:r>
      <w:r w:rsidRPr="00004C95">
        <w:rPr>
          <w:rFonts w:ascii="Times New Roman" w:hAnsi="Times New Roman" w:cs="Times New Roman"/>
          <w:sz w:val="24"/>
          <w:szCs w:val="24"/>
        </w:rPr>
        <w:t xml:space="preserve">populations (1, 2, </w:t>
      </w:r>
      <w:r w:rsidR="00E40D21" w:rsidRPr="00004C95">
        <w:rPr>
          <w:rFonts w:ascii="Times New Roman" w:hAnsi="Times New Roman" w:cs="Times New Roman"/>
          <w:sz w:val="24"/>
          <w:szCs w:val="24"/>
        </w:rPr>
        <w:t xml:space="preserve">or </w:t>
      </w:r>
      <w:r w:rsidRPr="00004C95">
        <w:rPr>
          <w:rFonts w:ascii="Times New Roman" w:hAnsi="Times New Roman" w:cs="Times New Roman"/>
          <w:sz w:val="24"/>
          <w:szCs w:val="24"/>
        </w:rPr>
        <w:t xml:space="preserve">3) for a total of </w:t>
      </w:r>
      <w:r w:rsidR="00996F04" w:rsidRPr="00004C95">
        <w:rPr>
          <w:rFonts w:ascii="Times New Roman" w:hAnsi="Times New Roman" w:cs="Times New Roman"/>
          <w:sz w:val="24"/>
          <w:szCs w:val="24"/>
        </w:rPr>
        <w:t xml:space="preserve">nine </w:t>
      </w:r>
      <w:r w:rsidRPr="00004C95">
        <w:rPr>
          <w:rFonts w:ascii="Times New Roman" w:hAnsi="Times New Roman" w:cs="Times New Roman"/>
          <w:sz w:val="24"/>
          <w:szCs w:val="24"/>
        </w:rPr>
        <w:t>unique scenarios</w:t>
      </w:r>
      <w:r w:rsidR="004E0547" w:rsidRPr="00004C95">
        <w:rPr>
          <w:rFonts w:ascii="Times New Roman" w:hAnsi="Times New Roman" w:cs="Times New Roman"/>
          <w:sz w:val="24"/>
          <w:szCs w:val="24"/>
        </w:rPr>
        <w:t xml:space="preserve"> (Table 1)</w:t>
      </w:r>
      <w:r w:rsidR="00996F04" w:rsidRPr="00004C95">
        <w:rPr>
          <w:rFonts w:ascii="Times New Roman" w:hAnsi="Times New Roman" w:cs="Times New Roman"/>
          <w:sz w:val="24"/>
          <w:szCs w:val="24"/>
        </w:rPr>
        <w:t>. Each scenario</w:t>
      </w:r>
      <w:r w:rsidRPr="00004C95">
        <w:rPr>
          <w:rFonts w:ascii="Times New Roman" w:hAnsi="Times New Roman" w:cs="Times New Roman"/>
          <w:sz w:val="24"/>
          <w:szCs w:val="24"/>
        </w:rPr>
        <w:t xml:space="preserve"> was </w:t>
      </w:r>
      <w:r w:rsidR="00996F04" w:rsidRPr="00004C95">
        <w:rPr>
          <w:rFonts w:ascii="Times New Roman" w:hAnsi="Times New Roman" w:cs="Times New Roman"/>
          <w:sz w:val="24"/>
          <w:szCs w:val="24"/>
        </w:rPr>
        <w:t xml:space="preserve">then simulated </w:t>
      </w:r>
      <w:r w:rsidRPr="00004C95">
        <w:rPr>
          <w:rFonts w:ascii="Times New Roman" w:hAnsi="Times New Roman" w:cs="Times New Roman"/>
          <w:sz w:val="24"/>
          <w:szCs w:val="24"/>
        </w:rPr>
        <w:t>180 times, for a total of 1</w:t>
      </w:r>
      <w:r w:rsidR="00B2536B" w:rsidRPr="00004C95">
        <w:rPr>
          <w:rFonts w:ascii="Times New Roman" w:hAnsi="Times New Roman" w:cs="Times New Roman"/>
          <w:sz w:val="24"/>
          <w:szCs w:val="24"/>
        </w:rPr>
        <w:t>,</w:t>
      </w:r>
      <w:r w:rsidRPr="00004C95">
        <w:rPr>
          <w:rFonts w:ascii="Times New Roman" w:hAnsi="Times New Roman" w:cs="Times New Roman"/>
          <w:sz w:val="24"/>
          <w:szCs w:val="24"/>
        </w:rPr>
        <w:t xml:space="preserve">620 (9 × 180) unique </w:t>
      </w:r>
      <w:r w:rsidR="00996F04" w:rsidRPr="00004C95">
        <w:rPr>
          <w:rFonts w:ascii="Times New Roman" w:hAnsi="Times New Roman" w:cs="Times New Roman"/>
          <w:sz w:val="24"/>
          <w:szCs w:val="24"/>
        </w:rPr>
        <w:t xml:space="preserve">replicates </w:t>
      </w:r>
      <w:r w:rsidRPr="00004C95">
        <w:rPr>
          <w:rFonts w:ascii="Times New Roman" w:hAnsi="Times New Roman" w:cs="Times New Roman"/>
          <w:sz w:val="24"/>
          <w:szCs w:val="24"/>
        </w:rPr>
        <w:t xml:space="preserve">for this experiment, </w:t>
      </w:r>
      <w:r w:rsidR="00996F04" w:rsidRPr="00004C95">
        <w:rPr>
          <w:rFonts w:ascii="Times New Roman" w:hAnsi="Times New Roman" w:cs="Times New Roman"/>
          <w:sz w:val="24"/>
          <w:szCs w:val="24"/>
        </w:rPr>
        <w:t>excluding</w:t>
      </w:r>
      <w:r w:rsidRPr="00004C95">
        <w:rPr>
          <w:rFonts w:ascii="Times New Roman" w:hAnsi="Times New Roman" w:cs="Times New Roman"/>
          <w:sz w:val="24"/>
          <w:szCs w:val="24"/>
        </w:rPr>
        <w:t xml:space="preserve"> the control simulations (Table 1). In the next sections, we detail how we model</w:t>
      </w:r>
      <w:r w:rsidR="000D5772" w:rsidRPr="00004C95">
        <w:rPr>
          <w:rFonts w:ascii="Times New Roman" w:hAnsi="Times New Roman" w:cs="Times New Roman"/>
          <w:sz w:val="24"/>
          <w:szCs w:val="24"/>
        </w:rPr>
        <w:t>l</w:t>
      </w:r>
      <w:r w:rsidRPr="00004C95">
        <w:rPr>
          <w:rFonts w:ascii="Times New Roman" w:hAnsi="Times New Roman" w:cs="Times New Roman"/>
          <w:sz w:val="24"/>
          <w:szCs w:val="24"/>
        </w:rPr>
        <w:t xml:space="preserve">ed </w:t>
      </w:r>
      <w:r w:rsidR="00996F04" w:rsidRPr="00004C95">
        <w:rPr>
          <w:rFonts w:ascii="Times New Roman" w:hAnsi="Times New Roman" w:cs="Times New Roman"/>
          <w:sz w:val="24"/>
          <w:szCs w:val="24"/>
        </w:rPr>
        <w:t>dispersal and spatial extent</w:t>
      </w:r>
      <w:r w:rsidRPr="00004C95">
        <w:rPr>
          <w:rFonts w:ascii="Times New Roman" w:hAnsi="Times New Roman" w:cs="Times New Roman"/>
          <w:sz w:val="24"/>
          <w:szCs w:val="24"/>
        </w:rPr>
        <w:t>.</w:t>
      </w:r>
    </w:p>
    <w:p w14:paraId="43AAA457" w14:textId="4A42376C" w:rsidR="00996F04" w:rsidRPr="00004C95" w:rsidRDefault="00996F04" w:rsidP="00182E94">
      <w:pPr>
        <w:autoSpaceDE w:val="0"/>
        <w:autoSpaceDN w:val="0"/>
        <w:adjustRightInd w:val="0"/>
        <w:spacing w:after="240" w:line="276" w:lineRule="auto"/>
        <w:rPr>
          <w:rFonts w:ascii="Times New Roman" w:hAnsi="Times New Roman" w:cs="Times New Roman"/>
          <w:sz w:val="24"/>
          <w:szCs w:val="24"/>
        </w:rPr>
      </w:pPr>
      <w:r w:rsidRPr="00004C95">
        <w:rPr>
          <w:rFonts w:ascii="Times New Roman" w:eastAsia="Times New Roman" w:hAnsi="Times New Roman" w:cs="Times New Roman"/>
          <w:sz w:val="24"/>
          <w:szCs w:val="24"/>
        </w:rPr>
        <w:t>For each replicate, we initialized the simulation with random</w:t>
      </w:r>
      <w:r w:rsidR="00B7561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unique allocations of alleles among individuals, therefore approaching maximum </w:t>
      </w:r>
      <w:r w:rsidR="00B75611"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2016)</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Those parameters were chosen as a compromise between realis</w:t>
      </w:r>
      <w:r w:rsidR="00B75611" w:rsidRPr="00004C95">
        <w:rPr>
          <w:rFonts w:ascii="Times New Roman" w:eastAsia="Times New Roman" w:hAnsi="Times New Roman" w:cs="Times New Roman"/>
          <w:sz w:val="24"/>
          <w:szCs w:val="24"/>
        </w:rPr>
        <w:t>tic allele distributions</w:t>
      </w:r>
      <w:r w:rsidRPr="00004C95">
        <w:rPr>
          <w:rFonts w:ascii="Times New Roman" w:eastAsia="Times New Roman" w:hAnsi="Times New Roman" w:cs="Times New Roman"/>
          <w:sz w:val="24"/>
          <w:szCs w:val="24"/>
        </w:rPr>
        <w:t xml:space="preserve"> and computational limitations, and </w:t>
      </w:r>
      <w:r w:rsidR="00B75611" w:rsidRPr="00004C95">
        <w:rPr>
          <w:rFonts w:ascii="Times New Roman" w:hAnsi="Times New Roman" w:cs="Times New Roman"/>
          <w:sz w:val="24"/>
          <w:szCs w:val="24"/>
        </w:rPr>
        <w:t>were</w:t>
      </w:r>
      <w:r w:rsidRPr="00004C95">
        <w:rPr>
          <w:rFonts w:ascii="Times New Roman" w:hAnsi="Times New Roman" w:cs="Times New Roman"/>
          <w:sz w:val="24"/>
          <w:szCs w:val="24"/>
        </w:rPr>
        <w:t xml:space="preserve"> appropriate </w:t>
      </w:r>
      <w:r w:rsidR="00E40D21" w:rsidRPr="00004C95">
        <w:rPr>
          <w:rFonts w:ascii="Times New Roman" w:hAnsi="Times New Roman" w:cs="Times New Roman"/>
          <w:sz w:val="24"/>
          <w:szCs w:val="24"/>
        </w:rPr>
        <w:t>for</w:t>
      </w:r>
      <w:r w:rsidRPr="00004C95">
        <w:rPr>
          <w:rFonts w:ascii="Times New Roman" w:hAnsi="Times New Roman" w:cs="Times New Roman"/>
          <w:sz w:val="24"/>
          <w:szCs w:val="24"/>
        </w:rPr>
        <w:t xml:space="preserve"> produc</w:t>
      </w:r>
      <w:r w:rsidR="00B75611" w:rsidRPr="00004C95">
        <w:rPr>
          <w:rFonts w:ascii="Times New Roman" w:hAnsi="Times New Roman" w:cs="Times New Roman"/>
          <w:sz w:val="24"/>
          <w:szCs w:val="24"/>
        </w:rPr>
        <w:t>ing</w:t>
      </w:r>
      <w:r w:rsidRPr="00004C95">
        <w:rPr>
          <w:rFonts w:ascii="Times New Roman" w:hAnsi="Times New Roman" w:cs="Times New Roman"/>
          <w:sz w:val="24"/>
          <w:szCs w:val="24"/>
        </w:rPr>
        <w:t xml:space="preserve"> </w:t>
      </w:r>
      <w:r w:rsidR="00B75611" w:rsidRPr="00004C95">
        <w:rPr>
          <w:rFonts w:ascii="Times New Roman" w:hAnsi="Times New Roman" w:cs="Times New Roman"/>
          <w:sz w:val="24"/>
          <w:szCs w:val="24"/>
        </w:rPr>
        <w:t xml:space="preserve">simulated genetic data </w:t>
      </w:r>
      <w:r w:rsidRPr="00004C95">
        <w:rPr>
          <w:rFonts w:ascii="Times New Roman" w:hAnsi="Times New Roman" w:cs="Times New Roman"/>
          <w:sz w:val="24"/>
          <w:szCs w:val="24"/>
        </w:rPr>
        <w:t>th</w:t>
      </w:r>
      <w:r w:rsidR="0073615E" w:rsidRPr="00004C95">
        <w:rPr>
          <w:rFonts w:ascii="Times New Roman" w:hAnsi="Times New Roman" w:cs="Times New Roman"/>
          <w:sz w:val="24"/>
          <w:szCs w:val="24"/>
        </w:rPr>
        <w:t>at could reasonably recreate the</w:t>
      </w:r>
      <w:r w:rsidRPr="00004C95">
        <w:rPr>
          <w:rFonts w:ascii="Times New Roman" w:hAnsi="Times New Roman" w:cs="Times New Roman"/>
          <w:sz w:val="24"/>
          <w:szCs w:val="24"/>
        </w:rPr>
        <w:t xml:space="preserve"> complex evolutionary dynamics </w:t>
      </w:r>
      <w:r w:rsidR="0073615E" w:rsidRPr="00004C95">
        <w:rPr>
          <w:rFonts w:ascii="Times New Roman" w:hAnsi="Times New Roman" w:cs="Times New Roman"/>
          <w:sz w:val="24"/>
          <w:szCs w:val="24"/>
        </w:rPr>
        <w:t>in real populations</w:t>
      </w:r>
      <w:r w:rsidRPr="00004C95">
        <w:rPr>
          <w:rFonts w:ascii="Times New Roman" w:hAnsi="Times New Roman" w:cs="Times New Roman"/>
          <w:sz w:val="24"/>
          <w:szCs w:val="24"/>
        </w:rPr>
        <w:t xml:space="preserve">. </w:t>
      </w:r>
      <w:r w:rsidRPr="00004C95">
        <w:rPr>
          <w:rFonts w:ascii="Times New Roman" w:eastAsia="Times New Roman" w:hAnsi="Times New Roman" w:cs="Times New Roman"/>
          <w:sz w:val="24"/>
          <w:szCs w:val="24"/>
        </w:rPr>
        <w:t>Each simulation was run for 100 generations</w:t>
      </w:r>
      <w:r w:rsidR="006F542F" w:rsidRPr="00004C95">
        <w:rPr>
          <w:rFonts w:ascii="Times New Roman" w:eastAsia="Times New Roman" w:hAnsi="Times New Roman" w:cs="Times New Roman"/>
          <w:sz w:val="24"/>
          <w:szCs w:val="24"/>
        </w:rPr>
        <w:t xml:space="preserve"> (generation = 1 year)</w:t>
      </w:r>
      <w:r w:rsidRPr="00004C95">
        <w:rPr>
          <w:rFonts w:ascii="Times New Roman" w:eastAsia="Times New Roman" w:hAnsi="Times New Roman" w:cs="Times New Roman"/>
          <w:sz w:val="24"/>
          <w:szCs w:val="24"/>
        </w:rPr>
        <w:t xml:space="preserve"> before the demographic event was imposed on up to three populations in the landscape. Ten additional generations were simulated after th</w:t>
      </w:r>
      <w:r w:rsidR="00E40D21"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event. Sampling was performed before and after the event unless otherwise specified.</w:t>
      </w:r>
    </w:p>
    <w:p w14:paraId="408429DE" w14:textId="1F1F9339" w:rsidR="00760250" w:rsidRPr="00004C95" w:rsidRDefault="00760250" w:rsidP="00182E94">
      <w:pPr>
        <w:pStyle w:val="Titre2"/>
        <w:spacing w:after="240" w:line="276" w:lineRule="auto"/>
        <w:rPr>
          <w:lang w:val="en-US"/>
        </w:rPr>
      </w:pPr>
      <w:r w:rsidRPr="00004C95">
        <w:rPr>
          <w:lang w:val="en-US"/>
        </w:rPr>
        <w:t>Dispersal</w:t>
      </w:r>
    </w:p>
    <w:p w14:paraId="294706DC" w14:textId="03DDFB11"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To model dispersal, we weighted the geographic distan</w:t>
      </w:r>
      <w:r w:rsidR="00112BD5" w:rsidRPr="00004C95">
        <w:rPr>
          <w:rFonts w:ascii="Times New Roman" w:eastAsia="Times New Roman" w:hAnsi="Times New Roman" w:cs="Times New Roman"/>
          <w:sz w:val="24"/>
          <w:szCs w:val="24"/>
        </w:rPr>
        <w:t xml:space="preserve">ces between populations using a </w:t>
      </w:r>
      <w:r w:rsidRPr="00004C95">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004C95">
        <w:rPr>
          <w:rFonts w:ascii="Times New Roman" w:eastAsia="Times New Roman" w:hAnsi="Times New Roman" w:cs="Times New Roman"/>
          <w:sz w:val="24"/>
          <w:szCs w:val="24"/>
        </w:rPr>
        <w:t xml:space="preserve">, where </w:t>
      </w:r>
      <w:r w:rsidRPr="00004C95">
        <w:rPr>
          <w:rFonts w:ascii="Times New Roman" w:eastAsia="Times New Roman" w:hAnsi="Times New Roman" w:cs="Times New Roman"/>
          <w:i/>
          <w:sz w:val="24"/>
          <w:szCs w:val="24"/>
        </w:rPr>
        <w:t xml:space="preserve">B </w:t>
      </w:r>
      <w:r w:rsidRPr="00004C95">
        <w:rPr>
          <w:rFonts w:ascii="Times New Roman" w:eastAsia="Times New Roman" w:hAnsi="Times New Roman" w:cs="Times New Roman"/>
          <w:sz w:val="24"/>
          <w:szCs w:val="24"/>
        </w:rPr>
        <w:t xml:space="preserve">represents </w:t>
      </w:r>
      <w:r w:rsidR="001B6501" w:rsidRPr="00004C95">
        <w:rPr>
          <w:rFonts w:ascii="Times New Roman" w:eastAsia="Times New Roman" w:hAnsi="Times New Roman" w:cs="Times New Roman"/>
          <w:sz w:val="24"/>
          <w:szCs w:val="24"/>
        </w:rPr>
        <w:t>the difficulty of</w:t>
      </w:r>
      <w:r w:rsidRPr="00004C95">
        <w:rPr>
          <w:rFonts w:ascii="Times New Roman" w:eastAsia="Times New Roman" w:hAnsi="Times New Roman" w:cs="Times New Roman"/>
          <w:sz w:val="24"/>
          <w:szCs w:val="24"/>
        </w:rPr>
        <w:t xml:space="preserve"> dispers</w:t>
      </w:r>
      <w:r w:rsidR="001B6501" w:rsidRPr="00004C95">
        <w:rPr>
          <w:rFonts w:ascii="Times New Roman" w:eastAsia="Times New Roman" w:hAnsi="Times New Roman" w:cs="Times New Roman"/>
          <w:sz w:val="24"/>
          <w:szCs w:val="24"/>
        </w:rPr>
        <w:t>al</w:t>
      </w:r>
      <w:r w:rsidR="00545C37" w:rsidRPr="00004C95">
        <w:rPr>
          <w:rFonts w:ascii="Times New Roman" w:eastAsia="Times New Roman" w:hAnsi="Times New Roman" w:cs="Times New Roman"/>
          <w:sz w:val="24"/>
          <w:szCs w:val="24"/>
        </w:rPr>
        <w:t>.</w:t>
      </w:r>
      <w:r w:rsidR="001B6501" w:rsidRPr="00004C95">
        <w:rPr>
          <w:rFonts w:ascii="Times New Roman" w:eastAsia="Times New Roman" w:hAnsi="Times New Roman" w:cs="Times New Roman"/>
          <w:sz w:val="24"/>
          <w:szCs w:val="24"/>
        </w:rPr>
        <w:t xml:space="preserve"> H</w:t>
      </w:r>
      <w:r w:rsidRPr="00004C95">
        <w:rPr>
          <w:rFonts w:ascii="Times New Roman" w:eastAsia="Times New Roman" w:hAnsi="Times New Roman" w:cs="Times New Roman"/>
          <w:sz w:val="24"/>
          <w:szCs w:val="24"/>
        </w:rPr>
        <w:t xml:space="preserve">igh values of </w:t>
      </w:r>
      <w:r w:rsidRPr="00004C95">
        <w:rPr>
          <w:rFonts w:ascii="Times New Roman" w:eastAsia="Times New Roman" w:hAnsi="Times New Roman" w:cs="Times New Roman"/>
          <w:i/>
          <w:sz w:val="24"/>
          <w:szCs w:val="24"/>
        </w:rPr>
        <w:t>B</w:t>
      </w:r>
      <w:r w:rsidRPr="00004C95">
        <w:rPr>
          <w:rFonts w:ascii="Times New Roman" w:eastAsia="Times New Roman" w:hAnsi="Times New Roman" w:cs="Times New Roman"/>
          <w:sz w:val="24"/>
          <w:szCs w:val="24"/>
        </w:rPr>
        <w:t xml:space="preserve"> correspond to low dispersal capacity.</w:t>
      </w:r>
      <w:r w:rsidR="00C500E9" w:rsidRPr="00004C95">
        <w:rPr>
          <w:rFonts w:ascii="Times New Roman" w:eastAsia="Times New Roman" w:hAnsi="Times New Roman" w:cs="Times New Roman"/>
          <w:sz w:val="24"/>
          <w:szCs w:val="24"/>
        </w:rPr>
        <w:t xml:space="preserve"> Within a simulation run, </w:t>
      </w:r>
      <w:r w:rsidR="00C500E9" w:rsidRPr="00004C95">
        <w:rPr>
          <w:rFonts w:ascii="Times New Roman" w:eastAsia="Times New Roman" w:hAnsi="Times New Roman" w:cs="Times New Roman"/>
          <w:i/>
          <w:sz w:val="24"/>
          <w:szCs w:val="24"/>
        </w:rPr>
        <w:t xml:space="preserve">B </w:t>
      </w:r>
      <w:r w:rsidR="00C500E9" w:rsidRPr="00004C95">
        <w:rPr>
          <w:rFonts w:ascii="Times New Roman" w:eastAsia="Times New Roman" w:hAnsi="Times New Roman" w:cs="Times New Roman"/>
          <w:sz w:val="24"/>
          <w:szCs w:val="24"/>
        </w:rPr>
        <w:t>was constant while we randomly picked distances at which individuals dispersal based on the power law function. To do that, w</w:t>
      </w:r>
      <w:r w:rsidRPr="00004C95">
        <w:rPr>
          <w:rFonts w:ascii="Times New Roman" w:eastAsia="Times New Roman" w:hAnsi="Times New Roman" w:cs="Times New Roman"/>
          <w:sz w:val="24"/>
          <w:szCs w:val="24"/>
        </w:rPr>
        <w:t>e rescaled the values</w:t>
      </w:r>
      <w:r w:rsidR="00C500E9" w:rsidRPr="00004C95">
        <w:rPr>
          <w:rFonts w:ascii="Times New Roman" w:eastAsia="Times New Roman" w:hAnsi="Times New Roman" w:cs="Times New Roman"/>
          <w:sz w:val="24"/>
          <w:szCs w:val="24"/>
        </w:rPr>
        <w:t xml:space="preserve"> of all distances in the landscape</w:t>
      </w:r>
      <w:r w:rsidRPr="00004C95">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004C95">
        <w:rPr>
          <w:rFonts w:ascii="Times New Roman" w:eastAsia="Times New Roman" w:hAnsi="Times New Roman" w:cs="Times New Roman"/>
          <w:sz w:val="24"/>
          <w:szCs w:val="24"/>
        </w:rPr>
        <w:t xml:space="preserve"> and the minimum (0) distances possible in this virtual landscape, as described in the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user manual (p.63). This produced values in the [0,1] range</w:t>
      </w:r>
      <w:r w:rsidR="00FD1A1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73615E" w:rsidRPr="00004C95">
        <w:rPr>
          <w:rFonts w:ascii="Times New Roman" w:eastAsia="Times New Roman" w:hAnsi="Times New Roman" w:cs="Times New Roman"/>
          <w:sz w:val="24"/>
          <w:szCs w:val="24"/>
        </w:rPr>
        <w:t>R</w:t>
      </w:r>
      <w:r w:rsidR="001B6501" w:rsidRPr="00004C95">
        <w:rPr>
          <w:rFonts w:ascii="Times New Roman" w:eastAsia="Times New Roman" w:hAnsi="Times New Roman" w:cs="Times New Roman"/>
          <w:sz w:val="24"/>
          <w:szCs w:val="24"/>
        </w:rPr>
        <w:t>escaled values were</w:t>
      </w:r>
      <w:r w:rsidRPr="00004C95">
        <w:rPr>
          <w:rFonts w:ascii="Times New Roman" w:eastAsia="Times New Roman" w:hAnsi="Times New Roman" w:cs="Times New Roman"/>
          <w:sz w:val="24"/>
          <w:szCs w:val="24"/>
        </w:rPr>
        <w:t xml:space="preserve"> considered to represent probabilities that an individual disperses to a cell located at that distance (Fig.1).</w:t>
      </w:r>
      <w:r w:rsidRPr="00004C95">
        <w:rPr>
          <w:rFonts w:ascii="Times New Roman" w:eastAsiaTheme="minorEastAsia" w:hAnsi="Times New Roman" w:cs="Times New Roman"/>
          <w:sz w:val="24"/>
          <w:szCs w:val="24"/>
        </w:rPr>
        <w:t xml:space="preserve"> </w:t>
      </w:r>
      <w:r w:rsidRPr="00004C95">
        <w:rPr>
          <w:rFonts w:ascii="Times New Roman" w:eastAsia="Times New Roman" w:hAnsi="Times New Roman" w:cs="Times New Roman"/>
          <w:sz w:val="24"/>
          <w:szCs w:val="24"/>
        </w:rPr>
        <w:t xml:space="preserve">We chose this way of modeling dispersal to allow </w:t>
      </w:r>
      <w:r w:rsidR="007E1BCB"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both within-popul</w:t>
      </w:r>
      <w:r w:rsidR="006B5C38" w:rsidRPr="00004C95">
        <w:rPr>
          <w:rFonts w:ascii="Times New Roman" w:eastAsia="Times New Roman" w:hAnsi="Times New Roman" w:cs="Times New Roman"/>
          <w:sz w:val="24"/>
          <w:szCs w:val="24"/>
        </w:rPr>
        <w:t>ation movement and landscape-wide</w:t>
      </w:r>
      <w:r w:rsidRPr="00004C95">
        <w:rPr>
          <w:rFonts w:ascii="Times New Roman" w:eastAsia="Times New Roman" w:hAnsi="Times New Roman" w:cs="Times New Roman"/>
          <w:sz w:val="24"/>
          <w:szCs w:val="24"/>
        </w:rPr>
        <w:t xml:space="preserve"> dispersal.</w:t>
      </w:r>
    </w:p>
    <w:p w14:paraId="24DEFE44" w14:textId="7DB0B279" w:rsidR="00760250" w:rsidRPr="00004C95" w:rsidRDefault="00760250" w:rsidP="00182E94">
      <w:pPr>
        <w:spacing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The population to which an individual </w:t>
      </w:r>
      <w:r w:rsidR="00545C37" w:rsidRPr="00004C95">
        <w:rPr>
          <w:rFonts w:ascii="Times New Roman" w:hAnsi="Times New Roman" w:cs="Times New Roman"/>
          <w:sz w:val="24"/>
          <w:szCs w:val="24"/>
        </w:rPr>
        <w:t xml:space="preserve">dispersed </w:t>
      </w:r>
      <w:r w:rsidRPr="00004C95">
        <w:rPr>
          <w:rFonts w:ascii="Times New Roman" w:hAnsi="Times New Roman" w:cs="Times New Roman"/>
          <w:sz w:val="24"/>
          <w:szCs w:val="24"/>
        </w:rPr>
        <w:t xml:space="preserve">was selected randomly from the set of populations available </w:t>
      </w:r>
      <w:r w:rsidR="00C500E9" w:rsidRPr="00004C95">
        <w:rPr>
          <w:rFonts w:ascii="Times New Roman" w:hAnsi="Times New Roman" w:cs="Times New Roman"/>
          <w:sz w:val="24"/>
          <w:szCs w:val="24"/>
        </w:rPr>
        <w:t>at the distance which was randomly picked following the probability distribution described in the previous paragraph</w:t>
      </w:r>
      <w:r w:rsidRPr="00004C95">
        <w:rPr>
          <w:rFonts w:ascii="Times New Roman" w:eastAsia="Times New Roman" w:hAnsi="Times New Roman" w:cs="Times New Roman"/>
          <w:sz w:val="24"/>
          <w:szCs w:val="24"/>
        </w:rPr>
        <w:t>. Individuals always stay</w:t>
      </w:r>
      <w:r w:rsidR="008B55A9"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within our simulated landscape, and any individual </w:t>
      </w:r>
      <w:r w:rsidR="008B55A9" w:rsidRPr="00004C95">
        <w:rPr>
          <w:rFonts w:ascii="Times New Roman" w:eastAsia="Times New Roman" w:hAnsi="Times New Roman" w:cs="Times New Roman"/>
          <w:sz w:val="24"/>
          <w:szCs w:val="24"/>
        </w:rPr>
        <w:t xml:space="preserve">could </w:t>
      </w:r>
      <w:r w:rsidRPr="00004C95">
        <w:rPr>
          <w:rFonts w:ascii="Times New Roman" w:eastAsia="Times New Roman" w:hAnsi="Times New Roman" w:cs="Times New Roman"/>
          <w:sz w:val="24"/>
          <w:szCs w:val="24"/>
        </w:rPr>
        <w:t xml:space="preserve">disperse </w:t>
      </w:r>
      <w:r w:rsidRPr="00004C95">
        <w:rPr>
          <w:rFonts w:ascii="Times New Roman" w:eastAsiaTheme="minorEastAsia" w:hAnsi="Times New Roman" w:cs="Times New Roman"/>
          <w:sz w:val="24"/>
          <w:szCs w:val="24"/>
        </w:rPr>
        <w:t xml:space="preserve">to </w:t>
      </w:r>
      <w:r w:rsidR="00545C37" w:rsidRPr="00004C95">
        <w:rPr>
          <w:rFonts w:ascii="Times New Roman" w:eastAsiaTheme="minorEastAsia" w:hAnsi="Times New Roman" w:cs="Times New Roman"/>
          <w:sz w:val="24"/>
          <w:szCs w:val="24"/>
        </w:rPr>
        <w:t xml:space="preserve">any </w:t>
      </w:r>
      <w:r w:rsidRPr="00004C95">
        <w:rPr>
          <w:rFonts w:ascii="Times New Roman" w:eastAsiaTheme="minorEastAsia" w:hAnsi="Times New Roman" w:cs="Times New Roman"/>
          <w:sz w:val="24"/>
          <w:szCs w:val="24"/>
        </w:rPr>
        <w:t xml:space="preserve">one of </w:t>
      </w:r>
      <w:r w:rsidR="00545C37" w:rsidRPr="00004C95">
        <w:rPr>
          <w:rFonts w:ascii="Times New Roman" w:eastAsiaTheme="minorEastAsia" w:hAnsi="Times New Roman" w:cs="Times New Roman"/>
          <w:sz w:val="24"/>
          <w:szCs w:val="24"/>
        </w:rPr>
        <w:t xml:space="preserve">the </w:t>
      </w:r>
      <w:r w:rsidRPr="00004C95">
        <w:rPr>
          <w:rFonts w:ascii="Times New Roman" w:eastAsiaTheme="minorEastAsia" w:hAnsi="Times New Roman" w:cs="Times New Roman"/>
          <w:sz w:val="24"/>
          <w:szCs w:val="24"/>
        </w:rPr>
        <w:t xml:space="preserve">25 populations at each generation. </w:t>
      </w:r>
      <w:r w:rsidRPr="00004C95">
        <w:rPr>
          <w:rFonts w:ascii="Times New Roman" w:hAnsi="Times New Roman" w:cs="Times New Roman"/>
          <w:sz w:val="24"/>
          <w:szCs w:val="24"/>
        </w:rPr>
        <w:t xml:space="preserve">To investigate the effect of different levels of dispersal, we </w:t>
      </w:r>
      <w:r w:rsidR="007E1BCB" w:rsidRPr="00004C95">
        <w:rPr>
          <w:rFonts w:ascii="Times New Roman" w:hAnsi="Times New Roman" w:cs="Times New Roman"/>
          <w:sz w:val="24"/>
          <w:szCs w:val="24"/>
        </w:rPr>
        <w:t xml:space="preserve">ran separate simulations using </w:t>
      </w:r>
      <w:r w:rsidRPr="00004C95">
        <w:rPr>
          <w:rFonts w:ascii="Times New Roman" w:hAnsi="Times New Roman" w:cs="Times New Roman"/>
          <w:sz w:val="24"/>
          <w:szCs w:val="24"/>
        </w:rPr>
        <w:t xml:space="preserve">three different values of </w:t>
      </w:r>
      <w:r w:rsidRPr="00004C95">
        <w:rPr>
          <w:rFonts w:ascii="Times New Roman" w:hAnsi="Times New Roman" w:cs="Times New Roman"/>
          <w:i/>
          <w:sz w:val="24"/>
          <w:szCs w:val="24"/>
        </w:rPr>
        <w:t>B</w:t>
      </w:r>
      <w:r w:rsidRPr="00004C95">
        <w:rPr>
          <w:rFonts w:ascii="Times New Roman" w:hAnsi="Times New Roman" w:cs="Times New Roman"/>
          <w:sz w:val="24"/>
          <w:szCs w:val="24"/>
        </w:rPr>
        <w:t>: low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2), moderate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1.301) and high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0.6015) dispersal </w:t>
      </w:r>
      <w:r w:rsidR="007E1BCB"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(Fig.1; Table 1).</w:t>
      </w:r>
    </w:p>
    <w:p w14:paraId="6FBB0E2A" w14:textId="5E1E6B4A" w:rsidR="00760250" w:rsidRPr="00004C95" w:rsidRDefault="00C66A6C" w:rsidP="00182E94">
      <w:pPr>
        <w:pStyle w:val="Titre2"/>
        <w:spacing w:after="240" w:line="276" w:lineRule="auto"/>
        <w:rPr>
          <w:lang w:val="en-US"/>
        </w:rPr>
      </w:pPr>
      <w:r w:rsidRPr="00004C95">
        <w:rPr>
          <w:lang w:val="en-US"/>
        </w:rPr>
        <w:lastRenderedPageBreak/>
        <w:t>Spatial extent</w:t>
      </w:r>
    </w:p>
    <w:p w14:paraId="761B4E5A" w14:textId="4D5B6692"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also wanted to evaluate how the spatial extent of the </w:t>
      </w:r>
      <w:r w:rsidR="005F5B9D" w:rsidRPr="00004C95">
        <w:rPr>
          <w:rFonts w:ascii="Times New Roman" w:eastAsia="Times New Roman" w:hAnsi="Times New Roman" w:cs="Times New Roman"/>
          <w:sz w:val="24"/>
          <w:szCs w:val="24"/>
        </w:rPr>
        <w:t xml:space="preserve">simulated </w:t>
      </w:r>
      <w:r w:rsidR="00545C37" w:rsidRPr="00004C95">
        <w:rPr>
          <w:rFonts w:ascii="Times New Roman" w:eastAsia="Times New Roman" w:hAnsi="Times New Roman" w:cs="Times New Roman"/>
          <w:sz w:val="24"/>
          <w:szCs w:val="24"/>
        </w:rPr>
        <w:t xml:space="preserve">immigration </w:t>
      </w:r>
      <w:r w:rsidRPr="00004C95">
        <w:rPr>
          <w:rFonts w:ascii="Times New Roman" w:eastAsia="Times New Roman" w:hAnsi="Times New Roman" w:cs="Times New Roman"/>
          <w:sz w:val="24"/>
          <w:szCs w:val="24"/>
        </w:rPr>
        <w:t xml:space="preserve">event affected the performance of our </w:t>
      </w:r>
      <w:r w:rsidR="009A5032" w:rsidRPr="00004C95">
        <w:rPr>
          <w:rFonts w:ascii="Times New Roman" w:eastAsia="Times New Roman" w:hAnsi="Times New Roman" w:cs="Times New Roman"/>
          <w:sz w:val="24"/>
          <w:szCs w:val="24"/>
        </w:rPr>
        <w:t xml:space="preserve">TGI </w:t>
      </w:r>
      <w:r w:rsidRPr="00004C95">
        <w:rPr>
          <w:rFonts w:ascii="Times New Roman" w:eastAsia="Times New Roman" w:hAnsi="Times New Roman" w:cs="Times New Roman"/>
          <w:sz w:val="24"/>
          <w:szCs w:val="24"/>
        </w:rPr>
        <w:t xml:space="preserve">method. To </w:t>
      </w:r>
      <w:r w:rsidR="009A5032" w:rsidRPr="00004C95">
        <w:rPr>
          <w:rFonts w:ascii="Times New Roman" w:eastAsia="Times New Roman" w:hAnsi="Times New Roman" w:cs="Times New Roman"/>
          <w:sz w:val="24"/>
          <w:szCs w:val="24"/>
        </w:rPr>
        <w:t xml:space="preserve">do </w:t>
      </w:r>
      <w:r w:rsidRPr="00004C95">
        <w:rPr>
          <w:rFonts w:ascii="Times New Roman" w:eastAsia="Times New Roman" w:hAnsi="Times New Roman" w:cs="Times New Roman"/>
          <w:sz w:val="24"/>
          <w:szCs w:val="24"/>
        </w:rPr>
        <w:t xml:space="preserve">this, we </w:t>
      </w:r>
      <w:r w:rsidR="005F5B9D" w:rsidRPr="00004C95">
        <w:rPr>
          <w:rFonts w:ascii="Times New Roman" w:eastAsia="Times New Roman" w:hAnsi="Times New Roman" w:cs="Times New Roman"/>
          <w:sz w:val="24"/>
          <w:szCs w:val="24"/>
        </w:rPr>
        <w:t xml:space="preserve">allowed individuals from population #26 to immigrate into </w:t>
      </w:r>
      <w:r w:rsidR="009A5032" w:rsidRPr="00004C95">
        <w:rPr>
          <w:rFonts w:ascii="Times New Roman" w:eastAsia="Times New Roman" w:hAnsi="Times New Roman" w:cs="Times New Roman"/>
          <w:sz w:val="24"/>
          <w:szCs w:val="24"/>
        </w:rPr>
        <w:t>one</w:t>
      </w:r>
      <w:r w:rsidR="005F5B9D" w:rsidRPr="00004C95">
        <w:rPr>
          <w:rFonts w:ascii="Times New Roman" w:eastAsia="Times New Roman" w:hAnsi="Times New Roman" w:cs="Times New Roman"/>
          <w:sz w:val="24"/>
          <w:szCs w:val="24"/>
        </w:rPr>
        <w:t>, two, or</w:t>
      </w:r>
      <w:r w:rsidRPr="00004C95">
        <w:rPr>
          <w:rFonts w:ascii="Times New Roman" w:eastAsia="Times New Roman" w:hAnsi="Times New Roman" w:cs="Times New Roman"/>
          <w:sz w:val="24"/>
          <w:szCs w:val="24"/>
        </w:rPr>
        <w:t xml:space="preserve"> </w:t>
      </w:r>
      <w:r w:rsidR="009A5032" w:rsidRPr="00004C95">
        <w:rPr>
          <w:rFonts w:ascii="Times New Roman" w:eastAsia="Times New Roman" w:hAnsi="Times New Roman" w:cs="Times New Roman"/>
          <w:sz w:val="24"/>
          <w:szCs w:val="24"/>
        </w:rPr>
        <w:t xml:space="preserve">three </w:t>
      </w:r>
      <w:r w:rsidRPr="00004C95">
        <w:rPr>
          <w:rFonts w:ascii="Times New Roman" w:eastAsia="Times New Roman" w:hAnsi="Times New Roman" w:cs="Times New Roman"/>
          <w:sz w:val="24"/>
          <w:szCs w:val="24"/>
        </w:rPr>
        <w:t xml:space="preserve">populations </w:t>
      </w:r>
      <w:r w:rsidR="009A5032" w:rsidRPr="00004C95">
        <w:rPr>
          <w:rFonts w:ascii="Times New Roman" w:eastAsia="Times New Roman" w:hAnsi="Times New Roman" w:cs="Times New Roman"/>
          <w:sz w:val="24"/>
          <w:szCs w:val="24"/>
        </w:rPr>
        <w:t xml:space="preserve">that were </w:t>
      </w:r>
      <w:r w:rsidRPr="00004C95">
        <w:rPr>
          <w:rFonts w:ascii="Times New Roman" w:eastAsia="Times New Roman" w:hAnsi="Times New Roman" w:cs="Times New Roman"/>
          <w:sz w:val="24"/>
          <w:szCs w:val="24"/>
        </w:rPr>
        <w:t xml:space="preserve">randomly selected </w:t>
      </w:r>
      <w:r w:rsidR="009A5032"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w:t>
      </w:r>
      <w:r w:rsidR="009A5032" w:rsidRPr="00004C95">
        <w:rPr>
          <w:rFonts w:ascii="Times New Roman" w:eastAsia="Times New Roman" w:hAnsi="Times New Roman" w:cs="Times New Roman"/>
          <w:sz w:val="24"/>
          <w:szCs w:val="24"/>
        </w:rPr>
        <w:t xml:space="preserve">original </w:t>
      </w:r>
      <w:r w:rsidRPr="00004C95">
        <w:rPr>
          <w:rFonts w:ascii="Times New Roman" w:eastAsia="Times New Roman" w:hAnsi="Times New Roman" w:cs="Times New Roman"/>
          <w:sz w:val="24"/>
          <w:szCs w:val="24"/>
        </w:rPr>
        <w:t xml:space="preserve">25. </w:t>
      </w:r>
      <w:r w:rsidR="00A2346E" w:rsidRPr="00004C95">
        <w:rPr>
          <w:rFonts w:ascii="Times New Roman" w:eastAsia="Times New Roman" w:hAnsi="Times New Roman" w:cs="Times New Roman"/>
          <w:sz w:val="24"/>
          <w:szCs w:val="24"/>
        </w:rPr>
        <w:t xml:space="preserve">We </w:t>
      </w:r>
      <w:r w:rsidR="000D5772" w:rsidRPr="00004C95">
        <w:rPr>
          <w:rFonts w:ascii="Times New Roman" w:eastAsia="Times New Roman" w:hAnsi="Times New Roman" w:cs="Times New Roman"/>
          <w:sz w:val="24"/>
          <w:szCs w:val="24"/>
        </w:rPr>
        <w:t xml:space="preserve">varied </w:t>
      </w:r>
      <w:r w:rsidR="00A2346E" w:rsidRPr="00004C95">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(Robledo-Arnuncio &amp; Rousset, 2010)</w:t>
      </w:r>
      <w:r w:rsidR="00A2346E" w:rsidRPr="00004C95">
        <w:rPr>
          <w:rFonts w:ascii="Times New Roman" w:eastAsia="Times New Roman" w:hAnsi="Times New Roman" w:cs="Times New Roman"/>
          <w:sz w:val="24"/>
          <w:szCs w:val="24"/>
        </w:rPr>
        <w:fldChar w:fldCharType="end"/>
      </w:r>
      <w:r w:rsidR="00A2346E" w:rsidRPr="00004C95">
        <w:rPr>
          <w:rFonts w:ascii="Times New Roman" w:eastAsia="Times New Roman" w:hAnsi="Times New Roman" w:cs="Times New Roman"/>
          <w:sz w:val="24"/>
          <w:szCs w:val="24"/>
        </w:rPr>
        <w:t xml:space="preserve">. </w:t>
      </w:r>
      <w:r w:rsidR="005F5B9D" w:rsidRPr="00004C95">
        <w:rPr>
          <w:rFonts w:ascii="Times New Roman" w:eastAsia="Times New Roman" w:hAnsi="Times New Roman" w:cs="Times New Roman"/>
          <w:sz w:val="24"/>
          <w:szCs w:val="24"/>
        </w:rPr>
        <w:t xml:space="preserve">For scenarios in which </w:t>
      </w:r>
      <w:r w:rsidRPr="00004C95">
        <w:rPr>
          <w:rFonts w:ascii="Times New Roman" w:eastAsia="Times New Roman" w:hAnsi="Times New Roman" w:cs="Times New Roman"/>
          <w:sz w:val="24"/>
          <w:szCs w:val="24"/>
        </w:rPr>
        <w:t xml:space="preserve">only </w:t>
      </w:r>
      <w:r w:rsidR="00FD4CF4"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population was affected, we partitioned the 180 </w:t>
      </w:r>
      <w:r w:rsidR="005F5B9D" w:rsidRPr="00004C95">
        <w:rPr>
          <w:rFonts w:ascii="Times New Roman" w:eastAsia="Times New Roman" w:hAnsi="Times New Roman" w:cs="Times New Roman"/>
          <w:sz w:val="24"/>
          <w:szCs w:val="24"/>
        </w:rPr>
        <w:t xml:space="preserve">simulations </w:t>
      </w:r>
      <w:r w:rsidRPr="00004C95">
        <w:rPr>
          <w:rFonts w:ascii="Times New Roman" w:eastAsia="Times New Roman" w:hAnsi="Times New Roman" w:cs="Times New Roman"/>
          <w:sz w:val="24"/>
          <w:szCs w:val="24"/>
        </w:rPr>
        <w:t xml:space="preserve">equally among six populations in the landscape. </w:t>
      </w:r>
      <w:r w:rsidR="00661D0F" w:rsidRPr="00004C95">
        <w:rPr>
          <w:rFonts w:ascii="Times New Roman" w:eastAsia="Times New Roman" w:hAnsi="Times New Roman" w:cs="Times New Roman"/>
          <w:sz w:val="24"/>
          <w:szCs w:val="24"/>
        </w:rPr>
        <w:t>B</w:t>
      </w:r>
      <w:r w:rsidRPr="00004C95">
        <w:rPr>
          <w:rFonts w:ascii="Times New Roman" w:eastAsia="Times New Roman" w:hAnsi="Times New Roman" w:cs="Times New Roman"/>
          <w:sz w:val="24"/>
          <w:szCs w:val="24"/>
        </w:rPr>
        <w:t xml:space="preserve">ecause our landscape is square and homogeneously resistant to movement, </w:t>
      </w:r>
      <w:r w:rsidR="00661D0F" w:rsidRPr="00004C95">
        <w:rPr>
          <w:rFonts w:ascii="Times New Roman" w:eastAsia="Times New Roman" w:hAnsi="Times New Roman" w:cs="Times New Roman"/>
          <w:sz w:val="24"/>
          <w:szCs w:val="24"/>
        </w:rPr>
        <w:t>it is symmetric and there are only six unique positions. Systematically choosing those six positions</w:t>
      </w:r>
      <w:r w:rsidR="00B90E47" w:rsidRPr="00004C95">
        <w:rPr>
          <w:rFonts w:ascii="Times New Roman" w:eastAsia="Times New Roman" w:hAnsi="Times New Roman" w:cs="Times New Roman"/>
          <w:sz w:val="24"/>
          <w:szCs w:val="24"/>
        </w:rPr>
        <w:t xml:space="preserve"> as a pool of potential targets for our demographic event</w:t>
      </w:r>
      <w:r w:rsidR="00661D0F" w:rsidRPr="00004C95">
        <w:rPr>
          <w:rFonts w:ascii="Times New Roman" w:eastAsia="Times New Roman" w:hAnsi="Times New Roman" w:cs="Times New Roman"/>
          <w:sz w:val="24"/>
          <w:szCs w:val="24"/>
        </w:rPr>
        <w:t xml:space="preserve"> therefore covered all possible spatial patterns in our simulations</w:t>
      </w:r>
      <w:r w:rsidRPr="00004C95">
        <w:rPr>
          <w:rFonts w:ascii="Times New Roman" w:eastAsia="Times New Roman" w:hAnsi="Times New Roman" w:cs="Times New Roman"/>
          <w:sz w:val="24"/>
          <w:szCs w:val="24"/>
        </w:rPr>
        <w:t xml:space="preserve">. </w:t>
      </w:r>
      <w:r w:rsidR="00661D0F" w:rsidRPr="00004C95">
        <w:rPr>
          <w:rFonts w:ascii="Times New Roman" w:eastAsia="Times New Roman" w:hAnsi="Times New Roman" w:cs="Times New Roman"/>
          <w:sz w:val="24"/>
          <w:szCs w:val="24"/>
        </w:rPr>
        <w:t xml:space="preserve"> </w:t>
      </w:r>
      <w:r w:rsidR="00EC4F00" w:rsidRPr="00004C95">
        <w:rPr>
          <w:rFonts w:ascii="Times New Roman" w:eastAsia="Times New Roman" w:hAnsi="Times New Roman" w:cs="Times New Roman"/>
          <w:sz w:val="24"/>
          <w:szCs w:val="24"/>
        </w:rPr>
        <w:t>One or more populations among these</w:t>
      </w:r>
      <w:r w:rsidR="00661D0F" w:rsidRPr="00004C95">
        <w:rPr>
          <w:rFonts w:ascii="Times New Roman" w:eastAsia="Times New Roman" w:hAnsi="Times New Roman" w:cs="Times New Roman"/>
          <w:sz w:val="24"/>
          <w:szCs w:val="24"/>
        </w:rPr>
        <w:t xml:space="preserve"> six populations were randomly selected once</w:t>
      </w:r>
      <w:r w:rsidR="009A3FF7" w:rsidRPr="00004C95">
        <w:rPr>
          <w:rFonts w:ascii="Times New Roman" w:eastAsia="Times New Roman" w:hAnsi="Times New Roman" w:cs="Times New Roman"/>
          <w:sz w:val="24"/>
          <w:szCs w:val="24"/>
        </w:rPr>
        <w:t>,</w:t>
      </w:r>
      <w:r w:rsidR="00661D0F" w:rsidRPr="00004C95">
        <w:rPr>
          <w:rFonts w:ascii="Times New Roman" w:eastAsia="Times New Roman" w:hAnsi="Times New Roman" w:cs="Times New Roman"/>
          <w:sz w:val="24"/>
          <w:szCs w:val="24"/>
        </w:rPr>
        <w:t xml:space="preserve"> and were identical across runs. </w:t>
      </w:r>
      <w:r w:rsidRPr="00004C95">
        <w:rPr>
          <w:rFonts w:ascii="Times New Roman" w:eastAsia="Times New Roman" w:hAnsi="Times New Roman" w:cs="Times New Roman"/>
          <w:sz w:val="24"/>
          <w:szCs w:val="24"/>
        </w:rPr>
        <w:t xml:space="preserve">When </w:t>
      </w:r>
      <w:r w:rsidR="005F5B9D" w:rsidRPr="00004C95">
        <w:rPr>
          <w:rFonts w:ascii="Times New Roman" w:eastAsia="Times New Roman" w:hAnsi="Times New Roman" w:cs="Times New Roman"/>
          <w:sz w:val="24"/>
          <w:szCs w:val="24"/>
        </w:rPr>
        <w:t xml:space="preserve">multiple </w:t>
      </w:r>
      <w:r w:rsidRPr="00004C95">
        <w:rPr>
          <w:rFonts w:ascii="Times New Roman" w:eastAsia="Times New Roman" w:hAnsi="Times New Roman" w:cs="Times New Roman"/>
          <w:sz w:val="24"/>
          <w:szCs w:val="24"/>
        </w:rPr>
        <w:t>(</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three</w:t>
      </w:r>
      <w:r w:rsidRPr="00004C95">
        <w:rPr>
          <w:rFonts w:ascii="Times New Roman" w:eastAsia="Times New Roman" w:hAnsi="Times New Roman" w:cs="Times New Roman"/>
          <w:sz w:val="24"/>
          <w:szCs w:val="24"/>
        </w:rPr>
        <w:t xml:space="preserve">) populations underwent a demographic event, we randomly </w:t>
      </w:r>
      <w:r w:rsidR="00EA200B" w:rsidRPr="00004C95">
        <w:rPr>
          <w:rFonts w:ascii="Times New Roman" w:eastAsia="Times New Roman" w:hAnsi="Times New Roman" w:cs="Times New Roman"/>
          <w:sz w:val="24"/>
          <w:szCs w:val="24"/>
        </w:rPr>
        <w:t xml:space="preserve">chose </w:t>
      </w:r>
      <w:r w:rsidR="005F5B9D" w:rsidRPr="00004C95">
        <w:rPr>
          <w:rFonts w:ascii="Times New Roman" w:eastAsia="Times New Roman" w:hAnsi="Times New Roman" w:cs="Times New Roman"/>
          <w:sz w:val="24"/>
          <w:szCs w:val="24"/>
        </w:rPr>
        <w:t xml:space="preserve">one </w:t>
      </w:r>
      <w:r w:rsidR="00EA200B" w:rsidRPr="00004C95">
        <w:rPr>
          <w:rFonts w:ascii="Times New Roman" w:eastAsia="Times New Roman" w:hAnsi="Times New Roman" w:cs="Times New Roman"/>
          <w:sz w:val="24"/>
          <w:szCs w:val="24"/>
        </w:rPr>
        <w:t>of</w:t>
      </w:r>
      <w:r w:rsidRPr="00004C95">
        <w:rPr>
          <w:rFonts w:ascii="Times New Roman" w:eastAsia="Times New Roman" w:hAnsi="Times New Roman" w:cs="Times New Roman"/>
          <w:sz w:val="24"/>
          <w:szCs w:val="24"/>
        </w:rPr>
        <w:t xml:space="preserve"> the</w:t>
      </w:r>
      <w:r w:rsidR="00EA200B" w:rsidRPr="00004C95">
        <w:rPr>
          <w:rFonts w:ascii="Times New Roman" w:eastAsia="Times New Roman" w:hAnsi="Times New Roman" w:cs="Times New Roman"/>
          <w:sz w:val="24"/>
          <w:szCs w:val="24"/>
        </w:rPr>
        <w:t>se</w:t>
      </w:r>
      <w:r w:rsidRPr="00004C95">
        <w:rPr>
          <w:rFonts w:ascii="Times New Roman" w:eastAsia="Times New Roman" w:hAnsi="Times New Roman" w:cs="Times New Roman"/>
          <w:sz w:val="24"/>
          <w:szCs w:val="24"/>
        </w:rPr>
        <w:t xml:space="preserve"> six </w:t>
      </w:r>
      <w:r w:rsidR="00EA200B" w:rsidRPr="00004C95">
        <w:rPr>
          <w:rFonts w:ascii="Times New Roman" w:eastAsia="Times New Roman" w:hAnsi="Times New Roman" w:cs="Times New Roman"/>
          <w:sz w:val="24"/>
          <w:szCs w:val="24"/>
        </w:rPr>
        <w:t>geographically unique populations</w:t>
      </w:r>
      <w:r w:rsidRPr="00004C95">
        <w:rPr>
          <w:rFonts w:ascii="Times New Roman" w:eastAsia="Times New Roman" w:hAnsi="Times New Roman" w:cs="Times New Roman"/>
          <w:sz w:val="24"/>
          <w:szCs w:val="24"/>
        </w:rPr>
        <w:t xml:space="preserve"> and randomly picked </w:t>
      </w:r>
      <w:r w:rsidR="005F5B9D"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additional populations directly adjacent to it. </w:t>
      </w:r>
      <w:r w:rsidR="00A2346E" w:rsidRPr="00004C95">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004C95">
        <w:rPr>
          <w:rFonts w:ascii="Times New Roman" w:eastAsia="Times New Roman" w:hAnsi="Times New Roman" w:cs="Times New Roman"/>
          <w:sz w:val="24"/>
          <w:szCs w:val="24"/>
        </w:rPr>
        <w:t xml:space="preserve">For each of the two- and three-population simulations, we </w:t>
      </w:r>
      <w:r w:rsidR="00EA200B" w:rsidRPr="00004C95">
        <w:rPr>
          <w:rFonts w:ascii="Times New Roman" w:eastAsia="Times New Roman" w:hAnsi="Times New Roman" w:cs="Times New Roman"/>
          <w:sz w:val="24"/>
          <w:szCs w:val="24"/>
        </w:rPr>
        <w:t xml:space="preserve">repeated </w:t>
      </w:r>
      <w:r w:rsidRPr="00004C95">
        <w:rPr>
          <w:rFonts w:ascii="Times New Roman" w:eastAsia="Times New Roman" w:hAnsi="Times New Roman" w:cs="Times New Roman"/>
          <w:sz w:val="24"/>
          <w:szCs w:val="24"/>
        </w:rPr>
        <w:t xml:space="preserve">this </w:t>
      </w:r>
      <w:r w:rsidR="00EA200B" w:rsidRPr="00004C95">
        <w:rPr>
          <w:rFonts w:ascii="Times New Roman" w:eastAsia="Times New Roman" w:hAnsi="Times New Roman" w:cs="Times New Roman"/>
          <w:sz w:val="24"/>
          <w:szCs w:val="24"/>
        </w:rPr>
        <w:t xml:space="preserve">population selection procedure </w:t>
      </w:r>
      <w:r w:rsidRPr="00004C95">
        <w:rPr>
          <w:rFonts w:ascii="Times New Roman" w:eastAsia="Times New Roman" w:hAnsi="Times New Roman" w:cs="Times New Roman"/>
          <w:sz w:val="24"/>
          <w:szCs w:val="24"/>
        </w:rPr>
        <w:t xml:space="preserve">six times </w:t>
      </w:r>
      <w:r w:rsidR="00EA200B" w:rsidRPr="00004C95">
        <w:rPr>
          <w:rFonts w:ascii="Times New Roman" w:eastAsia="Times New Roman" w:hAnsi="Times New Roman" w:cs="Times New Roman"/>
          <w:sz w:val="24"/>
          <w:szCs w:val="24"/>
        </w:rPr>
        <w:t xml:space="preserve">and ran </w:t>
      </w:r>
      <w:r w:rsidRPr="00004C95">
        <w:rPr>
          <w:rFonts w:ascii="Times New Roman" w:eastAsia="Times New Roman" w:hAnsi="Times New Roman" w:cs="Times New Roman"/>
          <w:sz w:val="24"/>
          <w:szCs w:val="24"/>
        </w:rPr>
        <w:t>30 replicate</w:t>
      </w:r>
      <w:r w:rsidR="00EA200B" w:rsidRPr="00004C95">
        <w:rPr>
          <w:rFonts w:ascii="Times New Roman" w:eastAsia="Times New Roman" w:hAnsi="Times New Roman" w:cs="Times New Roman"/>
          <w:sz w:val="24"/>
          <w:szCs w:val="24"/>
        </w:rPr>
        <w:t xml:space="preserve"> simulations</w:t>
      </w:r>
      <w:r w:rsidRPr="00004C95">
        <w:rPr>
          <w:rFonts w:ascii="Times New Roman" w:eastAsia="Times New Roman" w:hAnsi="Times New Roman" w:cs="Times New Roman"/>
          <w:sz w:val="24"/>
          <w:szCs w:val="24"/>
        </w:rPr>
        <w:t xml:space="preserve"> for each set of populations. </w:t>
      </w:r>
    </w:p>
    <w:p w14:paraId="69F1420C" w14:textId="77777777" w:rsidR="00760250" w:rsidRPr="00004C95" w:rsidRDefault="00760250" w:rsidP="00182E94">
      <w:pPr>
        <w:pStyle w:val="Titre2"/>
        <w:spacing w:after="240" w:line="276" w:lineRule="auto"/>
        <w:rPr>
          <w:lang w:val="en-US"/>
        </w:rPr>
      </w:pPr>
      <w:r w:rsidRPr="00004C95">
        <w:rPr>
          <w:lang w:val="en-US"/>
        </w:rPr>
        <w:t>Statistical performance</w:t>
      </w:r>
    </w:p>
    <w:p w14:paraId="1AA3B59C" w14:textId="2DD1FA95" w:rsidR="009A5032" w:rsidRPr="00004C95" w:rsidRDefault="00760250" w:rsidP="00182E94">
      <w:pPr>
        <w:spacing w:after="240" w:line="276" w:lineRule="auto"/>
        <w:rPr>
          <w:rFonts w:ascii="Times New Roman" w:eastAsia="Times New Roman" w:hAnsi="Times New Roman" w:cs="Times New Roman"/>
          <w:iCs/>
          <w:sz w:val="24"/>
          <w:szCs w:val="24"/>
        </w:rPr>
      </w:pPr>
      <w:r w:rsidRPr="00004C95">
        <w:rPr>
          <w:rFonts w:ascii="Times New Roman" w:eastAsia="Times New Roman" w:hAnsi="Times New Roman" w:cs="Times New Roman"/>
          <w:iCs/>
          <w:sz w:val="24"/>
          <w:szCs w:val="24"/>
        </w:rPr>
        <w:t xml:space="preserve">We </w:t>
      </w:r>
      <w:r w:rsidR="0093724D" w:rsidRPr="00004C95">
        <w:rPr>
          <w:rFonts w:ascii="Times New Roman" w:eastAsia="Times New Roman" w:hAnsi="Times New Roman" w:cs="Times New Roman"/>
          <w:iCs/>
          <w:sz w:val="24"/>
          <w:szCs w:val="24"/>
        </w:rPr>
        <w:t>assess</w:t>
      </w:r>
      <w:r w:rsidR="00330557" w:rsidRPr="00004C95">
        <w:rPr>
          <w:rFonts w:ascii="Times New Roman" w:eastAsia="Times New Roman" w:hAnsi="Times New Roman" w:cs="Times New Roman"/>
          <w:iCs/>
          <w:sz w:val="24"/>
          <w:szCs w:val="24"/>
        </w:rPr>
        <w:t>ed</w:t>
      </w:r>
      <w:r w:rsidR="0093724D" w:rsidRPr="00004C95">
        <w:rPr>
          <w:rFonts w:ascii="Times New Roman" w:eastAsia="Times New Roman" w:hAnsi="Times New Roman" w:cs="Times New Roman"/>
          <w:iCs/>
          <w:sz w:val="24"/>
          <w:szCs w:val="24"/>
        </w:rPr>
        <w:t xml:space="preserve"> the statistical performance of our TGI testing procedure using </w:t>
      </w:r>
      <w:r w:rsidRPr="00004C95">
        <w:rPr>
          <w:rFonts w:ascii="Times New Roman" w:eastAsia="Times New Roman" w:hAnsi="Times New Roman" w:cs="Times New Roman"/>
          <w:iCs/>
          <w:sz w:val="24"/>
          <w:szCs w:val="24"/>
        </w:rPr>
        <w:t xml:space="preserve">the </w:t>
      </w:r>
      <w:r w:rsidR="00545C37" w:rsidRPr="00004C95">
        <w:rPr>
          <w:rFonts w:ascii="Times New Roman" w:eastAsia="Times New Roman" w:hAnsi="Times New Roman" w:cs="Times New Roman"/>
          <w:iCs/>
          <w:sz w:val="24"/>
          <w:szCs w:val="24"/>
        </w:rPr>
        <w:t xml:space="preserve">false positive rate </w:t>
      </w:r>
      <w:r w:rsidRPr="00004C95">
        <w:rPr>
          <w:rFonts w:ascii="Times New Roman" w:eastAsia="Times New Roman" w:hAnsi="Times New Roman" w:cs="Times New Roman"/>
          <w:iCs/>
          <w:sz w:val="24"/>
          <w:szCs w:val="24"/>
        </w:rPr>
        <w:t xml:space="preserve">(FPR) and </w:t>
      </w:r>
      <w:r w:rsidR="00545C37" w:rsidRPr="00004C95">
        <w:rPr>
          <w:rFonts w:ascii="Times New Roman" w:eastAsia="Times New Roman" w:hAnsi="Times New Roman" w:cs="Times New Roman"/>
          <w:iCs/>
          <w:sz w:val="24"/>
          <w:szCs w:val="24"/>
        </w:rPr>
        <w:t xml:space="preserve">false negative rate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In our study, a </w:t>
      </w:r>
      <w:r w:rsidRPr="00004C95">
        <w:rPr>
          <w:rFonts w:ascii="Times New Roman" w:eastAsia="Times New Roman" w:hAnsi="Times New Roman" w:cs="Times New Roman"/>
          <w:iCs/>
          <w:sz w:val="24"/>
          <w:szCs w:val="24"/>
        </w:rPr>
        <w:t xml:space="preserve">false positive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a population that we </w:t>
      </w:r>
      <w:r w:rsidR="009A5032" w:rsidRPr="00004C95">
        <w:rPr>
          <w:rFonts w:ascii="Times New Roman" w:eastAsia="Times New Roman" w:hAnsi="Times New Roman" w:cs="Times New Roman"/>
          <w:iCs/>
          <w:sz w:val="24"/>
          <w:szCs w:val="24"/>
        </w:rPr>
        <w:t xml:space="preserve">knew </w:t>
      </w:r>
      <w:r w:rsidRPr="00004C95">
        <w:rPr>
          <w:rFonts w:ascii="Times New Roman" w:eastAsia="Times New Roman" w:hAnsi="Times New Roman" w:cs="Times New Roman"/>
          <w:iCs/>
          <w:sz w:val="24"/>
          <w:szCs w:val="24"/>
        </w:rPr>
        <w:t xml:space="preserve">did not undergo the demographic change we imposed but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found to have done so </w:t>
      </w:r>
      <w:r w:rsidR="009A5032" w:rsidRPr="00004C95">
        <w:rPr>
          <w:rFonts w:ascii="Times New Roman" w:eastAsia="Times New Roman" w:hAnsi="Times New Roman" w:cs="Times New Roman"/>
          <w:iCs/>
          <w:sz w:val="24"/>
          <w:szCs w:val="24"/>
        </w:rPr>
        <w:t xml:space="preserve">using </w:t>
      </w:r>
      <w:r w:rsidRPr="00004C95">
        <w:rPr>
          <w:rFonts w:ascii="Times New Roman" w:eastAsia="Times New Roman" w:hAnsi="Times New Roman" w:cs="Times New Roman"/>
          <w:iCs/>
          <w:sz w:val="24"/>
          <w:szCs w:val="24"/>
        </w:rPr>
        <w:t>the TGI test</w:t>
      </w:r>
      <w:r w:rsidR="00330557" w:rsidRPr="00004C95">
        <w:rPr>
          <w:rFonts w:ascii="Times New Roman" w:eastAsia="Times New Roman" w:hAnsi="Times New Roman" w:cs="Times New Roman"/>
          <w:iCs/>
          <w:sz w:val="24"/>
          <w:szCs w:val="24"/>
        </w:rPr>
        <w:t xml:space="preserve">, whereas a </w:t>
      </w:r>
      <w:r w:rsidRPr="00004C95">
        <w:rPr>
          <w:rFonts w:ascii="Times New Roman" w:eastAsia="Times New Roman" w:hAnsi="Times New Roman" w:cs="Times New Roman"/>
          <w:iCs/>
          <w:sz w:val="24"/>
          <w:szCs w:val="24"/>
        </w:rPr>
        <w:t xml:space="preserve">false negative </w:t>
      </w:r>
      <w:r w:rsidR="00545C37"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a population that experience</w:t>
      </w:r>
      <w:r w:rsidR="009A5032" w:rsidRPr="00004C95">
        <w:rPr>
          <w:rFonts w:ascii="Times New Roman" w:eastAsia="Times New Roman" w:hAnsi="Times New Roman" w:cs="Times New Roman"/>
          <w:iCs/>
          <w:sz w:val="24"/>
          <w:szCs w:val="24"/>
        </w:rPr>
        <w:t>d</w:t>
      </w:r>
      <w:r w:rsidRPr="00004C95">
        <w:rPr>
          <w:rFonts w:ascii="Times New Roman" w:eastAsia="Times New Roman" w:hAnsi="Times New Roman" w:cs="Times New Roman"/>
          <w:iCs/>
          <w:sz w:val="24"/>
          <w:szCs w:val="24"/>
        </w:rPr>
        <w:t xml:space="preserve"> </w:t>
      </w:r>
      <w:r w:rsidR="00545C37"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demographic event </w:t>
      </w:r>
      <w:r w:rsidR="00330557" w:rsidRPr="00004C95">
        <w:rPr>
          <w:rFonts w:ascii="Times New Roman" w:eastAsia="Times New Roman" w:hAnsi="Times New Roman" w:cs="Times New Roman"/>
          <w:iCs/>
          <w:sz w:val="24"/>
          <w:szCs w:val="24"/>
        </w:rPr>
        <w:t>but exhibited no significant change</w:t>
      </w:r>
      <w:r w:rsidR="009A5032" w:rsidRPr="00004C95">
        <w:rPr>
          <w:rFonts w:ascii="Times New Roman" w:eastAsia="Times New Roman" w:hAnsi="Times New Roman" w:cs="Times New Roman"/>
          <w:iCs/>
          <w:sz w:val="24"/>
          <w:szCs w:val="24"/>
        </w:rPr>
        <w:t xml:space="preserve"> </w:t>
      </w:r>
      <w:r w:rsidR="00330557" w:rsidRPr="00004C95">
        <w:rPr>
          <w:rFonts w:ascii="Times New Roman" w:eastAsia="Times New Roman" w:hAnsi="Times New Roman" w:cs="Times New Roman"/>
          <w:iCs/>
          <w:sz w:val="24"/>
          <w:szCs w:val="24"/>
        </w:rPr>
        <w:t>in</w:t>
      </w:r>
      <w:r w:rsidR="009A5032" w:rsidRPr="00004C95">
        <w:rPr>
          <w:rFonts w:ascii="Times New Roman" w:eastAsia="Times New Roman" w:hAnsi="Times New Roman" w:cs="Times New Roman"/>
          <w:iCs/>
          <w:sz w:val="24"/>
          <w:szCs w:val="24"/>
        </w:rPr>
        <w:t xml:space="preserve"> the TGI test</w:t>
      </w:r>
      <w:r w:rsidRPr="00004C95">
        <w:rPr>
          <w:rFonts w:ascii="Times New Roman" w:eastAsia="Times New Roman" w:hAnsi="Times New Roman" w:cs="Times New Roman"/>
          <w:iCs/>
          <w:sz w:val="24"/>
          <w:szCs w:val="24"/>
        </w:rPr>
        <w:t xml:space="preserve">. </w:t>
      </w:r>
      <w:r w:rsidR="009A5032"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FPR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positives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negative tests (i.e., true negatives and false positives</w:t>
      </w:r>
      <w:r w:rsidR="009A5032" w:rsidRPr="00004C95">
        <w:rPr>
          <w:rFonts w:ascii="Times New Roman" w:eastAsia="Times New Roman" w:hAnsi="Times New Roman" w:cs="Times New Roman"/>
          <w:iCs/>
          <w:sz w:val="24"/>
          <w:szCs w:val="24"/>
        </w:rPr>
        <w:t xml:space="preserve">), and the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negatives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positive tests (i.e., true positives and</w:t>
      </w:r>
      <w:r w:rsidR="003237FC" w:rsidRPr="00004C95">
        <w:rPr>
          <w:rFonts w:ascii="Times New Roman" w:eastAsia="Times New Roman" w:hAnsi="Times New Roman" w:cs="Times New Roman"/>
          <w:iCs/>
          <w:sz w:val="24"/>
          <w:szCs w:val="24"/>
        </w:rPr>
        <w:t xml:space="preserve"> false negatives).</w:t>
      </w:r>
    </w:p>
    <w:p w14:paraId="677FB088" w14:textId="34EBF3D7"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iCs/>
          <w:sz w:val="24"/>
          <w:szCs w:val="24"/>
        </w:rPr>
        <w:t xml:space="preserve">A high FPR </w:t>
      </w:r>
      <w:r w:rsidR="00BD0358" w:rsidRPr="00004C95">
        <w:rPr>
          <w:rFonts w:ascii="Times New Roman" w:eastAsia="Times New Roman" w:hAnsi="Times New Roman" w:cs="Times New Roman"/>
          <w:iCs/>
          <w:sz w:val="24"/>
          <w:szCs w:val="24"/>
        </w:rPr>
        <w:t xml:space="preserve">would </w:t>
      </w:r>
      <w:r w:rsidR="009A5032" w:rsidRPr="00004C95">
        <w:rPr>
          <w:rFonts w:ascii="Times New Roman" w:eastAsia="Times New Roman" w:hAnsi="Times New Roman" w:cs="Times New Roman"/>
          <w:iCs/>
          <w:sz w:val="24"/>
          <w:szCs w:val="24"/>
        </w:rPr>
        <w:t xml:space="preserve">indicate that our TGI measure </w:t>
      </w:r>
      <w:r w:rsidRPr="00004C95">
        <w:rPr>
          <w:rFonts w:ascii="Times New Roman" w:eastAsia="Times New Roman" w:hAnsi="Times New Roman" w:cs="Times New Roman"/>
          <w:iCs/>
          <w:sz w:val="24"/>
          <w:szCs w:val="24"/>
        </w:rPr>
        <w:t>often select</w:t>
      </w:r>
      <w:r w:rsidR="002C09F6" w:rsidRPr="00004C95">
        <w:rPr>
          <w:rFonts w:ascii="Times New Roman" w:eastAsia="Times New Roman" w:hAnsi="Times New Roman" w:cs="Times New Roman"/>
          <w:iCs/>
          <w:sz w:val="24"/>
          <w:szCs w:val="24"/>
        </w:rPr>
        <w:t>ed</w:t>
      </w:r>
      <w:r w:rsidRPr="00004C95">
        <w:rPr>
          <w:rFonts w:ascii="Times New Roman" w:eastAsia="Times New Roman" w:hAnsi="Times New Roman" w:cs="Times New Roman"/>
          <w:iCs/>
          <w:sz w:val="24"/>
          <w:szCs w:val="24"/>
        </w:rPr>
        <w:t xml:space="preserve"> the wrong population(s) as having changed substantially </w:t>
      </w:r>
      <w:r w:rsidR="00BD0358" w:rsidRPr="00004C95">
        <w:rPr>
          <w:rFonts w:ascii="Times New Roman" w:eastAsia="Times New Roman" w:hAnsi="Times New Roman" w:cs="Times New Roman"/>
          <w:iCs/>
          <w:sz w:val="24"/>
          <w:szCs w:val="24"/>
        </w:rPr>
        <w:t xml:space="preserve">and that our testing procedure </w:t>
      </w:r>
      <w:r w:rsidR="002C09F6" w:rsidRPr="00004C95">
        <w:rPr>
          <w:rFonts w:ascii="Times New Roman" w:eastAsia="Times New Roman" w:hAnsi="Times New Roman" w:cs="Times New Roman"/>
          <w:iCs/>
          <w:sz w:val="24"/>
          <w:szCs w:val="24"/>
        </w:rPr>
        <w:t>was</w:t>
      </w:r>
      <w:r w:rsidR="00BD0358" w:rsidRPr="00004C95">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sidRPr="00004C95">
        <w:rPr>
          <w:rFonts w:ascii="Times New Roman" w:eastAsia="Times New Roman" w:hAnsi="Times New Roman" w:cs="Times New Roman"/>
          <w:iCs/>
          <w:sz w:val="24"/>
          <w:szCs w:val="24"/>
        </w:rPr>
        <w:t>ed</w:t>
      </w:r>
      <w:r w:rsidR="00BD0358" w:rsidRPr="00004C95">
        <w:rPr>
          <w:rFonts w:ascii="Times New Roman" w:eastAsia="Times New Roman" w:hAnsi="Times New Roman" w:cs="Times New Roman"/>
          <w:iCs/>
          <w:sz w:val="24"/>
          <w:szCs w:val="24"/>
        </w:rPr>
        <w:t xml:space="preserve"> to identify the population(s) that were actually affected and that our testing procedure ha</w:t>
      </w:r>
      <w:r w:rsidR="002C09F6" w:rsidRPr="00004C95">
        <w:rPr>
          <w:rFonts w:ascii="Times New Roman" w:eastAsia="Times New Roman" w:hAnsi="Times New Roman" w:cs="Times New Roman"/>
          <w:iCs/>
          <w:sz w:val="24"/>
          <w:szCs w:val="24"/>
        </w:rPr>
        <w:t>d</w:t>
      </w:r>
      <w:r w:rsidR="00BD0358" w:rsidRPr="00004C95">
        <w:rPr>
          <w:rFonts w:ascii="Times New Roman" w:eastAsia="Times New Roman" w:hAnsi="Times New Roman" w:cs="Times New Roman"/>
          <w:iCs/>
          <w:sz w:val="24"/>
          <w:szCs w:val="24"/>
        </w:rPr>
        <w:t xml:space="preserve"> less discriminatory power. </w:t>
      </w:r>
      <w:r w:rsidRPr="00004C95">
        <w:rPr>
          <w:rFonts w:ascii="Times New Roman" w:eastAsia="Times New Roman" w:hAnsi="Times New Roman" w:cs="Times New Roman"/>
          <w:iCs/>
          <w:sz w:val="24"/>
          <w:szCs w:val="24"/>
        </w:rPr>
        <w:t xml:space="preserve">Researchers may want to minimize the FNR in situations where finding </w:t>
      </w:r>
      <w:r w:rsidR="0042387A" w:rsidRPr="00004C95">
        <w:rPr>
          <w:rFonts w:ascii="Times New Roman" w:eastAsia="Times New Roman" w:hAnsi="Times New Roman" w:cs="Times New Roman"/>
          <w:iCs/>
          <w:sz w:val="24"/>
          <w:szCs w:val="24"/>
        </w:rPr>
        <w:t>all affected</w:t>
      </w:r>
      <w:r w:rsidRPr="00004C95">
        <w:rPr>
          <w:rFonts w:ascii="Times New Roman" w:eastAsia="Times New Roman" w:hAnsi="Times New Roman" w:cs="Times New Roman"/>
          <w:iCs/>
          <w:sz w:val="24"/>
          <w:szCs w:val="24"/>
        </w:rPr>
        <w:t xml:space="preserve"> population</w:t>
      </w:r>
      <w:r w:rsidR="00EA50A6"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xml:space="preserve"> is the most important aspect, for example, if there is limited time to take conservation action. </w:t>
      </w:r>
      <w:r w:rsidR="000D5772" w:rsidRPr="00004C95">
        <w:rPr>
          <w:rFonts w:ascii="Times New Roman" w:eastAsia="Times New Roman" w:hAnsi="Times New Roman" w:cs="Times New Roman"/>
          <w:iCs/>
          <w:sz w:val="24"/>
          <w:szCs w:val="24"/>
        </w:rPr>
        <w:t>S</w:t>
      </w:r>
      <w:r w:rsidR="00E244CD" w:rsidRPr="00004C95">
        <w:rPr>
          <w:rFonts w:ascii="Times New Roman" w:eastAsia="Times New Roman" w:hAnsi="Times New Roman" w:cs="Times New Roman"/>
          <w:sz w:val="24"/>
          <w:szCs w:val="24"/>
        </w:rPr>
        <w:t xml:space="preserve">electing </w:t>
      </w:r>
      <w:r w:rsidRPr="00004C95">
        <w:rPr>
          <w:rFonts w:ascii="Times New Roman" w:eastAsia="Times New Roman" w:hAnsi="Times New Roman" w:cs="Times New Roman"/>
          <w:sz w:val="24"/>
          <w:szCs w:val="24"/>
        </w:rPr>
        <w:t xml:space="preserve">a proper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 </w:t>
      </w:r>
      <w:r w:rsidR="00E244CD"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the p-value calculated </w:t>
      </w:r>
      <w:r w:rsidR="00E244CD"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TGI test permutations, and therefore defining </w:t>
      </w:r>
      <w:r w:rsidR="00E244CD" w:rsidRPr="00004C95">
        <w:rPr>
          <w:rFonts w:ascii="Times New Roman" w:eastAsia="Times New Roman" w:hAnsi="Times New Roman" w:cs="Times New Roman"/>
          <w:sz w:val="24"/>
          <w:szCs w:val="24"/>
        </w:rPr>
        <w:t>which changes in genetic diversity are significant or not</w:t>
      </w:r>
      <w:r w:rsidRPr="00004C95">
        <w:rPr>
          <w:rFonts w:ascii="Times New Roman" w:eastAsia="Times New Roman" w:hAnsi="Times New Roman" w:cs="Times New Roman"/>
          <w:sz w:val="24"/>
          <w:szCs w:val="24"/>
        </w:rPr>
        <w:t xml:space="preserve">, is important </w:t>
      </w:r>
      <w:r w:rsidR="00E244CD" w:rsidRPr="00004C95">
        <w:rPr>
          <w:rFonts w:ascii="Times New Roman" w:eastAsia="Times New Roman" w:hAnsi="Times New Roman" w:cs="Times New Roman"/>
          <w:sz w:val="24"/>
          <w:szCs w:val="24"/>
        </w:rPr>
        <w:t>for balancing</w:t>
      </w:r>
      <w:r w:rsidRPr="00004C95">
        <w:rPr>
          <w:rFonts w:ascii="Times New Roman" w:eastAsia="Times New Roman" w:hAnsi="Times New Roman" w:cs="Times New Roman"/>
          <w:sz w:val="24"/>
          <w:szCs w:val="24"/>
        </w:rPr>
        <w:t xml:space="preserve"> </w:t>
      </w:r>
      <w:r w:rsidR="00BD0358" w:rsidRPr="00004C95">
        <w:rPr>
          <w:rFonts w:ascii="Times New Roman" w:eastAsia="Times New Roman" w:hAnsi="Times New Roman" w:cs="Times New Roman"/>
          <w:sz w:val="24"/>
          <w:szCs w:val="24"/>
        </w:rPr>
        <w:t xml:space="preserve">selectivity (1 – FPR) and </w:t>
      </w:r>
      <w:r w:rsidRPr="00004C95">
        <w:rPr>
          <w:rFonts w:ascii="Times New Roman" w:eastAsia="Times New Roman" w:hAnsi="Times New Roman" w:cs="Times New Roman"/>
          <w:sz w:val="24"/>
          <w:szCs w:val="24"/>
        </w:rPr>
        <w:t>power (1 – FNR). To characteri</w:t>
      </w:r>
      <w:r w:rsidR="00E244CD" w:rsidRPr="00004C95">
        <w:rPr>
          <w:rFonts w:ascii="Times New Roman" w:eastAsia="Times New Roman" w:hAnsi="Times New Roman" w:cs="Times New Roman"/>
          <w:sz w:val="24"/>
          <w:szCs w:val="24"/>
        </w:rPr>
        <w:t>z</w:t>
      </w:r>
      <w:r w:rsidRPr="00004C95">
        <w:rPr>
          <w:rFonts w:ascii="Times New Roman" w:eastAsia="Times New Roman" w:hAnsi="Times New Roman" w:cs="Times New Roman"/>
          <w:sz w:val="24"/>
          <w:szCs w:val="24"/>
        </w:rPr>
        <w:t xml:space="preserve">e this </w:t>
      </w:r>
      <w:r w:rsidRPr="00004C95">
        <w:rPr>
          <w:rFonts w:ascii="Times New Roman" w:eastAsia="Times New Roman" w:hAnsi="Times New Roman" w:cs="Times New Roman"/>
          <w:sz w:val="24"/>
          <w:szCs w:val="24"/>
        </w:rPr>
        <w:lastRenderedPageBreak/>
        <w:t xml:space="preserve">compromise, we evaluated the statistical performance of TGI using a range of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thresholds for </w:t>
      </w:r>
      <w:r w:rsidR="00E244CD" w:rsidRPr="00004C95">
        <w:rPr>
          <w:rFonts w:ascii="Times New Roman" w:eastAsia="Times New Roman" w:hAnsi="Times New Roman" w:cs="Times New Roman"/>
          <w:sz w:val="24"/>
          <w:szCs w:val="24"/>
        </w:rPr>
        <w:t xml:space="preserve">calculating </w:t>
      </w:r>
      <w:r w:rsidRPr="00004C95">
        <w:rPr>
          <w:rFonts w:ascii="Times New Roman" w:eastAsia="Times New Roman" w:hAnsi="Times New Roman" w:cs="Times New Roman"/>
          <w:sz w:val="24"/>
          <w:szCs w:val="24"/>
        </w:rPr>
        <w:t>FPR and FNR: 0.0001, 0.001, 0.005, 0.01, 0.015, 0.020, 0.025, 0.030, 0.035, 0.040, 0.045, 0.050, 0.055, 0.060, 0.065, 0.070, 0.075, 0.080, 0.085, 0.090, 0.095, and 0.1</w:t>
      </w:r>
      <w:r w:rsidR="000D5772" w:rsidRPr="00004C95">
        <w:rPr>
          <w:rFonts w:ascii="Times New Roman" w:eastAsia="Times New Roman" w:hAnsi="Times New Roman" w:cs="Times New Roman"/>
          <w:sz w:val="24"/>
          <w:szCs w:val="24"/>
        </w:rPr>
        <w:t>.</w:t>
      </w:r>
    </w:p>
    <w:p w14:paraId="74F5A1F3" w14:textId="77777777" w:rsidR="00D50D33" w:rsidRPr="00004C95" w:rsidRDefault="00D50D33" w:rsidP="00182E94">
      <w:pPr>
        <w:pStyle w:val="Titre2"/>
        <w:spacing w:after="240" w:line="276" w:lineRule="auto"/>
        <w:rPr>
          <w:lang w:val="en-US"/>
        </w:rPr>
      </w:pPr>
      <w:r w:rsidRPr="00004C95">
        <w:rPr>
          <w:lang w:val="en-US"/>
        </w:rPr>
        <w:t>Time</w:t>
      </w:r>
    </w:p>
    <w:p w14:paraId="0E52D5A6" w14:textId="05A9EBF8" w:rsidR="00D50D33" w:rsidRPr="00004C95" w:rsidRDefault="00D50D33" w:rsidP="00182E94">
      <w:pPr>
        <w:spacing w:after="240" w:line="276" w:lineRule="auto"/>
        <w:rPr>
          <w:rFonts w:ascii="Times New Roman" w:eastAsia="Times New Roman" w:hAnsi="Times New Roman" w:cs="Times New Roman"/>
          <w:i/>
          <w:iCs/>
          <w:sz w:val="24"/>
          <w:szCs w:val="24"/>
        </w:rPr>
      </w:pPr>
      <w:r w:rsidRPr="00004C95">
        <w:rPr>
          <w:rFonts w:ascii="Times New Roman" w:eastAsia="Times New Roman" w:hAnsi="Times New Roman" w:cs="Times New Roman"/>
          <w:iCs/>
          <w:sz w:val="24"/>
          <w:szCs w:val="24"/>
        </w:rPr>
        <w:t xml:space="preserve">To assess how the time since the simulated demographic event affected our ability to detect genetic changes in each </w:t>
      </w:r>
      <w:r w:rsidR="00E244CD" w:rsidRPr="00004C95">
        <w:rPr>
          <w:rFonts w:ascii="Times New Roman" w:eastAsia="Times New Roman" w:hAnsi="Times New Roman" w:cs="Times New Roman"/>
          <w:iCs/>
          <w:sz w:val="24"/>
          <w:szCs w:val="24"/>
        </w:rPr>
        <w:t xml:space="preserve">of the nine </w:t>
      </w:r>
      <w:r w:rsidRPr="00004C95">
        <w:rPr>
          <w:rFonts w:ascii="Times New Roman" w:eastAsia="Times New Roman" w:hAnsi="Times New Roman" w:cs="Times New Roman"/>
          <w:iCs/>
          <w:sz w:val="24"/>
          <w:szCs w:val="24"/>
        </w:rPr>
        <w:t>dispersal/spatial extent scenario</w:t>
      </w:r>
      <w:r w:rsidR="00E244CD"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we calculated the TGI for simu</w:t>
      </w:r>
      <w:r w:rsidR="00CB44DC" w:rsidRPr="00004C95">
        <w:rPr>
          <w:rFonts w:ascii="Times New Roman" w:eastAsia="Times New Roman" w:hAnsi="Times New Roman" w:cs="Times New Roman"/>
          <w:iCs/>
          <w:sz w:val="24"/>
          <w:szCs w:val="24"/>
        </w:rPr>
        <w:t>lated data collected up to nine generations</w:t>
      </w:r>
      <w:r w:rsidRPr="00004C95">
        <w:rPr>
          <w:rFonts w:ascii="Times New Roman" w:eastAsia="Times New Roman" w:hAnsi="Times New Roman" w:cs="Times New Roman"/>
          <w:iCs/>
          <w:sz w:val="24"/>
          <w:szCs w:val="24"/>
        </w:rPr>
        <w:t xml:space="preserve"> before and after the event and compared it to the TGI calculated from data collected immediately before and after the event year. We chose nine years as the maximum time between samplings </w:t>
      </w:r>
      <w:r w:rsidR="00790332" w:rsidRPr="00004C95">
        <w:rPr>
          <w:rFonts w:ascii="Times New Roman" w:eastAsia="Times New Roman" w:hAnsi="Times New Roman" w:cs="Times New Roman"/>
          <w:iCs/>
          <w:sz w:val="24"/>
          <w:szCs w:val="24"/>
        </w:rPr>
        <w:t>(nine years before the event,</w:t>
      </w:r>
      <w:r w:rsidR="004C6358" w:rsidRPr="00004C95">
        <w:rPr>
          <w:rFonts w:ascii="Times New Roman" w:eastAsia="Times New Roman" w:hAnsi="Times New Roman" w:cs="Times New Roman"/>
          <w:iCs/>
          <w:sz w:val="24"/>
          <w:szCs w:val="24"/>
        </w:rPr>
        <w:t xml:space="preserve"> </w:t>
      </w:r>
      <w:r w:rsidR="00790332" w:rsidRPr="00004C95">
        <w:rPr>
          <w:rFonts w:ascii="Times New Roman" w:eastAsia="Times New Roman" w:hAnsi="Times New Roman" w:cs="Times New Roman"/>
          <w:iCs/>
          <w:sz w:val="24"/>
          <w:szCs w:val="24"/>
        </w:rPr>
        <w:t xml:space="preserve">or nine years after the event) </w:t>
      </w:r>
      <w:r w:rsidRPr="00004C95">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004C95">
        <w:rPr>
          <w:rFonts w:ascii="Times New Roman" w:eastAsia="Times New Roman" w:hAnsi="Times New Roman" w:cs="Times New Roman"/>
          <w:iCs/>
          <w:sz w:val="24"/>
          <w:szCs w:val="24"/>
        </w:rPr>
        <w:t xml:space="preserve">between TGI results </w:t>
      </w:r>
      <w:r w:rsidRPr="00004C95">
        <w:rPr>
          <w:rFonts w:ascii="Times New Roman" w:eastAsia="Times New Roman" w:hAnsi="Times New Roman" w:cs="Times New Roman"/>
          <w:iCs/>
          <w:sz w:val="24"/>
          <w:szCs w:val="24"/>
        </w:rPr>
        <w:t xml:space="preserve">were based on the </w:t>
      </w:r>
      <w:r w:rsidR="00E244CD" w:rsidRPr="00004C95">
        <w:rPr>
          <w:rFonts w:ascii="Times New Roman" w:eastAsia="Times New Roman" w:hAnsi="Times New Roman" w:cs="Times New Roman"/>
          <w:iCs/>
          <w:sz w:val="24"/>
          <w:szCs w:val="24"/>
        </w:rPr>
        <w:t>FPR</w:t>
      </w:r>
      <w:r w:rsidRPr="00004C95">
        <w:rPr>
          <w:rFonts w:ascii="Times New Roman" w:eastAsia="Times New Roman" w:hAnsi="Times New Roman" w:cs="Times New Roman"/>
          <w:iCs/>
          <w:sz w:val="24"/>
          <w:szCs w:val="24"/>
        </w:rPr>
        <w:t xml:space="preserve"> and </w:t>
      </w:r>
      <w:r w:rsidR="00E244CD" w:rsidRPr="00004C95">
        <w:rPr>
          <w:rFonts w:ascii="Times New Roman" w:eastAsia="Times New Roman" w:hAnsi="Times New Roman" w:cs="Times New Roman"/>
          <w:iCs/>
          <w:sz w:val="24"/>
          <w:szCs w:val="24"/>
        </w:rPr>
        <w:t>FNR</w:t>
      </w:r>
      <w:r w:rsidRPr="00004C95">
        <w:rPr>
          <w:rFonts w:ascii="Times New Roman" w:eastAsia="Times New Roman" w:hAnsi="Times New Roman" w:cs="Times New Roman"/>
          <w:iCs/>
          <w:sz w:val="24"/>
          <w:szCs w:val="24"/>
        </w:rPr>
        <w:t xml:space="preserve"> calculated </w:t>
      </w:r>
      <w:r w:rsidR="00E244CD" w:rsidRPr="00004C95">
        <w:rPr>
          <w:rFonts w:ascii="Times New Roman" w:eastAsia="Times New Roman" w:hAnsi="Times New Roman" w:cs="Times New Roman"/>
          <w:iCs/>
          <w:sz w:val="24"/>
          <w:szCs w:val="24"/>
        </w:rPr>
        <w:t>at a</w:t>
      </w:r>
      <w:r w:rsidRPr="00004C95">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p>
    <w:p w14:paraId="3F522815" w14:textId="77777777" w:rsidR="00760250" w:rsidRPr="00004C95" w:rsidRDefault="00760250" w:rsidP="00182E94">
      <w:pPr>
        <w:pStyle w:val="Titre2"/>
        <w:spacing w:after="240" w:line="276" w:lineRule="auto"/>
        <w:rPr>
          <w:lang w:val="en-US"/>
        </w:rPr>
      </w:pPr>
      <w:r w:rsidRPr="00004C95">
        <w:rPr>
          <w:lang w:val="en-US"/>
        </w:rPr>
        <w:t>Controls</w:t>
      </w:r>
    </w:p>
    <w:p w14:paraId="4DD880CC" w14:textId="6153C3B7" w:rsidR="00760250" w:rsidRPr="00004C95" w:rsidRDefault="002C09F6"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additionally ran control </w:t>
      </w:r>
      <w:r w:rsidR="00760250" w:rsidRPr="00004C95">
        <w:rPr>
          <w:rFonts w:ascii="Times New Roman" w:eastAsia="Times New Roman" w:hAnsi="Times New Roman" w:cs="Times New Roman"/>
          <w:sz w:val="24"/>
          <w:szCs w:val="24"/>
        </w:rPr>
        <w:t xml:space="preserve">simulations in which populations were </w:t>
      </w:r>
      <w:r w:rsidRPr="00004C95">
        <w:rPr>
          <w:rFonts w:ascii="Times New Roman" w:eastAsia="Times New Roman" w:hAnsi="Times New Roman" w:cs="Times New Roman"/>
          <w:sz w:val="24"/>
          <w:szCs w:val="24"/>
        </w:rPr>
        <w:t xml:space="preserve">not </w:t>
      </w:r>
      <w:r w:rsidR="00760250" w:rsidRPr="00004C95">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evaluated the </w:t>
      </w:r>
      <w:r w:rsidR="00760250" w:rsidRPr="00004C95">
        <w:rPr>
          <w:rFonts w:ascii="Times New Roman" w:eastAsia="Times New Roman" w:hAnsi="Times New Roman" w:cs="Times New Roman"/>
          <w:iCs/>
          <w:sz w:val="24"/>
          <w:szCs w:val="24"/>
        </w:rPr>
        <w:t>FPR</w:t>
      </w:r>
      <w:r w:rsidR="00760250" w:rsidRPr="00004C95">
        <w:rPr>
          <w:rFonts w:ascii="Times New Roman" w:eastAsia="Times New Roman" w:hAnsi="Times New Roman" w:cs="Times New Roman"/>
          <w:sz w:val="24"/>
          <w:szCs w:val="24"/>
        </w:rPr>
        <w:t xml:space="preserve"> of these control scenarios</w:t>
      </w:r>
      <w:r w:rsidR="00B75611" w:rsidRPr="00004C95">
        <w:rPr>
          <w:rFonts w:ascii="Times New Roman" w:eastAsia="Times New Roman" w:hAnsi="Times New Roman" w:cs="Times New Roman"/>
          <w:sz w:val="24"/>
          <w:szCs w:val="24"/>
        </w:rPr>
        <w:t>;</w:t>
      </w:r>
      <w:r w:rsidR="0075022C" w:rsidRPr="00004C95">
        <w:rPr>
          <w:rFonts w:ascii="Times New Roman" w:eastAsia="Times New Roman" w:hAnsi="Times New Roman" w:cs="Times New Roman"/>
          <w:sz w:val="24"/>
          <w:szCs w:val="24"/>
        </w:rPr>
        <w:t xml:space="preserve"> </w:t>
      </w:r>
      <w:r w:rsidR="00B75611" w:rsidRPr="00004C95">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FNR </w:t>
      </w:r>
      <w:r w:rsidR="0075022C" w:rsidRPr="00004C95">
        <w:rPr>
          <w:rFonts w:ascii="Times New Roman" w:eastAsia="Times New Roman" w:hAnsi="Times New Roman" w:cs="Times New Roman"/>
          <w:sz w:val="24"/>
          <w:szCs w:val="24"/>
        </w:rPr>
        <w:t>was always equal to 0</w:t>
      </w:r>
      <w:r w:rsidR="00760250"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performance of </w:t>
      </w:r>
      <w:r w:rsidR="00B75611" w:rsidRPr="00004C95">
        <w:rPr>
          <w:rFonts w:ascii="Times New Roman" w:eastAsia="Times New Roman" w:hAnsi="Times New Roman" w:cs="Times New Roman"/>
          <w:sz w:val="24"/>
          <w:szCs w:val="24"/>
        </w:rPr>
        <w:t xml:space="preserve">experimental </w:t>
      </w:r>
      <w:r w:rsidR="00760250" w:rsidRPr="00004C95">
        <w:rPr>
          <w:rFonts w:ascii="Times New Roman" w:eastAsia="Times New Roman" w:hAnsi="Times New Roman" w:cs="Times New Roman"/>
          <w:sz w:val="24"/>
          <w:szCs w:val="24"/>
        </w:rPr>
        <w:t xml:space="preserve">scenarios </w:t>
      </w:r>
      <w:r w:rsidR="00B75611" w:rsidRPr="00004C95">
        <w:rPr>
          <w:rFonts w:ascii="Times New Roman" w:eastAsia="Times New Roman" w:hAnsi="Times New Roman" w:cs="Times New Roman"/>
          <w:sz w:val="24"/>
          <w:szCs w:val="24"/>
        </w:rPr>
        <w:t>was</w:t>
      </w:r>
      <w:r w:rsidR="00760250" w:rsidRPr="00004C95">
        <w:rPr>
          <w:rFonts w:ascii="Times New Roman" w:eastAsia="Times New Roman" w:hAnsi="Times New Roman" w:cs="Times New Roman"/>
          <w:sz w:val="24"/>
          <w:szCs w:val="24"/>
        </w:rPr>
        <w:t xml:space="preserve"> always </w:t>
      </w:r>
      <w:r w:rsidR="0075022C" w:rsidRPr="00004C95">
        <w:rPr>
          <w:rFonts w:ascii="Times New Roman" w:eastAsia="Times New Roman" w:hAnsi="Times New Roman" w:cs="Times New Roman"/>
          <w:sz w:val="24"/>
          <w:szCs w:val="24"/>
        </w:rPr>
        <w:t xml:space="preserve">compared to </w:t>
      </w:r>
      <w:r w:rsidR="00760250" w:rsidRPr="00004C95">
        <w:rPr>
          <w:rFonts w:ascii="Times New Roman" w:eastAsia="Times New Roman" w:hAnsi="Times New Roman" w:cs="Times New Roman"/>
          <w:sz w:val="24"/>
          <w:szCs w:val="24"/>
        </w:rPr>
        <w:t xml:space="preserve">the control </w:t>
      </w:r>
      <w:r w:rsidR="00B75611" w:rsidRPr="00004C95">
        <w:rPr>
          <w:rFonts w:ascii="Times New Roman" w:eastAsia="Times New Roman" w:hAnsi="Times New Roman" w:cs="Times New Roman"/>
          <w:sz w:val="24"/>
          <w:szCs w:val="24"/>
        </w:rPr>
        <w:t>scenario with the same dispersal capacity</w:t>
      </w:r>
      <w:r w:rsidR="00760250" w:rsidRPr="00004C95">
        <w:rPr>
          <w:rFonts w:ascii="Times New Roman" w:eastAsia="Times New Roman" w:hAnsi="Times New Roman" w:cs="Times New Roman"/>
          <w:sz w:val="24"/>
          <w:szCs w:val="24"/>
        </w:rPr>
        <w:t>.</w:t>
      </w:r>
    </w:p>
    <w:p w14:paraId="5C2ECABF" w14:textId="40107FBB" w:rsidR="001C7C1F" w:rsidRPr="00004C95" w:rsidRDefault="00760250" w:rsidP="00182E94">
      <w:pPr>
        <w:pStyle w:val="Titre2"/>
        <w:spacing w:after="240" w:line="276" w:lineRule="auto"/>
        <w:rPr>
          <w:lang w:val="en-US"/>
        </w:rPr>
      </w:pPr>
      <w:r w:rsidRPr="00004C95">
        <w:rPr>
          <w:lang w:val="en-US"/>
        </w:rPr>
        <w:t>Software</w:t>
      </w:r>
    </w:p>
    <w:p w14:paraId="64E7B1D2" w14:textId="21586737"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runs on </w:t>
      </w:r>
      <w:r w:rsidRPr="00004C95">
        <w:rPr>
          <w:rFonts w:ascii="Times New Roman" w:eastAsia="Times New Roman" w:hAnsi="Times New Roman" w:cs="Times New Roman"/>
          <w:i/>
          <w:sz w:val="24"/>
          <w:szCs w:val="24"/>
        </w:rPr>
        <w:t>Python 2.7</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software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 Core Team,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in the </w:t>
      </w:r>
      <w:r w:rsidRPr="00004C95">
        <w:rPr>
          <w:rFonts w:ascii="Times New Roman" w:eastAsia="Times New Roman" w:hAnsi="Times New Roman" w:cs="Times New Roman"/>
          <w:i/>
          <w:sz w:val="24"/>
          <w:szCs w:val="24"/>
        </w:rPr>
        <w:t>RStudio</w:t>
      </w:r>
      <w:r w:rsidRPr="00004C95">
        <w:rPr>
          <w:rFonts w:ascii="Times New Roman" w:eastAsia="Times New Roman" w:hAnsi="Times New Roman" w:cs="Times New Roman"/>
          <w:sz w:val="24"/>
          <w:szCs w:val="24"/>
        </w:rPr>
        <w:t xml:space="preserve"> IDE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(RStudio Team,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for all analyses and illustration</w:t>
      </w:r>
      <w:r w:rsidR="0075022C"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 xml:space="preserve">adegenet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(Jombart, 2008; Jombart &amp; Ahmed, 2011)</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 xml:space="preserve">pegas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(Paradis, 2010)</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poppr</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(Kamvar, Brooks, &amp; Grünwald, 2015; Kamvar, Tabima, &amp; Gr̈unwald, 2014)</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i/>
          <w:sz w:val="24"/>
          <w:szCs w:val="24"/>
        </w:rPr>
        <w:t>adespatial</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(Dray et al.,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packages for calculations. Our </w:t>
      </w:r>
      <w:r w:rsidRPr="00004C95">
        <w:rPr>
          <w:rFonts w:ascii="Times New Roman" w:eastAsia="Times New Roman" w:hAnsi="Times New Roman" w:cs="Times New Roman"/>
          <w:i/>
          <w:sz w:val="24"/>
          <w:szCs w:val="24"/>
        </w:rPr>
        <w:t xml:space="preserve">TGI </w:t>
      </w:r>
      <w:r w:rsidRPr="00004C95">
        <w:rPr>
          <w:rFonts w:ascii="Times New Roman" w:eastAsia="Times New Roman" w:hAnsi="Times New Roman" w:cs="Times New Roman"/>
          <w:sz w:val="24"/>
          <w:szCs w:val="24"/>
        </w:rPr>
        <w:t>function is available in the appendix</w:t>
      </w:r>
      <w:r w:rsidR="0075022C" w:rsidRPr="00004C95">
        <w:rPr>
          <w:rFonts w:ascii="Times New Roman" w:eastAsia="Times New Roman" w:hAnsi="Times New Roman" w:cs="Times New Roman"/>
          <w:sz w:val="24"/>
          <w:szCs w:val="24"/>
        </w:rPr>
        <w:t xml:space="preserve"> as an </w:t>
      </w:r>
      <w:r w:rsidR="0075022C" w:rsidRPr="00004C95">
        <w:rPr>
          <w:rFonts w:ascii="Times New Roman" w:eastAsia="Times New Roman" w:hAnsi="Times New Roman" w:cs="Times New Roman"/>
          <w:i/>
          <w:iCs/>
          <w:sz w:val="24"/>
          <w:szCs w:val="24"/>
        </w:rPr>
        <w:t xml:space="preserve">R </w:t>
      </w:r>
      <w:r w:rsidR="00B75611" w:rsidRPr="00004C95">
        <w:rPr>
          <w:rFonts w:ascii="Times New Roman" w:eastAsia="Times New Roman" w:hAnsi="Times New Roman" w:cs="Times New Roman"/>
          <w:sz w:val="24"/>
          <w:szCs w:val="24"/>
        </w:rPr>
        <w:t>script</w:t>
      </w:r>
      <w:r w:rsidRPr="00004C95">
        <w:rPr>
          <w:rFonts w:ascii="Times New Roman" w:eastAsia="Times New Roman" w:hAnsi="Times New Roman" w:cs="Times New Roman"/>
          <w:sz w:val="24"/>
          <w:szCs w:val="24"/>
        </w:rPr>
        <w:t>.</w:t>
      </w:r>
    </w:p>
    <w:p w14:paraId="69B14FD3" w14:textId="3A98AC0F" w:rsidR="00760250" w:rsidRPr="00004C95" w:rsidRDefault="00372E64" w:rsidP="00182E94">
      <w:pPr>
        <w:pStyle w:val="Titre2"/>
        <w:spacing w:after="240" w:line="276" w:lineRule="auto"/>
        <w:rPr>
          <w:lang w:val="en-US"/>
        </w:rPr>
      </w:pPr>
      <w:r w:rsidRPr="00004C95">
        <w:rPr>
          <w:lang w:val="en-US"/>
        </w:rPr>
        <w:t xml:space="preserve">Applied </w:t>
      </w:r>
      <w:r w:rsidR="00760250" w:rsidRPr="00004C95">
        <w:rPr>
          <w:lang w:val="en-US"/>
        </w:rPr>
        <w:t>example</w:t>
      </w:r>
      <w:r w:rsidR="00372656" w:rsidRPr="00004C95">
        <w:rPr>
          <w:lang w:val="en-US"/>
        </w:rPr>
        <w:t>: an endangered fish</w:t>
      </w:r>
    </w:p>
    <w:p w14:paraId="52503C6D" w14:textId="3633C38A"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w:t>
      </w:r>
      <w:r w:rsidR="0075022C" w:rsidRPr="00004C95">
        <w:rPr>
          <w:rFonts w:ascii="Times New Roman" w:eastAsia="Times New Roman" w:hAnsi="Times New Roman" w:cs="Times New Roman"/>
          <w:sz w:val="24"/>
          <w:szCs w:val="24"/>
        </w:rPr>
        <w:t xml:space="preserve">demonstrate that our TGI measure </w:t>
      </w:r>
      <w:r w:rsidRPr="00004C95">
        <w:rPr>
          <w:rFonts w:ascii="Times New Roman" w:eastAsia="Times New Roman" w:hAnsi="Times New Roman" w:cs="Times New Roman"/>
          <w:sz w:val="24"/>
          <w:szCs w:val="24"/>
        </w:rPr>
        <w:t>provide</w:t>
      </w:r>
      <w:r w:rsidR="0093724D"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valuable </w:t>
      </w:r>
      <w:r w:rsidRPr="00004C95">
        <w:rPr>
          <w:rFonts w:ascii="Times New Roman" w:eastAsia="Times New Roman" w:hAnsi="Times New Roman" w:cs="Times New Roman"/>
          <w:sz w:val="24"/>
          <w:szCs w:val="24"/>
        </w:rPr>
        <w:t>information about temporal change in a real system with conservation implications, we appl</w:t>
      </w:r>
      <w:r w:rsidR="0075022C" w:rsidRPr="00004C95">
        <w:rPr>
          <w:rFonts w:ascii="Times New Roman" w:eastAsia="Times New Roman" w:hAnsi="Times New Roman" w:cs="Times New Roman"/>
          <w:sz w:val="24"/>
          <w:szCs w:val="24"/>
        </w:rPr>
        <w:t>ied</w:t>
      </w:r>
      <w:r w:rsidRPr="00004C95">
        <w:rPr>
          <w:rFonts w:ascii="Times New Roman" w:eastAsia="Times New Roman" w:hAnsi="Times New Roman" w:cs="Times New Roman"/>
          <w:sz w:val="24"/>
          <w:szCs w:val="24"/>
        </w:rPr>
        <w:t xml:space="preserve"> it to </w:t>
      </w:r>
      <w:r w:rsidR="0093724D" w:rsidRPr="00004C95">
        <w:rPr>
          <w:rFonts w:ascii="Times New Roman" w:eastAsia="Times New Roman" w:hAnsi="Times New Roman" w:cs="Times New Roman"/>
          <w:sz w:val="24"/>
          <w:szCs w:val="24"/>
        </w:rPr>
        <w:t xml:space="preserve">real </w:t>
      </w:r>
      <w:r w:rsidR="0075022C" w:rsidRPr="00004C95">
        <w:rPr>
          <w:rFonts w:ascii="Times New Roman" w:eastAsia="Times New Roman" w:hAnsi="Times New Roman" w:cs="Times New Roman"/>
          <w:sz w:val="24"/>
          <w:szCs w:val="24"/>
        </w:rPr>
        <w:t xml:space="preserve">genetic data from a study of a </w:t>
      </w:r>
      <w:r w:rsidRPr="00004C95">
        <w:rPr>
          <w:rFonts w:ascii="Times New Roman" w:eastAsia="Times New Roman" w:hAnsi="Times New Roman" w:cs="Times New Roman"/>
          <w:sz w:val="24"/>
          <w:szCs w:val="24"/>
        </w:rPr>
        <w:t>threatened vertebrate</w:t>
      </w:r>
      <w:r w:rsidR="0075022C"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the Northern tidewater goby</w:t>
      </w:r>
      <w:r w:rsidR="00B751B5" w:rsidRPr="00004C95">
        <w:rPr>
          <w:rFonts w:ascii="Times New Roman" w:eastAsia="Times New Roman" w:hAnsi="Times New Roman" w:cs="Times New Roman"/>
          <w:sz w:val="24"/>
          <w:szCs w:val="24"/>
        </w:rPr>
        <w:t xml:space="preserve"> </w:t>
      </w:r>
      <w:r w:rsidR="00B751B5"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Hellmair, McCraney, Jacobs, &amp; Goldsmith, 2015)</w:t>
      </w:r>
      <w:r w:rsidR="00B751B5"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chose this example because it uses a different </w:t>
      </w:r>
      <w:r w:rsidR="0075022C" w:rsidRPr="00004C95">
        <w:rPr>
          <w:rFonts w:ascii="Times New Roman" w:eastAsia="Times New Roman" w:hAnsi="Times New Roman" w:cs="Times New Roman"/>
          <w:sz w:val="24"/>
          <w:szCs w:val="24"/>
        </w:rPr>
        <w:t xml:space="preserve">type of </w:t>
      </w:r>
      <w:r w:rsidRPr="00004C95">
        <w:rPr>
          <w:rFonts w:ascii="Times New Roman" w:eastAsia="Times New Roman" w:hAnsi="Times New Roman" w:cs="Times New Roman"/>
          <w:sz w:val="24"/>
          <w:szCs w:val="24"/>
        </w:rPr>
        <w:t xml:space="preserve">genetic data than we </w:t>
      </w:r>
      <w:r w:rsidR="0075022C" w:rsidRPr="00004C95">
        <w:rPr>
          <w:rFonts w:ascii="Times New Roman" w:eastAsia="Times New Roman" w:hAnsi="Times New Roman" w:cs="Times New Roman"/>
          <w:sz w:val="24"/>
          <w:szCs w:val="24"/>
        </w:rPr>
        <w:lastRenderedPageBreak/>
        <w:t>used for our</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simulations</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thus demonstrating that</w:t>
      </w:r>
      <w:r w:rsidRPr="00004C95">
        <w:rPr>
          <w:rFonts w:ascii="Times New Roman" w:eastAsia="Times New Roman" w:hAnsi="Times New Roman" w:cs="Times New Roman"/>
          <w:sz w:val="24"/>
          <w:szCs w:val="24"/>
        </w:rPr>
        <w:t xml:space="preserve"> TGI is </w:t>
      </w:r>
      <w:r w:rsidR="0075022C" w:rsidRPr="00004C95">
        <w:rPr>
          <w:rFonts w:ascii="Times New Roman" w:eastAsia="Times New Roman" w:hAnsi="Times New Roman" w:cs="Times New Roman"/>
          <w:sz w:val="24"/>
          <w:szCs w:val="24"/>
        </w:rPr>
        <w:t>applicable to</w:t>
      </w:r>
      <w:r w:rsidRPr="00004C95">
        <w:rPr>
          <w:rFonts w:ascii="Times New Roman" w:eastAsia="Times New Roman" w:hAnsi="Times New Roman" w:cs="Times New Roman"/>
          <w:sz w:val="24"/>
          <w:szCs w:val="24"/>
        </w:rPr>
        <w:t xml:space="preserve"> a </w:t>
      </w:r>
      <w:r w:rsidR="0075022C" w:rsidRPr="00004C95">
        <w:rPr>
          <w:rFonts w:ascii="Times New Roman" w:eastAsia="Times New Roman" w:hAnsi="Times New Roman" w:cs="Times New Roman"/>
          <w:sz w:val="24"/>
          <w:szCs w:val="24"/>
        </w:rPr>
        <w:t xml:space="preserve">variety </w:t>
      </w:r>
      <w:r w:rsidRPr="00004C95">
        <w:rPr>
          <w:rFonts w:ascii="Times New Roman" w:eastAsia="Times New Roman" w:hAnsi="Times New Roman" w:cs="Times New Roman"/>
          <w:sz w:val="24"/>
          <w:szCs w:val="24"/>
        </w:rPr>
        <w:t xml:space="preserve">of </w:t>
      </w:r>
      <w:r w:rsidR="0075022C"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markers</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In addition, </w:t>
      </w:r>
      <w:r w:rsidRPr="00004C95">
        <w:rPr>
          <w:rFonts w:ascii="Times New Roman" w:eastAsia="Times New Roman" w:hAnsi="Times New Roman" w:cs="Times New Roman"/>
          <w:sz w:val="24"/>
          <w:szCs w:val="24"/>
        </w:rPr>
        <w:t xml:space="preserve">the </w:t>
      </w:r>
      <w:r w:rsidR="0093724D" w:rsidRPr="00004C95">
        <w:rPr>
          <w:rFonts w:ascii="Times New Roman" w:eastAsia="Times New Roman" w:hAnsi="Times New Roman" w:cs="Times New Roman"/>
          <w:sz w:val="24"/>
          <w:szCs w:val="24"/>
        </w:rPr>
        <w:t xml:space="preserve">study </w:t>
      </w:r>
      <w:r w:rsidRPr="00004C95">
        <w:rPr>
          <w:rFonts w:ascii="Times New Roman" w:eastAsia="Times New Roman" w:hAnsi="Times New Roman" w:cs="Times New Roman"/>
          <w:sz w:val="24"/>
          <w:szCs w:val="24"/>
        </w:rPr>
        <w:t xml:space="preserve">authors suggested that one </w:t>
      </w:r>
      <w:r w:rsidR="0093724D"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w:t>
      </w:r>
      <w:r w:rsidR="0093724D" w:rsidRPr="00004C95">
        <w:rPr>
          <w:rFonts w:ascii="Times New Roman" w:eastAsia="Times New Roman" w:hAnsi="Times New Roman" w:cs="Times New Roman"/>
          <w:sz w:val="24"/>
          <w:szCs w:val="24"/>
        </w:rPr>
        <w:t xml:space="preserve">more genetic </w:t>
      </w:r>
      <w:r w:rsidRPr="00004C95">
        <w:rPr>
          <w:rFonts w:ascii="Times New Roman" w:eastAsia="Times New Roman" w:hAnsi="Times New Roman" w:cs="Times New Roman"/>
          <w:sz w:val="24"/>
          <w:szCs w:val="24"/>
        </w:rPr>
        <w:t xml:space="preserve">change </w:t>
      </w:r>
      <w:r w:rsidR="0093724D" w:rsidRPr="00004C95">
        <w:rPr>
          <w:rFonts w:ascii="Times New Roman" w:eastAsia="Times New Roman" w:hAnsi="Times New Roman" w:cs="Times New Roman"/>
          <w:sz w:val="24"/>
          <w:szCs w:val="24"/>
        </w:rPr>
        <w:t>than</w:t>
      </w:r>
      <w:r w:rsidR="0075022C" w:rsidRPr="00004C95">
        <w:rPr>
          <w:rFonts w:ascii="Times New Roman" w:eastAsia="Times New Roman" w:hAnsi="Times New Roman" w:cs="Times New Roman"/>
          <w:sz w:val="24"/>
          <w:szCs w:val="24"/>
        </w:rPr>
        <w:t xml:space="preserve"> </w:t>
      </w:r>
      <w:r w:rsidR="002C09F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other</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more stable local populations, allow</w:t>
      </w:r>
      <w:r w:rsidR="0075022C" w:rsidRPr="00004C95">
        <w:rPr>
          <w:rFonts w:ascii="Times New Roman" w:eastAsia="Times New Roman" w:hAnsi="Times New Roman" w:cs="Times New Roman"/>
          <w:sz w:val="24"/>
          <w:szCs w:val="24"/>
        </w:rPr>
        <w:t>ing us</w:t>
      </w:r>
      <w:r w:rsidRPr="00004C95">
        <w:rPr>
          <w:rFonts w:ascii="Times New Roman" w:eastAsia="Times New Roman" w:hAnsi="Times New Roman" w:cs="Times New Roman"/>
          <w:sz w:val="24"/>
          <w:szCs w:val="24"/>
        </w:rPr>
        <w:t xml:space="preserve"> to test a real hypothesis and go beyond a simple illustration of our method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The dataset was </w:t>
      </w:r>
      <w:r w:rsidR="0093724D" w:rsidRPr="00004C95">
        <w:rPr>
          <w:rFonts w:ascii="Times New Roman" w:eastAsia="Times New Roman" w:hAnsi="Times New Roman" w:cs="Times New Roman"/>
          <w:sz w:val="24"/>
          <w:szCs w:val="24"/>
        </w:rPr>
        <w:t>downloaded from</w:t>
      </w:r>
      <w:r w:rsidRPr="00004C95">
        <w:rPr>
          <w:rFonts w:ascii="Times New Roman" w:eastAsia="Times New Roman" w:hAnsi="Times New Roman" w:cs="Times New Roman"/>
          <w:sz w:val="24"/>
          <w:szCs w:val="24"/>
        </w:rPr>
        <w:t xml:space="preserve"> DRYAD (doi:</w:t>
      </w:r>
      <w:r w:rsidR="002C09F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10.5061/dryad.871db)</w:t>
      </w:r>
      <w:r w:rsidR="0093724D"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we </w:t>
      </w:r>
      <w:r w:rsidRPr="00004C95">
        <w:rPr>
          <w:rFonts w:ascii="Times New Roman" w:eastAsia="Times New Roman" w:hAnsi="Times New Roman" w:cs="Times New Roman"/>
          <w:sz w:val="24"/>
          <w:szCs w:val="24"/>
        </w:rPr>
        <w:t>used 9</w:t>
      </w:r>
      <w:r w:rsidR="002C09F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999 permutations for this </w:t>
      </w:r>
      <w:r w:rsidR="002C09F6" w:rsidRPr="00004C95">
        <w:rPr>
          <w:rFonts w:ascii="Times New Roman" w:eastAsia="Times New Roman" w:hAnsi="Times New Roman" w:cs="Times New Roman"/>
          <w:sz w:val="24"/>
          <w:szCs w:val="24"/>
        </w:rPr>
        <w:t>analysis</w:t>
      </w:r>
      <w:r w:rsidRPr="00004C95">
        <w:rPr>
          <w:rFonts w:ascii="Times New Roman" w:eastAsia="Times New Roman" w:hAnsi="Times New Roman" w:cs="Times New Roman"/>
          <w:sz w:val="24"/>
          <w:szCs w:val="24"/>
        </w:rPr>
        <w:t>.</w:t>
      </w:r>
    </w:p>
    <w:p w14:paraId="45E33CFF" w14:textId="14F95019" w:rsidR="00FF1AA4" w:rsidRPr="00004C95" w:rsidRDefault="00760250" w:rsidP="00182E94">
      <w:pPr>
        <w:pStyle w:val="Titre1"/>
        <w:spacing w:after="240" w:line="276" w:lineRule="auto"/>
      </w:pPr>
      <w:r w:rsidRPr="00004C95">
        <w:t>RESULTS</w:t>
      </w:r>
    </w:p>
    <w:p w14:paraId="01C765C4" w14:textId="1F4C86D0" w:rsidR="009421F4"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were able to translate the TBI framework to TGI by </w:t>
      </w:r>
      <w:r w:rsidR="0075022C" w:rsidRPr="00004C95">
        <w:rPr>
          <w:rFonts w:ascii="Times New Roman" w:eastAsia="Times New Roman" w:hAnsi="Times New Roman" w:cs="Times New Roman"/>
          <w:sz w:val="24"/>
          <w:szCs w:val="24"/>
        </w:rPr>
        <w:t xml:space="preserve">adapting </w:t>
      </w:r>
      <w:r w:rsidRPr="00004C95">
        <w:rPr>
          <w:rFonts w:ascii="Times New Roman" w:eastAsia="Times New Roman" w:hAnsi="Times New Roman" w:cs="Times New Roman"/>
          <w:sz w:val="24"/>
          <w:szCs w:val="24"/>
        </w:rPr>
        <w:t xml:space="preserve">it to the specific structure of genetic data. </w:t>
      </w:r>
      <w:r w:rsidR="000D5772" w:rsidRPr="00004C95">
        <w:rPr>
          <w:rFonts w:ascii="Times New Roman" w:eastAsia="Times New Roman" w:hAnsi="Times New Roman" w:cs="Times New Roman"/>
          <w:sz w:val="24"/>
          <w:szCs w:val="24"/>
        </w:rPr>
        <w:t>Our r</w:t>
      </w:r>
      <w:r w:rsidR="0075022C" w:rsidRPr="00004C95">
        <w:rPr>
          <w:rFonts w:ascii="Times New Roman" w:eastAsia="Times New Roman" w:hAnsi="Times New Roman" w:cs="Times New Roman"/>
          <w:sz w:val="24"/>
          <w:szCs w:val="24"/>
        </w:rPr>
        <w:t xml:space="preserve">esults </w:t>
      </w:r>
      <w:r w:rsidR="000D5772" w:rsidRPr="00004C95">
        <w:rPr>
          <w:rFonts w:ascii="Times New Roman" w:eastAsia="Times New Roman" w:hAnsi="Times New Roman" w:cs="Times New Roman"/>
          <w:sz w:val="24"/>
          <w:szCs w:val="24"/>
        </w:rPr>
        <w:t>indicate</w:t>
      </w:r>
      <w:r w:rsidR="0075022C" w:rsidRPr="00004C95">
        <w:rPr>
          <w:rFonts w:ascii="Times New Roman" w:eastAsia="Times New Roman" w:hAnsi="Times New Roman" w:cs="Times New Roman"/>
          <w:sz w:val="24"/>
          <w:szCs w:val="24"/>
        </w:rPr>
        <w:t xml:space="preserve"> that </w:t>
      </w:r>
      <w:r w:rsidRPr="00004C95">
        <w:rPr>
          <w:rFonts w:ascii="Times New Roman" w:eastAsia="Times New Roman" w:hAnsi="Times New Roman" w:cs="Times New Roman"/>
          <w:sz w:val="24"/>
          <w:szCs w:val="24"/>
        </w:rPr>
        <w:t xml:space="preserve">TGI </w:t>
      </w:r>
      <w:r w:rsidR="002826FE" w:rsidRPr="00004C95">
        <w:rPr>
          <w:rFonts w:ascii="Times New Roman" w:eastAsia="Times New Roman" w:hAnsi="Times New Roman" w:cs="Times New Roman"/>
          <w:sz w:val="24"/>
          <w:szCs w:val="24"/>
        </w:rPr>
        <w:t>consistently and accurately identif</w:t>
      </w:r>
      <w:r w:rsidR="000D5772" w:rsidRPr="00004C95">
        <w:rPr>
          <w:rFonts w:ascii="Times New Roman" w:eastAsia="Times New Roman" w:hAnsi="Times New Roman" w:cs="Times New Roman"/>
          <w:sz w:val="24"/>
          <w:szCs w:val="24"/>
        </w:rPr>
        <w:t>ies</w:t>
      </w:r>
      <w:r w:rsidR="002826FE" w:rsidRPr="00004C95">
        <w:rPr>
          <w:rFonts w:ascii="Times New Roman" w:eastAsia="Times New Roman" w:hAnsi="Times New Roman" w:cs="Times New Roman"/>
          <w:sz w:val="24"/>
          <w:szCs w:val="24"/>
        </w:rPr>
        <w:t xml:space="preserve"> populations that have experienced a demographic event</w:t>
      </w:r>
      <w:r w:rsidRPr="00004C95">
        <w:rPr>
          <w:rFonts w:ascii="Times New Roman" w:eastAsia="Times New Roman" w:hAnsi="Times New Roman" w:cs="Times New Roman"/>
          <w:sz w:val="24"/>
          <w:szCs w:val="24"/>
        </w:rPr>
        <w:t xml:space="preserve">. Although </w:t>
      </w:r>
      <w:r w:rsidR="00766D58"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support </w:t>
      </w:r>
      <w:r w:rsidR="002826FE" w:rsidRPr="00004C95">
        <w:rPr>
          <w:rFonts w:ascii="Times New Roman" w:eastAsia="Times New Roman" w:hAnsi="Times New Roman" w:cs="Times New Roman"/>
          <w:sz w:val="24"/>
          <w:szCs w:val="24"/>
        </w:rPr>
        <w:t xml:space="preserve">the general </w:t>
      </w:r>
      <w:r w:rsidRPr="00004C95">
        <w:rPr>
          <w:rFonts w:ascii="Times New Roman" w:eastAsia="Times New Roman" w:hAnsi="Times New Roman" w:cs="Times New Roman"/>
          <w:sz w:val="24"/>
          <w:szCs w:val="24"/>
        </w:rPr>
        <w:t xml:space="preserve">efficacy </w:t>
      </w:r>
      <w:r w:rsidR="002826FE" w:rsidRPr="00004C95">
        <w:rPr>
          <w:rFonts w:ascii="Times New Roman" w:eastAsia="Times New Roman" w:hAnsi="Times New Roman" w:cs="Times New Roman"/>
          <w:sz w:val="24"/>
          <w:szCs w:val="24"/>
        </w:rPr>
        <w:t xml:space="preserve">of TGI </w:t>
      </w:r>
      <w:r w:rsidRPr="00004C95">
        <w:rPr>
          <w:rFonts w:ascii="Times New Roman" w:eastAsia="Times New Roman" w:hAnsi="Times New Roman" w:cs="Times New Roman"/>
          <w:sz w:val="24"/>
          <w:szCs w:val="24"/>
        </w:rPr>
        <w:t xml:space="preserve">and warrant </w:t>
      </w:r>
      <w:r w:rsidR="002826FE" w:rsidRPr="00004C95">
        <w:rPr>
          <w:rFonts w:ascii="Times New Roman" w:eastAsia="Times New Roman" w:hAnsi="Times New Roman" w:cs="Times New Roman"/>
          <w:sz w:val="24"/>
          <w:szCs w:val="24"/>
        </w:rPr>
        <w:t xml:space="preserve">its </w:t>
      </w:r>
      <w:r w:rsidRPr="00004C95">
        <w:rPr>
          <w:rFonts w:ascii="Times New Roman" w:eastAsia="Times New Roman" w:hAnsi="Times New Roman" w:cs="Times New Roman"/>
          <w:sz w:val="24"/>
          <w:szCs w:val="24"/>
        </w:rPr>
        <w:t>use on empirical datasets</w:t>
      </w:r>
      <w:r w:rsidR="009421F4"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we noted that the </w:t>
      </w:r>
      <w:r w:rsidR="000D5772" w:rsidRPr="00004C95">
        <w:rPr>
          <w:rFonts w:ascii="Times New Roman" w:eastAsia="Times New Roman" w:hAnsi="Times New Roman" w:cs="Times New Roman"/>
          <w:sz w:val="24"/>
          <w:szCs w:val="24"/>
        </w:rPr>
        <w:t xml:space="preserve">performance </w:t>
      </w:r>
      <w:r w:rsidR="00E073E3" w:rsidRPr="00004C95">
        <w:rPr>
          <w:rFonts w:ascii="Times New Roman" w:eastAsia="Times New Roman" w:hAnsi="Times New Roman" w:cs="Times New Roman"/>
          <w:sz w:val="24"/>
          <w:szCs w:val="24"/>
        </w:rPr>
        <w:t xml:space="preserve">of </w:t>
      </w:r>
      <w:r w:rsidR="000D5772" w:rsidRPr="00004C95">
        <w:rPr>
          <w:rFonts w:ascii="Times New Roman" w:eastAsia="Times New Roman" w:hAnsi="Times New Roman" w:cs="Times New Roman"/>
          <w:sz w:val="24"/>
          <w:szCs w:val="24"/>
        </w:rPr>
        <w:t xml:space="preserve">the </w:t>
      </w:r>
      <w:r w:rsidR="00E073E3" w:rsidRPr="00004C95">
        <w:rPr>
          <w:rFonts w:ascii="Times New Roman" w:eastAsia="Times New Roman" w:hAnsi="Times New Roman" w:cs="Times New Roman"/>
          <w:sz w:val="24"/>
          <w:szCs w:val="24"/>
        </w:rPr>
        <w:t>TGI</w:t>
      </w:r>
      <w:r w:rsidRPr="00004C95">
        <w:rPr>
          <w:rFonts w:ascii="Times New Roman" w:eastAsia="Times New Roman" w:hAnsi="Times New Roman" w:cs="Times New Roman"/>
          <w:sz w:val="24"/>
          <w:szCs w:val="24"/>
        </w:rPr>
        <w:t xml:space="preserve"> </w:t>
      </w:r>
      <w:r w:rsidR="000D5772" w:rsidRPr="00004C95">
        <w:rPr>
          <w:rFonts w:ascii="Times New Roman" w:eastAsia="Times New Roman" w:hAnsi="Times New Roman" w:cs="Times New Roman"/>
          <w:sz w:val="24"/>
          <w:szCs w:val="24"/>
        </w:rPr>
        <w:t xml:space="preserve">approach was sensitive to </w:t>
      </w:r>
      <w:r w:rsidRPr="00004C95">
        <w:rPr>
          <w:rFonts w:ascii="Times New Roman" w:eastAsia="Times New Roman" w:hAnsi="Times New Roman" w:cs="Times New Roman"/>
          <w:sz w:val="24"/>
          <w:szCs w:val="24"/>
        </w:rPr>
        <w:t>dispersal</w:t>
      </w:r>
      <w:r w:rsidR="005D1254">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spatial extent of the demographic event producing the genetic change, and </w:t>
      </w:r>
      <w:r w:rsidR="00E073E3"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w:t>
      </w:r>
      <w:r w:rsidR="00E073E3" w:rsidRPr="00004C95">
        <w:rPr>
          <w:rFonts w:ascii="Times New Roman" w:eastAsia="Times New Roman" w:hAnsi="Times New Roman" w:cs="Times New Roman"/>
          <w:sz w:val="24"/>
          <w:szCs w:val="24"/>
        </w:rPr>
        <w:t xml:space="preserve">difference </w:t>
      </w:r>
      <w:r w:rsidRPr="00004C95">
        <w:rPr>
          <w:rFonts w:ascii="Times New Roman" w:eastAsia="Times New Roman" w:hAnsi="Times New Roman" w:cs="Times New Roman"/>
          <w:sz w:val="24"/>
          <w:szCs w:val="24"/>
        </w:rPr>
        <w:t xml:space="preserve">between sampling and </w:t>
      </w:r>
      <w:r w:rsidR="00E073E3" w:rsidRPr="00004C95">
        <w:rPr>
          <w:rFonts w:ascii="Times New Roman" w:eastAsia="Times New Roman" w:hAnsi="Times New Roman" w:cs="Times New Roman"/>
          <w:sz w:val="24"/>
          <w:szCs w:val="24"/>
        </w:rPr>
        <w:t xml:space="preserve">the demographic </w:t>
      </w:r>
      <w:r w:rsidRPr="00004C95">
        <w:rPr>
          <w:rFonts w:ascii="Times New Roman" w:eastAsia="Times New Roman" w:hAnsi="Times New Roman" w:cs="Times New Roman"/>
          <w:sz w:val="24"/>
          <w:szCs w:val="24"/>
        </w:rPr>
        <w:t>event</w:t>
      </w:r>
      <w:r w:rsidR="00E073E3" w:rsidRPr="00004C95">
        <w:rPr>
          <w:rFonts w:ascii="Times New Roman" w:eastAsia="Times New Roman" w:hAnsi="Times New Roman" w:cs="Times New Roman"/>
          <w:sz w:val="24"/>
          <w:szCs w:val="24"/>
        </w:rPr>
        <w:t>.</w:t>
      </w:r>
    </w:p>
    <w:p w14:paraId="57B63B66" w14:textId="415CE26B" w:rsidR="00760250" w:rsidRPr="00004C95" w:rsidRDefault="000D5772"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E</w:t>
      </w:r>
      <w:r w:rsidR="009421F4" w:rsidRPr="00004C95">
        <w:rPr>
          <w:rFonts w:ascii="Times New Roman" w:eastAsia="Times New Roman" w:hAnsi="Times New Roman" w:cs="Times New Roman"/>
          <w:sz w:val="24"/>
          <w:szCs w:val="24"/>
        </w:rPr>
        <w:t xml:space="preserve">xperimental FPR values were consistently lower than control FPR values, regardless of dispersal parameters (Fig. 4). This suggests that, following an atypical demographic event, </w:t>
      </w:r>
      <w:r w:rsidRPr="00004C95">
        <w:rPr>
          <w:rFonts w:ascii="Times New Roman" w:eastAsia="Times New Roman" w:hAnsi="Times New Roman" w:cs="Times New Roman"/>
          <w:sz w:val="24"/>
          <w:szCs w:val="24"/>
        </w:rPr>
        <w:t xml:space="preserve">using TGI, </w:t>
      </w:r>
      <w:r w:rsidR="009421F4" w:rsidRPr="00004C95">
        <w:rPr>
          <w:rFonts w:ascii="Times New Roman" w:eastAsia="Times New Roman" w:hAnsi="Times New Roman" w:cs="Times New Roman"/>
          <w:sz w:val="24"/>
          <w:szCs w:val="24"/>
        </w:rPr>
        <w:t>we were always more likely to correctly identify a population as having been affected. Among the control simulations, simulations with higher dispersal capacity had a lower FPR (Fig. 4). Control FPR values were generally at least twice as high as the maximum experimental FPR values (L1, M1), regardless of the significance threshold used. This means that, even for the lowest-performing scenarios in our simulations, TGI was much more effective at avoiding false positives in the presence of an event than in the absence of one.</w:t>
      </w:r>
    </w:p>
    <w:p w14:paraId="05119ABD" w14:textId="77777777" w:rsidR="00760250" w:rsidRPr="00004C95" w:rsidRDefault="00760250" w:rsidP="00182E94">
      <w:pPr>
        <w:pStyle w:val="Titre2"/>
        <w:spacing w:after="240" w:line="276" w:lineRule="auto"/>
        <w:rPr>
          <w:lang w:val="en-US"/>
        </w:rPr>
      </w:pPr>
      <w:r w:rsidRPr="00004C95">
        <w:rPr>
          <w:lang w:val="en-US"/>
        </w:rPr>
        <w:t xml:space="preserve">Dispersal </w:t>
      </w:r>
    </w:p>
    <w:p w14:paraId="0F6A009B" w14:textId="71CFE815" w:rsidR="00760250" w:rsidRPr="00004C95" w:rsidRDefault="00766D5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ispersal capacity influenced our ability to detect temporal changes in genetic diversity</w:t>
      </w:r>
      <w:r w:rsidRPr="00004C95">
        <w:rPr>
          <w:rFonts w:ascii="Times New Roman" w:eastAsia="Times New Roman" w:hAnsi="Times New Roman" w:cs="Times New Roman"/>
          <w:sz w:val="24"/>
          <w:szCs w:val="24"/>
        </w:rPr>
        <w:t xml:space="preserve">, as the </w:t>
      </w:r>
      <w:r w:rsidR="00760250" w:rsidRPr="00004C95">
        <w:rPr>
          <w:rFonts w:ascii="Times New Roman" w:eastAsia="Times New Roman" w:hAnsi="Times New Roman" w:cs="Times New Roman"/>
          <w:sz w:val="24"/>
          <w:szCs w:val="24"/>
        </w:rPr>
        <w:t xml:space="preserve">FNR generally increased with dispersal </w:t>
      </w:r>
      <w:r w:rsidR="000D5772"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 xml:space="preserve">(Fig. 3). </w:t>
      </w:r>
      <w:r w:rsidR="002826FE" w:rsidRPr="00004C95">
        <w:rPr>
          <w:rFonts w:ascii="Times New Roman" w:eastAsia="Times New Roman" w:hAnsi="Times New Roman" w:cs="Times New Roman"/>
          <w:sz w:val="24"/>
          <w:szCs w:val="24"/>
        </w:rPr>
        <w:t xml:space="preserve">However, </w:t>
      </w:r>
      <w:r w:rsidR="00760250" w:rsidRPr="00004C95">
        <w:rPr>
          <w:rFonts w:ascii="Times New Roman" w:eastAsia="Times New Roman" w:hAnsi="Times New Roman" w:cs="Times New Roman"/>
          <w:sz w:val="24"/>
          <w:szCs w:val="24"/>
        </w:rPr>
        <w:t xml:space="preserve">only one scenario (H3; Table 1) exhibited </w:t>
      </w:r>
      <w:r w:rsidR="002826FE" w:rsidRPr="00004C95">
        <w:rPr>
          <w:rFonts w:ascii="Times New Roman" w:eastAsia="Times New Roman" w:hAnsi="Times New Roman" w:cs="Times New Roman"/>
          <w:sz w:val="24"/>
          <w:szCs w:val="24"/>
        </w:rPr>
        <w:t xml:space="preserve">FNR </w:t>
      </w:r>
      <w:r w:rsidR="00760250" w:rsidRPr="00004C95">
        <w:rPr>
          <w:rFonts w:ascii="Times New Roman" w:eastAsia="Times New Roman" w:hAnsi="Times New Roman" w:cs="Times New Roman"/>
          <w:sz w:val="24"/>
          <w:szCs w:val="24"/>
        </w:rPr>
        <w:t>values above a very conservative limit of 1%, regardless of the p-value threshold used (Fig. 3</w:t>
      </w:r>
      <w:r w:rsidR="002826FE"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Of </w:t>
      </w:r>
      <w:r w:rsidR="00760250" w:rsidRPr="00004C95">
        <w:rPr>
          <w:rFonts w:ascii="Times New Roman" w:eastAsia="Times New Roman" w:hAnsi="Times New Roman" w:cs="Times New Roman"/>
          <w:sz w:val="24"/>
          <w:szCs w:val="24"/>
        </w:rPr>
        <w:t xml:space="preserve">the four scenarios </w:t>
      </w:r>
      <w:r w:rsidRPr="00004C95">
        <w:rPr>
          <w:rFonts w:ascii="Times New Roman" w:eastAsia="Times New Roman" w:hAnsi="Times New Roman" w:cs="Times New Roman"/>
          <w:sz w:val="24"/>
          <w:szCs w:val="24"/>
        </w:rPr>
        <w:t>that did not achieve an</w:t>
      </w:r>
      <w:r w:rsidR="00760250" w:rsidRPr="00004C95">
        <w:rPr>
          <w:rFonts w:ascii="Times New Roman" w:eastAsia="Times New Roman" w:hAnsi="Times New Roman" w:cs="Times New Roman"/>
          <w:sz w:val="24"/>
          <w:szCs w:val="24"/>
        </w:rPr>
        <w:t xml:space="preserve"> average FNR of 0 (L3, M3, H2, </w:t>
      </w:r>
      <w:r w:rsidR="002826FE" w:rsidRPr="00004C95">
        <w:rPr>
          <w:rFonts w:ascii="Times New Roman" w:eastAsia="Times New Roman" w:hAnsi="Times New Roman" w:cs="Times New Roman"/>
          <w:sz w:val="24"/>
          <w:szCs w:val="24"/>
        </w:rPr>
        <w:t xml:space="preserve">and </w:t>
      </w:r>
      <w:r w:rsidR="00760250" w:rsidRPr="00004C95">
        <w:rPr>
          <w:rFonts w:ascii="Times New Roman" w:eastAsia="Times New Roman" w:hAnsi="Times New Roman" w:cs="Times New Roman"/>
          <w:sz w:val="24"/>
          <w:szCs w:val="24"/>
        </w:rPr>
        <w:t xml:space="preserve">H3), two involved high dispersal. </w:t>
      </w:r>
      <w:r w:rsidR="002826FE" w:rsidRPr="00004C95">
        <w:rPr>
          <w:rFonts w:ascii="Times New Roman" w:eastAsia="Times New Roman" w:hAnsi="Times New Roman" w:cs="Times New Roman"/>
          <w:sz w:val="24"/>
          <w:szCs w:val="24"/>
        </w:rPr>
        <w:t>When we</w:t>
      </w:r>
      <w:r w:rsidR="00760250" w:rsidRPr="00004C95">
        <w:rPr>
          <w:rFonts w:ascii="Times New Roman" w:eastAsia="Times New Roman" w:hAnsi="Times New Roman" w:cs="Times New Roman"/>
          <w:sz w:val="24"/>
          <w:szCs w:val="24"/>
        </w:rPr>
        <w:t xml:space="preserve"> average</w:t>
      </w:r>
      <w:r w:rsidR="002826FE" w:rsidRPr="00004C95">
        <w:rPr>
          <w:rFonts w:ascii="Times New Roman" w:eastAsia="Times New Roman" w:hAnsi="Times New Roman" w:cs="Times New Roman"/>
          <w:sz w:val="24"/>
          <w:szCs w:val="24"/>
        </w:rPr>
        <w:t>d the FNR values</w:t>
      </w:r>
      <w:r w:rsidR="00760250" w:rsidRPr="00004C95">
        <w:rPr>
          <w:rFonts w:ascii="Times New Roman" w:eastAsia="Times New Roman" w:hAnsi="Times New Roman" w:cs="Times New Roman"/>
          <w:sz w:val="24"/>
          <w:szCs w:val="24"/>
        </w:rPr>
        <w:t xml:space="preserve"> </w:t>
      </w:r>
      <w:r w:rsidR="002826FE" w:rsidRPr="00004C95">
        <w:rPr>
          <w:rFonts w:ascii="Times New Roman" w:eastAsia="Times New Roman" w:hAnsi="Times New Roman" w:cs="Times New Roman"/>
          <w:sz w:val="24"/>
          <w:szCs w:val="24"/>
        </w:rPr>
        <w:t xml:space="preserve">calculated at the traditional p &lt; 0.05 threshold across </w:t>
      </w:r>
      <w:r w:rsidR="00760250" w:rsidRPr="00004C95">
        <w:rPr>
          <w:rFonts w:ascii="Times New Roman" w:eastAsia="Times New Roman" w:hAnsi="Times New Roman" w:cs="Times New Roman"/>
          <w:sz w:val="24"/>
          <w:szCs w:val="24"/>
        </w:rPr>
        <w:t>scenarios sharing the same dispersal parameters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6FE" w:rsidRPr="00004C95">
        <w:rPr>
          <w:rFonts w:ascii="Times New Roman" w:eastAsia="Times New Roman" w:hAnsi="Times New Roman" w:cs="Times New Roman"/>
          <w:sz w:val="24"/>
          <w:szCs w:val="24"/>
        </w:rPr>
        <w:t xml:space="preserve">averaged FNR </w:t>
      </w:r>
      <w:r w:rsidR="00760250" w:rsidRPr="00004C95">
        <w:rPr>
          <w:rFonts w:ascii="Times New Roman" w:eastAsia="Times New Roman" w:hAnsi="Times New Roman" w:cs="Times New Roman"/>
          <w:sz w:val="24"/>
          <w:szCs w:val="24"/>
        </w:rPr>
        <w:t xml:space="preserve">value for L1, L2, and L3 grouped together), </w:t>
      </w:r>
      <w:r w:rsidR="002826FE"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mean FNRs </w:t>
      </w:r>
      <w:r w:rsidR="002826FE"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0.0037 (0.0007 - 0.0066; 95% </w:t>
      </w:r>
      <w:r w:rsidR="002826FE" w:rsidRPr="00004C95">
        <w:rPr>
          <w:rFonts w:ascii="Times New Roman" w:eastAsia="Times New Roman" w:hAnsi="Times New Roman" w:cs="Times New Roman"/>
          <w:sz w:val="24"/>
          <w:szCs w:val="24"/>
        </w:rPr>
        <w:t>confidence interval [CI]</w:t>
      </w:r>
      <w:r w:rsidR="00760250" w:rsidRPr="00004C95">
        <w:rPr>
          <w:rFonts w:ascii="Times New Roman" w:eastAsia="Times New Roman" w:hAnsi="Times New Roman" w:cs="Times New Roman"/>
          <w:sz w:val="24"/>
          <w:szCs w:val="24"/>
        </w:rPr>
        <w:t>) for low dispersal, 0.0049 (0.0015 - 0.0083; 95% CI) for moderate dispersal, and 0.0108 (0.0055 - 0.0161; 95% CI) for high dispersal.</w:t>
      </w:r>
      <w:r w:rsidR="00986514" w:rsidRPr="00004C95">
        <w:rPr>
          <w:rFonts w:ascii="Times New Roman" w:eastAsia="Times New Roman" w:hAnsi="Times New Roman" w:cs="Times New Roman"/>
          <w:sz w:val="24"/>
          <w:szCs w:val="24"/>
        </w:rPr>
        <w:t xml:space="preserve"> </w:t>
      </w:r>
    </w:p>
    <w:p w14:paraId="70A5F9C5" w14:textId="71D77425" w:rsidR="00760250" w:rsidRPr="00004C95" w:rsidRDefault="00766D5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contrast, dispersal capacity did not substantially affect the </w:t>
      </w:r>
      <w:r w:rsidR="00760250" w:rsidRPr="00004C95">
        <w:rPr>
          <w:rFonts w:ascii="Times New Roman" w:eastAsia="Times New Roman" w:hAnsi="Times New Roman" w:cs="Times New Roman"/>
          <w:sz w:val="24"/>
          <w:szCs w:val="24"/>
        </w:rPr>
        <w:t xml:space="preserve">FPR (Fig. 4). </w:t>
      </w:r>
      <w:r w:rsidR="00F73A5E" w:rsidRPr="00004C95">
        <w:rPr>
          <w:rFonts w:ascii="Times New Roman" w:eastAsia="Times New Roman" w:hAnsi="Times New Roman" w:cs="Times New Roman"/>
          <w:sz w:val="24"/>
          <w:szCs w:val="24"/>
        </w:rPr>
        <w:t>T</w:t>
      </w:r>
      <w:r w:rsidR="00FF1AA4" w:rsidRPr="00004C95">
        <w:rPr>
          <w:rFonts w:ascii="Times New Roman" w:eastAsia="Times New Roman" w:hAnsi="Times New Roman" w:cs="Times New Roman"/>
          <w:sz w:val="24"/>
          <w:szCs w:val="24"/>
        </w:rPr>
        <w:t xml:space="preserve">here </w:t>
      </w:r>
      <w:r w:rsidR="007A704E" w:rsidRPr="00004C95">
        <w:rPr>
          <w:rFonts w:ascii="Times New Roman" w:eastAsia="Times New Roman" w:hAnsi="Times New Roman" w:cs="Times New Roman"/>
          <w:sz w:val="24"/>
          <w:szCs w:val="24"/>
        </w:rPr>
        <w:t>were</w:t>
      </w:r>
      <w:r w:rsidR="00FF1AA4" w:rsidRPr="00004C95">
        <w:rPr>
          <w:rFonts w:ascii="Times New Roman" w:eastAsia="Times New Roman" w:hAnsi="Times New Roman" w:cs="Times New Roman"/>
          <w:sz w:val="24"/>
          <w:szCs w:val="24"/>
        </w:rPr>
        <w:t xml:space="preserve"> no consistent trends </w:t>
      </w:r>
      <w:r w:rsidR="00F73A5E" w:rsidRPr="00004C95">
        <w:rPr>
          <w:rFonts w:ascii="Times New Roman" w:eastAsia="Times New Roman" w:hAnsi="Times New Roman" w:cs="Times New Roman"/>
          <w:sz w:val="24"/>
          <w:szCs w:val="24"/>
        </w:rPr>
        <w:t xml:space="preserve">in FPR </w:t>
      </w:r>
      <w:r w:rsidR="00FF1AA4" w:rsidRPr="00004C95">
        <w:rPr>
          <w:rFonts w:ascii="Times New Roman" w:eastAsia="Times New Roman" w:hAnsi="Times New Roman" w:cs="Times New Roman"/>
          <w:sz w:val="24"/>
          <w:szCs w:val="24"/>
        </w:rPr>
        <w:t xml:space="preserve">when comparing scenarios with </w:t>
      </w:r>
      <w:r w:rsidR="00C154AF">
        <w:rPr>
          <w:rFonts w:ascii="Times New Roman" w:eastAsia="Times New Roman" w:hAnsi="Times New Roman" w:cs="Times New Roman"/>
          <w:sz w:val="24"/>
          <w:szCs w:val="24"/>
        </w:rPr>
        <w:t xml:space="preserve">different dispersal </w:t>
      </w:r>
      <w:r w:rsidR="00097F4D">
        <w:rPr>
          <w:rFonts w:ascii="Times New Roman" w:eastAsia="Times New Roman" w:hAnsi="Times New Roman" w:cs="Times New Roman"/>
          <w:sz w:val="24"/>
          <w:szCs w:val="24"/>
        </w:rPr>
        <w:t xml:space="preserve">capacities </w:t>
      </w:r>
      <w:r w:rsidR="00C154AF">
        <w:rPr>
          <w:rFonts w:ascii="Times New Roman" w:eastAsia="Times New Roman" w:hAnsi="Times New Roman" w:cs="Times New Roman"/>
          <w:sz w:val="24"/>
          <w:szCs w:val="24"/>
        </w:rPr>
        <w:t xml:space="preserve">but </w:t>
      </w:r>
      <w:r w:rsidR="00FF1AA4"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same number of affected populations</w:t>
      </w:r>
      <w:r w:rsidR="00FF1AA4"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L1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higher values than M1 and H1</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L2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lower values than M2 and H2</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and L3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 xml:space="preserve">intermediate values between </w:t>
      </w:r>
      <w:r w:rsidR="00FF1AA4" w:rsidRPr="00004C95">
        <w:rPr>
          <w:rFonts w:ascii="Times New Roman" w:eastAsia="Times New Roman" w:hAnsi="Times New Roman" w:cs="Times New Roman"/>
          <w:sz w:val="24"/>
          <w:szCs w:val="24"/>
        </w:rPr>
        <w:t xml:space="preserve">those </w:t>
      </w:r>
      <w:r w:rsidR="00760250" w:rsidRPr="00004C95">
        <w:rPr>
          <w:rFonts w:ascii="Times New Roman" w:eastAsia="Times New Roman" w:hAnsi="Times New Roman" w:cs="Times New Roman"/>
          <w:sz w:val="24"/>
          <w:szCs w:val="24"/>
        </w:rPr>
        <w:t xml:space="preserve">of M3 and H3. </w:t>
      </w:r>
      <w:r w:rsidR="00FF1AA4" w:rsidRPr="00004C95">
        <w:rPr>
          <w:rFonts w:ascii="Times New Roman" w:eastAsia="Times New Roman" w:hAnsi="Times New Roman" w:cs="Times New Roman"/>
          <w:sz w:val="24"/>
          <w:szCs w:val="24"/>
        </w:rPr>
        <w:t xml:space="preserve">Average </w:t>
      </w:r>
      <w:r w:rsidR="00760250" w:rsidRPr="00004C95">
        <w:rPr>
          <w:rFonts w:ascii="Times New Roman" w:eastAsia="Times New Roman" w:hAnsi="Times New Roman" w:cs="Times New Roman"/>
          <w:sz w:val="24"/>
          <w:szCs w:val="24"/>
        </w:rPr>
        <w:t xml:space="preserve">FPR </w:t>
      </w:r>
      <w:r w:rsidR="00FF1AA4" w:rsidRPr="00004C95">
        <w:rPr>
          <w:rFonts w:ascii="Times New Roman" w:eastAsia="Times New Roman" w:hAnsi="Times New Roman" w:cs="Times New Roman"/>
          <w:sz w:val="24"/>
          <w:szCs w:val="24"/>
        </w:rPr>
        <w:t xml:space="preserve">values for </w:t>
      </w:r>
      <w:r w:rsidR="00760250" w:rsidRPr="00004C95">
        <w:rPr>
          <w:rFonts w:ascii="Times New Roman" w:eastAsia="Times New Roman" w:hAnsi="Times New Roman" w:cs="Times New Roman"/>
          <w:sz w:val="24"/>
          <w:szCs w:val="24"/>
        </w:rPr>
        <w:t xml:space="preserve">scenarios sharing the same dispersal parameters, </w:t>
      </w:r>
      <w:r w:rsidR="00FF1AA4" w:rsidRPr="00004C95">
        <w:rPr>
          <w:rFonts w:ascii="Times New Roman" w:eastAsia="Times New Roman" w:hAnsi="Times New Roman" w:cs="Times New Roman"/>
          <w:sz w:val="24"/>
          <w:szCs w:val="24"/>
        </w:rPr>
        <w:t xml:space="preserve">calculated using </w:t>
      </w:r>
      <w:r w:rsidR="00FF1AA4" w:rsidRPr="00004C95">
        <w:rPr>
          <w:rFonts w:ascii="Times New Roman" w:eastAsia="Times New Roman" w:hAnsi="Times New Roman" w:cs="Times New Roman"/>
          <w:sz w:val="24"/>
          <w:szCs w:val="24"/>
        </w:rPr>
        <w:lastRenderedPageBreak/>
        <w:t>FPRs at the p &lt;</w:t>
      </w:r>
      <w:r w:rsidR="00760250" w:rsidRPr="00004C95">
        <w:rPr>
          <w:rFonts w:ascii="Times New Roman" w:eastAsia="Times New Roman" w:hAnsi="Times New Roman" w:cs="Times New Roman"/>
          <w:sz w:val="24"/>
          <w:szCs w:val="24"/>
        </w:rPr>
        <w:t xml:space="preserve"> 0.05 threshold</w:t>
      </w:r>
      <w:r w:rsidR="00FF1AA4" w:rsidRPr="00004C95">
        <w:rPr>
          <w:rFonts w:ascii="Times New Roman" w:eastAsia="Times New Roman" w:hAnsi="Times New Roman" w:cs="Times New Roman"/>
          <w:sz w:val="24"/>
          <w:szCs w:val="24"/>
        </w:rPr>
        <w:t xml:space="preserve"> as before</w:t>
      </w:r>
      <w:r w:rsidR="00760250" w:rsidRPr="00004C95">
        <w:rPr>
          <w:rFonts w:ascii="Times New Roman" w:eastAsia="Times New Roman" w:hAnsi="Times New Roman" w:cs="Times New Roman"/>
          <w:sz w:val="24"/>
          <w:szCs w:val="24"/>
        </w:rPr>
        <w:t>, were 0.0599 (0.0558 - 0.0641; 95% CI) for low dispersal, 0.0621 (0.0580 - 0.0662; 95% CI) for moderate dispersal, and 0.0600 (0.0562 - 0.0638; 95% CI) for high dispersal</w:t>
      </w:r>
      <w:r w:rsidR="00FD4F7E">
        <w:rPr>
          <w:rFonts w:ascii="Times New Roman" w:eastAsia="Times New Roman" w:hAnsi="Times New Roman" w:cs="Times New Roman"/>
          <w:sz w:val="24"/>
          <w:szCs w:val="24"/>
        </w:rPr>
        <w:t xml:space="preserve"> (Fig. 4)</w:t>
      </w:r>
      <w:r w:rsidR="00760250" w:rsidRPr="00004C95">
        <w:rPr>
          <w:rFonts w:ascii="Times New Roman" w:eastAsia="Times New Roman" w:hAnsi="Times New Roman" w:cs="Times New Roman"/>
          <w:sz w:val="24"/>
          <w:szCs w:val="24"/>
        </w:rPr>
        <w:t xml:space="preserve">. </w:t>
      </w:r>
    </w:p>
    <w:p w14:paraId="2392C8B6" w14:textId="11BD9A72" w:rsidR="00760250" w:rsidRPr="00004C95" w:rsidRDefault="00920011" w:rsidP="00182E94">
      <w:pPr>
        <w:pStyle w:val="Titre2"/>
        <w:spacing w:after="240" w:line="276" w:lineRule="auto"/>
        <w:rPr>
          <w:lang w:val="en-US"/>
        </w:rPr>
      </w:pPr>
      <w:r w:rsidRPr="00004C95">
        <w:rPr>
          <w:lang w:val="en-US"/>
        </w:rPr>
        <w:t>Spatial extent</w:t>
      </w:r>
    </w:p>
    <w:p w14:paraId="6FB92585" w14:textId="1AE7DC7F" w:rsidR="00760250" w:rsidRPr="00004C95" w:rsidRDefault="00766D5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he number of populations affected by a demographic event also influenc</w:t>
      </w:r>
      <w:bookmarkStart w:id="2" w:name="_GoBack"/>
      <w:bookmarkEnd w:id="2"/>
      <w:r w:rsidR="00760250" w:rsidRPr="00004C95">
        <w:rPr>
          <w:rFonts w:ascii="Times New Roman" w:eastAsia="Times New Roman" w:hAnsi="Times New Roman" w:cs="Times New Roman"/>
          <w:sz w:val="24"/>
          <w:szCs w:val="24"/>
        </w:rPr>
        <w:t xml:space="preserve">ed our ability to detect meaningful temporal change. Scenarios </w:t>
      </w:r>
      <w:r w:rsidRPr="00004C95">
        <w:rPr>
          <w:rFonts w:ascii="Times New Roman" w:eastAsia="Times New Roman" w:hAnsi="Times New Roman" w:cs="Times New Roman"/>
          <w:sz w:val="24"/>
          <w:szCs w:val="24"/>
        </w:rPr>
        <w:t xml:space="preserve">in which </w:t>
      </w:r>
      <w:r w:rsidR="00760250" w:rsidRPr="00004C95">
        <w:rPr>
          <w:rFonts w:ascii="Times New Roman" w:eastAsia="Times New Roman" w:hAnsi="Times New Roman" w:cs="Times New Roman"/>
          <w:sz w:val="24"/>
          <w:szCs w:val="24"/>
        </w:rPr>
        <w:t xml:space="preserve">fewer populations </w:t>
      </w:r>
      <w:r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affected exhibited </w:t>
      </w:r>
      <w:r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004C95">
        <w:rPr>
          <w:rFonts w:ascii="Times New Roman" w:eastAsia="Times New Roman" w:hAnsi="Times New Roman" w:cs="Times New Roman"/>
          <w:sz w:val="24"/>
          <w:szCs w:val="24"/>
        </w:rPr>
        <w:t xml:space="preserve">had a </w:t>
      </w:r>
      <w:r w:rsidR="00760250" w:rsidRPr="00004C95">
        <w:rPr>
          <w:rFonts w:ascii="Times New Roman" w:eastAsia="Times New Roman" w:hAnsi="Times New Roman" w:cs="Times New Roman"/>
          <w:sz w:val="24"/>
          <w:szCs w:val="24"/>
        </w:rPr>
        <w:t xml:space="preserve">perfect FNR (0; Fig. 3), while </w:t>
      </w:r>
      <w:r w:rsidR="00920011" w:rsidRPr="00004C95">
        <w:rPr>
          <w:rFonts w:ascii="Times New Roman" w:eastAsia="Times New Roman" w:hAnsi="Times New Roman" w:cs="Times New Roman"/>
          <w:sz w:val="24"/>
          <w:szCs w:val="24"/>
        </w:rPr>
        <w:t xml:space="preserve">scenarios </w:t>
      </w:r>
      <w:r w:rsidR="00760250" w:rsidRPr="00004C95">
        <w:rPr>
          <w:rFonts w:ascii="Times New Roman" w:eastAsia="Times New Roman" w:hAnsi="Times New Roman" w:cs="Times New Roman"/>
          <w:sz w:val="24"/>
          <w:szCs w:val="24"/>
        </w:rPr>
        <w:t xml:space="preserve">L2 and M2 </w:t>
      </w:r>
      <w:r w:rsidR="007A704E"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reached this perfect FNR </w:t>
      </w:r>
      <w:r w:rsidR="00312CAE" w:rsidRPr="00004C95">
        <w:rPr>
          <w:rFonts w:ascii="Times New Roman" w:eastAsia="Times New Roman" w:hAnsi="Times New Roman" w:cs="Times New Roman"/>
          <w:sz w:val="24"/>
          <w:szCs w:val="24"/>
        </w:rPr>
        <w:t xml:space="preserve">at more </w:t>
      </w:r>
      <w:r w:rsidR="00760250" w:rsidRPr="00004C95">
        <w:rPr>
          <w:rFonts w:ascii="Times New Roman" w:eastAsia="Times New Roman" w:hAnsi="Times New Roman" w:cs="Times New Roman"/>
          <w:sz w:val="24"/>
          <w:szCs w:val="24"/>
        </w:rPr>
        <w:t xml:space="preserve">liberal </w:t>
      </w:r>
      <w:r w:rsidR="00312CAE"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 xml:space="preserve">thresholds (i.e., </w:t>
      </w:r>
      <w:r w:rsidR="00FE705A" w:rsidRPr="00004C95">
        <w:rPr>
          <w:rFonts w:ascii="Times New Roman" w:eastAsia="Times New Roman" w:hAnsi="Times New Roman" w:cs="Times New Roman"/>
          <w:sz w:val="24"/>
          <w:szCs w:val="24"/>
        </w:rPr>
        <w:t xml:space="preserve">above </w:t>
      </w:r>
      <w:r w:rsidR="00920011" w:rsidRPr="00004C95">
        <w:rPr>
          <w:rFonts w:ascii="Times New Roman" w:eastAsia="Times New Roman" w:hAnsi="Times New Roman" w:cs="Times New Roman"/>
          <w:sz w:val="24"/>
          <w:szCs w:val="24"/>
        </w:rPr>
        <w:t xml:space="preserve">p </w:t>
      </w:r>
      <w:r w:rsidR="007A704E" w:rsidRPr="00004C95">
        <w:rPr>
          <w:rFonts w:ascii="Times New Roman" w:eastAsia="Times New Roman" w:hAnsi="Times New Roman" w:cs="Times New Roman"/>
          <w:sz w:val="24"/>
          <w:szCs w:val="24"/>
        </w:rPr>
        <w:t>&lt;</w:t>
      </w:r>
      <w:r w:rsidR="0092001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0.03; Fig 3). </w:t>
      </w:r>
      <w:r w:rsidR="00282B66" w:rsidRPr="00004C95">
        <w:rPr>
          <w:rFonts w:ascii="Times New Roman" w:eastAsia="Times New Roman" w:hAnsi="Times New Roman" w:cs="Times New Roman"/>
          <w:sz w:val="24"/>
          <w:szCs w:val="24"/>
        </w:rPr>
        <w:t xml:space="preserve">The mean FNRs at p &lt; 0.05, </w:t>
      </w:r>
      <w:r w:rsidR="00760250" w:rsidRPr="00004C95">
        <w:rPr>
          <w:rFonts w:ascii="Times New Roman" w:eastAsia="Times New Roman" w:hAnsi="Times New Roman" w:cs="Times New Roman"/>
          <w:sz w:val="24"/>
          <w:szCs w:val="24"/>
        </w:rPr>
        <w:t>average</w:t>
      </w:r>
      <w:r w:rsidR="00282B66"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 xml:space="preserve"> </w:t>
      </w:r>
      <w:r w:rsidR="00282B66" w:rsidRPr="00004C95">
        <w:rPr>
          <w:rFonts w:ascii="Times New Roman" w:eastAsia="Times New Roman" w:hAnsi="Times New Roman" w:cs="Times New Roman"/>
          <w:sz w:val="24"/>
          <w:szCs w:val="24"/>
        </w:rPr>
        <w:t xml:space="preserve">across </w:t>
      </w:r>
      <w:r w:rsidR="00760250" w:rsidRPr="00004C95">
        <w:rPr>
          <w:rFonts w:ascii="Times New Roman" w:eastAsia="Times New Roman" w:hAnsi="Times New Roman" w:cs="Times New Roman"/>
          <w:sz w:val="24"/>
          <w:szCs w:val="24"/>
        </w:rPr>
        <w:t xml:space="preserve">scenarios sharing the same number of </w:t>
      </w:r>
      <w:r w:rsidR="00282B66"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populations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B66" w:rsidRPr="00004C95">
        <w:rPr>
          <w:rFonts w:ascii="Times New Roman" w:eastAsia="Times New Roman" w:hAnsi="Times New Roman" w:cs="Times New Roman"/>
          <w:sz w:val="24"/>
          <w:szCs w:val="24"/>
        </w:rPr>
        <w:t xml:space="preserve">averaged </w:t>
      </w:r>
      <w:r w:rsidR="00760250" w:rsidRPr="00004C95">
        <w:rPr>
          <w:rFonts w:ascii="Times New Roman" w:eastAsia="Times New Roman" w:hAnsi="Times New Roman" w:cs="Times New Roman"/>
          <w:sz w:val="24"/>
          <w:szCs w:val="24"/>
        </w:rPr>
        <w:t xml:space="preserve">value for L1, M1, and H1 grouped together), </w:t>
      </w:r>
      <w:r w:rsidR="00282B66" w:rsidRPr="00004C95">
        <w:rPr>
          <w:rFonts w:ascii="Times New Roman" w:eastAsia="Times New Roman" w:hAnsi="Times New Roman" w:cs="Times New Roman"/>
          <w:sz w:val="24"/>
          <w:szCs w:val="24"/>
        </w:rPr>
        <w:t>were</w:t>
      </w:r>
      <w:r w:rsidR="00760250" w:rsidRPr="00004C95">
        <w:rPr>
          <w:rFonts w:ascii="Times New Roman" w:eastAsia="Times New Roman" w:hAnsi="Times New Roman" w:cs="Times New Roman"/>
          <w:sz w:val="24"/>
          <w:szCs w:val="24"/>
        </w:rPr>
        <w:t xml:space="preserve"> </w:t>
      </w:r>
      <w:r w:rsidR="00FE705A" w:rsidRPr="00004C95">
        <w:rPr>
          <w:rFonts w:ascii="Times New Roman" w:eastAsia="Times New Roman" w:hAnsi="Times New Roman" w:cs="Times New Roman"/>
          <w:sz w:val="24"/>
          <w:szCs w:val="24"/>
        </w:rPr>
        <w:t xml:space="preserve">zero </w:t>
      </w:r>
      <w:r w:rsidR="00760250" w:rsidRPr="00004C95">
        <w:rPr>
          <w:rFonts w:ascii="Times New Roman" w:eastAsia="Times New Roman" w:hAnsi="Times New Roman" w:cs="Times New Roman"/>
          <w:sz w:val="24"/>
          <w:szCs w:val="24"/>
        </w:rPr>
        <w:t>for scenarios with one affected population, 0.0028 (0 - 0.0059; 95% CI) for scenarios with two affected populations, and 0.0167 (0.0105 – 0.0228; 95% CI) for scenarios w</w:t>
      </w:r>
      <w:r w:rsidR="00F43570" w:rsidRPr="00004C95">
        <w:rPr>
          <w:rFonts w:ascii="Times New Roman" w:eastAsia="Times New Roman" w:hAnsi="Times New Roman" w:cs="Times New Roman"/>
          <w:sz w:val="24"/>
          <w:szCs w:val="24"/>
        </w:rPr>
        <w:t>ith three affected populations.</w:t>
      </w:r>
    </w:p>
    <w:p w14:paraId="2CE15854" w14:textId="63AB43CD" w:rsidR="00760250" w:rsidRPr="00004C95" w:rsidRDefault="00920011"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number of affected populations influence</w:t>
      </w:r>
      <w:r w:rsidR="00F73A5E"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FPR more than dispersal, </w:t>
      </w:r>
      <w:r w:rsidR="00BB457C" w:rsidRPr="00004C95">
        <w:rPr>
          <w:rFonts w:ascii="Times New Roman" w:eastAsia="Times New Roman" w:hAnsi="Times New Roman" w:cs="Times New Roman"/>
          <w:sz w:val="24"/>
          <w:szCs w:val="24"/>
        </w:rPr>
        <w:t>at least for the dispersal capacities and spatial extents used in our simulations</w:t>
      </w:r>
      <w:r w:rsidR="00F73A5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FPR values </w:t>
      </w:r>
      <w:r w:rsidR="00BB457C" w:rsidRPr="00004C95">
        <w:rPr>
          <w:rFonts w:ascii="Times New Roman" w:eastAsia="Times New Roman" w:hAnsi="Times New Roman" w:cs="Times New Roman"/>
          <w:sz w:val="24"/>
          <w:szCs w:val="24"/>
        </w:rPr>
        <w:t>were consistent</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across scenarios with </w:t>
      </w:r>
      <w:r w:rsidRPr="00004C95">
        <w:rPr>
          <w:rFonts w:ascii="Times New Roman" w:eastAsia="Times New Roman" w:hAnsi="Times New Roman" w:cs="Times New Roman"/>
          <w:sz w:val="24"/>
          <w:szCs w:val="24"/>
        </w:rPr>
        <w:t xml:space="preserve">different dispersal but </w:t>
      </w:r>
      <w:r w:rsidR="00BB457C" w:rsidRPr="00004C95">
        <w:rPr>
          <w:rFonts w:ascii="Times New Roman" w:eastAsia="Times New Roman" w:hAnsi="Times New Roman" w:cs="Times New Roman"/>
          <w:sz w:val="24"/>
          <w:szCs w:val="24"/>
        </w:rPr>
        <w:t>the same</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number of </w:t>
      </w:r>
      <w:r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rather than</w:t>
      </w:r>
      <w:r w:rsidR="00760250" w:rsidRPr="00004C95">
        <w:rPr>
          <w:rFonts w:ascii="Times New Roman" w:eastAsia="Times New Roman" w:hAnsi="Times New Roman" w:cs="Times New Roman"/>
          <w:sz w:val="24"/>
          <w:szCs w:val="24"/>
        </w:rPr>
        <w:t xml:space="preserve"> across scenarios with similar dispersal </w:t>
      </w:r>
      <w:r w:rsidR="00BB457C" w:rsidRPr="00004C95">
        <w:rPr>
          <w:rFonts w:ascii="Times New Roman" w:eastAsia="Times New Roman" w:hAnsi="Times New Roman" w:cs="Times New Roman"/>
          <w:sz w:val="24"/>
          <w:szCs w:val="24"/>
        </w:rPr>
        <w:t xml:space="preserve">but different </w:t>
      </w:r>
      <w:r w:rsidR="00760250" w:rsidRPr="00004C95">
        <w:rPr>
          <w:rFonts w:ascii="Times New Roman" w:eastAsia="Times New Roman" w:hAnsi="Times New Roman" w:cs="Times New Roman"/>
          <w:sz w:val="24"/>
          <w:szCs w:val="24"/>
        </w:rPr>
        <w:t>number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(Figs. 3, 4). </w:t>
      </w:r>
      <w:r w:rsidR="00BB457C" w:rsidRPr="00004C95">
        <w:rPr>
          <w:rFonts w:ascii="Times New Roman" w:eastAsia="Times New Roman" w:hAnsi="Times New Roman" w:cs="Times New Roman"/>
          <w:sz w:val="24"/>
          <w:szCs w:val="24"/>
        </w:rPr>
        <w:t xml:space="preserve">The average </w:t>
      </w:r>
      <w:r w:rsidR="00760250" w:rsidRPr="00004C95">
        <w:rPr>
          <w:rFonts w:ascii="Times New Roman" w:eastAsia="Times New Roman" w:hAnsi="Times New Roman" w:cs="Times New Roman"/>
          <w:sz w:val="24"/>
          <w:szCs w:val="24"/>
        </w:rPr>
        <w:t>FPR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from scenario</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w:t>
      </w:r>
      <w:r w:rsidR="00BB457C" w:rsidRPr="00004C95">
        <w:rPr>
          <w:rFonts w:ascii="Times New Roman" w:eastAsia="Times New Roman" w:hAnsi="Times New Roman" w:cs="Times New Roman"/>
          <w:sz w:val="24"/>
          <w:szCs w:val="24"/>
        </w:rPr>
        <w:t xml:space="preserve">with </w:t>
      </w:r>
      <w:r w:rsidR="00760250" w:rsidRPr="00004C95">
        <w:rPr>
          <w:rFonts w:ascii="Times New Roman" w:eastAsia="Times New Roman" w:hAnsi="Times New Roman" w:cs="Times New Roman"/>
          <w:sz w:val="24"/>
          <w:szCs w:val="24"/>
        </w:rPr>
        <w:t xml:space="preserve">the same number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determined at the p &lt;</w:t>
      </w:r>
      <w:r w:rsidR="00760250" w:rsidRPr="00004C95">
        <w:rPr>
          <w:rFonts w:ascii="Times New Roman" w:eastAsia="Times New Roman" w:hAnsi="Times New Roman" w:cs="Times New Roman"/>
          <w:sz w:val="24"/>
          <w:szCs w:val="24"/>
        </w:rPr>
        <w:t xml:space="preserve"> 0.05 </w:t>
      </w:r>
      <w:r w:rsidR="00BB457C"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7923E7AA" w14:textId="09B53DF7" w:rsidR="00760250" w:rsidRPr="00004C95" w:rsidRDefault="004B50FE" w:rsidP="00182E94">
      <w:pPr>
        <w:pStyle w:val="Titre2"/>
        <w:spacing w:after="240" w:line="276" w:lineRule="auto"/>
        <w:rPr>
          <w:lang w:val="en-US"/>
        </w:rPr>
      </w:pPr>
      <w:r w:rsidRPr="00004C95">
        <w:rPr>
          <w:lang w:val="en-US"/>
        </w:rPr>
        <w:t>Time</w:t>
      </w:r>
    </w:p>
    <w:p w14:paraId="717B579F" w14:textId="707B8A95"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found that the genetic signal of the demographic event </w:t>
      </w:r>
      <w:r w:rsidR="00211EB6" w:rsidRPr="00004C95">
        <w:rPr>
          <w:rFonts w:ascii="Times New Roman" w:eastAsia="Times New Roman" w:hAnsi="Times New Roman" w:cs="Times New Roman"/>
          <w:sz w:val="24"/>
          <w:szCs w:val="24"/>
        </w:rPr>
        <w:t xml:space="preserve">decayed </w:t>
      </w:r>
      <w:r w:rsidRPr="00004C95">
        <w:rPr>
          <w:rFonts w:ascii="Times New Roman" w:eastAsia="Times New Roman" w:hAnsi="Times New Roman" w:cs="Times New Roman"/>
          <w:sz w:val="24"/>
          <w:szCs w:val="24"/>
        </w:rPr>
        <w:t xml:space="preserve">over time, </w:t>
      </w:r>
      <w:r w:rsidR="00211EB6" w:rsidRPr="00004C95">
        <w:rPr>
          <w:rFonts w:ascii="Times New Roman" w:eastAsia="Times New Roman" w:hAnsi="Times New Roman" w:cs="Times New Roman"/>
          <w:sz w:val="24"/>
          <w:szCs w:val="24"/>
        </w:rPr>
        <w:t xml:space="preserve">but </w:t>
      </w:r>
      <w:r w:rsidRPr="00004C95">
        <w:rPr>
          <w:rFonts w:ascii="Times New Roman" w:eastAsia="Times New Roman" w:hAnsi="Times New Roman" w:cs="Times New Roman"/>
          <w:sz w:val="24"/>
          <w:szCs w:val="24"/>
        </w:rPr>
        <w:t xml:space="preserve">that TGI </w:t>
      </w:r>
      <w:r w:rsidR="00211EB6" w:rsidRPr="00004C95">
        <w:rPr>
          <w:rFonts w:ascii="Times New Roman" w:eastAsia="Times New Roman" w:hAnsi="Times New Roman" w:cs="Times New Roman"/>
          <w:sz w:val="24"/>
          <w:szCs w:val="24"/>
        </w:rPr>
        <w:t>was still able to</w:t>
      </w:r>
      <w:r w:rsidRPr="00004C95">
        <w:rPr>
          <w:rFonts w:ascii="Times New Roman" w:eastAsia="Times New Roman" w:hAnsi="Times New Roman" w:cs="Times New Roman"/>
          <w:sz w:val="24"/>
          <w:szCs w:val="24"/>
        </w:rPr>
        <w:t xml:space="preserve"> identify significant changes in genetic diversity at a time scale of 1-10 years. </w:t>
      </w:r>
      <w:r w:rsidR="00211EB6" w:rsidRPr="00004C95">
        <w:rPr>
          <w:rFonts w:ascii="Times New Roman" w:eastAsia="Times New Roman" w:hAnsi="Times New Roman" w:cs="Times New Roman"/>
          <w:sz w:val="24"/>
          <w:szCs w:val="24"/>
        </w:rPr>
        <w:t>However, as</w:t>
      </w:r>
      <w:r w:rsidRPr="00004C95">
        <w:rPr>
          <w:rFonts w:ascii="Times New Roman" w:eastAsia="Times New Roman" w:hAnsi="Times New Roman" w:cs="Times New Roman"/>
          <w:sz w:val="24"/>
          <w:szCs w:val="24"/>
        </w:rPr>
        <w:t xml:space="preserve"> the </w:t>
      </w:r>
      <w:r w:rsidR="00312CAE"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interval between pre- and post-event sampling</w:t>
      </w:r>
      <w:r w:rsidR="00211EB6" w:rsidRPr="00004C95">
        <w:rPr>
          <w:rFonts w:ascii="Times New Roman" w:eastAsia="Times New Roman" w:hAnsi="Times New Roman" w:cs="Times New Roman"/>
          <w:sz w:val="24"/>
          <w:szCs w:val="24"/>
        </w:rPr>
        <w:t xml:space="preserve"> increased</w:t>
      </w:r>
      <w:r w:rsidRPr="00004C95">
        <w:rPr>
          <w:rFonts w:ascii="Times New Roman" w:eastAsia="Times New Roman" w:hAnsi="Times New Roman" w:cs="Times New Roman"/>
          <w:sz w:val="24"/>
          <w:szCs w:val="24"/>
        </w:rPr>
        <w:t xml:space="preserve">, the </w:t>
      </w:r>
      <w:r w:rsidR="00211EB6" w:rsidRPr="00004C95">
        <w:rPr>
          <w:rFonts w:ascii="Times New Roman" w:eastAsia="Times New Roman" w:hAnsi="Times New Roman" w:cs="Times New Roman"/>
          <w:sz w:val="24"/>
          <w:szCs w:val="24"/>
        </w:rPr>
        <w:t>ability of TGI</w:t>
      </w:r>
      <w:r w:rsidRPr="00004C95">
        <w:rPr>
          <w:rFonts w:ascii="Times New Roman" w:eastAsia="Times New Roman" w:hAnsi="Times New Roman" w:cs="Times New Roman"/>
          <w:sz w:val="24"/>
          <w:szCs w:val="24"/>
        </w:rPr>
        <w:t xml:space="preserve"> to detect the demographic event</w:t>
      </w:r>
      <w:r w:rsidR="00211EB6" w:rsidRPr="00004C95">
        <w:rPr>
          <w:rFonts w:ascii="Times New Roman" w:eastAsia="Times New Roman" w:hAnsi="Times New Roman" w:cs="Times New Roman"/>
          <w:sz w:val="24"/>
          <w:szCs w:val="24"/>
        </w:rPr>
        <w:t xml:space="preserve"> decreased</w:t>
      </w:r>
      <w:r w:rsidRPr="00004C95">
        <w:rPr>
          <w:rFonts w:ascii="Times New Roman" w:eastAsia="Times New Roman" w:hAnsi="Times New Roman" w:cs="Times New Roman"/>
          <w:sz w:val="24"/>
          <w:szCs w:val="24"/>
        </w:rPr>
        <w:t xml:space="preserve">, evidenced by the increase in false positives and false negatives for several </w:t>
      </w:r>
      <w:r w:rsidR="00211EB6" w:rsidRPr="00004C95">
        <w:rPr>
          <w:rFonts w:ascii="Times New Roman" w:eastAsia="Times New Roman" w:hAnsi="Times New Roman" w:cs="Times New Roman"/>
          <w:sz w:val="24"/>
          <w:szCs w:val="24"/>
        </w:rPr>
        <w:t xml:space="preserve">demographic </w:t>
      </w:r>
      <w:r w:rsidRPr="00004C95">
        <w:rPr>
          <w:rFonts w:ascii="Times New Roman" w:eastAsia="Times New Roman" w:hAnsi="Times New Roman" w:cs="Times New Roman"/>
          <w:sz w:val="24"/>
          <w:szCs w:val="24"/>
        </w:rPr>
        <w:t xml:space="preserve">scenarios (Fig. 5, 6). </w:t>
      </w:r>
      <w:r w:rsidR="00211EB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effect </w:t>
      </w:r>
      <w:r w:rsidR="00211EB6" w:rsidRPr="00004C95">
        <w:rPr>
          <w:rFonts w:ascii="Times New Roman" w:eastAsia="Times New Roman" w:hAnsi="Times New Roman" w:cs="Times New Roman"/>
          <w:sz w:val="24"/>
          <w:szCs w:val="24"/>
        </w:rPr>
        <w:t xml:space="preserve">of time between sampling periods on the sensitivity of TGI was </w:t>
      </w:r>
      <w:r w:rsidRPr="00004C95">
        <w:rPr>
          <w:rFonts w:ascii="Times New Roman" w:eastAsia="Times New Roman" w:hAnsi="Times New Roman" w:cs="Times New Roman"/>
          <w:sz w:val="24"/>
          <w:szCs w:val="24"/>
        </w:rPr>
        <w:t>strongly affected by dispersal capacity and the extent of the event.</w:t>
      </w:r>
    </w:p>
    <w:p w14:paraId="23DD5A23" w14:textId="1B32E434"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timing of sampling prior to a simulated event was, as expected, generally less important than </w:t>
      </w:r>
      <w:r w:rsidR="00211EB6" w:rsidRPr="00004C95">
        <w:rPr>
          <w:rFonts w:ascii="Times New Roman" w:eastAsia="Times New Roman" w:hAnsi="Times New Roman" w:cs="Times New Roman"/>
          <w:sz w:val="24"/>
          <w:szCs w:val="24"/>
        </w:rPr>
        <w:t xml:space="preserve">the timing </w:t>
      </w:r>
      <w:r w:rsidRPr="00004C95">
        <w:rPr>
          <w:rFonts w:ascii="Times New Roman" w:eastAsia="Times New Roman" w:hAnsi="Times New Roman" w:cs="Times New Roman"/>
          <w:sz w:val="24"/>
          <w:szCs w:val="24"/>
        </w:rPr>
        <w:t xml:space="preserve">of the </w:t>
      </w:r>
      <w:r w:rsidR="00E073E3"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 xml:space="preserve">sampling. The decrease in </w:t>
      </w:r>
      <w:r w:rsidR="00211EB6"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signal</w:t>
      </w:r>
      <w:r w:rsidR="00211EB6" w:rsidRPr="00004C95">
        <w:rPr>
          <w:rFonts w:ascii="Times New Roman" w:eastAsia="Times New Roman" w:hAnsi="Times New Roman" w:cs="Times New Roman"/>
          <w:sz w:val="24"/>
          <w:szCs w:val="24"/>
        </w:rPr>
        <w:t xml:space="preserve"> over time – </w:t>
      </w:r>
      <w:r w:rsidRPr="00004C95">
        <w:rPr>
          <w:rFonts w:ascii="Times New Roman" w:eastAsia="Times New Roman" w:hAnsi="Times New Roman" w:cs="Times New Roman"/>
          <w:sz w:val="24"/>
          <w:szCs w:val="24"/>
        </w:rPr>
        <w:t>which would be found with any comparative method</w:t>
      </w:r>
      <w:r w:rsidR="00211EB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not just TGI – was </w:t>
      </w:r>
      <w:r w:rsidR="0024700E" w:rsidRPr="00004C95">
        <w:rPr>
          <w:rFonts w:ascii="Times New Roman" w:eastAsia="Times New Roman" w:hAnsi="Times New Roman" w:cs="Times New Roman"/>
          <w:sz w:val="24"/>
          <w:szCs w:val="24"/>
        </w:rPr>
        <w:t>considerably</w:t>
      </w:r>
      <w:r w:rsidRPr="00004C95">
        <w:rPr>
          <w:rFonts w:ascii="Times New Roman" w:eastAsia="Times New Roman" w:hAnsi="Times New Roman" w:cs="Times New Roman"/>
          <w:sz w:val="24"/>
          <w:szCs w:val="24"/>
        </w:rPr>
        <w:t xml:space="preserve"> strong in our simulations. For example, </w:t>
      </w:r>
      <w:r w:rsidR="00E073E3" w:rsidRPr="00004C95">
        <w:rPr>
          <w:rFonts w:ascii="Times New Roman" w:eastAsia="Times New Roman" w:hAnsi="Times New Roman" w:cs="Times New Roman"/>
          <w:sz w:val="24"/>
          <w:szCs w:val="24"/>
        </w:rPr>
        <w:t xml:space="preserve">if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t>
      </w:r>
      <w:r w:rsidR="001226C2"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sampl</w:t>
      </w:r>
      <w:r w:rsidR="00E073E3"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was taken </w:t>
      </w:r>
      <w:r w:rsidR="00211EB6"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after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first </w:t>
      </w:r>
      <w:r w:rsidR="001226C2" w:rsidRPr="00004C95">
        <w:rPr>
          <w:rFonts w:ascii="Times New Roman" w:eastAsia="Times New Roman" w:hAnsi="Times New Roman" w:cs="Times New Roman"/>
          <w:sz w:val="24"/>
          <w:szCs w:val="24"/>
        </w:rPr>
        <w:t xml:space="preserve">(pre-event) </w:t>
      </w:r>
      <w:r w:rsidR="00E073E3" w:rsidRPr="00004C95">
        <w:rPr>
          <w:rFonts w:ascii="Times New Roman" w:eastAsia="Times New Roman" w:hAnsi="Times New Roman" w:cs="Times New Roman"/>
          <w:sz w:val="24"/>
          <w:szCs w:val="24"/>
        </w:rPr>
        <w:t>sample</w:t>
      </w:r>
      <w:r w:rsidRPr="00004C95">
        <w:rPr>
          <w:rFonts w:ascii="Times New Roman" w:eastAsia="Times New Roman" w:hAnsi="Times New Roman" w:cs="Times New Roman"/>
          <w:sz w:val="24"/>
          <w:szCs w:val="24"/>
        </w:rPr>
        <w:t>, we observe</w:t>
      </w:r>
      <w:r w:rsidR="001226C2"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high FNR values</w:t>
      </w:r>
      <w:r w:rsidR="001226C2" w:rsidRPr="00004C95">
        <w:rPr>
          <w:rFonts w:ascii="Times New Roman" w:eastAsia="Times New Roman" w:hAnsi="Times New Roman" w:cs="Times New Roman"/>
          <w:sz w:val="24"/>
          <w:szCs w:val="24"/>
        </w:rPr>
        <w:t xml:space="preserve"> that approached 75-90%</w:t>
      </w:r>
      <w:r w:rsidRPr="00004C95">
        <w:rPr>
          <w:rFonts w:ascii="Times New Roman" w:eastAsia="Times New Roman" w:hAnsi="Times New Roman" w:cs="Times New Roman"/>
          <w:sz w:val="24"/>
          <w:szCs w:val="24"/>
        </w:rPr>
        <w:t xml:space="preserve"> </w:t>
      </w:r>
      <w:r w:rsidR="00211EB6"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high</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and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(Fig. 5).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FNR also increased with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lag </w:t>
      </w:r>
      <w:r w:rsidR="001226C2" w:rsidRPr="00004C95">
        <w:rPr>
          <w:rFonts w:ascii="Times New Roman" w:eastAsia="Times New Roman" w:hAnsi="Times New Roman" w:cs="Times New Roman"/>
          <w:sz w:val="24"/>
          <w:szCs w:val="24"/>
        </w:rPr>
        <w:t>in</w:t>
      </w:r>
      <w:r w:rsidRPr="00004C95">
        <w:rPr>
          <w:rFonts w:ascii="Times New Roman" w:eastAsia="Times New Roman" w:hAnsi="Times New Roman" w:cs="Times New Roman"/>
          <w:sz w:val="24"/>
          <w:szCs w:val="24"/>
        </w:rPr>
        <w:t xml:space="preserve"> </w:t>
      </w:r>
      <w:r w:rsidR="001226C2"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w:t>
      </w:r>
      <w:r w:rsidR="001226C2" w:rsidRPr="00004C95">
        <w:rPr>
          <w:rFonts w:ascii="Times New Roman" w:eastAsia="Times New Roman" w:hAnsi="Times New Roman" w:cs="Times New Roman"/>
          <w:sz w:val="24"/>
          <w:szCs w:val="24"/>
        </w:rPr>
        <w:t>but</w:t>
      </w:r>
      <w:r w:rsidRPr="00004C95">
        <w:rPr>
          <w:rFonts w:ascii="Times New Roman" w:eastAsia="Times New Roman" w:hAnsi="Times New Roman" w:cs="Times New Roman"/>
          <w:sz w:val="24"/>
          <w:szCs w:val="24"/>
        </w:rPr>
        <w:t xml:space="preserve"> the </w:t>
      </w:r>
      <w:r w:rsidRPr="00004C95">
        <w:rPr>
          <w:rFonts w:ascii="Times New Roman" w:eastAsia="Times New Roman" w:hAnsi="Times New Roman" w:cs="Times New Roman"/>
          <w:sz w:val="24"/>
          <w:szCs w:val="24"/>
        </w:rPr>
        <w:lastRenderedPageBreak/>
        <w:t xml:space="preserve">increase was more linear and values never reached 30%, even after </w:t>
      </w:r>
      <w:r w:rsidR="001226C2"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(Fig. 5). One interesting </w:t>
      </w:r>
      <w:r w:rsidR="00F73A5E" w:rsidRPr="00004C95">
        <w:rPr>
          <w:rFonts w:ascii="Times New Roman" w:eastAsia="Times New Roman" w:hAnsi="Times New Roman" w:cs="Times New Roman"/>
          <w:sz w:val="24"/>
          <w:szCs w:val="24"/>
        </w:rPr>
        <w:t xml:space="preserve">result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that the number of </w:t>
      </w:r>
      <w:r w:rsidR="00211EB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w:t>
      </w:r>
      <w:r w:rsidR="00211EB6" w:rsidRPr="00004C95">
        <w:rPr>
          <w:rFonts w:ascii="Times New Roman" w:eastAsia="Times New Roman" w:hAnsi="Times New Roman" w:cs="Times New Roman"/>
          <w:sz w:val="24"/>
          <w:szCs w:val="24"/>
        </w:rPr>
        <w:t>was</w:t>
      </w:r>
      <w:r w:rsidRPr="00004C95">
        <w:rPr>
          <w:rFonts w:ascii="Times New Roman" w:eastAsia="Times New Roman" w:hAnsi="Times New Roman" w:cs="Times New Roman"/>
          <w:sz w:val="24"/>
          <w:szCs w:val="24"/>
        </w:rPr>
        <w:t xml:space="preserve"> 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when the pre-event sample was older</w:t>
      </w:r>
      <w:r w:rsidRPr="00004C95">
        <w:rPr>
          <w:rFonts w:ascii="Times New Roman" w:eastAsia="Times New Roman" w:hAnsi="Times New Roman" w:cs="Times New Roman"/>
          <w:sz w:val="24"/>
          <w:szCs w:val="24"/>
        </w:rPr>
        <w:t xml:space="preserve"> (3&gt;2&gt;1; left side of Fig. 5), while dispersal capacity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 xml:space="preserve">when </w:t>
      </w:r>
      <w:r w:rsidRPr="00004C95">
        <w:rPr>
          <w:rFonts w:ascii="Times New Roman" w:eastAsia="Times New Roman" w:hAnsi="Times New Roman" w:cs="Times New Roman"/>
          <w:sz w:val="24"/>
          <w:szCs w:val="24"/>
        </w:rPr>
        <w:t xml:space="preserve">the </w:t>
      </w:r>
      <w:r w:rsidR="00211EB6" w:rsidRPr="00004C95">
        <w:rPr>
          <w:rFonts w:ascii="Times New Roman" w:eastAsia="Times New Roman" w:hAnsi="Times New Roman" w:cs="Times New Roman"/>
          <w:sz w:val="24"/>
          <w:szCs w:val="24"/>
        </w:rPr>
        <w:t xml:space="preserve">post-event sample was older </w:t>
      </w:r>
      <w:r w:rsidRPr="00004C95">
        <w:rPr>
          <w:rFonts w:ascii="Times New Roman" w:eastAsia="Times New Roman" w:hAnsi="Times New Roman" w:cs="Times New Roman"/>
          <w:sz w:val="24"/>
          <w:szCs w:val="24"/>
        </w:rPr>
        <w:t xml:space="preserve">(H&gt;M&gt;L; right side of Fig. 5). For </w:t>
      </w:r>
      <w:r w:rsidR="001226C2" w:rsidRPr="00004C95">
        <w:rPr>
          <w:rFonts w:ascii="Times New Roman" w:eastAsia="Times New Roman" w:hAnsi="Times New Roman" w:cs="Times New Roman"/>
          <w:sz w:val="24"/>
          <w:szCs w:val="24"/>
        </w:rPr>
        <w:t>scenarios with the</w:t>
      </w:r>
      <w:r w:rsidRPr="00004C95">
        <w:rPr>
          <w:rFonts w:ascii="Times New Roman" w:eastAsia="Times New Roman" w:hAnsi="Times New Roman" w:cs="Times New Roman"/>
          <w:sz w:val="24"/>
          <w:szCs w:val="24"/>
        </w:rPr>
        <w:t xml:space="preserve"> same number of </w:t>
      </w:r>
      <w:r w:rsidR="001226C2"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populations,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showed the worst performance </w:t>
      </w:r>
      <w:r w:rsidR="00F61846" w:rsidRPr="00004C95">
        <w:rPr>
          <w:rFonts w:ascii="Times New Roman" w:eastAsia="Times New Roman" w:hAnsi="Times New Roman" w:cs="Times New Roman"/>
          <w:sz w:val="24"/>
          <w:szCs w:val="24"/>
        </w:rPr>
        <w:t xml:space="preserve">with pre-event </w:t>
      </w:r>
      <w:r w:rsidRPr="00004C95">
        <w:rPr>
          <w:rFonts w:ascii="Times New Roman" w:eastAsia="Times New Roman" w:hAnsi="Times New Roman" w:cs="Times New Roman"/>
          <w:sz w:val="24"/>
          <w:szCs w:val="24"/>
        </w:rPr>
        <w:t xml:space="preserve">sampling time lags, </w:t>
      </w:r>
      <w:r w:rsidR="00F61846" w:rsidRPr="00004C95">
        <w:rPr>
          <w:rFonts w:ascii="Times New Roman" w:eastAsia="Times New Roman" w:hAnsi="Times New Roman" w:cs="Times New Roman"/>
          <w:sz w:val="24"/>
          <w:szCs w:val="24"/>
        </w:rPr>
        <w:t>whereas high-</w:t>
      </w:r>
      <w:r w:rsidRPr="00004C95">
        <w:rPr>
          <w:rFonts w:ascii="Times New Roman" w:eastAsia="Times New Roman" w:hAnsi="Times New Roman" w:cs="Times New Roman"/>
          <w:sz w:val="24"/>
          <w:szCs w:val="24"/>
        </w:rPr>
        <w:t xml:space="preserve">dispersal scenarios generally showed the worst performance </w:t>
      </w:r>
      <w:r w:rsidR="00F61846" w:rsidRPr="00004C95">
        <w:rPr>
          <w:rFonts w:ascii="Times New Roman" w:eastAsia="Times New Roman" w:hAnsi="Times New Roman" w:cs="Times New Roman"/>
          <w:sz w:val="24"/>
          <w:szCs w:val="24"/>
        </w:rPr>
        <w:t>with post-event</w:t>
      </w:r>
      <w:r w:rsidRPr="00004C95">
        <w:rPr>
          <w:rFonts w:ascii="Times New Roman" w:eastAsia="Times New Roman" w:hAnsi="Times New Roman" w:cs="Times New Roman"/>
          <w:sz w:val="24"/>
          <w:szCs w:val="24"/>
        </w:rPr>
        <w:t xml:space="preserve"> sampling time lags (Fig .5). </w:t>
      </w:r>
      <w:r w:rsidR="00F61846" w:rsidRPr="00004C95">
        <w:rPr>
          <w:rFonts w:ascii="Times New Roman" w:eastAsia="Times New Roman" w:hAnsi="Times New Roman" w:cs="Times New Roman"/>
          <w:sz w:val="24"/>
          <w:szCs w:val="24"/>
        </w:rPr>
        <w:t xml:space="preserve">Over our nine-year sampling window, the </w:t>
      </w:r>
      <w:r w:rsidRPr="00004C95">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sampling time lag</w:t>
      </w:r>
      <w:r w:rsidR="00F6184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 </w:t>
      </w:r>
      <w:r w:rsidR="00F61846" w:rsidRPr="00004C95">
        <w:rPr>
          <w:rFonts w:ascii="Times New Roman" w:eastAsia="Times New Roman" w:hAnsi="Times New Roman" w:cs="Times New Roman"/>
          <w:sz w:val="24"/>
          <w:szCs w:val="24"/>
        </w:rPr>
        <w:t xml:space="preserve">were </w:t>
      </w:r>
      <w:r w:rsidRPr="00004C95">
        <w:rPr>
          <w:rFonts w:ascii="Times New Roman" w:eastAsia="Times New Roman" w:hAnsi="Times New Roman" w:cs="Times New Roman"/>
          <w:sz w:val="24"/>
          <w:szCs w:val="24"/>
        </w:rPr>
        <w:t xml:space="preserve">no clear patterns for whether dispersal or the number of </w:t>
      </w:r>
      <w:r w:rsidR="00F6184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most influenced </w:t>
      </w:r>
      <w:r w:rsidR="00F61846" w:rsidRPr="00004C95">
        <w:rPr>
          <w:rFonts w:ascii="Times New Roman" w:eastAsia="Times New Roman" w:hAnsi="Times New Roman" w:cs="Times New Roman"/>
          <w:sz w:val="24"/>
          <w:szCs w:val="24"/>
        </w:rPr>
        <w:t xml:space="preserve">the change in </w:t>
      </w:r>
      <w:r w:rsidRPr="00004C95">
        <w:rPr>
          <w:rFonts w:ascii="Times New Roman" w:eastAsia="Times New Roman" w:hAnsi="Times New Roman" w:cs="Times New Roman"/>
          <w:sz w:val="24"/>
          <w:szCs w:val="24"/>
        </w:rPr>
        <w:t xml:space="preserve">FPR </w:t>
      </w:r>
      <w:r w:rsidR="00F61846" w:rsidRPr="00004C95">
        <w:rPr>
          <w:rFonts w:ascii="Times New Roman" w:eastAsia="Times New Roman" w:hAnsi="Times New Roman" w:cs="Times New Roman"/>
          <w:sz w:val="24"/>
          <w:szCs w:val="24"/>
        </w:rPr>
        <w:t>associated with</w:t>
      </w:r>
      <w:r w:rsidRPr="00004C95">
        <w:rPr>
          <w:rFonts w:ascii="Times New Roman" w:eastAsia="Times New Roman" w:hAnsi="Times New Roman" w:cs="Times New Roman"/>
          <w:sz w:val="24"/>
          <w:szCs w:val="24"/>
        </w:rPr>
        <w:t xml:space="preserve"> pre-event sampling</w:t>
      </w:r>
      <w:r w:rsidR="00F61846" w:rsidRPr="00004C95">
        <w:rPr>
          <w:rFonts w:ascii="Times New Roman" w:eastAsia="Times New Roman" w:hAnsi="Times New Roman" w:cs="Times New Roman"/>
          <w:sz w:val="24"/>
          <w:szCs w:val="24"/>
        </w:rPr>
        <w:t xml:space="preserve"> time</w:t>
      </w:r>
      <w:r w:rsidRPr="00004C95">
        <w:rPr>
          <w:rFonts w:ascii="Times New Roman" w:eastAsia="Times New Roman" w:hAnsi="Times New Roman" w:cs="Times New Roman"/>
          <w:sz w:val="24"/>
          <w:szCs w:val="24"/>
        </w:rPr>
        <w:t xml:space="preserve"> (Fig.</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6</w:t>
      </w:r>
      <w:r w:rsidR="00F61846" w:rsidRPr="00004C95">
        <w:rPr>
          <w:rFonts w:ascii="Times New Roman" w:eastAsia="Times New Roman" w:hAnsi="Times New Roman" w:cs="Times New Roman"/>
          <w:sz w:val="24"/>
          <w:szCs w:val="24"/>
        </w:rPr>
        <w:t>); however</w:t>
      </w:r>
      <w:r w:rsidRPr="00004C95">
        <w:rPr>
          <w:rFonts w:ascii="Times New Roman" w:eastAsia="Times New Roman" w:hAnsi="Times New Roman" w:cs="Times New Roman"/>
          <w:sz w:val="24"/>
          <w:szCs w:val="24"/>
        </w:rPr>
        <w:t xml:space="preserve">, dispersal </w:t>
      </w:r>
      <w:r w:rsidR="00F6184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driving FPR </w:t>
      </w:r>
      <w:r w:rsidR="00F61846" w:rsidRPr="00004C95">
        <w:rPr>
          <w:rFonts w:ascii="Times New Roman" w:eastAsia="Times New Roman" w:hAnsi="Times New Roman" w:cs="Times New Roman"/>
          <w:sz w:val="24"/>
          <w:szCs w:val="24"/>
        </w:rPr>
        <w:t xml:space="preserve">for time gaps associated with post-event sampling </w:t>
      </w:r>
      <w:r w:rsidRPr="00004C95">
        <w:rPr>
          <w:rFonts w:ascii="Times New Roman" w:eastAsia="Times New Roman" w:hAnsi="Times New Roman" w:cs="Times New Roman"/>
          <w:sz w:val="24"/>
          <w:szCs w:val="24"/>
        </w:rPr>
        <w:t xml:space="preserve">(Fig. 6). The strong relationship </w:t>
      </w:r>
      <w:r w:rsidR="00141DB8" w:rsidRPr="00004C95">
        <w:rPr>
          <w:rFonts w:ascii="Times New Roman" w:eastAsia="Times New Roman" w:hAnsi="Times New Roman" w:cs="Times New Roman"/>
          <w:sz w:val="24"/>
          <w:szCs w:val="24"/>
        </w:rPr>
        <w:t xml:space="preserve">that we observed </w:t>
      </w:r>
      <w:r w:rsidRPr="00004C95">
        <w:rPr>
          <w:rFonts w:ascii="Times New Roman" w:eastAsia="Times New Roman" w:hAnsi="Times New Roman" w:cs="Times New Roman"/>
          <w:sz w:val="24"/>
          <w:szCs w:val="24"/>
        </w:rPr>
        <w:t>between FPR and the number of populations affected by the demographic event</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therefore </w:t>
      </w:r>
      <w:r w:rsidR="00141DB8" w:rsidRPr="00004C95">
        <w:rPr>
          <w:rFonts w:ascii="Times New Roman" w:eastAsia="Times New Roman" w:hAnsi="Times New Roman" w:cs="Times New Roman"/>
          <w:sz w:val="24"/>
          <w:szCs w:val="24"/>
        </w:rPr>
        <w:t xml:space="preserve">became less pronounced </w:t>
      </w:r>
      <w:r w:rsidRPr="00004C95">
        <w:rPr>
          <w:rFonts w:ascii="Times New Roman" w:eastAsia="Times New Roman" w:hAnsi="Times New Roman" w:cs="Times New Roman"/>
          <w:sz w:val="24"/>
          <w:szCs w:val="24"/>
        </w:rPr>
        <w:t xml:space="preserve">as dispersal became more influential. </w:t>
      </w:r>
      <w:r w:rsidR="00141DB8" w:rsidRPr="00004C95">
        <w:rPr>
          <w:rFonts w:ascii="Times New Roman" w:eastAsia="Times New Roman" w:hAnsi="Times New Roman" w:cs="Times New Roman"/>
          <w:sz w:val="24"/>
          <w:szCs w:val="24"/>
        </w:rPr>
        <w:t xml:space="preserve">As with the FNR, the </w:t>
      </w:r>
      <w:r w:rsidRPr="00004C95">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sidRPr="00004C95">
        <w:rPr>
          <w:rFonts w:ascii="Times New Roman" w:eastAsia="Times New Roman" w:hAnsi="Times New Roman" w:cs="Times New Roman"/>
          <w:sz w:val="24"/>
          <w:szCs w:val="24"/>
        </w:rPr>
        <w:t>indicating</w:t>
      </w:r>
      <w:r w:rsidRPr="00004C95">
        <w:rPr>
          <w:rFonts w:ascii="Times New Roman" w:eastAsia="Times New Roman" w:hAnsi="Times New Roman" w:cs="Times New Roman"/>
          <w:sz w:val="24"/>
          <w:szCs w:val="24"/>
        </w:rPr>
        <w:t xml:space="preserve"> differences in </w:t>
      </w:r>
      <w:r w:rsidR="00141DB8"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time </w:t>
      </w:r>
      <w:r w:rsidR="00141DB8" w:rsidRPr="00004C95">
        <w:rPr>
          <w:rFonts w:ascii="Times New Roman" w:eastAsia="Times New Roman" w:hAnsi="Times New Roman" w:cs="Times New Roman"/>
          <w:sz w:val="24"/>
          <w:szCs w:val="24"/>
        </w:rPr>
        <w:t xml:space="preserve">affects </w:t>
      </w:r>
      <w:r w:rsidRPr="00004C95">
        <w:rPr>
          <w:rFonts w:ascii="Times New Roman" w:eastAsia="Times New Roman" w:hAnsi="Times New Roman" w:cs="Times New Roman"/>
          <w:sz w:val="24"/>
          <w:szCs w:val="24"/>
        </w:rPr>
        <w:t>our two most extreme scenarios</w:t>
      </w:r>
      <w:r w:rsidR="00141DB8" w:rsidRPr="00004C95">
        <w:rPr>
          <w:rFonts w:ascii="Times New Roman" w:eastAsia="Times New Roman" w:hAnsi="Times New Roman" w:cs="Times New Roman"/>
          <w:sz w:val="24"/>
          <w:szCs w:val="24"/>
        </w:rPr>
        <w:t xml:space="preserve"> that</w:t>
      </w:r>
      <w:r w:rsidRPr="00004C95">
        <w:rPr>
          <w:rFonts w:ascii="Times New Roman" w:eastAsia="Times New Roman" w:hAnsi="Times New Roman" w:cs="Times New Roman"/>
          <w:sz w:val="24"/>
          <w:szCs w:val="24"/>
        </w:rPr>
        <w:t xml:space="preserve"> could be </w:t>
      </w:r>
      <w:r w:rsidR="00141DB8" w:rsidRPr="00004C95">
        <w:rPr>
          <w:rFonts w:ascii="Times New Roman" w:eastAsia="Times New Roman" w:hAnsi="Times New Roman" w:cs="Times New Roman"/>
          <w:sz w:val="24"/>
          <w:szCs w:val="24"/>
        </w:rPr>
        <w:t xml:space="preserve">a </w:t>
      </w:r>
      <w:r w:rsidRPr="00004C95">
        <w:rPr>
          <w:rFonts w:ascii="Times New Roman" w:eastAsia="Times New Roman" w:hAnsi="Times New Roman" w:cs="Times New Roman"/>
          <w:sz w:val="24"/>
          <w:szCs w:val="24"/>
        </w:rPr>
        <w:t xml:space="preserve">useful </w:t>
      </w:r>
      <w:r w:rsidR="00141DB8" w:rsidRPr="00004C95">
        <w:rPr>
          <w:rFonts w:ascii="Times New Roman" w:eastAsia="Times New Roman" w:hAnsi="Times New Roman" w:cs="Times New Roman"/>
          <w:sz w:val="24"/>
          <w:szCs w:val="24"/>
        </w:rPr>
        <w:t xml:space="preserve">consideration </w:t>
      </w:r>
      <w:r w:rsidRPr="00004C95">
        <w:rPr>
          <w:rFonts w:ascii="Times New Roman" w:eastAsia="Times New Roman" w:hAnsi="Times New Roman" w:cs="Times New Roman"/>
          <w:sz w:val="24"/>
          <w:szCs w:val="24"/>
        </w:rPr>
        <w:t>for potential TGI users.</w:t>
      </w:r>
    </w:p>
    <w:p w14:paraId="5671EA13" w14:textId="53861101" w:rsidR="00760250" w:rsidRPr="00004C95" w:rsidRDefault="00141DB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w:t>
      </w:r>
      <w:r w:rsidRPr="00004C95">
        <w:rPr>
          <w:rFonts w:ascii="Times New Roman" w:eastAsia="Times New Roman" w:hAnsi="Times New Roman" w:cs="Times New Roman"/>
          <w:sz w:val="24"/>
          <w:szCs w:val="24"/>
        </w:rPr>
        <w:t xml:space="preserve">simulation that was </w:t>
      </w:r>
      <w:r w:rsidR="00760250" w:rsidRPr="00004C95">
        <w:rPr>
          <w:rFonts w:ascii="Times New Roman" w:eastAsia="Times New Roman" w:hAnsi="Times New Roman" w:cs="Times New Roman"/>
          <w:sz w:val="24"/>
          <w:szCs w:val="24"/>
        </w:rPr>
        <w:t xml:space="preserve">most likely to preserve the signal </w:t>
      </w:r>
      <w:r w:rsidRPr="00004C95">
        <w:rPr>
          <w:rFonts w:ascii="Times New Roman" w:eastAsia="Times New Roman" w:hAnsi="Times New Roman" w:cs="Times New Roman"/>
          <w:sz w:val="24"/>
          <w:szCs w:val="24"/>
        </w:rPr>
        <w:t>of the demographic event, was the low-dispersal scenario with a single affected population</w:t>
      </w:r>
      <w:r w:rsidR="00760250" w:rsidRPr="00004C95">
        <w:rPr>
          <w:rFonts w:ascii="Times New Roman" w:eastAsia="Times New Roman" w:hAnsi="Times New Roman" w:cs="Times New Roman"/>
          <w:sz w:val="24"/>
          <w:szCs w:val="24"/>
        </w:rPr>
        <w:t xml:space="preserve"> (L1</w:t>
      </w:r>
      <w:r w:rsidRPr="00004C95">
        <w:rPr>
          <w:rFonts w:ascii="Times New Roman" w:eastAsia="Times New Roman" w:hAnsi="Times New Roman" w:cs="Times New Roman"/>
          <w:sz w:val="24"/>
          <w:szCs w:val="24"/>
        </w:rPr>
        <w:t xml:space="preserve">). In this scenario, </w:t>
      </w:r>
      <w:r w:rsidR="00760250" w:rsidRPr="00004C95">
        <w:rPr>
          <w:rFonts w:ascii="Times New Roman" w:eastAsia="Times New Roman" w:hAnsi="Times New Roman" w:cs="Times New Roman"/>
          <w:sz w:val="24"/>
          <w:szCs w:val="24"/>
        </w:rPr>
        <w:t xml:space="preserve">the TGI approach was still able to keep false negatives below 15% and false positives below 10%, even </w:t>
      </w:r>
      <w:r w:rsidRPr="00004C95">
        <w:rPr>
          <w:rFonts w:ascii="Times New Roman" w:eastAsia="Times New Roman" w:hAnsi="Times New Roman" w:cs="Times New Roman"/>
          <w:sz w:val="24"/>
          <w:szCs w:val="24"/>
        </w:rPr>
        <w:t>when the</w:t>
      </w:r>
      <w:r w:rsidR="00760250" w:rsidRPr="00004C95">
        <w:rPr>
          <w:rFonts w:ascii="Times New Roman" w:eastAsia="Times New Roman" w:hAnsi="Times New Roman" w:cs="Times New Roman"/>
          <w:sz w:val="24"/>
          <w:szCs w:val="24"/>
        </w:rPr>
        <w:t xml:space="preserve">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done </w:t>
      </w:r>
      <w:r w:rsidRPr="00004C95">
        <w:rPr>
          <w:rFonts w:ascii="Times New Roman" w:eastAsia="Times New Roman" w:hAnsi="Times New Roman" w:cs="Times New Roman"/>
          <w:sz w:val="24"/>
          <w:szCs w:val="24"/>
        </w:rPr>
        <w:t xml:space="preserve">nine </w:t>
      </w:r>
      <w:r w:rsidR="00760250" w:rsidRPr="00004C95">
        <w:rPr>
          <w:rFonts w:ascii="Times New Roman" w:eastAsia="Times New Roman" w:hAnsi="Times New Roman" w:cs="Times New Roman"/>
          <w:sz w:val="24"/>
          <w:szCs w:val="24"/>
        </w:rPr>
        <w:t>years after the event (Fig. 5, 6)</w:t>
      </w:r>
      <w:r w:rsidRPr="00004C95">
        <w:rPr>
          <w:rFonts w:ascii="Times New Roman" w:eastAsia="Times New Roman" w:hAnsi="Times New Roman" w:cs="Times New Roman"/>
          <w:sz w:val="24"/>
          <w:szCs w:val="24"/>
        </w:rPr>
        <w:t xml:space="preserve"> and</w:t>
      </w:r>
      <w:r w:rsidR="00760250" w:rsidRPr="00004C95">
        <w:rPr>
          <w:rFonts w:ascii="Times New Roman" w:eastAsia="Times New Roman" w:hAnsi="Times New Roman" w:cs="Times New Roman"/>
          <w:sz w:val="24"/>
          <w:szCs w:val="24"/>
        </w:rPr>
        <w:t xml:space="preserve"> regardless of whether the first or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responsible for the time lag. </w:t>
      </w:r>
    </w:p>
    <w:p w14:paraId="017AD238" w14:textId="248D2801" w:rsidR="00282B66" w:rsidRPr="00004C95" w:rsidRDefault="009325F1" w:rsidP="00182E94">
      <w:pPr>
        <w:pStyle w:val="Titre2"/>
        <w:spacing w:after="240" w:line="276" w:lineRule="auto"/>
        <w:rPr>
          <w:lang w:val="en-US"/>
        </w:rPr>
      </w:pPr>
      <w:r w:rsidRPr="00004C95">
        <w:rPr>
          <w:lang w:val="en-US"/>
        </w:rPr>
        <w:t>Thresholds</w:t>
      </w:r>
    </w:p>
    <w:p w14:paraId="2AED0FFF" w14:textId="37A83C8B" w:rsidR="00282B66" w:rsidRPr="00004C95" w:rsidRDefault="004D0FC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 trade-off between FNR and FPR, and based on threshold value, was present across scenarios.</w:t>
      </w:r>
      <w:r w:rsidR="006C763E" w:rsidRPr="00004C95">
        <w:rPr>
          <w:rFonts w:ascii="Times New Roman" w:eastAsia="Times New Roman" w:hAnsi="Times New Roman" w:cs="Times New Roman"/>
          <w:sz w:val="24"/>
          <w:szCs w:val="24"/>
        </w:rPr>
        <w:t xml:space="preserve"> </w:t>
      </w:r>
      <w:r w:rsidR="00092D01" w:rsidRPr="00004C95">
        <w:rPr>
          <w:rFonts w:ascii="Times New Roman" w:eastAsia="Times New Roman" w:hAnsi="Times New Roman" w:cs="Times New Roman"/>
          <w:sz w:val="24"/>
          <w:szCs w:val="24"/>
        </w:rPr>
        <w:t>FNR values</w:t>
      </w:r>
      <w:r w:rsidR="00986514" w:rsidRPr="00004C95">
        <w:rPr>
          <w:rFonts w:ascii="Times New Roman" w:eastAsia="Times New Roman" w:hAnsi="Times New Roman" w:cs="Times New Roman"/>
          <w:sz w:val="24"/>
          <w:szCs w:val="24"/>
        </w:rPr>
        <w:t xml:space="preserve"> decreased with the chosen significance threshold, with a sharp decrease (most notable for H3) before 0.025 followed by a slower decrease until 0.1.</w:t>
      </w:r>
      <w:r w:rsidR="00092D01" w:rsidRPr="00004C95">
        <w:rPr>
          <w:rFonts w:ascii="Times New Roman" w:eastAsia="Times New Roman" w:hAnsi="Times New Roman" w:cs="Times New Roman"/>
          <w:sz w:val="24"/>
          <w:szCs w:val="24"/>
        </w:rPr>
        <w:t xml:space="preserve"> FPR values increased with the chosen significance threshold, with a sharp increase at low thresholds followed by a continued but saturating increase until p &lt; 0.1. </w:t>
      </w:r>
    </w:p>
    <w:p w14:paraId="52C3B6F9" w14:textId="3875930A" w:rsidR="00760250" w:rsidRPr="00004C95" w:rsidRDefault="00372E64" w:rsidP="00182E94">
      <w:pPr>
        <w:pStyle w:val="Titre2"/>
        <w:spacing w:after="240" w:line="276" w:lineRule="auto"/>
        <w:rPr>
          <w:lang w:val="en-US"/>
        </w:rPr>
      </w:pPr>
      <w:r w:rsidRPr="00004C95">
        <w:rPr>
          <w:lang w:val="en-US"/>
        </w:rPr>
        <w:t xml:space="preserve">Applied </w:t>
      </w:r>
      <w:r w:rsidR="00760250" w:rsidRPr="00004C95">
        <w:rPr>
          <w:lang w:val="en-US"/>
        </w:rPr>
        <w:t>example</w:t>
      </w:r>
    </w:p>
    <w:p w14:paraId="394F4334" w14:textId="3BD06466"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Northern tidewater goby (</w:t>
      </w:r>
      <w:r w:rsidRPr="00004C95">
        <w:rPr>
          <w:rFonts w:ascii="Times New Roman" w:eastAsia="Times New Roman" w:hAnsi="Times New Roman" w:cs="Times New Roman"/>
          <w:i/>
          <w:sz w:val="24"/>
          <w:szCs w:val="24"/>
        </w:rPr>
        <w:t>Eucyclogobius newberryi</w:t>
      </w:r>
      <w:r w:rsidRPr="00004C95">
        <w:rPr>
          <w:rFonts w:ascii="Times New Roman" w:eastAsia="Times New Roman" w:hAnsi="Times New Roman" w:cs="Times New Roman"/>
          <w:sz w:val="24"/>
          <w:szCs w:val="24"/>
        </w:rPr>
        <w:t xml:space="preserve">) is a small endangered fish </w:t>
      </w:r>
      <w:r w:rsidR="00312CAE" w:rsidRPr="00004C95">
        <w:rPr>
          <w:rFonts w:ascii="Times New Roman" w:eastAsia="Times New Roman" w:hAnsi="Times New Roman" w:cs="Times New Roman"/>
          <w:sz w:val="24"/>
          <w:szCs w:val="24"/>
        </w:rPr>
        <w:t xml:space="preserve">that </w:t>
      </w:r>
      <w:r w:rsidRPr="00004C95">
        <w:rPr>
          <w:rFonts w:ascii="Times New Roman" w:eastAsia="Times New Roman" w:hAnsi="Times New Roman" w:cs="Times New Roman"/>
          <w:sz w:val="24"/>
          <w:szCs w:val="24"/>
        </w:rPr>
        <w:t xml:space="preserve">lives in brackish estuaries and lagoons along the coast of California. </w:t>
      </w:r>
      <w:r w:rsidR="00312CAE"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his species represents an interesting model </w:t>
      </w:r>
      <w:r w:rsidR="00312CAE" w:rsidRPr="00004C95">
        <w:rPr>
          <w:rFonts w:ascii="Times New Roman" w:eastAsia="Times New Roman" w:hAnsi="Times New Roman" w:cs="Times New Roman"/>
          <w:sz w:val="24"/>
          <w:szCs w:val="24"/>
        </w:rPr>
        <w:t xml:space="preserve">for population genetic studies </w:t>
      </w:r>
      <w:r w:rsidRPr="00004C95">
        <w:rPr>
          <w:rFonts w:ascii="Times New Roman" w:eastAsia="Times New Roman" w:hAnsi="Times New Roman" w:cs="Times New Roman"/>
          <w:sz w:val="24"/>
          <w:szCs w:val="24"/>
        </w:rPr>
        <w:t xml:space="preserve">because dispersal between suitable habitat patches </w:t>
      </w:r>
      <w:r w:rsidR="00312CAE" w:rsidRPr="00004C95">
        <w:rPr>
          <w:rFonts w:ascii="Times New Roman" w:eastAsia="Times New Roman" w:hAnsi="Times New Roman" w:cs="Times New Roman"/>
          <w:sz w:val="24"/>
          <w:szCs w:val="24"/>
        </w:rPr>
        <w:t xml:space="preserve">only </w:t>
      </w:r>
      <w:r w:rsidRPr="00004C95">
        <w:rPr>
          <w:rFonts w:ascii="Times New Roman" w:eastAsia="Times New Roman" w:hAnsi="Times New Roman" w:cs="Times New Roman"/>
          <w:sz w:val="24"/>
          <w:szCs w:val="24"/>
        </w:rPr>
        <w:t xml:space="preserve">occurs during rare, discrete events. </w:t>
      </w:r>
      <w:r w:rsidR="00312CAE" w:rsidRPr="00004C95">
        <w:rPr>
          <w:rFonts w:ascii="Times New Roman" w:eastAsia="Times New Roman" w:hAnsi="Times New Roman" w:cs="Times New Roman"/>
          <w:sz w:val="24"/>
          <w:szCs w:val="24"/>
        </w:rPr>
        <w:t xml:space="preserve">A previous study </w:t>
      </w:r>
      <w:r w:rsidRPr="00004C95">
        <w:rPr>
          <w:rFonts w:ascii="Times New Roman" w:eastAsia="Times New Roman" w:hAnsi="Times New Roman" w:cs="Times New Roman"/>
          <w:sz w:val="24"/>
          <w:szCs w:val="24"/>
        </w:rPr>
        <w:t xml:space="preserve">investigated extinction–colonization dynamics </w:t>
      </w:r>
      <w:r w:rsidR="00312CAE" w:rsidRPr="00004C95">
        <w:rPr>
          <w:rFonts w:ascii="Times New Roman" w:eastAsia="Times New Roman" w:hAnsi="Times New Roman" w:cs="Times New Roman"/>
          <w:sz w:val="24"/>
          <w:szCs w:val="24"/>
        </w:rPr>
        <w:t xml:space="preserve">in the tidewater goby by </w:t>
      </w:r>
      <w:r w:rsidRPr="00004C95">
        <w:rPr>
          <w:rFonts w:ascii="Times New Roman" w:eastAsia="Times New Roman" w:hAnsi="Times New Roman" w:cs="Times New Roman"/>
          <w:sz w:val="24"/>
          <w:szCs w:val="24"/>
        </w:rPr>
        <w:t>evaluatin</w:t>
      </w:r>
      <w:r w:rsidR="00312CAE" w:rsidRPr="00004C95">
        <w:rPr>
          <w:rFonts w:ascii="Times New Roman" w:eastAsia="Times New Roman" w:hAnsi="Times New Roman" w:cs="Times New Roman"/>
          <w:sz w:val="24"/>
          <w:szCs w:val="24"/>
        </w:rPr>
        <w:t>g</w:t>
      </w:r>
      <w:r w:rsidRPr="00004C95">
        <w:rPr>
          <w:rFonts w:ascii="Times New Roman" w:eastAsia="Times New Roman" w:hAnsi="Times New Roman" w:cs="Times New Roman"/>
          <w:sz w:val="24"/>
          <w:szCs w:val="24"/>
        </w:rPr>
        <w:t xml:space="preserve"> genetic diversity across the landscape </w:t>
      </w:r>
      <w:r w:rsidRPr="00004C95">
        <w:rPr>
          <w:rFonts w:ascii="Times New Roman" w:eastAsia="Times New Roman" w:hAnsi="Times New Roman" w:cs="Times New Roman"/>
          <w:sz w:val="24"/>
          <w:szCs w:val="24"/>
        </w:rPr>
        <w:lastRenderedPageBreak/>
        <w:t xml:space="preserve">at several points in time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Those authors suggested that the </w:t>
      </w:r>
      <w:r w:rsidRPr="00004C95">
        <w:rPr>
          <w:rFonts w:ascii="Times New Roman" w:eastAsia="Times New Roman" w:hAnsi="Times New Roman" w:cs="Times New Roman"/>
          <w:sz w:val="24"/>
          <w:szCs w:val="24"/>
        </w:rPr>
        <w:t xml:space="preserve">Elk River </w:t>
      </w:r>
      <w:r w:rsidR="00312CAE"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w:t>
      </w:r>
      <w:r w:rsidR="00312CAE" w:rsidRPr="00004C95">
        <w:rPr>
          <w:rFonts w:ascii="Times New Roman" w:eastAsia="Times New Roman" w:hAnsi="Times New Roman" w:cs="Times New Roman"/>
          <w:sz w:val="24"/>
          <w:szCs w:val="24"/>
        </w:rPr>
        <w:t>had experienced</w:t>
      </w:r>
      <w:r w:rsidRPr="00004C95">
        <w:rPr>
          <w:rFonts w:ascii="Times New Roman" w:eastAsia="Times New Roman" w:hAnsi="Times New Roman" w:cs="Times New Roman"/>
          <w:sz w:val="24"/>
          <w:szCs w:val="24"/>
        </w:rPr>
        <w:t xml:space="preserve"> unexpected temporal genetic change </w:t>
      </w:r>
      <w:r w:rsidR="00560CDE" w:rsidRPr="00004C95">
        <w:rPr>
          <w:rFonts w:ascii="Times New Roman" w:eastAsia="Times New Roman" w:hAnsi="Times New Roman" w:cs="Times New Roman"/>
          <w:sz w:val="24"/>
          <w:szCs w:val="24"/>
        </w:rPr>
        <w:t xml:space="preserve">between 2006 and 2011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We used the </w:t>
      </w:r>
      <w:r w:rsidRPr="00004C95">
        <w:rPr>
          <w:rFonts w:ascii="Times New Roman" w:eastAsia="Times New Roman" w:hAnsi="Times New Roman" w:cs="Times New Roman"/>
          <w:sz w:val="24"/>
          <w:szCs w:val="24"/>
        </w:rPr>
        <w:t xml:space="preserve">TGI to </w:t>
      </w:r>
      <w:r w:rsidR="00312CAE" w:rsidRPr="00004C95">
        <w:rPr>
          <w:rFonts w:ascii="Times New Roman" w:eastAsia="Times New Roman" w:hAnsi="Times New Roman" w:cs="Times New Roman"/>
          <w:sz w:val="24"/>
          <w:szCs w:val="24"/>
        </w:rPr>
        <w:t>re-</w:t>
      </w:r>
      <w:r w:rsidR="00560CDE" w:rsidRPr="00004C95">
        <w:rPr>
          <w:rFonts w:ascii="Times New Roman" w:eastAsia="Times New Roman" w:hAnsi="Times New Roman" w:cs="Times New Roman"/>
          <w:sz w:val="24"/>
          <w:szCs w:val="24"/>
        </w:rPr>
        <w:t>analyze</w:t>
      </w:r>
      <w:r w:rsidRPr="00004C95">
        <w:rPr>
          <w:rFonts w:ascii="Times New Roman" w:eastAsia="Times New Roman" w:hAnsi="Times New Roman" w:cs="Times New Roman"/>
          <w:sz w:val="24"/>
          <w:szCs w:val="24"/>
        </w:rPr>
        <w:t xml:space="preserve"> </w:t>
      </w:r>
      <w:del w:id="3" w:author="Patrick" w:date="2020-11-20T11:18:00Z">
        <w:r w:rsidRPr="00004C95" w:rsidDel="00F73A5E">
          <w:rPr>
            <w:rFonts w:ascii="Times New Roman" w:eastAsia="Times New Roman" w:hAnsi="Times New Roman" w:cs="Times New Roman"/>
            <w:sz w:val="24"/>
            <w:szCs w:val="24"/>
          </w:rPr>
          <w:delText xml:space="preserve">this </w:delText>
        </w:r>
      </w:del>
      <w:ins w:id="4" w:author="Patrick" w:date="2020-11-20T11:18:00Z">
        <w:r w:rsidR="00F73A5E" w:rsidRPr="00004C95">
          <w:rPr>
            <w:rFonts w:ascii="Times New Roman" w:eastAsia="Times New Roman" w:hAnsi="Times New Roman" w:cs="Times New Roman"/>
            <w:sz w:val="24"/>
            <w:szCs w:val="24"/>
          </w:rPr>
          <w:t xml:space="preserve">these </w:t>
        </w:r>
      </w:ins>
      <w:r w:rsidRPr="00004C95">
        <w:rPr>
          <w:rFonts w:ascii="Times New Roman" w:eastAsia="Times New Roman" w:hAnsi="Times New Roman" w:cs="Times New Roman"/>
          <w:sz w:val="24"/>
          <w:szCs w:val="24"/>
        </w:rPr>
        <w:t>data</w:t>
      </w:r>
      <w:del w:id="5" w:author="Patrick" w:date="2020-11-20T11:18:00Z">
        <w:r w:rsidRPr="00004C95" w:rsidDel="00F73A5E">
          <w:rPr>
            <w:rFonts w:ascii="Times New Roman" w:eastAsia="Times New Roman" w:hAnsi="Times New Roman" w:cs="Times New Roman"/>
            <w:sz w:val="24"/>
            <w:szCs w:val="24"/>
          </w:rPr>
          <w:delText>set</w:delText>
        </w:r>
      </w:del>
      <w:ins w:id="6" w:author="Patrick" w:date="2020-11-20T11:18:00Z">
        <w:r w:rsidR="00F73A5E" w:rsidRPr="00004C95">
          <w:rPr>
            <w:rFonts w:ascii="Times New Roman" w:eastAsia="Times New Roman" w:hAnsi="Times New Roman" w:cs="Times New Roman"/>
            <w:sz w:val="24"/>
            <w:szCs w:val="24"/>
          </w:rPr>
          <w:t xml:space="preserve"> and to determine if</w:t>
        </w:r>
      </w:ins>
      <w:del w:id="7" w:author="Patrick" w:date="2020-11-20T11:18:00Z">
        <w:r w:rsidR="00312CAE" w:rsidRPr="00004C95" w:rsidDel="00F73A5E">
          <w:rPr>
            <w:rFonts w:ascii="Times New Roman" w:eastAsia="Times New Roman" w:hAnsi="Times New Roman" w:cs="Times New Roman"/>
            <w:sz w:val="24"/>
            <w:szCs w:val="24"/>
          </w:rPr>
          <w:delText>,</w:delText>
        </w:r>
        <w:r w:rsidRPr="00004C95" w:rsidDel="00F73A5E">
          <w:rPr>
            <w:rFonts w:ascii="Times New Roman" w:eastAsia="Times New Roman" w:hAnsi="Times New Roman" w:cs="Times New Roman"/>
            <w:sz w:val="24"/>
            <w:szCs w:val="24"/>
          </w:rPr>
          <w:delText xml:space="preserve"> as </w:delText>
        </w:r>
        <w:r w:rsidR="00312CAE" w:rsidRPr="00004C95" w:rsidDel="00F73A5E">
          <w:rPr>
            <w:rFonts w:ascii="Times New Roman" w:eastAsia="Times New Roman" w:hAnsi="Times New Roman" w:cs="Times New Roman"/>
            <w:sz w:val="24"/>
            <w:szCs w:val="24"/>
          </w:rPr>
          <w:delText xml:space="preserve">the TGI </w:delText>
        </w:r>
        <w:r w:rsidRPr="00004C95" w:rsidDel="00F73A5E">
          <w:rPr>
            <w:rFonts w:ascii="Times New Roman" w:eastAsia="Times New Roman" w:hAnsi="Times New Roman" w:cs="Times New Roman"/>
            <w:sz w:val="24"/>
            <w:szCs w:val="24"/>
          </w:rPr>
          <w:delText>provided a rigorous test of whether</w:delText>
        </w:r>
      </w:del>
      <w:r w:rsidRPr="00004C95">
        <w:rPr>
          <w:rFonts w:ascii="Times New Roman" w:eastAsia="Times New Roman" w:hAnsi="Times New Roman" w:cs="Times New Roman"/>
          <w:sz w:val="24"/>
          <w:szCs w:val="24"/>
        </w:rPr>
        <w:t xml:space="preserve"> significant temporal genetic change </w:t>
      </w:r>
      <w:r w:rsidR="00312CAE" w:rsidRPr="00004C95">
        <w:rPr>
          <w:rFonts w:ascii="Times New Roman" w:eastAsia="Times New Roman" w:hAnsi="Times New Roman" w:cs="Times New Roman"/>
          <w:sz w:val="24"/>
          <w:szCs w:val="24"/>
        </w:rPr>
        <w:t xml:space="preserve">had indeed </w:t>
      </w:r>
      <w:r w:rsidRPr="00004C95">
        <w:rPr>
          <w:rFonts w:ascii="Times New Roman" w:eastAsia="Times New Roman" w:hAnsi="Times New Roman" w:cs="Times New Roman"/>
          <w:sz w:val="24"/>
          <w:szCs w:val="24"/>
        </w:rPr>
        <w:t xml:space="preserve">occurred in any population </w:t>
      </w:r>
      <w:r w:rsidR="00312CAE"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this landscape.</w:t>
      </w:r>
    </w:p>
    <w:p w14:paraId="30D1E614" w14:textId="7F1B6B93"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Using </w:t>
      </w:r>
      <w:r w:rsidR="00312CA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TGI</w:t>
      </w:r>
      <w:r w:rsidR="00312CAE" w:rsidRPr="00004C95">
        <w:rPr>
          <w:rFonts w:ascii="Times New Roman" w:eastAsia="Times New Roman" w:hAnsi="Times New Roman" w:cs="Times New Roman"/>
          <w:sz w:val="24"/>
          <w:szCs w:val="24"/>
        </w:rPr>
        <w:t xml:space="preserve"> measure</w:t>
      </w:r>
      <w:r w:rsidRPr="00004C95">
        <w:rPr>
          <w:rFonts w:ascii="Times New Roman" w:eastAsia="Times New Roman" w:hAnsi="Times New Roman" w:cs="Times New Roman"/>
          <w:sz w:val="24"/>
          <w:szCs w:val="24"/>
        </w:rPr>
        <w:t xml:space="preserve">, we found that the </w:t>
      </w:r>
      <w:r w:rsidR="007A704E" w:rsidRPr="00004C95">
        <w:rPr>
          <w:rFonts w:ascii="Times New Roman" w:eastAsia="Times New Roman" w:hAnsi="Times New Roman" w:cs="Times New Roman"/>
          <w:sz w:val="24"/>
          <w:szCs w:val="24"/>
        </w:rPr>
        <w:t xml:space="preserve">genetic structure of the </w:t>
      </w:r>
      <w:r w:rsidRPr="00004C95">
        <w:rPr>
          <w:rFonts w:ascii="Times New Roman" w:eastAsia="Times New Roman" w:hAnsi="Times New Roman" w:cs="Times New Roman"/>
          <w:sz w:val="24"/>
          <w:szCs w:val="24"/>
        </w:rPr>
        <w:t xml:space="preserve">Elk River population of Northern tidewater goby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r w:rsidR="00560CDE" w:rsidRPr="00004C95">
        <w:rPr>
          <w:rFonts w:ascii="Times New Roman" w:eastAsia="Times New Roman" w:hAnsi="Times New Roman" w:cs="Times New Roman"/>
          <w:sz w:val="24"/>
          <w:szCs w:val="24"/>
        </w:rPr>
        <w:t xml:space="preserve">p-value </w:t>
      </w:r>
      <w:r w:rsidRPr="00004C95">
        <w:rPr>
          <w:rFonts w:ascii="Times New Roman" w:eastAsia="Times New Roman" w:hAnsi="Times New Roman" w:cs="Times New Roman"/>
          <w:sz w:val="24"/>
          <w:szCs w:val="24"/>
        </w:rPr>
        <w:t xml:space="preserve">adjustments (Holm-Bonferroni adjusted permutation p-value = 0.004). </w:t>
      </w:r>
      <w:r w:rsidR="00560CD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w:t>
      </w:r>
      <w:r w:rsidR="00560CDE" w:rsidRPr="00004C95">
        <w:rPr>
          <w:rFonts w:ascii="Times New Roman" w:eastAsia="Times New Roman" w:hAnsi="Times New Roman" w:cs="Times New Roman"/>
          <w:sz w:val="24"/>
          <w:szCs w:val="24"/>
        </w:rPr>
        <w:t xml:space="preserve">thus confirm the purely descriptive results of the previous study, that there was a </w:t>
      </w:r>
      <w:r w:rsidRPr="00004C95">
        <w:rPr>
          <w:rFonts w:ascii="Times New Roman" w:eastAsia="Times New Roman" w:hAnsi="Times New Roman" w:cs="Times New Roman"/>
          <w:sz w:val="24"/>
          <w:szCs w:val="24"/>
        </w:rPr>
        <w:t xml:space="preserve">loss of genetic diversity in </w:t>
      </w:r>
      <w:r w:rsidR="00560CDE" w:rsidRPr="00004C95">
        <w:rPr>
          <w:rFonts w:ascii="Times New Roman" w:eastAsia="Times New Roman" w:hAnsi="Times New Roman" w:cs="Times New Roman"/>
          <w:sz w:val="24"/>
          <w:szCs w:val="24"/>
        </w:rPr>
        <w:t xml:space="preserve">the Elk River </w:t>
      </w:r>
      <w:r w:rsidRPr="00004C95">
        <w:rPr>
          <w:rFonts w:ascii="Times New Roman" w:eastAsia="Times New Roman" w:hAnsi="Times New Roman" w:cs="Times New Roman"/>
          <w:sz w:val="24"/>
          <w:szCs w:val="24"/>
        </w:rPr>
        <w:t xml:space="preserve">population, </w:t>
      </w:r>
      <w:r w:rsidR="00560CDE" w:rsidRPr="00004C95">
        <w:rPr>
          <w:rFonts w:ascii="Times New Roman" w:eastAsia="Times New Roman" w:hAnsi="Times New Roman" w:cs="Times New Roman"/>
          <w:sz w:val="24"/>
          <w:szCs w:val="24"/>
        </w:rPr>
        <w:t xml:space="preserve">with a robust statistical </w:t>
      </w:r>
      <w:commentRangeStart w:id="8"/>
      <w:r w:rsidR="00560CDE" w:rsidRPr="00004C95">
        <w:rPr>
          <w:rFonts w:ascii="Times New Roman" w:eastAsia="Times New Roman" w:hAnsi="Times New Roman" w:cs="Times New Roman"/>
          <w:sz w:val="24"/>
          <w:szCs w:val="24"/>
        </w:rPr>
        <w:t>framework</w:t>
      </w:r>
      <w:commentRangeEnd w:id="8"/>
      <w:r w:rsidR="00F73A5E" w:rsidRPr="00004C95">
        <w:rPr>
          <w:rStyle w:val="Marquedecommentaire"/>
        </w:rPr>
        <w:commentReference w:id="8"/>
      </w:r>
      <w:r w:rsidR="00560CDE" w:rsidRPr="00004C95">
        <w:rPr>
          <w:rFonts w:ascii="Times New Roman" w:eastAsia="Times New Roman" w:hAnsi="Times New Roman" w:cs="Times New Roman"/>
          <w:sz w:val="24"/>
          <w:szCs w:val="24"/>
        </w:rPr>
        <w:t>.</w:t>
      </w:r>
    </w:p>
    <w:p w14:paraId="2B93B74C" w14:textId="4B59E167" w:rsidR="00760250" w:rsidRPr="00004C95" w:rsidRDefault="00760250" w:rsidP="00182E94">
      <w:pPr>
        <w:pStyle w:val="Titre1"/>
        <w:spacing w:after="240" w:line="276" w:lineRule="auto"/>
        <w:rPr>
          <w:ins w:id="9" w:author="Patrick" w:date="2020-11-20T11:19:00Z"/>
        </w:rPr>
      </w:pPr>
      <w:r w:rsidRPr="00004C95">
        <w:t>DISCUSSION</w:t>
      </w:r>
    </w:p>
    <w:p w14:paraId="52290116" w14:textId="78EF80F6" w:rsidR="00F73A5E" w:rsidRPr="00004C95" w:rsidRDefault="00F73A5E">
      <w:pPr>
        <w:pPrChange w:id="10" w:author="Patrick" w:date="2020-11-20T11:19:00Z">
          <w:pPr>
            <w:pStyle w:val="Titre1"/>
            <w:spacing w:after="240" w:line="276" w:lineRule="auto"/>
          </w:pPr>
        </w:pPrChange>
      </w:pPr>
      <w:moveToRangeStart w:id="11" w:author="Patrick" w:date="2020-11-20T11:20:00Z" w:name="move56763652"/>
      <w:moveTo w:id="12" w:author="Patrick" w:date="2020-11-20T11:20:00Z">
        <w:r w:rsidRPr="00004C95">
          <w:rPr>
            <w:rFonts w:ascii="Times New Roman" w:eastAsia="Times New Roman" w:hAnsi="Times New Roman" w:cs="Times New Roman"/>
            <w:sz w:val="24"/>
            <w:szCs w:val="24"/>
          </w:rPr>
          <w:t xml:space="preserve">In this study, we specifically investigated how dispersal, the spatial extent of a demographic event, and the timing of sampling affected our ability to identify populations that have experienced significant changes in genetic </w:t>
        </w:r>
        <w:commentRangeStart w:id="13"/>
        <w:r w:rsidRPr="00004C95">
          <w:rPr>
            <w:rFonts w:ascii="Times New Roman" w:eastAsia="Times New Roman" w:hAnsi="Times New Roman" w:cs="Times New Roman"/>
            <w:sz w:val="24"/>
            <w:szCs w:val="24"/>
          </w:rPr>
          <w:t xml:space="preserve">diversity. </w:t>
        </w:r>
      </w:moveTo>
      <w:moveToRangeEnd w:id="11"/>
      <w:commentRangeEnd w:id="13"/>
      <w:r w:rsidRPr="00004C95">
        <w:rPr>
          <w:rStyle w:val="Marquedecommentaire"/>
        </w:rPr>
        <w:commentReference w:id="13"/>
      </w:r>
    </w:p>
    <w:p w14:paraId="5957EDBA" w14:textId="4DDE3E8B" w:rsidR="00760250" w:rsidRPr="00004C95" w:rsidRDefault="006C61A0" w:rsidP="00182E94">
      <w:pPr>
        <w:pStyle w:val="Titre2"/>
        <w:spacing w:after="240" w:line="276" w:lineRule="auto"/>
        <w:rPr>
          <w:lang w:val="en-US"/>
        </w:rPr>
      </w:pPr>
      <w:r w:rsidRPr="00004C95">
        <w:rPr>
          <w:lang w:val="en-US"/>
        </w:rPr>
        <w:t>TGI: a</w:t>
      </w:r>
      <w:r w:rsidR="00760250" w:rsidRPr="00004C95">
        <w:rPr>
          <w:lang w:val="en-US"/>
        </w:rPr>
        <w:t xml:space="preserve"> new and useful framework</w:t>
      </w:r>
    </w:p>
    <w:p w14:paraId="1D47CD2B" w14:textId="0F66F0F6"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fills a gap: it provides a </w:t>
      </w:r>
      <w:r w:rsidR="007A704E" w:rsidRPr="00004C95">
        <w:rPr>
          <w:rFonts w:ascii="Times New Roman" w:eastAsia="Times New Roman" w:hAnsi="Times New Roman" w:cs="Times New Roman"/>
          <w:sz w:val="24"/>
          <w:szCs w:val="24"/>
        </w:rPr>
        <w:t>framework for</w:t>
      </w:r>
      <w:r w:rsidRPr="00004C95">
        <w:rPr>
          <w:rFonts w:ascii="Times New Roman" w:eastAsia="Times New Roman" w:hAnsi="Times New Roman" w:cs="Times New Roman"/>
          <w:sz w:val="24"/>
          <w:szCs w:val="24"/>
        </w:rPr>
        <w:t xml:space="preserve"> </w:t>
      </w:r>
      <w:r w:rsidR="007A704E" w:rsidRPr="00004C95">
        <w:rPr>
          <w:rFonts w:ascii="Times New Roman" w:eastAsia="Times New Roman" w:hAnsi="Times New Roman" w:cs="Times New Roman"/>
          <w:sz w:val="24"/>
          <w:szCs w:val="24"/>
        </w:rPr>
        <w:t xml:space="preserve">comparing </w:t>
      </w:r>
      <w:r w:rsidRPr="00004C95">
        <w:rPr>
          <w:rFonts w:ascii="Times New Roman" w:eastAsia="Times New Roman" w:hAnsi="Times New Roman" w:cs="Times New Roman"/>
          <w:sz w:val="24"/>
          <w:szCs w:val="24"/>
        </w:rPr>
        <w:t>temporally-repeated samples and test</w:t>
      </w:r>
      <w:r w:rsidR="007A704E"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whether a</w:t>
      </w:r>
      <w:r w:rsidR="007A704E" w:rsidRPr="00004C95">
        <w:rPr>
          <w:rFonts w:ascii="Times New Roman" w:eastAsia="Times New Roman" w:hAnsi="Times New Roman" w:cs="Times New Roman"/>
          <w:sz w:val="24"/>
          <w:szCs w:val="24"/>
        </w:rPr>
        <w:t>n observed</w:t>
      </w:r>
      <w:r w:rsidRPr="00004C95">
        <w:rPr>
          <w:rFonts w:ascii="Times New Roman" w:eastAsia="Times New Roman" w:hAnsi="Times New Roman" w:cs="Times New Roman"/>
          <w:sz w:val="24"/>
          <w:szCs w:val="24"/>
        </w:rPr>
        <w:t xml:space="preserve"> change in genetic diversity is </w:t>
      </w:r>
      <w:r w:rsidR="007A704E" w:rsidRPr="00004C95">
        <w:rPr>
          <w:rFonts w:ascii="Times New Roman" w:eastAsia="Times New Roman" w:hAnsi="Times New Roman" w:cs="Times New Roman"/>
          <w:sz w:val="24"/>
          <w:szCs w:val="24"/>
        </w:rPr>
        <w:t xml:space="preserve">significant </w:t>
      </w:r>
      <w:r w:rsidRPr="00004C95">
        <w:rPr>
          <w:rFonts w:ascii="Times New Roman" w:eastAsia="Times New Roman" w:hAnsi="Times New Roman" w:cs="Times New Roman"/>
          <w:sz w:val="24"/>
          <w:szCs w:val="24"/>
        </w:rPr>
        <w:t xml:space="preserve">relative to the ubiquitous </w:t>
      </w:r>
      <w:r w:rsidR="007A704E" w:rsidRPr="00004C95">
        <w:rPr>
          <w:rFonts w:ascii="Times New Roman" w:eastAsia="Times New Roman" w:hAnsi="Times New Roman" w:cs="Times New Roman"/>
          <w:sz w:val="24"/>
          <w:szCs w:val="24"/>
        </w:rPr>
        <w:t xml:space="preserve">and </w:t>
      </w:r>
      <w:r w:rsidRPr="00004C95">
        <w:rPr>
          <w:rFonts w:ascii="Times New Roman" w:eastAsia="Times New Roman" w:hAnsi="Times New Roman" w:cs="Times New Roman"/>
          <w:sz w:val="24"/>
          <w:szCs w:val="24"/>
        </w:rPr>
        <w:t>landscape-wide change</w:t>
      </w:r>
      <w:r w:rsidR="007A704E"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associated with genetic drift</w:t>
      </w:r>
      <w:r w:rsidR="007A704E"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7A704E" w:rsidRPr="00004C95">
        <w:rPr>
          <w:rFonts w:ascii="Times New Roman" w:eastAsia="Times New Roman" w:hAnsi="Times New Roman" w:cs="Times New Roman"/>
          <w:sz w:val="24"/>
          <w:szCs w:val="24"/>
        </w:rPr>
        <w:t xml:space="preserve">This approach is robust </w:t>
      </w:r>
      <w:r w:rsidRPr="00004C95">
        <w:rPr>
          <w:rFonts w:ascii="Times New Roman" w:eastAsia="Times New Roman" w:hAnsi="Times New Roman" w:cs="Times New Roman"/>
          <w:sz w:val="24"/>
          <w:szCs w:val="24"/>
        </w:rPr>
        <w:t xml:space="preserve">even when the number of </w:t>
      </w:r>
      <w:commentRangeStart w:id="14"/>
      <w:r w:rsidR="007A704E" w:rsidRPr="00004C95">
        <w:rPr>
          <w:rFonts w:ascii="Times New Roman" w:eastAsia="Times New Roman" w:hAnsi="Times New Roman" w:cs="Times New Roman"/>
          <w:sz w:val="24"/>
          <w:szCs w:val="24"/>
        </w:rPr>
        <w:t xml:space="preserve">available </w:t>
      </w:r>
      <w:r w:rsidRPr="00004C95">
        <w:rPr>
          <w:rFonts w:ascii="Times New Roman" w:eastAsia="Times New Roman" w:hAnsi="Times New Roman" w:cs="Times New Roman"/>
          <w:sz w:val="24"/>
          <w:szCs w:val="24"/>
        </w:rPr>
        <w:t>markers is limited</w:t>
      </w:r>
      <w:commentRangeEnd w:id="14"/>
      <w:r w:rsidR="00F85D23" w:rsidRPr="00004C95">
        <w:rPr>
          <w:rStyle w:val="Marquedecommentaire"/>
        </w:rPr>
        <w:commentReference w:id="14"/>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Our </w:t>
      </w:r>
      <w:del w:id="15" w:author="Patrick" w:date="2020-11-20T11:35:00Z">
        <w:r w:rsidR="00960101" w:rsidRPr="00004C95" w:rsidDel="00B25E2C">
          <w:rPr>
            <w:rFonts w:ascii="Times New Roman" w:eastAsia="Times New Roman" w:hAnsi="Times New Roman" w:cs="Times New Roman"/>
            <w:sz w:val="24"/>
            <w:szCs w:val="24"/>
          </w:rPr>
          <w:delText xml:space="preserve">results suggest that we </w:delText>
        </w:r>
      </w:del>
      <w:r w:rsidRPr="00004C95">
        <w:rPr>
          <w:rFonts w:ascii="Times New Roman" w:eastAsia="Times New Roman" w:hAnsi="Times New Roman" w:cs="Times New Roman"/>
          <w:sz w:val="24"/>
          <w:szCs w:val="24"/>
        </w:rPr>
        <w:t>succe</w:t>
      </w:r>
      <w:r w:rsidR="00960101" w:rsidRPr="00004C95">
        <w:rPr>
          <w:rFonts w:ascii="Times New Roman" w:eastAsia="Times New Roman" w:hAnsi="Times New Roman" w:cs="Times New Roman"/>
          <w:sz w:val="24"/>
          <w:szCs w:val="24"/>
        </w:rPr>
        <w:t>ssful</w:t>
      </w:r>
      <w:del w:id="16" w:author="Patrick" w:date="2020-11-20T11:35:00Z">
        <w:r w:rsidR="00960101" w:rsidRPr="00004C95" w:rsidDel="00B25E2C">
          <w:rPr>
            <w:rFonts w:ascii="Times New Roman" w:eastAsia="Times New Roman" w:hAnsi="Times New Roman" w:cs="Times New Roman"/>
            <w:sz w:val="24"/>
            <w:szCs w:val="24"/>
          </w:rPr>
          <w:delText>ly</w:delText>
        </w:r>
      </w:del>
      <w:r w:rsidR="00960101" w:rsidRPr="00004C95">
        <w:rPr>
          <w:rFonts w:ascii="Times New Roman" w:eastAsia="Times New Roman" w:hAnsi="Times New Roman" w:cs="Times New Roman"/>
          <w:sz w:val="24"/>
          <w:szCs w:val="24"/>
        </w:rPr>
        <w:t xml:space="preserve"> </w:t>
      </w:r>
      <w:del w:id="17" w:author="Patrick" w:date="2020-11-20T11:35:00Z">
        <w:r w:rsidRPr="00004C95" w:rsidDel="00B25E2C">
          <w:rPr>
            <w:rFonts w:ascii="Times New Roman" w:eastAsia="Times New Roman" w:hAnsi="Times New Roman" w:cs="Times New Roman"/>
            <w:sz w:val="24"/>
            <w:szCs w:val="24"/>
          </w:rPr>
          <w:delText>adapt</w:delText>
        </w:r>
        <w:r w:rsidR="00960101" w:rsidRPr="00004C95" w:rsidDel="00B25E2C">
          <w:rPr>
            <w:rFonts w:ascii="Times New Roman" w:eastAsia="Times New Roman" w:hAnsi="Times New Roman" w:cs="Times New Roman"/>
            <w:sz w:val="24"/>
            <w:szCs w:val="24"/>
          </w:rPr>
          <w:delText>ed</w:delText>
        </w:r>
        <w:r w:rsidRPr="00004C95" w:rsidDel="00B25E2C">
          <w:rPr>
            <w:rFonts w:ascii="Times New Roman" w:eastAsia="Times New Roman" w:hAnsi="Times New Roman" w:cs="Times New Roman"/>
            <w:sz w:val="24"/>
            <w:szCs w:val="24"/>
          </w:rPr>
          <w:delText xml:space="preserve"> </w:delText>
        </w:r>
      </w:del>
      <w:ins w:id="18" w:author="Patrick" w:date="2020-11-20T11:35:00Z">
        <w:r w:rsidR="00B25E2C" w:rsidRPr="00004C95">
          <w:rPr>
            <w:rFonts w:ascii="Times New Roman" w:eastAsia="Times New Roman" w:hAnsi="Times New Roman" w:cs="Times New Roman"/>
            <w:sz w:val="24"/>
            <w:szCs w:val="24"/>
          </w:rPr>
          <w:t xml:space="preserve">application of </w:t>
        </w:r>
      </w:ins>
      <w:r w:rsidRPr="00004C95">
        <w:rPr>
          <w:rFonts w:ascii="Times New Roman" w:eastAsia="Times New Roman" w:hAnsi="Times New Roman" w:cs="Times New Roman"/>
          <w:sz w:val="24"/>
          <w:szCs w:val="24"/>
        </w:rPr>
        <w:t xml:space="preserve">TBI to </w:t>
      </w:r>
      <w:r w:rsidR="00960101" w:rsidRPr="00004C95">
        <w:rPr>
          <w:rFonts w:ascii="Times New Roman" w:eastAsia="Times New Roman" w:hAnsi="Times New Roman" w:cs="Times New Roman"/>
          <w:sz w:val="24"/>
          <w:szCs w:val="24"/>
        </w:rPr>
        <w:t>genetic data</w:t>
      </w:r>
      <w:ins w:id="19" w:author="Patrick" w:date="2020-11-20T11:35:00Z">
        <w:r w:rsidR="00B25E2C" w:rsidRPr="00004C95">
          <w:rPr>
            <w:rFonts w:ascii="Times New Roman" w:eastAsia="Times New Roman" w:hAnsi="Times New Roman" w:cs="Times New Roman"/>
            <w:sz w:val="24"/>
            <w:szCs w:val="24"/>
          </w:rPr>
          <w:t xml:space="preserve"> </w:t>
        </w:r>
      </w:ins>
      <w:del w:id="20" w:author="Patrick" w:date="2020-11-20T11:35:00Z">
        <w:r w:rsidRPr="00004C95" w:rsidDel="00B25E2C">
          <w:rPr>
            <w:rFonts w:ascii="Times New Roman" w:eastAsia="Times New Roman" w:hAnsi="Times New Roman" w:cs="Times New Roman"/>
            <w:sz w:val="24"/>
            <w:szCs w:val="24"/>
          </w:rPr>
          <w:delText xml:space="preserve">, which required </w:delText>
        </w:r>
      </w:del>
      <w:ins w:id="21" w:author="Patrick" w:date="2020-11-20T11:35:00Z">
        <w:r w:rsidR="00B25E2C" w:rsidRPr="00004C95">
          <w:rPr>
            <w:rFonts w:ascii="Times New Roman" w:eastAsia="Times New Roman" w:hAnsi="Times New Roman" w:cs="Times New Roman"/>
            <w:sz w:val="24"/>
            <w:szCs w:val="24"/>
          </w:rPr>
          <w:t xml:space="preserve">involved </w:t>
        </w:r>
      </w:ins>
      <w:r w:rsidRPr="00004C95">
        <w:rPr>
          <w:rFonts w:ascii="Times New Roman" w:eastAsia="Times New Roman" w:hAnsi="Times New Roman" w:cs="Times New Roman"/>
          <w:sz w:val="24"/>
          <w:szCs w:val="24"/>
        </w:rPr>
        <w:t>translati</w:t>
      </w:r>
      <w:r w:rsidR="00960101" w:rsidRPr="00004C95">
        <w:rPr>
          <w:rFonts w:ascii="Times New Roman" w:eastAsia="Times New Roman" w:hAnsi="Times New Roman" w:cs="Times New Roman"/>
          <w:sz w:val="24"/>
          <w:szCs w:val="24"/>
        </w:rPr>
        <w:t>ng</w:t>
      </w:r>
      <w:r w:rsidRPr="00004C95">
        <w:rPr>
          <w:rFonts w:ascii="Times New Roman" w:eastAsia="Times New Roman" w:hAnsi="Times New Roman" w:cs="Times New Roman"/>
          <w:sz w:val="24"/>
          <w:szCs w:val="24"/>
        </w:rPr>
        <w:t xml:space="preserve"> a species-by-site approach to a genotype-by-site approach and changing the permutation algorithm to accommodate the specific structure </w:t>
      </w:r>
      <w:commentRangeStart w:id="22"/>
      <w:r w:rsidRPr="00004C95">
        <w:rPr>
          <w:rFonts w:ascii="Times New Roman" w:eastAsia="Times New Roman" w:hAnsi="Times New Roman" w:cs="Times New Roman"/>
          <w:sz w:val="24"/>
          <w:szCs w:val="24"/>
        </w:rPr>
        <w:t>of various genetic data formats</w:t>
      </w:r>
      <w:commentRangeEnd w:id="22"/>
      <w:r w:rsidR="00B25E2C" w:rsidRPr="00004C95">
        <w:rPr>
          <w:rStyle w:val="Marquedecommentaire"/>
        </w:rPr>
        <w:commentReference w:id="22"/>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In addition to describing our new framework, we also evaluated its power and specificity</w:t>
      </w:r>
      <w:r w:rsidR="00423CCF" w:rsidRPr="00004C95">
        <w:rPr>
          <w:rFonts w:ascii="Times New Roman" w:eastAsia="Times New Roman" w:hAnsi="Times New Roman" w:cs="Times New Roman"/>
          <w:sz w:val="24"/>
          <w:szCs w:val="24"/>
        </w:rPr>
        <w:t xml:space="preserve"> and found that </w:t>
      </w:r>
      <w:r w:rsidR="00936FFD" w:rsidRPr="00004C95">
        <w:rPr>
          <w:rFonts w:ascii="Times New Roman" w:eastAsia="Times New Roman" w:hAnsi="Times New Roman" w:cs="Times New Roman"/>
          <w:sz w:val="24"/>
          <w:szCs w:val="24"/>
        </w:rPr>
        <w:t>TGI is functional over a wide range of parameters</w:t>
      </w:r>
      <w:r w:rsidR="00960101" w:rsidRPr="00004C95">
        <w:rPr>
          <w:rFonts w:ascii="Times New Roman" w:eastAsia="Times New Roman" w:hAnsi="Times New Roman" w:cs="Times New Roman"/>
          <w:sz w:val="24"/>
          <w:szCs w:val="24"/>
        </w:rPr>
        <w:t>.</w:t>
      </w:r>
      <w:r w:rsidR="00F9170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One main contrast between our </w:t>
      </w:r>
      <w:r w:rsidR="00960101" w:rsidRPr="00004C95">
        <w:rPr>
          <w:rFonts w:ascii="Times New Roman" w:eastAsia="Times New Roman" w:hAnsi="Times New Roman" w:cs="Times New Roman"/>
          <w:sz w:val="24"/>
          <w:szCs w:val="24"/>
        </w:rPr>
        <w:t xml:space="preserve">new TGI </w:t>
      </w:r>
      <w:r w:rsidRPr="00004C95">
        <w:rPr>
          <w:rFonts w:ascii="Times New Roman" w:eastAsia="Times New Roman" w:hAnsi="Times New Roman" w:cs="Times New Roman"/>
          <w:sz w:val="24"/>
          <w:szCs w:val="24"/>
        </w:rPr>
        <w:t xml:space="preserve">approach and previous investigations of the performance of TBI, which used community composition data, is that we </w:t>
      </w:r>
      <w:r w:rsidR="00960101" w:rsidRPr="00004C95">
        <w:rPr>
          <w:rFonts w:ascii="Times New Roman" w:eastAsia="Times New Roman" w:hAnsi="Times New Roman" w:cs="Times New Roman"/>
          <w:sz w:val="24"/>
          <w:szCs w:val="24"/>
        </w:rPr>
        <w:t>also examined how</w:t>
      </w:r>
      <w:r w:rsidRPr="00004C95">
        <w:rPr>
          <w:rFonts w:ascii="Times New Roman" w:eastAsia="Times New Roman" w:hAnsi="Times New Roman" w:cs="Times New Roman"/>
          <w:sz w:val="24"/>
          <w:szCs w:val="24"/>
        </w:rPr>
        <w:t xml:space="preserve"> the timing of sampling</w:t>
      </w:r>
      <w:r w:rsidR="00960101" w:rsidRPr="00004C95">
        <w:rPr>
          <w:rFonts w:ascii="Times New Roman" w:eastAsia="Times New Roman" w:hAnsi="Times New Roman" w:cs="Times New Roman"/>
          <w:sz w:val="24"/>
          <w:szCs w:val="24"/>
        </w:rPr>
        <w:t xml:space="preserve"> may affect the downstream conclusions</w:t>
      </w:r>
      <w:r w:rsidRPr="00004C95">
        <w:rPr>
          <w:rFonts w:ascii="Times New Roman" w:eastAsia="Times New Roman" w:hAnsi="Times New Roman" w:cs="Times New Roman"/>
          <w:sz w:val="24"/>
          <w:szCs w:val="24"/>
        </w:rPr>
        <w:t xml:space="preserve">. </w:t>
      </w:r>
      <w:commentRangeStart w:id="23"/>
      <w:r w:rsidRPr="00004C95">
        <w:rPr>
          <w:rFonts w:ascii="Times New Roman" w:eastAsia="Times New Roman" w:hAnsi="Times New Roman" w:cs="Times New Roman"/>
          <w:sz w:val="24"/>
          <w:szCs w:val="24"/>
        </w:rPr>
        <w:t>Although community composition data generally varies a</w:t>
      </w:r>
      <w:r w:rsidR="00960101" w:rsidRPr="00004C95">
        <w:rPr>
          <w:rFonts w:ascii="Times New Roman" w:eastAsia="Times New Roman" w:hAnsi="Times New Roman" w:cs="Times New Roman"/>
          <w:sz w:val="24"/>
          <w:szCs w:val="24"/>
        </w:rPr>
        <w:t>cross a</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longer </w:t>
      </w:r>
      <w:r w:rsidRPr="00004C95">
        <w:rPr>
          <w:rFonts w:ascii="Times New Roman" w:eastAsia="Times New Roman" w:hAnsi="Times New Roman" w:cs="Times New Roman"/>
          <w:sz w:val="24"/>
          <w:szCs w:val="24"/>
        </w:rPr>
        <w:t>time scale than genetic data</w:t>
      </w:r>
      <w:commentRangeEnd w:id="23"/>
      <w:r w:rsidR="00B25E2C" w:rsidRPr="00004C95">
        <w:rPr>
          <w:rStyle w:val="Marquedecommentaire"/>
        </w:rPr>
        <w:commentReference w:id="23"/>
      </w:r>
      <w:r w:rsidRPr="00004C95">
        <w:rPr>
          <w:rFonts w:ascii="Times New Roman" w:eastAsia="Times New Roman" w:hAnsi="Times New Roman" w:cs="Times New Roman"/>
          <w:sz w:val="24"/>
          <w:szCs w:val="24"/>
        </w:rPr>
        <w:t xml:space="preserve">, </w:t>
      </w:r>
      <w:commentRangeStart w:id="24"/>
      <w:r w:rsidRPr="00004C95">
        <w:rPr>
          <w:rFonts w:ascii="Times New Roman" w:eastAsia="Times New Roman" w:hAnsi="Times New Roman" w:cs="Times New Roman"/>
          <w:sz w:val="24"/>
          <w:szCs w:val="24"/>
        </w:rPr>
        <w:t xml:space="preserve">we encourage future investigations of </w:t>
      </w:r>
      <w:r w:rsidR="00960101" w:rsidRPr="00004C95">
        <w:rPr>
          <w:rFonts w:ascii="Times New Roman" w:eastAsia="Times New Roman" w:hAnsi="Times New Roman" w:cs="Times New Roman"/>
          <w:sz w:val="24"/>
          <w:szCs w:val="24"/>
        </w:rPr>
        <w:t>how</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sample </w:t>
      </w:r>
      <w:r w:rsidRPr="00004C95">
        <w:rPr>
          <w:rFonts w:ascii="Times New Roman" w:eastAsia="Times New Roman" w:hAnsi="Times New Roman" w:cs="Times New Roman"/>
          <w:sz w:val="24"/>
          <w:szCs w:val="24"/>
        </w:rPr>
        <w:t xml:space="preserve">timing </w:t>
      </w:r>
      <w:r w:rsidR="00960101" w:rsidRPr="00004C95">
        <w:rPr>
          <w:rFonts w:ascii="Times New Roman" w:eastAsia="Times New Roman" w:hAnsi="Times New Roman" w:cs="Times New Roman"/>
          <w:sz w:val="24"/>
          <w:szCs w:val="24"/>
        </w:rPr>
        <w:t xml:space="preserve">affects </w:t>
      </w:r>
      <w:r w:rsidRPr="00004C95">
        <w:rPr>
          <w:rFonts w:ascii="Times New Roman" w:eastAsia="Times New Roman" w:hAnsi="Times New Roman" w:cs="Times New Roman"/>
          <w:sz w:val="24"/>
          <w:szCs w:val="24"/>
        </w:rPr>
        <w:t xml:space="preserve">TBI performance. </w:t>
      </w:r>
      <w:commentRangeEnd w:id="24"/>
      <w:r w:rsidR="00B25E2C" w:rsidRPr="00004C95">
        <w:rPr>
          <w:rStyle w:val="Marquedecommentaire"/>
        </w:rPr>
        <w:commentReference w:id="24"/>
      </w:r>
    </w:p>
    <w:p w14:paraId="6696A0DE" w14:textId="618A0BEC" w:rsidR="00760250" w:rsidRPr="00004C95" w:rsidRDefault="00960101" w:rsidP="00182E94">
      <w:pPr>
        <w:spacing w:after="240" w:line="276" w:lineRule="auto"/>
        <w:rPr>
          <w:rFonts w:ascii="Times New Roman" w:eastAsia="Times New Roman" w:hAnsi="Times New Roman" w:cs="Times New Roman"/>
          <w:sz w:val="24"/>
          <w:szCs w:val="24"/>
        </w:rPr>
      </w:pPr>
      <w:moveFromRangeStart w:id="25" w:author="Patrick" w:date="2020-11-20T11:20:00Z" w:name="move56763652"/>
      <w:moveFrom w:id="26" w:author="Patrick" w:date="2020-11-20T11:20:00Z">
        <w:r w:rsidRPr="00004C95" w:rsidDel="00F73A5E">
          <w:rPr>
            <w:rFonts w:ascii="Times New Roman" w:eastAsia="Times New Roman" w:hAnsi="Times New Roman" w:cs="Times New Roman"/>
            <w:sz w:val="24"/>
            <w:szCs w:val="24"/>
          </w:rPr>
          <w:t xml:space="preserve">In this study, we </w:t>
        </w:r>
        <w:r w:rsidR="007A704E" w:rsidRPr="00004C95" w:rsidDel="00F73A5E">
          <w:rPr>
            <w:rFonts w:ascii="Times New Roman" w:eastAsia="Times New Roman" w:hAnsi="Times New Roman" w:cs="Times New Roman"/>
            <w:sz w:val="24"/>
            <w:szCs w:val="24"/>
          </w:rPr>
          <w:t xml:space="preserve">specifically </w:t>
        </w:r>
        <w:r w:rsidR="00760250" w:rsidRPr="00004C95" w:rsidDel="00F73A5E">
          <w:rPr>
            <w:rFonts w:ascii="Times New Roman" w:eastAsia="Times New Roman" w:hAnsi="Times New Roman" w:cs="Times New Roman"/>
            <w:sz w:val="24"/>
            <w:szCs w:val="24"/>
          </w:rPr>
          <w:t xml:space="preserve">investigated how dispersal, the spatial extent of a demographic event, and the timing of sampling </w:t>
        </w:r>
        <w:r w:rsidR="00423CCF" w:rsidRPr="00004C95" w:rsidDel="00F73A5E">
          <w:rPr>
            <w:rFonts w:ascii="Times New Roman" w:eastAsia="Times New Roman" w:hAnsi="Times New Roman" w:cs="Times New Roman"/>
            <w:sz w:val="24"/>
            <w:szCs w:val="24"/>
          </w:rPr>
          <w:t xml:space="preserve">affected </w:t>
        </w:r>
        <w:r w:rsidR="00760250" w:rsidRPr="00004C95" w:rsidDel="00F73A5E">
          <w:rPr>
            <w:rFonts w:ascii="Times New Roman" w:eastAsia="Times New Roman" w:hAnsi="Times New Roman" w:cs="Times New Roman"/>
            <w:sz w:val="24"/>
            <w:szCs w:val="24"/>
          </w:rPr>
          <w:t xml:space="preserve">our ability to identify populations </w:t>
        </w:r>
        <w:r w:rsidR="007A704E" w:rsidRPr="00004C95" w:rsidDel="00F73A5E">
          <w:rPr>
            <w:rFonts w:ascii="Times New Roman" w:eastAsia="Times New Roman" w:hAnsi="Times New Roman" w:cs="Times New Roman"/>
            <w:sz w:val="24"/>
            <w:szCs w:val="24"/>
          </w:rPr>
          <w:t>that have experienced</w:t>
        </w:r>
        <w:r w:rsidR="00760250" w:rsidRPr="00004C95" w:rsidDel="00F73A5E">
          <w:rPr>
            <w:rFonts w:ascii="Times New Roman" w:eastAsia="Times New Roman" w:hAnsi="Times New Roman" w:cs="Times New Roman"/>
            <w:sz w:val="24"/>
            <w:szCs w:val="24"/>
          </w:rPr>
          <w:t xml:space="preserve"> significant changes in genetic diversity. </w:t>
        </w:r>
      </w:moveFrom>
      <w:moveFromRangeEnd w:id="25"/>
      <w:del w:id="27" w:author="Patrick" w:date="2020-11-20T11:20:00Z">
        <w:r w:rsidR="004E0547" w:rsidRPr="00004C95" w:rsidDel="00F73A5E">
          <w:rPr>
            <w:rFonts w:ascii="Times New Roman" w:eastAsia="Times New Roman" w:hAnsi="Times New Roman" w:cs="Times New Roman"/>
            <w:sz w:val="24"/>
            <w:szCs w:val="24"/>
          </w:rPr>
          <w:delText>B</w:delText>
        </w:r>
        <w:r w:rsidR="00760250" w:rsidRPr="00004C95" w:rsidDel="00F73A5E">
          <w:rPr>
            <w:rFonts w:ascii="Times New Roman" w:eastAsia="Times New Roman" w:hAnsi="Times New Roman" w:cs="Times New Roman"/>
            <w:sz w:val="24"/>
            <w:szCs w:val="24"/>
          </w:rPr>
          <w:delText xml:space="preserve">y </w:delText>
        </w:r>
        <w:r w:rsidR="004E0547" w:rsidRPr="00004C95" w:rsidDel="00F73A5E">
          <w:rPr>
            <w:rFonts w:ascii="Times New Roman" w:eastAsia="Times New Roman" w:hAnsi="Times New Roman" w:cs="Times New Roman"/>
            <w:sz w:val="24"/>
            <w:szCs w:val="24"/>
          </w:rPr>
          <w:delText xml:space="preserve">modifying these parameters in various demographic simulations and </w:delText>
        </w:r>
        <w:r w:rsidR="00760250" w:rsidRPr="00004C95" w:rsidDel="00F73A5E">
          <w:rPr>
            <w:rFonts w:ascii="Times New Roman" w:eastAsia="Times New Roman" w:hAnsi="Times New Roman" w:cs="Times New Roman"/>
            <w:sz w:val="24"/>
            <w:szCs w:val="24"/>
          </w:rPr>
          <w:delText xml:space="preserve">evaluating </w:delText>
        </w:r>
        <w:r w:rsidR="004E0547" w:rsidRPr="00004C95" w:rsidDel="00F73A5E">
          <w:rPr>
            <w:rFonts w:ascii="Times New Roman" w:eastAsia="Times New Roman" w:hAnsi="Times New Roman" w:cs="Times New Roman"/>
            <w:sz w:val="24"/>
            <w:szCs w:val="24"/>
          </w:rPr>
          <w:delText>whether TGI could</w:delText>
        </w:r>
        <w:r w:rsidR="00760250" w:rsidRPr="00004C95" w:rsidDel="00F73A5E">
          <w:rPr>
            <w:rFonts w:ascii="Times New Roman" w:eastAsia="Times New Roman" w:hAnsi="Times New Roman" w:cs="Times New Roman"/>
            <w:sz w:val="24"/>
            <w:szCs w:val="24"/>
          </w:rPr>
          <w:delText xml:space="preserve"> correctly identify populations affected by </w:delText>
        </w:r>
        <w:r w:rsidR="004E0547" w:rsidRPr="00004C95" w:rsidDel="00F73A5E">
          <w:rPr>
            <w:rFonts w:ascii="Times New Roman" w:eastAsia="Times New Roman" w:hAnsi="Times New Roman" w:cs="Times New Roman"/>
            <w:sz w:val="24"/>
            <w:szCs w:val="24"/>
          </w:rPr>
          <w:delText xml:space="preserve">a significant </w:delText>
        </w:r>
        <w:r w:rsidR="000E305B" w:rsidRPr="00004C95" w:rsidDel="00F73A5E">
          <w:rPr>
            <w:rFonts w:ascii="Times New Roman" w:eastAsia="Times New Roman" w:hAnsi="Times New Roman" w:cs="Times New Roman"/>
            <w:sz w:val="24"/>
            <w:szCs w:val="24"/>
          </w:rPr>
          <w:delText>disturbance</w:delText>
        </w:r>
        <w:r w:rsidR="004E0547" w:rsidRPr="00004C95" w:rsidDel="00F73A5E">
          <w:rPr>
            <w:rFonts w:ascii="Times New Roman" w:eastAsia="Times New Roman" w:hAnsi="Times New Roman" w:cs="Times New Roman"/>
            <w:sz w:val="24"/>
            <w:szCs w:val="24"/>
          </w:rPr>
          <w:delText xml:space="preserve"> event, we were able to identify the range of systems in which our TGI procedure can be successfully applied.</w:delText>
        </w:r>
      </w:del>
    </w:p>
    <w:p w14:paraId="3BA651F8" w14:textId="77777777" w:rsidR="00760250" w:rsidRPr="00004C95" w:rsidRDefault="00760250" w:rsidP="00182E94">
      <w:pPr>
        <w:pStyle w:val="Titre2"/>
        <w:spacing w:after="240" w:line="276" w:lineRule="auto"/>
        <w:rPr>
          <w:lang w:val="en-US"/>
        </w:rPr>
      </w:pPr>
      <w:r w:rsidRPr="00004C95">
        <w:rPr>
          <w:lang w:val="en-US"/>
        </w:rPr>
        <w:t>Dispersal and spatial extent</w:t>
      </w:r>
    </w:p>
    <w:p w14:paraId="76A37174" w14:textId="69339DF1" w:rsidR="00760250" w:rsidRPr="00004C95" w:rsidRDefault="00760250" w:rsidP="00182E94">
      <w:pPr>
        <w:spacing w:after="240" w:line="276" w:lineRule="auto"/>
        <w:rPr>
          <w:rFonts w:ascii="Times New Roman" w:eastAsia="Times New Roman" w:hAnsi="Times New Roman" w:cs="Times New Roman"/>
          <w:sz w:val="24"/>
          <w:szCs w:val="24"/>
        </w:rPr>
      </w:pPr>
      <w:del w:id="28" w:author="Patrick" w:date="2020-11-20T11:44:00Z">
        <w:r w:rsidRPr="00004C95" w:rsidDel="00DE34CB">
          <w:rPr>
            <w:rFonts w:ascii="Times New Roman" w:eastAsia="Times New Roman" w:hAnsi="Times New Roman" w:cs="Times New Roman"/>
            <w:sz w:val="24"/>
            <w:szCs w:val="24"/>
          </w:rPr>
          <w:lastRenderedPageBreak/>
          <w:delText>The ability of our method to detect</w:delText>
        </w:r>
      </w:del>
      <w:ins w:id="29" w:author="Patrick" w:date="2020-11-20T11:44:00Z">
        <w:r w:rsidR="00DE34CB" w:rsidRPr="00004C95">
          <w:rPr>
            <w:rFonts w:ascii="Times New Roman" w:eastAsia="Times New Roman" w:hAnsi="Times New Roman" w:cs="Times New Roman"/>
            <w:sz w:val="24"/>
            <w:szCs w:val="24"/>
          </w:rPr>
          <w:t>Detection of</w:t>
        </w:r>
      </w:ins>
      <w:r w:rsidRPr="00004C95">
        <w:rPr>
          <w:rFonts w:ascii="Times New Roman" w:eastAsia="Times New Roman" w:hAnsi="Times New Roman" w:cs="Times New Roman"/>
          <w:sz w:val="24"/>
          <w:szCs w:val="24"/>
        </w:rPr>
        <w:t xml:space="preserve"> temporal genetic changes </w:t>
      </w:r>
      <w:r w:rsidR="00774E9E"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sensitive to </w:t>
      </w:r>
      <w:del w:id="30" w:author="Patrick" w:date="2020-11-20T11:44:00Z">
        <w:r w:rsidRPr="00004C95" w:rsidDel="00DE34CB">
          <w:rPr>
            <w:rFonts w:ascii="Times New Roman" w:eastAsia="Times New Roman" w:hAnsi="Times New Roman" w:cs="Times New Roman"/>
            <w:sz w:val="24"/>
            <w:szCs w:val="24"/>
          </w:rPr>
          <w:delText xml:space="preserve">the </w:delText>
        </w:r>
      </w:del>
      <w:r w:rsidRPr="00004C95">
        <w:rPr>
          <w:rFonts w:ascii="Times New Roman" w:eastAsia="Times New Roman" w:hAnsi="Times New Roman" w:cs="Times New Roman"/>
          <w:sz w:val="24"/>
          <w:szCs w:val="24"/>
        </w:rPr>
        <w:t>dispersal</w:t>
      </w:r>
      <w:del w:id="31" w:author="Patrick" w:date="2020-11-20T11:44:00Z">
        <w:r w:rsidRPr="00004C95" w:rsidDel="00DE34CB">
          <w:rPr>
            <w:rFonts w:ascii="Times New Roman" w:eastAsia="Times New Roman" w:hAnsi="Times New Roman" w:cs="Times New Roman"/>
            <w:sz w:val="24"/>
            <w:szCs w:val="24"/>
          </w:rPr>
          <w:delText xml:space="preserve"> capacity of the organism of interest</w:delText>
        </w:r>
      </w:del>
      <w:ins w:id="32" w:author="Patrick" w:date="2020-11-20T11:44:00Z">
        <w:r w:rsidR="00DE34CB" w:rsidRPr="00004C95">
          <w:rPr>
            <w:rFonts w:ascii="Times New Roman" w:eastAsia="Times New Roman" w:hAnsi="Times New Roman" w:cs="Times New Roman"/>
            <w:sz w:val="24"/>
            <w:szCs w:val="24"/>
          </w:rPr>
          <w:t>;</w:t>
        </w:r>
      </w:ins>
      <w:del w:id="33" w:author="Patrick" w:date="2020-11-20T11:44:00Z">
        <w:r w:rsidR="00423CCF" w:rsidRPr="00004C95" w:rsidDel="00DE34CB">
          <w:rPr>
            <w:rFonts w:ascii="Times New Roman" w:eastAsia="Times New Roman" w:hAnsi="Times New Roman" w:cs="Times New Roman"/>
            <w:sz w:val="24"/>
            <w:szCs w:val="24"/>
          </w:rPr>
          <w:delText>:</w:delText>
        </w:r>
      </w:del>
      <w:r w:rsidR="00423CCF"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false negatives increased with dispersal</w:t>
      </w:r>
      <w:r w:rsidR="00960101" w:rsidRPr="00004C95">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w:t>
      </w:r>
      <w:ins w:id="34" w:author="Patrick" w:date="2020-11-20T11:44:00Z">
        <w:r w:rsidR="00DE34CB" w:rsidRPr="00004C95">
          <w:rPr>
            <w:rFonts w:ascii="Times New Roman" w:eastAsia="Times New Roman" w:hAnsi="Times New Roman" w:cs="Times New Roman"/>
            <w:sz w:val="24"/>
            <w:szCs w:val="24"/>
          </w:rPr>
          <w:t>al</w:t>
        </w:r>
      </w:ins>
      <w:r w:rsidR="00F118CE" w:rsidRPr="00004C95">
        <w:rPr>
          <w:rFonts w:ascii="Times New Roman" w:eastAsia="Times New Roman" w:hAnsi="Times New Roman" w:cs="Times New Roman"/>
          <w:sz w:val="24"/>
          <w:szCs w:val="24"/>
        </w:rPr>
        <w:t xml:space="preserve">though </w:t>
      </w:r>
      <w:r w:rsidRPr="00004C95">
        <w:rPr>
          <w:rFonts w:ascii="Times New Roman" w:eastAsia="Times New Roman" w:hAnsi="Times New Roman" w:cs="Times New Roman"/>
          <w:sz w:val="24"/>
          <w:szCs w:val="24"/>
        </w:rPr>
        <w:t xml:space="preserve">false positives did not show a </w:t>
      </w:r>
      <w:r w:rsidR="00960101" w:rsidRPr="00004C95">
        <w:rPr>
          <w:rFonts w:ascii="Times New Roman" w:eastAsia="Times New Roman" w:hAnsi="Times New Roman" w:cs="Times New Roman"/>
          <w:sz w:val="24"/>
          <w:szCs w:val="24"/>
        </w:rPr>
        <w:t xml:space="preserve">clear </w:t>
      </w:r>
      <w:r w:rsidRPr="00004C95">
        <w:rPr>
          <w:rFonts w:ascii="Times New Roman" w:eastAsia="Times New Roman" w:hAnsi="Times New Roman" w:cs="Times New Roman"/>
          <w:sz w:val="24"/>
          <w:szCs w:val="24"/>
        </w:rPr>
        <w:t xml:space="preserve">trend (Fig. 3, 4). The influence of dispersal </w:t>
      </w:r>
      <w:del w:id="35" w:author="Patrick" w:date="2020-11-20T11:44:00Z">
        <w:r w:rsidR="00F118CE" w:rsidRPr="00004C95" w:rsidDel="00DE34CB">
          <w:rPr>
            <w:rFonts w:ascii="Times New Roman" w:eastAsia="Times New Roman" w:hAnsi="Times New Roman" w:cs="Times New Roman"/>
            <w:sz w:val="24"/>
            <w:szCs w:val="24"/>
          </w:rPr>
          <w:delText xml:space="preserve">capacity </w:delText>
        </w:r>
      </w:del>
      <w:r w:rsidRPr="00004C95">
        <w:rPr>
          <w:rFonts w:ascii="Times New Roman" w:eastAsia="Times New Roman" w:hAnsi="Times New Roman" w:cs="Times New Roman"/>
          <w:sz w:val="24"/>
          <w:szCs w:val="24"/>
        </w:rPr>
        <w:t xml:space="preserve">on the </w:t>
      </w:r>
      <w:r w:rsidR="00F118CE" w:rsidRPr="00004C95">
        <w:rPr>
          <w:rFonts w:ascii="Times New Roman" w:eastAsia="Times New Roman" w:hAnsi="Times New Roman" w:cs="Times New Roman"/>
          <w:sz w:val="24"/>
          <w:szCs w:val="24"/>
        </w:rPr>
        <w:t>FNR</w:t>
      </w:r>
      <w:r w:rsidRPr="00004C95">
        <w:rPr>
          <w:rFonts w:ascii="Times New Roman" w:eastAsia="Times New Roman" w:hAnsi="Times New Roman" w:cs="Times New Roman"/>
          <w:sz w:val="24"/>
          <w:szCs w:val="24"/>
        </w:rPr>
        <w:t xml:space="preserve"> </w:t>
      </w:r>
      <w:r w:rsidR="00F118CE" w:rsidRPr="00004C95">
        <w:rPr>
          <w:rFonts w:ascii="Times New Roman" w:eastAsia="Times New Roman" w:hAnsi="Times New Roman" w:cs="Times New Roman"/>
          <w:sz w:val="24"/>
          <w:szCs w:val="24"/>
        </w:rPr>
        <w:t>was also affected by the</w:t>
      </w:r>
      <w:r w:rsidRPr="00004C95">
        <w:rPr>
          <w:rFonts w:ascii="Times New Roman" w:eastAsia="Times New Roman" w:hAnsi="Times New Roman" w:cs="Times New Roman"/>
          <w:sz w:val="24"/>
          <w:szCs w:val="24"/>
        </w:rPr>
        <w:t xml:space="preserve"> time lag between an event and the subsequent sampling</w:t>
      </w:r>
      <w:r w:rsidR="00F118CE" w:rsidRPr="00004C95">
        <w:rPr>
          <w:rFonts w:ascii="Times New Roman" w:eastAsia="Times New Roman" w:hAnsi="Times New Roman" w:cs="Times New Roman"/>
          <w:sz w:val="24"/>
          <w:szCs w:val="24"/>
        </w:rPr>
        <w:t xml:space="preserve"> effort; the effects of different </w:t>
      </w:r>
      <w:r w:rsidRPr="00004C95">
        <w:rPr>
          <w:rFonts w:ascii="Times New Roman" w:eastAsia="Times New Roman" w:hAnsi="Times New Roman" w:cs="Times New Roman"/>
          <w:sz w:val="24"/>
          <w:szCs w:val="24"/>
        </w:rPr>
        <w:t xml:space="preserve">dispersal </w:t>
      </w:r>
      <w:r w:rsidR="00F118CE" w:rsidRPr="00004C95">
        <w:rPr>
          <w:rFonts w:ascii="Times New Roman" w:eastAsia="Times New Roman" w:hAnsi="Times New Roman" w:cs="Times New Roman"/>
          <w:sz w:val="24"/>
          <w:szCs w:val="24"/>
        </w:rPr>
        <w:t>capacities</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w</w:t>
      </w:r>
      <w:r w:rsidR="00F118CE" w:rsidRPr="00004C95">
        <w:rPr>
          <w:rFonts w:ascii="Times New Roman" w:eastAsia="Times New Roman" w:hAnsi="Times New Roman" w:cs="Times New Roman"/>
          <w:sz w:val="24"/>
          <w:szCs w:val="24"/>
        </w:rPr>
        <w:t>ere</w:t>
      </w:r>
      <w:r w:rsidR="00960101" w:rsidRPr="00004C95">
        <w:rPr>
          <w:rFonts w:ascii="Times New Roman" w:eastAsia="Times New Roman" w:hAnsi="Times New Roman" w:cs="Times New Roman"/>
          <w:sz w:val="24"/>
          <w:szCs w:val="24"/>
        </w:rPr>
        <w:t xml:space="preserve"> evident even</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when samples were separated by </w:t>
      </w:r>
      <w:r w:rsidRPr="00004C95">
        <w:rPr>
          <w:rFonts w:ascii="Times New Roman" w:eastAsia="Times New Roman" w:hAnsi="Times New Roman" w:cs="Times New Roman"/>
          <w:sz w:val="24"/>
          <w:szCs w:val="24"/>
        </w:rPr>
        <w:t>only one generation (</w:t>
      </w:r>
      <w:r w:rsidR="00960101" w:rsidRPr="00004C95">
        <w:rPr>
          <w:rFonts w:ascii="Times New Roman" w:eastAsia="Times New Roman" w:hAnsi="Times New Roman" w:cs="Times New Roman"/>
          <w:sz w:val="24"/>
          <w:szCs w:val="24"/>
        </w:rPr>
        <w:t xml:space="preserve">i.e., samples were collected immediately </w:t>
      </w:r>
      <w:r w:rsidRPr="00004C95">
        <w:rPr>
          <w:rFonts w:ascii="Times New Roman" w:eastAsia="Times New Roman" w:hAnsi="Times New Roman" w:cs="Times New Roman"/>
          <w:sz w:val="24"/>
          <w:szCs w:val="24"/>
        </w:rPr>
        <w:t xml:space="preserve">before and after the event) and </w:t>
      </w:r>
      <w:r w:rsidR="00774E9E" w:rsidRPr="00004C95">
        <w:rPr>
          <w:rFonts w:ascii="Times New Roman" w:eastAsia="Times New Roman" w:hAnsi="Times New Roman" w:cs="Times New Roman"/>
          <w:sz w:val="24"/>
          <w:szCs w:val="24"/>
        </w:rPr>
        <w:t>were magnified</w:t>
      </w:r>
      <w:r w:rsidR="00F118CE"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as the time between samplings </w:t>
      </w:r>
      <w:r w:rsidR="00F118CE" w:rsidRPr="00004C95">
        <w:rPr>
          <w:rFonts w:ascii="Times New Roman" w:eastAsia="Times New Roman" w:hAnsi="Times New Roman" w:cs="Times New Roman"/>
          <w:sz w:val="24"/>
          <w:szCs w:val="24"/>
        </w:rPr>
        <w:t>increased</w:t>
      </w:r>
      <w:r w:rsidRPr="00004C95">
        <w:rPr>
          <w:rFonts w:ascii="Times New Roman" w:eastAsia="Times New Roman" w:hAnsi="Times New Roman" w:cs="Times New Roman"/>
          <w:sz w:val="24"/>
          <w:szCs w:val="24"/>
        </w:rPr>
        <w:t xml:space="preserve">. </w:t>
      </w:r>
      <w:commentRangeStart w:id="36"/>
      <w:r w:rsidR="00774E9E" w:rsidRPr="00004C95">
        <w:rPr>
          <w:rFonts w:ascii="Times New Roman" w:eastAsia="Times New Roman" w:hAnsi="Times New Roman" w:cs="Times New Roman"/>
          <w:sz w:val="24"/>
          <w:szCs w:val="24"/>
        </w:rPr>
        <w:t xml:space="preserve">Dispersal capacity is also functionally linked to landscape </w:t>
      </w:r>
      <w:r w:rsidRPr="00004C95">
        <w:rPr>
          <w:rFonts w:ascii="Times New Roman" w:eastAsia="Times New Roman" w:hAnsi="Times New Roman" w:cs="Times New Roman"/>
          <w:sz w:val="24"/>
          <w:szCs w:val="24"/>
        </w:rPr>
        <w:t>connectivity</w:t>
      </w:r>
      <w:r w:rsidR="00774E9E"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as connectivity represents the degree to which a landscape constrains dispersal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structure","type":"article-journal","volume":"68"},"uris":["http://www.mendeley.com/documents/?uuid=be27aa83-c328-4871-9726-55125b435d54"]}],"mendeley":{"formattedCitation":"(Taylor, Fahrig, Henein, &amp; Merriam, 1993)","plainTextFormattedCitation":"(Taylor, Fahrig, Henein, &amp; Merriam, 1993)","previouslyFormattedCitation":"(Taylor, Fahrig, Henein, &amp; Merriam, 1993)"},"properties":{"noteIndex":0},"schema":"https://github.com/citation-style-language/schema/raw/master/csl-citation.json"}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(Taylor, Fahrig, Henein, &amp; Merriam, 1993)</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Considering that we used dispersal ability as a proxy for landscape connectivity, th</w:t>
      </w:r>
      <w:r w:rsidR="00774E9E" w:rsidRPr="00004C95">
        <w:rPr>
          <w:rFonts w:ascii="Times New Roman" w:eastAsia="Times New Roman" w:hAnsi="Times New Roman" w:cs="Times New Roman"/>
          <w:sz w:val="24"/>
          <w:szCs w:val="24"/>
        </w:rPr>
        <w:t>e effects of sampling time and dispersal capacity</w:t>
      </w:r>
      <w:r w:rsidRPr="00004C95">
        <w:rPr>
          <w:rFonts w:ascii="Times New Roman" w:eastAsia="Times New Roman" w:hAnsi="Times New Roman" w:cs="Times New Roman"/>
          <w:sz w:val="24"/>
          <w:szCs w:val="24"/>
        </w:rPr>
        <w:t xml:space="preserve"> </w:t>
      </w:r>
      <w:r w:rsidR="00774E9E" w:rsidRPr="00004C95">
        <w:rPr>
          <w:rFonts w:ascii="Times New Roman" w:eastAsia="Times New Roman" w:hAnsi="Times New Roman" w:cs="Times New Roman"/>
          <w:sz w:val="24"/>
          <w:szCs w:val="24"/>
        </w:rPr>
        <w:t xml:space="preserve">on the FNR </w:t>
      </w:r>
      <w:r w:rsidRPr="00004C95">
        <w:rPr>
          <w:rFonts w:ascii="Times New Roman" w:eastAsia="Times New Roman" w:hAnsi="Times New Roman" w:cs="Times New Roman"/>
          <w:sz w:val="24"/>
          <w:szCs w:val="24"/>
        </w:rPr>
        <w:t>suggest that well-connected landscapes might require more frequent sampling to overcome the negative effect of connectivity on our ability to correctly identify affected populations.</w:t>
      </w:r>
      <w:commentRangeEnd w:id="36"/>
      <w:r w:rsidR="00DE34CB" w:rsidRPr="00004C95">
        <w:rPr>
          <w:rStyle w:val="Marquedecommentaire"/>
        </w:rPr>
        <w:commentReference w:id="36"/>
      </w:r>
    </w:p>
    <w:p w14:paraId="77447196" w14:textId="65218FD3"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spatial extent of </w:t>
      </w:r>
      <w:r w:rsidR="00774E9E" w:rsidRPr="00004C95">
        <w:rPr>
          <w:rFonts w:ascii="Times New Roman" w:eastAsia="Times New Roman" w:hAnsi="Times New Roman" w:cs="Times New Roman"/>
          <w:sz w:val="24"/>
          <w:szCs w:val="24"/>
        </w:rPr>
        <w:t xml:space="preserve">a demographic </w:t>
      </w:r>
      <w:r w:rsidRPr="00004C95">
        <w:rPr>
          <w:rFonts w:ascii="Times New Roman" w:eastAsia="Times New Roman" w:hAnsi="Times New Roman" w:cs="Times New Roman"/>
          <w:sz w:val="24"/>
          <w:szCs w:val="24"/>
        </w:rPr>
        <w:t xml:space="preserve">event </w:t>
      </w:r>
      <w:r w:rsidR="00774E9E" w:rsidRPr="00004C95">
        <w:rPr>
          <w:rFonts w:ascii="Times New Roman" w:eastAsia="Times New Roman" w:hAnsi="Times New Roman" w:cs="Times New Roman"/>
          <w:sz w:val="24"/>
          <w:szCs w:val="24"/>
        </w:rPr>
        <w:t xml:space="preserve">increased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have not truly changed (lower FPR), but it </w:t>
      </w:r>
      <w:r w:rsidR="00774E9E" w:rsidRPr="00004C95">
        <w:rPr>
          <w:rFonts w:ascii="Times New Roman" w:eastAsia="Times New Roman" w:hAnsi="Times New Roman" w:cs="Times New Roman"/>
          <w:sz w:val="24"/>
          <w:szCs w:val="24"/>
        </w:rPr>
        <w:t xml:space="preserve">also decreased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w:t>
      </w:r>
      <w:del w:id="37" w:author="Patrick" w:date="2020-11-20T11:47:00Z">
        <w:r w:rsidRPr="00004C95" w:rsidDel="002354FB">
          <w:rPr>
            <w:rFonts w:ascii="Times New Roman" w:eastAsia="Times New Roman" w:hAnsi="Times New Roman" w:cs="Times New Roman"/>
            <w:sz w:val="24"/>
            <w:szCs w:val="24"/>
          </w:rPr>
          <w:delText xml:space="preserve">have </w:delText>
        </w:r>
      </w:del>
      <w:ins w:id="38" w:author="Patrick" w:date="2020-11-20T11:47:00Z">
        <w:r w:rsidR="002354FB" w:rsidRPr="00004C95">
          <w:rPr>
            <w:rFonts w:ascii="Times New Roman" w:eastAsia="Times New Roman" w:hAnsi="Times New Roman" w:cs="Times New Roman"/>
            <w:sz w:val="24"/>
            <w:szCs w:val="24"/>
          </w:rPr>
          <w:t xml:space="preserve">did change </w:t>
        </w:r>
      </w:ins>
      <w:r w:rsidRPr="00004C95">
        <w:rPr>
          <w:rFonts w:ascii="Times New Roman" w:eastAsia="Times New Roman" w:hAnsi="Times New Roman" w:cs="Times New Roman"/>
          <w:sz w:val="24"/>
          <w:szCs w:val="24"/>
        </w:rPr>
        <w:t xml:space="preserve">(higher FNR). </w:t>
      </w:r>
      <w:r w:rsidR="00774E9E" w:rsidRPr="00004C95">
        <w:rPr>
          <w:rFonts w:ascii="Times New Roman" w:eastAsia="Times New Roman" w:hAnsi="Times New Roman" w:cs="Times New Roman"/>
          <w:sz w:val="24"/>
          <w:szCs w:val="24"/>
        </w:rPr>
        <w:t xml:space="preserve">The magnitude of this </w:t>
      </w:r>
      <w:r w:rsidRPr="00004C95">
        <w:rPr>
          <w:rFonts w:ascii="Times New Roman" w:eastAsia="Times New Roman" w:hAnsi="Times New Roman" w:cs="Times New Roman"/>
          <w:sz w:val="24"/>
          <w:szCs w:val="24"/>
        </w:rPr>
        <w:t xml:space="preserve">trade-off </w:t>
      </w:r>
      <w:r w:rsidR="00774E9E" w:rsidRPr="00004C95">
        <w:rPr>
          <w:rFonts w:ascii="Times New Roman" w:eastAsia="Times New Roman" w:hAnsi="Times New Roman" w:cs="Times New Roman"/>
          <w:sz w:val="24"/>
          <w:szCs w:val="24"/>
        </w:rPr>
        <w:t xml:space="preserve">varied with </w:t>
      </w:r>
      <w:r w:rsidRPr="00004C95">
        <w:rPr>
          <w:rFonts w:ascii="Times New Roman" w:eastAsia="Times New Roman" w:hAnsi="Times New Roman" w:cs="Times New Roman"/>
          <w:sz w:val="24"/>
          <w:szCs w:val="24"/>
        </w:rPr>
        <w:t>dispersal</w:t>
      </w:r>
      <w:r w:rsidR="00774E9E" w:rsidRPr="00004C95">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Although </w:t>
      </w:r>
      <w:r w:rsidR="00774E9E" w:rsidRPr="00004C95">
        <w:rPr>
          <w:rFonts w:ascii="Times New Roman" w:eastAsia="Times New Roman" w:hAnsi="Times New Roman" w:cs="Times New Roman"/>
          <w:sz w:val="24"/>
          <w:szCs w:val="24"/>
        </w:rPr>
        <w:t xml:space="preserve">a broader </w:t>
      </w:r>
      <w:r w:rsidRPr="00004C95">
        <w:rPr>
          <w:rFonts w:ascii="Times New Roman" w:eastAsia="Times New Roman" w:hAnsi="Times New Roman" w:cs="Times New Roman"/>
          <w:sz w:val="24"/>
          <w:szCs w:val="24"/>
        </w:rPr>
        <w:t xml:space="preserve">spatial extent may help researchers detect </w:t>
      </w:r>
      <w:r w:rsidR="00774E9E" w:rsidRPr="00004C95">
        <w:rPr>
          <w:rFonts w:ascii="Times New Roman" w:eastAsia="Times New Roman" w:hAnsi="Times New Roman" w:cs="Times New Roman"/>
          <w:sz w:val="24"/>
          <w:szCs w:val="24"/>
        </w:rPr>
        <w:t>an event</w:t>
      </w:r>
      <w:r w:rsidRPr="00004C95">
        <w:rPr>
          <w:rFonts w:ascii="Times New Roman" w:eastAsia="Times New Roman" w:hAnsi="Times New Roman" w:cs="Times New Roman"/>
          <w:sz w:val="24"/>
          <w:szCs w:val="24"/>
        </w:rPr>
        <w:t xml:space="preserve">, as the chance of sampling an affected </w:t>
      </w:r>
      <w:r w:rsidR="00423CCF"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004C95">
        <w:rPr>
          <w:rFonts w:ascii="Times New Roman" w:eastAsia="Times New Roman" w:hAnsi="Times New Roman" w:cs="Times New Roman"/>
          <w:sz w:val="24"/>
          <w:szCs w:val="24"/>
        </w:rPr>
        <w:t>high-</w:t>
      </w:r>
      <w:r w:rsidR="0033100C" w:rsidRPr="00004C95">
        <w:rPr>
          <w:rFonts w:ascii="Times New Roman" w:eastAsia="Times New Roman" w:hAnsi="Times New Roman" w:cs="Times New Roman"/>
          <w:sz w:val="24"/>
          <w:szCs w:val="24"/>
        </w:rPr>
        <w:t>dispersal landscapes. Given that TGI depends on between-sample dissimilarity</w:t>
      </w:r>
      <w:r w:rsidR="009F57A2" w:rsidRPr="00004C95">
        <w:rPr>
          <w:rFonts w:ascii="Times New Roman" w:eastAsia="Times New Roman" w:hAnsi="Times New Roman" w:cs="Times New Roman"/>
          <w:sz w:val="24"/>
          <w:szCs w:val="24"/>
        </w:rPr>
        <w:t xml:space="preserve"> and uses all populations in the landscape in each significance evaluation</w:t>
      </w:r>
      <w:del w:id="39" w:author="Patrick" w:date="2020-11-20T11:48:00Z">
        <w:r w:rsidR="0033100C" w:rsidRPr="00004C95" w:rsidDel="002354FB">
          <w:rPr>
            <w:rFonts w:ascii="Times New Roman" w:eastAsia="Times New Roman" w:hAnsi="Times New Roman" w:cs="Times New Roman"/>
            <w:sz w:val="24"/>
            <w:szCs w:val="24"/>
          </w:rPr>
          <w:delText>, the index is better-suited</w:delText>
        </w:r>
        <w:r w:rsidRPr="00004C95" w:rsidDel="002354FB">
          <w:rPr>
            <w:rFonts w:ascii="Times New Roman" w:eastAsia="Times New Roman" w:hAnsi="Times New Roman" w:cs="Times New Roman"/>
            <w:sz w:val="24"/>
            <w:szCs w:val="24"/>
          </w:rPr>
          <w:delText xml:space="preserve">, </w:delText>
        </w:r>
      </w:del>
      <w:ins w:id="40" w:author="Patrick" w:date="2020-11-20T11:48:00Z">
        <w:r w:rsidR="002354FB"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 xml:space="preserve">TGI </w:t>
      </w:r>
      <w:del w:id="41" w:author="Patrick" w:date="2020-11-20T11:48:00Z">
        <w:r w:rsidRPr="00004C95" w:rsidDel="002354FB">
          <w:rPr>
            <w:rFonts w:ascii="Times New Roman" w:eastAsia="Times New Roman" w:hAnsi="Times New Roman" w:cs="Times New Roman"/>
            <w:sz w:val="24"/>
            <w:szCs w:val="24"/>
          </w:rPr>
          <w:delText xml:space="preserve">is </w:delText>
        </w:r>
      </w:del>
      <w:ins w:id="42" w:author="Patrick" w:date="2020-11-20T11:48:00Z">
        <w:r w:rsidR="002354FB" w:rsidRPr="00004C95">
          <w:rPr>
            <w:rFonts w:ascii="Times New Roman" w:eastAsia="Times New Roman" w:hAnsi="Times New Roman" w:cs="Times New Roman"/>
            <w:sz w:val="24"/>
            <w:szCs w:val="24"/>
          </w:rPr>
          <w:t xml:space="preserve">appears </w:t>
        </w:r>
      </w:ins>
      <w:r w:rsidRPr="00004C95">
        <w:rPr>
          <w:rFonts w:ascii="Times New Roman" w:eastAsia="Times New Roman" w:hAnsi="Times New Roman" w:cs="Times New Roman"/>
          <w:sz w:val="24"/>
          <w:szCs w:val="24"/>
        </w:rPr>
        <w:t xml:space="preserve">better suited to </w:t>
      </w:r>
      <w:del w:id="43" w:author="Patrick" w:date="2020-11-20T11:48:00Z">
        <w:r w:rsidRPr="00004C95" w:rsidDel="002354FB">
          <w:rPr>
            <w:rFonts w:ascii="Times New Roman" w:eastAsia="Times New Roman" w:hAnsi="Times New Roman" w:cs="Times New Roman"/>
            <w:sz w:val="24"/>
            <w:szCs w:val="24"/>
          </w:rPr>
          <w:delText xml:space="preserve">analyze </w:delText>
        </w:r>
      </w:del>
      <w:r w:rsidRPr="00004C95">
        <w:rPr>
          <w:rFonts w:ascii="Times New Roman" w:eastAsia="Times New Roman" w:hAnsi="Times New Roman" w:cs="Times New Roman"/>
          <w:sz w:val="24"/>
          <w:szCs w:val="24"/>
        </w:rPr>
        <w:t xml:space="preserve">systems in which disturbances are discrete and affect a </w:t>
      </w:r>
      <w:commentRangeStart w:id="44"/>
      <w:r w:rsidRPr="00004C95">
        <w:rPr>
          <w:rFonts w:ascii="Times New Roman" w:eastAsia="Times New Roman" w:hAnsi="Times New Roman" w:cs="Times New Roman"/>
          <w:sz w:val="24"/>
          <w:szCs w:val="24"/>
        </w:rPr>
        <w:t>limited part of the landscape</w:t>
      </w:r>
      <w:commentRangeEnd w:id="44"/>
      <w:r w:rsidR="002354FB" w:rsidRPr="00004C95">
        <w:rPr>
          <w:rStyle w:val="Marquedecommentaire"/>
        </w:rPr>
        <w:commentReference w:id="44"/>
      </w:r>
      <w:r w:rsidR="00853581" w:rsidRPr="00004C95">
        <w:rPr>
          <w:rFonts w:ascii="Times New Roman" w:eastAsia="Times New Roman" w:hAnsi="Times New Roman" w:cs="Times New Roman"/>
          <w:sz w:val="24"/>
          <w:szCs w:val="24"/>
        </w:rPr>
        <w:t xml:space="preserve">. It is less effective for analyzing </w:t>
      </w:r>
      <w:r w:rsidR="00774E9E" w:rsidRPr="00004C95">
        <w:rPr>
          <w:rFonts w:ascii="Times New Roman" w:eastAsia="Times New Roman" w:hAnsi="Times New Roman" w:cs="Times New Roman"/>
          <w:sz w:val="24"/>
          <w:szCs w:val="24"/>
        </w:rPr>
        <w:t xml:space="preserve">gradual, </w:t>
      </w:r>
      <w:r w:rsidRPr="00004C95">
        <w:rPr>
          <w:rFonts w:ascii="Times New Roman" w:eastAsia="Times New Roman" w:hAnsi="Times New Roman" w:cs="Times New Roman"/>
          <w:sz w:val="24"/>
          <w:szCs w:val="24"/>
        </w:rPr>
        <w:t xml:space="preserve">landscape-wide disturbances. </w:t>
      </w:r>
      <w:r w:rsidR="00853581" w:rsidRPr="00004C95">
        <w:rPr>
          <w:rFonts w:ascii="Times New Roman" w:eastAsia="Times New Roman" w:hAnsi="Times New Roman" w:cs="Times New Roman"/>
          <w:sz w:val="24"/>
          <w:szCs w:val="24"/>
        </w:rPr>
        <w:t xml:space="preserve">In addition, when multiple </w:t>
      </w:r>
      <w:r w:rsidRPr="00004C95">
        <w:rPr>
          <w:rFonts w:ascii="Times New Roman" w:eastAsia="Times New Roman" w:hAnsi="Times New Roman" w:cs="Times New Roman"/>
          <w:sz w:val="24"/>
          <w:szCs w:val="24"/>
        </w:rPr>
        <w:t>populations were affected</w:t>
      </w:r>
      <w:r w:rsidR="00853581" w:rsidRPr="00004C95">
        <w:rPr>
          <w:rFonts w:ascii="Times New Roman" w:eastAsia="Times New Roman" w:hAnsi="Times New Roman" w:cs="Times New Roman"/>
          <w:sz w:val="24"/>
          <w:szCs w:val="24"/>
        </w:rPr>
        <w:t xml:space="preserve"> in our simulations</w:t>
      </w:r>
      <w:r w:rsidRPr="00004C95">
        <w:rPr>
          <w:rFonts w:ascii="Times New Roman" w:eastAsia="Times New Roman" w:hAnsi="Times New Roman" w:cs="Times New Roman"/>
          <w:sz w:val="24"/>
          <w:szCs w:val="24"/>
        </w:rPr>
        <w:t xml:space="preserve">, we </w:t>
      </w:r>
      <w:r w:rsidR="00853581" w:rsidRPr="00004C95">
        <w:rPr>
          <w:rFonts w:ascii="Times New Roman" w:eastAsia="Times New Roman" w:hAnsi="Times New Roman" w:cs="Times New Roman"/>
          <w:sz w:val="24"/>
          <w:szCs w:val="24"/>
        </w:rPr>
        <w:t xml:space="preserve">always </w:t>
      </w:r>
      <w:r w:rsidRPr="00004C95">
        <w:rPr>
          <w:rFonts w:ascii="Times New Roman" w:eastAsia="Times New Roman" w:hAnsi="Times New Roman" w:cs="Times New Roman"/>
          <w:sz w:val="24"/>
          <w:szCs w:val="24"/>
        </w:rPr>
        <w:t xml:space="preserve">chose </w:t>
      </w:r>
      <w:r w:rsidR="00423CCF" w:rsidRPr="00004C95">
        <w:rPr>
          <w:rFonts w:ascii="Times New Roman" w:eastAsia="Times New Roman" w:hAnsi="Times New Roman" w:cs="Times New Roman"/>
          <w:sz w:val="24"/>
          <w:szCs w:val="24"/>
        </w:rPr>
        <w:t xml:space="preserve">to affect </w:t>
      </w:r>
      <w:r w:rsidRPr="00004C95">
        <w:rPr>
          <w:rFonts w:ascii="Times New Roman" w:eastAsia="Times New Roman" w:hAnsi="Times New Roman" w:cs="Times New Roman"/>
          <w:sz w:val="24"/>
          <w:szCs w:val="24"/>
        </w:rPr>
        <w:t xml:space="preserve">adjacent populations; </w:t>
      </w:r>
      <w:r w:rsidR="00853581" w:rsidRPr="00004C95">
        <w:rPr>
          <w:rFonts w:ascii="Times New Roman" w:eastAsia="Times New Roman" w:hAnsi="Times New Roman" w:cs="Times New Roman"/>
          <w:sz w:val="24"/>
          <w:szCs w:val="24"/>
        </w:rPr>
        <w:t xml:space="preserve">we did not investigate </w:t>
      </w:r>
      <w:r w:rsidRPr="00004C95">
        <w:rPr>
          <w:rFonts w:ascii="Times New Roman" w:eastAsia="Times New Roman" w:hAnsi="Times New Roman" w:cs="Times New Roman"/>
          <w:sz w:val="24"/>
          <w:szCs w:val="24"/>
        </w:rPr>
        <w:t>whether lowering the degree of spatial autocorrelation in the spatial genetic legacy</w:t>
      </w:r>
      <w:r w:rsidR="00774E9E" w:rsidRPr="00004C95">
        <w:rPr>
          <w:rFonts w:ascii="Times New Roman" w:eastAsia="Times New Roman" w:hAnsi="Times New Roman" w:cs="Times New Roman"/>
          <w:sz w:val="24"/>
          <w:szCs w:val="24"/>
        </w:rPr>
        <w:t xml:space="preserve"> (i.e.,</w:t>
      </w:r>
      <w:r w:rsidRPr="00004C95">
        <w:rPr>
          <w:rFonts w:ascii="Times New Roman" w:eastAsia="Times New Roman" w:hAnsi="Times New Roman" w:cs="Times New Roman"/>
          <w:sz w:val="24"/>
          <w:szCs w:val="24"/>
        </w:rPr>
        <w:t xml:space="preserve"> </w:t>
      </w:r>
      <w:commentRangeStart w:id="45"/>
      <w:r w:rsidRPr="00004C95">
        <w:rPr>
          <w:rFonts w:ascii="Times New Roman" w:eastAsia="Times New Roman" w:hAnsi="Times New Roman" w:cs="Times New Roman"/>
          <w:sz w:val="24"/>
          <w:szCs w:val="24"/>
        </w:rPr>
        <w:t>targeting populations not necessarily adjacent to each other</w:t>
      </w:r>
      <w:commentRangeEnd w:id="45"/>
      <w:r w:rsidR="002354FB" w:rsidRPr="00004C95">
        <w:rPr>
          <w:rStyle w:val="Marquedecommentaire"/>
        </w:rPr>
        <w:commentReference w:id="45"/>
      </w:r>
      <w:r w:rsidR="0085358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53581" w:rsidRPr="00004C95">
        <w:rPr>
          <w:rFonts w:ascii="Times New Roman" w:eastAsia="Times New Roman" w:hAnsi="Times New Roman" w:cs="Times New Roman"/>
          <w:sz w:val="24"/>
          <w:szCs w:val="24"/>
        </w:rPr>
        <w:t>influenced our ability to detect the event</w:t>
      </w:r>
      <w:r w:rsidRPr="00004C95">
        <w:rPr>
          <w:rFonts w:ascii="Times New Roman" w:eastAsia="Times New Roman" w:hAnsi="Times New Roman" w:cs="Times New Roman"/>
          <w:sz w:val="24"/>
          <w:szCs w:val="24"/>
        </w:rPr>
        <w:t xml:space="preserve">. </w:t>
      </w:r>
      <w:commentRangeStart w:id="46"/>
      <w:del w:id="47" w:author="Patrick" w:date="2020-11-20T11:50:00Z">
        <w:r w:rsidRPr="00004C95" w:rsidDel="002354FB">
          <w:rPr>
            <w:rFonts w:ascii="Times New Roman" w:eastAsia="Times New Roman" w:hAnsi="Times New Roman" w:cs="Times New Roman"/>
            <w:sz w:val="24"/>
            <w:szCs w:val="24"/>
          </w:rPr>
          <w:delText xml:space="preserve">Spatial autocorrelation may greatly affect many genetic analyses, and </w:delText>
        </w:r>
        <w:r w:rsidR="00423CCF" w:rsidRPr="00004C95" w:rsidDel="002354FB">
          <w:rPr>
            <w:rFonts w:ascii="Times New Roman" w:eastAsia="Times New Roman" w:hAnsi="Times New Roman" w:cs="Times New Roman"/>
            <w:sz w:val="24"/>
            <w:szCs w:val="24"/>
          </w:rPr>
          <w:delText xml:space="preserve">new analyses </w:delText>
        </w:r>
        <w:r w:rsidRPr="00004C95" w:rsidDel="002354FB">
          <w:rPr>
            <w:rFonts w:ascii="Times New Roman" w:eastAsia="Times New Roman" w:hAnsi="Times New Roman" w:cs="Times New Roman"/>
            <w:sz w:val="24"/>
            <w:szCs w:val="24"/>
          </w:rPr>
          <w:delText xml:space="preserve">are being developed to </w:delText>
        </w:r>
        <w:r w:rsidR="00423CCF" w:rsidRPr="00004C95" w:rsidDel="002354FB">
          <w:rPr>
            <w:rFonts w:ascii="Times New Roman" w:eastAsia="Times New Roman" w:hAnsi="Times New Roman" w:cs="Times New Roman"/>
            <w:sz w:val="24"/>
            <w:szCs w:val="24"/>
          </w:rPr>
          <w:delText>account for it</w:delText>
        </w:r>
        <w:r w:rsidRPr="00004C95" w:rsidDel="002354FB">
          <w:rPr>
            <w:rFonts w:ascii="Times New Roman" w:eastAsia="Times New Roman" w:hAnsi="Times New Roman" w:cs="Times New Roman"/>
            <w:sz w:val="24"/>
            <w:szCs w:val="24"/>
          </w:rPr>
          <w:delText xml:space="preserve"> </w:delText>
        </w:r>
        <w:r w:rsidRPr="00004C95" w:rsidDel="002354FB">
          <w:rPr>
            <w:rFonts w:ascii="Times New Roman" w:eastAsia="Times New Roman" w:hAnsi="Times New Roman" w:cs="Times New Roman"/>
            <w:sz w:val="24"/>
            <w:szCs w:val="24"/>
          </w:rPr>
          <w:fldChar w:fldCharType="begin" w:fldLock="1"/>
        </w:r>
        <w:r w:rsidR="0062227C" w:rsidRPr="00004C95" w:rsidDel="002354FB">
          <w:rPr>
            <w:rFonts w:ascii="Times New Roman" w:eastAsia="Times New Roman" w:hAnsi="Times New Roman" w:cs="Times New Roman"/>
            <w:sz w:val="24"/>
            <w:szCs w:val="24"/>
          </w:rPr>
          <w:del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delInstrText>
        </w:r>
        <w:r w:rsidRPr="00004C95" w:rsidDel="002354FB">
          <w:rPr>
            <w:rFonts w:ascii="Times New Roman" w:eastAsia="Times New Roman" w:hAnsi="Times New Roman" w:cs="Times New Roman"/>
            <w:sz w:val="24"/>
            <w:szCs w:val="24"/>
          </w:rPr>
          <w:fldChar w:fldCharType="separate"/>
        </w:r>
        <w:r w:rsidR="0062227C" w:rsidRPr="00004C95" w:rsidDel="002354FB">
          <w:rPr>
            <w:rFonts w:ascii="Times New Roman" w:eastAsia="Times New Roman" w:hAnsi="Times New Roman" w:cs="Times New Roman"/>
            <w:noProof/>
            <w:sz w:val="24"/>
            <w:szCs w:val="24"/>
          </w:rPr>
          <w:delText>(Rousset &amp; Ferdy, 2014)</w:delText>
        </w:r>
        <w:r w:rsidRPr="00004C95" w:rsidDel="002354FB">
          <w:rPr>
            <w:rFonts w:ascii="Times New Roman" w:eastAsia="Times New Roman" w:hAnsi="Times New Roman" w:cs="Times New Roman"/>
            <w:sz w:val="24"/>
            <w:szCs w:val="24"/>
          </w:rPr>
          <w:fldChar w:fldCharType="end"/>
        </w:r>
        <w:r w:rsidRPr="00004C95" w:rsidDel="002354FB">
          <w:rPr>
            <w:rFonts w:ascii="Times New Roman" w:eastAsia="Times New Roman" w:hAnsi="Times New Roman" w:cs="Times New Roman"/>
            <w:sz w:val="24"/>
            <w:szCs w:val="24"/>
          </w:rPr>
          <w:delText xml:space="preserve">. </w:delText>
        </w:r>
      </w:del>
      <w:commentRangeEnd w:id="46"/>
      <w:r w:rsidR="002354FB" w:rsidRPr="00004C95">
        <w:rPr>
          <w:rStyle w:val="Marquedecommentaire"/>
        </w:rPr>
        <w:commentReference w:id="46"/>
      </w:r>
      <w:del w:id="48" w:author="Patrick" w:date="2020-11-20T11:51:00Z">
        <w:r w:rsidRPr="00004C95" w:rsidDel="002354FB">
          <w:rPr>
            <w:rFonts w:ascii="Times New Roman" w:eastAsia="Times New Roman" w:hAnsi="Times New Roman" w:cs="Times New Roman"/>
            <w:sz w:val="24"/>
            <w:szCs w:val="24"/>
          </w:rPr>
          <w:delText>We believe that e</w:delText>
        </w:r>
      </w:del>
      <w:ins w:id="49" w:author="Patrick" w:date="2020-11-20T11:51:00Z">
        <w:r w:rsidR="002354FB" w:rsidRPr="00004C95">
          <w:rPr>
            <w:rFonts w:ascii="Times New Roman" w:eastAsia="Times New Roman" w:hAnsi="Times New Roman" w:cs="Times New Roman"/>
            <w:sz w:val="24"/>
            <w:szCs w:val="24"/>
          </w:rPr>
          <w:t>E</w:t>
        </w:r>
      </w:ins>
      <w:r w:rsidRPr="00004C95">
        <w:rPr>
          <w:rFonts w:ascii="Times New Roman" w:eastAsia="Times New Roman" w:hAnsi="Times New Roman" w:cs="Times New Roman"/>
          <w:sz w:val="24"/>
          <w:szCs w:val="24"/>
        </w:rPr>
        <w:t xml:space="preserve">xplicitly </w:t>
      </w:r>
      <w:commentRangeStart w:id="50"/>
      <w:r w:rsidR="00853581" w:rsidRPr="00004C95">
        <w:rPr>
          <w:rFonts w:ascii="Times New Roman" w:eastAsia="Times New Roman" w:hAnsi="Times New Roman" w:cs="Times New Roman"/>
          <w:sz w:val="24"/>
          <w:szCs w:val="24"/>
        </w:rPr>
        <w:t xml:space="preserve">accounting </w:t>
      </w:r>
      <w:commentRangeEnd w:id="50"/>
      <w:r w:rsidR="002354FB" w:rsidRPr="00004C95">
        <w:rPr>
          <w:rStyle w:val="Marquedecommentaire"/>
        </w:rPr>
        <w:commentReference w:id="50"/>
      </w:r>
      <w:r w:rsidR="0085358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 xml:space="preserve">spatial autocorrelation in temporal analyses of genetic diversity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Time","type":"article-journal","volume":"50"},"uris":["http://www.mendeley.com/documents/?uuid=50bf6a3d-3a3e-465f-8d3e-c7d3ebafaa03"]}],"mendeley":{"formattedCitation":"(Bradburd &amp; Ralph, 2019)","plainTextFormattedCitation":"(Bradburd &amp; Ralph, 2019)","previouslyFormattedCitation":"(Bradburd &amp; Ralph,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(Bradburd &amp; Ralph,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represents a promising and challenging avenue </w:t>
      </w:r>
      <w:r w:rsidR="00853581" w:rsidRPr="00004C95">
        <w:rPr>
          <w:rFonts w:ascii="Times New Roman" w:eastAsia="Times New Roman" w:hAnsi="Times New Roman" w:cs="Times New Roman"/>
          <w:sz w:val="24"/>
          <w:szCs w:val="24"/>
        </w:rPr>
        <w:t xml:space="preserve">for future </w:t>
      </w:r>
      <w:r w:rsidRPr="00004C95">
        <w:rPr>
          <w:rFonts w:ascii="Times New Roman" w:eastAsia="Times New Roman" w:hAnsi="Times New Roman" w:cs="Times New Roman"/>
          <w:sz w:val="24"/>
          <w:szCs w:val="24"/>
        </w:rPr>
        <w:t>research.</w:t>
      </w:r>
    </w:p>
    <w:p w14:paraId="17C690D7" w14:textId="702A9155" w:rsidR="00760250" w:rsidRPr="00004C95" w:rsidDel="002354FB" w:rsidRDefault="00760250" w:rsidP="00182E94">
      <w:pPr>
        <w:spacing w:after="240" w:line="276" w:lineRule="auto"/>
        <w:rPr>
          <w:del w:id="51" w:author="Patrick" w:date="2020-11-20T11:52:00Z"/>
        </w:rPr>
      </w:pPr>
      <w:del w:id="52" w:author="Patrick" w:date="2020-11-20T11:52:00Z">
        <w:r w:rsidRPr="00004C95" w:rsidDel="002354FB">
          <w:rPr>
            <w:rFonts w:ascii="Times New Roman" w:eastAsia="Times New Roman" w:hAnsi="Times New Roman" w:cs="Times New Roman"/>
            <w:sz w:val="24"/>
            <w:szCs w:val="24"/>
          </w:rPr>
          <w:delText xml:space="preserve">Overall, our results </w:delText>
        </w:r>
        <w:r w:rsidR="00853581" w:rsidRPr="00004C95" w:rsidDel="002354FB">
          <w:rPr>
            <w:rFonts w:ascii="Times New Roman" w:eastAsia="Times New Roman" w:hAnsi="Times New Roman" w:cs="Times New Roman"/>
            <w:sz w:val="24"/>
            <w:szCs w:val="24"/>
          </w:rPr>
          <w:delText xml:space="preserve">on how the </w:delText>
        </w:r>
        <w:r w:rsidRPr="00004C95" w:rsidDel="002354FB">
          <w:rPr>
            <w:rFonts w:ascii="Times New Roman" w:eastAsia="Times New Roman" w:hAnsi="Times New Roman" w:cs="Times New Roman"/>
            <w:sz w:val="24"/>
            <w:szCs w:val="24"/>
          </w:rPr>
          <w:delText xml:space="preserve">dispersal </w:delText>
        </w:r>
        <w:r w:rsidR="00853581" w:rsidRPr="00004C95" w:rsidDel="002354FB">
          <w:rPr>
            <w:rFonts w:ascii="Times New Roman" w:eastAsia="Times New Roman" w:hAnsi="Times New Roman" w:cs="Times New Roman"/>
            <w:sz w:val="24"/>
            <w:szCs w:val="24"/>
          </w:rPr>
          <w:delText xml:space="preserve">capacity of an organism </w:delText>
        </w:r>
        <w:r w:rsidRPr="00004C95" w:rsidDel="002354FB">
          <w:rPr>
            <w:rFonts w:ascii="Times New Roman" w:eastAsia="Times New Roman" w:hAnsi="Times New Roman" w:cs="Times New Roman"/>
            <w:sz w:val="24"/>
            <w:szCs w:val="24"/>
          </w:rPr>
          <w:delText xml:space="preserve">and </w:delText>
        </w:r>
        <w:r w:rsidR="00853581" w:rsidRPr="00004C95" w:rsidDel="002354FB">
          <w:rPr>
            <w:rFonts w:ascii="Times New Roman" w:eastAsia="Times New Roman" w:hAnsi="Times New Roman" w:cs="Times New Roman"/>
            <w:sz w:val="24"/>
            <w:szCs w:val="24"/>
          </w:rPr>
          <w:delText xml:space="preserve">the </w:delText>
        </w:r>
        <w:r w:rsidRPr="00004C95" w:rsidDel="002354FB">
          <w:rPr>
            <w:rFonts w:ascii="Times New Roman" w:eastAsia="Times New Roman" w:hAnsi="Times New Roman" w:cs="Times New Roman"/>
            <w:sz w:val="24"/>
            <w:szCs w:val="24"/>
          </w:rPr>
          <w:delText xml:space="preserve">spatial extent </w:delText>
        </w:r>
        <w:r w:rsidR="00853581" w:rsidRPr="00004C95" w:rsidDel="002354FB">
          <w:rPr>
            <w:rFonts w:ascii="Times New Roman" w:eastAsia="Times New Roman" w:hAnsi="Times New Roman" w:cs="Times New Roman"/>
            <w:sz w:val="24"/>
            <w:szCs w:val="24"/>
          </w:rPr>
          <w:delText xml:space="preserve">of a demographic event affect the TGI indicate </w:delText>
        </w:r>
        <w:r w:rsidRPr="00004C95" w:rsidDel="002354FB">
          <w:rPr>
            <w:rFonts w:ascii="Times New Roman" w:eastAsia="Times New Roman" w:hAnsi="Times New Roman" w:cs="Times New Roman"/>
            <w:sz w:val="24"/>
            <w:szCs w:val="24"/>
          </w:rPr>
          <w:delText>that different performances are to be expected for demographically</w:delText>
        </w:r>
        <w:r w:rsidR="00853581" w:rsidRPr="00004C95" w:rsidDel="002354FB">
          <w:rPr>
            <w:rFonts w:ascii="Times New Roman" w:eastAsia="Times New Roman" w:hAnsi="Times New Roman" w:cs="Times New Roman"/>
            <w:sz w:val="24"/>
            <w:szCs w:val="24"/>
          </w:rPr>
          <w:delText xml:space="preserve"> </w:delText>
        </w:r>
        <w:r w:rsidRPr="00004C95" w:rsidDel="002354FB">
          <w:rPr>
            <w:rFonts w:ascii="Times New Roman" w:eastAsia="Times New Roman" w:hAnsi="Times New Roman" w:cs="Times New Roman"/>
            <w:sz w:val="24"/>
            <w:szCs w:val="24"/>
          </w:rPr>
          <w:delText xml:space="preserve">different systems, and that researchers will greatly benefit from </w:delText>
        </w:r>
        <w:r w:rsidR="00853581" w:rsidRPr="00004C95" w:rsidDel="002354FB">
          <w:rPr>
            <w:rFonts w:ascii="Times New Roman" w:eastAsia="Times New Roman" w:hAnsi="Times New Roman" w:cs="Times New Roman"/>
            <w:sz w:val="24"/>
            <w:szCs w:val="24"/>
          </w:rPr>
          <w:delText xml:space="preserve">considering </w:delText>
        </w:r>
        <w:r w:rsidR="00423CCF" w:rsidRPr="00004C95" w:rsidDel="002354FB">
          <w:rPr>
            <w:rFonts w:ascii="Times New Roman" w:eastAsia="Times New Roman" w:hAnsi="Times New Roman" w:cs="Times New Roman"/>
            <w:sz w:val="24"/>
            <w:szCs w:val="24"/>
          </w:rPr>
          <w:delText>the nature of their system</w:delText>
        </w:r>
        <w:r w:rsidRPr="00004C95" w:rsidDel="002354FB">
          <w:rPr>
            <w:rFonts w:ascii="Times New Roman" w:eastAsia="Times New Roman" w:hAnsi="Times New Roman" w:cs="Times New Roman"/>
            <w:sz w:val="24"/>
            <w:szCs w:val="24"/>
          </w:rPr>
          <w:delText xml:space="preserve"> when interpreting TGI and choosing an appropriate </w:delText>
        </w:r>
        <w:r w:rsidR="00423CCF" w:rsidRPr="00004C95" w:rsidDel="002354FB">
          <w:rPr>
            <w:rFonts w:ascii="Times New Roman" w:eastAsia="Times New Roman" w:hAnsi="Times New Roman" w:cs="Times New Roman"/>
            <w:sz w:val="24"/>
            <w:szCs w:val="24"/>
          </w:rPr>
          <w:delText xml:space="preserve">significance </w:delText>
        </w:r>
        <w:r w:rsidRPr="00004C95" w:rsidDel="002354FB">
          <w:rPr>
            <w:rFonts w:ascii="Times New Roman" w:eastAsia="Times New Roman" w:hAnsi="Times New Roman" w:cs="Times New Roman"/>
            <w:sz w:val="24"/>
            <w:szCs w:val="24"/>
          </w:rPr>
          <w:delText xml:space="preserve">threshold </w:delText>
        </w:r>
        <w:r w:rsidR="00423CCF" w:rsidRPr="00004C95" w:rsidDel="002354FB">
          <w:rPr>
            <w:rFonts w:ascii="Times New Roman" w:eastAsia="Times New Roman" w:hAnsi="Times New Roman" w:cs="Times New Roman"/>
            <w:sz w:val="24"/>
            <w:szCs w:val="24"/>
          </w:rPr>
          <w:delText xml:space="preserve">in the context of </w:delText>
        </w:r>
        <w:r w:rsidRPr="00004C95" w:rsidDel="002354FB">
          <w:rPr>
            <w:rFonts w:ascii="Times New Roman" w:eastAsia="Times New Roman" w:hAnsi="Times New Roman" w:cs="Times New Roman"/>
            <w:sz w:val="24"/>
            <w:szCs w:val="24"/>
          </w:rPr>
          <w:delText xml:space="preserve">their specific objectives. </w:delText>
        </w:r>
      </w:del>
    </w:p>
    <w:p w14:paraId="5842D829" w14:textId="77777777" w:rsidR="00760250" w:rsidRPr="00004C95" w:rsidRDefault="00760250" w:rsidP="00182E94">
      <w:pPr>
        <w:pStyle w:val="Titre2"/>
        <w:spacing w:after="240" w:line="276" w:lineRule="auto"/>
        <w:rPr>
          <w:lang w:val="en-US"/>
        </w:rPr>
      </w:pPr>
      <w:r w:rsidRPr="00004C95">
        <w:rPr>
          <w:lang w:val="en-US"/>
        </w:rPr>
        <w:t>Time between sampling efforts</w:t>
      </w:r>
    </w:p>
    <w:p w14:paraId="176B94B5" w14:textId="29CE2BF8" w:rsidR="00760250" w:rsidRDefault="00760250" w:rsidP="00182E94">
      <w:pPr>
        <w:spacing w:after="240" w:line="276" w:lineRule="auto"/>
        <w:rPr>
          <w:rFonts w:ascii="Times New Roman" w:eastAsia="Times New Roman" w:hAnsi="Times New Roman" w:cs="Times New Roman"/>
          <w:sz w:val="24"/>
          <w:szCs w:val="24"/>
        </w:rPr>
      </w:pPr>
      <w:commentRangeStart w:id="53"/>
      <w:r w:rsidRPr="00004C95">
        <w:rPr>
          <w:rFonts w:ascii="Times New Roman" w:eastAsia="Times New Roman" w:hAnsi="Times New Roman" w:cs="Times New Roman"/>
          <w:sz w:val="24"/>
          <w:szCs w:val="24"/>
        </w:rPr>
        <w:lastRenderedPageBreak/>
        <w:t>As expected, spatial genetic legacies decay</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over time</w:t>
      </w:r>
      <w:r w:rsidR="00853581" w:rsidRPr="00004C95">
        <w:rPr>
          <w:rFonts w:ascii="Times New Roman" w:eastAsia="Times New Roman" w:hAnsi="Times New Roman" w:cs="Times New Roman"/>
          <w:sz w:val="24"/>
          <w:szCs w:val="24"/>
        </w:rPr>
        <w:t>, though</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we found that </w:t>
      </w:r>
      <w:r w:rsidRPr="00004C95">
        <w:rPr>
          <w:rFonts w:ascii="Times New Roman" w:eastAsia="Times New Roman" w:hAnsi="Times New Roman" w:cs="Times New Roman"/>
          <w:sz w:val="24"/>
          <w:szCs w:val="24"/>
        </w:rPr>
        <w:t xml:space="preserve">TGI </w:t>
      </w:r>
      <w:commentRangeEnd w:id="53"/>
      <w:r w:rsidR="002354FB" w:rsidRPr="00004C95">
        <w:rPr>
          <w:rStyle w:val="Marquedecommentaire"/>
        </w:rPr>
        <w:commentReference w:id="53"/>
      </w:r>
      <w:r w:rsidR="00853581"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generally suitable </w:t>
      </w:r>
      <w:r w:rsidR="0085358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identify</w:t>
      </w:r>
      <w:r w:rsidR="00853581"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changes </w:t>
      </w:r>
      <w:r w:rsidR="00853581" w:rsidRPr="00004C95">
        <w:rPr>
          <w:rFonts w:ascii="Times New Roman" w:eastAsia="Times New Roman" w:hAnsi="Times New Roman" w:cs="Times New Roman"/>
          <w:sz w:val="24"/>
          <w:szCs w:val="24"/>
        </w:rPr>
        <w:t>over</w:t>
      </w:r>
      <w:r w:rsidRPr="00004C95">
        <w:rPr>
          <w:rFonts w:ascii="Times New Roman" w:eastAsia="Times New Roman" w:hAnsi="Times New Roman" w:cs="Times New Roman"/>
          <w:sz w:val="24"/>
          <w:szCs w:val="24"/>
        </w:rPr>
        <w:t xml:space="preserve"> 1-10 years </w:t>
      </w:r>
      <w:r w:rsidR="00853581" w:rsidRPr="00004C95">
        <w:rPr>
          <w:rFonts w:ascii="Times New Roman" w:eastAsia="Times New Roman" w:hAnsi="Times New Roman" w:cs="Times New Roman"/>
          <w:sz w:val="24"/>
          <w:szCs w:val="24"/>
        </w:rPr>
        <w:t xml:space="preserve">given </w:t>
      </w:r>
      <w:r w:rsidRPr="00004C95">
        <w:rPr>
          <w:rFonts w:ascii="Times New Roman" w:eastAsia="Times New Roman" w:hAnsi="Times New Roman" w:cs="Times New Roman"/>
          <w:sz w:val="24"/>
          <w:szCs w:val="24"/>
        </w:rPr>
        <w:t xml:space="preserve">our landscape and demographic parameters. However, two main points emerged from our analysis of </w:t>
      </w:r>
      <w:r w:rsidR="00423CCF"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the timing of sampling </w:t>
      </w:r>
      <w:r w:rsidR="00423CCF" w:rsidRPr="00004C95">
        <w:rPr>
          <w:rFonts w:ascii="Times New Roman" w:eastAsia="Times New Roman" w:hAnsi="Times New Roman" w:cs="Times New Roman"/>
          <w:sz w:val="24"/>
          <w:szCs w:val="24"/>
        </w:rPr>
        <w:t>affect</w:t>
      </w:r>
      <w:r w:rsidR="008F7B96" w:rsidRPr="00004C95">
        <w:rPr>
          <w:rFonts w:ascii="Times New Roman" w:eastAsia="Times New Roman" w:hAnsi="Times New Roman" w:cs="Times New Roman"/>
          <w:sz w:val="24"/>
          <w:szCs w:val="24"/>
        </w:rPr>
        <w:t>ed</w:t>
      </w:r>
      <w:r w:rsidR="00423CCF" w:rsidRPr="00004C95">
        <w:rPr>
          <w:rFonts w:ascii="Times New Roman" w:eastAsia="Times New Roman" w:hAnsi="Times New Roman" w:cs="Times New Roman"/>
          <w:sz w:val="24"/>
          <w:szCs w:val="24"/>
        </w:rPr>
        <w:t xml:space="preserve"> the</w:t>
      </w:r>
      <w:r w:rsidRPr="00004C95">
        <w:rPr>
          <w:rFonts w:ascii="Times New Roman" w:eastAsia="Times New Roman" w:hAnsi="Times New Roman" w:cs="Times New Roman"/>
          <w:sz w:val="24"/>
          <w:szCs w:val="24"/>
        </w:rPr>
        <w:t xml:space="preserve"> detect</w:t>
      </w:r>
      <w:r w:rsidR="00423CCF" w:rsidRPr="00004C95">
        <w:rPr>
          <w:rFonts w:ascii="Times New Roman" w:eastAsia="Times New Roman" w:hAnsi="Times New Roman" w:cs="Times New Roman"/>
          <w:sz w:val="24"/>
          <w:szCs w:val="24"/>
        </w:rPr>
        <w:t>ion of</w:t>
      </w:r>
      <w:r w:rsidRPr="00004C95">
        <w:rPr>
          <w:rFonts w:ascii="Times New Roman" w:eastAsia="Times New Roman" w:hAnsi="Times New Roman" w:cs="Times New Roman"/>
          <w:sz w:val="24"/>
          <w:szCs w:val="24"/>
        </w:rPr>
        <w:t xml:space="preserve"> significant genetic change</w:t>
      </w:r>
      <w:r w:rsidR="00423CCF"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First, when comparing an old sample to a sample </w:t>
      </w:r>
      <w:r w:rsidR="00853581" w:rsidRPr="00004C95">
        <w:rPr>
          <w:rFonts w:ascii="Times New Roman" w:eastAsia="Times New Roman" w:hAnsi="Times New Roman" w:cs="Times New Roman"/>
          <w:sz w:val="24"/>
          <w:szCs w:val="24"/>
        </w:rPr>
        <w:t xml:space="preserve">collected soon </w:t>
      </w:r>
      <w:r w:rsidRPr="00004C95">
        <w:rPr>
          <w:rFonts w:ascii="Times New Roman" w:eastAsia="Times New Roman" w:hAnsi="Times New Roman" w:cs="Times New Roman"/>
          <w:sz w:val="24"/>
          <w:szCs w:val="24"/>
        </w:rPr>
        <w:t xml:space="preserve">after a </w:t>
      </w:r>
      <w:del w:id="54" w:author="Patrick" w:date="2020-11-20T11:52:00Z">
        <w:r w:rsidRPr="00004C95" w:rsidDel="002354FB">
          <w:rPr>
            <w:rFonts w:ascii="Times New Roman" w:eastAsia="Times New Roman" w:hAnsi="Times New Roman" w:cs="Times New Roman"/>
            <w:sz w:val="24"/>
            <w:szCs w:val="24"/>
          </w:rPr>
          <w:delText xml:space="preserve">potential </w:delText>
        </w:r>
      </w:del>
      <w:commentRangeStart w:id="55"/>
      <w:r w:rsidRPr="00004C95">
        <w:rPr>
          <w:rFonts w:ascii="Times New Roman" w:eastAsia="Times New Roman" w:hAnsi="Times New Roman" w:cs="Times New Roman"/>
          <w:sz w:val="24"/>
          <w:szCs w:val="24"/>
        </w:rPr>
        <w:t>disturbance</w:t>
      </w:r>
      <w:commentRangeEnd w:id="55"/>
      <w:r w:rsidR="002354FB" w:rsidRPr="00004C95">
        <w:rPr>
          <w:rStyle w:val="Marquedecommentaire"/>
        </w:rPr>
        <w:commentReference w:id="55"/>
      </w:r>
      <w:r w:rsidRPr="00004C95">
        <w:rPr>
          <w:rFonts w:ascii="Times New Roman" w:eastAsia="Times New Roman" w:hAnsi="Times New Roman" w:cs="Times New Roman"/>
          <w:sz w:val="24"/>
          <w:szCs w:val="24"/>
        </w:rPr>
        <w:t>, the spatial extent of the disturbance affect</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the power of TGI, with smaller spatial extents preserving high power even with large time gaps</w:t>
      </w:r>
      <w:r w:rsidR="00853581" w:rsidRPr="00004C95">
        <w:rPr>
          <w:rFonts w:ascii="Times New Roman" w:eastAsia="Times New Roman" w:hAnsi="Times New Roman" w:cs="Times New Roman"/>
          <w:sz w:val="24"/>
          <w:szCs w:val="24"/>
        </w:rPr>
        <w:t xml:space="preserve">. </w:t>
      </w:r>
      <w:del w:id="56" w:author="Patrick" w:date="2020-11-20T11:56:00Z">
        <w:r w:rsidR="00520DE3" w:rsidRPr="00004C95" w:rsidDel="00312F87">
          <w:rPr>
            <w:rFonts w:ascii="Times New Roman" w:eastAsia="Times New Roman" w:hAnsi="Times New Roman" w:cs="Times New Roman"/>
            <w:sz w:val="24"/>
            <w:szCs w:val="24"/>
          </w:rPr>
          <w:delText xml:space="preserve">This result </w:delText>
        </w:r>
        <w:r w:rsidRPr="00004C95" w:rsidDel="00312F87">
          <w:rPr>
            <w:rFonts w:ascii="Times New Roman" w:eastAsia="Times New Roman" w:hAnsi="Times New Roman" w:cs="Times New Roman"/>
            <w:sz w:val="24"/>
            <w:szCs w:val="24"/>
          </w:rPr>
          <w:delText xml:space="preserve">should be reassuring to potential users planning to use TGI in similar systems. </w:delText>
        </w:r>
      </w:del>
      <w:r w:rsidRPr="00004C95">
        <w:rPr>
          <w:rFonts w:ascii="Times New Roman" w:eastAsia="Times New Roman" w:hAnsi="Times New Roman" w:cs="Times New Roman"/>
          <w:sz w:val="24"/>
          <w:szCs w:val="24"/>
        </w:rPr>
        <w:t xml:space="preserve">Second, when comparing a sample collected </w:t>
      </w:r>
      <w:r w:rsidR="00520DE3" w:rsidRPr="00004C95">
        <w:rPr>
          <w:rFonts w:ascii="Times New Roman" w:eastAsia="Times New Roman" w:hAnsi="Times New Roman" w:cs="Times New Roman"/>
          <w:sz w:val="24"/>
          <w:szCs w:val="24"/>
        </w:rPr>
        <w:t xml:space="preserve">immediately </w:t>
      </w:r>
      <w:r w:rsidRPr="00004C95">
        <w:rPr>
          <w:rFonts w:ascii="Times New Roman" w:eastAsia="Times New Roman" w:hAnsi="Times New Roman" w:cs="Times New Roman"/>
          <w:sz w:val="24"/>
          <w:szCs w:val="24"/>
        </w:rPr>
        <w:t xml:space="preserve">before a disturbance to one collected several years after, dispersal </w:t>
      </w:r>
      <w:r w:rsidR="008F7B9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most important factor driving the performance of TGI, with </w:t>
      </w:r>
      <w:r w:rsidR="00520DE3"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better preserving the performance </w:t>
      </w:r>
      <w:r w:rsidR="008F7B96" w:rsidRPr="00004C95">
        <w:rPr>
          <w:rFonts w:ascii="Times New Roman" w:eastAsia="Times New Roman" w:hAnsi="Times New Roman" w:cs="Times New Roman"/>
          <w:sz w:val="24"/>
          <w:szCs w:val="24"/>
        </w:rPr>
        <w:t xml:space="preserve">of TGI </w:t>
      </w:r>
      <w:del w:id="57" w:author="Patrick" w:date="2020-11-20T11:57:00Z">
        <w:r w:rsidRPr="00004C95" w:rsidDel="00312F87">
          <w:rPr>
            <w:rFonts w:ascii="Times New Roman" w:eastAsia="Times New Roman" w:hAnsi="Times New Roman" w:cs="Times New Roman"/>
            <w:sz w:val="24"/>
            <w:szCs w:val="24"/>
          </w:rPr>
          <w:delText xml:space="preserve">against </w:delText>
        </w:r>
      </w:del>
      <w:ins w:id="58" w:author="Patrick" w:date="2020-11-20T11:57:00Z">
        <w:r w:rsidR="00312F87" w:rsidRPr="00004C95">
          <w:rPr>
            <w:rFonts w:ascii="Times New Roman" w:eastAsia="Times New Roman" w:hAnsi="Times New Roman" w:cs="Times New Roman"/>
            <w:sz w:val="24"/>
            <w:szCs w:val="24"/>
          </w:rPr>
          <w:t xml:space="preserve">in the context of </w:t>
        </w:r>
      </w:ins>
      <w:del w:id="59" w:author="Patrick" w:date="2020-11-20T11:57:00Z">
        <w:r w:rsidRPr="00004C95" w:rsidDel="00312F87">
          <w:rPr>
            <w:rFonts w:ascii="Times New Roman" w:eastAsia="Times New Roman" w:hAnsi="Times New Roman" w:cs="Times New Roman"/>
            <w:sz w:val="24"/>
            <w:szCs w:val="24"/>
          </w:rPr>
          <w:delText xml:space="preserve">the decaying </w:delText>
        </w:r>
        <w:r w:rsidR="00520DE3" w:rsidRPr="00004C95" w:rsidDel="00312F87">
          <w:rPr>
            <w:rFonts w:ascii="Times New Roman" w:eastAsia="Times New Roman" w:hAnsi="Times New Roman" w:cs="Times New Roman"/>
            <w:sz w:val="24"/>
            <w:szCs w:val="24"/>
          </w:rPr>
          <w:delText>effects of</w:delText>
        </w:r>
        <w:r w:rsidRPr="00004C95" w:rsidDel="00312F87">
          <w:rPr>
            <w:rFonts w:ascii="Times New Roman" w:eastAsia="Times New Roman" w:hAnsi="Times New Roman" w:cs="Times New Roman"/>
            <w:sz w:val="24"/>
            <w:szCs w:val="24"/>
          </w:rPr>
          <w:delText xml:space="preserve"> time and </w:delText>
        </w:r>
      </w:del>
      <w:r w:rsidRPr="00004C95">
        <w:rPr>
          <w:rFonts w:ascii="Times New Roman" w:eastAsia="Times New Roman" w:hAnsi="Times New Roman" w:cs="Times New Roman"/>
          <w:sz w:val="24"/>
          <w:szCs w:val="24"/>
        </w:rPr>
        <w:t>genetic drift</w:t>
      </w:r>
      <w:ins w:id="60" w:author="Patrick" w:date="2020-11-20T11:57:00Z">
        <w:r w:rsidR="00312F87" w:rsidRPr="00004C95">
          <w:rPr>
            <w:rFonts w:ascii="Times New Roman" w:eastAsia="Times New Roman" w:hAnsi="Times New Roman" w:cs="Times New Roman"/>
            <w:sz w:val="24"/>
            <w:szCs w:val="24"/>
          </w:rPr>
          <w:t xml:space="preserve"> through time</w:t>
        </w:r>
      </w:ins>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R</w:t>
      </w:r>
      <w:r w:rsidRPr="00004C95">
        <w:rPr>
          <w:rFonts w:ascii="Times New Roman" w:eastAsia="Times New Roman" w:hAnsi="Times New Roman" w:cs="Times New Roman"/>
          <w:sz w:val="24"/>
          <w:szCs w:val="24"/>
        </w:rPr>
        <w:t xml:space="preserve">esearchers </w:t>
      </w:r>
      <w:r w:rsidR="00520DE3" w:rsidRPr="00004C95">
        <w:rPr>
          <w:rFonts w:ascii="Times New Roman" w:eastAsia="Times New Roman" w:hAnsi="Times New Roman" w:cs="Times New Roman"/>
          <w:sz w:val="24"/>
          <w:szCs w:val="24"/>
        </w:rPr>
        <w:t xml:space="preserve">in high-dispersal systems </w:t>
      </w:r>
      <w:r w:rsidR="008F7B96" w:rsidRPr="00004C95">
        <w:rPr>
          <w:rFonts w:ascii="Times New Roman" w:eastAsia="Times New Roman" w:hAnsi="Times New Roman" w:cs="Times New Roman"/>
          <w:sz w:val="24"/>
          <w:szCs w:val="24"/>
        </w:rPr>
        <w:t xml:space="preserve">could </w:t>
      </w:r>
      <w:r w:rsidR="00520DE3" w:rsidRPr="00004C95">
        <w:rPr>
          <w:rFonts w:ascii="Times New Roman" w:eastAsia="Times New Roman" w:hAnsi="Times New Roman" w:cs="Times New Roman"/>
          <w:sz w:val="24"/>
          <w:szCs w:val="24"/>
        </w:rPr>
        <w:t>find</w:t>
      </w:r>
      <w:r w:rsidRPr="00004C95">
        <w:rPr>
          <w:rFonts w:ascii="Times New Roman" w:eastAsia="Times New Roman" w:hAnsi="Times New Roman" w:cs="Times New Roman"/>
          <w:sz w:val="24"/>
          <w:szCs w:val="24"/>
        </w:rPr>
        <w:t xml:space="preserve"> as many as 10% of false positives </w:t>
      </w:r>
      <w:r w:rsidR="008F7B96" w:rsidRPr="00004C95">
        <w:rPr>
          <w:rFonts w:ascii="Times New Roman" w:eastAsia="Times New Roman" w:hAnsi="Times New Roman" w:cs="Times New Roman"/>
          <w:sz w:val="24"/>
          <w:szCs w:val="24"/>
        </w:rPr>
        <w:t xml:space="preserve">even when </w:t>
      </w:r>
      <w:r w:rsidRPr="00004C95">
        <w:rPr>
          <w:rFonts w:ascii="Times New Roman" w:eastAsia="Times New Roman" w:hAnsi="Times New Roman" w:cs="Times New Roman"/>
          <w:sz w:val="24"/>
          <w:szCs w:val="24"/>
        </w:rPr>
        <w:t xml:space="preserve">sampling only a few years after an event. </w:t>
      </w:r>
      <w:commentRangeStart w:id="61"/>
      <w:r w:rsidRPr="00004C95">
        <w:rPr>
          <w:rFonts w:ascii="Times New Roman" w:eastAsia="Times New Roman" w:hAnsi="Times New Roman" w:cs="Times New Roman"/>
          <w:sz w:val="24"/>
          <w:szCs w:val="24"/>
        </w:rPr>
        <w:t xml:space="preserve">This </w:t>
      </w:r>
      <w:commentRangeEnd w:id="61"/>
      <w:r w:rsidR="00312F87" w:rsidRPr="00004C95">
        <w:rPr>
          <w:rStyle w:val="Marquedecommentaire"/>
        </w:rPr>
        <w:commentReference w:id="61"/>
      </w:r>
      <w:r w:rsidRPr="00004C95">
        <w:rPr>
          <w:rFonts w:ascii="Times New Roman" w:eastAsia="Times New Roman" w:hAnsi="Times New Roman" w:cs="Times New Roman"/>
          <w:sz w:val="24"/>
          <w:szCs w:val="24"/>
        </w:rPr>
        <w:t xml:space="preserve">has serious implications: </w:t>
      </w:r>
      <w:del w:id="62" w:author="Patrick" w:date="2020-11-20T11:58:00Z">
        <w:r w:rsidRPr="00004C95" w:rsidDel="00312F87">
          <w:rPr>
            <w:rFonts w:ascii="Times New Roman" w:eastAsia="Times New Roman" w:hAnsi="Times New Roman" w:cs="Times New Roman"/>
            <w:sz w:val="24"/>
            <w:szCs w:val="24"/>
          </w:rPr>
          <w:delText>i</w:delText>
        </w:r>
        <w:r w:rsidR="008F7B96" w:rsidRPr="00004C95" w:rsidDel="00312F87">
          <w:rPr>
            <w:rFonts w:ascii="Times New Roman" w:eastAsia="Times New Roman" w:hAnsi="Times New Roman" w:cs="Times New Roman"/>
            <w:sz w:val="24"/>
            <w:szCs w:val="24"/>
          </w:rPr>
          <w:delText>f</w:delText>
        </w:r>
        <w:r w:rsidRPr="00004C95" w:rsidDel="00312F87">
          <w:rPr>
            <w:rFonts w:ascii="Times New Roman" w:eastAsia="Times New Roman" w:hAnsi="Times New Roman" w:cs="Times New Roman"/>
            <w:sz w:val="24"/>
            <w:szCs w:val="24"/>
          </w:rPr>
          <w:delText xml:space="preserve"> </w:delText>
        </w:r>
        <w:commentRangeStart w:id="63"/>
        <w:r w:rsidRPr="00004C95" w:rsidDel="00312F87">
          <w:rPr>
            <w:rFonts w:ascii="Times New Roman" w:eastAsia="Times New Roman" w:hAnsi="Times New Roman" w:cs="Times New Roman"/>
            <w:sz w:val="24"/>
            <w:szCs w:val="24"/>
          </w:rPr>
          <w:delText xml:space="preserve">researchers </w:delText>
        </w:r>
        <w:commentRangeEnd w:id="63"/>
        <w:r w:rsidR="00312F87" w:rsidRPr="00004C95" w:rsidDel="00312F87">
          <w:rPr>
            <w:rStyle w:val="Marquedecommentaire"/>
          </w:rPr>
          <w:commentReference w:id="63"/>
        </w:r>
        <w:r w:rsidRPr="00004C95" w:rsidDel="00312F87">
          <w:rPr>
            <w:rFonts w:ascii="Times New Roman" w:eastAsia="Times New Roman" w:hAnsi="Times New Roman" w:cs="Times New Roman"/>
            <w:sz w:val="24"/>
            <w:szCs w:val="24"/>
          </w:rPr>
          <w:delText xml:space="preserve">are unaware of the dynamics of their system and </w:delText>
        </w:r>
      </w:del>
      <w:r w:rsidRPr="00004C95">
        <w:rPr>
          <w:rFonts w:ascii="Times New Roman" w:eastAsia="Times New Roman" w:hAnsi="Times New Roman" w:cs="Times New Roman"/>
          <w:sz w:val="24"/>
          <w:szCs w:val="24"/>
        </w:rPr>
        <w:t>arbitrar</w:t>
      </w:r>
      <w:del w:id="64" w:author="Patrick" w:date="2020-11-20T11:58:00Z">
        <w:r w:rsidRPr="00004C95" w:rsidDel="00312F87">
          <w:rPr>
            <w:rFonts w:ascii="Times New Roman" w:eastAsia="Times New Roman" w:hAnsi="Times New Roman" w:cs="Times New Roman"/>
            <w:sz w:val="24"/>
            <w:szCs w:val="24"/>
          </w:rPr>
          <w:delText>il</w:delText>
        </w:r>
      </w:del>
      <w:r w:rsidRPr="00004C95">
        <w:rPr>
          <w:rFonts w:ascii="Times New Roman" w:eastAsia="Times New Roman" w:hAnsi="Times New Roman" w:cs="Times New Roman"/>
          <w:sz w:val="24"/>
          <w:szCs w:val="24"/>
        </w:rPr>
        <w:t xml:space="preserve">y </w:t>
      </w:r>
      <w:del w:id="65" w:author="Patrick" w:date="2020-11-20T11:58:00Z">
        <w:r w:rsidRPr="00004C95" w:rsidDel="00312F87">
          <w:rPr>
            <w:rFonts w:ascii="Times New Roman" w:eastAsia="Times New Roman" w:hAnsi="Times New Roman" w:cs="Times New Roman"/>
            <w:sz w:val="24"/>
            <w:szCs w:val="24"/>
          </w:rPr>
          <w:delText xml:space="preserve">choose an </w:delText>
        </w:r>
      </w:del>
      <w:ins w:id="66" w:author="Patrick" w:date="2020-11-20T11:58:00Z">
        <w:r w:rsidR="00312F87" w:rsidRPr="00004C95">
          <w:rPr>
            <w:rFonts w:ascii="Times New Roman" w:eastAsia="Times New Roman" w:hAnsi="Times New Roman" w:cs="Times New Roman"/>
            <w:sz w:val="24"/>
            <w:szCs w:val="24"/>
          </w:rPr>
          <w:t xml:space="preserve">and potentially </w:t>
        </w:r>
      </w:ins>
      <w:r w:rsidRPr="00004C95">
        <w:rPr>
          <w:rFonts w:ascii="Times New Roman" w:eastAsia="Times New Roman" w:hAnsi="Times New Roman" w:cs="Times New Roman"/>
          <w:sz w:val="24"/>
          <w:szCs w:val="24"/>
        </w:rPr>
        <w:t xml:space="preserve">inappropriate </w:t>
      </w:r>
      <w:r w:rsidR="00520DE3"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threshold</w:t>
      </w:r>
      <w:ins w:id="67" w:author="Patrick" w:date="2020-11-20T11:58:00Z">
        <w:r w:rsidR="00312F87" w:rsidRPr="00004C95">
          <w:rPr>
            <w:rFonts w:ascii="Times New Roman" w:eastAsia="Times New Roman" w:hAnsi="Times New Roman" w:cs="Times New Roman"/>
            <w:sz w:val="24"/>
            <w:szCs w:val="24"/>
          </w:rPr>
          <w:t xml:space="preserve">s may result in </w:t>
        </w:r>
      </w:ins>
      <w:del w:id="68" w:author="Patrick" w:date="2020-11-20T11:58:00Z">
        <w:r w:rsidRPr="00004C95" w:rsidDel="00312F87">
          <w:rPr>
            <w:rFonts w:ascii="Times New Roman" w:eastAsia="Times New Roman" w:hAnsi="Times New Roman" w:cs="Times New Roman"/>
            <w:sz w:val="24"/>
            <w:szCs w:val="24"/>
          </w:rPr>
          <w:delText xml:space="preserve">, they might systematically spend a larger part of their </w:delText>
        </w:r>
      </w:del>
      <w:ins w:id="69" w:author="Patrick" w:date="2020-11-20T11:58:00Z">
        <w:r w:rsidR="00312F87" w:rsidRPr="00004C95">
          <w:rPr>
            <w:rFonts w:ascii="Times New Roman" w:eastAsia="Times New Roman" w:hAnsi="Times New Roman" w:cs="Times New Roman"/>
            <w:sz w:val="24"/>
            <w:szCs w:val="24"/>
          </w:rPr>
          <w:t xml:space="preserve">misallocation of </w:t>
        </w:r>
      </w:ins>
      <w:r w:rsidRPr="00004C95">
        <w:rPr>
          <w:rFonts w:ascii="Times New Roman" w:eastAsia="Times New Roman" w:hAnsi="Times New Roman" w:cs="Times New Roman"/>
          <w:sz w:val="24"/>
          <w:szCs w:val="24"/>
        </w:rPr>
        <w:t xml:space="preserve">resources </w:t>
      </w:r>
      <w:ins w:id="70" w:author="Patrick" w:date="2020-11-20T11:58:00Z">
        <w:r w:rsidR="00312F87" w:rsidRPr="00004C95">
          <w:rPr>
            <w:rFonts w:ascii="Times New Roman" w:eastAsia="Times New Roman" w:hAnsi="Times New Roman" w:cs="Times New Roman"/>
            <w:sz w:val="24"/>
            <w:szCs w:val="24"/>
          </w:rPr>
          <w:t xml:space="preserve">to </w:t>
        </w:r>
      </w:ins>
      <w:r w:rsidRPr="00004C95">
        <w:rPr>
          <w:rFonts w:ascii="Times New Roman" w:eastAsia="Times New Roman" w:hAnsi="Times New Roman" w:cs="Times New Roman"/>
          <w:sz w:val="24"/>
          <w:szCs w:val="24"/>
        </w:rPr>
        <w:t>monitoring or treating unaffected populations while missing some affected populations.</w:t>
      </w:r>
      <w:ins w:id="71" w:author="Patrick" w:date="2020-11-20T11:59:00Z">
        <w:r w:rsidR="00312F87" w:rsidRPr="00004C95">
          <w:rPr>
            <w:rFonts w:ascii="Times New Roman" w:eastAsia="Times New Roman" w:hAnsi="Times New Roman" w:cs="Times New Roman"/>
            <w:sz w:val="24"/>
            <w:szCs w:val="24"/>
          </w:rPr>
          <w:t xml:space="preserve"> </w:t>
        </w:r>
        <w:commentRangeStart w:id="72"/>
        <w:r w:rsidR="00312F87" w:rsidRPr="00004C95">
          <w:rPr>
            <w:rFonts w:ascii="Times New Roman" w:eastAsia="Times New Roman" w:hAnsi="Times New Roman" w:cs="Times New Roman"/>
            <w:sz w:val="24"/>
            <w:szCs w:val="24"/>
          </w:rPr>
          <w:t xml:space="preserve">In contrast… </w:t>
        </w:r>
        <w:commentRangeEnd w:id="72"/>
        <w:r w:rsidR="00312F87" w:rsidRPr="00004C95">
          <w:rPr>
            <w:rStyle w:val="Marquedecommentaire"/>
          </w:rPr>
          <w:commentReference w:id="72"/>
        </w:r>
      </w:ins>
    </w:p>
    <w:p w14:paraId="65798FC0" w14:textId="080DC544" w:rsidR="005D1254" w:rsidRDefault="005D1254" w:rsidP="00182E94">
      <w:pPr>
        <w:spacing w:after="240" w:line="276" w:lineRule="auto"/>
        <w:rPr>
          <w:rFonts w:ascii="Times New Roman" w:eastAsia="Times New Roman" w:hAnsi="Times New Roman" w:cs="Times New Roman"/>
          <w:sz w:val="24"/>
          <w:szCs w:val="24"/>
        </w:rPr>
      </w:pPr>
    </w:p>
    <w:p w14:paraId="13557B40" w14:textId="5D77C018" w:rsidR="005D1254" w:rsidRPr="00004C95" w:rsidRDefault="005D1254" w:rsidP="00182E94">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JUSTIFY 9 years</w:t>
      </w:r>
    </w:p>
    <w:p w14:paraId="202706C0" w14:textId="77777777" w:rsidR="00760250" w:rsidRPr="00004C95" w:rsidRDefault="00760250" w:rsidP="00182E94">
      <w:pPr>
        <w:pStyle w:val="Titre2"/>
        <w:spacing w:after="240" w:line="276" w:lineRule="auto"/>
        <w:rPr>
          <w:lang w:val="en-US"/>
        </w:rPr>
      </w:pPr>
      <w:r w:rsidRPr="00004C95">
        <w:rPr>
          <w:lang w:val="en-US"/>
        </w:rPr>
        <w:t>Empirical application of the method</w:t>
      </w:r>
    </w:p>
    <w:p w14:paraId="143ABE62" w14:textId="40E54932"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successfully applied TGI </w:t>
      </w:r>
      <w:r w:rsidR="00520DE3"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 xml:space="preserve">an empirical dataset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an endangered vertebrate</w:t>
      </w:r>
      <w:r w:rsidR="00520DE3" w:rsidRPr="00004C95">
        <w:rPr>
          <w:rFonts w:ascii="Times New Roman" w:eastAsia="Times New Roman" w:hAnsi="Times New Roman" w:cs="Times New Roman"/>
          <w:sz w:val="24"/>
          <w:szCs w:val="24"/>
        </w:rPr>
        <w:t>, the Northern tidewater goby,</w:t>
      </w:r>
      <w:r w:rsidRPr="00004C95">
        <w:rPr>
          <w:rFonts w:ascii="Times New Roman" w:eastAsia="Times New Roman" w:hAnsi="Times New Roman" w:cs="Times New Roman"/>
          <w:sz w:val="24"/>
          <w:szCs w:val="24"/>
        </w:rPr>
        <w:t xml:space="preserve"> for which temporal genetic change had been described but not tested</w:t>
      </w:r>
      <w:ins w:id="73" w:author="Patrick" w:date="2020-11-20T12:51:00Z">
        <w:r w:rsidR="008C196C" w:rsidRPr="00004C95">
          <w:rPr>
            <w:rFonts w:ascii="Times New Roman" w:eastAsia="Times New Roman" w:hAnsi="Times New Roman" w:cs="Times New Roman"/>
            <w:sz w:val="24"/>
            <w:szCs w:val="24"/>
          </w:rPr>
          <w:t xml:space="preserve"> (REF?)</w:t>
        </w:r>
      </w:ins>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The authors of the original publication hypothesized that one </w:t>
      </w:r>
      <w:r w:rsidR="00520DE3"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atypical </w:t>
      </w:r>
      <w:r w:rsidR="00520DE3"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change</w:t>
      </w:r>
      <w:del w:id="74" w:author="Patrick" w:date="2020-11-20T12:51:00Z">
        <w:r w:rsidRPr="00004C95" w:rsidDel="008C196C">
          <w:rPr>
            <w:rFonts w:ascii="Times New Roman" w:eastAsia="Times New Roman" w:hAnsi="Times New Roman" w:cs="Times New Roman"/>
            <w:sz w:val="24"/>
            <w:szCs w:val="24"/>
          </w:rPr>
          <w:delText>,</w:delText>
        </w:r>
      </w:del>
      <w:r w:rsidRPr="00004C95">
        <w:rPr>
          <w:rFonts w:ascii="Times New Roman" w:eastAsia="Times New Roman" w:hAnsi="Times New Roman" w:cs="Times New Roman"/>
          <w:sz w:val="24"/>
          <w:szCs w:val="24"/>
        </w:rPr>
        <w:t xml:space="preserve"> relative to the rest of the landscape</w:t>
      </w:r>
      <w:r w:rsidR="008F7B9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o</w:t>
      </w:r>
      <w:r w:rsidR="00520DE3" w:rsidRPr="00004C95">
        <w:rPr>
          <w:rFonts w:ascii="Times New Roman" w:eastAsia="Times New Roman" w:hAnsi="Times New Roman" w:cs="Times New Roman"/>
          <w:sz w:val="24"/>
          <w:szCs w:val="24"/>
        </w:rPr>
        <w:t xml:space="preserve">ur </w:t>
      </w:r>
      <w:r w:rsidRPr="00004C95">
        <w:rPr>
          <w:rFonts w:ascii="Times New Roman" w:eastAsia="Times New Roman" w:hAnsi="Times New Roman" w:cs="Times New Roman"/>
          <w:sz w:val="24"/>
          <w:szCs w:val="24"/>
        </w:rPr>
        <w:t xml:space="preserve">application of TGI supported </w:t>
      </w:r>
      <w:r w:rsidR="00520DE3" w:rsidRPr="00004C95">
        <w:rPr>
          <w:rFonts w:ascii="Times New Roman" w:eastAsia="Times New Roman" w:hAnsi="Times New Roman" w:cs="Times New Roman"/>
          <w:sz w:val="24"/>
          <w:szCs w:val="24"/>
        </w:rPr>
        <w:t>this hypothesis</w:t>
      </w:r>
      <w:r w:rsidRPr="00004C95">
        <w:rPr>
          <w:rFonts w:ascii="Times New Roman" w:eastAsia="Times New Roman" w:hAnsi="Times New Roman" w:cs="Times New Roman"/>
          <w:sz w:val="24"/>
          <w:szCs w:val="24"/>
        </w:rPr>
        <w:t xml:space="preserve">. We therefore </w:t>
      </w:r>
      <w:r w:rsidR="008F7B96" w:rsidRPr="00004C95">
        <w:rPr>
          <w:rFonts w:ascii="Times New Roman" w:eastAsia="Times New Roman" w:hAnsi="Times New Roman" w:cs="Times New Roman"/>
          <w:sz w:val="24"/>
          <w:szCs w:val="24"/>
        </w:rPr>
        <w:t>demonstrated that</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the straightforward TGI testing procedure can be used </w:t>
      </w:r>
      <w:r w:rsidRPr="00004C95">
        <w:rPr>
          <w:rFonts w:ascii="Times New Roman" w:eastAsia="Times New Roman" w:hAnsi="Times New Roman" w:cs="Times New Roman"/>
          <w:sz w:val="24"/>
          <w:szCs w:val="24"/>
        </w:rPr>
        <w:t xml:space="preserve">to strengthen the results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temporal genetic studies </w:t>
      </w:r>
      <w:r w:rsidR="00520DE3" w:rsidRPr="00004C95">
        <w:rPr>
          <w:rFonts w:ascii="Times New Roman" w:eastAsia="Times New Roman" w:hAnsi="Times New Roman" w:cs="Times New Roman"/>
          <w:sz w:val="24"/>
          <w:szCs w:val="24"/>
        </w:rPr>
        <w:t xml:space="preserve">that use </w:t>
      </w:r>
      <w:r w:rsidRPr="00004C95">
        <w:rPr>
          <w:rFonts w:ascii="Times New Roman" w:eastAsia="Times New Roman" w:hAnsi="Times New Roman" w:cs="Times New Roman"/>
          <w:sz w:val="24"/>
          <w:szCs w:val="24"/>
        </w:rPr>
        <w:t xml:space="preserve">repeated samples. </w:t>
      </w:r>
    </w:p>
    <w:p w14:paraId="069B7BA2" w14:textId="77777777" w:rsidR="00760250" w:rsidRPr="00004C95" w:rsidRDefault="00760250" w:rsidP="00182E94">
      <w:pPr>
        <w:pStyle w:val="Titre2"/>
        <w:spacing w:after="240" w:line="276" w:lineRule="auto"/>
        <w:rPr>
          <w:lang w:val="en-US"/>
        </w:rPr>
      </w:pPr>
      <w:r w:rsidRPr="00004C95">
        <w:rPr>
          <w:lang w:val="en-US"/>
        </w:rPr>
        <w:t xml:space="preserve">Considerations about the use of TGI </w:t>
      </w:r>
    </w:p>
    <w:p w14:paraId="1FC39A96" w14:textId="7C9371DF" w:rsidR="00CF7127" w:rsidRPr="00004C95" w:rsidRDefault="00760250" w:rsidP="00182E94">
      <w:pPr>
        <w:spacing w:after="240" w:line="276" w:lineRule="auto"/>
        <w:rPr>
          <w:rFonts w:ascii="Times New Roman" w:eastAsia="Times New Roman" w:hAnsi="Times New Roman" w:cs="Times New Roman"/>
          <w:sz w:val="24"/>
          <w:szCs w:val="24"/>
        </w:rPr>
      </w:pPr>
      <w:commentRangeStart w:id="75"/>
      <w:del w:id="76" w:author="Patrick" w:date="2020-11-20T12:52:00Z">
        <w:r w:rsidRPr="00004C95" w:rsidDel="008C196C">
          <w:rPr>
            <w:rFonts w:ascii="Times New Roman" w:eastAsia="Times New Roman" w:hAnsi="Times New Roman" w:cs="Times New Roman"/>
            <w:sz w:val="24"/>
            <w:szCs w:val="24"/>
          </w:rPr>
          <w:delText xml:space="preserve">Our TGI procedure has a demonstrated place in a researcher’s arsenal </w:delText>
        </w:r>
        <w:r w:rsidR="00520DE3" w:rsidRPr="00004C95" w:rsidDel="008C196C">
          <w:rPr>
            <w:rFonts w:ascii="Times New Roman" w:eastAsia="Times New Roman" w:hAnsi="Times New Roman" w:cs="Times New Roman"/>
            <w:sz w:val="24"/>
            <w:szCs w:val="24"/>
          </w:rPr>
          <w:delText xml:space="preserve">for </w:delText>
        </w:r>
        <w:r w:rsidRPr="00004C95" w:rsidDel="008C196C">
          <w:rPr>
            <w:rFonts w:ascii="Times New Roman" w:eastAsia="Times New Roman" w:hAnsi="Times New Roman" w:cs="Times New Roman"/>
            <w:sz w:val="24"/>
            <w:szCs w:val="24"/>
          </w:rPr>
          <w:delText>study</w:delText>
        </w:r>
        <w:r w:rsidR="00520DE3" w:rsidRPr="00004C95" w:rsidDel="008C196C">
          <w:rPr>
            <w:rFonts w:ascii="Times New Roman" w:eastAsia="Times New Roman" w:hAnsi="Times New Roman" w:cs="Times New Roman"/>
            <w:sz w:val="24"/>
            <w:szCs w:val="24"/>
          </w:rPr>
          <w:delText>ing</w:delText>
        </w:r>
        <w:r w:rsidRPr="00004C95" w:rsidDel="008C196C">
          <w:rPr>
            <w:rFonts w:ascii="Times New Roman" w:eastAsia="Times New Roman" w:hAnsi="Times New Roman" w:cs="Times New Roman"/>
            <w:sz w:val="24"/>
            <w:szCs w:val="24"/>
          </w:rPr>
          <w:delText xml:space="preserve"> genetic change, but there are </w:delText>
        </w:r>
        <w:r w:rsidR="00520DE3" w:rsidRPr="00004C95" w:rsidDel="008C196C">
          <w:rPr>
            <w:rFonts w:ascii="Times New Roman" w:eastAsia="Times New Roman" w:hAnsi="Times New Roman" w:cs="Times New Roman"/>
            <w:sz w:val="24"/>
            <w:szCs w:val="24"/>
          </w:rPr>
          <w:delText xml:space="preserve">still several </w:delText>
        </w:r>
        <w:r w:rsidRPr="00004C95" w:rsidDel="008C196C">
          <w:rPr>
            <w:rFonts w:ascii="Times New Roman" w:eastAsia="Times New Roman" w:hAnsi="Times New Roman" w:cs="Times New Roman"/>
            <w:sz w:val="24"/>
            <w:szCs w:val="24"/>
          </w:rPr>
          <w:delText xml:space="preserve">considerations </w:delText>
        </w:r>
        <w:r w:rsidR="00520DE3" w:rsidRPr="00004C95" w:rsidDel="008C196C">
          <w:rPr>
            <w:rFonts w:ascii="Times New Roman" w:eastAsia="Times New Roman" w:hAnsi="Times New Roman" w:cs="Times New Roman"/>
            <w:sz w:val="24"/>
            <w:szCs w:val="24"/>
          </w:rPr>
          <w:delText>for its effective use</w:delText>
        </w:r>
      </w:del>
      <w:commentRangeEnd w:id="75"/>
      <w:r w:rsidR="008C196C" w:rsidRPr="00004C95">
        <w:rPr>
          <w:rStyle w:val="Marquedecommentaire"/>
        </w:rPr>
        <w:commentReference w:id="75"/>
      </w:r>
      <w:del w:id="77" w:author="Patrick" w:date="2020-11-20T12:52:00Z">
        <w:r w:rsidRPr="00004C95" w:rsidDel="008C196C">
          <w:rPr>
            <w:rFonts w:ascii="Times New Roman" w:eastAsia="Times New Roman" w:hAnsi="Times New Roman" w:cs="Times New Roman"/>
            <w:sz w:val="24"/>
            <w:szCs w:val="24"/>
          </w:rPr>
          <w:delText xml:space="preserve">. </w:delText>
        </w:r>
      </w:del>
      <w:r w:rsidR="00CF7127" w:rsidRPr="00004C95">
        <w:rPr>
          <w:rFonts w:ascii="Times New Roman" w:eastAsia="Times New Roman" w:hAnsi="Times New Roman" w:cs="Times New Roman"/>
          <w:sz w:val="24"/>
          <w:szCs w:val="24"/>
        </w:rPr>
        <w:t xml:space="preserve">Different empirical datasets and research objectives may require TGI users to </w:t>
      </w:r>
      <w:del w:id="78" w:author="Patrick" w:date="2020-11-20T12:52:00Z">
        <w:r w:rsidR="00CF7127" w:rsidRPr="00004C95" w:rsidDel="008C196C">
          <w:rPr>
            <w:rFonts w:ascii="Times New Roman" w:eastAsia="Times New Roman" w:hAnsi="Times New Roman" w:cs="Times New Roman"/>
            <w:sz w:val="24"/>
            <w:szCs w:val="24"/>
          </w:rPr>
          <w:delText xml:space="preserve">tweak </w:delText>
        </w:r>
      </w:del>
      <w:commentRangeStart w:id="79"/>
      <w:ins w:id="80" w:author="Patrick" w:date="2020-11-20T12:52:00Z">
        <w:r w:rsidR="008C196C" w:rsidRPr="00004C95">
          <w:rPr>
            <w:rFonts w:ascii="Times New Roman" w:eastAsia="Times New Roman" w:hAnsi="Times New Roman" w:cs="Times New Roman"/>
            <w:sz w:val="24"/>
            <w:szCs w:val="24"/>
          </w:rPr>
          <w:t>customize</w:t>
        </w:r>
        <w:commentRangeEnd w:id="79"/>
        <w:r w:rsidR="008C196C" w:rsidRPr="00004C95">
          <w:rPr>
            <w:rStyle w:val="Marquedecommentaire"/>
          </w:rPr>
          <w:commentReference w:id="79"/>
        </w:r>
        <w:r w:rsidR="008C196C" w:rsidRPr="00004C95">
          <w:rPr>
            <w:rFonts w:ascii="Times New Roman" w:eastAsia="Times New Roman" w:hAnsi="Times New Roman" w:cs="Times New Roman"/>
            <w:sz w:val="24"/>
            <w:szCs w:val="24"/>
          </w:rPr>
          <w:t xml:space="preserve">? </w:t>
        </w:r>
      </w:ins>
      <w:r w:rsidR="00CF7127" w:rsidRPr="00004C95">
        <w:rPr>
          <w:rFonts w:ascii="Times New Roman" w:eastAsia="Times New Roman" w:hAnsi="Times New Roman" w:cs="Times New Roman"/>
          <w:sz w:val="24"/>
          <w:szCs w:val="24"/>
        </w:rPr>
        <w:t xml:space="preserve">our procedure, but the TGI function is transparent and flexible, and different permutation and genetic distance algorithms could easily be used by simply changing a few lines in the annotated TGI function provided in the supplementary material. </w:t>
      </w:r>
      <w:r w:rsidRPr="00004C95">
        <w:rPr>
          <w:rFonts w:ascii="Times New Roman" w:eastAsia="Times New Roman" w:hAnsi="Times New Roman" w:cs="Times New Roman"/>
          <w:sz w:val="24"/>
          <w:szCs w:val="24"/>
        </w:rPr>
        <w:t>TGI can also readily be used on other types of genetic</w:t>
      </w:r>
      <w:r w:rsidR="00CF7127" w:rsidRPr="00004C95">
        <w:rPr>
          <w:rFonts w:ascii="Times New Roman" w:eastAsia="Times New Roman" w:hAnsi="Times New Roman" w:cs="Times New Roman"/>
          <w:sz w:val="24"/>
          <w:szCs w:val="24"/>
        </w:rPr>
        <w:t xml:space="preserve"> data, such as microsatellites. TGI provides a robust statistical framework beyond arbitrarily comparing pairwise genetic differentiation, or node-based genetic diversity values.</w:t>
      </w:r>
    </w:p>
    <w:p w14:paraId="6AD960BE" w14:textId="44B0F7E4" w:rsidR="00D23160" w:rsidRPr="00004C95" w:rsidRDefault="00F0721A"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lastRenderedPageBreak/>
        <w:t xml:space="preserve">Despite these advantages, there are still several important considerations for the effective use of TGI. The implementation of TGI in new systems will ultimately be more successful if researchers have an </w:t>
      </w:r>
      <w:r w:rsidRPr="00004C95">
        <w:rPr>
          <w:rFonts w:ascii="Times New Roman" w:eastAsia="Times New Roman" w:hAnsi="Times New Roman" w:cs="Times New Roman"/>
          <w:i/>
          <w:iCs/>
          <w:sz w:val="24"/>
          <w:szCs w:val="24"/>
        </w:rPr>
        <w:t>a priori</w:t>
      </w:r>
      <w:r w:rsidRPr="00004C95">
        <w:rPr>
          <w:rFonts w:ascii="Times New Roman" w:eastAsia="Times New Roman" w:hAnsi="Times New Roman" w:cs="Times New Roman"/>
          <w:sz w:val="24"/>
          <w:szCs w:val="24"/>
        </w:rPr>
        <w:t xml:space="preserve"> understanding of the population dynamics of their system and the nature and scale of possible disturbances in their study area. Indeed, this prior knowledge could help researchers choose a range of significance thresholds appropriate to their study system. These values ultimately represent trade-offs in potential conservation costs, and it is therefore essential that researchers grasp their importance and choose these values deliberately. Stricter (lower) values for the TGI p-value threshold expectedly result in a lower FPR but may also result in a higher FNR (lower power). </w:t>
      </w:r>
      <w:r w:rsidRPr="00004C95">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commentRangeStart w:id="81"/>
      <w:r w:rsidRPr="00004C95">
        <w:rPr>
          <w:rFonts w:ascii="Times New Roman" w:hAnsi="Times New Roman" w:cs="Times New Roman"/>
          <w:sz w:val="24"/>
          <w:szCs w:val="24"/>
        </w:rPr>
        <w:t>systems</w:t>
      </w:r>
      <w:commentRangeEnd w:id="81"/>
      <w:r w:rsidR="008C196C" w:rsidRPr="00004C95">
        <w:rPr>
          <w:rStyle w:val="Marquedecommentaire"/>
        </w:rPr>
        <w:commentReference w:id="81"/>
      </w:r>
      <w:r w:rsidRPr="00004C95">
        <w:rPr>
          <w:rFonts w:ascii="Times New Roman" w:hAnsi="Times New Roman" w:cs="Times New Roman"/>
          <w:sz w:val="24"/>
          <w:szCs w:val="24"/>
        </w:rPr>
        <w:t xml:space="preserve">. </w:t>
      </w:r>
      <w:r w:rsidRPr="00004C95">
        <w:rPr>
          <w:rFonts w:ascii="Times New Roman" w:eastAsia="Times New Roman" w:hAnsi="Times New Roman" w:cs="Times New Roman"/>
          <w:sz w:val="24"/>
          <w:szCs w:val="24"/>
        </w:rPr>
        <w:t>For example,</w:t>
      </w:r>
      <w:r w:rsidRPr="00004C95">
        <w:rPr>
          <w:rFonts w:ascii="Times New Roman" w:eastAsia="Times New Roman" w:hAnsi="Times New Roman" w:cs="Times New Roman"/>
          <w:i/>
          <w:sz w:val="24"/>
          <w:szCs w:val="24"/>
        </w:rPr>
        <w:t xml:space="preserve"> </w:t>
      </w:r>
      <w:ins w:id="82" w:author="Patrick" w:date="2020-11-20T12:52:00Z">
        <w:r w:rsidR="008C196C" w:rsidRPr="00004C95">
          <w:rPr>
            <w:rFonts w:ascii="Times New Roman" w:eastAsia="Times New Roman" w:hAnsi="Times New Roman" w:cs="Times New Roman"/>
            <w:iCs/>
            <w:sz w:val="24"/>
            <w:szCs w:val="24"/>
          </w:rPr>
          <w:t>in</w:t>
        </w:r>
        <w:r w:rsidR="008C196C" w:rsidRPr="00004C95">
          <w:rPr>
            <w:rFonts w:ascii="Times New Roman" w:eastAsia="Times New Roman" w:hAnsi="Times New Roman" w:cs="Times New Roman"/>
            <w:i/>
            <w:sz w:val="24"/>
            <w:szCs w:val="24"/>
          </w:rPr>
          <w:t xml:space="preserve"> </w:t>
        </w:r>
      </w:ins>
      <w:r w:rsidRPr="00004C95">
        <w:rPr>
          <w:rFonts w:ascii="Times New Roman" w:eastAsia="Times New Roman" w:hAnsi="Times New Roman" w:cs="Times New Roman"/>
          <w:sz w:val="24"/>
          <w:szCs w:val="24"/>
        </w:rPr>
        <w:t xml:space="preserve">some </w:t>
      </w:r>
      <w:ins w:id="83" w:author="Patrick" w:date="2020-11-20T12:53:00Z">
        <w:r w:rsidR="008C196C" w:rsidRPr="00004C95">
          <w:rPr>
            <w:rFonts w:ascii="Times New Roman" w:eastAsia="Times New Roman" w:hAnsi="Times New Roman" w:cs="Times New Roman"/>
            <w:sz w:val="24"/>
            <w:szCs w:val="24"/>
          </w:rPr>
          <w:t xml:space="preserve">cases it may be desirable </w:t>
        </w:r>
      </w:ins>
      <w:del w:id="84" w:author="Patrick" w:date="2020-11-20T12:53:00Z">
        <w:r w:rsidRPr="00004C95" w:rsidDel="008C196C">
          <w:rPr>
            <w:rFonts w:ascii="Times New Roman" w:eastAsia="Times New Roman" w:hAnsi="Times New Roman" w:cs="Times New Roman"/>
            <w:sz w:val="24"/>
            <w:szCs w:val="24"/>
          </w:rPr>
          <w:delText xml:space="preserve">researchers may wish </w:delText>
        </w:r>
      </w:del>
      <w:r w:rsidRPr="00004C95">
        <w:rPr>
          <w:rFonts w:ascii="Times New Roman" w:eastAsia="Times New Roman" w:hAnsi="Times New Roman" w:cs="Times New Roman"/>
          <w:sz w:val="24"/>
          <w:szCs w:val="24"/>
        </w:rPr>
        <w:t xml:space="preserve">to </w:t>
      </w:r>
      <w:del w:id="85" w:author="Patrick" w:date="2020-11-20T12:53:00Z">
        <w:r w:rsidRPr="00004C95" w:rsidDel="008C196C">
          <w:rPr>
            <w:rFonts w:ascii="Times New Roman" w:eastAsia="Times New Roman" w:hAnsi="Times New Roman" w:cs="Times New Roman"/>
            <w:sz w:val="24"/>
            <w:szCs w:val="24"/>
          </w:rPr>
          <w:delText xml:space="preserve">prioritize </w:delText>
        </w:r>
      </w:del>
      <w:ins w:id="86" w:author="Patrick" w:date="2020-11-20T12:53:00Z">
        <w:r w:rsidR="008C196C" w:rsidRPr="00004C95">
          <w:rPr>
            <w:rFonts w:ascii="Times New Roman" w:eastAsia="Times New Roman" w:hAnsi="Times New Roman" w:cs="Times New Roman"/>
            <w:sz w:val="24"/>
            <w:szCs w:val="24"/>
          </w:rPr>
          <w:t xml:space="preserve">minimize </w:t>
        </w:r>
      </w:ins>
      <w:del w:id="87" w:author="Patrick" w:date="2020-11-20T12:53:00Z">
        <w:r w:rsidRPr="00004C95" w:rsidDel="008C196C">
          <w:rPr>
            <w:rFonts w:ascii="Times New Roman" w:eastAsia="Times New Roman" w:hAnsi="Times New Roman" w:cs="Times New Roman"/>
            <w:sz w:val="24"/>
            <w:szCs w:val="24"/>
          </w:rPr>
          <w:delText xml:space="preserve">avoiding </w:delText>
        </w:r>
      </w:del>
      <w:r w:rsidRPr="00004C95">
        <w:rPr>
          <w:rFonts w:ascii="Times New Roman" w:eastAsia="Times New Roman" w:hAnsi="Times New Roman" w:cs="Times New Roman"/>
          <w:sz w:val="24"/>
          <w:szCs w:val="24"/>
        </w:rPr>
        <w:t xml:space="preserve">false negatives </w:t>
      </w:r>
      <w:ins w:id="88" w:author="Patrick" w:date="2020-11-20T12:53:00Z">
        <w:r w:rsidR="008C196C" w:rsidRPr="00004C95">
          <w:rPr>
            <w:rFonts w:ascii="Times New Roman" w:eastAsia="Times New Roman" w:hAnsi="Times New Roman" w:cs="Times New Roman"/>
            <w:sz w:val="24"/>
            <w:szCs w:val="24"/>
          </w:rPr>
          <w:t xml:space="preserve">relative to </w:t>
        </w:r>
      </w:ins>
      <w:del w:id="89" w:author="Patrick" w:date="2020-11-20T12:53:00Z">
        <w:r w:rsidRPr="00004C95" w:rsidDel="008C196C">
          <w:rPr>
            <w:rFonts w:ascii="Times New Roman" w:eastAsia="Times New Roman" w:hAnsi="Times New Roman" w:cs="Times New Roman"/>
            <w:sz w:val="24"/>
            <w:szCs w:val="24"/>
          </w:rPr>
          <w:delText xml:space="preserve">rather than </w:delText>
        </w:r>
      </w:del>
      <w:r w:rsidRPr="00004C95">
        <w:rPr>
          <w:rFonts w:ascii="Times New Roman" w:eastAsia="Times New Roman" w:hAnsi="Times New Roman" w:cs="Times New Roman"/>
          <w:sz w:val="24"/>
          <w:szCs w:val="24"/>
        </w:rPr>
        <w:t xml:space="preserve">false positives – thus ensuring that we detect all the affected populations no matter the cost of detecting, and therefore monitoring and preserving, some populations which do not need preservation. </w:t>
      </w:r>
    </w:p>
    <w:p w14:paraId="46805735" w14:textId="7CA1701F" w:rsidR="00F0721A" w:rsidRPr="00004C95" w:rsidDel="008C196C" w:rsidRDefault="00F0721A" w:rsidP="00182E94">
      <w:pPr>
        <w:spacing w:after="240" w:line="276" w:lineRule="auto"/>
        <w:rPr>
          <w:del w:id="90" w:author="Patrick" w:date="2020-11-20T12:54:00Z"/>
          <w:rFonts w:ascii="Times New Roman" w:eastAsia="Times New Roman" w:hAnsi="Times New Roman" w:cs="Times New Roman"/>
          <w:sz w:val="24"/>
          <w:szCs w:val="24"/>
        </w:rPr>
      </w:pPr>
      <w:del w:id="91" w:author="Patrick" w:date="2020-11-20T12:54:00Z">
        <w:r w:rsidRPr="00004C95" w:rsidDel="008C196C">
          <w:rPr>
            <w:rFonts w:ascii="Times New Roman" w:eastAsia="Times New Roman" w:hAnsi="Times New Roman" w:cs="Times New Roman"/>
            <w:sz w:val="24"/>
            <w:szCs w:val="24"/>
          </w:rPr>
          <w:delText xml:space="preserve">As we have demonstrated in this study, simulation is a powerful tool for investigating how demography and spatial context influence population genetic dynamics </w:delText>
        </w:r>
        <w:r w:rsidRPr="00004C95" w:rsidDel="008C196C">
          <w:rPr>
            <w:rFonts w:ascii="Times New Roman" w:eastAsia="Times New Roman" w:hAnsi="Times New Roman" w:cs="Times New Roman"/>
            <w:sz w:val="24"/>
            <w:szCs w:val="24"/>
          </w:rPr>
          <w:fldChar w:fldCharType="begin" w:fldLock="1"/>
        </w:r>
        <w:r w:rsidRPr="00004C95" w:rsidDel="008C196C">
          <w:rPr>
            <w:rFonts w:ascii="Times New Roman" w:eastAsia="Times New Roman" w:hAnsi="Times New Roman" w:cs="Times New Roman"/>
            <w:sz w:val="24"/>
            <w:szCs w:val="24"/>
          </w:rPr>
          <w:del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delInstrText>
        </w:r>
        <w:r w:rsidRPr="00004C95" w:rsidDel="008C196C">
          <w:rPr>
            <w:rFonts w:ascii="Times New Roman" w:eastAsia="Times New Roman" w:hAnsi="Times New Roman" w:cs="Times New Roman"/>
            <w:sz w:val="24"/>
            <w:szCs w:val="24"/>
          </w:rPr>
          <w:fldChar w:fldCharType="separate"/>
        </w:r>
        <w:r w:rsidRPr="00004C95" w:rsidDel="008C196C">
          <w:rPr>
            <w:rFonts w:ascii="Times New Roman" w:eastAsia="Times New Roman" w:hAnsi="Times New Roman" w:cs="Times New Roman"/>
            <w:noProof/>
            <w:sz w:val="24"/>
            <w:szCs w:val="24"/>
          </w:rPr>
          <w:delText>(Epperson et al., 2010)</w:delText>
        </w:r>
        <w:r w:rsidRPr="00004C95" w:rsidDel="008C196C">
          <w:rPr>
            <w:rFonts w:ascii="Times New Roman" w:eastAsia="Times New Roman" w:hAnsi="Times New Roman" w:cs="Times New Roman"/>
            <w:sz w:val="24"/>
            <w:szCs w:val="24"/>
          </w:rPr>
          <w:fldChar w:fldCharType="end"/>
        </w:r>
        <w:r w:rsidRPr="00004C95" w:rsidDel="008C196C">
          <w:rPr>
            <w:rFonts w:ascii="Times New Roman" w:eastAsia="Times New Roman" w:hAnsi="Times New Roman" w:cs="Times New Roman"/>
            <w:sz w:val="24"/>
            <w:szCs w:val="24"/>
          </w:rPr>
          <w:delText xml:space="preserve">, and simulations can be used to help identify appropriate threshold values. Several programs, including </w:delText>
        </w:r>
        <w:r w:rsidRPr="00004C95" w:rsidDel="008C196C">
          <w:rPr>
            <w:rFonts w:ascii="Times New Roman" w:eastAsia="Times New Roman" w:hAnsi="Times New Roman" w:cs="Times New Roman"/>
            <w:i/>
            <w:sz w:val="24"/>
            <w:szCs w:val="24"/>
          </w:rPr>
          <w:delText>CDMetaPOP</w:delText>
        </w:r>
        <w:r w:rsidRPr="00004C95" w:rsidDel="008C196C">
          <w:rPr>
            <w:rFonts w:ascii="Times New Roman" w:eastAsia="Times New Roman" w:hAnsi="Times New Roman" w:cs="Times New Roman"/>
            <w:sz w:val="24"/>
            <w:szCs w:val="24"/>
          </w:rPr>
          <w:delText xml:space="preserve"> </w:delText>
        </w:r>
        <w:r w:rsidRPr="00004C95" w:rsidDel="008C196C">
          <w:rPr>
            <w:rFonts w:ascii="Times New Roman" w:eastAsia="Times New Roman" w:hAnsi="Times New Roman" w:cs="Times New Roman"/>
            <w:sz w:val="24"/>
            <w:szCs w:val="24"/>
          </w:rPr>
          <w:fldChar w:fldCharType="begin" w:fldLock="1"/>
        </w:r>
        <w:r w:rsidRPr="00004C95" w:rsidDel="008C196C">
          <w:rPr>
            <w:rFonts w:ascii="Times New Roman" w:eastAsia="Times New Roman" w:hAnsi="Times New Roman" w:cs="Times New Roman"/>
            <w:sz w:val="24"/>
            <w:szCs w:val="24"/>
          </w:rPr>
          <w:del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delInstrText>
        </w:r>
        <w:r w:rsidRPr="00004C95" w:rsidDel="008C196C">
          <w:rPr>
            <w:rFonts w:ascii="Times New Roman" w:eastAsia="Times New Roman" w:hAnsi="Times New Roman" w:cs="Times New Roman"/>
            <w:sz w:val="24"/>
            <w:szCs w:val="24"/>
          </w:rPr>
          <w:fldChar w:fldCharType="separate"/>
        </w:r>
        <w:r w:rsidRPr="00004C95" w:rsidDel="008C196C">
          <w:rPr>
            <w:rFonts w:ascii="Times New Roman" w:eastAsia="Times New Roman" w:hAnsi="Times New Roman" w:cs="Times New Roman"/>
            <w:noProof/>
            <w:sz w:val="24"/>
            <w:szCs w:val="24"/>
          </w:rPr>
          <w:delText>(Landguth, Bearlin, et al., 2017)</w:delText>
        </w:r>
        <w:r w:rsidRPr="00004C95" w:rsidDel="008C196C">
          <w:rPr>
            <w:rFonts w:ascii="Times New Roman" w:eastAsia="Times New Roman" w:hAnsi="Times New Roman" w:cs="Times New Roman"/>
            <w:sz w:val="24"/>
            <w:szCs w:val="24"/>
          </w:rPr>
          <w:fldChar w:fldCharType="end"/>
        </w:r>
        <w:r w:rsidRPr="00004C95" w:rsidDel="008C196C">
          <w:rPr>
            <w:rFonts w:ascii="Times New Roman" w:eastAsia="Times New Roman" w:hAnsi="Times New Roman" w:cs="Times New Roman"/>
            <w:sz w:val="24"/>
            <w:szCs w:val="24"/>
          </w:rPr>
          <w:delText xml:space="preserve">, </w:delText>
        </w:r>
        <w:r w:rsidRPr="00004C95" w:rsidDel="008C196C">
          <w:rPr>
            <w:rFonts w:ascii="Times New Roman" w:eastAsia="Times New Roman" w:hAnsi="Times New Roman" w:cs="Times New Roman"/>
            <w:i/>
            <w:sz w:val="24"/>
            <w:szCs w:val="24"/>
          </w:rPr>
          <w:delText>Nemo</w:delText>
        </w:r>
        <w:r w:rsidRPr="00004C95" w:rsidDel="008C196C">
          <w:rPr>
            <w:rFonts w:ascii="Times New Roman" w:eastAsia="Times New Roman" w:hAnsi="Times New Roman" w:cs="Times New Roman"/>
            <w:sz w:val="24"/>
            <w:szCs w:val="24"/>
          </w:rPr>
          <w:delText xml:space="preserve"> </w:delText>
        </w:r>
        <w:r w:rsidRPr="00004C95" w:rsidDel="008C196C">
          <w:rPr>
            <w:rFonts w:ascii="Times New Roman" w:eastAsia="Times New Roman" w:hAnsi="Times New Roman" w:cs="Times New Roman"/>
            <w:sz w:val="24"/>
            <w:szCs w:val="24"/>
          </w:rPr>
          <w:fldChar w:fldCharType="begin" w:fldLock="1"/>
        </w:r>
        <w:r w:rsidRPr="00004C95" w:rsidDel="008C196C">
          <w:rPr>
            <w:rFonts w:ascii="Times New Roman" w:eastAsia="Times New Roman" w:hAnsi="Times New Roman" w:cs="Times New Roman"/>
            <w:sz w:val="24"/>
            <w:szCs w:val="24"/>
          </w:rPr>
          <w:del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delInstrText>
        </w:r>
        <w:r w:rsidRPr="00004C95" w:rsidDel="008C196C">
          <w:rPr>
            <w:rFonts w:ascii="Times New Roman" w:eastAsia="Times New Roman" w:hAnsi="Times New Roman" w:cs="Times New Roman"/>
            <w:sz w:val="24"/>
            <w:szCs w:val="24"/>
          </w:rPr>
          <w:fldChar w:fldCharType="separate"/>
        </w:r>
        <w:r w:rsidRPr="00004C95" w:rsidDel="008C196C">
          <w:rPr>
            <w:rFonts w:ascii="Times New Roman" w:eastAsia="Times New Roman" w:hAnsi="Times New Roman" w:cs="Times New Roman"/>
            <w:noProof/>
            <w:sz w:val="24"/>
            <w:szCs w:val="24"/>
          </w:rPr>
          <w:delText>(Guillaume &amp; Rougemont, 2006)</w:delText>
        </w:r>
        <w:r w:rsidRPr="00004C95" w:rsidDel="008C196C">
          <w:rPr>
            <w:rFonts w:ascii="Times New Roman" w:eastAsia="Times New Roman" w:hAnsi="Times New Roman" w:cs="Times New Roman"/>
            <w:sz w:val="24"/>
            <w:szCs w:val="24"/>
          </w:rPr>
          <w:fldChar w:fldCharType="end"/>
        </w:r>
        <w:r w:rsidRPr="00004C95" w:rsidDel="008C196C">
          <w:rPr>
            <w:rFonts w:ascii="Times New Roman" w:eastAsia="Times New Roman" w:hAnsi="Times New Roman" w:cs="Times New Roman"/>
            <w:sz w:val="24"/>
            <w:szCs w:val="24"/>
          </w:rPr>
          <w:delText xml:space="preserve">, </w:delText>
        </w:r>
        <w:r w:rsidRPr="00004C95" w:rsidDel="008C196C">
          <w:rPr>
            <w:rFonts w:ascii="Times New Roman" w:eastAsia="Times New Roman" w:hAnsi="Times New Roman" w:cs="Times New Roman"/>
            <w:i/>
            <w:sz w:val="24"/>
            <w:szCs w:val="24"/>
          </w:rPr>
          <w:delText>SPLATCHE</w:delText>
        </w:r>
        <w:r w:rsidRPr="00004C95" w:rsidDel="008C196C">
          <w:rPr>
            <w:rFonts w:ascii="Times New Roman" w:eastAsia="Times New Roman" w:hAnsi="Times New Roman" w:cs="Times New Roman"/>
            <w:sz w:val="24"/>
            <w:szCs w:val="24"/>
          </w:rPr>
          <w:delText xml:space="preserve"> </w:delText>
        </w:r>
        <w:r w:rsidRPr="00004C95" w:rsidDel="008C196C">
          <w:rPr>
            <w:rFonts w:ascii="Times New Roman" w:eastAsia="Times New Roman" w:hAnsi="Times New Roman" w:cs="Times New Roman"/>
            <w:sz w:val="24"/>
            <w:szCs w:val="24"/>
          </w:rPr>
          <w:fldChar w:fldCharType="begin" w:fldLock="1"/>
        </w:r>
        <w:r w:rsidRPr="00004C95" w:rsidDel="008C196C">
          <w:rPr>
            <w:rFonts w:ascii="Times New Roman" w:eastAsia="Times New Roman" w:hAnsi="Times New Roman" w:cs="Times New Roman"/>
            <w:sz w:val="24"/>
            <w:szCs w:val="24"/>
          </w:rPr>
          <w:del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delInstrText>
        </w:r>
        <w:r w:rsidRPr="00004C95" w:rsidDel="008C196C">
          <w:rPr>
            <w:rFonts w:ascii="Times New Roman" w:eastAsia="Times New Roman" w:hAnsi="Times New Roman" w:cs="Times New Roman"/>
            <w:sz w:val="24"/>
            <w:szCs w:val="24"/>
          </w:rPr>
          <w:fldChar w:fldCharType="separate"/>
        </w:r>
        <w:r w:rsidRPr="00004C95" w:rsidDel="008C196C">
          <w:rPr>
            <w:rFonts w:ascii="Times New Roman" w:eastAsia="Times New Roman" w:hAnsi="Times New Roman" w:cs="Times New Roman"/>
            <w:noProof/>
            <w:sz w:val="24"/>
            <w:szCs w:val="24"/>
          </w:rPr>
          <w:delText>(Currat, Ray, &amp; Excoffier, 2004)</w:delText>
        </w:r>
        <w:r w:rsidRPr="00004C95" w:rsidDel="008C196C">
          <w:rPr>
            <w:rFonts w:ascii="Times New Roman" w:eastAsia="Times New Roman" w:hAnsi="Times New Roman" w:cs="Times New Roman"/>
            <w:sz w:val="24"/>
            <w:szCs w:val="24"/>
          </w:rPr>
          <w:fldChar w:fldCharType="end"/>
        </w:r>
        <w:r w:rsidRPr="00004C95" w:rsidDel="008C196C">
          <w:rPr>
            <w:rFonts w:ascii="Times New Roman" w:eastAsia="Times New Roman" w:hAnsi="Times New Roman" w:cs="Times New Roman"/>
            <w:sz w:val="24"/>
            <w:szCs w:val="24"/>
          </w:rPr>
          <w:delText xml:space="preserve">, and </w:delText>
        </w:r>
        <w:r w:rsidRPr="00004C95" w:rsidDel="008C196C">
          <w:rPr>
            <w:rFonts w:ascii="Times New Roman" w:eastAsia="Times New Roman" w:hAnsi="Times New Roman" w:cs="Times New Roman"/>
            <w:i/>
            <w:sz w:val="24"/>
            <w:szCs w:val="24"/>
          </w:rPr>
          <w:delText>SLIM</w:delText>
        </w:r>
        <w:r w:rsidRPr="00004C95" w:rsidDel="008C196C">
          <w:rPr>
            <w:rFonts w:ascii="Times New Roman" w:eastAsia="Times New Roman" w:hAnsi="Times New Roman" w:cs="Times New Roman"/>
            <w:sz w:val="24"/>
            <w:szCs w:val="24"/>
          </w:rPr>
          <w:delText xml:space="preserve"> </w:delText>
        </w:r>
        <w:r w:rsidRPr="00004C95" w:rsidDel="008C196C">
          <w:rPr>
            <w:rFonts w:ascii="Times New Roman" w:eastAsia="Times New Roman" w:hAnsi="Times New Roman" w:cs="Times New Roman"/>
            <w:sz w:val="24"/>
            <w:szCs w:val="24"/>
          </w:rPr>
          <w:fldChar w:fldCharType="begin" w:fldLock="1"/>
        </w:r>
        <w:r w:rsidRPr="00004C95" w:rsidDel="008C196C">
          <w:rPr>
            <w:rFonts w:ascii="Times New Roman" w:eastAsia="Times New Roman" w:hAnsi="Times New Roman" w:cs="Times New Roman"/>
            <w:sz w:val="24"/>
            <w:szCs w:val="24"/>
          </w:rPr>
          <w:del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delInstrText>
        </w:r>
        <w:r w:rsidRPr="00004C95" w:rsidDel="008C196C">
          <w:rPr>
            <w:rFonts w:ascii="Times New Roman" w:eastAsia="Times New Roman" w:hAnsi="Times New Roman" w:cs="Times New Roman"/>
            <w:sz w:val="24"/>
            <w:szCs w:val="24"/>
          </w:rPr>
          <w:fldChar w:fldCharType="separate"/>
        </w:r>
        <w:r w:rsidRPr="00004C95" w:rsidDel="008C196C">
          <w:rPr>
            <w:rFonts w:ascii="Times New Roman" w:eastAsia="Times New Roman" w:hAnsi="Times New Roman" w:cs="Times New Roman"/>
            <w:noProof/>
            <w:sz w:val="24"/>
            <w:szCs w:val="24"/>
          </w:rPr>
          <w:delText>(Haller &amp; Messer, 2019)</w:delText>
        </w:r>
        <w:r w:rsidRPr="00004C95" w:rsidDel="008C196C">
          <w:rPr>
            <w:rFonts w:ascii="Times New Roman" w:eastAsia="Times New Roman" w:hAnsi="Times New Roman" w:cs="Times New Roman"/>
            <w:sz w:val="24"/>
            <w:szCs w:val="24"/>
          </w:rPr>
          <w:fldChar w:fldCharType="end"/>
        </w:r>
        <w:r w:rsidRPr="00004C95" w:rsidDel="008C196C">
          <w:rPr>
            <w:rFonts w:ascii="Times New Roman" w:eastAsia="Times New Roman" w:hAnsi="Times New Roman" w:cs="Times New Roman"/>
            <w:sz w:val="24"/>
            <w:szCs w:val="24"/>
          </w:rPr>
          <w:delText>, provide flexible and sophisticated ways to implement such simulations. We expect greater sensitivity to threshold selection in systems that exhibit dramatic demographic fluctuations, as is the case for outbreaking or invasive species. Those systems would therefore benefit from a simulation study designed to systematically identify the most appropriate threshold for the analysis of empirical data, rather than reliance on an arbitrary threshold.</w:delText>
        </w:r>
      </w:del>
    </w:p>
    <w:p w14:paraId="31E32012" w14:textId="4BA4BBB0"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was not designed as an alternative </w:t>
      </w:r>
      <w:del w:id="92" w:author="Patrick" w:date="2020-11-20T12:54:00Z">
        <w:r w:rsidRPr="00004C95" w:rsidDel="008C196C">
          <w:rPr>
            <w:rFonts w:ascii="Times New Roman" w:eastAsia="Times New Roman" w:hAnsi="Times New Roman" w:cs="Times New Roman"/>
            <w:sz w:val="24"/>
            <w:szCs w:val="24"/>
          </w:rPr>
          <w:delText xml:space="preserve">to </w:delText>
        </w:r>
        <w:r w:rsidR="00520DE3" w:rsidRPr="00004C95" w:rsidDel="008C196C">
          <w:rPr>
            <w:rFonts w:ascii="Times New Roman" w:eastAsia="Times New Roman" w:hAnsi="Times New Roman" w:cs="Times New Roman"/>
            <w:sz w:val="24"/>
            <w:szCs w:val="24"/>
          </w:rPr>
          <w:delText xml:space="preserve">the </w:delText>
        </w:r>
        <w:r w:rsidRPr="00004C95" w:rsidDel="008C196C">
          <w:rPr>
            <w:rFonts w:ascii="Times New Roman" w:eastAsia="Times New Roman" w:hAnsi="Times New Roman" w:cs="Times New Roman"/>
            <w:sz w:val="24"/>
            <w:szCs w:val="24"/>
          </w:rPr>
          <w:delText xml:space="preserve">sophisticated and well-established methods </w:delText>
        </w:r>
      </w:del>
      <w:r w:rsidR="00520DE3"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infer</w:t>
      </w:r>
      <w:r w:rsidR="00520DE3" w:rsidRPr="00004C95">
        <w:rPr>
          <w:rFonts w:ascii="Times New Roman" w:eastAsia="Times New Roman" w:hAnsi="Times New Roman" w:cs="Times New Roman"/>
          <w:sz w:val="24"/>
          <w:szCs w:val="24"/>
        </w:rPr>
        <w:t>ring</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demographic history </w:t>
      </w:r>
      <w:r w:rsidRPr="00004C95">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004C95">
        <w:rPr>
          <w:rFonts w:ascii="Times New Roman" w:eastAsia="Times New Roman" w:hAnsi="Times New Roman" w:cs="Times New Roman"/>
          <w:sz w:val="24"/>
          <w:szCs w:val="24"/>
        </w:rPr>
        <w:t xml:space="preserve">collecting </w:t>
      </w:r>
      <w:r w:rsidRPr="00004C95">
        <w:rPr>
          <w:rFonts w:ascii="Times New Roman" w:eastAsia="Times New Roman" w:hAnsi="Times New Roman" w:cs="Times New Roman"/>
          <w:sz w:val="24"/>
          <w:szCs w:val="24"/>
        </w:rPr>
        <w:t>repeated samples fr</w:t>
      </w:r>
      <w:r w:rsidR="00F76398" w:rsidRPr="00004C95">
        <w:rPr>
          <w:rFonts w:ascii="Times New Roman" w:eastAsia="Times New Roman" w:hAnsi="Times New Roman" w:cs="Times New Roman"/>
          <w:sz w:val="24"/>
          <w:szCs w:val="24"/>
        </w:rPr>
        <w:t>om</w:t>
      </w:r>
      <w:r w:rsidRPr="00004C95">
        <w:rPr>
          <w:rFonts w:ascii="Times New Roman" w:eastAsia="Times New Roman" w:hAnsi="Times New Roman" w:cs="Times New Roman"/>
          <w:sz w:val="24"/>
          <w:szCs w:val="24"/>
        </w:rPr>
        <w:t xml:space="preserve"> non-model organisms with limited genotypic information, </w:t>
      </w:r>
      <w:r w:rsidR="00F76398" w:rsidRPr="00004C95">
        <w:rPr>
          <w:rFonts w:ascii="Times New Roman" w:eastAsia="Times New Roman" w:hAnsi="Times New Roman" w:cs="Times New Roman"/>
          <w:sz w:val="24"/>
          <w:szCs w:val="24"/>
        </w:rPr>
        <w:t xml:space="preserve">and </w:t>
      </w:r>
      <w:r w:rsidR="00B96282" w:rsidRPr="00004C95">
        <w:rPr>
          <w:rFonts w:ascii="Times New Roman" w:eastAsia="Times New Roman" w:hAnsi="Times New Roman" w:cs="Times New Roman"/>
          <w:sz w:val="24"/>
          <w:szCs w:val="24"/>
        </w:rPr>
        <w:t>especially</w:t>
      </w:r>
      <w:r w:rsidR="00F76398" w:rsidRPr="00004C95">
        <w:rPr>
          <w:rFonts w:ascii="Times New Roman" w:eastAsia="Times New Roman" w:hAnsi="Times New Roman" w:cs="Times New Roman"/>
          <w:sz w:val="24"/>
          <w:szCs w:val="24"/>
        </w:rPr>
        <w:t xml:space="preserve"> teams </w:t>
      </w:r>
      <w:r w:rsidRPr="00004C95">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r w:rsidR="00F76398" w:rsidRPr="00004C95">
        <w:rPr>
          <w:rFonts w:ascii="Times New Roman" w:eastAsia="Times New Roman" w:hAnsi="Times New Roman" w:cs="Times New Roman"/>
          <w:sz w:val="24"/>
          <w:szCs w:val="24"/>
        </w:rPr>
        <w:t>factors that were not tested in our simulations, including</w:t>
      </w:r>
      <w:r w:rsidRPr="00004C95">
        <w:rPr>
          <w:rFonts w:ascii="Times New Roman" w:eastAsia="Times New Roman" w:hAnsi="Times New Roman" w:cs="Times New Roman"/>
          <w:sz w:val="24"/>
          <w:szCs w:val="24"/>
        </w:rPr>
        <w:t xml:space="preserve"> 1) </w:t>
      </w:r>
      <w:r w:rsidR="00F76398" w:rsidRPr="00004C95">
        <w:rPr>
          <w:rFonts w:ascii="Times New Roman" w:eastAsia="Times New Roman" w:hAnsi="Times New Roman" w:cs="Times New Roman"/>
          <w:sz w:val="24"/>
          <w:szCs w:val="24"/>
        </w:rPr>
        <w:t xml:space="preserve">the chosen </w:t>
      </w:r>
      <w:r w:rsidRPr="00004C95">
        <w:rPr>
          <w:rFonts w:ascii="Times New Roman" w:eastAsia="Times New Roman" w:hAnsi="Times New Roman" w:cs="Times New Roman"/>
          <w:sz w:val="24"/>
          <w:szCs w:val="24"/>
        </w:rPr>
        <w:t xml:space="preserve">genetic distance algorithm; 2) </w:t>
      </w:r>
      <w:commentRangeStart w:id="93"/>
      <w:r w:rsidRPr="00004C95">
        <w:rPr>
          <w:rFonts w:ascii="Times New Roman" w:eastAsia="Times New Roman" w:hAnsi="Times New Roman" w:cs="Times New Roman"/>
          <w:sz w:val="24"/>
          <w:szCs w:val="24"/>
        </w:rPr>
        <w:t xml:space="preserve">spatial </w:t>
      </w:r>
      <w:commentRangeEnd w:id="93"/>
      <w:r w:rsidR="008C196C" w:rsidRPr="00004C95">
        <w:rPr>
          <w:rStyle w:val="Marquedecommentaire"/>
        </w:rPr>
        <w:commentReference w:id="93"/>
      </w:r>
      <w:r w:rsidRPr="00004C95">
        <w:rPr>
          <w:rFonts w:ascii="Times New Roman" w:eastAsia="Times New Roman" w:hAnsi="Times New Roman" w:cs="Times New Roman"/>
          <w:sz w:val="24"/>
          <w:szCs w:val="24"/>
        </w:rPr>
        <w:t xml:space="preserve">autocorrelation in genetic legacies; 3) effective population size; and 4) spatial heterogeneity in landscape resistance to movement. </w:t>
      </w:r>
    </w:p>
    <w:p w14:paraId="1D46848E" w14:textId="77777777" w:rsidR="00760250" w:rsidRPr="00004C95" w:rsidRDefault="00760250" w:rsidP="00182E94">
      <w:pPr>
        <w:pStyle w:val="Titre2"/>
        <w:spacing w:after="240" w:line="276" w:lineRule="auto"/>
        <w:rPr>
          <w:lang w:val="en-US"/>
        </w:rPr>
      </w:pPr>
      <w:r w:rsidRPr="00004C95">
        <w:rPr>
          <w:lang w:val="en-US"/>
        </w:rPr>
        <w:t>Conclusions</w:t>
      </w:r>
    </w:p>
    <w:p w14:paraId="3557FF3F" w14:textId="0008E492" w:rsidR="00760250" w:rsidRPr="00004C95" w:rsidRDefault="00760250" w:rsidP="00182E94">
      <w:pPr>
        <w:spacing w:after="240" w:line="276" w:lineRule="auto"/>
        <w:rPr>
          <w:rFonts w:ascii="Times New Roman" w:eastAsia="Times New Roman" w:hAnsi="Times New Roman" w:cs="Times New Roman"/>
          <w:sz w:val="24"/>
          <w:szCs w:val="24"/>
        </w:rPr>
      </w:pPr>
      <w:commentRangeStart w:id="94"/>
      <w:r w:rsidRPr="00004C95">
        <w:rPr>
          <w:rFonts w:ascii="Times New Roman" w:eastAsia="Times New Roman" w:hAnsi="Times New Roman" w:cs="Times New Roman"/>
          <w:sz w:val="24"/>
          <w:szCs w:val="24"/>
        </w:rPr>
        <w:t>Identifying</w:t>
      </w:r>
      <w:commentRangeEnd w:id="94"/>
      <w:r w:rsidR="008C196C" w:rsidRPr="00004C95">
        <w:rPr>
          <w:rStyle w:val="Marquedecommentaire"/>
        </w:rPr>
        <w:commentReference w:id="94"/>
      </w:r>
      <w:r w:rsidRPr="00004C95">
        <w:rPr>
          <w:rFonts w:ascii="Times New Roman" w:eastAsia="Times New Roman" w:hAnsi="Times New Roman" w:cs="Times New Roman"/>
          <w:sz w:val="24"/>
          <w:szCs w:val="24"/>
        </w:rPr>
        <w:t xml:space="preserve"> changes in genetic diversity, beyond </w:t>
      </w:r>
      <w:r w:rsidR="00FE48FB"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expect</w:t>
      </w:r>
      <w:r w:rsidR="00FE48FB" w:rsidRPr="00004C95">
        <w:rPr>
          <w:rFonts w:ascii="Times New Roman" w:eastAsia="Times New Roman" w:hAnsi="Times New Roman" w:cs="Times New Roman"/>
          <w:sz w:val="24"/>
          <w:szCs w:val="24"/>
        </w:rPr>
        <w:t>ed changes</w:t>
      </w:r>
      <w:r w:rsidRPr="00004C95">
        <w:rPr>
          <w:rFonts w:ascii="Times New Roman" w:eastAsia="Times New Roman" w:hAnsi="Times New Roman" w:cs="Times New Roman"/>
          <w:sz w:val="24"/>
          <w:szCs w:val="24"/>
        </w:rPr>
        <w:t xml:space="preserve"> due to background micro-evolutionary processes, can help researchers and conservation managers identify locations </w:t>
      </w:r>
      <w:r w:rsidR="00FE48FB" w:rsidRPr="00004C95">
        <w:rPr>
          <w:rFonts w:ascii="Times New Roman" w:eastAsia="Times New Roman" w:hAnsi="Times New Roman" w:cs="Times New Roman"/>
          <w:sz w:val="24"/>
          <w:szCs w:val="24"/>
        </w:rPr>
        <w:t xml:space="preserve">or populations </w:t>
      </w:r>
      <w:r w:rsidRPr="00004C95">
        <w:rPr>
          <w:rFonts w:ascii="Times New Roman" w:eastAsia="Times New Roman" w:hAnsi="Times New Roman" w:cs="Times New Roman"/>
          <w:sz w:val="24"/>
          <w:szCs w:val="24"/>
        </w:rPr>
        <w:t>that have experienced important past demographic events. These events could be detrimental (e.g.</w:t>
      </w:r>
      <w:r w:rsidR="00FE48FB"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loss of diversity</w:t>
      </w:r>
      <w:r w:rsidR="00FE48FB" w:rsidRPr="00004C95">
        <w:rPr>
          <w:rFonts w:ascii="Times New Roman" w:eastAsia="Times New Roman" w:hAnsi="Times New Roman" w:cs="Times New Roman"/>
          <w:sz w:val="24"/>
          <w:szCs w:val="24"/>
        </w:rPr>
        <w:t xml:space="preserve"> or</w:t>
      </w:r>
      <w:r w:rsidRPr="00004C95">
        <w:rPr>
          <w:rFonts w:ascii="Times New Roman" w:eastAsia="Times New Roman" w:hAnsi="Times New Roman" w:cs="Times New Roman"/>
          <w:sz w:val="24"/>
          <w:szCs w:val="24"/>
        </w:rPr>
        <w:t xml:space="preserve"> maladaptation) or beneficial (e.g.</w:t>
      </w:r>
      <w:r w:rsidR="00FE48FB" w:rsidRPr="00004C95">
        <w:rPr>
          <w:rFonts w:ascii="Times New Roman" w:eastAsia="Times New Roman" w:hAnsi="Times New Roman" w:cs="Times New Roman"/>
          <w:sz w:val="24"/>
          <w:szCs w:val="24"/>
        </w:rPr>
        <w:t>,</w:t>
      </w:r>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 xml:space="preserve">higher effective </w:t>
      </w:r>
      <w:r w:rsidRPr="00004C95">
        <w:rPr>
          <w:rFonts w:ascii="Times New Roman" w:eastAsia="Times New Roman" w:hAnsi="Times New Roman" w:cs="Times New Roman"/>
          <w:sz w:val="24"/>
          <w:szCs w:val="24"/>
        </w:rPr>
        <w:lastRenderedPageBreak/>
        <w:t>population size</w:t>
      </w:r>
      <w:r w:rsidR="00FE48FB" w:rsidRPr="00004C95">
        <w:rPr>
          <w:rFonts w:ascii="Times New Roman" w:eastAsia="Times New Roman" w:hAnsi="Times New Roman" w:cs="Times New Roman"/>
          <w:sz w:val="24"/>
          <w:szCs w:val="24"/>
        </w:rPr>
        <w:t xml:space="preserve"> or</w:t>
      </w:r>
      <w:r w:rsidRPr="00004C95">
        <w:rPr>
          <w:rFonts w:ascii="Times New Roman" w:eastAsia="Times New Roman" w:hAnsi="Times New Roman" w:cs="Times New Roman"/>
          <w:sz w:val="24"/>
          <w:szCs w:val="24"/>
        </w:rPr>
        <w:t xml:space="preserve"> genetic rescue). Such </w:t>
      </w:r>
      <w:r w:rsidR="00FE48FB" w:rsidRPr="00004C95">
        <w:rPr>
          <w:rFonts w:ascii="Times New Roman" w:eastAsia="Times New Roman" w:hAnsi="Times New Roman" w:cs="Times New Roman"/>
          <w:sz w:val="24"/>
          <w:szCs w:val="24"/>
        </w:rPr>
        <w:t xml:space="preserve">locations and populations </w:t>
      </w:r>
      <w:r w:rsidRPr="00004C95">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sidRPr="00004C95">
        <w:rPr>
          <w:rFonts w:ascii="Times New Roman" w:eastAsia="Times New Roman" w:hAnsi="Times New Roman" w:cs="Times New Roman"/>
          <w:sz w:val="24"/>
          <w:szCs w:val="24"/>
        </w:rPr>
        <w:t xml:space="preserve">to empirical data from the </w:t>
      </w:r>
      <w:r w:rsidRPr="00004C95">
        <w:rPr>
          <w:rFonts w:ascii="Times New Roman" w:eastAsia="Times New Roman" w:hAnsi="Times New Roman" w:cs="Times New Roman"/>
          <w:sz w:val="24"/>
          <w:szCs w:val="24"/>
        </w:rPr>
        <w:t xml:space="preserve">endangered </w:t>
      </w:r>
      <w:r w:rsidR="00FE48FB" w:rsidRPr="00004C95">
        <w:rPr>
          <w:rFonts w:ascii="Times New Roman" w:eastAsia="Times New Roman" w:hAnsi="Times New Roman" w:cs="Times New Roman"/>
          <w:sz w:val="24"/>
          <w:szCs w:val="24"/>
        </w:rPr>
        <w:t>Northern tidewater goby</w:t>
      </w:r>
      <w:r w:rsidRPr="00004C95">
        <w:rPr>
          <w:rFonts w:ascii="Times New Roman" w:eastAsia="Times New Roman" w:hAnsi="Times New Roman" w:cs="Times New Roman"/>
          <w:sz w:val="24"/>
          <w:szCs w:val="24"/>
        </w:rPr>
        <w:t xml:space="preserve">, our method provides a </w:t>
      </w:r>
      <w:r w:rsidR="00FE48FB" w:rsidRPr="00004C95">
        <w:rPr>
          <w:rFonts w:ascii="Times New Roman" w:eastAsia="Times New Roman" w:hAnsi="Times New Roman" w:cs="Times New Roman"/>
          <w:sz w:val="24"/>
          <w:szCs w:val="24"/>
        </w:rPr>
        <w:t xml:space="preserve">framework for </w:t>
      </w:r>
      <w:r w:rsidRPr="00004C95">
        <w:rPr>
          <w:rFonts w:ascii="Times New Roman" w:eastAsia="Times New Roman" w:hAnsi="Times New Roman" w:cs="Times New Roman"/>
          <w:sz w:val="24"/>
          <w:szCs w:val="24"/>
        </w:rPr>
        <w:t>direct</w:t>
      </w:r>
      <w:r w:rsidR="00FE48FB" w:rsidRPr="00004C95">
        <w:rPr>
          <w:rFonts w:ascii="Times New Roman" w:eastAsia="Times New Roman" w:hAnsi="Times New Roman" w:cs="Times New Roman"/>
          <w:sz w:val="24"/>
          <w:szCs w:val="24"/>
        </w:rPr>
        <w:t>ly</w:t>
      </w:r>
      <w:r w:rsidRPr="00004C95">
        <w:rPr>
          <w:rFonts w:ascii="Times New Roman" w:eastAsia="Times New Roman" w:hAnsi="Times New Roman" w:cs="Times New Roman"/>
          <w:sz w:val="24"/>
          <w:szCs w:val="24"/>
        </w:rPr>
        <w:t xml:space="preserve"> test</w:t>
      </w:r>
      <w:r w:rsidR="00FE48FB"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hypothes</w:t>
      </w:r>
      <w:r w:rsidR="00FE48FB"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s </w:t>
      </w:r>
      <w:r w:rsidR="00FE48FB" w:rsidRPr="00004C95">
        <w:rPr>
          <w:rFonts w:ascii="Times New Roman" w:eastAsia="Times New Roman" w:hAnsi="Times New Roman" w:cs="Times New Roman"/>
          <w:sz w:val="24"/>
          <w:szCs w:val="24"/>
        </w:rPr>
        <w:t xml:space="preserve">about </w:t>
      </w:r>
      <w:r w:rsidRPr="00004C95">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r w:rsidR="00FE48FB" w:rsidRPr="00004C95">
        <w:rPr>
          <w:rFonts w:ascii="Times New Roman" w:eastAsia="Times New Roman" w:hAnsi="Times New Roman" w:cs="Times New Roman"/>
          <w:sz w:val="24"/>
          <w:szCs w:val="24"/>
        </w:rPr>
        <w:t xml:space="preserve">therefore </w:t>
      </w:r>
      <w:r w:rsidRPr="00004C95">
        <w:rPr>
          <w:rFonts w:ascii="Times New Roman" w:eastAsia="Times New Roman" w:hAnsi="Times New Roman" w:cs="Times New Roman"/>
          <w:sz w:val="24"/>
          <w:szCs w:val="24"/>
        </w:rPr>
        <w:t>be used to explore the temporal dynamics of genetic diversity changes using relatively small genetic datasets (e.g.</w:t>
      </w:r>
      <w:r w:rsidR="00FE48FB"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hundreds of SNPs). </w:t>
      </w:r>
      <w:r w:rsidR="00FE48FB" w:rsidRPr="00004C95">
        <w:rPr>
          <w:rFonts w:ascii="Times New Roman" w:eastAsia="Times New Roman" w:hAnsi="Times New Roman" w:cs="Times New Roman"/>
          <w:sz w:val="24"/>
          <w:szCs w:val="24"/>
        </w:rPr>
        <w:t>We believe that the TGI approach is</w:t>
      </w:r>
      <w:r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a promising </w:t>
      </w:r>
      <w:r w:rsidRPr="00004C95">
        <w:rPr>
          <w:rFonts w:ascii="Times New Roman" w:eastAsia="Times New Roman" w:hAnsi="Times New Roman" w:cs="Times New Roman"/>
          <w:sz w:val="24"/>
          <w:szCs w:val="24"/>
        </w:rPr>
        <w:t>to</w:t>
      </w:r>
      <w:r w:rsidR="00FE48FB" w:rsidRPr="00004C95">
        <w:rPr>
          <w:rFonts w:ascii="Times New Roman" w:eastAsia="Times New Roman" w:hAnsi="Times New Roman" w:cs="Times New Roman"/>
          <w:sz w:val="24"/>
          <w:szCs w:val="24"/>
        </w:rPr>
        <w:t>ol</w:t>
      </w:r>
      <w:r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for the </w:t>
      </w:r>
      <w:r w:rsidRPr="00004C95">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Pr="00004C95"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04C95" w:rsidRDefault="00E60FBF" w:rsidP="00E60FBF">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ACKNOWLEDGEMENTS</w:t>
      </w:r>
    </w:p>
    <w:p w14:paraId="5D1AE553" w14:textId="4C59E593" w:rsidR="00E60FBF" w:rsidRPr="00004C95" w:rsidRDefault="00E60FBF" w:rsidP="00E60FBF">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This research was supported by a grant to </w:t>
      </w:r>
      <w:commentRangeStart w:id="95"/>
      <w:r w:rsidRPr="00004C95">
        <w:rPr>
          <w:rFonts w:ascii="Times New Roman" w:hAnsi="Times New Roman" w:cs="Times New Roman"/>
          <w:sz w:val="24"/>
          <w:szCs w:val="24"/>
        </w:rPr>
        <w:t>PMAJ</w:t>
      </w:r>
      <w:commentRangeEnd w:id="95"/>
      <w:r w:rsidR="008C196C" w:rsidRPr="00004C95">
        <w:rPr>
          <w:rStyle w:val="Marquedecommentaire"/>
        </w:rPr>
        <w:commentReference w:id="95"/>
      </w:r>
      <w:r w:rsidRPr="00004C95">
        <w:rPr>
          <w:rFonts w:ascii="Times New Roman" w:hAnsi="Times New Roman" w:cs="Times New Roman"/>
          <w:sz w:val="24"/>
          <w:szCs w:val="24"/>
        </w:rPr>
        <w:t xml:space="preserve">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Computations were made on the supercomputer CEDAR managed by Compute Canada (</w:t>
      </w:r>
      <w:hyperlink r:id="rId11" w:history="1">
        <w:r w:rsidRPr="00004C95">
          <w:rPr>
            <w:rStyle w:val="Lienhypertexte"/>
            <w:rFonts w:ascii="Times New Roman" w:hAnsi="Times New Roman" w:cs="Times New Roman"/>
            <w:sz w:val="24"/>
            <w:szCs w:val="24"/>
          </w:rPr>
          <w:t>www.computecanada.ca</w:t>
        </w:r>
      </w:hyperlink>
      <w:r w:rsidRPr="00004C95">
        <w:rPr>
          <w:rFonts w:ascii="Times New Roman" w:hAnsi="Times New Roman" w:cs="Times New Roman"/>
          <w:sz w:val="24"/>
          <w:szCs w:val="24"/>
        </w:rPr>
        <w:t>). Finally, we thank Jeremy Larroque, Hinatea Ariey and Charlotte Van Engeland for their comments on an earlier version of the manuscript.</w:t>
      </w:r>
    </w:p>
    <w:p w14:paraId="2FC90A86" w14:textId="069013D6" w:rsidR="00B46C5C" w:rsidRPr="00004C95" w:rsidRDefault="00B46C5C" w:rsidP="00E60FBF">
      <w:pPr>
        <w:spacing w:before="240" w:after="240" w:line="276" w:lineRule="auto"/>
        <w:rPr>
          <w:rFonts w:ascii="Times New Roman" w:hAnsi="Times New Roman" w:cs="Times New Roman"/>
          <w:sz w:val="24"/>
          <w:szCs w:val="24"/>
        </w:rPr>
      </w:pPr>
    </w:p>
    <w:p w14:paraId="56AFDE44"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DATA ACCESSIBILITY</w:t>
      </w:r>
    </w:p>
    <w:p w14:paraId="33EEB32A"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004C95">
        <w:rPr>
          <w:rFonts w:ascii="Times New Roman" w:hAnsi="Times New Roman" w:cs="Times New Roman"/>
          <w:i/>
          <w:sz w:val="24"/>
          <w:szCs w:val="24"/>
        </w:rPr>
        <w:t>GitHub</w:t>
      </w:r>
      <w:r w:rsidRPr="00004C95">
        <w:rPr>
          <w:rFonts w:ascii="Times New Roman" w:hAnsi="Times New Roman" w:cs="Times New Roman"/>
          <w:sz w:val="24"/>
          <w:szCs w:val="24"/>
        </w:rPr>
        <w:t>.</w:t>
      </w:r>
      <w:r w:rsidRPr="00004C95">
        <w:rPr>
          <w:rFonts w:ascii="Times New Roman" w:hAnsi="Times New Roman" w:cs="Times New Roman"/>
          <w:i/>
          <w:sz w:val="24"/>
          <w:szCs w:val="24"/>
        </w:rPr>
        <w:t xml:space="preserve"> </w:t>
      </w:r>
      <w:r w:rsidRPr="00004C95">
        <w:rPr>
          <w:rFonts w:ascii="Times New Roman" w:hAnsi="Times New Roman" w:cs="Times New Roman"/>
          <w:sz w:val="24"/>
          <w:szCs w:val="24"/>
        </w:rPr>
        <w:t>TGI, the function that would be most useful to potential users of our approach, will continue to be maintained and developed and may be contributed to a CRAN package in the near future.</w:t>
      </w:r>
    </w:p>
    <w:p w14:paraId="675C31A4" w14:textId="77777777" w:rsidR="00B46C5C" w:rsidRPr="00004C95" w:rsidRDefault="00B46C5C" w:rsidP="00B46C5C">
      <w:pPr>
        <w:spacing w:before="240" w:after="240" w:line="276" w:lineRule="auto"/>
        <w:rPr>
          <w:rFonts w:ascii="Times New Roman" w:hAnsi="Times New Roman" w:cs="Times New Roman"/>
          <w:sz w:val="24"/>
          <w:szCs w:val="24"/>
        </w:rPr>
      </w:pPr>
    </w:p>
    <w:p w14:paraId="56E9432F"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AUTHOR CONTRIBUTIONS</w:t>
      </w:r>
    </w:p>
    <w:p w14:paraId="4DC33D69"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J.W. designed the study, created the simulation inputs, ran the simulations, transformed the TBI function to TGI, and performed the analyses. P.L. and P.M.A.J. provided advice on the study design, analysis, and the visualization. J.W., P.L. and P.M.A.J. wrote the paper.</w:t>
      </w:r>
    </w:p>
    <w:p w14:paraId="23767EA4" w14:textId="77777777" w:rsidR="00182E94" w:rsidRPr="00004C95" w:rsidRDefault="00182E94" w:rsidP="009C6F01">
      <w:pPr>
        <w:spacing w:after="0" w:line="480" w:lineRule="auto"/>
        <w:rPr>
          <w:rFonts w:ascii="Times New Roman" w:eastAsia="Times New Roman" w:hAnsi="Times New Roman" w:cs="Times New Roman"/>
          <w:b/>
          <w:sz w:val="24"/>
          <w:szCs w:val="24"/>
        </w:rPr>
      </w:pPr>
      <w:del w:id="96" w:author="Patrick" w:date="2020-11-20T12:56:00Z">
        <w:r w:rsidRPr="00004C95" w:rsidDel="008C196C">
          <w:rPr>
            <w:rFonts w:ascii="Times New Roman" w:eastAsia="Times New Roman" w:hAnsi="Times New Roman" w:cs="Times New Roman"/>
            <w:b/>
            <w:sz w:val="24"/>
            <w:szCs w:val="24"/>
          </w:rPr>
          <w:lastRenderedPageBreak/>
          <w:br w:type="page"/>
        </w:r>
      </w:del>
    </w:p>
    <w:p w14:paraId="6A1E109A" w14:textId="69C41C17" w:rsidR="001E62F8" w:rsidRPr="00004C95" w:rsidRDefault="008D3C82" w:rsidP="009C6F01">
      <w:pPr>
        <w:spacing w:after="0" w:line="480"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lastRenderedPageBreak/>
        <w:t>REFERENCES</w:t>
      </w:r>
    </w:p>
    <w:p w14:paraId="6F19C348" w14:textId="140F2533" w:rsidR="001E62F8" w:rsidRPr="00004C95" w:rsidRDefault="001E62F8" w:rsidP="008D3C82">
      <w:pPr>
        <w:spacing w:after="0" w:line="480" w:lineRule="auto"/>
        <w:rPr>
          <w:rFonts w:ascii="Times New Roman" w:eastAsia="Times New Roman" w:hAnsi="Times New Roman" w:cs="Times New Roman"/>
          <w:sz w:val="24"/>
          <w:szCs w:val="24"/>
        </w:rPr>
      </w:pPr>
    </w:p>
    <w:p w14:paraId="0EC61C48" w14:textId="4C634264" w:rsidR="00CA5670" w:rsidRPr="00CA5670" w:rsidRDefault="008D3C82"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004C95">
        <w:rPr>
          <w:rFonts w:ascii="Times New Roman" w:eastAsia="Times New Roman" w:hAnsi="Times New Roman" w:cs="Times New Roman"/>
          <w:sz w:val="24"/>
          <w:szCs w:val="24"/>
        </w:rPr>
        <w:fldChar w:fldCharType="begin" w:fldLock="1"/>
      </w:r>
      <w:r w:rsidRPr="00004C95">
        <w:rPr>
          <w:rFonts w:ascii="Times New Roman" w:eastAsia="Times New Roman" w:hAnsi="Times New Roman" w:cs="Times New Roman"/>
          <w:sz w:val="24"/>
          <w:szCs w:val="24"/>
        </w:rPr>
        <w:instrText xml:space="preserve">ADDIN Mendeley Bibliography CSL_BIBLIOGRAPHY </w:instrText>
      </w:r>
      <w:r w:rsidRPr="00004C95">
        <w:rPr>
          <w:rFonts w:ascii="Times New Roman" w:eastAsia="Times New Roman" w:hAnsi="Times New Roman" w:cs="Times New Roman"/>
          <w:sz w:val="24"/>
          <w:szCs w:val="24"/>
        </w:rPr>
        <w:fldChar w:fldCharType="separate"/>
      </w:r>
      <w:r w:rsidR="00CA5670" w:rsidRPr="00CA5670">
        <w:rPr>
          <w:rFonts w:ascii="Times New Roman" w:hAnsi="Times New Roman" w:cs="Times New Roman"/>
          <w:noProof/>
          <w:sz w:val="24"/>
          <w:szCs w:val="24"/>
        </w:rPr>
        <w:t xml:space="preserve">Aeschbacher, S., Selby, J. P., Willis, J. H., &amp; Coop, G. M. (2016). </w:t>
      </w:r>
      <w:r w:rsidR="00CA5670" w:rsidRPr="00CA5670">
        <w:rPr>
          <w:rFonts w:ascii="Times New Roman" w:hAnsi="Times New Roman" w:cs="Times New Roman"/>
          <w:i/>
          <w:iCs/>
          <w:noProof/>
          <w:sz w:val="24"/>
          <w:szCs w:val="24"/>
        </w:rPr>
        <w:t>Population-genomic inference of the strength and timing of selection against gene flow</w:t>
      </w:r>
      <w:r w:rsidR="00CA5670" w:rsidRPr="00CA5670">
        <w:rPr>
          <w:rFonts w:ascii="Times New Roman" w:hAnsi="Times New Roman" w:cs="Times New Roman"/>
          <w:noProof/>
          <w:sz w:val="24"/>
          <w:szCs w:val="24"/>
        </w:rPr>
        <w:t>. (18), 1–6. doi: 10.1101/072736</w:t>
      </w:r>
    </w:p>
    <w:p w14:paraId="6137B6E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Agapow, P. M., &amp; Burt, A. (2001). Indices of multilocus linkage disequilibrium. </w:t>
      </w:r>
      <w:r w:rsidRPr="00CA5670">
        <w:rPr>
          <w:rFonts w:ascii="Times New Roman" w:hAnsi="Times New Roman" w:cs="Times New Roman"/>
          <w:i/>
          <w:iCs/>
          <w:noProof/>
          <w:sz w:val="24"/>
          <w:szCs w:val="24"/>
        </w:rPr>
        <w:t>Molecular Ecology Notes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w:t>
      </w:r>
      <w:r w:rsidRPr="00CA5670">
        <w:rPr>
          <w:rFonts w:ascii="Times New Roman" w:hAnsi="Times New Roman" w:cs="Times New Roman"/>
          <w:noProof/>
          <w:sz w:val="24"/>
          <w:szCs w:val="24"/>
        </w:rPr>
        <w:t>(1–2), 101–102. doi: 10.1046/j.1471-8278.2000.00014.x</w:t>
      </w:r>
    </w:p>
    <w:p w14:paraId="317046A2"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Albrechtsen, A., Nielsen, F. C., &amp; Nielsen, R. (2010). Ascertainment biases in SNP chips affect measures of population divergence. </w:t>
      </w:r>
      <w:r w:rsidRPr="00CA5670">
        <w:rPr>
          <w:rFonts w:ascii="Times New Roman" w:hAnsi="Times New Roman" w:cs="Times New Roman"/>
          <w:i/>
          <w:iCs/>
          <w:noProof/>
          <w:sz w:val="24"/>
          <w:szCs w:val="24"/>
        </w:rPr>
        <w:t>Molecular Biology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27</w:t>
      </w:r>
      <w:r w:rsidRPr="00CA5670">
        <w:rPr>
          <w:rFonts w:ascii="Times New Roman" w:hAnsi="Times New Roman" w:cs="Times New Roman"/>
          <w:noProof/>
          <w:sz w:val="24"/>
          <w:szCs w:val="24"/>
        </w:rPr>
        <w:t>(11), 2534–2547. doi: 10.1093/molbev/msq148</w:t>
      </w:r>
    </w:p>
    <w:p w14:paraId="3B528DB8"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Allendorf, F. W., Hohenlohe, P. A., &amp; Luikart, G. (2010). Genomics and the future of conservation genetics. </w:t>
      </w:r>
      <w:r w:rsidRPr="00CA5670">
        <w:rPr>
          <w:rFonts w:ascii="Times New Roman" w:hAnsi="Times New Roman" w:cs="Times New Roman"/>
          <w:i/>
          <w:iCs/>
          <w:noProof/>
          <w:sz w:val="24"/>
          <w:szCs w:val="24"/>
        </w:rPr>
        <w:t>Nature Reviews.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(10), 697–709. doi: 10.1038/nrg2844</w:t>
      </w:r>
    </w:p>
    <w:p w14:paraId="69138FA7"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CA5670">
        <w:rPr>
          <w:rFonts w:ascii="Times New Roman" w:hAnsi="Times New Roman" w:cs="Times New Roman"/>
          <w:i/>
          <w:iCs/>
          <w:noProof/>
          <w:sz w:val="24"/>
          <w:szCs w:val="24"/>
        </w:rPr>
        <w:t>Molecular Biology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34</w:t>
      </w:r>
      <w:r w:rsidRPr="00CA5670">
        <w:rPr>
          <w:rFonts w:ascii="Times New Roman" w:hAnsi="Times New Roman" w:cs="Times New Roman"/>
          <w:noProof/>
          <w:sz w:val="24"/>
          <w:szCs w:val="24"/>
        </w:rPr>
        <w:t>(11), 2762–2772. doi: 10.1093/molbev/msx197</w:t>
      </w:r>
    </w:p>
    <w:p w14:paraId="2E7AE24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CA5670">
        <w:rPr>
          <w:rFonts w:ascii="Times New Roman" w:hAnsi="Times New Roman" w:cs="Times New Roman"/>
          <w:i/>
          <w:iCs/>
          <w:noProof/>
          <w:sz w:val="24"/>
          <w:szCs w:val="24"/>
        </w:rPr>
        <w:t>American Naturalist</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181</w:t>
      </w:r>
      <w:r w:rsidRPr="00CA5670">
        <w:rPr>
          <w:rFonts w:ascii="Times New Roman" w:hAnsi="Times New Roman" w:cs="Times New Roman"/>
          <w:noProof/>
          <w:sz w:val="24"/>
          <w:szCs w:val="24"/>
        </w:rPr>
        <w:t>(2), 254–263. doi: 10.1086/668831</w:t>
      </w:r>
    </w:p>
    <w:p w14:paraId="3B473A6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CA5670">
        <w:rPr>
          <w:rFonts w:ascii="Times New Roman" w:hAnsi="Times New Roman" w:cs="Times New Roman"/>
          <w:i/>
          <w:iCs/>
          <w:noProof/>
          <w:sz w:val="24"/>
          <w:szCs w:val="24"/>
        </w:rPr>
        <w:t>Trends in Ecology &amp;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28</w:t>
      </w:r>
      <w:r w:rsidRPr="00CA5670">
        <w:rPr>
          <w:rFonts w:ascii="Times New Roman" w:hAnsi="Times New Roman" w:cs="Times New Roman"/>
          <w:noProof/>
          <w:sz w:val="24"/>
          <w:szCs w:val="24"/>
        </w:rPr>
        <w:t>(11), 670–679. doi: 10.1016/j.tree.2013.08.005</w:t>
      </w:r>
    </w:p>
    <w:p w14:paraId="36991468"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Bellard, C., Bertelsmeier, C., Leadley, P., Thuiller, W., &amp; Courchamp, F. (2012). Impacts of climate change on the future of biodiversity. </w:t>
      </w:r>
      <w:r w:rsidRPr="00CA5670">
        <w:rPr>
          <w:rFonts w:ascii="Times New Roman" w:hAnsi="Times New Roman" w:cs="Times New Roman"/>
          <w:i/>
          <w:iCs/>
          <w:noProof/>
          <w:sz w:val="24"/>
          <w:szCs w:val="24"/>
        </w:rPr>
        <w:t>Ecology Letters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15</w:t>
      </w:r>
      <w:r w:rsidRPr="00CA5670">
        <w:rPr>
          <w:rFonts w:ascii="Times New Roman" w:hAnsi="Times New Roman" w:cs="Times New Roman"/>
          <w:noProof/>
          <w:sz w:val="24"/>
          <w:szCs w:val="24"/>
        </w:rPr>
        <w:t>(4), 365–377. doi: 10.1111/j.1461-0248.2011.01736.x</w:t>
      </w:r>
    </w:p>
    <w:p w14:paraId="29B0A516"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CA5670">
        <w:rPr>
          <w:rFonts w:ascii="Times New Roman" w:hAnsi="Times New Roman" w:cs="Times New Roman"/>
          <w:i/>
          <w:iCs/>
          <w:noProof/>
          <w:sz w:val="24"/>
          <w:szCs w:val="24"/>
        </w:rPr>
        <w:t>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(19), 11379–11394. doi: 10.1002/ece3.5639</w:t>
      </w:r>
    </w:p>
    <w:p w14:paraId="78BA058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CA5670">
        <w:rPr>
          <w:rFonts w:ascii="Times New Roman" w:hAnsi="Times New Roman" w:cs="Times New Roman"/>
          <w:i/>
          <w:iCs/>
          <w:noProof/>
          <w:sz w:val="24"/>
          <w:szCs w:val="24"/>
        </w:rPr>
        <w:t>Molecular Ecology</w:t>
      </w:r>
      <w:r w:rsidRPr="00CA5670">
        <w:rPr>
          <w:rFonts w:ascii="Times New Roman" w:hAnsi="Times New Roman" w:cs="Times New Roman"/>
          <w:noProof/>
          <w:sz w:val="24"/>
          <w:szCs w:val="24"/>
        </w:rPr>
        <w:t>, (January), 3339–3357. doi: 10.1111/mec.15164</w:t>
      </w:r>
    </w:p>
    <w:p w14:paraId="1372B8E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Bhatia, G., Patterson, N., Sankararaman, S., &amp; Price, A. L. (2013). Estimating and interpreting F. </w:t>
      </w:r>
      <w:r w:rsidRPr="00CA5670">
        <w:rPr>
          <w:rFonts w:ascii="Times New Roman" w:hAnsi="Times New Roman" w:cs="Times New Roman"/>
          <w:i/>
          <w:iCs/>
          <w:noProof/>
          <w:sz w:val="24"/>
          <w:szCs w:val="24"/>
        </w:rPr>
        <w:t>Genome Research</w:t>
      </w:r>
      <w:r w:rsidRPr="00CA5670">
        <w:rPr>
          <w:rFonts w:ascii="Times New Roman" w:hAnsi="Times New Roman" w:cs="Times New Roman"/>
          <w:noProof/>
          <w:sz w:val="24"/>
          <w:szCs w:val="24"/>
        </w:rPr>
        <w:t>, (2), 1–9. doi: 10.1101/gr.154831.113.23</w:t>
      </w:r>
    </w:p>
    <w:p w14:paraId="332D2E72"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Bolnick, D. I., &amp; Nosil, P. (2007). Natural selection in populations subject to a migration load. </w:t>
      </w:r>
      <w:r w:rsidRPr="00CA5670">
        <w:rPr>
          <w:rFonts w:ascii="Times New Roman" w:hAnsi="Times New Roman" w:cs="Times New Roman"/>
          <w:i/>
          <w:iCs/>
          <w:noProof/>
          <w:sz w:val="24"/>
          <w:szCs w:val="24"/>
        </w:rPr>
        <w:lastRenderedPageBreak/>
        <w:t>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61</w:t>
      </w:r>
      <w:r w:rsidRPr="00CA5670">
        <w:rPr>
          <w:rFonts w:ascii="Times New Roman" w:hAnsi="Times New Roman" w:cs="Times New Roman"/>
          <w:noProof/>
          <w:sz w:val="24"/>
          <w:szCs w:val="24"/>
        </w:rPr>
        <w:t>(9), 2229–2243. doi: 10.1111/j.1558-5646.2007.00179.x</w:t>
      </w:r>
    </w:p>
    <w:p w14:paraId="675B96C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Bradburd, G. S., &amp; Ralph, P. L. (2019). Spatial Population Genetics: It’s About Time. </w:t>
      </w:r>
      <w:r w:rsidRPr="00CA5670">
        <w:rPr>
          <w:rFonts w:ascii="Times New Roman" w:hAnsi="Times New Roman" w:cs="Times New Roman"/>
          <w:i/>
          <w:iCs/>
          <w:noProof/>
          <w:sz w:val="24"/>
          <w:szCs w:val="24"/>
        </w:rPr>
        <w:t>Annual Review of Ecology, Evolution, and Systematics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50</w:t>
      </w:r>
      <w:r w:rsidRPr="00CA5670">
        <w:rPr>
          <w:rFonts w:ascii="Times New Roman" w:hAnsi="Times New Roman" w:cs="Times New Roman"/>
          <w:noProof/>
          <w:sz w:val="24"/>
          <w:szCs w:val="24"/>
        </w:rPr>
        <w:t>(1), 427–449. doi: 10.1146/annurev-ecolsys-110316-022659</w:t>
      </w:r>
    </w:p>
    <w:p w14:paraId="3FB4B93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Buschbom, J., Yanbaev, Y., &amp; Degen, B. (2011). Efficient long-distance gene flow into an isolated relict oak stand. </w:t>
      </w:r>
      <w:r w:rsidRPr="00CA5670">
        <w:rPr>
          <w:rFonts w:ascii="Times New Roman" w:hAnsi="Times New Roman" w:cs="Times New Roman"/>
          <w:i/>
          <w:iCs/>
          <w:noProof/>
          <w:sz w:val="24"/>
          <w:szCs w:val="24"/>
        </w:rPr>
        <w:t>Journal of Heredity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102</w:t>
      </w:r>
      <w:r w:rsidRPr="00CA5670">
        <w:rPr>
          <w:rFonts w:ascii="Times New Roman" w:hAnsi="Times New Roman" w:cs="Times New Roman"/>
          <w:noProof/>
          <w:sz w:val="24"/>
          <w:szCs w:val="24"/>
        </w:rPr>
        <w:t>(4), 464–472. doi: 10.1093/jhered/esr023</w:t>
      </w:r>
    </w:p>
    <w:p w14:paraId="1333750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CA5670">
        <w:rPr>
          <w:rFonts w:ascii="Times New Roman" w:hAnsi="Times New Roman" w:cs="Times New Roman"/>
          <w:i/>
          <w:iCs/>
          <w:noProof/>
          <w:sz w:val="24"/>
          <w:szCs w:val="24"/>
        </w:rPr>
        <w:t>Genome Research</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15</w:t>
      </w:r>
      <w:r w:rsidRPr="00CA5670">
        <w:rPr>
          <w:rFonts w:ascii="Times New Roman" w:hAnsi="Times New Roman" w:cs="Times New Roman"/>
          <w:noProof/>
          <w:sz w:val="24"/>
          <w:szCs w:val="24"/>
        </w:rPr>
        <w:t>(11), 1496–1502. doi: 10.1101/gr.4107905</w:t>
      </w:r>
    </w:p>
    <w:p w14:paraId="381CC6BD"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CA5670">
        <w:rPr>
          <w:rFonts w:ascii="Times New Roman" w:hAnsi="Times New Roman" w:cs="Times New Roman"/>
          <w:i/>
          <w:iCs/>
          <w:noProof/>
          <w:sz w:val="24"/>
          <w:szCs w:val="24"/>
        </w:rPr>
        <w:t>Trends in 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33</w:t>
      </w:r>
      <w:r w:rsidRPr="00CA5670">
        <w:rPr>
          <w:rFonts w:ascii="Times New Roman" w:hAnsi="Times New Roman" w:cs="Times New Roman"/>
          <w:noProof/>
          <w:sz w:val="24"/>
          <w:szCs w:val="24"/>
        </w:rPr>
        <w:t>(3), 176–185. doi: 10.1016/j.tree.2017.12.002</w:t>
      </w:r>
    </w:p>
    <w:p w14:paraId="4301018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Dirzo, R., Young, H. S., Galetti, M., Ceballos, G., Isaac, N. J. B., &amp; Collen, B. (2014). Defaunation in the Anthropocene. </w:t>
      </w:r>
      <w:r w:rsidRPr="00CA5670">
        <w:rPr>
          <w:rFonts w:ascii="Times New Roman" w:hAnsi="Times New Roman" w:cs="Times New Roman"/>
          <w:i/>
          <w:iCs/>
          <w:noProof/>
          <w:sz w:val="24"/>
          <w:szCs w:val="24"/>
        </w:rPr>
        <w:t>Science</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401</w:t>
      </w:r>
      <w:r w:rsidRPr="00CA5670">
        <w:rPr>
          <w:rFonts w:ascii="Times New Roman" w:hAnsi="Times New Roman" w:cs="Times New Roman"/>
          <w:noProof/>
          <w:sz w:val="24"/>
          <w:szCs w:val="24"/>
        </w:rPr>
        <w:t>(6195), 401–406. doi: 10.1126/science.1251817</w:t>
      </w:r>
    </w:p>
    <w:p w14:paraId="18A53D3D"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(8), 1219–1230. doi: 10.1111/eva.12617</w:t>
      </w:r>
    </w:p>
    <w:p w14:paraId="162B1DC9"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Dray, S., Bauman, D., Blanchet, F. G., Borcard, D., Clappe, S., Guenard, G., … Wagner, H. H. (2019). </w:t>
      </w:r>
      <w:r w:rsidRPr="00CA5670">
        <w:rPr>
          <w:rFonts w:ascii="Times New Roman" w:hAnsi="Times New Roman" w:cs="Times New Roman"/>
          <w:i/>
          <w:iCs/>
          <w:noProof/>
          <w:sz w:val="24"/>
          <w:szCs w:val="24"/>
        </w:rPr>
        <w:t>adespatial: multivariate multiscale spatial analysis.</w:t>
      </w:r>
      <w:r w:rsidRPr="00CA5670">
        <w:rPr>
          <w:rFonts w:ascii="Times New Roman" w:hAnsi="Times New Roman" w:cs="Times New Roman"/>
          <w:noProof/>
          <w:sz w:val="24"/>
          <w:szCs w:val="24"/>
        </w:rPr>
        <w:t xml:space="preserve"> Retrieved from https://cran.r-project.org/package=adespatial</w:t>
      </w:r>
    </w:p>
    <w:p w14:paraId="0F226C9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Excoffier, L., Dupanloup, I., Huerta-Sánchez, E., Sousa, V. C., &amp; Foll, M. (2013). Robust Demographic Inference from Genomic and SNP Data. </w:t>
      </w:r>
      <w:r w:rsidRPr="00CA5670">
        <w:rPr>
          <w:rFonts w:ascii="Times New Roman" w:hAnsi="Times New Roman" w:cs="Times New Roman"/>
          <w:i/>
          <w:iCs/>
          <w:noProof/>
          <w:sz w:val="24"/>
          <w:szCs w:val="24"/>
        </w:rPr>
        <w:t>PLoS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(10). doi: 10.1371/journal.pgen.1003905</w:t>
      </w:r>
    </w:p>
    <w:p w14:paraId="36AC4B5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CA5670">
        <w:rPr>
          <w:rFonts w:ascii="Times New Roman" w:hAnsi="Times New Roman" w:cs="Times New Roman"/>
          <w:i/>
          <w:iCs/>
          <w:noProof/>
          <w:sz w:val="24"/>
          <w:szCs w:val="24"/>
        </w:rPr>
        <w:t>Molecular Ecology</w:t>
      </w:r>
      <w:r w:rsidRPr="00CA5670">
        <w:rPr>
          <w:rFonts w:ascii="Times New Roman" w:hAnsi="Times New Roman" w:cs="Times New Roman"/>
          <w:noProof/>
          <w:sz w:val="24"/>
          <w:szCs w:val="24"/>
        </w:rPr>
        <w:t>, (November 2019), mec.15315. doi: 10.1111/mec.15315</w:t>
      </w:r>
    </w:p>
    <w:p w14:paraId="0AD275A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Fisher, M. C., &amp; Garner, T. W. J. (2020). Chytrid fungi and global amphibian declines. </w:t>
      </w:r>
      <w:r w:rsidRPr="00CA5670">
        <w:rPr>
          <w:rFonts w:ascii="Times New Roman" w:hAnsi="Times New Roman" w:cs="Times New Roman"/>
          <w:i/>
          <w:iCs/>
          <w:noProof/>
          <w:sz w:val="24"/>
          <w:szCs w:val="24"/>
        </w:rPr>
        <w:t>Nature Reviews Microbiology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18</w:t>
      </w:r>
      <w:r w:rsidRPr="00CA5670">
        <w:rPr>
          <w:rFonts w:ascii="Times New Roman" w:hAnsi="Times New Roman" w:cs="Times New Roman"/>
          <w:noProof/>
          <w:sz w:val="24"/>
          <w:szCs w:val="24"/>
        </w:rPr>
        <w:t>(6), 332–343. doi: 10.1038/s41579-020-0335-x</w:t>
      </w:r>
    </w:p>
    <w:p w14:paraId="46F8AB5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CA5670">
        <w:rPr>
          <w:rFonts w:ascii="Times New Roman" w:hAnsi="Times New Roman" w:cs="Times New Roman"/>
          <w:i/>
          <w:iCs/>
          <w:noProof/>
          <w:sz w:val="24"/>
          <w:szCs w:val="24"/>
        </w:rPr>
        <w:t>Heredity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110</w:t>
      </w:r>
      <w:r w:rsidRPr="00CA5670">
        <w:rPr>
          <w:rFonts w:ascii="Times New Roman" w:hAnsi="Times New Roman" w:cs="Times New Roman"/>
          <w:noProof/>
          <w:sz w:val="24"/>
          <w:szCs w:val="24"/>
        </w:rPr>
        <w:t>(5), 409–419. doi: 10.1038/hdy.2012.120</w:t>
      </w:r>
    </w:p>
    <w:p w14:paraId="4CD0EA8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CA5670">
        <w:rPr>
          <w:rFonts w:ascii="Times New Roman" w:hAnsi="Times New Roman" w:cs="Times New Roman"/>
          <w:i/>
          <w:iCs/>
          <w:noProof/>
          <w:sz w:val="24"/>
          <w:szCs w:val="24"/>
        </w:rPr>
        <w:t>PLoS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5</w:t>
      </w:r>
      <w:r w:rsidRPr="00CA5670">
        <w:rPr>
          <w:rFonts w:ascii="Times New Roman" w:hAnsi="Times New Roman" w:cs="Times New Roman"/>
          <w:noProof/>
          <w:sz w:val="24"/>
          <w:szCs w:val="24"/>
        </w:rPr>
        <w:t>(10). doi: 10.1371/journal.pgen.1000695</w:t>
      </w:r>
    </w:p>
    <w:p w14:paraId="05C1844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lastRenderedPageBreak/>
        <w:t xml:space="preserve">Harrisson, K. A., Pavlova, A., Telonis-Scott, M., &amp; Sunnucks, P. (2014). Using genomics to characterize evolutionary potential for conservation of wild populations.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7</w:t>
      </w:r>
      <w:r w:rsidRPr="00CA5670">
        <w:rPr>
          <w:rFonts w:ascii="Times New Roman" w:hAnsi="Times New Roman" w:cs="Times New Roman"/>
          <w:noProof/>
          <w:sz w:val="24"/>
          <w:szCs w:val="24"/>
        </w:rPr>
        <w:t>(9), 1008–1025. doi: 10.1111/eva.12149</w:t>
      </w:r>
    </w:p>
    <w:p w14:paraId="6BFB4ADD"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Jombart, T. (2008). Adegenet: A R package for the multivariate analysis of genetic markers. </w:t>
      </w:r>
      <w:r w:rsidRPr="00CA5670">
        <w:rPr>
          <w:rFonts w:ascii="Times New Roman" w:hAnsi="Times New Roman" w:cs="Times New Roman"/>
          <w:i/>
          <w:iCs/>
          <w:noProof/>
          <w:sz w:val="24"/>
          <w:szCs w:val="24"/>
        </w:rPr>
        <w:t>Bioinformatics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24</w:t>
      </w:r>
      <w:r w:rsidRPr="00CA5670">
        <w:rPr>
          <w:rFonts w:ascii="Times New Roman" w:hAnsi="Times New Roman" w:cs="Times New Roman"/>
          <w:noProof/>
          <w:sz w:val="24"/>
          <w:szCs w:val="24"/>
        </w:rPr>
        <w:t>(11), 1403–1405. doi: 10.1093/bioinformatics/btn129</w:t>
      </w:r>
    </w:p>
    <w:p w14:paraId="2273E24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Jombart, T., &amp; Ahmed, I. (2011). adegenet 1.3-1: New tools for the analysis of genome-wide SNP data. </w:t>
      </w:r>
      <w:r w:rsidRPr="00CA5670">
        <w:rPr>
          <w:rFonts w:ascii="Times New Roman" w:hAnsi="Times New Roman" w:cs="Times New Roman"/>
          <w:i/>
          <w:iCs/>
          <w:noProof/>
          <w:sz w:val="24"/>
          <w:szCs w:val="24"/>
        </w:rPr>
        <w:t>Bioinformatics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27</w:t>
      </w:r>
      <w:r w:rsidRPr="00CA5670">
        <w:rPr>
          <w:rFonts w:ascii="Times New Roman" w:hAnsi="Times New Roman" w:cs="Times New Roman"/>
          <w:noProof/>
          <w:sz w:val="24"/>
          <w:szCs w:val="24"/>
        </w:rPr>
        <w:t>(21), 3070–3071. doi: 10.1093/bioinformatics/btr521</w:t>
      </w:r>
    </w:p>
    <w:p w14:paraId="52BD213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CA5670">
        <w:rPr>
          <w:rFonts w:ascii="Times New Roman" w:hAnsi="Times New Roman" w:cs="Times New Roman"/>
          <w:i/>
          <w:iCs/>
          <w:noProof/>
          <w:sz w:val="24"/>
          <w:szCs w:val="24"/>
        </w:rPr>
        <w:t>Journal of the American Statistical Association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0</w:t>
      </w:r>
      <w:r w:rsidRPr="00CA5670">
        <w:rPr>
          <w:rFonts w:ascii="Times New Roman" w:hAnsi="Times New Roman" w:cs="Times New Roman"/>
          <w:noProof/>
          <w:sz w:val="24"/>
          <w:szCs w:val="24"/>
        </w:rPr>
        <w:t>(0), 1–16. doi: 10.1080/01621459.2019.1635482</w:t>
      </w:r>
    </w:p>
    <w:p w14:paraId="3CAF861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CA5670">
        <w:rPr>
          <w:rFonts w:ascii="Times New Roman" w:hAnsi="Times New Roman" w:cs="Times New Roman"/>
          <w:i/>
          <w:iCs/>
          <w:noProof/>
          <w:sz w:val="24"/>
          <w:szCs w:val="24"/>
        </w:rPr>
        <w:t>Frontiers in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6</w:t>
      </w:r>
      <w:r w:rsidRPr="00CA5670">
        <w:rPr>
          <w:rFonts w:ascii="Times New Roman" w:hAnsi="Times New Roman" w:cs="Times New Roman"/>
          <w:noProof/>
          <w:sz w:val="24"/>
          <w:szCs w:val="24"/>
        </w:rPr>
        <w:t>(JUN), 1–10. doi: 10.3389/fgene.2015.00208</w:t>
      </w:r>
    </w:p>
    <w:p w14:paraId="34B7A45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CA5670">
        <w:rPr>
          <w:rFonts w:ascii="Times New Roman" w:hAnsi="Times New Roman" w:cs="Times New Roman"/>
          <w:i/>
          <w:iCs/>
          <w:noProof/>
          <w:sz w:val="24"/>
          <w:szCs w:val="24"/>
        </w:rPr>
        <w:t>PeerJ</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2014</w:t>
      </w:r>
      <w:r w:rsidRPr="00CA5670">
        <w:rPr>
          <w:rFonts w:ascii="Times New Roman" w:hAnsi="Times New Roman" w:cs="Times New Roman"/>
          <w:noProof/>
          <w:sz w:val="24"/>
          <w:szCs w:val="24"/>
        </w:rPr>
        <w:t>(1), 1–14. doi: 10.7717/peerj.281</w:t>
      </w:r>
    </w:p>
    <w:p w14:paraId="0427F60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CA5670">
        <w:rPr>
          <w:rFonts w:ascii="Times New Roman" w:hAnsi="Times New Roman" w:cs="Times New Roman"/>
          <w:i/>
          <w:iCs/>
          <w:noProof/>
          <w:sz w:val="24"/>
          <w:szCs w:val="24"/>
        </w:rPr>
        <w:t>Molecular Ecology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24</w:t>
      </w:r>
      <w:r w:rsidRPr="00CA5670">
        <w:rPr>
          <w:rFonts w:ascii="Times New Roman" w:hAnsi="Times New Roman" w:cs="Times New Roman"/>
          <w:noProof/>
          <w:sz w:val="24"/>
          <w:szCs w:val="24"/>
        </w:rPr>
        <w:t>(22), 5544–5560. doi: 10.1111/mec.13424</w:t>
      </w:r>
    </w:p>
    <w:p w14:paraId="0C16E16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CA5670">
        <w:rPr>
          <w:rFonts w:ascii="Times New Roman" w:hAnsi="Times New Roman" w:cs="Times New Roman"/>
          <w:i/>
          <w:iCs/>
          <w:noProof/>
          <w:sz w:val="24"/>
          <w:szCs w:val="24"/>
        </w:rPr>
        <w:t>Plant Disease</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102</w:t>
      </w:r>
      <w:r w:rsidRPr="00CA5670">
        <w:rPr>
          <w:rFonts w:ascii="Times New Roman" w:hAnsi="Times New Roman" w:cs="Times New Roman"/>
          <w:noProof/>
          <w:sz w:val="24"/>
          <w:szCs w:val="24"/>
        </w:rPr>
        <w:t>(11), 2074–2082. doi: 10.1094/PDIS-01-18-0175-RE</w:t>
      </w:r>
    </w:p>
    <w:p w14:paraId="64D3263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CA5670">
        <w:rPr>
          <w:rFonts w:ascii="Times New Roman" w:hAnsi="Times New Roman" w:cs="Times New Roman"/>
          <w:i/>
          <w:iCs/>
          <w:noProof/>
          <w:sz w:val="24"/>
          <w:szCs w:val="24"/>
        </w:rPr>
        <w:t>Ecology Letters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15</w:t>
      </w:r>
      <w:r w:rsidRPr="00CA5670">
        <w:rPr>
          <w:rFonts w:ascii="Times New Roman" w:hAnsi="Times New Roman" w:cs="Times New Roman"/>
          <w:noProof/>
          <w:sz w:val="24"/>
          <w:szCs w:val="24"/>
        </w:rPr>
        <w:t>(4), 378–392. doi: 10.1111/j.1461-0248.2012.01746.x</w:t>
      </w:r>
    </w:p>
    <w:p w14:paraId="136D92A7"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CA5670">
        <w:rPr>
          <w:rFonts w:ascii="Times New Roman" w:hAnsi="Times New Roman" w:cs="Times New Roman"/>
          <w:i/>
          <w:iCs/>
          <w:noProof/>
          <w:sz w:val="24"/>
          <w:szCs w:val="24"/>
        </w:rPr>
        <w:t>Methods in Ecology and Evolution</w:t>
      </w:r>
      <w:r w:rsidRPr="00CA5670">
        <w:rPr>
          <w:rFonts w:ascii="Times New Roman" w:hAnsi="Times New Roman" w:cs="Times New Roman"/>
          <w:noProof/>
          <w:sz w:val="24"/>
          <w:szCs w:val="24"/>
        </w:rPr>
        <w:t>. doi: 10.1111/2041-210X.12608</w:t>
      </w:r>
    </w:p>
    <w:p w14:paraId="6D9FCA8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CA5670">
        <w:rPr>
          <w:rFonts w:ascii="Times New Roman" w:hAnsi="Times New Roman" w:cs="Times New Roman"/>
          <w:i/>
          <w:iCs/>
          <w:noProof/>
          <w:sz w:val="24"/>
          <w:szCs w:val="24"/>
        </w:rPr>
        <w:t>Methods in 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8</w:t>
      </w:r>
      <w:r w:rsidRPr="00CA5670">
        <w:rPr>
          <w:rFonts w:ascii="Times New Roman" w:hAnsi="Times New Roman" w:cs="Times New Roman"/>
          <w:noProof/>
          <w:sz w:val="24"/>
          <w:szCs w:val="24"/>
        </w:rPr>
        <w:t>(1), 4–11. doi: 10.1111/2041-210X.12608</w:t>
      </w:r>
    </w:p>
    <w:p w14:paraId="2628E61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CA5670">
        <w:rPr>
          <w:rFonts w:ascii="Times New Roman" w:hAnsi="Times New Roman" w:cs="Times New Roman"/>
          <w:i/>
          <w:iCs/>
          <w:noProof/>
          <w:sz w:val="24"/>
          <w:szCs w:val="24"/>
        </w:rPr>
        <w:t>Frontiers in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8</w:t>
      </w:r>
      <w:r w:rsidRPr="00CA5670">
        <w:rPr>
          <w:rFonts w:ascii="Times New Roman" w:hAnsi="Times New Roman" w:cs="Times New Roman"/>
          <w:noProof/>
          <w:sz w:val="24"/>
          <w:szCs w:val="24"/>
        </w:rPr>
        <w:t>(FEB), 1–12. doi: 10.3389/fgene.2017.00009</w:t>
      </w:r>
    </w:p>
    <w:p w14:paraId="0A1107B6"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Larroque, J., Legault, S., Johns, R., Lumley, L., Cusson, M., Renaut, S., … James, P. M. A. </w:t>
      </w:r>
      <w:r w:rsidRPr="00CA5670">
        <w:rPr>
          <w:rFonts w:ascii="Times New Roman" w:hAnsi="Times New Roman" w:cs="Times New Roman"/>
          <w:noProof/>
          <w:sz w:val="24"/>
          <w:szCs w:val="24"/>
        </w:rPr>
        <w:lastRenderedPageBreak/>
        <w:t xml:space="preserve">(2019). Temporal variation in spatial genetic structure during population outbreaks: Distinguishing among different potential drivers of spatial synchrony.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(July), 1–15. doi: 10.1111/eva.12852</w:t>
      </w:r>
    </w:p>
    <w:p w14:paraId="4A61796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CA5670">
        <w:rPr>
          <w:rFonts w:ascii="Times New Roman" w:hAnsi="Times New Roman" w:cs="Times New Roman"/>
          <w:i/>
          <w:iCs/>
          <w:noProof/>
          <w:sz w:val="24"/>
          <w:szCs w:val="24"/>
        </w:rPr>
        <w:t>Forest Ecology and Management</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435</w:t>
      </w:r>
      <w:r w:rsidRPr="00CA5670">
        <w:rPr>
          <w:rFonts w:ascii="Times New Roman" w:hAnsi="Times New Roman" w:cs="Times New Roman"/>
          <w:noProof/>
          <w:sz w:val="24"/>
          <w:szCs w:val="24"/>
        </w:rPr>
        <w:t>(October 2018), 144–150. doi: 10.1016/j.foreco.2018.12.058</w:t>
      </w:r>
    </w:p>
    <w:p w14:paraId="187C402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Legendre, P. (2019). A temporal beta-diversity index to identify sites that have changed in exceptional ways in space–time surveys. </w:t>
      </w:r>
      <w:r w:rsidRPr="00CA5670">
        <w:rPr>
          <w:rFonts w:ascii="Times New Roman" w:hAnsi="Times New Roman" w:cs="Times New Roman"/>
          <w:i/>
          <w:iCs/>
          <w:noProof/>
          <w:sz w:val="24"/>
          <w:szCs w:val="24"/>
        </w:rPr>
        <w:t>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(6), 3500–3514. doi: 10.1002/ece3.4984</w:t>
      </w:r>
    </w:p>
    <w:p w14:paraId="71B63E82"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(April), 1–8. doi: 10.1111/eva.12810</w:t>
      </w:r>
    </w:p>
    <w:p w14:paraId="7788E45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CA5670">
        <w:rPr>
          <w:rFonts w:ascii="Times New Roman" w:hAnsi="Times New Roman" w:cs="Times New Roman"/>
          <w:i/>
          <w:iCs/>
          <w:noProof/>
          <w:sz w:val="24"/>
          <w:szCs w:val="24"/>
        </w:rPr>
        <w:t>Ecological Applications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10</w:t>
      </w:r>
      <w:r w:rsidRPr="00CA5670">
        <w:rPr>
          <w:rFonts w:ascii="Times New Roman" w:hAnsi="Times New Roman" w:cs="Times New Roman"/>
          <w:noProof/>
          <w:sz w:val="24"/>
          <w:szCs w:val="24"/>
        </w:rPr>
        <w:t>(3), 689–710. doi: 10.1890/1051-0761(2000)010[0689:BICEGC]2.0.CO;2</w:t>
      </w:r>
    </w:p>
    <w:p w14:paraId="59AD5CE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166</w:t>
      </w:r>
      <w:r w:rsidRPr="00CA5670">
        <w:rPr>
          <w:rFonts w:ascii="Times New Roman" w:hAnsi="Times New Roman" w:cs="Times New Roman"/>
          <w:noProof/>
          <w:sz w:val="24"/>
          <w:szCs w:val="24"/>
        </w:rPr>
        <w:t>(1), 351–372. doi: 10.1534/genetics.166.1.351</w:t>
      </w:r>
    </w:p>
    <w:p w14:paraId="6AD1449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111</w:t>
      </w:r>
      <w:r w:rsidRPr="00CA5670">
        <w:rPr>
          <w:rFonts w:ascii="Times New Roman" w:hAnsi="Times New Roman" w:cs="Times New Roman"/>
          <w:noProof/>
          <w:sz w:val="24"/>
          <w:szCs w:val="24"/>
        </w:rPr>
        <w:t>(3), 675–689. Retrieved from https://www.ncbi.nlm.nih.gov/pmc/articles/PMC1202664/pdf/675.pdf</w:t>
      </w:r>
    </w:p>
    <w:p w14:paraId="7941EDD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CA5670">
        <w:rPr>
          <w:rFonts w:ascii="Times New Roman" w:hAnsi="Times New Roman" w:cs="Times New Roman"/>
          <w:i/>
          <w:iCs/>
          <w:noProof/>
          <w:sz w:val="24"/>
          <w:szCs w:val="24"/>
        </w:rPr>
        <w:t>PLoS Neglected Tropical Diseases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(4), 1–27. doi: 10.1371/journal.pntd.0005546</w:t>
      </w:r>
    </w:p>
    <w:p w14:paraId="714E0A9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CA5670">
        <w:rPr>
          <w:rFonts w:ascii="Times New Roman" w:hAnsi="Times New Roman" w:cs="Times New Roman"/>
          <w:i/>
          <w:iCs/>
          <w:noProof/>
          <w:sz w:val="24"/>
          <w:szCs w:val="24"/>
        </w:rPr>
        <w:t>Conservation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18</w:t>
      </w:r>
      <w:r w:rsidRPr="00CA5670">
        <w:rPr>
          <w:rFonts w:ascii="Times New Roman" w:hAnsi="Times New Roman" w:cs="Times New Roman"/>
          <w:noProof/>
          <w:sz w:val="24"/>
          <w:szCs w:val="24"/>
        </w:rPr>
        <w:t>(5), 995–1009. doi: 10.1007/s10592-017-0948-4</w:t>
      </w:r>
    </w:p>
    <w:p w14:paraId="59F88F87"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CA5670">
        <w:rPr>
          <w:rFonts w:ascii="Times New Roman" w:hAnsi="Times New Roman" w:cs="Times New Roman"/>
          <w:i/>
          <w:iCs/>
          <w:noProof/>
          <w:sz w:val="24"/>
          <w:szCs w:val="24"/>
        </w:rPr>
        <w:t>Methods in 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7</w:t>
      </w:r>
      <w:r w:rsidRPr="00CA5670">
        <w:rPr>
          <w:rFonts w:ascii="Times New Roman" w:hAnsi="Times New Roman" w:cs="Times New Roman"/>
          <w:noProof/>
          <w:sz w:val="24"/>
          <w:szCs w:val="24"/>
        </w:rPr>
        <w:t>(1), 80–89. doi: 10.1111/2041-210X.12466</w:t>
      </w:r>
    </w:p>
    <w:p w14:paraId="2FA71E1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Paradis, E. (2010). Pegas: An R package for population genetics with an integrated-modular approach. </w:t>
      </w:r>
      <w:r w:rsidRPr="00CA5670">
        <w:rPr>
          <w:rFonts w:ascii="Times New Roman" w:hAnsi="Times New Roman" w:cs="Times New Roman"/>
          <w:i/>
          <w:iCs/>
          <w:noProof/>
          <w:sz w:val="24"/>
          <w:szCs w:val="24"/>
        </w:rPr>
        <w:t>Bioinformatics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26</w:t>
      </w:r>
      <w:r w:rsidRPr="00CA5670">
        <w:rPr>
          <w:rFonts w:ascii="Times New Roman" w:hAnsi="Times New Roman" w:cs="Times New Roman"/>
          <w:noProof/>
          <w:sz w:val="24"/>
          <w:szCs w:val="24"/>
        </w:rPr>
        <w:t>(3), 419–420. doi: 10.1093/bioinformatics/btp696</w:t>
      </w:r>
    </w:p>
    <w:p w14:paraId="3939147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lastRenderedPageBreak/>
        <w:t xml:space="preserve">Pereira, P., Teixeira, J., &amp; Velo-Antón, G. (2018). Allele surfing shaped the genetic structure of the European pond turtle via colonization and population expansion across the Iberian Peninsula from Africa. </w:t>
      </w:r>
      <w:r w:rsidRPr="00CA5670">
        <w:rPr>
          <w:rFonts w:ascii="Times New Roman" w:hAnsi="Times New Roman" w:cs="Times New Roman"/>
          <w:i/>
          <w:iCs/>
          <w:noProof/>
          <w:sz w:val="24"/>
          <w:szCs w:val="24"/>
        </w:rPr>
        <w:t>Journal of Biogeography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45</w:t>
      </w:r>
      <w:r w:rsidRPr="00CA5670">
        <w:rPr>
          <w:rFonts w:ascii="Times New Roman" w:hAnsi="Times New Roman" w:cs="Times New Roman"/>
          <w:noProof/>
          <w:sz w:val="24"/>
          <w:szCs w:val="24"/>
        </w:rPr>
        <w:t>(9), 2202–2215. doi: 10.1111/jbi.13412</w:t>
      </w:r>
    </w:p>
    <w:p w14:paraId="5DD406F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CA5670">
        <w:rPr>
          <w:rFonts w:ascii="Times New Roman" w:hAnsi="Times New Roman" w:cs="Times New Roman"/>
          <w:i/>
          <w:iCs/>
          <w:noProof/>
          <w:sz w:val="24"/>
          <w:szCs w:val="24"/>
        </w:rPr>
        <w:t>Ecology Letters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21</w:t>
      </w:r>
      <w:r w:rsidRPr="00CA5670">
        <w:rPr>
          <w:rFonts w:ascii="Times New Roman" w:hAnsi="Times New Roman" w:cs="Times New Roman"/>
          <w:noProof/>
          <w:sz w:val="24"/>
          <w:szCs w:val="24"/>
        </w:rPr>
        <w:t>(4), 525–535. doi: 10.1111/ele.12918</w:t>
      </w:r>
    </w:p>
    <w:p w14:paraId="2A1BAF09"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 Core Team. (2019). </w:t>
      </w:r>
      <w:r w:rsidRPr="00CA5670">
        <w:rPr>
          <w:rFonts w:ascii="Times New Roman" w:hAnsi="Times New Roman" w:cs="Times New Roman"/>
          <w:i/>
          <w:iCs/>
          <w:noProof/>
          <w:sz w:val="24"/>
          <w:szCs w:val="24"/>
        </w:rPr>
        <w:t>R: A language and environment for statistical computing</w:t>
      </w:r>
      <w:r w:rsidRPr="00CA5670">
        <w:rPr>
          <w:rFonts w:ascii="Times New Roman" w:hAnsi="Times New Roman" w:cs="Times New Roman"/>
          <w:noProof/>
          <w:sz w:val="24"/>
          <w:szCs w:val="24"/>
        </w:rPr>
        <w:t>. Retrieved from https://www.r-project.org/</w:t>
      </w:r>
    </w:p>
    <w:p w14:paraId="0316B16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CA5670">
        <w:rPr>
          <w:rFonts w:ascii="Times New Roman" w:hAnsi="Times New Roman" w:cs="Times New Roman"/>
          <w:i/>
          <w:iCs/>
          <w:noProof/>
          <w:sz w:val="24"/>
          <w:szCs w:val="24"/>
        </w:rPr>
        <w:t>Journal of Evolutionary Biology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23</w:t>
      </w:r>
      <w:r w:rsidRPr="00CA5670">
        <w:rPr>
          <w:rFonts w:ascii="Times New Roman" w:hAnsi="Times New Roman" w:cs="Times New Roman"/>
          <w:noProof/>
          <w:sz w:val="24"/>
          <w:szCs w:val="24"/>
        </w:rPr>
        <w:t>(1), 53–71. doi: 10.1111/j.1420-9101.2009.01860.x</w:t>
      </w:r>
    </w:p>
    <w:p w14:paraId="18A1958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Rogers, J. S. (1972). Measures of genetic similarity and genetic distances. In M. R. Wheeler (Ed.), </w:t>
      </w:r>
      <w:r w:rsidRPr="00CA5670">
        <w:rPr>
          <w:rFonts w:ascii="Times New Roman" w:hAnsi="Times New Roman" w:cs="Times New Roman"/>
          <w:i/>
          <w:iCs/>
          <w:noProof/>
          <w:sz w:val="24"/>
          <w:szCs w:val="24"/>
        </w:rPr>
        <w:t>Studies in Genetics VII</w:t>
      </w:r>
      <w:r w:rsidRPr="00CA5670">
        <w:rPr>
          <w:rFonts w:ascii="Times New Roman" w:hAnsi="Times New Roman" w:cs="Times New Roman"/>
          <w:noProof/>
          <w:sz w:val="24"/>
          <w:szCs w:val="24"/>
        </w:rPr>
        <w:t xml:space="preserve"> (pp. 145–153). Austin: The University of Texas.</w:t>
      </w:r>
    </w:p>
    <w:p w14:paraId="09F29B0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Rousset, F. (1997). Genetic Differentiation and Estimation of Gene Flow from FStatistics Under Isolation by Distance.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145</w:t>
      </w:r>
      <w:r w:rsidRPr="00CA5670">
        <w:rPr>
          <w:rFonts w:ascii="Times New Roman" w:hAnsi="Times New Roman" w:cs="Times New Roman"/>
          <w:noProof/>
          <w:sz w:val="24"/>
          <w:szCs w:val="24"/>
        </w:rPr>
        <w:t>(4), 1219–1228.</w:t>
      </w:r>
    </w:p>
    <w:p w14:paraId="3B32993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RStudio Team. (2018). </w:t>
      </w:r>
      <w:r w:rsidRPr="00CA5670">
        <w:rPr>
          <w:rFonts w:ascii="Times New Roman" w:hAnsi="Times New Roman" w:cs="Times New Roman"/>
          <w:i/>
          <w:iCs/>
          <w:noProof/>
          <w:sz w:val="24"/>
          <w:szCs w:val="24"/>
        </w:rPr>
        <w:t>RStudio: Integrated Development for R</w:t>
      </w:r>
      <w:r w:rsidRPr="00CA5670">
        <w:rPr>
          <w:rFonts w:ascii="Times New Roman" w:hAnsi="Times New Roman" w:cs="Times New Roman"/>
          <w:noProof/>
          <w:sz w:val="24"/>
          <w:szCs w:val="24"/>
        </w:rPr>
        <w:t>. Retrieved from http://www.rstudio.com/</w:t>
      </w:r>
    </w:p>
    <w:p w14:paraId="1F2B960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CA5670">
        <w:rPr>
          <w:rFonts w:ascii="Times New Roman" w:hAnsi="Times New Roman" w:cs="Times New Roman"/>
          <w:i/>
          <w:iCs/>
          <w:noProof/>
          <w:sz w:val="24"/>
          <w:szCs w:val="24"/>
        </w:rPr>
        <w:t>Conservation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(2), 375–385. doi: 10.1007/s10592-009-0044-5</w:t>
      </w:r>
    </w:p>
    <w:p w14:paraId="6626C72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CA5670">
        <w:rPr>
          <w:rFonts w:ascii="Times New Roman" w:hAnsi="Times New Roman" w:cs="Times New Roman"/>
          <w:i/>
          <w:iCs/>
          <w:noProof/>
          <w:sz w:val="24"/>
          <w:szCs w:val="24"/>
        </w:rPr>
        <w:t>Scientific Reports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(1), 1–9. doi: 10.1038/s41598-019-43435-9</w:t>
      </w:r>
    </w:p>
    <w:p w14:paraId="78B42499"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CA5670">
        <w:rPr>
          <w:rFonts w:ascii="Times New Roman" w:hAnsi="Times New Roman" w:cs="Times New Roman"/>
          <w:i/>
          <w:iCs/>
          <w:noProof/>
          <w:sz w:val="24"/>
          <w:szCs w:val="24"/>
        </w:rPr>
        <w:t>Molecular Biology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31</w:t>
      </w:r>
      <w:r w:rsidRPr="00CA5670">
        <w:rPr>
          <w:rFonts w:ascii="Times New Roman" w:hAnsi="Times New Roman" w:cs="Times New Roman"/>
          <w:noProof/>
          <w:sz w:val="24"/>
          <w:szCs w:val="24"/>
        </w:rPr>
        <w:t>(9), 2516–2527. doi: 10.1093/molbev/msu192</w:t>
      </w:r>
    </w:p>
    <w:p w14:paraId="31ECE936"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CA5670">
        <w:rPr>
          <w:rFonts w:ascii="Times New Roman" w:hAnsi="Times New Roman" w:cs="Times New Roman"/>
          <w:i/>
          <w:iCs/>
          <w:noProof/>
          <w:sz w:val="24"/>
          <w:szCs w:val="24"/>
        </w:rPr>
        <w:t>Conservation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13</w:t>
      </w:r>
      <w:r w:rsidRPr="00CA5670">
        <w:rPr>
          <w:rFonts w:ascii="Times New Roman" w:hAnsi="Times New Roman" w:cs="Times New Roman"/>
          <w:noProof/>
          <w:sz w:val="24"/>
          <w:szCs w:val="24"/>
        </w:rPr>
        <w:t>(2), 499–507. doi: 10.1007/s10592-011-0302-1</w:t>
      </w:r>
    </w:p>
    <w:p w14:paraId="68BB782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Taylor, P. D., Fahrig, L., Henein, K., &amp; Merriam, G. (1993). Connectivity is a vital element of landscape structure. </w:t>
      </w:r>
      <w:r w:rsidRPr="00CA5670">
        <w:rPr>
          <w:rFonts w:ascii="Times New Roman" w:hAnsi="Times New Roman" w:cs="Times New Roman"/>
          <w:i/>
          <w:iCs/>
          <w:noProof/>
          <w:sz w:val="24"/>
          <w:szCs w:val="24"/>
        </w:rPr>
        <w:t>Oikos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68</w:t>
      </w:r>
      <w:r w:rsidRPr="00CA5670">
        <w:rPr>
          <w:rFonts w:ascii="Times New Roman" w:hAnsi="Times New Roman" w:cs="Times New Roman"/>
          <w:noProof/>
          <w:sz w:val="24"/>
          <w:szCs w:val="24"/>
        </w:rPr>
        <w:t>(3), 571–573. doi: 10.2307/3544927</w:t>
      </w:r>
    </w:p>
    <w:p w14:paraId="7AFE8C6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Wittische, J., Janes, J. K., &amp; James, P. M. A. (2019). </w:t>
      </w:r>
      <w:r w:rsidRPr="00CA5670">
        <w:rPr>
          <w:rFonts w:ascii="Times New Roman" w:hAnsi="Times New Roman" w:cs="Times New Roman"/>
          <w:i/>
          <w:iCs/>
          <w:noProof/>
          <w:sz w:val="24"/>
          <w:szCs w:val="24"/>
        </w:rPr>
        <w:t>Modelling landscape genetic connectivity of the mountain pine beetle in western Canada 1</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1348</w:t>
      </w:r>
      <w:r w:rsidRPr="00CA5670">
        <w:rPr>
          <w:rFonts w:ascii="Times New Roman" w:hAnsi="Times New Roman" w:cs="Times New Roman"/>
          <w:noProof/>
          <w:sz w:val="24"/>
          <w:szCs w:val="24"/>
        </w:rPr>
        <w:t>(September), 1339–1348.</w:t>
      </w:r>
    </w:p>
    <w:p w14:paraId="125DF3E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rPr>
      </w:pPr>
      <w:r w:rsidRPr="00CA5670">
        <w:rPr>
          <w:rFonts w:ascii="Times New Roman" w:hAnsi="Times New Roman" w:cs="Times New Roman"/>
          <w:noProof/>
          <w:sz w:val="24"/>
          <w:szCs w:val="24"/>
        </w:rPr>
        <w:lastRenderedPageBreak/>
        <w:t xml:space="preserve">Wright, S. (1943). Isolation by Distance.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28</w:t>
      </w:r>
      <w:r w:rsidRPr="00CA5670">
        <w:rPr>
          <w:rFonts w:ascii="Times New Roman" w:hAnsi="Times New Roman" w:cs="Times New Roman"/>
          <w:noProof/>
          <w:sz w:val="24"/>
          <w:szCs w:val="24"/>
        </w:rPr>
        <w:t>(2), 114–138.</w:t>
      </w:r>
    </w:p>
    <w:p w14:paraId="0372EB18" w14:textId="053E7221" w:rsidR="00AB1190" w:rsidRPr="00004C95" w:rsidRDefault="008D3C82" w:rsidP="00B46C5C">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sz w:val="24"/>
          <w:szCs w:val="24"/>
        </w:rPr>
        <w:fldChar w:fldCharType="end"/>
      </w:r>
    </w:p>
    <w:p w14:paraId="2412C14A" w14:textId="120DFC07" w:rsidR="008D3C82" w:rsidRPr="00004C95"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Pr="00004C9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Pr="00004C9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Pr="00004C9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Pr="00004C9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Pr="00004C9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Pr="00004C9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Pr="00004C95"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Pr="00004C95" w:rsidRDefault="00182E94" w:rsidP="003C632F">
      <w:pPr>
        <w:pStyle w:val="Titre1"/>
      </w:pPr>
      <w:r w:rsidRPr="00004C95">
        <w:br w:type="page"/>
      </w:r>
    </w:p>
    <w:p w14:paraId="2078822C" w14:textId="0483F122" w:rsidR="00760250" w:rsidRPr="00004C95" w:rsidRDefault="00760250" w:rsidP="003C632F">
      <w:pPr>
        <w:pStyle w:val="Titre1"/>
      </w:pPr>
      <w:r w:rsidRPr="00004C95">
        <w:lastRenderedPageBreak/>
        <w:t>TABLES AND FIGURES</w:t>
      </w:r>
    </w:p>
    <w:p w14:paraId="4A26A12F" w14:textId="20BB89A3"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Table 1</w:t>
      </w:r>
      <w:r w:rsidR="00BE1555" w:rsidRPr="00004C95">
        <w:rPr>
          <w:rFonts w:ascii="Times New Roman" w:hAnsi="Times New Roman" w:cs="Times New Roman"/>
          <w:b/>
          <w:sz w:val="24"/>
          <w:szCs w:val="24"/>
        </w:rPr>
        <w:t>.</w:t>
      </w:r>
      <w:r w:rsidR="00BE1555" w:rsidRPr="00004C95">
        <w:rPr>
          <w:rFonts w:ascii="Times New Roman" w:hAnsi="Times New Roman" w:cs="Times New Roman"/>
          <w:sz w:val="24"/>
          <w:szCs w:val="24"/>
        </w:rPr>
        <w:t xml:space="preserve"> Two-factor simulation experiment with scenario abbreviations used throughout the manuscript. Rows: number of populations with </w:t>
      </w:r>
      <w:r w:rsidR="00BE1555" w:rsidRPr="00004C95">
        <w:rPr>
          <w:rFonts w:ascii="Times New Roman" w:eastAsia="Times New Roman" w:hAnsi="Times New Roman" w:cs="Times New Roman"/>
          <w:sz w:val="24"/>
          <w:szCs w:val="24"/>
        </w:rPr>
        <w:t>spatio-temporal population genetic legacies. Columns: dispersal values.</w:t>
      </w:r>
      <w:r w:rsidR="00BE1555" w:rsidRPr="00004C95">
        <w:rPr>
          <w:rFonts w:ascii="Times New Roman" w:hAnsi="Times New Roman" w:cs="Times New Roman"/>
          <w:sz w:val="24"/>
          <w:szCs w:val="24"/>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760250" w:rsidRPr="00004C95" w14:paraId="7851A9EA" w14:textId="77777777" w:rsidTr="00813CD6">
        <w:trPr>
          <w:trHeight w:val="1160"/>
        </w:trPr>
        <w:tc>
          <w:tcPr>
            <w:tcW w:w="2605" w:type="dxa"/>
          </w:tcPr>
          <w:p w14:paraId="470261B0" w14:textId="77777777" w:rsidR="00760250" w:rsidRPr="00004C95" w:rsidRDefault="00760250" w:rsidP="00813CD6">
            <w:pPr>
              <w:spacing w:before="240" w:line="276" w:lineRule="auto"/>
              <w:jc w:val="right"/>
              <w:rPr>
                <w:rFonts w:ascii="Times New Roman" w:hAnsi="Times New Roman" w:cs="Times New Roman"/>
                <w:i/>
                <w:sz w:val="24"/>
                <w:szCs w:val="24"/>
              </w:rPr>
            </w:pPr>
            <w:r w:rsidRPr="00004C95">
              <w:rPr>
                <w:rFonts w:ascii="Times New Roman" w:hAnsi="Times New Roman" w:cs="Times New Roman"/>
                <w:i/>
                <w:sz w:val="24"/>
                <w:szCs w:val="24"/>
              </w:rPr>
              <w:t>Dispersal (B)</w:t>
            </w:r>
          </w:p>
          <w:p w14:paraId="416A8011" w14:textId="77777777" w:rsidR="00760250" w:rsidRPr="00004C95" w:rsidRDefault="00760250" w:rsidP="00813CD6">
            <w:pPr>
              <w:spacing w:before="240" w:line="276" w:lineRule="auto"/>
              <w:rPr>
                <w:rFonts w:ascii="Times New Roman" w:hAnsi="Times New Roman" w:cs="Times New Roman"/>
                <w:i/>
                <w:sz w:val="24"/>
                <w:szCs w:val="24"/>
              </w:rPr>
            </w:pPr>
            <w:r w:rsidRPr="00004C95">
              <w:rPr>
                <w:rFonts w:ascii="Times New Roman" w:hAnsi="Times New Roman" w:cs="Times New Roman"/>
                <w:i/>
                <w:sz w:val="24"/>
                <w:szCs w:val="24"/>
              </w:rPr>
              <w:t>No. populations</w:t>
            </w:r>
          </w:p>
        </w:tc>
        <w:tc>
          <w:tcPr>
            <w:tcW w:w="2250" w:type="dxa"/>
          </w:tcPr>
          <w:p w14:paraId="2DBFF1EE"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Low </w:t>
            </w:r>
            <w:r w:rsidRPr="00004C95">
              <w:rPr>
                <w:rFonts w:ascii="Times New Roman" w:hAnsi="Times New Roman" w:cs="Times New Roman"/>
                <w:sz w:val="24"/>
                <w:szCs w:val="24"/>
              </w:rPr>
              <w:t>(720)</w:t>
            </w:r>
          </w:p>
        </w:tc>
        <w:tc>
          <w:tcPr>
            <w:tcW w:w="2157" w:type="dxa"/>
          </w:tcPr>
          <w:p w14:paraId="37B10490"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Moderate </w:t>
            </w:r>
            <w:r w:rsidRPr="00004C95">
              <w:rPr>
                <w:rFonts w:ascii="Times New Roman" w:hAnsi="Times New Roman" w:cs="Times New Roman"/>
                <w:sz w:val="24"/>
                <w:szCs w:val="24"/>
              </w:rPr>
              <w:t>(720)</w:t>
            </w:r>
          </w:p>
        </w:tc>
        <w:tc>
          <w:tcPr>
            <w:tcW w:w="2338" w:type="dxa"/>
          </w:tcPr>
          <w:p w14:paraId="1D08DEA2"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High </w:t>
            </w:r>
            <w:r w:rsidRPr="00004C95">
              <w:rPr>
                <w:rFonts w:ascii="Times New Roman" w:hAnsi="Times New Roman" w:cs="Times New Roman"/>
                <w:sz w:val="24"/>
                <w:szCs w:val="24"/>
              </w:rPr>
              <w:t>(720)</w:t>
            </w:r>
          </w:p>
        </w:tc>
      </w:tr>
      <w:tr w:rsidR="00760250" w:rsidRPr="00004C95" w14:paraId="27C670F7" w14:textId="77777777" w:rsidTr="00813CD6">
        <w:tc>
          <w:tcPr>
            <w:tcW w:w="2605" w:type="dxa"/>
          </w:tcPr>
          <w:p w14:paraId="6FF077A2"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1 </w:t>
            </w:r>
            <w:r w:rsidRPr="00004C95">
              <w:rPr>
                <w:rFonts w:ascii="Times New Roman" w:hAnsi="Times New Roman" w:cs="Times New Roman"/>
                <w:sz w:val="24"/>
                <w:szCs w:val="24"/>
              </w:rPr>
              <w:t>(540)</w:t>
            </w:r>
          </w:p>
        </w:tc>
        <w:tc>
          <w:tcPr>
            <w:tcW w:w="2250" w:type="dxa"/>
          </w:tcPr>
          <w:p w14:paraId="772A64F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L1 (180)</w:t>
            </w:r>
          </w:p>
        </w:tc>
        <w:tc>
          <w:tcPr>
            <w:tcW w:w="2157" w:type="dxa"/>
          </w:tcPr>
          <w:p w14:paraId="3070D70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M1 (180)</w:t>
            </w:r>
          </w:p>
        </w:tc>
        <w:tc>
          <w:tcPr>
            <w:tcW w:w="2338" w:type="dxa"/>
          </w:tcPr>
          <w:p w14:paraId="73F5623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H1 (180)</w:t>
            </w:r>
          </w:p>
        </w:tc>
      </w:tr>
      <w:tr w:rsidR="00760250" w:rsidRPr="00004C95" w14:paraId="106CA9CA" w14:textId="77777777" w:rsidTr="00813CD6">
        <w:tc>
          <w:tcPr>
            <w:tcW w:w="2605" w:type="dxa"/>
          </w:tcPr>
          <w:p w14:paraId="02E86D34"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2 </w:t>
            </w:r>
            <w:r w:rsidRPr="00004C95">
              <w:rPr>
                <w:rFonts w:ascii="Times New Roman" w:hAnsi="Times New Roman" w:cs="Times New Roman"/>
                <w:sz w:val="24"/>
                <w:szCs w:val="24"/>
              </w:rPr>
              <w:t>(540)</w:t>
            </w:r>
          </w:p>
        </w:tc>
        <w:tc>
          <w:tcPr>
            <w:tcW w:w="2250" w:type="dxa"/>
          </w:tcPr>
          <w:p w14:paraId="29B22395"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L2 (180)</w:t>
            </w:r>
          </w:p>
        </w:tc>
        <w:tc>
          <w:tcPr>
            <w:tcW w:w="2157" w:type="dxa"/>
          </w:tcPr>
          <w:p w14:paraId="320BCDBE"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M2 (180)</w:t>
            </w:r>
          </w:p>
        </w:tc>
        <w:tc>
          <w:tcPr>
            <w:tcW w:w="2338" w:type="dxa"/>
          </w:tcPr>
          <w:p w14:paraId="09E0CE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H2 (180)</w:t>
            </w:r>
          </w:p>
        </w:tc>
      </w:tr>
      <w:tr w:rsidR="00760250" w:rsidRPr="00004C95" w14:paraId="09798702" w14:textId="77777777" w:rsidTr="00813CD6">
        <w:tc>
          <w:tcPr>
            <w:tcW w:w="2605" w:type="dxa"/>
          </w:tcPr>
          <w:p w14:paraId="33BA5205"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3 </w:t>
            </w:r>
            <w:r w:rsidRPr="00004C95">
              <w:rPr>
                <w:rFonts w:ascii="Times New Roman" w:hAnsi="Times New Roman" w:cs="Times New Roman"/>
                <w:sz w:val="24"/>
                <w:szCs w:val="24"/>
              </w:rPr>
              <w:t>(540)</w:t>
            </w:r>
          </w:p>
        </w:tc>
        <w:tc>
          <w:tcPr>
            <w:tcW w:w="2250" w:type="dxa"/>
          </w:tcPr>
          <w:p w14:paraId="0DE96708"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L3 (180)</w:t>
            </w:r>
          </w:p>
        </w:tc>
        <w:tc>
          <w:tcPr>
            <w:tcW w:w="2157" w:type="dxa"/>
          </w:tcPr>
          <w:p w14:paraId="4E224FE2"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M3 (180)</w:t>
            </w:r>
          </w:p>
        </w:tc>
        <w:tc>
          <w:tcPr>
            <w:tcW w:w="2338" w:type="dxa"/>
          </w:tcPr>
          <w:p w14:paraId="155F70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H3 (180)</w:t>
            </w:r>
          </w:p>
        </w:tc>
      </w:tr>
      <w:tr w:rsidR="00760250" w:rsidRPr="00004C95" w14:paraId="5FA4960E" w14:textId="77777777" w:rsidTr="00813CD6">
        <w:tc>
          <w:tcPr>
            <w:tcW w:w="2605" w:type="dxa"/>
          </w:tcPr>
          <w:p w14:paraId="163D1E76" w14:textId="77777777" w:rsidR="00760250" w:rsidRPr="00004C95" w:rsidRDefault="00760250" w:rsidP="00813CD6">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0: control</w:t>
            </w:r>
            <w:r w:rsidRPr="00004C95">
              <w:rPr>
                <w:rFonts w:ascii="Times New Roman" w:hAnsi="Times New Roman" w:cs="Times New Roman"/>
                <w:sz w:val="24"/>
                <w:szCs w:val="24"/>
              </w:rPr>
              <w:t xml:space="preserve"> (540)</w:t>
            </w:r>
          </w:p>
        </w:tc>
        <w:tc>
          <w:tcPr>
            <w:tcW w:w="2250" w:type="dxa"/>
          </w:tcPr>
          <w:p w14:paraId="41C65A5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CL (180)</w:t>
            </w:r>
          </w:p>
        </w:tc>
        <w:tc>
          <w:tcPr>
            <w:tcW w:w="2157" w:type="dxa"/>
          </w:tcPr>
          <w:p w14:paraId="71840A9A"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 xml:space="preserve">CM (180) </w:t>
            </w:r>
          </w:p>
        </w:tc>
        <w:tc>
          <w:tcPr>
            <w:tcW w:w="2338" w:type="dxa"/>
          </w:tcPr>
          <w:p w14:paraId="719797B9"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CH (180)</w:t>
            </w:r>
          </w:p>
        </w:tc>
      </w:tr>
    </w:tbl>
    <w:p w14:paraId="481D8F0C"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702A5D7B"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004C95">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004C95">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004C95"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r w:rsidRPr="00004C95">
        <w:rPr>
          <w:rFonts w:ascii="Times New Roman" w:hAnsi="Times New Roman" w:cs="Times New Roman"/>
          <w:b/>
          <w:sz w:val="24"/>
          <w:szCs w:val="24"/>
        </w:rPr>
        <w:t>Figure 1</w:t>
      </w:r>
      <w:r w:rsidR="00EC12D4" w:rsidRPr="00004C95">
        <w:rPr>
          <w:rFonts w:ascii="Times New Roman" w:hAnsi="Times New Roman" w:cs="Times New Roman"/>
          <w:b/>
          <w:sz w:val="24"/>
          <w:szCs w:val="24"/>
        </w:rPr>
        <w:t>.</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Schematic representations of A) the computation of the original TGI values and B) the way we permutated input genotypic matrices to create a distribution to test TGI significance.</w:t>
      </w:r>
    </w:p>
    <w:p w14:paraId="7FA70740" w14:textId="77777777"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04C95" w:rsidRDefault="00760250" w:rsidP="00BE1555">
      <w:pPr>
        <w:spacing w:before="240" w:line="276" w:lineRule="auto"/>
        <w:rPr>
          <w:rFonts w:ascii="Times New Roman" w:hAnsi="Times New Roman" w:cs="Times New Roman"/>
          <w:sz w:val="24"/>
          <w:szCs w:val="24"/>
        </w:rPr>
      </w:pPr>
      <w:commentRangeStart w:id="97"/>
      <w:r w:rsidRPr="00004C95">
        <w:rPr>
          <w:rFonts w:ascii="Times New Roman" w:hAnsi="Times New Roman" w:cs="Times New Roman"/>
          <w:b/>
          <w:sz w:val="24"/>
          <w:szCs w:val="24"/>
        </w:rPr>
        <w:t>Figure</w:t>
      </w:r>
      <w:commentRangeEnd w:id="97"/>
      <w:r w:rsidR="008C196C" w:rsidRPr="00004C95">
        <w:rPr>
          <w:rStyle w:val="Marquedecommentaire"/>
        </w:rPr>
        <w:commentReference w:id="97"/>
      </w:r>
      <w:r w:rsidRPr="00004C95">
        <w:rPr>
          <w:rFonts w:ascii="Times New Roman" w:hAnsi="Times New Roman" w:cs="Times New Roman"/>
          <w:b/>
          <w:sz w:val="24"/>
          <w:szCs w:val="24"/>
        </w:rPr>
        <w:t xml:space="preserve"> 2.</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Probability of dispersal of an individual as a function of geographic distance, in three different dispersal scenarios.</w:t>
      </w:r>
    </w:p>
    <w:p w14:paraId="45CE2B4B" w14:textId="6AD90674" w:rsidR="00760250" w:rsidRPr="00004C95" w:rsidRDefault="00760250" w:rsidP="00760250">
      <w:pPr>
        <w:spacing w:before="240" w:line="276" w:lineRule="auto"/>
        <w:rPr>
          <w:rFonts w:ascii="Times New Roman" w:hAnsi="Times New Roman" w:cs="Times New Roman"/>
          <w:sz w:val="24"/>
          <w:szCs w:val="24"/>
        </w:rPr>
      </w:pPr>
    </w:p>
    <w:p w14:paraId="115FBEA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004C95" w:rsidRDefault="00760250" w:rsidP="00760250">
      <w:pPr>
        <w:spacing w:before="240" w:after="240" w:line="276" w:lineRule="auto"/>
        <w:rPr>
          <w:rFonts w:ascii="Times New Roman" w:eastAsia="Times New Roman" w:hAnsi="Times New Roman" w:cs="Times New Roman"/>
          <w:b/>
          <w:sz w:val="24"/>
          <w:szCs w:val="24"/>
        </w:rPr>
      </w:pPr>
      <w:commentRangeStart w:id="98"/>
      <w:r w:rsidRPr="00004C95">
        <w:rPr>
          <w:rFonts w:ascii="Times New Roman" w:eastAsia="Times New Roman" w:hAnsi="Times New Roman" w:cs="Times New Roman"/>
          <w:b/>
          <w:sz w:val="24"/>
          <w:szCs w:val="24"/>
        </w:rPr>
        <w:t>Figure</w:t>
      </w:r>
      <w:commentRangeEnd w:id="98"/>
      <w:r w:rsidR="008C196C" w:rsidRPr="00004C95">
        <w:rPr>
          <w:rStyle w:val="Marquedecommentaire"/>
        </w:rPr>
        <w:commentReference w:id="98"/>
      </w:r>
      <w:r w:rsidRPr="00004C95">
        <w:rPr>
          <w:rFonts w:ascii="Times New Roman" w:eastAsia="Times New Roman" w:hAnsi="Times New Roman" w:cs="Times New Roman"/>
          <w:b/>
          <w:sz w:val="24"/>
          <w:szCs w:val="24"/>
        </w:rPr>
        <w:t xml:space="preserve"> 3.</w:t>
      </w:r>
      <w:r w:rsidR="00BE1555" w:rsidRPr="00004C95">
        <w:rPr>
          <w:rFonts w:ascii="Times New Roman" w:eastAsia="Times New Roman" w:hAnsi="Times New Roman" w:cs="Times New Roman"/>
          <w:b/>
          <w:sz w:val="24"/>
          <w:szCs w:val="24"/>
        </w:rPr>
        <w:t xml:space="preserve"> </w:t>
      </w:r>
      <w:r w:rsidR="00BE1555" w:rsidRPr="00004C95">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p>
    <w:p w14:paraId="4DF5E872"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4.</w:t>
      </w:r>
      <w:r w:rsidR="00F75ADD" w:rsidRPr="00004C95">
        <w:rPr>
          <w:rFonts w:ascii="Times New Roman" w:eastAsia="Times New Roman" w:hAnsi="Times New Roman" w:cs="Times New Roman"/>
          <w:b/>
          <w:sz w:val="24"/>
          <w:szCs w:val="24"/>
        </w:rPr>
        <w:t xml:space="preserve"> </w:t>
      </w:r>
      <w:r w:rsidR="00F75ADD" w:rsidRPr="00004C95">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BA4E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ECDEB"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004C95">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004C95" w:rsidRDefault="00760250" w:rsidP="00760250">
      <w:pPr>
        <w:spacing w:after="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ab/>
      </w:r>
    </w:p>
    <w:p w14:paraId="1488136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004C95" w:rsidRDefault="00760250" w:rsidP="00760250">
      <w:pPr>
        <w:spacing w:before="240" w:after="240" w:line="276" w:lineRule="auto"/>
        <w:rPr>
          <w:rFonts w:ascii="Times New Roman" w:eastAsia="Times New Roman" w:hAnsi="Times New Roman" w:cs="Times New Roman"/>
          <w:sz w:val="24"/>
          <w:szCs w:val="24"/>
        </w:rPr>
      </w:pPr>
      <w:commentRangeStart w:id="99"/>
      <w:r w:rsidRPr="00004C95">
        <w:rPr>
          <w:rFonts w:ascii="Times New Roman" w:eastAsia="Times New Roman" w:hAnsi="Times New Roman" w:cs="Times New Roman"/>
          <w:b/>
          <w:sz w:val="24"/>
          <w:szCs w:val="24"/>
        </w:rPr>
        <w:t>Figure</w:t>
      </w:r>
      <w:commentRangeEnd w:id="99"/>
      <w:r w:rsidR="008C196C" w:rsidRPr="00004C95">
        <w:rPr>
          <w:rStyle w:val="Marquedecommentaire"/>
        </w:rPr>
        <w:commentReference w:id="99"/>
      </w:r>
      <w:r w:rsidRPr="00004C95">
        <w:rPr>
          <w:rFonts w:ascii="Times New Roman" w:eastAsia="Times New Roman" w:hAnsi="Times New Roman" w:cs="Times New Roman"/>
          <w:b/>
          <w:sz w:val="24"/>
          <w:szCs w:val="24"/>
        </w:rPr>
        <w:t xml:space="preserve"> 5</w:t>
      </w:r>
      <w:r w:rsidR="00EC12D4" w:rsidRPr="00004C95">
        <w:rPr>
          <w:rFonts w:ascii="Times New Roman" w:eastAsia="Times New Roman" w:hAnsi="Times New Roman" w:cs="Times New Roman"/>
          <w:sz w:val="24"/>
          <w:szCs w:val="24"/>
        </w:rPr>
        <w:t>.</w:t>
      </w:r>
      <w:r w:rsidR="0060134C" w:rsidRPr="00004C95">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8E82"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EC96"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004C95">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6</w:t>
      </w:r>
      <w:r w:rsidR="00EC12D4" w:rsidRPr="00004C95">
        <w:rPr>
          <w:rFonts w:ascii="Times New Roman" w:eastAsia="Times New Roman" w:hAnsi="Times New Roman" w:cs="Times New Roman"/>
          <w:b/>
          <w:sz w:val="24"/>
          <w:szCs w:val="24"/>
        </w:rPr>
        <w:t>.</w:t>
      </w:r>
      <w:r w:rsidR="00F267BC" w:rsidRPr="00004C95">
        <w:rPr>
          <w:rFonts w:ascii="Times New Roman" w:eastAsia="Times New Roman" w:hAnsi="Times New Roman" w:cs="Times New Roman"/>
          <w:b/>
          <w:sz w:val="24"/>
          <w:szCs w:val="24"/>
        </w:rPr>
        <w:t xml:space="preserve"> </w:t>
      </w:r>
      <w:r w:rsidR="00F267BC" w:rsidRPr="00004C95">
        <w:rPr>
          <w:rFonts w:ascii="Times New Roman" w:eastAsia="Times New Roman" w:hAnsi="Times New Roman" w:cs="Times New Roman"/>
          <w:sz w:val="24"/>
          <w:szCs w:val="24"/>
        </w:rPr>
        <w:t>FPR from TGI tests performed between sampling executed up to 9 generations before or after the event (arrow) when compared with sampling done the generation after the event for prior samplings, or the generation before the event for posterior samplings. 95% confidence intervals are displayed by bars.</w:t>
      </w:r>
    </w:p>
    <w:p w14:paraId="338325AF"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Pr="00004C95" w:rsidRDefault="00563238" w:rsidP="00760250">
      <w:pPr>
        <w:widowControl w:val="0"/>
        <w:autoSpaceDE w:val="0"/>
        <w:autoSpaceDN w:val="0"/>
        <w:adjustRightInd w:val="0"/>
        <w:spacing w:before="240" w:after="240" w:line="276" w:lineRule="auto"/>
      </w:pPr>
    </w:p>
    <w:p w14:paraId="20EE7C99" w14:textId="52DBCF3E" w:rsidR="00F267BC" w:rsidRPr="00004C95" w:rsidRDefault="00F267BC" w:rsidP="00760250">
      <w:pPr>
        <w:widowControl w:val="0"/>
        <w:autoSpaceDE w:val="0"/>
        <w:autoSpaceDN w:val="0"/>
        <w:adjustRightInd w:val="0"/>
        <w:spacing w:before="240" w:after="240" w:line="276" w:lineRule="auto"/>
      </w:pPr>
    </w:p>
    <w:p w14:paraId="3F1516B2"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lastRenderedPageBreak/>
        <w:t>ANNEX A:</w:t>
      </w:r>
      <w:r w:rsidRPr="00004C95">
        <w:rPr>
          <w:rFonts w:ascii="Times New Roman" w:eastAsia="Times New Roman" w:hAnsi="Times New Roman" w:cs="Times New Roman"/>
          <w:sz w:val="24"/>
          <w:szCs w:val="24"/>
        </w:rPr>
        <w:t xml:space="preserve"> Roger’s genetic distance</w:t>
      </w:r>
    </w:p>
    <w:p w14:paraId="271489FA" w14:textId="77777777" w:rsidR="00F267BC" w:rsidRPr="00004C95"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Given </w:t>
      </w:r>
      <m:oMath>
        <m:r>
          <w:rPr>
            <w:rFonts w:ascii="Cambria Math" w:eastAsia="Times New Roman" w:hAnsi="Cambria Math" w:cs="Times New Roman"/>
            <w:sz w:val="24"/>
            <w:szCs w:val="24"/>
          </w:rPr>
          <m:t>L</m:t>
        </m:r>
      </m:oMath>
      <w:r w:rsidRPr="00004C95">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alleles:</w:t>
      </w:r>
    </w:p>
    <w:p w14:paraId="59FDF118" w14:textId="77777777" w:rsidR="00F267BC" w:rsidRPr="00004C95" w:rsidRDefault="00283F14"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 xml:space="preserve">ANNEX B: </w:t>
      </w:r>
      <w:r w:rsidRPr="00004C95">
        <w:rPr>
          <w:rFonts w:ascii="Times New Roman" w:eastAsia="Times New Roman" w:hAnsi="Times New Roman" w:cs="Times New Roman"/>
          <w:sz w:val="24"/>
          <w:szCs w:val="24"/>
        </w:rPr>
        <w:t>TGI function</w:t>
      </w:r>
    </w:p>
    <w:p w14:paraId="1283507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mat1: the genotypic matrix associated with the first sampling; must be a genind object</w:t>
      </w:r>
    </w:p>
    <w:p w14:paraId="52B2FE0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mat2: the genotypic matrix associated with the second sampling; must be a genind object</w:t>
      </w:r>
    </w:p>
    <w:p w14:paraId="37C77A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nperm: the the number of permutations used in the evaluation of significance</w:t>
      </w:r>
    </w:p>
    <w:p w14:paraId="7AB6502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seed.: you may specify a seed by using this argument</w:t>
      </w:r>
    </w:p>
    <w:p w14:paraId="3F2E314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method: </w:t>
      </w:r>
      <w:proofErr w:type="gramStart"/>
      <w:r w:rsidRPr="00004C95">
        <w:rPr>
          <w:rFonts w:ascii="Courier New" w:eastAsia="Times New Roman" w:hAnsi="Courier New" w:cs="Courier New"/>
          <w:b/>
          <w:bCs/>
          <w:sz w:val="16"/>
          <w:szCs w:val="16"/>
        </w:rPr>
        <w:t>see ?</w:t>
      </w:r>
      <w:proofErr w:type="gramEnd"/>
      <w:r w:rsidRPr="00004C95">
        <w:rPr>
          <w:rFonts w:ascii="Courier New" w:eastAsia="Times New Roman" w:hAnsi="Courier New" w:cs="Courier New"/>
          <w:b/>
          <w:bCs/>
          <w:sz w:val="16"/>
          <w:szCs w:val="16"/>
        </w:rPr>
        <w:t>adegenet::dist.genpop</w:t>
      </w:r>
    </w:p>
    <w:p w14:paraId="6A25385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correc: correction for multiple inference; </w:t>
      </w:r>
      <w:proofErr w:type="gramStart"/>
      <w:r w:rsidRPr="00004C95">
        <w:rPr>
          <w:rFonts w:ascii="Courier New" w:eastAsia="Times New Roman" w:hAnsi="Courier New" w:cs="Courier New"/>
          <w:b/>
          <w:bCs/>
          <w:sz w:val="16"/>
          <w:szCs w:val="16"/>
        </w:rPr>
        <w:t>see ?p</w:t>
      </w:r>
      <w:proofErr w:type="gramEnd"/>
      <w:r w:rsidRPr="00004C95">
        <w:rPr>
          <w:rFonts w:ascii="Courier New" w:eastAsia="Times New Roman" w:hAnsi="Courier New" w:cs="Courier New"/>
          <w:b/>
          <w:bCs/>
          <w:sz w:val="16"/>
          <w:szCs w:val="16"/>
        </w:rPr>
        <w:t>.adjust</w:t>
      </w:r>
    </w:p>
    <w:p w14:paraId="30EF9A1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thresh_for_GL: indicate here the threshold you want to use</w:t>
      </w:r>
    </w:p>
    <w:p w14:paraId="72F6D2B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01FFCF4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TGI &lt;- function (mat1, mat2, nperm = 999, replace = FALSE, seed. = NULL,</w:t>
      </w:r>
    </w:p>
    <w:p w14:paraId="4DC024EC" w14:textId="77777777" w:rsidR="00F267BC" w:rsidRPr="00004C95" w:rsidRDefault="00F267BC" w:rsidP="00F267BC">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method = 4, correc = "holm", thresh_for_GL = 0.05) {  </w:t>
      </w:r>
    </w:p>
    <w:p w14:paraId="5F553FC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Dependency on packages</w:t>
      </w:r>
    </w:p>
    <w:p w14:paraId="647DE36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library(adegenet)</w:t>
      </w:r>
    </w:p>
    <w:p w14:paraId="4C88F1C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library(poppr)</w:t>
      </w:r>
    </w:p>
    <w:p w14:paraId="3CAF5A1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Conversion from genind to genpop objects  </w:t>
      </w:r>
    </w:p>
    <w:p w14:paraId="2E1F4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 &lt;- genind2genpop(mat1)</w:t>
      </w:r>
    </w:p>
    <w:p w14:paraId="7FE81E1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 &lt;- mat1p</w:t>
      </w:r>
      <w:proofErr w:type="gramStart"/>
      <w:r w:rsidRPr="00004C95">
        <w:rPr>
          <w:rFonts w:ascii="Courier New" w:eastAsia="Times New Roman" w:hAnsi="Courier New" w:cs="Courier New"/>
          <w:b/>
          <w:bCs/>
          <w:sz w:val="16"/>
          <w:szCs w:val="16"/>
        </w:rPr>
        <w:t>[,order</w:t>
      </w:r>
      <w:proofErr w:type="gramEnd"/>
      <w:r w:rsidRPr="00004C95">
        <w:rPr>
          <w:rFonts w:ascii="Courier New" w:eastAsia="Times New Roman" w:hAnsi="Courier New" w:cs="Courier New"/>
          <w:b/>
          <w:bCs/>
          <w:sz w:val="16"/>
          <w:szCs w:val="16"/>
        </w:rPr>
        <w:t>(colnames(mat1p@tab))]</w:t>
      </w:r>
    </w:p>
    <w:p w14:paraId="06D63DA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 &lt;- genind2genpop(mat2)</w:t>
      </w:r>
    </w:p>
    <w:p w14:paraId="64072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 &lt;- mat2p</w:t>
      </w:r>
      <w:proofErr w:type="gramStart"/>
      <w:r w:rsidRPr="00004C95">
        <w:rPr>
          <w:rFonts w:ascii="Courier New" w:eastAsia="Times New Roman" w:hAnsi="Courier New" w:cs="Courier New"/>
          <w:b/>
          <w:bCs/>
          <w:sz w:val="16"/>
          <w:szCs w:val="16"/>
        </w:rPr>
        <w:t>[,order</w:t>
      </w:r>
      <w:proofErr w:type="gramEnd"/>
      <w:r w:rsidRPr="00004C95">
        <w:rPr>
          <w:rFonts w:ascii="Courier New" w:eastAsia="Times New Roman" w:hAnsi="Courier New" w:cs="Courier New"/>
          <w:b/>
          <w:bCs/>
          <w:sz w:val="16"/>
          <w:szCs w:val="16"/>
        </w:rPr>
        <w:t xml:space="preserve">(colnames(mat2p@tab))]  </w:t>
      </w:r>
    </w:p>
    <w:p w14:paraId="0064A4E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30161AA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Function to compute genetic distances  </w:t>
      </w:r>
    </w:p>
    <w:p w14:paraId="5B08C35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dissim &lt;- </w:t>
      </w:r>
      <w:proofErr w:type="gramStart"/>
      <w:r w:rsidRPr="00004C95">
        <w:rPr>
          <w:rFonts w:ascii="Courier New" w:eastAsia="Times New Roman" w:hAnsi="Courier New" w:cs="Courier New"/>
          <w:b/>
          <w:bCs/>
          <w:sz w:val="16"/>
          <w:szCs w:val="16"/>
        </w:rPr>
        <w:t>function(</w:t>
      </w:r>
      <w:proofErr w:type="gramEnd"/>
      <w:r w:rsidRPr="00004C95">
        <w:rPr>
          <w:rFonts w:ascii="Courier New" w:eastAsia="Times New Roman" w:hAnsi="Courier New" w:cs="Courier New"/>
          <w:b/>
          <w:bCs/>
          <w:sz w:val="16"/>
          <w:szCs w:val="16"/>
        </w:rPr>
        <w:t>mat1p, mat2p, method) {</w:t>
      </w:r>
    </w:p>
    <w:p w14:paraId="7A39FC6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 &lt;- </w:t>
      </w:r>
      <w:proofErr w:type="gramStart"/>
      <w:r w:rsidRPr="00004C95">
        <w:rPr>
          <w:rFonts w:ascii="Courier New" w:eastAsia="Times New Roman" w:hAnsi="Courier New" w:cs="Courier New"/>
          <w:b/>
          <w:bCs/>
          <w:sz w:val="16"/>
          <w:szCs w:val="16"/>
        </w:rPr>
        <w:t>vector(</w:t>
      </w:r>
      <w:proofErr w:type="gramEnd"/>
      <w:r w:rsidRPr="00004C95">
        <w:rPr>
          <w:rFonts w:ascii="Courier New" w:eastAsia="Times New Roman" w:hAnsi="Courier New" w:cs="Courier New"/>
          <w:b/>
          <w:bCs/>
          <w:sz w:val="16"/>
          <w:szCs w:val="16"/>
        </w:rPr>
        <w:t>mode = "numeric", length = nrow(mat1p@tab))</w:t>
      </w:r>
    </w:p>
    <w:p w14:paraId="1D95C10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for (i in </w:t>
      </w:r>
      <w:proofErr w:type="gramStart"/>
      <w:r w:rsidRPr="00004C95">
        <w:rPr>
          <w:rFonts w:ascii="Courier New" w:eastAsia="Times New Roman" w:hAnsi="Courier New" w:cs="Courier New"/>
          <w:b/>
          <w:bCs/>
          <w:sz w:val="16"/>
          <w:szCs w:val="16"/>
        </w:rPr>
        <w:t>1:nrow</w:t>
      </w:r>
      <w:proofErr w:type="gramEnd"/>
      <w:r w:rsidRPr="00004C95">
        <w:rPr>
          <w:rFonts w:ascii="Courier New" w:eastAsia="Times New Roman" w:hAnsi="Courier New" w:cs="Courier New"/>
          <w:b/>
          <w:bCs/>
          <w:sz w:val="16"/>
          <w:szCs w:val="16"/>
        </w:rPr>
        <w:t>(mat1p@tab)){</w:t>
      </w:r>
    </w:p>
    <w:p w14:paraId="151C1FD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(i == </w:t>
      </w:r>
      <w:proofErr w:type="gramStart"/>
      <w:r w:rsidRPr="00004C95">
        <w:rPr>
          <w:rFonts w:ascii="Courier New" w:eastAsia="Times New Roman" w:hAnsi="Courier New" w:cs="Courier New"/>
          <w:b/>
          <w:bCs/>
          <w:sz w:val="16"/>
          <w:szCs w:val="16"/>
        </w:rPr>
        <w:t>1){</w:t>
      </w:r>
      <w:proofErr w:type="gramEnd"/>
    </w:p>
    <w:p w14:paraId="72FD2D5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trick &lt;- 2</w:t>
      </w:r>
    </w:p>
    <w:p w14:paraId="75C1B7C6"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else { </w:t>
      </w:r>
    </w:p>
    <w:p w14:paraId="23B41E4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trick &lt;- 1</w:t>
      </w:r>
    </w:p>
    <w:p w14:paraId="4FFAE45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6717715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temp_genpop &lt;- mat1p</w:t>
      </w:r>
    </w:p>
    <w:p w14:paraId="0964013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temp_genpop@tab[trick,] &lt;- mat2p@tab[i,]</w:t>
      </w:r>
    </w:p>
    <w:p w14:paraId="5C8FFA1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dis[i] &lt;- </w:t>
      </w:r>
      <w:proofErr w:type="gramStart"/>
      <w:r w:rsidRPr="00004C95">
        <w:rPr>
          <w:rFonts w:ascii="Courier New" w:eastAsia="Times New Roman" w:hAnsi="Courier New" w:cs="Courier New"/>
          <w:b/>
          <w:bCs/>
          <w:sz w:val="16"/>
          <w:szCs w:val="16"/>
        </w:rPr>
        <w:t>dist.genpop</w:t>
      </w:r>
      <w:proofErr w:type="gramEnd"/>
      <w:r w:rsidRPr="00004C95">
        <w:rPr>
          <w:rFonts w:ascii="Courier New" w:eastAsia="Times New Roman" w:hAnsi="Courier New" w:cs="Courier New"/>
          <w:b/>
          <w:bCs/>
          <w:sz w:val="16"/>
          <w:szCs w:val="16"/>
        </w:rPr>
        <w:t>(temp_genpop[c(trick, i),], method = method)</w:t>
      </w:r>
    </w:p>
    <w:p w14:paraId="1A7B27E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01B62B4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list(</w:t>
      </w:r>
      <w:proofErr w:type="gramEnd"/>
      <w:r w:rsidRPr="00004C95">
        <w:rPr>
          <w:rFonts w:ascii="Courier New" w:eastAsia="Times New Roman" w:hAnsi="Courier New" w:cs="Courier New"/>
          <w:b/>
          <w:bCs/>
          <w:sz w:val="16"/>
          <w:szCs w:val="16"/>
        </w:rPr>
        <w:t>dis = dis)</w:t>
      </w:r>
    </w:p>
    <w:p w14:paraId="44A5EC6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2C6BD19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3F545CF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Initialization of seed, tolerance  </w:t>
      </w:r>
    </w:p>
    <w:p w14:paraId="227FDBD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w:t>
      </w:r>
      <w:proofErr w:type="gramStart"/>
      <w:r w:rsidRPr="00004C95">
        <w:rPr>
          <w:rFonts w:ascii="Courier New" w:eastAsia="Times New Roman" w:hAnsi="Courier New" w:cs="Courier New"/>
          <w:b/>
          <w:bCs/>
          <w:sz w:val="16"/>
          <w:szCs w:val="16"/>
        </w:rPr>
        <w:t>(!is</w:t>
      </w:r>
      <w:proofErr w:type="gramEnd"/>
      <w:r w:rsidRPr="00004C95">
        <w:rPr>
          <w:rFonts w:ascii="Courier New" w:eastAsia="Times New Roman" w:hAnsi="Courier New" w:cs="Courier New"/>
          <w:b/>
          <w:bCs/>
          <w:sz w:val="16"/>
          <w:szCs w:val="16"/>
        </w:rPr>
        <w:t>.null(seed.)){</w:t>
      </w:r>
    </w:p>
    <w:p w14:paraId="1E213B4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set.seed</w:t>
      </w:r>
      <w:proofErr w:type="gramEnd"/>
      <w:r w:rsidRPr="00004C95">
        <w:rPr>
          <w:rFonts w:ascii="Courier New" w:eastAsia="Times New Roman" w:hAnsi="Courier New" w:cs="Courier New"/>
          <w:b/>
          <w:bCs/>
          <w:sz w:val="16"/>
          <w:szCs w:val="16"/>
        </w:rPr>
        <w:t xml:space="preserve">(seed.)      </w:t>
      </w:r>
    </w:p>
    <w:p w14:paraId="7BEB851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155D474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epsilon &lt;- sqrt</w:t>
      </w:r>
      <w:proofErr w:type="gramStart"/>
      <w:r w:rsidRPr="00004C95">
        <w:rPr>
          <w:rFonts w:ascii="Courier New" w:eastAsia="Times New Roman" w:hAnsi="Courier New" w:cs="Courier New"/>
          <w:b/>
          <w:bCs/>
          <w:sz w:val="16"/>
          <w:szCs w:val="16"/>
        </w:rPr>
        <w:t>(.Machine</w:t>
      </w:r>
      <w:proofErr w:type="gramEnd"/>
      <w:r w:rsidRPr="00004C95">
        <w:rPr>
          <w:rFonts w:ascii="Courier New" w:eastAsia="Times New Roman" w:hAnsi="Courier New" w:cs="Courier New"/>
          <w:b/>
          <w:bCs/>
          <w:sz w:val="16"/>
          <w:szCs w:val="16"/>
        </w:rPr>
        <w:t xml:space="preserve">$double.eps)  </w:t>
      </w:r>
    </w:p>
    <w:p w14:paraId="36834D2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634728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Dimensions check  </w:t>
      </w:r>
    </w:p>
    <w:p w14:paraId="051B050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n &lt;- nrow(mat1p@tab)</w:t>
      </w:r>
    </w:p>
    <w:p w14:paraId="789BCE4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p &lt;- ncol(mat1p@tab)</w:t>
      </w:r>
    </w:p>
    <w:p w14:paraId="0C456E9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lastRenderedPageBreak/>
        <w:t xml:space="preserve">  if ((nrow(mat2p@tab</w:t>
      </w:r>
      <w:proofErr w:type="gramStart"/>
      <w:r w:rsidRPr="00004C95">
        <w:rPr>
          <w:rFonts w:ascii="Courier New" w:eastAsia="Times New Roman" w:hAnsi="Courier New" w:cs="Courier New"/>
          <w:b/>
          <w:bCs/>
          <w:sz w:val="16"/>
          <w:szCs w:val="16"/>
        </w:rPr>
        <w:t>) !</w:t>
      </w:r>
      <w:proofErr w:type="gramEnd"/>
      <w:r w:rsidRPr="00004C95">
        <w:rPr>
          <w:rFonts w:ascii="Courier New" w:eastAsia="Times New Roman" w:hAnsi="Courier New" w:cs="Courier New"/>
          <w:b/>
          <w:bCs/>
          <w:sz w:val="16"/>
          <w:szCs w:val="16"/>
        </w:rPr>
        <w:t>= n) | (ncol(mat2p@tab) != p)){</w:t>
      </w:r>
    </w:p>
    <w:p w14:paraId="5EB1110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stop(</w:t>
      </w:r>
      <w:proofErr w:type="gramEnd"/>
      <w:r w:rsidRPr="00004C95">
        <w:rPr>
          <w:rFonts w:ascii="Courier New" w:eastAsia="Times New Roman" w:hAnsi="Courier New" w:cs="Courier New"/>
          <w:b/>
          <w:bCs/>
          <w:sz w:val="16"/>
          <w:szCs w:val="16"/>
        </w:rPr>
        <w:t>"The matrices are not of the same size!")</w:t>
      </w:r>
    </w:p>
    <w:p w14:paraId="49E799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54FBA0A6"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44EF0F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Empirical genetic distances</w:t>
      </w:r>
    </w:p>
    <w:p w14:paraId="738047A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tmp &lt;- </w:t>
      </w:r>
      <w:proofErr w:type="gramStart"/>
      <w:r w:rsidRPr="00004C95">
        <w:rPr>
          <w:rFonts w:ascii="Courier New" w:eastAsia="Times New Roman" w:hAnsi="Courier New" w:cs="Courier New"/>
          <w:b/>
          <w:bCs/>
          <w:sz w:val="16"/>
          <w:szCs w:val="16"/>
        </w:rPr>
        <w:t>dissim(</w:t>
      </w:r>
      <w:proofErr w:type="gramEnd"/>
      <w:r w:rsidRPr="00004C95">
        <w:rPr>
          <w:rFonts w:ascii="Courier New" w:eastAsia="Times New Roman" w:hAnsi="Courier New" w:cs="Courier New"/>
          <w:b/>
          <w:bCs/>
          <w:sz w:val="16"/>
          <w:szCs w:val="16"/>
        </w:rPr>
        <w:t>mat1p, mat2p, method)</w:t>
      </w:r>
    </w:p>
    <w:p w14:paraId="1B4A4D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dis.ref &lt;- tmp$dis  </w:t>
      </w:r>
    </w:p>
    <w:p w14:paraId="0C8EF45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Permutations</w:t>
      </w:r>
    </w:p>
    <w:p w14:paraId="633FA13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(nperm &gt; 0) {</w:t>
      </w:r>
    </w:p>
    <w:p w14:paraId="1B179F8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my.vec &lt;- </w:t>
      </w:r>
      <w:proofErr w:type="gramStart"/>
      <w:r w:rsidRPr="00004C95">
        <w:rPr>
          <w:rFonts w:ascii="Courier New" w:eastAsia="Times New Roman" w:hAnsi="Courier New" w:cs="Courier New"/>
          <w:b/>
          <w:bCs/>
          <w:sz w:val="16"/>
          <w:szCs w:val="16"/>
        </w:rPr>
        <w:t>sample(</w:t>
      </w:r>
      <w:proofErr w:type="gramEnd"/>
      <w:r w:rsidRPr="00004C95">
        <w:rPr>
          <w:rFonts w:ascii="Courier New" w:eastAsia="Times New Roman" w:hAnsi="Courier New" w:cs="Courier New"/>
          <w:b/>
          <w:bCs/>
          <w:sz w:val="16"/>
          <w:szCs w:val="16"/>
        </w:rPr>
        <w:t>1:(10 * nperm), size = nperm)</w:t>
      </w:r>
    </w:p>
    <w:p w14:paraId="744EF55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outlier.count</w:t>
      </w:r>
      <w:proofErr w:type="gramEnd"/>
      <w:r w:rsidRPr="00004C95">
        <w:rPr>
          <w:rFonts w:ascii="Courier New" w:eastAsia="Times New Roman" w:hAnsi="Courier New" w:cs="Courier New"/>
          <w:b/>
          <w:bCs/>
          <w:sz w:val="16"/>
          <w:szCs w:val="16"/>
        </w:rPr>
        <w:t xml:space="preserve"> = rep(1, n)    </w:t>
      </w:r>
    </w:p>
    <w:p w14:paraId="142831B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for (iperm in </w:t>
      </w:r>
      <w:proofErr w:type="gramStart"/>
      <w:r w:rsidRPr="00004C95">
        <w:rPr>
          <w:rFonts w:ascii="Courier New" w:eastAsia="Times New Roman" w:hAnsi="Courier New" w:cs="Courier New"/>
          <w:b/>
          <w:bCs/>
          <w:sz w:val="16"/>
          <w:szCs w:val="16"/>
        </w:rPr>
        <w:t>1:nperm</w:t>
      </w:r>
      <w:proofErr w:type="gramEnd"/>
      <w:r w:rsidRPr="00004C95">
        <w:rPr>
          <w:rFonts w:ascii="Courier New" w:eastAsia="Times New Roman" w:hAnsi="Courier New" w:cs="Courier New"/>
          <w:b/>
          <w:bCs/>
          <w:sz w:val="16"/>
          <w:szCs w:val="16"/>
        </w:rPr>
        <w:t xml:space="preserve">) {      </w:t>
      </w:r>
    </w:p>
    <w:p w14:paraId="65087BE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set.seed</w:t>
      </w:r>
      <w:proofErr w:type="gramEnd"/>
      <w:r w:rsidRPr="00004C95">
        <w:rPr>
          <w:rFonts w:ascii="Courier New" w:eastAsia="Times New Roman" w:hAnsi="Courier New" w:cs="Courier New"/>
          <w:b/>
          <w:bCs/>
          <w:sz w:val="16"/>
          <w:szCs w:val="16"/>
        </w:rPr>
        <w:t>(my.vec[iperm])</w:t>
      </w:r>
    </w:p>
    <w:p w14:paraId="1186CDE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mat1.perm &lt;- mat1p</w:t>
      </w:r>
    </w:p>
    <w:p w14:paraId="7B96B19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mat1.perm &lt;- </w:t>
      </w:r>
      <w:proofErr w:type="gramStart"/>
      <w:r w:rsidRPr="00004C95">
        <w:rPr>
          <w:rFonts w:ascii="Courier New" w:eastAsia="Times New Roman" w:hAnsi="Courier New" w:cs="Courier New"/>
          <w:b/>
          <w:bCs/>
          <w:sz w:val="16"/>
          <w:szCs w:val="16"/>
        </w:rPr>
        <w:t>shufflepop(</w:t>
      </w:r>
      <w:proofErr w:type="gramEnd"/>
      <w:r w:rsidRPr="00004C95">
        <w:rPr>
          <w:rFonts w:ascii="Courier New" w:eastAsia="Times New Roman" w:hAnsi="Courier New" w:cs="Courier New"/>
          <w:b/>
          <w:bCs/>
          <w:sz w:val="16"/>
          <w:szCs w:val="16"/>
        </w:rPr>
        <w:t xml:space="preserve">mat1.perm, method=4)      </w:t>
      </w:r>
    </w:p>
    <w:p w14:paraId="5F29074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set.seed</w:t>
      </w:r>
      <w:proofErr w:type="gramEnd"/>
      <w:r w:rsidRPr="00004C95">
        <w:rPr>
          <w:rFonts w:ascii="Courier New" w:eastAsia="Times New Roman" w:hAnsi="Courier New" w:cs="Courier New"/>
          <w:b/>
          <w:bCs/>
          <w:sz w:val="16"/>
          <w:szCs w:val="16"/>
        </w:rPr>
        <w:t>(my.vec[iperm])</w:t>
      </w:r>
    </w:p>
    <w:p w14:paraId="440881C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mat2.perm &lt;- mat2p</w:t>
      </w:r>
    </w:p>
    <w:p w14:paraId="1566E95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mat2.perm &lt;- </w:t>
      </w:r>
      <w:proofErr w:type="gramStart"/>
      <w:r w:rsidRPr="00004C95">
        <w:rPr>
          <w:rFonts w:ascii="Courier New" w:eastAsia="Times New Roman" w:hAnsi="Courier New" w:cs="Courier New"/>
          <w:b/>
          <w:bCs/>
          <w:sz w:val="16"/>
          <w:szCs w:val="16"/>
        </w:rPr>
        <w:t>shufflepop(</w:t>
      </w:r>
      <w:proofErr w:type="gramEnd"/>
      <w:r w:rsidRPr="00004C95">
        <w:rPr>
          <w:rFonts w:ascii="Courier New" w:eastAsia="Times New Roman" w:hAnsi="Courier New" w:cs="Courier New"/>
          <w:b/>
          <w:bCs/>
          <w:sz w:val="16"/>
          <w:szCs w:val="16"/>
        </w:rPr>
        <w:t xml:space="preserve">mat2.perm, method=4)      </w:t>
      </w:r>
    </w:p>
    <w:p w14:paraId="281162E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tmp &lt;- </w:t>
      </w:r>
      <w:proofErr w:type="gramStart"/>
      <w:r w:rsidRPr="00004C95">
        <w:rPr>
          <w:rFonts w:ascii="Courier New" w:eastAsia="Times New Roman" w:hAnsi="Courier New" w:cs="Courier New"/>
          <w:b/>
          <w:bCs/>
          <w:sz w:val="16"/>
          <w:szCs w:val="16"/>
        </w:rPr>
        <w:t>dissim(</w:t>
      </w:r>
      <w:proofErr w:type="gramEnd"/>
      <w:r w:rsidRPr="00004C95">
        <w:rPr>
          <w:rFonts w:ascii="Courier New" w:eastAsia="Times New Roman" w:hAnsi="Courier New" w:cs="Courier New"/>
          <w:b/>
          <w:bCs/>
          <w:sz w:val="16"/>
          <w:szCs w:val="16"/>
        </w:rPr>
        <w:t xml:space="preserve">mat1.perm, mat2.perm, method)      </w:t>
      </w:r>
    </w:p>
    <w:p w14:paraId="3E0B09C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dis.perm</w:t>
      </w:r>
      <w:proofErr w:type="gramEnd"/>
      <w:r w:rsidRPr="00004C95">
        <w:rPr>
          <w:rFonts w:ascii="Courier New" w:eastAsia="Times New Roman" w:hAnsi="Courier New" w:cs="Courier New"/>
          <w:b/>
          <w:bCs/>
          <w:sz w:val="16"/>
          <w:szCs w:val="16"/>
        </w:rPr>
        <w:t xml:space="preserve"> &lt;- tmp$dis</w:t>
      </w:r>
    </w:p>
    <w:p w14:paraId="488338C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ge &lt;- </w:t>
      </w:r>
      <w:proofErr w:type="gramStart"/>
      <w:r w:rsidRPr="00004C95">
        <w:rPr>
          <w:rFonts w:ascii="Courier New" w:eastAsia="Times New Roman" w:hAnsi="Courier New" w:cs="Courier New"/>
          <w:b/>
          <w:bCs/>
          <w:sz w:val="16"/>
          <w:szCs w:val="16"/>
        </w:rPr>
        <w:t>which(</w:t>
      </w:r>
      <w:proofErr w:type="gramEnd"/>
      <w:r w:rsidRPr="00004C95">
        <w:rPr>
          <w:rFonts w:ascii="Courier New" w:eastAsia="Times New Roman" w:hAnsi="Courier New" w:cs="Courier New"/>
          <w:b/>
          <w:bCs/>
          <w:sz w:val="16"/>
          <w:szCs w:val="16"/>
        </w:rPr>
        <w:t>dis.perm + epsilon &gt;= dis.ref)</w:t>
      </w:r>
    </w:p>
    <w:p w14:paraId="6D257B6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(length(ge) &gt; 0) { </w:t>
      </w:r>
    </w:p>
    <w:p w14:paraId="51FB6A0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outlier.count</w:t>
      </w:r>
      <w:proofErr w:type="gramEnd"/>
      <w:r w:rsidRPr="00004C95">
        <w:rPr>
          <w:rFonts w:ascii="Courier New" w:eastAsia="Times New Roman" w:hAnsi="Courier New" w:cs="Courier New"/>
          <w:b/>
          <w:bCs/>
          <w:sz w:val="16"/>
          <w:szCs w:val="16"/>
        </w:rPr>
        <w:t>[ge] &lt;- outlier.count[ge] + 1</w:t>
      </w:r>
    </w:p>
    <w:p w14:paraId="3520032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2826FE1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7AEE6DE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p.dist</w:t>
      </w:r>
      <w:proofErr w:type="gramEnd"/>
      <w:r w:rsidRPr="00004C95">
        <w:rPr>
          <w:rFonts w:ascii="Courier New" w:eastAsia="Times New Roman" w:hAnsi="Courier New" w:cs="Courier New"/>
          <w:b/>
          <w:bCs/>
          <w:sz w:val="16"/>
          <w:szCs w:val="16"/>
        </w:rPr>
        <w:t xml:space="preserve"> &lt;- outlier.count/(nperm + 1)</w:t>
      </w:r>
    </w:p>
    <w:p w14:paraId="27FC186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0D420D3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p.adj &lt;- </w:t>
      </w:r>
      <w:proofErr w:type="gramStart"/>
      <w:r w:rsidRPr="00004C95">
        <w:rPr>
          <w:rFonts w:ascii="Courier New" w:eastAsia="Times New Roman" w:hAnsi="Courier New" w:cs="Courier New"/>
          <w:b/>
          <w:bCs/>
          <w:sz w:val="16"/>
          <w:szCs w:val="16"/>
        </w:rPr>
        <w:t>p.adjust</w:t>
      </w:r>
      <w:proofErr w:type="gramEnd"/>
      <w:r w:rsidRPr="00004C95">
        <w:rPr>
          <w:rFonts w:ascii="Courier New" w:eastAsia="Times New Roman" w:hAnsi="Courier New" w:cs="Courier New"/>
          <w:b/>
          <w:bCs/>
          <w:sz w:val="16"/>
          <w:szCs w:val="16"/>
        </w:rPr>
        <w:t xml:space="preserve">(p.dist, method = correc)  </w:t>
      </w:r>
    </w:p>
    <w:p w14:paraId="3A01442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DA16CB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Simple gain or loss?  </w:t>
      </w:r>
    </w:p>
    <w:p w14:paraId="14D426F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n.pop</w:t>
      </w:r>
      <w:proofErr w:type="gramEnd"/>
      <w:r w:rsidRPr="00004C95">
        <w:rPr>
          <w:rFonts w:ascii="Courier New" w:eastAsia="Times New Roman" w:hAnsi="Courier New" w:cs="Courier New"/>
          <w:b/>
          <w:bCs/>
          <w:sz w:val="16"/>
          <w:szCs w:val="16"/>
        </w:rPr>
        <w:t>1 &lt;- seppop(mat1)</w:t>
      </w:r>
    </w:p>
    <w:p w14:paraId="29E8531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n.pop</w:t>
      </w:r>
      <w:proofErr w:type="gramEnd"/>
      <w:r w:rsidRPr="00004C95">
        <w:rPr>
          <w:rFonts w:ascii="Courier New" w:eastAsia="Times New Roman" w:hAnsi="Courier New" w:cs="Courier New"/>
          <w:b/>
          <w:bCs/>
          <w:sz w:val="16"/>
          <w:szCs w:val="16"/>
        </w:rPr>
        <w:t xml:space="preserve">2 &lt;- seppop(mat2)  </w:t>
      </w:r>
    </w:p>
    <w:p w14:paraId="50C9308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1 &lt;- do.call("c", lapply(n.pop1, function(x) mean(summary(x)$Hexp)))</w:t>
      </w:r>
    </w:p>
    <w:p w14:paraId="5157F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 xml:space="preserve">2 &lt;- do.call("c", lapply(n.pop2, function(x) mean(summary(x)$Hexp)))  </w:t>
      </w:r>
    </w:p>
    <w:p w14:paraId="35A02AD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1[is.nan(mean.hexp1)] &lt;- NA</w:t>
      </w:r>
    </w:p>
    <w:p w14:paraId="5C983BF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 xml:space="preserve">2[is.nan(mean.hexp2)] &lt;- NA  </w:t>
      </w:r>
    </w:p>
    <w:p w14:paraId="574165F8"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simple_diff &lt;-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2 - mean.hexp1</w:t>
      </w:r>
    </w:p>
    <w:p w14:paraId="02F1C2E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output &lt;- </w:t>
      </w:r>
      <w:proofErr w:type="gramStart"/>
      <w:r w:rsidRPr="00004C95">
        <w:rPr>
          <w:rFonts w:ascii="Courier New" w:eastAsia="Times New Roman" w:hAnsi="Courier New" w:cs="Courier New"/>
          <w:b/>
          <w:bCs/>
          <w:sz w:val="16"/>
          <w:szCs w:val="16"/>
        </w:rPr>
        <w:t>list(</w:t>
      </w:r>
      <w:proofErr w:type="gramEnd"/>
      <w:r w:rsidRPr="00004C95">
        <w:rPr>
          <w:rFonts w:ascii="Courier New" w:eastAsia="Times New Roman" w:hAnsi="Courier New" w:cs="Courier New"/>
          <w:b/>
          <w:bCs/>
          <w:sz w:val="16"/>
          <w:szCs w:val="16"/>
        </w:rPr>
        <w:t xml:space="preserve">TBI = dis.ref, p.TBI = p.dist, p.adj = p.adj, gainloss = simple_diff[p.adj &lt; thresh_for_GL])  </w:t>
      </w:r>
    </w:p>
    <w:p w14:paraId="60A9FF3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class(output) &lt;- "TGI"  </w:t>
      </w:r>
    </w:p>
    <w:p w14:paraId="74AFD8F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return(output)</w:t>
      </w:r>
    </w:p>
    <w:p w14:paraId="192421C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w:t>
      </w:r>
    </w:p>
    <w:p w14:paraId="1A2F934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5AA5830" w14:textId="77777777" w:rsidR="00F267BC" w:rsidRPr="00004C95" w:rsidRDefault="00F267BC" w:rsidP="00760250">
      <w:pPr>
        <w:widowControl w:val="0"/>
        <w:autoSpaceDE w:val="0"/>
        <w:autoSpaceDN w:val="0"/>
        <w:adjustRightInd w:val="0"/>
        <w:spacing w:before="240" w:after="240" w:line="276" w:lineRule="auto"/>
      </w:pPr>
    </w:p>
    <w:sectPr w:rsidR="00F267BC" w:rsidRPr="00004C95" w:rsidSect="00813CD6">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Patrick" w:date="2020-11-20T11:19:00Z" w:initials="P">
    <w:p w14:paraId="632E5765" w14:textId="2C86A739" w:rsidR="00283F14" w:rsidRDefault="00283F14">
      <w:pPr>
        <w:pStyle w:val="Commentaire"/>
      </w:pPr>
      <w:r>
        <w:rPr>
          <w:rStyle w:val="Marquedecommentaire"/>
        </w:rPr>
        <w:annotationRef/>
      </w:r>
      <w:r>
        <w:t>I feel a figure is needed here – overall the empirical example is a bit cryptic – as in, not fully embraced. I think there should be some more emphasis here</w:t>
      </w:r>
    </w:p>
  </w:comment>
  <w:comment w:id="13" w:author="Patrick" w:date="2020-11-20T11:20:00Z" w:initials="P">
    <w:p w14:paraId="22DFAFBA" w14:textId="3C5B8204" w:rsidR="00283F14" w:rsidRPr="00F73A5E" w:rsidRDefault="00283F14" w:rsidP="00F73A5E">
      <w:r>
        <w:rPr>
          <w:rStyle w:val="Marquedecommentaire"/>
        </w:rPr>
        <w:annotationRef/>
      </w:r>
      <w:r>
        <w:t>Extend this paragraph is needed to refresh us on the biology / conservation/ genetic questions.</w:t>
      </w:r>
    </w:p>
    <w:p w14:paraId="6E453F0C" w14:textId="7A652EBC" w:rsidR="00283F14" w:rsidRDefault="00283F14">
      <w:pPr>
        <w:pStyle w:val="Commentaire"/>
      </w:pPr>
    </w:p>
  </w:comment>
  <w:comment w:id="14" w:author="Patrick" w:date="2020-11-20T11:35:00Z" w:initials="P">
    <w:p w14:paraId="22CB4791" w14:textId="1D7B5588" w:rsidR="00283F14" w:rsidRDefault="00283F14">
      <w:pPr>
        <w:pStyle w:val="Commentaire"/>
      </w:pPr>
      <w:r>
        <w:rPr>
          <w:rStyle w:val="Marquedecommentaire"/>
        </w:rPr>
        <w:annotationRef/>
      </w:r>
      <w:r>
        <w:t>This wasn’t really developed and I suggest it be toned down.</w:t>
      </w:r>
    </w:p>
  </w:comment>
  <w:comment w:id="22" w:author="Patrick" w:date="2020-11-20T11:36:00Z" w:initials="P">
    <w:p w14:paraId="7ED36D32" w14:textId="3E84CD4F" w:rsidR="00283F14" w:rsidRDefault="00283F14">
      <w:pPr>
        <w:pStyle w:val="Commentaire"/>
      </w:pPr>
      <w:r>
        <w:rPr>
          <w:rStyle w:val="Marquedecommentaire"/>
        </w:rPr>
        <w:annotationRef/>
      </w:r>
      <w:r>
        <w:t>Also not developed – what to you mean by “various… formats” here?</w:t>
      </w:r>
    </w:p>
  </w:comment>
  <w:comment w:id="23" w:author="Patrick" w:date="2020-11-20T11:36:00Z" w:initials="P">
    <w:p w14:paraId="00053A58" w14:textId="49525BC2" w:rsidR="00283F14" w:rsidRDefault="00283F14">
      <w:pPr>
        <w:pStyle w:val="Commentaire"/>
      </w:pPr>
      <w:r>
        <w:rPr>
          <w:rStyle w:val="Marquedecommentaire"/>
        </w:rPr>
        <w:annotationRef/>
      </w:r>
      <w:r>
        <w:t>Is this true? Citation?</w:t>
      </w:r>
    </w:p>
  </w:comment>
  <w:comment w:id="24" w:author="Patrick" w:date="2020-11-20T11:36:00Z" w:initials="P">
    <w:p w14:paraId="756E0F4E" w14:textId="79515AFA" w:rsidR="00283F14" w:rsidRDefault="00283F14">
      <w:pPr>
        <w:pStyle w:val="Commentaire"/>
      </w:pPr>
      <w:r>
        <w:rPr>
          <w:rStyle w:val="Marquedecommentaire"/>
        </w:rPr>
        <w:annotationRef/>
      </w:r>
      <w:r>
        <w:t>Plat. Suggest omit – or assert a strength of TGI in the context of the previous clause in this sentence</w:t>
      </w:r>
    </w:p>
  </w:comment>
  <w:comment w:id="36" w:author="Patrick" w:date="2020-11-20T11:45:00Z" w:initials="P">
    <w:p w14:paraId="5546C1CA" w14:textId="41E7F678" w:rsidR="00283F14" w:rsidRDefault="00283F14">
      <w:pPr>
        <w:pStyle w:val="Commentaire"/>
      </w:pPr>
      <w:r>
        <w:rPr>
          <w:rStyle w:val="Marquedecommentaire"/>
        </w:rPr>
        <w:annotationRef/>
      </w:r>
      <w:r>
        <w:t>Rewrite. This is confounding a series of ides. Dispersal is an integral component of the concept of “functional connectivity”. I do no agree that varying dispersal is a “proxy” for connectivity. It is a separate thing. More nuance is required here – I suggest you step back and reconsider what it is you really want to say</w:t>
      </w:r>
    </w:p>
  </w:comment>
  <w:comment w:id="44" w:author="Patrick" w:date="2020-11-20T11:48:00Z" w:initials="P">
    <w:p w14:paraId="14C79947" w14:textId="77777777" w:rsidR="00283F14" w:rsidRDefault="00283F14">
      <w:pPr>
        <w:pStyle w:val="Commentaire"/>
      </w:pPr>
      <w:r>
        <w:rPr>
          <w:rStyle w:val="Marquedecommentaire"/>
        </w:rPr>
        <w:annotationRef/>
      </w:r>
      <w:r>
        <w:t>But this is relative to the resolution of the landscape, and the dispersal capacity in the system, and the extent of sampling. This is one of those compicated scale issues and I don’t think your assessment here is sufficiently nuanced in this regard. I sugget reading Dugnan et al (2002)</w:t>
      </w:r>
    </w:p>
    <w:p w14:paraId="468F4395" w14:textId="77777777" w:rsidR="00283F14" w:rsidRDefault="00283F14">
      <w:pPr>
        <w:pStyle w:val="Commentaire"/>
      </w:pPr>
    </w:p>
    <w:p w14:paraId="0F21173A" w14:textId="1E0DBC87" w:rsidR="00283F14" w:rsidRPr="002354FB" w:rsidRDefault="00283F14">
      <w:pPr>
        <w:pStyle w:val="Commentaire"/>
        <w:rPr>
          <w:lang w:val="en-CA"/>
        </w:rPr>
      </w:pPr>
      <w:hyperlink r:id="rId1" w:history="1">
        <w:r w:rsidRPr="002354FB">
          <w:rPr>
            <w:rStyle w:val="Lienhypertexte"/>
            <w:lang w:val="en-CA"/>
          </w:rPr>
          <w:t>https://onlinelibrary.wiley.com/doi/10.1034/j.1600-0587.2002.250510.x</w:t>
        </w:r>
      </w:hyperlink>
      <w:r w:rsidRPr="002354FB">
        <w:rPr>
          <w:lang w:val="en-CA"/>
        </w:rPr>
        <w:br/>
      </w:r>
      <w:r w:rsidRPr="002354FB">
        <w:rPr>
          <w:lang w:val="en-CA"/>
        </w:rPr>
        <w:br/>
        <w:t>Or, yo</w:t>
      </w:r>
      <w:r>
        <w:rPr>
          <w:lang w:val="en-CA"/>
        </w:rPr>
        <w:t xml:space="preserve">u could omit this section. </w:t>
      </w:r>
    </w:p>
  </w:comment>
  <w:comment w:id="45" w:author="Patrick" w:date="2020-11-20T11:50:00Z" w:initials="P">
    <w:p w14:paraId="5FEEC94A" w14:textId="76179FDD" w:rsidR="00283F14" w:rsidRDefault="00283F14">
      <w:pPr>
        <w:pStyle w:val="Commentaire"/>
      </w:pPr>
      <w:r>
        <w:rPr>
          <w:rStyle w:val="Marquedecommentaire"/>
        </w:rPr>
        <w:annotationRef/>
      </w:r>
      <w:r>
        <w:t xml:space="preserve">Is that biologically reasonable? Some concrete examples would be useful here. </w:t>
      </w:r>
    </w:p>
  </w:comment>
  <w:comment w:id="46" w:author="Patrick" w:date="2020-11-20T11:50:00Z" w:initials="P">
    <w:p w14:paraId="53DF1EDC" w14:textId="707FE2C3" w:rsidR="00283F14" w:rsidRDefault="00283F14">
      <w:pPr>
        <w:pStyle w:val="Commentaire"/>
      </w:pPr>
      <w:r>
        <w:rPr>
          <w:rStyle w:val="Marquedecommentaire"/>
        </w:rPr>
        <w:annotationRef/>
      </w:r>
      <w:r>
        <w:t>Plat – what are you really trying to say? Can you be more explicit wrt the following sentence?</w:t>
      </w:r>
    </w:p>
  </w:comment>
  <w:comment w:id="50" w:author="Patrick" w:date="2020-11-20T11:51:00Z" w:initials="P">
    <w:p w14:paraId="4AF81463" w14:textId="28EC50E6" w:rsidR="00283F14" w:rsidRDefault="00283F14">
      <w:pPr>
        <w:pStyle w:val="Commentaire"/>
      </w:pPr>
      <w:r>
        <w:rPr>
          <w:rStyle w:val="Marquedecommentaire"/>
        </w:rPr>
        <w:annotationRef/>
      </w:r>
      <w:r>
        <w:t>Vague – what does this mean? – please revise / expand / clarify this SA / scale section</w:t>
      </w:r>
    </w:p>
  </w:comment>
  <w:comment w:id="53" w:author="Patrick" w:date="2020-11-20T11:52:00Z" w:initials="P">
    <w:p w14:paraId="05457B85" w14:textId="7E73AEE9" w:rsidR="00283F14" w:rsidRDefault="00283F14">
      <w:pPr>
        <w:pStyle w:val="Commentaire"/>
      </w:pPr>
      <w:r>
        <w:rPr>
          <w:rStyle w:val="Marquedecommentaire"/>
        </w:rPr>
        <w:annotationRef/>
      </w:r>
      <w:r>
        <w:t>Two ideas that don’t flow here – rewrite and clarify your meaning</w:t>
      </w:r>
    </w:p>
  </w:comment>
  <w:comment w:id="55" w:author="Patrick" w:date="2020-11-20T11:52:00Z" w:initials="P">
    <w:p w14:paraId="2B026E49" w14:textId="316436AF" w:rsidR="00283F14" w:rsidRDefault="00283F14">
      <w:pPr>
        <w:pStyle w:val="Commentaire"/>
      </w:pPr>
      <w:r>
        <w:rPr>
          <w:rStyle w:val="Marquedecommentaire"/>
        </w:rPr>
        <w:annotationRef/>
      </w:r>
      <w:r>
        <w:t>Reversion of terminology here – “demographic event”?</w:t>
      </w:r>
    </w:p>
  </w:comment>
  <w:comment w:id="61" w:author="Patrick" w:date="2020-11-20T11:57:00Z" w:initials="P">
    <w:p w14:paraId="7B357A4E" w14:textId="642E66C1" w:rsidR="00283F14" w:rsidRDefault="00283F14">
      <w:pPr>
        <w:pStyle w:val="Commentaire"/>
      </w:pPr>
      <w:r>
        <w:rPr>
          <w:rStyle w:val="Marquedecommentaire"/>
        </w:rPr>
        <w:annotationRef/>
      </w:r>
      <w:r>
        <w:t>This what?</w:t>
      </w:r>
    </w:p>
  </w:comment>
  <w:comment w:id="63" w:author="Patrick" w:date="2020-11-20T11:57:00Z" w:initials="P">
    <w:p w14:paraId="7D1CC6FB" w14:textId="7B084002" w:rsidR="00283F14" w:rsidRDefault="00283F14">
      <w:pPr>
        <w:pStyle w:val="Commentaire"/>
      </w:pPr>
      <w:r>
        <w:rPr>
          <w:rStyle w:val="Marquedecommentaire"/>
        </w:rPr>
        <w:annotationRef/>
      </w:r>
      <w:r>
        <w:rPr>
          <w:rStyle w:val="Marquedecommentaire"/>
        </w:rPr>
        <w:t>This is not a common convention</w:t>
      </w:r>
      <w:r>
        <w:t xml:space="preserve"> (“researchers”)</w:t>
      </w:r>
    </w:p>
  </w:comment>
  <w:comment w:id="72" w:author="Patrick" w:date="2020-11-20T11:59:00Z" w:initials="P">
    <w:p w14:paraId="1A2DB7FE" w14:textId="6543A45C" w:rsidR="00283F14" w:rsidRDefault="00283F14">
      <w:pPr>
        <w:pStyle w:val="Commentaire"/>
      </w:pPr>
      <w:r>
        <w:rPr>
          <w:rStyle w:val="Marquedecommentaire"/>
        </w:rPr>
        <w:annotationRef/>
      </w:r>
      <w:r>
        <w:t>What’s the solution here?</w:t>
      </w:r>
    </w:p>
  </w:comment>
  <w:comment w:id="75" w:author="Patrick" w:date="2020-11-20T12:52:00Z" w:initials="P">
    <w:p w14:paraId="489BA8A9" w14:textId="1036C210" w:rsidR="00283F14" w:rsidRDefault="00283F14">
      <w:pPr>
        <w:pStyle w:val="Commentaire"/>
      </w:pPr>
      <w:r>
        <w:rPr>
          <w:rStyle w:val="Marquedecommentaire"/>
        </w:rPr>
        <w:annotationRef/>
      </w:r>
      <w:r>
        <w:t>Rephrase – remove reference to “researchers”</w:t>
      </w:r>
    </w:p>
  </w:comment>
  <w:comment w:id="79" w:author="Patrick" w:date="2020-11-20T12:52:00Z" w:initials="P">
    <w:p w14:paraId="07B62FB6" w14:textId="1F1913EB" w:rsidR="00283F14" w:rsidRDefault="00283F14">
      <w:pPr>
        <w:pStyle w:val="Commentaire"/>
      </w:pPr>
      <w:r>
        <w:rPr>
          <w:rStyle w:val="Marquedecommentaire"/>
        </w:rPr>
        <w:annotationRef/>
      </w:r>
      <w:r>
        <w:t>modify</w:t>
      </w:r>
    </w:p>
  </w:comment>
  <w:comment w:id="81" w:author="Patrick" w:date="2020-11-20T12:53:00Z" w:initials="P">
    <w:p w14:paraId="63772C73" w14:textId="29FD8D00" w:rsidR="00283F14" w:rsidRDefault="00283F14">
      <w:pPr>
        <w:pStyle w:val="Commentaire"/>
      </w:pPr>
      <w:r>
        <w:rPr>
          <w:rStyle w:val="Marquedecommentaire"/>
        </w:rPr>
        <w:annotationRef/>
      </w:r>
      <w:r>
        <w:t>mention role of both empirical data and simulation modelling (briefly) here – note that modelling pgph below should be omitted</w:t>
      </w:r>
    </w:p>
  </w:comment>
  <w:comment w:id="93" w:author="Patrick" w:date="2020-11-20T12:54:00Z" w:initials="P">
    <w:p w14:paraId="190F903C" w14:textId="56261BF4" w:rsidR="00283F14" w:rsidRDefault="00283F14">
      <w:pPr>
        <w:pStyle w:val="Commentaire"/>
      </w:pPr>
      <w:r>
        <w:rPr>
          <w:rStyle w:val="Marquedecommentaire"/>
        </w:rPr>
        <w:annotationRef/>
      </w:r>
      <w:r>
        <w:t>what about temporal autocorrelation?</w:t>
      </w:r>
    </w:p>
  </w:comment>
  <w:comment w:id="94" w:author="Patrick" w:date="2020-11-20T12:55:00Z" w:initials="P">
    <w:p w14:paraId="60186C01" w14:textId="26D6FBD0" w:rsidR="00283F14" w:rsidRDefault="00283F14">
      <w:pPr>
        <w:pStyle w:val="Commentaire"/>
      </w:pPr>
      <w:r>
        <w:rPr>
          <w:rStyle w:val="Marquedecommentaire"/>
        </w:rPr>
        <w:annotationRef/>
      </w:r>
      <w:r>
        <w:t>Need to restate the issue here – biology /conservation / genetics</w:t>
      </w:r>
    </w:p>
  </w:comment>
  <w:comment w:id="95" w:author="Patrick" w:date="2020-11-20T12:55:00Z" w:initials="P">
    <w:p w14:paraId="33F039E7" w14:textId="18ADD8A7" w:rsidR="00283F14" w:rsidRDefault="00283F14">
      <w:pPr>
        <w:pStyle w:val="Commentaire"/>
      </w:pPr>
      <w:r>
        <w:rPr>
          <w:rStyle w:val="Marquedecommentaire"/>
        </w:rPr>
        <w:annotationRef/>
      </w:r>
      <w:r>
        <w:t>Also a DG to PMAJ</w:t>
      </w:r>
    </w:p>
  </w:comment>
  <w:comment w:id="97" w:author="Patrick" w:date="2020-11-20T12:56:00Z" w:initials="P">
    <w:p w14:paraId="5B5CA8C3" w14:textId="5F70FB8D" w:rsidR="00283F14" w:rsidRDefault="00283F14">
      <w:pPr>
        <w:pStyle w:val="Commentaire"/>
      </w:pPr>
      <w:r>
        <w:rPr>
          <w:rStyle w:val="Marquedecommentaire"/>
        </w:rPr>
        <w:annotationRef/>
      </w:r>
      <w:r>
        <w:t xml:space="preserve">I’m not a big fan of this colour scheme – If youw ant to publish in colour, I suggest you take a look at the WesAndersen colour package. </w:t>
      </w:r>
      <w:r>
        <w:br/>
      </w:r>
      <w:r>
        <w:br/>
        <w:t xml:space="preserve">Regardless, I suspect that this figure could be done in greyscale (with dashes) for the publication (then we won’t have to pay for another colour plate. </w:t>
      </w:r>
    </w:p>
  </w:comment>
  <w:comment w:id="98" w:author="Patrick" w:date="2020-11-20T12:58:00Z" w:initials="P">
    <w:p w14:paraId="7D625CE6" w14:textId="34A899B6" w:rsidR="00283F14" w:rsidRDefault="00283F14">
      <w:pPr>
        <w:pStyle w:val="Commentaire"/>
      </w:pPr>
      <w:r>
        <w:rPr>
          <w:rStyle w:val="Marquedecommentaire"/>
        </w:rPr>
        <w:annotationRef/>
      </w:r>
      <w:r>
        <w:t>Reconsider error bars here as they overlap enough that we can’t really take anything away from it</w:t>
      </w:r>
    </w:p>
  </w:comment>
  <w:comment w:id="99" w:author="Patrick" w:date="2020-11-20T12:59:00Z" w:initials="P">
    <w:p w14:paraId="7A82BAF0" w14:textId="77777777" w:rsidR="00283F14" w:rsidRDefault="00283F14">
      <w:pPr>
        <w:pStyle w:val="Commentaire"/>
      </w:pPr>
      <w:r>
        <w:rPr>
          <w:rStyle w:val="Marquedecommentaire"/>
        </w:rPr>
        <w:annotationRef/>
      </w:r>
      <w:r>
        <w:t>Again check out the WesAndersen colour schemes</w:t>
      </w:r>
    </w:p>
    <w:p w14:paraId="1EEE3E2D" w14:textId="692055DC" w:rsidR="00283F14" w:rsidRDefault="00283F14">
      <w:pPr>
        <w:pStyle w:val="Commentaire"/>
      </w:pPr>
      <w:r w:rsidRPr="008C196C">
        <w:t>https://www.r-project.org/nosvn/pandoc/wesanderson.html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2E5765" w15:done="0"/>
  <w15:commentEx w15:paraId="6E453F0C" w15:done="0"/>
  <w15:commentEx w15:paraId="22CB4791" w15:done="0"/>
  <w15:commentEx w15:paraId="7ED36D32" w15:done="0"/>
  <w15:commentEx w15:paraId="00053A58" w15:done="0"/>
  <w15:commentEx w15:paraId="756E0F4E" w15:done="0"/>
  <w15:commentEx w15:paraId="5546C1CA" w15:done="0"/>
  <w15:commentEx w15:paraId="0F21173A" w15:done="0"/>
  <w15:commentEx w15:paraId="5FEEC94A" w15:done="0"/>
  <w15:commentEx w15:paraId="53DF1EDC" w15:done="0"/>
  <w15:commentEx w15:paraId="4AF81463" w15:done="0"/>
  <w15:commentEx w15:paraId="05457B85" w15:done="0"/>
  <w15:commentEx w15:paraId="2B026E49" w15:done="0"/>
  <w15:commentEx w15:paraId="7B357A4E" w15:done="0"/>
  <w15:commentEx w15:paraId="7D1CC6FB" w15:done="0"/>
  <w15:commentEx w15:paraId="1A2DB7FE" w15:done="0"/>
  <w15:commentEx w15:paraId="489BA8A9" w15:done="0"/>
  <w15:commentEx w15:paraId="07B62FB6" w15:done="0"/>
  <w15:commentEx w15:paraId="63772C73" w15:done="0"/>
  <w15:commentEx w15:paraId="190F903C" w15:done="0"/>
  <w15:commentEx w15:paraId="60186C01" w15:done="0"/>
  <w15:commentEx w15:paraId="33F039E7" w15:done="0"/>
  <w15:commentEx w15:paraId="5B5CA8C3" w15:done="0"/>
  <w15:commentEx w15:paraId="7D625CE6" w15:done="0"/>
  <w15:commentEx w15:paraId="1EEE3E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3497E" w16cid:durableId="23621A7D"/>
  <w16cid:commentId w16cid:paraId="31980838" w16cid:durableId="23621AD5"/>
  <w16cid:commentId w16cid:paraId="302C1E27" w16cid:durableId="23621B1C"/>
  <w16cid:commentId w16cid:paraId="66AF4A60" w16cid:durableId="23621B68"/>
  <w16cid:commentId w16cid:paraId="7CA2C093" w16cid:durableId="23621B8F"/>
  <w16cid:commentId w16cid:paraId="4AEA0DFB" w16cid:durableId="23621C81"/>
  <w16cid:commentId w16cid:paraId="5492EEC1" w16cid:durableId="23621CA1"/>
  <w16cid:commentId w16cid:paraId="2291BE6A" w16cid:durableId="23621CB0"/>
  <w16cid:commentId w16cid:paraId="4572F308" w16cid:durableId="23621F69"/>
  <w16cid:commentId w16cid:paraId="36859A59" w16cid:durableId="23622026"/>
  <w16cid:commentId w16cid:paraId="7D5F0065" w16cid:durableId="2362211F"/>
  <w16cid:commentId w16cid:paraId="0E9EAF45" w16cid:durableId="2362214B"/>
  <w16cid:commentId w16cid:paraId="59BE7F45" w16cid:durableId="23622211"/>
  <w16cid:commentId w16cid:paraId="22FADEA0" w16cid:durableId="2362223E"/>
  <w16cid:commentId w16cid:paraId="2E815BA2" w16cid:durableId="2362226C"/>
  <w16cid:commentId w16cid:paraId="6F590A9B" w16cid:durableId="236222F7"/>
  <w16cid:commentId w16cid:paraId="79CCC89B" w16cid:durableId="2362230F"/>
  <w16cid:commentId w16cid:paraId="5B83874B" w16cid:durableId="2362243E"/>
  <w16cid:commentId w16cid:paraId="2AB10957" w16cid:durableId="2362241F"/>
  <w16cid:commentId w16cid:paraId="5438072D" w16cid:durableId="23622445"/>
  <w16cid:commentId w16cid:paraId="632E5765" w16cid:durableId="236224A8"/>
  <w16cid:commentId w16cid:paraId="6E453F0C" w16cid:durableId="2362250A"/>
  <w16cid:commentId w16cid:paraId="22CB4791" w16cid:durableId="2362286E"/>
  <w16cid:commentId w16cid:paraId="7ED36D32" w16cid:durableId="236228A6"/>
  <w16cid:commentId w16cid:paraId="00053A58" w16cid:durableId="236228C8"/>
  <w16cid:commentId w16cid:paraId="756E0F4E" w16cid:durableId="236228D2"/>
  <w16cid:commentId w16cid:paraId="5546C1CA" w16cid:durableId="23622ACC"/>
  <w16cid:commentId w16cid:paraId="0F21173A" w16cid:durableId="23622BA5"/>
  <w16cid:commentId w16cid:paraId="5FEEC94A" w16cid:durableId="23622BFD"/>
  <w16cid:commentId w16cid:paraId="53DF1EDC" w16cid:durableId="23622C1A"/>
  <w16cid:commentId w16cid:paraId="4AF81463" w16cid:durableId="23622C37"/>
  <w16cid:commentId w16cid:paraId="05457B85" w16cid:durableId="23622C70"/>
  <w16cid:commentId w16cid:paraId="2B026E49" w16cid:durableId="23622C84"/>
  <w16cid:commentId w16cid:paraId="7B357A4E" w16cid:durableId="23622DAF"/>
  <w16cid:commentId w16cid:paraId="7D1CC6FB" w16cid:durableId="23622DBC"/>
  <w16cid:commentId w16cid:paraId="1A2DB7FE" w16cid:durableId="23622E32"/>
  <w16cid:commentId w16cid:paraId="489BA8A9" w16cid:durableId="23623A8F"/>
  <w16cid:commentId w16cid:paraId="07B62FB6" w16cid:durableId="23623A88"/>
  <w16cid:commentId w16cid:paraId="63772C73" w16cid:durableId="23623ADC"/>
  <w16cid:commentId w16cid:paraId="190F903C" w16cid:durableId="23623B13"/>
  <w16cid:commentId w16cid:paraId="60186C01" w16cid:durableId="23623B24"/>
  <w16cid:commentId w16cid:paraId="33F039E7" w16cid:durableId="23623B40"/>
  <w16cid:commentId w16cid:paraId="5B5CA8C3" w16cid:durableId="23623B91"/>
  <w16cid:commentId w16cid:paraId="7D625CE6" w16cid:durableId="23623BDE"/>
  <w16cid:commentId w16cid:paraId="1EEE3E2D" w16cid:durableId="23623C1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DC57D" w14:textId="77777777" w:rsidR="00FC59BF" w:rsidRDefault="00FC59BF">
      <w:pPr>
        <w:spacing w:after="0" w:line="240" w:lineRule="auto"/>
      </w:pPr>
      <w:r>
        <w:separator/>
      </w:r>
    </w:p>
  </w:endnote>
  <w:endnote w:type="continuationSeparator" w:id="0">
    <w:p w14:paraId="3176287F" w14:textId="77777777" w:rsidR="00FC59BF" w:rsidRDefault="00FC5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733C9AA0" w14:textId="4DDFEC28" w:rsidR="00283F14" w:rsidRDefault="00283F14">
        <w:pPr>
          <w:pStyle w:val="Pieddepage"/>
          <w:jc w:val="right"/>
        </w:pPr>
        <w:r>
          <w:fldChar w:fldCharType="begin"/>
        </w:r>
        <w:r>
          <w:instrText>PAGE   \* MERGEFORMAT</w:instrText>
        </w:r>
        <w:r>
          <w:fldChar w:fldCharType="separate"/>
        </w:r>
        <w:r w:rsidR="00FD4F7E" w:rsidRPr="00FD4F7E">
          <w:rPr>
            <w:noProof/>
            <w:lang w:val="fr-FR"/>
          </w:rPr>
          <w:t>21</w:t>
        </w:r>
        <w:r>
          <w:fldChar w:fldCharType="end"/>
        </w:r>
      </w:p>
    </w:sdtContent>
  </w:sdt>
  <w:p w14:paraId="7704DB3E" w14:textId="77777777" w:rsidR="00283F14" w:rsidRDefault="00283F1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AEB29" w14:textId="77777777" w:rsidR="00FC59BF" w:rsidRDefault="00FC59BF">
      <w:pPr>
        <w:spacing w:after="0" w:line="240" w:lineRule="auto"/>
      </w:pPr>
      <w:r>
        <w:separator/>
      </w:r>
    </w:p>
  </w:footnote>
  <w:footnote w:type="continuationSeparator" w:id="0">
    <w:p w14:paraId="713CA3BC" w14:textId="77777777" w:rsidR="00FC59BF" w:rsidRDefault="00FC5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c0NTQ2NTI0szAwt7RQ0lEKTi0uzszPAykwqQUA8Ve7cSwAAAA="/>
  </w:docVars>
  <w:rsids>
    <w:rsidRoot w:val="00760250"/>
    <w:rsid w:val="00004C95"/>
    <w:rsid w:val="00075041"/>
    <w:rsid w:val="000760B8"/>
    <w:rsid w:val="00092D01"/>
    <w:rsid w:val="0009604A"/>
    <w:rsid w:val="00097F4D"/>
    <w:rsid w:val="000A4BFD"/>
    <w:rsid w:val="000A5AB5"/>
    <w:rsid w:val="000D1E1F"/>
    <w:rsid w:val="000D5772"/>
    <w:rsid w:val="000E305B"/>
    <w:rsid w:val="000E71FA"/>
    <w:rsid w:val="000F3023"/>
    <w:rsid w:val="000F679A"/>
    <w:rsid w:val="0010149D"/>
    <w:rsid w:val="00102C15"/>
    <w:rsid w:val="00103ECA"/>
    <w:rsid w:val="00112BD5"/>
    <w:rsid w:val="00120A52"/>
    <w:rsid w:val="00120F86"/>
    <w:rsid w:val="001226C2"/>
    <w:rsid w:val="0012281A"/>
    <w:rsid w:val="001353C0"/>
    <w:rsid w:val="00141DB8"/>
    <w:rsid w:val="00146198"/>
    <w:rsid w:val="0016435E"/>
    <w:rsid w:val="00167885"/>
    <w:rsid w:val="001729A4"/>
    <w:rsid w:val="00182E94"/>
    <w:rsid w:val="001832D6"/>
    <w:rsid w:val="001926A6"/>
    <w:rsid w:val="001A5C1D"/>
    <w:rsid w:val="001B506C"/>
    <w:rsid w:val="001B6501"/>
    <w:rsid w:val="001C7C1F"/>
    <w:rsid w:val="001C7F75"/>
    <w:rsid w:val="001E0427"/>
    <w:rsid w:val="001E62F8"/>
    <w:rsid w:val="001E7EEF"/>
    <w:rsid w:val="001F0EBA"/>
    <w:rsid w:val="001F1335"/>
    <w:rsid w:val="001F1504"/>
    <w:rsid w:val="001F331B"/>
    <w:rsid w:val="002035C8"/>
    <w:rsid w:val="00211EB6"/>
    <w:rsid w:val="00213A41"/>
    <w:rsid w:val="00232423"/>
    <w:rsid w:val="002354FB"/>
    <w:rsid w:val="0024700E"/>
    <w:rsid w:val="00247C3F"/>
    <w:rsid w:val="002570DB"/>
    <w:rsid w:val="00260A84"/>
    <w:rsid w:val="00281661"/>
    <w:rsid w:val="002826FE"/>
    <w:rsid w:val="00282B66"/>
    <w:rsid w:val="00283F14"/>
    <w:rsid w:val="00293AD0"/>
    <w:rsid w:val="002B7403"/>
    <w:rsid w:val="002C09F6"/>
    <w:rsid w:val="002C5FC2"/>
    <w:rsid w:val="002C6102"/>
    <w:rsid w:val="002E5FED"/>
    <w:rsid w:val="002F2FCA"/>
    <w:rsid w:val="002F4AF9"/>
    <w:rsid w:val="002F76EF"/>
    <w:rsid w:val="003033F4"/>
    <w:rsid w:val="00307C0B"/>
    <w:rsid w:val="00312CAE"/>
    <w:rsid w:val="00312DA7"/>
    <w:rsid w:val="00312F87"/>
    <w:rsid w:val="00321B50"/>
    <w:rsid w:val="00321C72"/>
    <w:rsid w:val="003237FC"/>
    <w:rsid w:val="00330557"/>
    <w:rsid w:val="0033100C"/>
    <w:rsid w:val="00342978"/>
    <w:rsid w:val="003541EA"/>
    <w:rsid w:val="003552BE"/>
    <w:rsid w:val="00357901"/>
    <w:rsid w:val="0037043A"/>
    <w:rsid w:val="00372656"/>
    <w:rsid w:val="00372E64"/>
    <w:rsid w:val="00373800"/>
    <w:rsid w:val="00374D51"/>
    <w:rsid w:val="00386761"/>
    <w:rsid w:val="003932BE"/>
    <w:rsid w:val="003932F7"/>
    <w:rsid w:val="0039542F"/>
    <w:rsid w:val="003C632F"/>
    <w:rsid w:val="003D300D"/>
    <w:rsid w:val="003F751E"/>
    <w:rsid w:val="00400D4B"/>
    <w:rsid w:val="00402889"/>
    <w:rsid w:val="00406754"/>
    <w:rsid w:val="00407A85"/>
    <w:rsid w:val="00415FF5"/>
    <w:rsid w:val="00420A57"/>
    <w:rsid w:val="0042387A"/>
    <w:rsid w:val="00423CCF"/>
    <w:rsid w:val="00436FC5"/>
    <w:rsid w:val="00467966"/>
    <w:rsid w:val="00497087"/>
    <w:rsid w:val="004B1B7D"/>
    <w:rsid w:val="004B50FE"/>
    <w:rsid w:val="004C03D0"/>
    <w:rsid w:val="004C3D58"/>
    <w:rsid w:val="004C4099"/>
    <w:rsid w:val="004C6358"/>
    <w:rsid w:val="004C7618"/>
    <w:rsid w:val="004D0FC0"/>
    <w:rsid w:val="004D288B"/>
    <w:rsid w:val="004D40A0"/>
    <w:rsid w:val="004D51F7"/>
    <w:rsid w:val="004D7280"/>
    <w:rsid w:val="004E0547"/>
    <w:rsid w:val="004E0ED9"/>
    <w:rsid w:val="004E2B73"/>
    <w:rsid w:val="004E760A"/>
    <w:rsid w:val="005040E6"/>
    <w:rsid w:val="00505EF3"/>
    <w:rsid w:val="00520DE3"/>
    <w:rsid w:val="00522C76"/>
    <w:rsid w:val="00542C26"/>
    <w:rsid w:val="00545C37"/>
    <w:rsid w:val="00560CDE"/>
    <w:rsid w:val="00563238"/>
    <w:rsid w:val="00563D88"/>
    <w:rsid w:val="00566EA1"/>
    <w:rsid w:val="00571D95"/>
    <w:rsid w:val="00571DB9"/>
    <w:rsid w:val="00584F70"/>
    <w:rsid w:val="00591466"/>
    <w:rsid w:val="005967C0"/>
    <w:rsid w:val="005A30DA"/>
    <w:rsid w:val="005D1254"/>
    <w:rsid w:val="005D2C9D"/>
    <w:rsid w:val="005D3CF7"/>
    <w:rsid w:val="005E2D5A"/>
    <w:rsid w:val="005F5B9D"/>
    <w:rsid w:val="0060134C"/>
    <w:rsid w:val="00607FA6"/>
    <w:rsid w:val="00610EB2"/>
    <w:rsid w:val="00611F57"/>
    <w:rsid w:val="0062227C"/>
    <w:rsid w:val="00630537"/>
    <w:rsid w:val="006350AA"/>
    <w:rsid w:val="00642165"/>
    <w:rsid w:val="006427C8"/>
    <w:rsid w:val="00661D0F"/>
    <w:rsid w:val="00661F5A"/>
    <w:rsid w:val="0066270C"/>
    <w:rsid w:val="00663566"/>
    <w:rsid w:val="00674E94"/>
    <w:rsid w:val="00681B1E"/>
    <w:rsid w:val="00685CAF"/>
    <w:rsid w:val="006A5420"/>
    <w:rsid w:val="006A6EC4"/>
    <w:rsid w:val="006B5C38"/>
    <w:rsid w:val="006B754C"/>
    <w:rsid w:val="006C61A0"/>
    <w:rsid w:val="006C763E"/>
    <w:rsid w:val="006D106B"/>
    <w:rsid w:val="006D298E"/>
    <w:rsid w:val="006D3730"/>
    <w:rsid w:val="006D5381"/>
    <w:rsid w:val="006E4879"/>
    <w:rsid w:val="006F18ED"/>
    <w:rsid w:val="006F542F"/>
    <w:rsid w:val="00702045"/>
    <w:rsid w:val="0072384A"/>
    <w:rsid w:val="00733D61"/>
    <w:rsid w:val="007350D1"/>
    <w:rsid w:val="0073615E"/>
    <w:rsid w:val="00743421"/>
    <w:rsid w:val="0075022C"/>
    <w:rsid w:val="00750ED1"/>
    <w:rsid w:val="0075244A"/>
    <w:rsid w:val="007571D8"/>
    <w:rsid w:val="00760250"/>
    <w:rsid w:val="00760311"/>
    <w:rsid w:val="00766D58"/>
    <w:rsid w:val="00767288"/>
    <w:rsid w:val="007674B3"/>
    <w:rsid w:val="00774E9E"/>
    <w:rsid w:val="007823C3"/>
    <w:rsid w:val="00785D57"/>
    <w:rsid w:val="00790332"/>
    <w:rsid w:val="00793678"/>
    <w:rsid w:val="007A704E"/>
    <w:rsid w:val="007B49AC"/>
    <w:rsid w:val="007C1503"/>
    <w:rsid w:val="007E1BCB"/>
    <w:rsid w:val="008047D5"/>
    <w:rsid w:val="00806B39"/>
    <w:rsid w:val="00810109"/>
    <w:rsid w:val="00813CD6"/>
    <w:rsid w:val="008164C6"/>
    <w:rsid w:val="00837F70"/>
    <w:rsid w:val="008437C5"/>
    <w:rsid w:val="00853581"/>
    <w:rsid w:val="00854848"/>
    <w:rsid w:val="00882757"/>
    <w:rsid w:val="00885596"/>
    <w:rsid w:val="00892E6C"/>
    <w:rsid w:val="00897B4B"/>
    <w:rsid w:val="008A6924"/>
    <w:rsid w:val="008B55A9"/>
    <w:rsid w:val="008B6142"/>
    <w:rsid w:val="008B6CEE"/>
    <w:rsid w:val="008C196C"/>
    <w:rsid w:val="008C52CB"/>
    <w:rsid w:val="008D3C82"/>
    <w:rsid w:val="008D64C5"/>
    <w:rsid w:val="008E7320"/>
    <w:rsid w:val="008F7B96"/>
    <w:rsid w:val="009024A7"/>
    <w:rsid w:val="00902C68"/>
    <w:rsid w:val="00920011"/>
    <w:rsid w:val="00930E75"/>
    <w:rsid w:val="009325F1"/>
    <w:rsid w:val="009360E2"/>
    <w:rsid w:val="00936FFD"/>
    <w:rsid w:val="0093724D"/>
    <w:rsid w:val="009421F4"/>
    <w:rsid w:val="0095640F"/>
    <w:rsid w:val="00960101"/>
    <w:rsid w:val="00960F13"/>
    <w:rsid w:val="0097250E"/>
    <w:rsid w:val="00986514"/>
    <w:rsid w:val="00987C26"/>
    <w:rsid w:val="00995DAE"/>
    <w:rsid w:val="00996F04"/>
    <w:rsid w:val="009A3FF7"/>
    <w:rsid w:val="009A5032"/>
    <w:rsid w:val="009C1731"/>
    <w:rsid w:val="009C6F01"/>
    <w:rsid w:val="009E7F87"/>
    <w:rsid w:val="009F1D3A"/>
    <w:rsid w:val="009F57A2"/>
    <w:rsid w:val="00A01E9A"/>
    <w:rsid w:val="00A12CA2"/>
    <w:rsid w:val="00A151AE"/>
    <w:rsid w:val="00A22F69"/>
    <w:rsid w:val="00A2346E"/>
    <w:rsid w:val="00A3681C"/>
    <w:rsid w:val="00A44B87"/>
    <w:rsid w:val="00A452BF"/>
    <w:rsid w:val="00A5327E"/>
    <w:rsid w:val="00A53E10"/>
    <w:rsid w:val="00A622EE"/>
    <w:rsid w:val="00A63C10"/>
    <w:rsid w:val="00A732A2"/>
    <w:rsid w:val="00A86EBE"/>
    <w:rsid w:val="00AA602F"/>
    <w:rsid w:val="00AB1190"/>
    <w:rsid w:val="00AB3923"/>
    <w:rsid w:val="00AB7B1C"/>
    <w:rsid w:val="00AD0F7A"/>
    <w:rsid w:val="00AF3FEB"/>
    <w:rsid w:val="00B04106"/>
    <w:rsid w:val="00B06290"/>
    <w:rsid w:val="00B1324D"/>
    <w:rsid w:val="00B2536B"/>
    <w:rsid w:val="00B25E2C"/>
    <w:rsid w:val="00B26B6F"/>
    <w:rsid w:val="00B32E80"/>
    <w:rsid w:val="00B362E2"/>
    <w:rsid w:val="00B46C5C"/>
    <w:rsid w:val="00B71807"/>
    <w:rsid w:val="00B71DCD"/>
    <w:rsid w:val="00B751B5"/>
    <w:rsid w:val="00B75611"/>
    <w:rsid w:val="00B90E47"/>
    <w:rsid w:val="00B94A15"/>
    <w:rsid w:val="00B96282"/>
    <w:rsid w:val="00B96666"/>
    <w:rsid w:val="00BB457C"/>
    <w:rsid w:val="00BB4BA1"/>
    <w:rsid w:val="00BB62E2"/>
    <w:rsid w:val="00BC1797"/>
    <w:rsid w:val="00BD0358"/>
    <w:rsid w:val="00BD5B94"/>
    <w:rsid w:val="00BE1555"/>
    <w:rsid w:val="00BF7348"/>
    <w:rsid w:val="00C003E2"/>
    <w:rsid w:val="00C05AA5"/>
    <w:rsid w:val="00C10151"/>
    <w:rsid w:val="00C11409"/>
    <w:rsid w:val="00C131FE"/>
    <w:rsid w:val="00C14AE5"/>
    <w:rsid w:val="00C154AF"/>
    <w:rsid w:val="00C15F40"/>
    <w:rsid w:val="00C221ED"/>
    <w:rsid w:val="00C333C4"/>
    <w:rsid w:val="00C500E9"/>
    <w:rsid w:val="00C517D1"/>
    <w:rsid w:val="00C51AD2"/>
    <w:rsid w:val="00C66A6C"/>
    <w:rsid w:val="00C8505E"/>
    <w:rsid w:val="00C93EB0"/>
    <w:rsid w:val="00C9762D"/>
    <w:rsid w:val="00CA5670"/>
    <w:rsid w:val="00CB44DC"/>
    <w:rsid w:val="00CB74D9"/>
    <w:rsid w:val="00CC40C2"/>
    <w:rsid w:val="00CC5DA6"/>
    <w:rsid w:val="00CD1CD6"/>
    <w:rsid w:val="00CE46BB"/>
    <w:rsid w:val="00CF19A1"/>
    <w:rsid w:val="00CF7127"/>
    <w:rsid w:val="00D23160"/>
    <w:rsid w:val="00D25990"/>
    <w:rsid w:val="00D50D33"/>
    <w:rsid w:val="00D6569F"/>
    <w:rsid w:val="00D71F68"/>
    <w:rsid w:val="00D7237E"/>
    <w:rsid w:val="00D729EF"/>
    <w:rsid w:val="00D96FBB"/>
    <w:rsid w:val="00DA57B8"/>
    <w:rsid w:val="00DB7399"/>
    <w:rsid w:val="00DE246A"/>
    <w:rsid w:val="00DE34CB"/>
    <w:rsid w:val="00E073E3"/>
    <w:rsid w:val="00E1722B"/>
    <w:rsid w:val="00E244CD"/>
    <w:rsid w:val="00E36565"/>
    <w:rsid w:val="00E40D21"/>
    <w:rsid w:val="00E60FBF"/>
    <w:rsid w:val="00E86979"/>
    <w:rsid w:val="00E91AEC"/>
    <w:rsid w:val="00EA200B"/>
    <w:rsid w:val="00EA50A6"/>
    <w:rsid w:val="00EA75BE"/>
    <w:rsid w:val="00EB1BC5"/>
    <w:rsid w:val="00EB2A52"/>
    <w:rsid w:val="00EB35CD"/>
    <w:rsid w:val="00EC12D4"/>
    <w:rsid w:val="00EC2235"/>
    <w:rsid w:val="00EC4F00"/>
    <w:rsid w:val="00EE5414"/>
    <w:rsid w:val="00F02545"/>
    <w:rsid w:val="00F0559D"/>
    <w:rsid w:val="00F0618B"/>
    <w:rsid w:val="00F0721A"/>
    <w:rsid w:val="00F118CE"/>
    <w:rsid w:val="00F122CB"/>
    <w:rsid w:val="00F14201"/>
    <w:rsid w:val="00F2600A"/>
    <w:rsid w:val="00F267BC"/>
    <w:rsid w:val="00F31651"/>
    <w:rsid w:val="00F3259E"/>
    <w:rsid w:val="00F32BEE"/>
    <w:rsid w:val="00F43570"/>
    <w:rsid w:val="00F61846"/>
    <w:rsid w:val="00F716F2"/>
    <w:rsid w:val="00F73A5E"/>
    <w:rsid w:val="00F7572C"/>
    <w:rsid w:val="00F75ADD"/>
    <w:rsid w:val="00F76398"/>
    <w:rsid w:val="00F80082"/>
    <w:rsid w:val="00F855A4"/>
    <w:rsid w:val="00F85D23"/>
    <w:rsid w:val="00F91703"/>
    <w:rsid w:val="00F922BF"/>
    <w:rsid w:val="00F94105"/>
    <w:rsid w:val="00FA735E"/>
    <w:rsid w:val="00FB7E3E"/>
    <w:rsid w:val="00FC59BF"/>
    <w:rsid w:val="00FC726D"/>
    <w:rsid w:val="00FD1A16"/>
    <w:rsid w:val="00FD4CF4"/>
    <w:rsid w:val="00FD4F7E"/>
    <w:rsid w:val="00FD54C9"/>
    <w:rsid w:val="00FD7C1C"/>
    <w:rsid w:val="00FE48FB"/>
    <w:rsid w:val="00FE705A"/>
    <w:rsid w:val="00FF1AA4"/>
    <w:rsid w:val="00FF4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 w:type="character" w:customStyle="1" w:styleId="UnresolvedMention">
    <w:name w:val="Unresolved Mention"/>
    <w:basedOn w:val="Policepardfau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10.1034/j.1600-0587.2002.250510.x"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50D1F-9B2F-4952-8228-678FC3414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33</Pages>
  <Words>39055</Words>
  <Characters>222620</Characters>
  <Application>Microsoft Office Word</Application>
  <DocSecurity>0</DocSecurity>
  <Lines>1855</Lines>
  <Paragraphs>522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55</cp:revision>
  <dcterms:created xsi:type="dcterms:W3CDTF">2020-12-30T10:38:00Z</dcterms:created>
  <dcterms:modified xsi:type="dcterms:W3CDTF">2020-12-31T14:05:00Z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http://www.zotero.org/styles/journal-of-ecology</vt:lpwstr>
  </property>
  <property fmtid="{D5CDD505-2E9C-101B-9397-08002B2CF9AE}" pid="16" name="Mendeley Recent Style Name 5_1">
    <vt:lpwstr>Journal of Ecology</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