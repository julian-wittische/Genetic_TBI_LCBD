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5D339F" w14:textId="5D0B9B9B" w:rsidR="00760250" w:rsidRPr="00004C95" w:rsidRDefault="00760250" w:rsidP="00182E94">
      <w:pPr>
        <w:spacing w:before="240" w:after="240" w:line="276" w:lineRule="auto"/>
        <w:rPr>
          <w:rFonts w:ascii="Times New Roman" w:hAnsi="Times New Roman" w:cs="Times New Roman"/>
          <w:sz w:val="24"/>
          <w:szCs w:val="24"/>
        </w:rPr>
      </w:pPr>
      <w:r w:rsidRPr="00004C95">
        <w:rPr>
          <w:rFonts w:ascii="Times New Roman" w:eastAsia="Times New Roman" w:hAnsi="Times New Roman" w:cs="Times New Roman"/>
          <w:b/>
          <w:bCs/>
          <w:sz w:val="24"/>
          <w:szCs w:val="24"/>
        </w:rPr>
        <w:t xml:space="preserve">Detecting temporal changes in genetic diversity: a new tool for molecular ecology studies with repeated samples </w:t>
      </w:r>
    </w:p>
    <w:p w14:paraId="1234A9F8" w14:textId="77777777" w:rsidR="00760250" w:rsidRPr="00004C95" w:rsidRDefault="00760250" w:rsidP="00182E94">
      <w:pPr>
        <w:spacing w:before="240" w:after="240" w:line="276" w:lineRule="auto"/>
        <w:rPr>
          <w:rFonts w:ascii="Times New Roman" w:eastAsia="Times New Roman" w:hAnsi="Times New Roman" w:cs="Times New Roman"/>
          <w:sz w:val="24"/>
          <w:szCs w:val="24"/>
        </w:rPr>
      </w:pPr>
    </w:p>
    <w:p w14:paraId="2E871847" w14:textId="77777777" w:rsidR="008164C6" w:rsidRPr="00004C95" w:rsidRDefault="008164C6" w:rsidP="00182E94">
      <w:pPr>
        <w:spacing w:before="240" w:after="240" w:line="276" w:lineRule="auto"/>
        <w:rPr>
          <w:rFonts w:ascii="Times New Roman" w:eastAsia="Times New Roman" w:hAnsi="Times New Roman" w:cs="Times New Roman"/>
          <w:sz w:val="24"/>
          <w:szCs w:val="24"/>
          <w:vertAlign w:val="superscript"/>
        </w:rPr>
      </w:pPr>
      <w:r w:rsidRPr="00004C95">
        <w:rPr>
          <w:rFonts w:ascii="Times New Roman" w:eastAsia="Times New Roman" w:hAnsi="Times New Roman" w:cs="Times New Roman"/>
          <w:sz w:val="24"/>
          <w:szCs w:val="24"/>
        </w:rPr>
        <w:t>Julian Wittische</w:t>
      </w:r>
      <w:r w:rsidRPr="00004C95">
        <w:rPr>
          <w:rFonts w:ascii="Times New Roman" w:eastAsia="Times New Roman" w:hAnsi="Times New Roman" w:cs="Times New Roman"/>
          <w:sz w:val="24"/>
          <w:szCs w:val="24"/>
          <w:vertAlign w:val="superscript"/>
        </w:rPr>
        <w:t>1</w:t>
      </w:r>
      <w:r w:rsidRPr="00004C95">
        <w:rPr>
          <w:rFonts w:ascii="Times New Roman" w:eastAsia="Times New Roman" w:hAnsi="Times New Roman" w:cs="Times New Roman"/>
          <w:sz w:val="24"/>
          <w:szCs w:val="24"/>
        </w:rPr>
        <w:t>, Pierre Legendre</w:t>
      </w:r>
      <w:r w:rsidRPr="00004C95">
        <w:rPr>
          <w:rFonts w:ascii="Times New Roman" w:eastAsia="Times New Roman" w:hAnsi="Times New Roman" w:cs="Times New Roman"/>
          <w:sz w:val="24"/>
          <w:szCs w:val="24"/>
          <w:vertAlign w:val="superscript"/>
        </w:rPr>
        <w:t>1</w:t>
      </w:r>
      <w:r w:rsidRPr="00004C95">
        <w:rPr>
          <w:rFonts w:ascii="Times New Roman" w:eastAsia="Times New Roman" w:hAnsi="Times New Roman" w:cs="Times New Roman"/>
          <w:sz w:val="24"/>
          <w:szCs w:val="24"/>
        </w:rPr>
        <w:t>, Patrick M. A. James</w:t>
      </w:r>
      <w:r w:rsidRPr="00004C95">
        <w:rPr>
          <w:rFonts w:ascii="Times New Roman" w:eastAsia="Times New Roman" w:hAnsi="Times New Roman" w:cs="Times New Roman"/>
          <w:sz w:val="24"/>
          <w:szCs w:val="24"/>
          <w:vertAlign w:val="superscript"/>
        </w:rPr>
        <w:t>1,2</w:t>
      </w:r>
    </w:p>
    <w:p w14:paraId="17C10AAC" w14:textId="77777777" w:rsidR="008164C6" w:rsidRPr="00004C95" w:rsidRDefault="008164C6" w:rsidP="00182E94">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vertAlign w:val="superscript"/>
        </w:rPr>
        <w:t xml:space="preserve">1 </w:t>
      </w:r>
      <w:r w:rsidRPr="00004C95">
        <w:rPr>
          <w:rFonts w:ascii="Times New Roman" w:eastAsia="Times New Roman" w:hAnsi="Times New Roman" w:cs="Times New Roman"/>
          <w:sz w:val="24"/>
          <w:szCs w:val="24"/>
        </w:rPr>
        <w:t>Département de Sciences Biologiques, Campus MIL, Université de Montréal, C.P. 6128, succ. Centre-ville, Montréal, QC, Canada, H3C 3J7</w:t>
      </w:r>
    </w:p>
    <w:p w14:paraId="63C3149E" w14:textId="6DA4FFBC" w:rsidR="008164C6" w:rsidRPr="00004C95" w:rsidRDefault="008164C6" w:rsidP="00182E94">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vertAlign w:val="superscript"/>
        </w:rPr>
        <w:t xml:space="preserve">2 </w:t>
      </w:r>
      <w:r w:rsidR="00CB74D9" w:rsidRPr="00004C95">
        <w:rPr>
          <w:rFonts w:ascii="Times New Roman" w:eastAsia="Times New Roman" w:hAnsi="Times New Roman" w:cs="Times New Roman"/>
          <w:sz w:val="24"/>
          <w:szCs w:val="24"/>
        </w:rPr>
        <w:t xml:space="preserve">Institute of </w:t>
      </w:r>
      <w:r w:rsidRPr="00004C95">
        <w:rPr>
          <w:rFonts w:ascii="Times New Roman" w:eastAsia="Times New Roman" w:hAnsi="Times New Roman" w:cs="Times New Roman"/>
          <w:sz w:val="24"/>
          <w:szCs w:val="24"/>
        </w:rPr>
        <w:t>Forestry</w:t>
      </w:r>
      <w:r w:rsidR="00CB74D9" w:rsidRPr="00004C95">
        <w:rPr>
          <w:rFonts w:ascii="Times New Roman" w:eastAsia="Times New Roman" w:hAnsi="Times New Roman" w:cs="Times New Roman"/>
          <w:sz w:val="24"/>
          <w:szCs w:val="24"/>
        </w:rPr>
        <w:t xml:space="preserve"> and Conservation</w:t>
      </w:r>
      <w:r w:rsidRPr="00004C95">
        <w:rPr>
          <w:rFonts w:ascii="Times New Roman" w:eastAsia="Times New Roman" w:hAnsi="Times New Roman" w:cs="Times New Roman"/>
          <w:sz w:val="24"/>
          <w:szCs w:val="24"/>
        </w:rPr>
        <w:t>, University of Toronto, 33 Willcocks St., Toronto, ON, Canada, M5S 2J5</w:t>
      </w:r>
    </w:p>
    <w:p w14:paraId="4DFACAB6" w14:textId="77777777" w:rsidR="008164C6" w:rsidRPr="00004C95" w:rsidRDefault="008164C6" w:rsidP="00182E94">
      <w:pPr>
        <w:spacing w:before="240" w:after="240" w:line="276" w:lineRule="auto"/>
        <w:rPr>
          <w:rFonts w:ascii="Times New Roman" w:eastAsia="Times New Roman" w:hAnsi="Times New Roman" w:cs="Times New Roman"/>
          <w:sz w:val="24"/>
          <w:szCs w:val="24"/>
        </w:rPr>
      </w:pPr>
    </w:p>
    <w:p w14:paraId="293F95BD" w14:textId="77777777" w:rsidR="008164C6" w:rsidRPr="00004C95" w:rsidRDefault="008164C6" w:rsidP="00182E94">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Correspondence: Julian Wittische; E-mail: </w:t>
      </w:r>
      <w:hyperlink r:id="rId8">
        <w:r w:rsidRPr="00004C95">
          <w:rPr>
            <w:rStyle w:val="Lienhypertexte"/>
            <w:rFonts w:ascii="Times New Roman" w:eastAsia="Times New Roman" w:hAnsi="Times New Roman" w:cs="Times New Roman"/>
            <w:sz w:val="24"/>
            <w:szCs w:val="24"/>
          </w:rPr>
          <w:t>jwittische@gmail.com</w:t>
        </w:r>
      </w:hyperlink>
    </w:p>
    <w:p w14:paraId="0760438A" w14:textId="77777777" w:rsidR="008164C6" w:rsidRPr="00004C95" w:rsidRDefault="008164C6" w:rsidP="00182E94">
      <w:pPr>
        <w:spacing w:before="240" w:after="240" w:line="276" w:lineRule="auto"/>
        <w:rPr>
          <w:rFonts w:ascii="Times New Roman" w:eastAsia="Times New Roman" w:hAnsi="Times New Roman" w:cs="Times New Roman"/>
          <w:sz w:val="24"/>
          <w:szCs w:val="24"/>
        </w:rPr>
      </w:pPr>
    </w:p>
    <w:p w14:paraId="130BAA60" w14:textId="41F05618" w:rsidR="008164C6" w:rsidRPr="00004C95" w:rsidRDefault="008164C6" w:rsidP="00182E94">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Running title: Testing</w:t>
      </w:r>
      <w:r w:rsidR="00BC1797" w:rsidRPr="00004C95">
        <w:rPr>
          <w:rFonts w:ascii="Times New Roman" w:eastAsia="Times New Roman" w:hAnsi="Times New Roman" w:cs="Times New Roman"/>
          <w:sz w:val="24"/>
          <w:szCs w:val="24"/>
        </w:rPr>
        <w:t xml:space="preserve"> spatio</w:t>
      </w:r>
      <w:r w:rsidRPr="00004C95">
        <w:rPr>
          <w:rFonts w:ascii="Times New Roman" w:eastAsia="Times New Roman" w:hAnsi="Times New Roman" w:cs="Times New Roman"/>
          <w:sz w:val="24"/>
          <w:szCs w:val="24"/>
        </w:rPr>
        <w:t>temporal genetic change</w:t>
      </w:r>
    </w:p>
    <w:p w14:paraId="4193E2EA" w14:textId="4061714C" w:rsidR="008164C6" w:rsidRPr="00004C95" w:rsidRDefault="008164C6" w:rsidP="00182E94">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In preparation for</w:t>
      </w:r>
      <w:r w:rsidR="00AD0F7A" w:rsidRPr="00004C95">
        <w:rPr>
          <w:rFonts w:ascii="Times New Roman" w:eastAsia="Times New Roman" w:hAnsi="Times New Roman" w:cs="Times New Roman"/>
          <w:sz w:val="24"/>
          <w:szCs w:val="24"/>
        </w:rPr>
        <w:t xml:space="preserve"> (in order of preference)</w:t>
      </w:r>
      <w:r w:rsidRPr="00004C95">
        <w:rPr>
          <w:rFonts w:ascii="Times New Roman" w:eastAsia="Times New Roman" w:hAnsi="Times New Roman" w:cs="Times New Roman"/>
          <w:sz w:val="24"/>
          <w:szCs w:val="24"/>
        </w:rPr>
        <w:t>: 1) Molecular Ecology Resources, 2) Ecography, 3) Ecological Modelling, 3) Environmental Modelling &amp; Software, 4) Ecology and Evolution, 5) Ecological Informatics.</w:t>
      </w:r>
    </w:p>
    <w:p w14:paraId="688F2FE2" w14:textId="77777777" w:rsidR="00415FF5" w:rsidRPr="00004C95" w:rsidRDefault="00415FF5" w:rsidP="00182E94">
      <w:pPr>
        <w:spacing w:before="240" w:after="240" w:line="276" w:lineRule="auto"/>
        <w:rPr>
          <w:rFonts w:ascii="Times New Roman" w:eastAsia="Times New Roman" w:hAnsi="Times New Roman" w:cs="Times New Roman"/>
          <w:b/>
          <w:sz w:val="24"/>
          <w:szCs w:val="24"/>
        </w:rPr>
      </w:pPr>
    </w:p>
    <w:p w14:paraId="6C7A0E0F" w14:textId="4920ED1E" w:rsidR="00415FF5" w:rsidRPr="00004C95" w:rsidRDefault="00415FF5" w:rsidP="00182E94">
      <w:pPr>
        <w:spacing w:before="240" w:after="240" w:line="276" w:lineRule="auto"/>
        <w:rPr>
          <w:rFonts w:ascii="Times New Roman" w:eastAsia="Times New Roman" w:hAnsi="Times New Roman" w:cs="Times New Roman"/>
          <w:b/>
          <w:sz w:val="24"/>
          <w:szCs w:val="24"/>
        </w:rPr>
      </w:pPr>
    </w:p>
    <w:p w14:paraId="0F356467" w14:textId="77777777" w:rsidR="006D106B" w:rsidRPr="00004C95" w:rsidRDefault="006D106B" w:rsidP="00182E94">
      <w:pPr>
        <w:spacing w:before="240" w:after="240" w:line="276" w:lineRule="auto"/>
        <w:rPr>
          <w:rFonts w:ascii="Times New Roman" w:eastAsia="Times New Roman" w:hAnsi="Times New Roman" w:cs="Times New Roman"/>
          <w:b/>
          <w:sz w:val="24"/>
          <w:szCs w:val="24"/>
        </w:rPr>
      </w:pPr>
    </w:p>
    <w:p w14:paraId="521A07C1" w14:textId="77777777" w:rsidR="00415FF5" w:rsidRPr="00004C95" w:rsidRDefault="00415FF5" w:rsidP="00182E94">
      <w:pPr>
        <w:spacing w:before="240" w:after="240" w:line="276" w:lineRule="auto"/>
        <w:rPr>
          <w:rFonts w:ascii="Times New Roman" w:eastAsia="Times New Roman" w:hAnsi="Times New Roman" w:cs="Times New Roman"/>
          <w:b/>
          <w:sz w:val="24"/>
          <w:szCs w:val="24"/>
        </w:rPr>
      </w:pPr>
    </w:p>
    <w:p w14:paraId="32EBC636" w14:textId="77777777" w:rsidR="00415FF5" w:rsidRPr="00004C95" w:rsidRDefault="00415FF5" w:rsidP="00182E94">
      <w:pPr>
        <w:spacing w:before="240" w:after="240" w:line="276" w:lineRule="auto"/>
        <w:rPr>
          <w:rFonts w:ascii="Times New Roman" w:eastAsia="Times New Roman" w:hAnsi="Times New Roman" w:cs="Times New Roman"/>
          <w:b/>
          <w:sz w:val="24"/>
          <w:szCs w:val="24"/>
        </w:rPr>
      </w:pPr>
    </w:p>
    <w:p w14:paraId="17BD7258" w14:textId="77777777" w:rsidR="00182E94" w:rsidRPr="00004C95" w:rsidRDefault="00182E94" w:rsidP="00182E94">
      <w:pPr>
        <w:spacing w:before="240" w:after="240" w:line="276" w:lineRule="auto"/>
        <w:rPr>
          <w:rFonts w:ascii="Times New Roman" w:eastAsia="Times New Roman" w:hAnsi="Times New Roman" w:cs="Times New Roman"/>
          <w:b/>
          <w:sz w:val="24"/>
          <w:szCs w:val="24"/>
        </w:rPr>
      </w:pPr>
      <w:r w:rsidRPr="00004C95">
        <w:rPr>
          <w:rFonts w:ascii="Times New Roman" w:eastAsia="Times New Roman" w:hAnsi="Times New Roman" w:cs="Times New Roman"/>
          <w:b/>
          <w:sz w:val="24"/>
          <w:szCs w:val="24"/>
        </w:rPr>
        <w:br w:type="page"/>
      </w:r>
    </w:p>
    <w:p w14:paraId="1FA261FA" w14:textId="119B8EAE" w:rsidR="00A151AE" w:rsidRPr="00004C95" w:rsidRDefault="00A151AE" w:rsidP="00182E94">
      <w:pPr>
        <w:spacing w:before="240" w:after="240" w:line="276" w:lineRule="auto"/>
        <w:rPr>
          <w:rFonts w:ascii="Times New Roman" w:eastAsia="Times New Roman" w:hAnsi="Times New Roman" w:cs="Times New Roman"/>
          <w:b/>
          <w:sz w:val="24"/>
          <w:szCs w:val="24"/>
        </w:rPr>
      </w:pPr>
      <w:r w:rsidRPr="00004C95">
        <w:rPr>
          <w:rFonts w:ascii="Times New Roman" w:eastAsia="Times New Roman" w:hAnsi="Times New Roman" w:cs="Times New Roman"/>
          <w:b/>
          <w:sz w:val="24"/>
          <w:szCs w:val="24"/>
        </w:rPr>
        <w:lastRenderedPageBreak/>
        <w:t>ABSTRACT</w:t>
      </w:r>
    </w:p>
    <w:p w14:paraId="33956520" w14:textId="5584AB45" w:rsidR="00A151AE" w:rsidRPr="00004C95" w:rsidRDefault="00A151AE" w:rsidP="00182E94">
      <w:pPr>
        <w:spacing w:before="240" w:after="240" w:line="276" w:lineRule="auto"/>
        <w:rPr>
          <w:rFonts w:ascii="Times New Roman" w:eastAsia="Times New Roman" w:hAnsi="Times New Roman" w:cs="Times New Roman"/>
          <w:sz w:val="24"/>
          <w:szCs w:val="24"/>
        </w:rPr>
      </w:pPr>
      <w:r w:rsidRPr="00004C95">
        <w:rPr>
          <w:rFonts w:ascii="Times New Roman" w:hAnsi="Times New Roman" w:cs="Times New Roman"/>
          <w:sz w:val="24"/>
          <w:szCs w:val="24"/>
        </w:rPr>
        <w:t xml:space="preserve">Understanding </w:t>
      </w:r>
      <w:r w:rsidR="00BC1797" w:rsidRPr="00004C95">
        <w:rPr>
          <w:rFonts w:ascii="Times New Roman" w:eastAsia="Times New Roman" w:hAnsi="Times New Roman" w:cs="Times New Roman"/>
          <w:sz w:val="24"/>
          <w:szCs w:val="24"/>
        </w:rPr>
        <w:t>spatio</w:t>
      </w:r>
      <w:r w:rsidRPr="00004C95">
        <w:rPr>
          <w:rFonts w:ascii="Times New Roman" w:eastAsia="Times New Roman" w:hAnsi="Times New Roman" w:cs="Times New Roman"/>
          <w:sz w:val="24"/>
          <w:szCs w:val="24"/>
        </w:rPr>
        <w:t>temporal changes in biodiversity, including genetic diversity, is essential to track the effects of global change and to inform effective conservation plans. Although temporal questions are common in community ecology, they are less often investigated in population genetics. Indeed, detecting changes in local genetic diversity beyond what one would expect from common processes involved at multiple scales such as drift, is challenging. Our capacity to detect such changes is also very information-dependent. Existing methods to detect meaningful genetic changes through time typically require large genetic datasets containing information beyond simple allele counts. However,</w:t>
      </w:r>
      <w:r w:rsidR="00995DAE" w:rsidRPr="00004C95">
        <w:rPr>
          <w:rFonts w:ascii="Times New Roman" w:eastAsia="Times New Roman" w:hAnsi="Times New Roman" w:cs="Times New Roman"/>
          <w:sz w:val="24"/>
          <w:szCs w:val="24"/>
        </w:rPr>
        <w:t xml:space="preserve"> when such extensive information is not available, methods are still needed to</w:t>
      </w:r>
      <w:r w:rsidRPr="00004C95">
        <w:rPr>
          <w:rFonts w:ascii="Times New Roman" w:eastAsia="Times New Roman" w:hAnsi="Times New Roman" w:cs="Times New Roman"/>
          <w:sz w:val="24"/>
          <w:szCs w:val="24"/>
        </w:rPr>
        <w:t xml:space="preserve"> </w:t>
      </w:r>
      <w:r w:rsidR="00232423" w:rsidRPr="00004C95">
        <w:rPr>
          <w:rFonts w:ascii="Times New Roman" w:eastAsia="Times New Roman" w:hAnsi="Times New Roman" w:cs="Times New Roman"/>
          <w:sz w:val="24"/>
          <w:szCs w:val="24"/>
        </w:rPr>
        <w:t xml:space="preserve">detect and </w:t>
      </w:r>
      <w:r w:rsidRPr="00004C95">
        <w:rPr>
          <w:rFonts w:ascii="Times New Roman" w:eastAsia="Times New Roman" w:hAnsi="Times New Roman" w:cs="Times New Roman"/>
          <w:sz w:val="24"/>
          <w:szCs w:val="24"/>
        </w:rPr>
        <w:t>understand temporal change in genetic diversity induced by demo</w:t>
      </w:r>
      <w:r w:rsidR="000A4BFD" w:rsidRPr="00004C95">
        <w:rPr>
          <w:rFonts w:ascii="Times New Roman" w:eastAsia="Times New Roman" w:hAnsi="Times New Roman" w:cs="Times New Roman"/>
          <w:sz w:val="24"/>
          <w:szCs w:val="24"/>
        </w:rPr>
        <w:t>graphic events</w:t>
      </w:r>
      <w:r w:rsidRPr="00004C95">
        <w:rPr>
          <w:rFonts w:ascii="Times New Roman" w:eastAsia="Times New Roman" w:hAnsi="Times New Roman" w:cs="Times New Roman"/>
          <w:sz w:val="24"/>
          <w:szCs w:val="24"/>
        </w:rPr>
        <w:t>. In this paper, we describe Temporal Genetic Indices (TGI), a new method to identify significant changes in genetic diversity through time. This method uses permutations of genotypic matrices to test the significance of genetic temporal change at sites, given genetic change in other sampling sites in the study landscape. TGI overcomes existing challenges to detecting temporal genetic change in genetic datasets with minimal genetic information. We demonstrate the utility of TGI for identifying the genetic legacies of important historical demographic events using demo-genetic simulations. We further demonstrate the ability of our TGI approach to identify such legacies under different levels of dispersal, spatial extent of the demographic event, and the timing of sampling relative to the event. Finally, we successfully appl</w:t>
      </w:r>
      <w:r w:rsidR="00CB74D9" w:rsidRPr="00004C95">
        <w:rPr>
          <w:rFonts w:ascii="Times New Roman" w:eastAsia="Times New Roman" w:hAnsi="Times New Roman" w:cs="Times New Roman"/>
          <w:sz w:val="24"/>
          <w:szCs w:val="24"/>
        </w:rPr>
        <w:t>y</w:t>
      </w:r>
      <w:r w:rsidRPr="00004C95">
        <w:rPr>
          <w:rFonts w:ascii="Times New Roman" w:eastAsia="Times New Roman" w:hAnsi="Times New Roman" w:cs="Times New Roman"/>
          <w:sz w:val="24"/>
          <w:szCs w:val="24"/>
        </w:rPr>
        <w:t xml:space="preserve"> TGI to an empirical dataset, with our application providing a straightforward test for genetic change, and supporting previous conclusions about the data. An R function to implement the method is now available, as well as utility functions for those wishing to further simulate and analyze their simulations.</w:t>
      </w:r>
    </w:p>
    <w:p w14:paraId="0BDBFFF1" w14:textId="77777777" w:rsidR="00182E94" w:rsidRPr="00004C95" w:rsidRDefault="00182E94" w:rsidP="00182E94">
      <w:pPr>
        <w:pStyle w:val="Titre1"/>
        <w:spacing w:after="240" w:line="276" w:lineRule="auto"/>
      </w:pPr>
      <w:r w:rsidRPr="00004C95">
        <w:br w:type="page"/>
      </w:r>
    </w:p>
    <w:p w14:paraId="2D025D6C" w14:textId="29F735E9" w:rsidR="00760250" w:rsidRPr="00004C95" w:rsidRDefault="00760250" w:rsidP="00182E94">
      <w:pPr>
        <w:pStyle w:val="Titre1"/>
        <w:spacing w:after="240" w:line="276" w:lineRule="auto"/>
      </w:pPr>
      <w:r w:rsidRPr="00004C95">
        <w:lastRenderedPageBreak/>
        <w:t>INTRODUCTION</w:t>
      </w:r>
    </w:p>
    <w:p w14:paraId="4FA6A778" w14:textId="151E147E" w:rsidR="00281661"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Global biodiversity </w:t>
      </w:r>
      <w:r w:rsidR="00A22F69" w:rsidRPr="00004C95">
        <w:rPr>
          <w:rFonts w:ascii="Times New Roman" w:eastAsia="Times New Roman" w:hAnsi="Times New Roman" w:cs="Times New Roman"/>
          <w:sz w:val="24"/>
          <w:szCs w:val="24"/>
        </w:rPr>
        <w:t xml:space="preserve">at the </w:t>
      </w:r>
      <w:r w:rsidRPr="00004C95">
        <w:rPr>
          <w:rFonts w:ascii="Times New Roman" w:eastAsia="Times New Roman" w:hAnsi="Times New Roman" w:cs="Times New Roman"/>
          <w:sz w:val="24"/>
          <w:szCs w:val="24"/>
        </w:rPr>
        <w:t>gene, species, population, and ecosystem</w:t>
      </w:r>
      <w:r w:rsidR="00A22F69" w:rsidRPr="00004C95">
        <w:rPr>
          <w:rFonts w:ascii="Times New Roman" w:eastAsia="Times New Roman" w:hAnsi="Times New Roman" w:cs="Times New Roman"/>
          <w:sz w:val="24"/>
          <w:szCs w:val="24"/>
        </w:rPr>
        <w:t xml:space="preserve"> scales</w:t>
      </w:r>
      <w:r w:rsidRPr="00004C95">
        <w:rPr>
          <w:rFonts w:ascii="Times New Roman" w:eastAsia="Times New Roman" w:hAnsi="Times New Roman" w:cs="Times New Roman"/>
          <w:sz w:val="24"/>
          <w:szCs w:val="24"/>
        </w:rPr>
        <w:t xml:space="preserve"> is </w:t>
      </w:r>
      <w:r w:rsidR="0095640F" w:rsidRPr="00004C95">
        <w:rPr>
          <w:rFonts w:ascii="Times New Roman" w:eastAsia="Times New Roman" w:hAnsi="Times New Roman" w:cs="Times New Roman"/>
          <w:sz w:val="24"/>
          <w:szCs w:val="24"/>
        </w:rPr>
        <w:t>being altered</w:t>
      </w:r>
      <w:r w:rsidR="00342978"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at an increasing rate</w:t>
      </w:r>
      <w:r w:rsidR="00A22F69"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with significant consequences for ecosystem functioning and </w:t>
      </w:r>
      <w:r w:rsidR="00A22F69"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long</w:t>
      </w:r>
      <w:r w:rsidR="00A22F69"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term viability of the biosphere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{"citationItems":[{"id":"ITEM-1","itemData":{"DOI":"10.1111/eva.12810","ISSN":"1752-4571","abstract":"Genetic variation underpins population fitness and adaptive potential. Thus it plays a key role in any species&amp;#039; probability of long-term persistence, particularly under global climate change. Genetic variation can be lost in a single generation but its replenishment may take hundreds of generations. For that reason safeguarding genetic variation is considered fundamental to maintaining biodiversity, and is an Aichi Target for 2020. As human activities are driving declines in many wild populations, genetic variation is also likely declining. However the magnitude of ongoing genetic variation loss has not been assessed, despite its importance. Here we show a 6 percent decline in within-population genetic variation of wild organisms since the industrial revolution. The erosion of genetic variation has been most severe for island species, with an 18 percent average decline. We also identified several key taxonomic and geographic information gaps that must be urgently addressed. Our results are consistent with single time-point meta-analyses that indicated genetic variation is likely declining. However, our results represent the first confirmation of a global decline, and estimate of the magnitude of the genetic variation lost from wild populations.","author":[{"dropping-particle":"","family":"Leigh","given":"Deborah M.","non-dropping-particle":"","parse-names":false,"suffix":""},{"dropping-particle":"","family":"Hendry","given":"Andrew P.","non-dropping-particle":"","parse-names":false,"suffix":""},{"dropping-particle":"","family":"Vázquez‐Domínguez","given":"Ella","non-dropping-particle":"","parse-names":false,"suffix":""},{"dropping-particle":"","family":"Friesen","given":"Vicki L","non-dropping-particle":"","parse-names":false,"suffix":""}],"container-title":"Evolutionary Applications","id":"ITEM-1","issue":"April","issued":{"date-parts":[["2019"]]},"page":"1-8","title":"Estimated six percent loss of genetic variation in wild populations since the industrial revolution","type":"article-journal"},"uris":["http://www.mendeley.com/documents/?uuid=91c1cbbf-f655-49cd-8943-5c0a434cec6f"]},{"id":"ITEM-2","itemData":{"DOI":"10.1126/science.1251817","abstract":"We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change.","author":[{"dropping-particle":"","family":"Dirzo","given":"Rodolfo","non-dropping-particle":"","parse-names":false,"suffix":""},{"dropping-particle":"","family":"Young","given":"Hillary S.","non-dropping-particle":"","parse-names":false,"suffix":""},{"dropping-particle":"","family":"Galetti","given":"Mauro","non-dropping-particle":"","parse-names":false,"suffix":""},{"dropping-particle":"","family":"Ceballos","given":"Gerardo","non-dropping-particle":"","parse-names":false,"suffix":""},{"dropping-particle":"","family":"Isaac","given":"Nich J. B.","non-dropping-particle":"","parse-names":false,"suffix":""},{"dropping-particle":"","family":"Collen","given":"Ben","non-dropping-particle":"","parse-names":false,"suffix":""}],"container-title":"Science","id":"ITEM-2","issue":"6195","issued":{"date-parts":[["2014"]]},"page":"401-406","title":"Defaunation in the Anthropocene","type":"article-journal","volume":"401"},"uris":["http://www.mendeley.com/documents/?uuid=acd9fcfa-d1b8-45c6-8d32-328aefb6c2fe"]},{"id":"ITEM-3","itemData":{"DOI":"10.1111/j.1461-0248.2011.01736.x","ISBN":"0471142905","ISSN":"1461023X","PMID":"22257223","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author":[{"dropping-particle":"","family":"Bellard","given":"Céline","non-dropping-particle":"","parse-names":false,"suffix":""},{"dropping-particle":"","family":"Bertelsmeier","given":"Cleo","non-dropping-particle":"","parse-names":false,"suffix":""},{"dropping-particle":"","family":"Leadley","given":"Paul","non-dropping-particle":"","parse-names":false,"suffix":""},{"dropping-particle":"","family":"Thuiller","given":"Wilfried","non-dropping-particle":"","parse-names":false,"suffix":""},{"dropping-particle":"","family":"Courchamp","given":"Franck","non-dropping-particle":"","parse-names":false,"suffix":""}],"container-title":"Ecology Letters","id":"ITEM-3","issue":"4","issued":{"date-parts":[["2012"]]},"page":"365-377","title":"Impacts of climate change on the future of biodiversity","type":"article-journal","volume":"15"},"uris":["http://www.mendeley.com/documents/?uuid=6edcb743-ffdc-43ab-a618-354e9c4d297a"]}],"mendeley":{"formattedCitation":"(Bellard, Bertelsmeier, Leadley, Thuiller, &amp; Courchamp, 2012; Dirzo et al., 2014; Leigh, Hendry, Vázquez‐Domínguez, &amp; Friesen, 2019)","plainTextFormattedCitation":"(Bellard, Bertelsmeier, Leadley, Thuiller, &amp; Courchamp, 2012; Dirzo et al., 2014; Leigh, Hendry, Vázquez‐Domínguez, &amp; Friesen, 2019)","previouslyFormattedCitation":"(Bellard, Bertelsmeier, Leadley, Thuiller, &amp; Courchamp, 2012; Dirzo et al., 2014; Leigh, Hendry, Vázquez‐Domínguez, &amp; Friesen, 2019)"},"properties":{"noteIndex":0},"schema":"https://github.com/citation-style-language/schema/raw/master/csl-citation.json"}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(Bellard, Bertelsmeier, Leadley, Thuiller, &amp; Courchamp, 2012; Dirzo et al., 2014; Leigh, Hendry, Vázquez‐Domínguez, &amp; Friesen, 2019)</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t>
      </w:r>
      <w:r w:rsidR="0095640F" w:rsidRPr="00004C95">
        <w:rPr>
          <w:rFonts w:ascii="Times New Roman" w:eastAsia="Times New Roman" w:hAnsi="Times New Roman" w:cs="Times New Roman"/>
          <w:sz w:val="24"/>
          <w:szCs w:val="24"/>
        </w:rPr>
        <w:t>Given this global change-driven mass extinction and the inherent temporal variation of biological systems, c</w:t>
      </w:r>
      <w:r w:rsidR="00386761" w:rsidRPr="00004C95">
        <w:rPr>
          <w:rFonts w:ascii="Times New Roman" w:eastAsia="Times New Roman" w:hAnsi="Times New Roman" w:cs="Times New Roman"/>
          <w:sz w:val="24"/>
          <w:szCs w:val="24"/>
        </w:rPr>
        <w:t>onservation biologists are</w:t>
      </w:r>
      <w:r w:rsidRPr="00004C95">
        <w:rPr>
          <w:rFonts w:ascii="Times New Roman" w:eastAsia="Times New Roman" w:hAnsi="Times New Roman" w:cs="Times New Roman"/>
          <w:sz w:val="24"/>
          <w:szCs w:val="24"/>
        </w:rPr>
        <w:t xml:space="preserve"> </w:t>
      </w:r>
      <w:r w:rsidR="00386761" w:rsidRPr="00004C95">
        <w:rPr>
          <w:rFonts w:ascii="Times New Roman" w:eastAsia="Times New Roman" w:hAnsi="Times New Roman" w:cs="Times New Roman"/>
          <w:sz w:val="24"/>
          <w:szCs w:val="24"/>
        </w:rPr>
        <w:t xml:space="preserve">increasingly recognizing </w:t>
      </w:r>
      <w:r w:rsidRPr="00004C95">
        <w:rPr>
          <w:rFonts w:ascii="Times New Roman" w:eastAsia="Times New Roman" w:hAnsi="Times New Roman" w:cs="Times New Roman"/>
          <w:sz w:val="24"/>
          <w:szCs w:val="24"/>
        </w:rPr>
        <w:t>that it is no longer sufficient to study spati</w:t>
      </w:r>
      <w:r w:rsidR="00281661" w:rsidRPr="00004C95">
        <w:rPr>
          <w:rFonts w:ascii="Times New Roman" w:eastAsia="Times New Roman" w:hAnsi="Times New Roman" w:cs="Times New Roman"/>
          <w:sz w:val="24"/>
          <w:szCs w:val="24"/>
        </w:rPr>
        <w:t>al patterns in biodiversity</w:t>
      </w:r>
      <w:r w:rsidRPr="00004C95">
        <w:rPr>
          <w:rFonts w:ascii="Times New Roman" w:eastAsia="Times New Roman" w:hAnsi="Times New Roman" w:cs="Times New Roman"/>
          <w:sz w:val="24"/>
          <w:szCs w:val="24"/>
        </w:rPr>
        <w:t xml:space="preserve"> at a single point in time. Instead, trends in biodiversity </w:t>
      </w:r>
      <w:r w:rsidR="00A22F69" w:rsidRPr="00004C95">
        <w:rPr>
          <w:rFonts w:ascii="Times New Roman" w:eastAsia="Times New Roman" w:hAnsi="Times New Roman" w:cs="Times New Roman"/>
          <w:sz w:val="24"/>
          <w:szCs w:val="24"/>
        </w:rPr>
        <w:t xml:space="preserve">must be observed across </w:t>
      </w:r>
      <w:r w:rsidRPr="00004C95">
        <w:rPr>
          <w:rFonts w:ascii="Times New Roman" w:eastAsia="Times New Roman" w:hAnsi="Times New Roman" w:cs="Times New Roman"/>
          <w:sz w:val="24"/>
          <w:szCs w:val="24"/>
        </w:rPr>
        <w:t xml:space="preserve">both space and time </w:t>
      </w:r>
      <w:r w:rsidRPr="00004C95">
        <w:rPr>
          <w:rFonts w:ascii="Times New Roman" w:eastAsia="Times New Roman" w:hAnsi="Times New Roman" w:cs="Times New Roman"/>
          <w:sz w:val="24"/>
          <w:szCs w:val="24"/>
        </w:rPr>
        <w:fldChar w:fldCharType="begin" w:fldLock="1"/>
      </w:r>
      <w:r w:rsidR="00420A57">
        <w:rPr>
          <w:rFonts w:ascii="Times New Roman" w:eastAsia="Times New Roman" w:hAnsi="Times New Roman" w:cs="Times New Roman"/>
          <w:sz w:val="24"/>
          <w:szCs w:val="24"/>
        </w:rPr>
        <w:instrText>ADDIN CSL_CITATION {"citationItems":[{"id":"ITEM-1","itemData":{"DOI":"10.1111/mec.15315","ISSN":"0962-1083","abstract":"&lt;p&gt;Genetic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paleoclimate data, and highlight areas for future methodological development.&lt;/p&gt;","author":[{"dropping-particle":"","family":"Fenderson","given":"Lindsey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Ecology","id":"ITEM-1","issue":"November 2019","issued":{"date-parts":[["2019"]]},"page":"mec.15315","title":"Spatiotemporal Landscape Genetics: Investigating Ecology and Evolution through Space and Time","type":"article-journal"},"uris":["http://www.mendeley.com/documents/?uuid=7575be7e-4c8f-4444-bd0d-94bf482af6cb"]},{"id":"ITEM-2","itemData":{"DOI":"10.1146/annurev-ecolsys-110316-022659","ISSN":"1543-592X","abstract":"Many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Time","type":"article-journal","volume":"50"},"uris":["http://www.mendeley.com/documents/?uuid=50bf6a3d-3a3e-465f-8d3e-c7d3ebafaa03"]},{"id":"ITEM-3","itemData":{"DOI":"10.1038/nrg2844","ISSN":"1471-0064","PMID":"20847747","abstract":"We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Genetics","id":"ITEM-3","issue":"10","issued":{"date-parts":[["2010"]]},"page":"697-709","publisher":"Nature Publishing Group","title":"Genomics and the future of conservation genetics.","type":"article-journal","volume":"11"},"uris":["http://www.mendeley.com/documents/?uuid=49bad344-a793-48eb-aa17-035c8a7d7f8c"]}],"mendeley":{"formattedCitation":"(Allendorf, Hohenlohe, &amp; Luikart, 2010; Bradburd &amp; Ralph, 2019; Fenderson, Kovach, &amp; Llamas, 2019)","plainTextFormattedCitation":"(Allendorf, Hohenlohe, &amp; Luikart, 2010; Bradburd &amp; Ralph, 2019; Fenderson, Kovach, &amp; Llamas, 2019)","previouslyFormattedCitation":"(Allendorf, Hohenlohe, &amp; Luikart, 2010; Bradburd &amp; Ralph, 2019; Fenderson, Kovach, &amp; Llamas, 2019)"},"properties":{"noteIndex":0},"schema":"https://github.com/citation-style-language/schema/raw/master/csl-citation.json"}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407A85" w:rsidRPr="00004C95">
        <w:rPr>
          <w:rFonts w:ascii="Times New Roman" w:eastAsia="Times New Roman" w:hAnsi="Times New Roman" w:cs="Times New Roman"/>
          <w:noProof/>
          <w:sz w:val="24"/>
          <w:szCs w:val="24"/>
        </w:rPr>
        <w:t>(Allendorf, Hohenlohe, &amp; Luikart, 2010; Bradburd &amp; Ralph, 2019; Fenderson, Kovach, &amp; Llamas, 2019)</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t>
      </w:r>
      <w:r w:rsidR="0095640F" w:rsidRPr="00004C95">
        <w:rPr>
          <w:rFonts w:ascii="Times New Roman" w:eastAsia="Times New Roman" w:hAnsi="Times New Roman" w:cs="Times New Roman"/>
          <w:sz w:val="24"/>
          <w:szCs w:val="24"/>
        </w:rPr>
        <w:t xml:space="preserve">Important events in a population’s history can be detected </w:t>
      </w:r>
      <w:r w:rsidR="00CB74D9" w:rsidRPr="00004C95">
        <w:rPr>
          <w:rFonts w:ascii="Times New Roman" w:eastAsia="Times New Roman" w:hAnsi="Times New Roman" w:cs="Times New Roman"/>
          <w:sz w:val="24"/>
          <w:szCs w:val="24"/>
        </w:rPr>
        <w:t>using genetic data</w:t>
      </w:r>
      <w:r w:rsidR="0095640F" w:rsidRPr="00004C95">
        <w:rPr>
          <w:rFonts w:ascii="Times New Roman" w:eastAsia="Times New Roman" w:hAnsi="Times New Roman" w:cs="Times New Roman"/>
          <w:sz w:val="24"/>
          <w:szCs w:val="24"/>
        </w:rPr>
        <w:t>, and novel monitoring techniques are needed to track these events across both space and time.</w:t>
      </w:r>
    </w:p>
    <w:p w14:paraId="30F3D853" w14:textId="5503B3BD" w:rsidR="000E71FA" w:rsidRPr="00004C95" w:rsidRDefault="00CB74D9"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S</w:t>
      </w:r>
      <w:r w:rsidR="00760250" w:rsidRPr="00004C95">
        <w:rPr>
          <w:rFonts w:ascii="Times New Roman" w:eastAsia="Times New Roman" w:hAnsi="Times New Roman" w:cs="Times New Roman"/>
          <w:sz w:val="24"/>
          <w:szCs w:val="24"/>
        </w:rPr>
        <w:t>pati</w:t>
      </w:r>
      <w:r w:rsidR="00B06290" w:rsidRPr="00004C95">
        <w:rPr>
          <w:rFonts w:ascii="Times New Roman" w:eastAsia="Times New Roman" w:hAnsi="Times New Roman" w:cs="Times New Roman"/>
          <w:sz w:val="24"/>
          <w:szCs w:val="24"/>
        </w:rPr>
        <w:t>o</w:t>
      </w:r>
      <w:r w:rsidR="00760250" w:rsidRPr="00004C95">
        <w:rPr>
          <w:rFonts w:ascii="Times New Roman" w:eastAsia="Times New Roman" w:hAnsi="Times New Roman" w:cs="Times New Roman"/>
          <w:sz w:val="24"/>
          <w:szCs w:val="24"/>
        </w:rPr>
        <w:t xml:space="preserve">temporal variation in genetic diversity can </w:t>
      </w:r>
      <w:r w:rsidR="00B06290" w:rsidRPr="00004C95">
        <w:rPr>
          <w:rFonts w:ascii="Times New Roman" w:eastAsia="Times New Roman" w:hAnsi="Times New Roman" w:cs="Times New Roman"/>
          <w:sz w:val="24"/>
          <w:szCs w:val="24"/>
        </w:rPr>
        <w:t>provide important insights into</w:t>
      </w:r>
      <w:r w:rsidR="00760250" w:rsidRPr="00004C95">
        <w:rPr>
          <w:rFonts w:ascii="Times New Roman" w:hAnsi="Times New Roman" w:cs="Times New Roman"/>
          <w:sz w:val="24"/>
          <w:szCs w:val="24"/>
        </w:rPr>
        <w:t xml:space="preserve"> </w:t>
      </w:r>
      <w:r w:rsidR="00DB7399" w:rsidRPr="00004C95">
        <w:rPr>
          <w:rFonts w:ascii="Times New Roman" w:hAnsi="Times New Roman" w:cs="Times New Roman"/>
          <w:sz w:val="24"/>
          <w:szCs w:val="24"/>
        </w:rPr>
        <w:t xml:space="preserve">the connectivity and demographic history of different </w:t>
      </w:r>
      <w:r w:rsidR="00760250" w:rsidRPr="00004C95">
        <w:rPr>
          <w:rFonts w:ascii="Times New Roman" w:hAnsi="Times New Roman" w:cs="Times New Roman"/>
          <w:sz w:val="24"/>
          <w:szCs w:val="24"/>
        </w:rPr>
        <w:t>population</w:t>
      </w:r>
      <w:r w:rsidR="00DB7399" w:rsidRPr="00004C95">
        <w:rPr>
          <w:rFonts w:ascii="Times New Roman" w:hAnsi="Times New Roman" w:cs="Times New Roman"/>
          <w:sz w:val="24"/>
          <w:szCs w:val="24"/>
        </w:rPr>
        <w:t>s</w:t>
      </w:r>
      <w:r w:rsidR="00CA5670">
        <w:rPr>
          <w:rFonts w:ascii="Times New Roman" w:hAnsi="Times New Roman" w:cs="Times New Roman"/>
          <w:sz w:val="24"/>
          <w:szCs w:val="24"/>
        </w:rPr>
        <w:t xml:space="preserve"> </w:t>
      </w:r>
      <w:r w:rsidR="00CA5670">
        <w:rPr>
          <w:rFonts w:ascii="Times New Roman" w:hAnsi="Times New Roman" w:cs="Times New Roman"/>
          <w:sz w:val="24"/>
          <w:szCs w:val="24"/>
        </w:rPr>
        <w:fldChar w:fldCharType="begin" w:fldLock="1"/>
      </w:r>
      <w:r w:rsidR="00CA5670">
        <w:rPr>
          <w:rFonts w:ascii="Times New Roman" w:hAnsi="Times New Roman" w:cs="Times New Roman"/>
          <w:sz w:val="24"/>
          <w:szCs w:val="24"/>
        </w:rPr>
        <w:instrText>ADDIN CSL_CITATION {"citationItems":[{"id":"ITEM-1","itemData":{"DOI":"10.1111/eva.12617","ISSN":"17524571","abstract":"© 2018 The Authors. Evolutionary Applications published by John Wiley  &amp;  Sons Ltd Landscape genetic studies typically focus on the evolutionary processes that give rise to spatial patterns that are quantified at a single point in time. Although landscape change is widely recognized as a strong driver of microevolutionary processes, few landscape genetic studies have directly evaluated the change in spatial genetic structure (SGS) over time with concurrent changes in landscape pattern. We introduce a novel approach to analyze landscape genetic data through time. We demonstrate this approach using genotyped samples (n = 569) from a large black bear (Ursus americanus) population in Michigan (USA) that were harvested during 3 years (2002, 2006, and 2010). We identified areas that were consistently occupied over this 9-year period and quantified temporal variation in SGS. Then, we evaluated alternative hypotheses about effects of changes in landscape features (e.g., deforestation or crop conversion) on fine-scale SGS among years using spatial autoregressive modeling and model selection. Relative measures of landscape change such as magnitude of landscape change (i.e., number of patches changing from suitable to unsuitable states or vice versa), and during later periods, measures of fragmentation (i.e., patch aggregation and cohesion) were associated with change in SGS. Our results stress the importance of conducting time series studies for the conservation and management of wildlife inhabiting rapidly changing landscapes.","author":[{"dropping-particle":"","family":"Draheim","given":"Hope M.","non-dropping-particle":"","parse-names":false,"suffix":""},{"dropping-particle":"","family":"Moore","given":"Jennifer A.","non-dropping-particle":"","parse-names":false,"suffix":""},{"dropping-particle":"","family":"Fortin","given":"Marie Josée","non-dropping-particle":"","parse-names":false,"suffix":""},{"dropping-particle":"","family":"Scribner","given":"Kim T.","non-dropping-particle":"","parse-names":false,"suffix":""}],"container-title":"Evolutionary Applications","id":"ITEM-1","issue":"8","issued":{"date-parts":[["2018"]]},"page":"1219-1230","title":"Beyond the snapshot: Landscape genetic analysis of time series data reveal responses of American black bears to landscape change","type":"article-journal","volume":"11"},"uris":["http://www.mendeley.com/documents/?uuid=2a1248c9-1ece-4b65-ada7-aef90b3b6aba"]},{"id":"ITEM-2","itemData":{"DOI":"10.1007/s10592-017-0948-4","ISBN":"0123456789","ISSN":"15729737","abstract":"Reintroductions—captive-born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Genetics","id":"ITEM-2","issue":"5","issued":{"date-parts":[["2017"]]},"page":"995-1009","publisher":"Springer Netherlands","title":"Temporal genetic dynamics of reintroduced and translocated populations of the endangered golden lion tamarin (Leontopithecus rosalia)","type":"article-journal","volume":"18"},"uris":["http://www.mendeley.com/documents/?uuid=fbe1fad2-692c-4c36-84d9-9955d0226603"]}],"mendeley":{"formattedCitation":"(Draheim, Moore, Fortin, &amp; Scribner, 2018; Moraes et al., 2017)","plainTextFormattedCitation":"(Draheim, Moore, Fortin, &amp; Scribner, 2018; Moraes et al., 2017)","previouslyFormattedCitation":"(Draheim, Moore, Fortin, &amp; Scribner, 2018; Moraes et al., 2017a)"},"properties":{"noteIndex":0},"schema":"https://github.com/citation-style-language/schema/raw/master/csl-citation.json"}</w:instrText>
      </w:r>
      <w:r w:rsidR="00CA5670">
        <w:rPr>
          <w:rFonts w:ascii="Times New Roman" w:hAnsi="Times New Roman" w:cs="Times New Roman"/>
          <w:sz w:val="24"/>
          <w:szCs w:val="24"/>
        </w:rPr>
        <w:fldChar w:fldCharType="separate"/>
      </w:r>
      <w:r w:rsidR="00CA5670" w:rsidRPr="00CA5670">
        <w:rPr>
          <w:rFonts w:ascii="Times New Roman" w:hAnsi="Times New Roman" w:cs="Times New Roman"/>
          <w:noProof/>
          <w:sz w:val="24"/>
          <w:szCs w:val="24"/>
        </w:rPr>
        <w:t>(Draheim, Moore, Fortin, &amp; Scribner, 2018; Moraes et al., 2017)</w:t>
      </w:r>
      <w:r w:rsidR="00CA5670">
        <w:rPr>
          <w:rFonts w:ascii="Times New Roman" w:hAnsi="Times New Roman" w:cs="Times New Roman"/>
          <w:sz w:val="24"/>
          <w:szCs w:val="24"/>
        </w:rPr>
        <w:fldChar w:fldCharType="end"/>
      </w:r>
      <w:r w:rsidR="00DB7399" w:rsidRPr="00004C95">
        <w:rPr>
          <w:rFonts w:ascii="Times New Roman" w:hAnsi="Times New Roman" w:cs="Times New Roman"/>
          <w:sz w:val="24"/>
          <w:szCs w:val="24"/>
        </w:rPr>
        <w:t>.</w:t>
      </w:r>
      <w:r w:rsidR="00DB7399"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Indeed, population genetics has proven essential </w:t>
      </w:r>
      <w:r w:rsidR="00A22F69" w:rsidRPr="00004C95">
        <w:rPr>
          <w:rFonts w:ascii="Times New Roman" w:eastAsia="Times New Roman" w:hAnsi="Times New Roman" w:cs="Times New Roman"/>
          <w:sz w:val="24"/>
          <w:szCs w:val="24"/>
        </w:rPr>
        <w:t xml:space="preserve">for translating </w:t>
      </w:r>
      <w:r w:rsidR="00760250" w:rsidRPr="00004C95">
        <w:rPr>
          <w:rFonts w:ascii="Times New Roman" w:eastAsia="Times New Roman" w:hAnsi="Times New Roman" w:cs="Times New Roman"/>
          <w:sz w:val="24"/>
          <w:szCs w:val="24"/>
        </w:rPr>
        <w:t xml:space="preserve">observed genetic variation into meaningful inferences that </w:t>
      </w:r>
      <w:r w:rsidR="00DB7399" w:rsidRPr="00004C95">
        <w:rPr>
          <w:rFonts w:ascii="Times New Roman" w:eastAsia="Times New Roman" w:hAnsi="Times New Roman" w:cs="Times New Roman"/>
          <w:sz w:val="24"/>
          <w:szCs w:val="24"/>
        </w:rPr>
        <w:t>can inform</w:t>
      </w:r>
      <w:r w:rsidR="00760250" w:rsidRPr="00004C95">
        <w:rPr>
          <w:rFonts w:ascii="Times New Roman" w:eastAsia="Times New Roman" w:hAnsi="Times New Roman" w:cs="Times New Roman"/>
          <w:sz w:val="24"/>
          <w:szCs w:val="24"/>
        </w:rPr>
        <w:t xml:space="preserve"> conservation efforts </w:t>
      </w:r>
      <w:r w:rsidR="000E71FA" w:rsidRPr="00004C95">
        <w:rPr>
          <w:rFonts w:ascii="Times New Roman" w:eastAsia="Times New Roman" w:hAnsi="Times New Roman" w:cs="Times New Roman"/>
          <w:sz w:val="24"/>
          <w:szCs w:val="24"/>
        </w:rPr>
        <w:fldChar w:fldCharType="begin" w:fldLock="1"/>
      </w:r>
      <w:r w:rsidR="002B7403" w:rsidRPr="00004C95">
        <w:rPr>
          <w:rFonts w:ascii="Times New Roman" w:eastAsia="Times New Roman" w:hAnsi="Times New Roman" w:cs="Times New Roman"/>
          <w:sz w:val="24"/>
          <w:szCs w:val="24"/>
        </w:rPr>
        <w:instrText>ADDIN CSL_CITATION {"citationItems":[{"id":"ITEM-1","itemData":{"DOI":"10.1007/s10592-009-0044-5","ISSN":"15660621","abstract":"Landscape genetics plays an increasingly important role in the management and conservation of species. Here, we highlight some of the opportunities and challenges in using landscape genetic approaches in conservation biology. We first discuss challenges related to sampling design and introduce several recent methodological developments in landscape genetics (analyses based on pairwise relatedness, the application of Bayesian methods, inference from landscape resistance and a shift from population-based to individual-based analyses). We then show how simulations can foster the field of landscape genetics and, finally, elaborate on technical developments in sequencing techniques that will dramatically improve our ability to study genetic variation in wild species, opening up new and unprecedented avenues for genetic analysis in conservation biology.","author":[{"dropping-particle":"","family":"Segelbacher","given":"Gernot","non-dropping-particle":"","parse-names":false,"suffix":""},{"dropping-particle":"","family":"Cushman","given":"Samuel A.","non-dropping-particle":"","parse-names":false,"suffix":""},{"dropping-particle":"","family":"Epperson","given":"Bryan K.","non-dropping-particle":"","parse-names":false,"suffix":""},{"dropping-particle":"","family":"Fortin","given":"Marie Josée","non-dropping-particle":"","parse-names":false,"suffix":""},{"dropping-particle":"","family":"Francois","given":"Olivier","non-dropping-particle":"","parse-names":false,"suffix":""},{"dropping-particle":"","family":"Hardy","given":"Olivier J.","non-dropping-particle":"","parse-names":false,"suffix":""},{"dropping-particle":"","family":"Holderegger","given":"Rolf","non-dropping-particle":"","parse-names":false,"suffix":""},{"dropping-particle":"","family":"Taberlet","given":"Pierre","non-dropping-particle":"","parse-names":false,"suffix":""},{"dropping-particle":"","family":"Waits","given":"Lisette P.","non-dropping-particle":"","parse-names":false,"suffix":""},{"dropping-particle":"","family":"Manel","given":"Stéphanie","non-dropping-particle":"","parse-names":false,"suffix":""}],"container-title":"Conservation Genetics","id":"ITEM-1","issue":"2","issued":{"date-parts":[["2010"]]},"page":"375-385","title":"Applications of landscape genetics in conservation biology: Concepts and challenges","type":"article-journal","volume":"11"},"uris":["http://www.mendeley.com/documents/?uuid=246c5eae-f2d0-43c0-8dbd-cdd70de7e828"]},{"id":"ITEM-2","itemData":{"DOI":"10.1038/nrg2844","ISSN":"1471-0064","PMID":"20847747","abstract":"We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genetics.","type":"article-journal","volume":"11"},"uris":["http://www.mendeley.com/documents/?uuid=ddcf9cd8-4cae-476c-8278-1189fefa6bda"]},{"id":"ITEM-3","itemData":{"DOI":"10.1111/eva.12149","ISBN":"1752-4571","ISSN":"17524571","PMID":"25553064","abstract":"Genomics promises exciting advances towards the important conservation goal of maximizing evolutionary potential, notwithstanding associated challenges. Here, we explore some of the complexity of adaptation genetics and discuss the strengths and limitations of genomics as a tool for characterizing evolutionary potential in the context of conservation management. Many traits are polygenic and can be strongly influenced by minor differences in regulatory networks and by epigenetic variation not visible in DNA sequence. Much of this critical complexity is difficult to detect using methods commonly used to identify adaptive variation, and this needs appropriate consideration when planning genomic screens, and when basing management decisions on genomic data. When the genomic basis of adaptation and future threats are well understood, it may be appropriate to focus management on particular adaptive traits. For more typical conservations scenarios, we argue that screening genome-wide variation should be a sensible approach that may provide a generalized measure of evolutionary potential that accounts for the contributions of small-effect loci and cryptic variation and is robust to uncertainty about future change and required adaptive response(s). The best conservation outcomes should be achieved when genomic estimates of evolutionary potential are used within an adaptive management framework.","author":[{"dropping-particle":"","family":"Harrisson","given":"Katherine A.","non-dropping-particle":"","parse-names":false,"suffix":""},{"dropping-particle":"","family":"Pavlova","given":"Alexandra","non-dropping-particle":"","parse-names":false,"suffix":""},{"dropping-particle":"","family":"Telonis-Scott","given":"Marina","non-dropping-particle":"","parse-names":false,"suffix":""},{"dropping-particle":"","family":"Sunnucks","given":"Paul","non-dropping-particle":"","parse-names":false,"suffix":""}],"container-title":"Evolutionary Applications","id":"ITEM-3","issue":"9","issued":{"date-parts":[["2014"]]},"page":"1008-1025","title":"Using genomics to characterize evolutionary potential for conservation of wild populations","type":"article-journal","volume":"7"},"uris":["http://www.mendeley.com/documents/?uuid=aed8b163-ccec-4ea2-85f2-8575c5a66e5a"]}],"mendeley":{"formattedCitation":"(Allendorf et al., 2010; Harrisson, Pavlova, Telonis-Scott, &amp; Sunnucks, 2014; Segelbacher et al., 2010)","plainTextFormattedCitation":"(Allendorf et al., 2010; Harrisson, Pavlova, Telonis-Scott, &amp; Sunnucks, 2014; Segelbacher et al., 2010)","previouslyFormattedCitation":"(Allendorf et al., 2010; Harrisson, Pavlova, Telonis-Scott, &amp; Sunnucks, 2014; Segelbacher et al., 2010)"},"properties":{"noteIndex":0},"schema":"https://github.com/citation-style-language/schema/raw/master/csl-citation.json"}</w:instrText>
      </w:r>
      <w:r w:rsidR="000E71FA" w:rsidRPr="00004C95">
        <w:rPr>
          <w:rFonts w:ascii="Times New Roman" w:eastAsia="Times New Roman" w:hAnsi="Times New Roman" w:cs="Times New Roman"/>
          <w:sz w:val="24"/>
          <w:szCs w:val="24"/>
        </w:rPr>
        <w:fldChar w:fldCharType="separate"/>
      </w:r>
      <w:r w:rsidR="00407A85" w:rsidRPr="00004C95">
        <w:rPr>
          <w:rFonts w:ascii="Times New Roman" w:eastAsia="Times New Roman" w:hAnsi="Times New Roman" w:cs="Times New Roman"/>
          <w:noProof/>
          <w:sz w:val="24"/>
          <w:szCs w:val="24"/>
        </w:rPr>
        <w:t>(Allendorf et al., 2010; Harrisson, Pavlova, Telonis-Scott, &amp; Sunnucks, 2014; Segelbacher et al., 2010)</w:t>
      </w:r>
      <w:r w:rsidR="000E71FA" w:rsidRPr="00004C95">
        <w:rPr>
          <w:rFonts w:ascii="Times New Roman" w:eastAsia="Times New Roman" w:hAnsi="Times New Roman" w:cs="Times New Roman"/>
          <w:sz w:val="24"/>
          <w:szCs w:val="24"/>
        </w:rPr>
        <w:fldChar w:fldCharType="end"/>
      </w:r>
      <w:r w:rsidR="000E71FA" w:rsidRPr="00004C95">
        <w:rPr>
          <w:rFonts w:ascii="Times New Roman" w:eastAsia="Times New Roman" w:hAnsi="Times New Roman" w:cs="Times New Roman"/>
          <w:sz w:val="24"/>
          <w:szCs w:val="24"/>
        </w:rPr>
        <w:t xml:space="preserve">, and the causes and consequences of </w:t>
      </w:r>
      <w:r w:rsidR="00760250" w:rsidRPr="00004C95">
        <w:rPr>
          <w:rFonts w:ascii="Times New Roman" w:eastAsia="Times New Roman" w:hAnsi="Times New Roman" w:cs="Times New Roman"/>
          <w:sz w:val="24"/>
          <w:szCs w:val="24"/>
        </w:rPr>
        <w:t xml:space="preserve">temporal variation in genetic diversity are at the crux of many conservation and public health issues </w:t>
      </w:r>
      <w:r w:rsidR="00760250" w:rsidRPr="00004C95">
        <w:rPr>
          <w:rFonts w:ascii="Times New Roman" w:eastAsia="Times New Roman" w:hAnsi="Times New Roman" w:cs="Times New Roman"/>
          <w:sz w:val="24"/>
          <w:szCs w:val="24"/>
        </w:rPr>
        <w:fldChar w:fldCharType="begin" w:fldLock="1"/>
      </w:r>
      <w:r w:rsidR="00CA5670">
        <w:rPr>
          <w:rFonts w:ascii="Times New Roman" w:eastAsia="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rosalia)","type":"article-journal","volume":"18"},"uris":["http://www.mendeley.com/documents/?uuid=93d4612c-9f69-4023-9248-f5d4124d37fa"]},{"id":"ITEM-2","itemData":{"DOI":"10.1016/j.tree.2017.12.002","ISSN":"01695347","abstract":"Many species have undergone dramatic population size declines over the past centuries. Although stochastic genetic processes during and after such declines are thought to elevate the risk of extinction, comparative analyses of genomic data from several endangered species suggest little concordance between genome-wide diversity and current population sizes. This is likely because species-specific life-history traits and ancient bottlenecks overshadow the genetic effect of recent demographic declines. Therefore, we advocate that temporal sampling of genomic data provides a more accurate approach to quantify genetic threats in endangered species. Specifically, genomic data from predecline museum specimens will provide valuable baseline data that enable accurate estimation of recent decreases in genome-wide diversity, increases in inbreeding levels, and accumulation of deleterious genetic variation.","author":[{"dropping-particle":"","family":"Díez-del-Molino","given":"David","non-dropping-particle":"","parse-names":false,"suffix":""},{"dropping-particle":"","family":"Sánchez-Barreiro","given":"Fatima","non-dropping-particle":"","parse-names":false,"suffix":""},{"dropping-particle":"","family":"Barnes","given":"Ian","non-dropping-particle":"","parse-names":false,"suffix":""},{"dropping-particle":"","family":"Gilbert","given":"M. Thomas P.","non-dropping-particle":"","parse-names":false,"suffix":""},{"dropping-particle":"","family":"Dalén","given":"Love","non-dropping-particle":"","parse-names":false,"suffix":""}],"container-title":"Trends in Ecology and Evolution","id":"ITEM-2","issue":"3","issued":{"date-parts":[["2018"]]},"page":"176-185","publisher":"Elsevier Ltd","title":"Quantifying Temporal Genomic Erosion in Endangered Species","type":"article-journal","volume":"33"},"uris":["http://www.mendeley.com/documents/?uuid=6490b294-2981-4b13-af74-d61203972718"]},{"id":"ITEM-3","itemData":{"DOI":"10.1016/j.foreco.2018.12.058","ISSN":"03781127","abstract":"Anthropic pressure has caused several changes in the environment, such as habitat loss and fragmentation. One effective way to evaluate its effects on population genetics is to monitor populations through time. We aimed to characterize the population genetics of six plant species at two different times (cohorts). We asked (1) if populations show genetic divergence between cohorts, (2) if any significant changes are present between the genetic index of cohorts and, if so, (3) whether such changes are related to the adult cohort fixation index. To address these questions, we studied 61 populations of 50 adult and 50 seedling individuals genotyped with allozyme markers. We calculated allelic richness (Ar), observed (Ho) and expected heterozygosity (He), and fixation index (f) for each population cohort; and pairwise F ST between cohorts. Seedlings were genetically similar to the adults (mean pairwise F ST = 0.014). No difference was found in the proportion of populations that showed increases and decreases of the genetic indexes over cohorts, except f, for which more populations showed a decrease. Adult fixation index had a correlation with Ho (r = 0.507, p = 3∙10 −5 ) and He (r = −0.247, p = 0.055). A mean test between cohorts revealed the maintenance of high f values in Araucaria angustifolia and Ocotea catharinensis, as well as a significant decrease in He of Euterpe edulis, species widely explored in the past. Although we only studied two cohorts, general trends and significant changes were detected, which could be important in the conservation of those six species.","author":[{"dropping-particle":"","family":"Lauterjung","given":"Miguel Busarello","non-dropping-particle":"","parse-names":false,"suffix":""},{"dropping-particle":"","family":"Montagna","given":"Tiago","non-dropping-particle":"","parse-names":false,"suffix":""},{"dropping-particle":"","family":"Bernardi","given":"Alison Paulo","non-dropping-particle":"","parse-names":false,"suffix":""},{"dropping-particle":"","family":"Silva","given":"Juliano Zago","non-dropping-particle":"da","parse-names":false,"suffix":""},{"dropping-particle":"","family":"Costa","given":"Newton Clóvis Freitas","non-dropping-particle":"da","parse-names":false,"suffix":""},{"dropping-particle":"","family":"Steiner","given":"Felipe","non-dropping-particle":"","parse-names":false,"suffix":""},{"dropping-particle":"","family":"Mantovani","given":"Adelar","non-dropping-particle":"","parse-names":false,"suffix":""},{"dropping-particle":"","family":"Reis","given":"Maurício Sedrez","non-dropping-particle":"dos","parse-names":false,"suffix":""}],"container-title":"Forest Ecology and Management","id":"ITEM-3","issue":"October 2018","issued":{"date-parts":[["2019"]]},"page":"144-150","publisher":"Elsevier","title":"Temporal changes in population genetics of six threatened Brazilian plant species in a fragmented landscape","type":"article-journal","volume":"435"},"uris":["http://www.mendeley.com/documents/?uuid=9bd1dcb3-564c-4adf-8ceb-377304856ad0"]}],"mendeley":{"formattedCitation":"(Díez-del-Molino, Sánchez-Barreiro, Barnes, Gilbert, &amp; Dalén, 2018; Lauterjung et al., 2019; Moraes et al., 2017)","plainTextFormattedCitation":"(Díez-del-Molino, Sánchez-Barreiro, Barnes, Gilbert, &amp; Dalén, 2018; Lauterjung et al., 2019; Moraes et al., 2017)","previouslyFormattedCitation":"(Díez-del-Molino, Sánchez-Barreiro, Barnes, Gilbert, &amp; Dalén, 2018; Lauterjung et al., 2019; Moraes et al., 2017b)"},"properties":{"noteIndex":0},"schema":"https://github.com/citation-style-language/schema/raw/master/csl-citation.json"}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CA5670" w:rsidRPr="00CA5670">
        <w:rPr>
          <w:rFonts w:ascii="Times New Roman" w:eastAsia="Times New Roman" w:hAnsi="Times New Roman" w:cs="Times New Roman"/>
          <w:noProof/>
          <w:sz w:val="24"/>
          <w:szCs w:val="24"/>
        </w:rPr>
        <w:t>(Díez-del-Molino, Sánchez-Barreiro, Barnes, Gilbert, &amp; Dalén, 2018; Lauterjung et al., 2019; Moraes et al., 2017)</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Researchers commonly </w:t>
      </w:r>
      <w:r w:rsidR="00386761" w:rsidRPr="00004C95">
        <w:rPr>
          <w:rFonts w:ascii="Times New Roman" w:eastAsia="Times New Roman" w:hAnsi="Times New Roman" w:cs="Times New Roman"/>
          <w:sz w:val="24"/>
          <w:szCs w:val="24"/>
        </w:rPr>
        <w:t xml:space="preserve">explore </w:t>
      </w:r>
      <w:r w:rsidR="00760250" w:rsidRPr="00004C95">
        <w:rPr>
          <w:rFonts w:ascii="Times New Roman" w:eastAsia="Times New Roman" w:hAnsi="Times New Roman" w:cs="Times New Roman"/>
          <w:sz w:val="24"/>
          <w:szCs w:val="24"/>
        </w:rPr>
        <w:t xml:space="preserve">patterns in spatiotemporal population genetic data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{"citationItems":[{"id":"ITEM-1","itemData":{"DOI":"10.1016/j.tree.2013.08.005","ISSN":"0169-5347","author":[{"dropping-particle":"","family":"Banks","given":"Sam C","non-dropping-particle":"","parse-names":false,"suffix":""},{"dropping-particle":"","family":"Cary","given":"Geoffrey J","non-dropping-particle":"","parse-names":false,"suffix":""},{"dropping-particle":"","family":"Smith","given":"Annabel L","non-dropping-particle":"","parse-names":false,"suffix":""},{"dropping-particle":"","family":"Davies","given":"Ian D","non-dropping-particle":"","parse-names":false,"suffix":""},{"dropping-particle":"","family":"Driscoll","given":"Don A","non-dropping-particle":"","parse-names":false,"suffix":""},{"dropping-particle":"","family":"Gill","given":"A Malcolm","non-dropping-particle":"","parse-names":false,"suffix":""},{"dropping-particle":"","family":"Lindenmayer","given":"David B","non-dropping-particle":"","parse-names":false,"suffix":""},{"dropping-particle":"","family":"Peakall","given":"Rod","non-dropping-particle":"","parse-names":false,"suffix":""}],"container-title":"Trends in Ecology &amp; Evolution","id":"ITEM-1","issue":"11","issued":{"date-parts":[["2013"]]},"page":"670-679","publisher":"Elsevier Ltd","title":"How does ecological disturbance influence genetic diversity ?","type":"article-journal","volume":"28"},"uris":["http://www.mendeley.com/documents/?uuid=06ebdefa-cee6-4920-8a7d-6c048017100c"]}],"mendeley":{"formattedCitation":"(Banks et al., 2013)","plainTextFormattedCitation":"(Banks et al., 2013)","previouslyFormattedCitation":"(Banks et al., 2013)"},"properties":{"noteIndex":0},"schema":"https://github.com/citation-style-language/schema/raw/master/csl-citation.json"}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(Banks et al., 2013)</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to quantify isolation-by-distance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{"citationItems":[{"id":"ITEM-1","itemData":{"ISBN":"0016-6731","ISSN":"0016-6731","PMID":"17247074","abstract":"Study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panmixia.","author":[{"dropping-particle":"","family":"Wright","given":"Sewall","non-dropping-particle":"","parse-names":false,"suffix":""}],"container-title":"Genetics","id":"ITEM-1","issue":"2","issued":{"date-parts":[["1943"]]},"page":"114-138","title":"Isolation by Distance","type":"article-journal","volume":"28"},"uris":["http://www.mendeley.com/documents/?uuid=83c5b9f6-692e-4161-9c86-e721b1939c0f"]},{"id":"ITEM-2","itemData":{"author":[{"dropping-particle":"","family":"Rousset","given":"François","non-dropping-particle":"","parse-names":false,"suffix":""}],"container-title":"Genetics","id":"ITEM-2","issue":"4","issued":{"date-parts":[["1997"]]},"page":"1219-1228","title":"Genetic Differentiation and Estimation of Gene Flow from FStatistics Under Isolation by Distance","type":"article-journal","volume":"145"},"uris":["http://www.mendeley.com/documents/?uuid=07defe57-b994-46f3-9050-b8e833258ac5"]}],"mendeley":{"formattedCitation":"(Rousset, 1997; Wright, 1943)","plainTextFormattedCitation":"(Rousset, 1997; Wright, 1943)","previouslyFormattedCitation":"(Rousset, 1997; Wright, 1943)"},"properties":{"noteIndex":0},"schema":"https://github.com/citation-style-language/schema/raw/master/csl-citation.json"}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(Rousset, 1997; Wright, 1943)</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time since population bottlenecks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{"citationItems":[{"id":"ITEM-1","itemData":{"abstract":"A model is presented in which a large population in mutation/drift equilib-rium undergoes a severe restriction in size and subsequently remains at the small size. The rate of loss of genetic variability has been studied. Allelic loss occurs more rapidly than loss of genic heterozygosity. Rare alleles are lost especially rapidly. The result is a transient deficiency in the total number of alleles observed in samples taken from the reduced population when compared with the number expected in a sample from a steady-state population having the same observed heterozygosity. Alternatively, the population can be consid-ered to possess excess gene diversity if the number of alleles is used as the statistical estimator of mutation rate. The deficit in allele number arises prin-cipally from a lack of those alleles that are expected to appear only once or twice in the sample. The magnitude of the allelic deficiency is less, however, than the excess that an earlier study predicted to follow a rapid population expansion. This suggests that populations that have undergone a single bottle-neck event, followed by rapid population growth, should have an apparent excess number of alleles, given the observed level of genic heterozygosity and provided that the bottleneck has not occurred very recently. Conversely, such populations will be deficient for observed heterozygosity if allele number is used as the sufficient statistic for the estimation of 4Nev. Populations that have undergone very recent restrictions in size should show the opposite tendencies.","author":[{"dropping-particle":"","family":"Maruyama","given":"Take0","non-dropping-particle":"","parse-names":false,"suffix":""},{"dropping-particle":"","family":"Fuerstt","given":"Paul A","non-dropping-particle":"","parse-names":false,"suffix":""}],"container-title":"Genetics","id":"ITEM-1","issue":"3","issued":{"date-parts":[["1985"]]},"page":"675-689","title":"Population bottlenecks and nonequilibrium models in opulation genetics. II. Number of alleles in a small population that was formed by a recent bottleneck.","type":"article-journal","volume":"111"},"uris":["http://www.mendeley.com/documents/?uuid=284f12f4-993d-47a8-86da-202da9cedded"]},{"id":"ITEM-2","itemData":{"DOI":"10.1038/hdy.2012.120","ISSN":"0018067X","abstract":"Reconstructing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G.B.","non-dropping-particle":"","parse-names":false,"suffix":""}],"container-title":"Heredity","id":"ITEM-2","issue":"5","issued":{"date-parts":[["2013"]]},"page":"409-419","publisher":"Nature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Jakobsson, &amp; Blum, 2013; Maruyama &amp; Fuerstt, 1985)","plainTextFormattedCitation":"(Gattepaille, Jakobsson, &amp; Blum, 2013; Maruyama &amp; Fuerstt, 1985)","previouslyFormattedCitation":"(Gattepaille, Jakobsson, &amp; Blum, 2013; Maruyama &amp; Fuerstt, 1985)"},"properties":{"noteIndex":0},"schema":"https://github.com/citation-style-language/schema/raw/master/csl-citation.json"}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(Gattepaille, Jakobsson, &amp; Blum, 2013; Maruyama &amp; Fuerstt, 1985)</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rates of migration between isolated populations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{"citationItems":[{"id":"ITEM-1","itemData":{"DOI":"10.1093/jhered/esr023","ISSN":"00221503","abstract":"Geographically isolated and small populations outside a species' central distribution range are likely to be of major importance to a species' ability to quickly adjust its distribution range to global change dynamics. Gene flow from the outside plays a pivotal role in the fate of these marginal populations. It has been proposed that spatial fragmentation and perceived geographic isolation do not necessarily reflect a loss of genetic connectivity in tree species. However, the spatial limits of long-distance gene flow, as well as its magnitude and impact, are still generally unknown. In the present study, we analyzed long-distance pollen-mediated gene flow into an isolated relict stand consisting of 7 individuals of Quercus robur L. based on a total sample of 177 trees and 9 microsatellite loci. We show that pollen-mediated gene flow across more than 80 km in this wind-pollinated tree species contributed at least 35% of all successful pollinations in the investigated isolated and small oak stand at the eastern limit of the species' distribution. The observed pollen immigration shaped the genetic diversity of acorn progenies in the stand and might explain the comparably high genetic diversity in the persisting adult population. © 2011 The American Genetic Association. All rights reserved.","author":[{"dropping-particle":"","family":"Buschbom","given":"Jutta","non-dropping-particle":"","parse-names":false,"suffix":""},{"dropping-particle":"","family":"Yanbaev","given":"Yulay","non-dropping-particle":"","parse-names":false,"suffix":""},{"dropping-particle":"","family":"Degen","given":"Bernd","non-dropping-particle":"","parse-names":false,"suffix":""}],"container-title":"Journal of Heredity","id":"ITEM-1","issue":"4","issued":{"date-parts":[["2011"]]},"page":"464-472","title":"Efficient long-distance gene flow into an isolated relict oak stand","type":"article-journal","volume":"102"},"uris":["http://www.mendeley.com/documents/?uuid=bb5c0da3-720a-4984-9c9c-33a9d32d964f"]},{"id":"ITEM-2","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Ecology","id":"ITEM-2","issue":"January","issued":{"date-parts":[["2019"]]},"page":"3339-3357","title":"Conservation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perennial","type":"article-journal"},"uris":["http://www.mendeley.com/documents/?uuid=9f3c626e-abbe-421a-8574-24de090e77a5"]}],"mendeley":{"formattedCitation":"(Bezemer, Krauss, Roberts, &amp; Hopper, 2019; Buschbom, Yanbaev, &amp; Degen, 2011)","plainTextFormattedCitation":"(Bezemer, Krauss, Roberts, &amp; Hopper, 2019; Buschbom, Yanbaev, &amp; Degen, 2011)","previouslyFormattedCitation":"(Bezemer, Krauss, Roberts, &amp; Hopper, 2019; Buschbom, Yanbaev, &amp; Degen, 2011)"},"properties":{"noteIndex":0},"schema":"https://github.com/citation-style-language/schema/raw/master/csl-citation.json"}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(Bezemer, Krauss, Roberts, &amp; Hopper, 2019; Buschbom, Yanbaev, &amp; Degen, 2011)</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and </w:t>
      </w:r>
      <w:r w:rsidR="004C3D58" w:rsidRPr="00004C95">
        <w:rPr>
          <w:rFonts w:ascii="Times New Roman" w:eastAsia="Times New Roman" w:hAnsi="Times New Roman" w:cs="Times New Roman"/>
          <w:sz w:val="24"/>
          <w:szCs w:val="24"/>
        </w:rPr>
        <w:t xml:space="preserve">the </w:t>
      </w:r>
      <w:r w:rsidR="00760250" w:rsidRPr="00004C95">
        <w:rPr>
          <w:rFonts w:ascii="Times New Roman" w:eastAsia="Times New Roman" w:hAnsi="Times New Roman" w:cs="Times New Roman"/>
          <w:sz w:val="24"/>
          <w:szCs w:val="24"/>
        </w:rPr>
        <w:t xml:space="preserve">timing and extent of outbreak expansions </w:t>
      </w:r>
      <w:r w:rsidR="00760250" w:rsidRPr="00004C95">
        <w:rPr>
          <w:rFonts w:ascii="Times New Roman" w:eastAsia="Times New Roman" w:hAnsi="Times New Roman" w:cs="Times New Roman"/>
          <w:sz w:val="24"/>
          <w:szCs w:val="24"/>
        </w:rPr>
        <w:fldChar w:fldCharType="begin" w:fldLock="1"/>
      </w:r>
      <w:r w:rsidR="00420A57">
        <w:rPr>
          <w:rFonts w:ascii="Times New Roman" w:eastAsia="Times New Roman" w:hAnsi="Times New Roman" w:cs="Times New Roman"/>
          <w:sz w:val="24"/>
          <w:szCs w:val="24"/>
        </w:rPr>
        <w:instrText>ADDIN CSL_CITATION {"citationItems":[{"id":"ITEM-1","itemData":{"author":[{"dropping-particle":"","family":"Wittische","given":"Julian","non-dropping-particle":"","parse-names":false,"suffix":""},{"dropping-particle":"","family":"Janes","given":"Jasmine K","non-dropping-particle":"","parse-names":false,"suffix":""},{"dropping-particle":"","family":"James","given":"Patrick M. A.","non-dropping-particle":"","parse-names":false,"suffix":""}],"id":"ITEM-1","issue":"September","issued":{"date-parts":[["2019"]]},"page":"1339-1348","title":"Modelling landscape genetic connectivity of the mountain pine beetle in western Canada 1","type":"article-journal","volume":"1348"},"uris":["http://www.mendeley.com/documents/?uuid=d8e83e8c-d361-4ce9-9ea0-d7dd38a55dc3"]},{"id":"ITEM-2","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Applications","id":"ITEM-2","issue":"July","issued":{"date-parts":[["2019"]]},"page":"1-15","title":"Temporal variation in spatial genetic structure during population outbreaks: Distinguishing among different potential drivers of spatial synchrony","type":"article-journal"},"uris":["http://www.mendeley.com/documents/?uuid=da1e66b1-4fe8-44a7-8665-3e43a3981b3d"]}],"mendeley":{"formattedCitation":"(Larroque et al., 2019; Wittische, Janes, &amp; James, 2019)","plainTextFormattedCitation":"(Larroque et al., 2019; Wittische, Janes, &amp; James, 2019)","previouslyFormattedCitation":"(Larroque et al., 2019; Wittische, Janes, &amp; James, 2019)"},"properties":{"noteIndex":0},"schema":"https://github.com/citation-style-language/schema/raw/master/csl-citation.json"}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(Larroque et al., 2019; Wittische, Janes, &amp; James, 2019)</w:t>
      </w:r>
      <w:r w:rsidR="00760250" w:rsidRPr="00004C95">
        <w:rPr>
          <w:rFonts w:ascii="Times New Roman" w:eastAsia="Times New Roman" w:hAnsi="Times New Roman" w:cs="Times New Roman"/>
          <w:sz w:val="24"/>
          <w:szCs w:val="24"/>
        </w:rPr>
        <w:fldChar w:fldCharType="end"/>
      </w:r>
      <w:r w:rsidR="00AF3FEB" w:rsidRPr="00004C95">
        <w:rPr>
          <w:rFonts w:ascii="Times New Roman" w:eastAsia="Times New Roman" w:hAnsi="Times New Roman" w:cs="Times New Roman"/>
          <w:sz w:val="24"/>
          <w:szCs w:val="24"/>
        </w:rPr>
        <w:t>.</w:t>
      </w:r>
    </w:p>
    <w:p w14:paraId="3BE91AE9" w14:textId="08FC4BDC" w:rsidR="00760250" w:rsidRPr="00004C95" w:rsidRDefault="000E71FA"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However, new </w:t>
      </w:r>
      <w:r w:rsidR="00760250" w:rsidRPr="00004C95">
        <w:rPr>
          <w:rFonts w:ascii="Times New Roman" w:eastAsia="Times New Roman" w:hAnsi="Times New Roman" w:cs="Times New Roman"/>
          <w:sz w:val="24"/>
          <w:szCs w:val="24"/>
        </w:rPr>
        <w:t>approaches</w:t>
      </w:r>
      <w:r w:rsidR="00420A57">
        <w:rPr>
          <w:rFonts w:ascii="Times New Roman" w:eastAsia="Times New Roman" w:hAnsi="Times New Roman" w:cs="Times New Roman"/>
          <w:sz w:val="24"/>
          <w:szCs w:val="24"/>
        </w:rPr>
        <w:t xml:space="preserve"> are needed</w:t>
      </w:r>
      <w:r w:rsidR="00760250" w:rsidRPr="00004C95">
        <w:rPr>
          <w:rFonts w:ascii="Times New Roman" w:eastAsia="Times New Roman" w:hAnsi="Times New Roman" w:cs="Times New Roman"/>
          <w:sz w:val="24"/>
          <w:szCs w:val="24"/>
        </w:rPr>
        <w:t xml:space="preserve"> </w:t>
      </w:r>
      <w:r w:rsidR="00420A57">
        <w:rPr>
          <w:rFonts w:ascii="Times New Roman" w:eastAsia="Times New Roman" w:hAnsi="Times New Roman" w:cs="Times New Roman"/>
          <w:sz w:val="24"/>
          <w:szCs w:val="24"/>
        </w:rPr>
        <w:t>to</w:t>
      </w:r>
      <w:r w:rsidR="00760250" w:rsidRPr="00004C95">
        <w:rPr>
          <w:rFonts w:ascii="Times New Roman" w:eastAsia="Times New Roman" w:hAnsi="Times New Roman" w:cs="Times New Roman"/>
          <w:sz w:val="24"/>
          <w:szCs w:val="24"/>
        </w:rPr>
        <w:t xml:space="preserve"> detect</w:t>
      </w:r>
      <w:r w:rsidR="00120F86" w:rsidRPr="00004C95">
        <w:rPr>
          <w:rFonts w:ascii="Times New Roman" w:eastAsia="Times New Roman" w:hAnsi="Times New Roman" w:cs="Times New Roman"/>
          <w:sz w:val="24"/>
          <w:szCs w:val="24"/>
        </w:rPr>
        <w:t xml:space="preserve"> atypical</w:t>
      </w:r>
      <w:r w:rsidR="00760250"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temporal variation in genetic diversity</w:t>
      </w:r>
      <w:r w:rsidR="00420A57">
        <w:rPr>
          <w:rFonts w:ascii="Times New Roman" w:eastAsia="Times New Roman" w:hAnsi="Times New Roman" w:cs="Times New Roman"/>
          <w:sz w:val="24"/>
          <w:szCs w:val="24"/>
        </w:rPr>
        <w:t xml:space="preserve">. </w:t>
      </w:r>
      <w:r w:rsidR="006427C8">
        <w:rPr>
          <w:rFonts w:ascii="Times New Roman" w:eastAsia="Times New Roman" w:hAnsi="Times New Roman" w:cs="Times New Roman"/>
          <w:sz w:val="24"/>
          <w:szCs w:val="24"/>
        </w:rPr>
        <w:t>Detecting such unusual temporal changes</w:t>
      </w:r>
      <w:r w:rsidR="00760250" w:rsidRPr="00004C95">
        <w:rPr>
          <w:rFonts w:ascii="Times New Roman" w:eastAsia="Times New Roman" w:hAnsi="Times New Roman" w:cs="Times New Roman"/>
          <w:sz w:val="24"/>
          <w:szCs w:val="24"/>
        </w:rPr>
        <w:t xml:space="preserve"> </w:t>
      </w:r>
      <w:r w:rsidR="006427C8">
        <w:rPr>
          <w:rFonts w:ascii="Times New Roman" w:eastAsia="Times New Roman" w:hAnsi="Times New Roman" w:cs="Times New Roman"/>
          <w:sz w:val="24"/>
          <w:szCs w:val="24"/>
        </w:rPr>
        <w:t>represents a first step</w:t>
      </w:r>
      <w:r w:rsidR="00CB74D9" w:rsidRPr="00004C95">
        <w:rPr>
          <w:rFonts w:ascii="Times New Roman" w:eastAsia="Times New Roman" w:hAnsi="Times New Roman" w:cs="Times New Roman"/>
          <w:sz w:val="24"/>
          <w:szCs w:val="24"/>
        </w:rPr>
        <w:t xml:space="preserve"> </w:t>
      </w:r>
      <w:r w:rsidR="006427C8">
        <w:rPr>
          <w:rFonts w:ascii="Times New Roman" w:eastAsia="Times New Roman" w:hAnsi="Times New Roman" w:cs="Times New Roman"/>
          <w:sz w:val="24"/>
          <w:szCs w:val="24"/>
        </w:rPr>
        <w:t>in elucidating</w:t>
      </w:r>
      <w:r w:rsidR="00760250" w:rsidRPr="00004C95">
        <w:rPr>
          <w:rFonts w:ascii="Times New Roman" w:eastAsia="Times New Roman" w:hAnsi="Times New Roman" w:cs="Times New Roman"/>
          <w:sz w:val="24"/>
          <w:szCs w:val="24"/>
        </w:rPr>
        <w:t xml:space="preserve"> the processes that</w:t>
      </w:r>
      <w:r w:rsidR="00930E75" w:rsidRPr="00004C95">
        <w:rPr>
          <w:rFonts w:ascii="Times New Roman" w:eastAsia="Times New Roman" w:hAnsi="Times New Roman" w:cs="Times New Roman"/>
          <w:sz w:val="24"/>
          <w:szCs w:val="24"/>
        </w:rPr>
        <w:t xml:space="preserve"> govern demographically dynamic systems such as those found during </w:t>
      </w:r>
      <w:r w:rsidR="00CB74D9" w:rsidRPr="00004C95">
        <w:rPr>
          <w:rFonts w:ascii="Times New Roman" w:eastAsia="Times New Roman" w:hAnsi="Times New Roman" w:cs="Times New Roman"/>
          <w:sz w:val="24"/>
          <w:szCs w:val="24"/>
        </w:rPr>
        <w:t xml:space="preserve">population </w:t>
      </w:r>
      <w:r w:rsidR="00760250" w:rsidRPr="00004C95">
        <w:rPr>
          <w:rFonts w:ascii="Times New Roman" w:eastAsia="Times New Roman" w:hAnsi="Times New Roman" w:cs="Times New Roman"/>
          <w:sz w:val="24"/>
          <w:szCs w:val="24"/>
        </w:rPr>
        <w:t>outbreaks</w:t>
      </w:r>
      <w:r w:rsidR="002B7403" w:rsidRPr="00004C95">
        <w:rPr>
          <w:rFonts w:ascii="Times New Roman" w:eastAsia="Times New Roman" w:hAnsi="Times New Roman" w:cs="Times New Roman"/>
          <w:sz w:val="24"/>
          <w:szCs w:val="24"/>
        </w:rPr>
        <w:t xml:space="preserve"> </w:t>
      </w:r>
      <w:r w:rsidR="002B7403" w:rsidRPr="00004C95">
        <w:rPr>
          <w:rFonts w:ascii="Times New Roman" w:eastAsia="Times New Roman" w:hAnsi="Times New Roman" w:cs="Times New Roman"/>
          <w:sz w:val="24"/>
          <w:szCs w:val="24"/>
        </w:rPr>
        <w:fldChar w:fldCharType="begin" w:fldLock="1"/>
      </w:r>
      <w:r w:rsidR="00CA5670">
        <w:rPr>
          <w:rFonts w:ascii="Times New Roman" w:eastAsia="Times New Roman" w:hAnsi="Times New Roman" w:cs="Times New Roman"/>
          <w:sz w:val="24"/>
          <w:szCs w:val="24"/>
        </w:rPr>
        <w:instrText>ADDIN CSL_CITATION {"citationItems":[{"id":"ITEM-1","itemData":{"DOI":"10.1371/journal.pntd.0005546","ISBN":"1111111111","ISSN":"19352735","PMID":"28410388","abstract":"Background: Within the last century, increases in human movement and globalization of trade have facilitated the establishment of several highly invasive mosquito species in new geographic locations with concurrent major environmental, economic and health consequences. The Asian tiger mosquito, Aedes albopictus, is an extremely invasive and aggressive daytime-biting mosquito that is a major public health threat throughout its expanding range. Methodology/Principal findings: We used 13 nuclear microsatellite loci (on 911 individuals) and mitochondrial COI sequences to gain a better understanding of the historical and contemporary movements of Ae. albopictus in the Indo-Pacific region and to characterize its population structure. Approximate Bayesian computation (ABC) was employed to test competing historical routes of invasion of Ae. albopictus within the Southeast (SE) Asian/Australasian region. Our ABC results show that Ae. albopictus was most likely introduced to New Guinea via mainland Southeast Asia, before colonizing the Solomon Islands via either Papua New Guinea or SE Asia. The analysis also supported that the recent incursion into northern Australia’s Torres Strait Islands was seeded chiefly from Indonesia. For the first time documented in this invasive species, we provide evidence of a recently colonized population (the Torres Strait Islands) that has undergone rapid temporal changes in its genetic makeup, which could be the result of genetic drift or represent a secondary invasion from an unknown source. Conclusions/Significance: There appears to be high spatial genetic structure and high gene flow between some geographically distant populations. The species' genetic structure in the region tends to favour a dispersal pattern driven mostly by human movements. Importantly, this study provides a more widespread sampling distribution of the species’ native range, revealing more spatial population structure than previously shown. Additionally, we present the most probable invasion history of this species in the Australasian region using ABC analysis.","author":[{"dropping-particle":"","family":"Maynard","given":"Andrew J.","non-dropping-particle":"","parse-names":false,"suffix":""},{"dropping-particle":"","family":"Ambrose","given":"Luke","non-dropping-particle":"","parse-names":false,"suffix":""},{"dropping-particle":"","family":"Cooper","given":"Robert D.","non-dropping-particle":"","parse-names":false,"suffix":""},{"dropping-particle":"","family":"Chow","given":"Weng K.","non-dropping-particle":"","parse-names":false,"suffix":""},{"dropping-particle":"","family":"Davis","given":"Joseph B.","non-dropping-particle":"","parse-names":false,"suffix":""},{"dropping-particle":"","family":"Muzari","given":"Mutizwa O.","non-dropping-particle":"","parse-names":false,"suffix":""},{"dropping-particle":"","family":"Hurk","given":"Andrew F.","non-dropping-particle":"van den","parse-names":false,"suffix":""},{"dropping-particle":"","family":"Hall-Mendelin","given":"Sonja","non-dropping-particle":"","parse-names":false,"suffix":""},{"dropping-particle":"","family":"Hasty","given":"Jeomhee M.","non-dropping-particle":"","parse-names":false,"suffix":""},{"dropping-particle":"","family":"Burkot","given":"Thomas R.","non-dropping-particle":"","parse-names":false,"suffix":""},{"dropping-particle":"","family":"Bangs","given":"Michael J.","non-dropping-particle":"","parse-names":false,"suffix":""},{"dropping-particle":"","family":"Reimer","given":"Lisa J.","non-dropping-particle":"","parse-names":false,"suffix":""},{"dropping-particle":"","family":"Butafa","given":"Charles","non-dropping-particle":"","parse-names":false,"suffix":""},{"dropping-particle":"","family":"Lobo","given":"Neil F.","non-dropping-particle":"","parse-names":false,"suffix":""},{"dropping-particle":"","family":"Syafruddin","given":"Din","non-dropping-particle":"","parse-names":false,"suffix":""},{"dropping-particle":"","family":"Maung Maung","given":"Yan Naung","non-dropping-particle":"","parse-names":false,"suffix":""},{"dropping-particle":"","family":"Ahmad","given":"Rohani","non-dropping-particle":"","parse-names":false,"suffix":""},{"dropping-particle":"","family":"Beebe","given":"Nigel W.","non-dropping-particle":"","parse-names":false,"suffix":""}],"container-title":"PLoS Neglected Tropical Diseases","id":"ITEM-1","issue":"4","issued":{"date-parts":[["2017"]]},"page":"1-27","title":"Tiger on the prowl: Invasion history and spatio-temporal genetic structure of the Asian tiger mosquito Aedes albopictus (Skuse 1894) in the Indo-Pacific","type":"article-journal","volume":"11"},"uris":["http://www.mendeley.com/documents/?uuid=30ae3e6e-b311-46e0-9cf0-222efe4de308"]},{"id":"ITEM-2","itemData":{"DOI":"10.1038/s41579-020-0335-x","ISSN":"17401534","PMID":"32099078","abstract":"Discovering that chytrid fungi cause chytridiomycosis in amphibians represented a paradigm shift in our understanding of how emerging infectious diseases contribute to global patterns of biodiversity loss. In this Review we describe how the use of multidisciplinary biological approaches has been essential to pinpointing the origins of amphibian-parasitizing chytrid fungi, including Batrachochytrium dendrobatidis and Batrachochytrium salamandrivorans, as well as to timing their emergence, tracking their cycles of expansion and identifying the core mechanisms that underpin their pathogenicity. We discuss the development of the experimental methods and bioinformatics toolkits that have provided a fuller understanding of batrachochytrid biology and informed policy and control measures.","author":[{"dropping-particle":"","family":"Fisher","given":"Matthew C.","non-dropping-particle":"","parse-names":false,"suffix":""},{"dropping-particle":"","family":"Garner","given":"Trenton W.J.","non-dropping-particle":"","parse-names":false,"suffix":""}],"container-title":"Nature Reviews Microbiology","id":"ITEM-2","issue":"6","issued":{"date-parts":[["2020"]]},"page":"332-343","publisher":"Springer US","title":"Chytrid fungi and global amphibian declines","type":"article-journal","volume":"18"},"uris":["http://www.mendeley.com/documents/?uuid=14c65ebc-3ee1-48bb-91a6-5332a0632fb2"]}],"mendeley":{"formattedCitation":"(Fisher &amp; Garner, 2020; Maynard et al., 2017)","plainTextFormattedCitation":"(Fisher &amp; Garner, 2020; Maynard et al., 2017)","previouslyFormattedCitation":"(Fisher &amp; Garner, 2020; Maynard et al., 2017)"},"properties":{"noteIndex":0},"schema":"https://github.com/citation-style-language/schema/raw/master/csl-citation.json"}</w:instrText>
      </w:r>
      <w:r w:rsidR="002B7403" w:rsidRPr="00004C95">
        <w:rPr>
          <w:rFonts w:ascii="Times New Roman" w:eastAsia="Times New Roman" w:hAnsi="Times New Roman" w:cs="Times New Roman"/>
          <w:sz w:val="24"/>
          <w:szCs w:val="24"/>
        </w:rPr>
        <w:fldChar w:fldCharType="separate"/>
      </w:r>
      <w:r w:rsidR="00420A57" w:rsidRPr="00420A57">
        <w:rPr>
          <w:rFonts w:ascii="Times New Roman" w:eastAsia="Times New Roman" w:hAnsi="Times New Roman" w:cs="Times New Roman"/>
          <w:noProof/>
          <w:sz w:val="24"/>
          <w:szCs w:val="24"/>
        </w:rPr>
        <w:t>(Fisher &amp; Garner, 2020; Maynard et al., 2017)</w:t>
      </w:r>
      <w:r w:rsidR="002B7403" w:rsidRPr="00004C95">
        <w:rPr>
          <w:rFonts w:ascii="Times New Roman" w:eastAsia="Times New Roman" w:hAnsi="Times New Roman" w:cs="Times New Roman"/>
          <w:sz w:val="24"/>
          <w:szCs w:val="24"/>
        </w:rPr>
        <w:fldChar w:fldCharType="end"/>
      </w:r>
      <w:r w:rsidR="00CB74D9" w:rsidRPr="00004C95">
        <w:rPr>
          <w:rFonts w:ascii="Times New Roman" w:eastAsia="Times New Roman" w:hAnsi="Times New Roman" w:cs="Times New Roman"/>
          <w:sz w:val="24"/>
          <w:szCs w:val="24"/>
        </w:rPr>
        <w:t xml:space="preserve"> </w:t>
      </w:r>
      <w:r w:rsidR="00407A85"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major weather events</w:t>
      </w:r>
      <w:r w:rsidR="002B7403" w:rsidRPr="00004C95">
        <w:rPr>
          <w:rFonts w:ascii="Times New Roman" w:eastAsia="Times New Roman" w:hAnsi="Times New Roman" w:cs="Times New Roman"/>
          <w:sz w:val="24"/>
          <w:szCs w:val="24"/>
        </w:rPr>
        <w:t xml:space="preserve"> </w:t>
      </w:r>
      <w:r w:rsidR="002B7403" w:rsidRPr="00004C95">
        <w:rPr>
          <w:rFonts w:ascii="Times New Roman" w:eastAsia="Times New Roman" w:hAnsi="Times New Roman" w:cs="Times New Roman"/>
          <w:sz w:val="24"/>
          <w:szCs w:val="24"/>
        </w:rPr>
        <w:fldChar w:fldCharType="begin" w:fldLock="1"/>
      </w:r>
      <w:r w:rsidR="002B7403" w:rsidRPr="00420A57">
        <w:rPr>
          <w:rFonts w:ascii="Times New Roman" w:eastAsia="Times New Roman" w:hAnsi="Times New Roman" w:cs="Times New Roman"/>
          <w:sz w:val="24"/>
          <w:szCs w:val="24"/>
        </w:rPr>
        <w:instrText>ADDIN CSL_CITATION {"citationItems":[{"id":"ITEM-1","itemData":{"DOI":"10.1111/ele.12918","ISSN":"14610248","abstract":"The ecological and evolutionary consequences of extreme events are poorly understood. Here, we tested predictions about species persistence and population genomic change in aquatic insects in 14 Colorado mountain streams across a hydrological disturbance gradient caused by a one in 500-year rainfall event. Taxa persistence ranged from 39 to 77% across sites and declined with increasing disturbance in relation to species' resistance and resilience traits. For taxa with mobile larvae and terrestrial adult stages present at the time of the flood, average persistence was 84% compared to 25% for immobile taxa that lacked terrestrial adults. For two of six species analysed, genomic diversity (allelic richness) declined after the event. For one species it greatly expanded, suggesting resilience via re-colonisation from upstream populations. Thus, while resistance and resilience traits can explain species persistence to extreme disturbance, population genomic change varies among species, challenging generalisations about evolutionary responses to extreme events at landscape scales.","author":[{"dropping-particle":"","family":"Poff","given":"N. Le Roy","non-dropping-particle":"","parse-names":false,"suffix":""},{"dropping-particle":"","family":"Larson","given":"Erin I.","non-dropping-particle":"","parse-names":false,"suffix":""},{"dropping-particle":"","family":"Salerno","given":"Patricia E.","non-dropping-particle":"","parse-names":false,"suffix":""},{"dropping-particle":"","family":"Morton","given":"Scott G.","non-dropping-particle":"","parse-names":false,"suffix":""},{"dropping-particle":"","family":"Kondratieff","given":"Boris C.","non-dropping-particle":"","parse-names":false,"suffix":""},{"dropping-particle":"","family":"Flecker","given":"Alexander S.","non-dropping-particle":"","parse-names":false,"suffix":""},{"dropping-particle":"","family":"Zamudio","given":"Kelly R.","non-dropping-particle":"","parse-names":false,"suffix":""},{"dropping-particle":"","family":"Funk","given":"W. Chris","non-dropping-particle":"","parse-names":false,"suffix":""}],"container-title":"Ecology Letters","id":"ITEM-1","issue":"4","issued":{"date-parts":[["2018"]]},"page":"525-535","title":"Extreme streams: species persistence and genomic change in montane insect populations across a flooding gradient","type":"article-journal","volume":"21"},"uris":["http://www.mendeley.com/documents/?uuid=f11777e8-48d5-4be7-91e3-33e1a4149214"]}],"mendeley":{"formattedCitation":"(Poff et al., 2018)","plainTextFormattedCitation":"(Poff et al., 2018)","previouslyFormattedCitation":"(Poff et al., 2018)"},"properties":{"noteIndex":0},"schema":"https://github.com/citation-style-language/schema/raw/master/csl-citation.json"}</w:instrText>
      </w:r>
      <w:r w:rsidR="002B7403" w:rsidRPr="00004C95">
        <w:rPr>
          <w:rFonts w:ascii="Times New Roman" w:eastAsia="Times New Roman" w:hAnsi="Times New Roman" w:cs="Times New Roman"/>
          <w:sz w:val="24"/>
          <w:szCs w:val="24"/>
        </w:rPr>
        <w:fldChar w:fldCharType="separate"/>
      </w:r>
      <w:r w:rsidR="002B7403" w:rsidRPr="00004C95">
        <w:rPr>
          <w:rFonts w:ascii="Times New Roman" w:eastAsia="Times New Roman" w:hAnsi="Times New Roman" w:cs="Times New Roman"/>
          <w:noProof/>
          <w:sz w:val="24"/>
          <w:szCs w:val="24"/>
        </w:rPr>
        <w:t>(Poff et al., 2018)</w:t>
      </w:r>
      <w:r w:rsidR="002B7403"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w:t>
      </w:r>
      <w:r w:rsidR="00CB74D9" w:rsidRPr="00004C95">
        <w:rPr>
          <w:rFonts w:ascii="Times New Roman" w:eastAsia="Times New Roman" w:hAnsi="Times New Roman" w:cs="Times New Roman"/>
          <w:sz w:val="24"/>
          <w:szCs w:val="24"/>
        </w:rPr>
        <w:t xml:space="preserve">species </w:t>
      </w:r>
      <w:r w:rsidR="00760250" w:rsidRPr="00004C95">
        <w:rPr>
          <w:rFonts w:ascii="Times New Roman" w:eastAsia="Times New Roman" w:hAnsi="Times New Roman" w:cs="Times New Roman"/>
          <w:sz w:val="24"/>
          <w:szCs w:val="24"/>
        </w:rPr>
        <w:t xml:space="preserve">invasions </w:t>
      </w:r>
      <w:r w:rsidR="002B7403" w:rsidRPr="00004C95">
        <w:rPr>
          <w:rFonts w:ascii="Times New Roman" w:eastAsia="Times New Roman" w:hAnsi="Times New Roman" w:cs="Times New Roman"/>
          <w:sz w:val="24"/>
          <w:szCs w:val="24"/>
        </w:rPr>
        <w:fldChar w:fldCharType="begin" w:fldLock="1"/>
      </w:r>
      <w:r w:rsidR="002B7403" w:rsidRPr="00420A57">
        <w:rPr>
          <w:rFonts w:ascii="Times New Roman" w:eastAsia="Times New Roman" w:hAnsi="Times New Roman" w:cs="Times New Roman"/>
          <w:sz w:val="24"/>
          <w:szCs w:val="24"/>
        </w:rPr>
        <w:instrText>ADDIN CSL_CITATION {"citationItems":[{"id":"ITEM-1","itemData":{"DOI":"10.1890/1051-0761(2000)010[0689:BICEGC]2.0.CO;2","ISBN":"10510761","ISSN":"10510761","PMID":"10049","abstract":"Biotic invaders are species that establish a new range in which they proliferate, spread, and persist to the detriment of the environment. They are the most important ecological outcomes from the unprecedented alterations in the distribution of the earth's biota brought about largely through human transport and commerce. In a world without borders, few if any areas remain sheltered from these immigrations. The fate of immigrants is decidedly mixed. Few survive the hazards of chronic and stochastic forces, and only a small fraction become naturalized. In turn, some naturalized species do become invasive. There are several potential reasons why some immigrant species prosper: some escape from the constraints of their native predators or parasites; others are aided by human-caused disturbance that disrupts native communities. Ironically, many biotic invasions are apparently facilitated by cultivation and husbandry, unintentional actions that foster immigrant populations until they are self-perpetuating and uncontrollable. Whatever the cause, biotic invaders can in many cases inflict enormous environmental damage: (1) Animal invaders can cause extinctions of vulnerable native species through predation, grazing, competition, and habitat alte</w:instrText>
      </w:r>
      <w:r w:rsidR="002B7403" w:rsidRPr="00004C95">
        <w:rPr>
          <w:rFonts w:ascii="Times New Roman" w:eastAsia="Times New Roman" w:hAnsi="Times New Roman" w:cs="Times New Roman"/>
          <w:sz w:val="24"/>
          <w:szCs w:val="24"/>
        </w:rPr>
        <w:instrText>ration. (2) Plant invaders can completely alter the fire regime, nutrient cycling, hydrology, and energy budgets in a native ecosystem and can greatly diminish the abundance or survival of native species. (3) In agriculture, the principal pests of temperate crops are nonindigenous, and the combined expenses of pest control and crop losses constitute an onerous \"tax\" on food, fiber, and forage production. (4) The global cost of virulent plant and animal diseases caused by parasites transported to new ranges and presented with susceptible new hosts is currently incalculable. Identifying future invaders and taking effective steps to prevent their dispersal and establishment constitutes an enormous challenge to both conservation and international commerce. Detection and management when exclusion fails have proved daunting for varied reasons: (1) Efforts to identify general attributes of future invaders have often been inconclusive. (2) Predicting susceptible locales for future invasions seems even more problematic, given the enormous differences in the rates of arrival among pote</w:instrText>
      </w:r>
      <w:r w:rsidR="002B7403" w:rsidRPr="00420A57">
        <w:rPr>
          <w:rFonts w:ascii="Times New Roman" w:eastAsia="Times New Roman" w:hAnsi="Times New Roman" w:cs="Times New Roman"/>
          <w:sz w:val="24"/>
          <w:szCs w:val="24"/>
        </w:rPr>
        <w:instrText>ntial invaders. (3) Eradication of an established invader is rare, and control efforts vary enormously in their efficacy. Successful control, however…","author":[{"dropping-particle":"","family":"Mack","given":"Richard N.","non-dropping-particle":"","parse-names":false,"suffix":""},{"dropping-particle":"","family":"Simberloff","given":"Daniel","non-dropping-particle":"","parse-names":false,"suffix":""},{"dropping-particle":"","family":"Lonsdale","given":"W. Mark","non-dropping-particle":"","parse-names":false,"suffix":""},{"dropping-particle":"","family":"Evans","given":"Harry","non-dropping-particle":"","parse-names":false,"suffix":""},{"dropping-particle":"","family":"Clout","given":"Michael","non-dropping-particle":"","parse-names":false,"suffix":""},{"dropping-particle":"","family":"Bazzaz","given":"Fakhri a.","non-dropping-particle":"","parse-names":false,"suffix":""}],"container-title":"Ecological Applications","id":"ITEM-1","issue":"3","issued":{"date-parts":[["2000"]]},"page":"689-710","title":"Biotic invasions: Causes, epidemiology, global consequences, and control","type":"article-journal","volume":"10"},"uris":["http://www.mendeley.com/documents/?uuid=b313a004-bdec-4769-8e0f-22c60d52d641"]}],"mendeley":{"formattedCitation":"(Mack et al., 2000)","plainTextFormattedCitation":"(Mack et al., 2000)","previouslyFormattedCitation":"(Mack et al., 2000)"},"properties":{"noteIndex":0},"schema":"https://github.com/citation-style-language/schema/raw/master/csl-citation.json"}</w:instrText>
      </w:r>
      <w:r w:rsidR="002B7403" w:rsidRPr="00004C95">
        <w:rPr>
          <w:rFonts w:ascii="Times New Roman" w:eastAsia="Times New Roman" w:hAnsi="Times New Roman" w:cs="Times New Roman"/>
          <w:sz w:val="24"/>
          <w:szCs w:val="24"/>
        </w:rPr>
        <w:fldChar w:fldCharType="separate"/>
      </w:r>
      <w:r w:rsidR="002B7403" w:rsidRPr="00004C95">
        <w:rPr>
          <w:rFonts w:ascii="Times New Roman" w:eastAsia="Times New Roman" w:hAnsi="Times New Roman" w:cs="Times New Roman"/>
          <w:noProof/>
          <w:sz w:val="24"/>
          <w:szCs w:val="24"/>
        </w:rPr>
        <w:t>(Mack et al., 2000)</w:t>
      </w:r>
      <w:r w:rsidR="002B7403" w:rsidRPr="00004C95">
        <w:rPr>
          <w:rFonts w:ascii="Times New Roman" w:eastAsia="Times New Roman" w:hAnsi="Times New Roman" w:cs="Times New Roman"/>
          <w:sz w:val="24"/>
          <w:szCs w:val="24"/>
        </w:rPr>
        <w:fldChar w:fldCharType="end"/>
      </w:r>
      <w:r w:rsidR="00A732A2" w:rsidRPr="00004C95">
        <w:rPr>
          <w:rFonts w:ascii="Times New Roman" w:eastAsia="Times New Roman" w:hAnsi="Times New Roman" w:cs="Times New Roman"/>
          <w:sz w:val="24"/>
          <w:szCs w:val="24"/>
        </w:rPr>
        <w:t>,</w:t>
      </w:r>
      <w:r w:rsidR="00760250" w:rsidRPr="00004C95">
        <w:rPr>
          <w:rFonts w:ascii="Times New Roman" w:eastAsia="Times New Roman" w:hAnsi="Times New Roman" w:cs="Times New Roman"/>
          <w:sz w:val="24"/>
          <w:szCs w:val="24"/>
        </w:rPr>
        <w:t xml:space="preserve"> </w:t>
      </w:r>
      <w:r w:rsidR="00A732A2" w:rsidRPr="00004C95">
        <w:rPr>
          <w:rFonts w:ascii="Times New Roman" w:eastAsia="Times New Roman" w:hAnsi="Times New Roman" w:cs="Times New Roman"/>
          <w:sz w:val="24"/>
          <w:szCs w:val="24"/>
        </w:rPr>
        <w:t xml:space="preserve">or other disturbances such as a wildfire </w:t>
      </w:r>
      <w:r w:rsidR="00760250" w:rsidRPr="00004C95">
        <w:rPr>
          <w:rFonts w:ascii="Times New Roman" w:eastAsia="Times New Roman" w:hAnsi="Times New Roman" w:cs="Times New Roman"/>
          <w:sz w:val="24"/>
          <w:szCs w:val="24"/>
        </w:rPr>
        <w:fldChar w:fldCharType="begin" w:fldLock="1"/>
      </w:r>
      <w:r w:rsidR="00420A57">
        <w:rPr>
          <w:rFonts w:ascii="Times New Roman" w:eastAsia="Times New Roman" w:hAnsi="Times New Roman" w:cs="Times New Roman"/>
          <w:sz w:val="24"/>
          <w:szCs w:val="24"/>
        </w:rPr>
        <w:instrText>ADDIN CSL_CITATION {"citationItems":[{"id":"ITEM-1","itemData":{"DOI":"10.1007/s10592-011-0302-1","ISSN":"15660621","abstract":"Habitat destruction has been identified as one of the main threats to biodiversity. Among all factors causing habitat disturbance, wildfire is recognized as one of the most important ecological forces that influences not only the physical environment, but also the structure and composition of floral and faunal communities. These processes are often translated in population bottlenecks, which occur frequently in threatened species and result in loss of genetic diversity and evolutionary potential. In this study, we analyzed the genetic consequences of a demographic bottleneck produced by a forest fire that reduced the population of the endangered blue chaffinch (Fringilla teydea polatzeki), which inhabits the island of Gran Canaria, to approximately 122 individuals. Analysis of nine microsatellite loci revealed that, while a decline in census was observed during the bottleneck, there was no observed excess of heterozygosity or evidence of a decline in allelic richness, two characteristic bottleneck signatures. On the contrary, we observed that the Gran Canaria blue chaffinch has retained significant levels of genetic diversity and shows no evidence of an increased level of inbreeding (F IS) either before or after the bottleneck. The results from this study have important implications for the conservation of this endangered subspecies and provide insights concerning management strategies to prevent its extinction. © 2011 Springer Science+Business Media B.V.","author":[{"dropping-particle":"","family":"Suárez","given":"N. M.","non-dropping-particle":"","parse-names":false,"suffix":""},{"dropping-particle":"","family":"Betancor","given":"E.","non-dropping-particle":"","parse-names":false,"suffix":""},{"dropping-particle":"","family":"Fregel","given":"R.","non-dropping-particle":"","parse-names":false,"suffix":""},{"dropping-particle":"","family":"Rodríguez","given":"F.","non-dropping-particle":"","parse-names":false,"suffix":""},{"dropping-particle":"","family":"Pestano","given":"J.","non-dropping-particle":"","parse-names":false,"suffix":""},{"dropping-particle":"","family":"Sua","given":"N M","non-dropping-particle":"","parse-names":false,"suffix":""},{"dropping-particle":"","family":"Pestano","given":"J.","non-dropping-particle":"","parse-names":false,"suffix":""}],"container-title":"Conservation Genetics","id":"ITEM-1","issue":"2","issued":{"date-parts":[["2012"]]},"page":"499-507","title":"Genetic signature of a severe forest fire on the endangered Gran Canaria blue chaffinch (Fringilla teydea polatzeki)","type":"article-journal","volume":"13"},"uris":["http://www.mendeley.com/documents/?uuid=ef6e48b8-f511-4ced-a661-d23ecc4c8f8b"]}],"mendeley":{"formattedCitation":"(Suárez et al., 2012)","plainTextFormattedCitation":"(Suárez et al., 2012)","previouslyFormattedCitation":"(Suárez et al., 2012)"},"properties":{"noteIndex":0},"schema":"https://github.com/citation-style-language/schema/raw/master/csl-citation.json"}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2B7403" w:rsidRPr="00004C95">
        <w:rPr>
          <w:rFonts w:ascii="Times New Roman" w:eastAsia="Times New Roman" w:hAnsi="Times New Roman" w:cs="Times New Roman"/>
          <w:noProof/>
          <w:sz w:val="24"/>
          <w:szCs w:val="24"/>
        </w:rPr>
        <w:t>(Suárez et al., 2012)</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w:t>
      </w:r>
      <w:r w:rsidR="00CB74D9" w:rsidRPr="00004C95">
        <w:rPr>
          <w:rFonts w:ascii="Times New Roman" w:eastAsia="Times New Roman" w:hAnsi="Times New Roman" w:cs="Times New Roman"/>
          <w:sz w:val="24"/>
          <w:szCs w:val="24"/>
        </w:rPr>
        <w:t xml:space="preserve">Temporal genetic </w:t>
      </w:r>
      <w:r w:rsidR="00760250" w:rsidRPr="00004C95">
        <w:rPr>
          <w:rFonts w:ascii="Times New Roman" w:eastAsia="Times New Roman" w:hAnsi="Times New Roman" w:cs="Times New Roman"/>
          <w:sz w:val="24"/>
          <w:szCs w:val="24"/>
        </w:rPr>
        <w:t xml:space="preserve">analyses could </w:t>
      </w:r>
      <w:r w:rsidR="00A732A2" w:rsidRPr="00004C95">
        <w:rPr>
          <w:rFonts w:ascii="Times New Roman" w:eastAsia="Times New Roman" w:hAnsi="Times New Roman" w:cs="Times New Roman"/>
          <w:sz w:val="24"/>
          <w:szCs w:val="24"/>
        </w:rPr>
        <w:t xml:space="preserve">similarly </w:t>
      </w:r>
      <w:r w:rsidR="00760250" w:rsidRPr="00004C95">
        <w:rPr>
          <w:rFonts w:ascii="Times New Roman" w:eastAsia="Times New Roman" w:hAnsi="Times New Roman" w:cs="Times New Roman"/>
          <w:sz w:val="24"/>
          <w:szCs w:val="24"/>
        </w:rPr>
        <w:t>identify which</w:t>
      </w:r>
      <w:r w:rsidR="00386761" w:rsidRPr="00004C95">
        <w:rPr>
          <w:rFonts w:ascii="Times New Roman" w:eastAsia="Times New Roman" w:hAnsi="Times New Roman" w:cs="Times New Roman"/>
          <w:sz w:val="24"/>
          <w:szCs w:val="24"/>
        </w:rPr>
        <w:t xml:space="preserve"> populations</w:t>
      </w:r>
      <w:r w:rsidR="00A732A2" w:rsidRPr="00004C95">
        <w:rPr>
          <w:rFonts w:ascii="Times New Roman" w:eastAsia="Times New Roman" w:hAnsi="Times New Roman" w:cs="Times New Roman"/>
          <w:sz w:val="24"/>
          <w:szCs w:val="24"/>
        </w:rPr>
        <w:t>,</w:t>
      </w:r>
      <w:r w:rsidR="00386761"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among a set of previously sampled populations</w:t>
      </w:r>
      <w:r w:rsidR="00A732A2" w:rsidRPr="00004C95">
        <w:rPr>
          <w:rFonts w:ascii="Times New Roman" w:eastAsia="Times New Roman" w:hAnsi="Times New Roman" w:cs="Times New Roman"/>
          <w:sz w:val="24"/>
          <w:szCs w:val="24"/>
        </w:rPr>
        <w:t>,</w:t>
      </w:r>
      <w:r w:rsidR="00760250" w:rsidRPr="00004C95">
        <w:rPr>
          <w:rFonts w:ascii="Times New Roman" w:eastAsia="Times New Roman" w:hAnsi="Times New Roman" w:cs="Times New Roman"/>
          <w:sz w:val="24"/>
          <w:szCs w:val="24"/>
        </w:rPr>
        <w:t xml:space="preserve"> received migrants from a long-distance dispersal event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{"citationItems":[{"id":"ITEM-1","itemData":{"DOI":"10.1086/668831","ISSN":"00030147","abstract":"Many inferences about contemporary rates of gene flow are based on the assumption that the observed genetic structure among populations is stable. Recent studies have uncovered several cases in which this assumption is tenuous. Most of those studies have focused on the effects that regular environmental fluctuations can have on genetic structure and gene flow patterns. Occasional catastrophic disturbances could also alter either the distribution of habitat or the spatial distribution of organisms in a way that affects population structure. However, evidence of such effects is sparse in the literature because it is difficult to obtain. Hurricanes, in particular, have the potential to exert dramatic effects on population structure of organisms found on islands or coral reefs or in near shore and coastal habitats. Here we draw on a historic genetic data set and new data to suggest that the genetic structure of sailfin molly (Poecilia latipinna) populations in north Florida was altered dramatically by an unusually large and uncommon type of storm surge associated with Hurricane Dennis in 2005. We compare the spatial pattern of genetic variation in these populations after Hurricane Dennis to the patterns described in an earlier study in this same area. We use comparable genetic data from another region of Florida, collected in the same two periods, to estimate the amount of change expected from typical temporal variation in population structure. The comparative natural history of sailfin mollies in these two regions indicates that the change in population structure produced by the storm surge is not the result of many local extinctions with recolonization from a few refugia but emerged from a pattern of mixing and redistribution. © 2013 by The University of Chicago.","author":[{"dropping-particle":"","family":"Apodaca","given":"Joseph J.","non-dropping-particle":"","parse-names":false,"suffix":""},{"dropping-particle":"","family":"Trexler","given":"Joel C.","non-dropping-particle":"","parse-names":false,"suffix":""},{"dropping-particle":"","family":"Jue","given":"Nathaniel K.","non-dropping-particle":"","parse-names":false,"suffix":""},{"dropping-particle":"","family":"Schrader","given":"Matthew","non-dropping-particle":"","parse-names":false,"suffix":""},{"dropping-particle":"","family":"Travis","given":"Joseph","non-dropping-particle":"","parse-names":false,"suffix":""}],"container-title":"American Naturalist","id":"ITEM-1","issue":"2","issued":{"date-parts":[["2013"]]},"page":"254-263","title":"Large-scale natural disturbance alters genetic population structure of the sailfin molly, poecilia latipinna","type":"article-journal","volume":"181"},"uris":["http://www.mendeley.com/documents/?uuid=8c95d3bd-3c90-49c6-8de9-fbd4b5165a8d"]}],"mendeley":{"formattedCitation":"(Apodaca, Trexler, Jue, Schrader, &amp; Travis, 2013)","plainTextFormattedCitation":"(Apodaca, Trexler, Jue, Schrader, &amp; Travis, 2013)","previouslyFormattedCitation":"(Apodaca, Trexler, Jue, Schrader, &amp; Travis, 2013)"},"properties":{"noteIndex":0},"schema":"https://github.com/citation-style-language/schema/raw/master/csl-citation.json"}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(Apodaca, Trexler, Jue, Schrader, &amp; Travis, 2013)</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Because te</w:t>
      </w:r>
      <w:r w:rsidR="001A5C1D">
        <w:rPr>
          <w:rFonts w:ascii="Times New Roman" w:eastAsia="Times New Roman" w:hAnsi="Times New Roman" w:cs="Times New Roman"/>
          <w:sz w:val="24"/>
          <w:szCs w:val="24"/>
        </w:rPr>
        <w:t>mporal genetic variation reflects</w:t>
      </w:r>
      <w:r w:rsidR="00760250" w:rsidRPr="00004C95">
        <w:rPr>
          <w:rFonts w:ascii="Times New Roman" w:eastAsia="Times New Roman" w:hAnsi="Times New Roman" w:cs="Times New Roman"/>
          <w:sz w:val="24"/>
          <w:szCs w:val="24"/>
        </w:rPr>
        <w:t xml:space="preserve"> the evolutionary potential of a population and the probability of its persistence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{"citationItems":[{"id":"ITEM-1","itemData":{"DOI":"10.1111/j.1558-5646.2007.00179.x","ISBN":"1558-5646","ISSN":"00143820","PMID":"17767592","abstract":"Migration tends to oppose the effects of divergent natural selection among populations. Numerous theoretical and empirical studies have demonstrated that this migration-selection balance constrains genetic divergence among populations. In contrast, relatively few studies have examined immigration's effects on fitness and natural selection within recipient populations. By constraining local adaptation, migration can lead to reduced fitness, known as a \"migration load,\" which in turn causes persistent natural selection. We develop a simple two-island model of migration-selection balance that, although very general, also reflects the natural history of Timema cristinae walking-stick insects that inhabit two host plant species that favor different cryptic color patterns. We derive theoretical predictions about how migration rates affect the level of maladaptation within populations (measured as the frequency of less-cryptic color-pattern morphs), which in turn determines the selection differential (the within-generation morph frequency change). Using data on color morph frequencies from 25 natural populations, we confirm previous results showing that maladaptation is higher in populations receiving more immigrants. We then present novel evidence that this increased maladaptation leads to larger selection differentials, consistent with our model. Our results provide comparative evidence that immigration elevates the variance in fitness, which in turn leads to larger selection differentials, consistent with Fisher's Theorem of Natural Selection. However, we also find evidence that recurrent adult migration between parapatric populations may tend to obscure the effects of selection.","author":[{"dropping-particle":"","family":"Bolnick","given":"Daniel I.","non-dropping-particle":"","parse-names":false,"suffix":""},{"dropping-particle":"","family":"Nosil","given":"Patrik","non-dropping-particle":"","parse-names":false,"suffix":""}],"container-title":"Evolution","id":"ITEM-1","issue":"9","issued":{"date-parts":[["2007"]]},"page":"2229-2243","title":"Natural selection in populations subject to a migration load","type":"article-journal","volume":"61"},"uris":["http://www.mendeley.com/documents/?uuid=2db5f8c4-df2b-46fa-b6fe-ff1e76307378"]},{"id":"ITEM-2","itemData":{"DOI":"10.1111/j.1461-0248.2012.01746.x","ISBN":"1461-0248","ISSN":"1461023X","PMID":"22372546","abstract":"Ecology Letters (2012) ABSTRACT: Forest trees are the dominant species in many parts of the world and predicting how they might respond to climate change is a vital global concern. Trees are capable of long-distance gene flow, which can promote adaptive evolution in novel environments by increasing genetic variation for fitness. It is unclear, however, if this can compensate for maladaptive effects of gene flow and for the long-generation times of trees. We critically review data on the extent of long-distance gene flow and summarise theory that allows us to predict evolutionary responses of trees to climate change. Estimates of long-distance gene flow based both on direct observations and on genetic methods provide evidence that genes can move over spatial scales larger than habitat shifts predicted under climate change within one generation. Both theoretical and empirical data suggest that the positive effects of gene flow on adaptation may dominate in many instances. The balance of positive to negative consequences of gene flow may, however, differ for leading edge, core and rear sections of forest distributions. We propose future experimental and theoretical research that would better integrate dispersal biology with evolutionary quantitative genetics and improve predictions of tree responses to climate change.","author":[{"dropping-particle":"","family":"Kremer","given":"Antoine","non-dropping-particle":"","parse-names":false,"suffix":""},{"dropping-particle":"","family":"Ronce","given":"Ophélie","non-dropping-particle":"","parse-names":false,"suffix":""},{"dropping-particle":"","family":"Robledo-Arnuncio","given":"Juan J.","non-dropping-particle":"","parse-names":false,"suffix":""},{"dropping-particle":"","family":"Guillaume","given":"Frédéric","non-dropping-particle":"","parse-names":false,"suffix":""},{"dropping-particle":"","family":"Bohrer","given":"Gil","non-dropping-particle":"","parse-names":false,"suffix":""},{"dropping-particle":"","family":"Nathan","given":"Ran","non-dropping-particle":"","parse-names":false,"suffix":""},{"dropping-particle":"","family":"Bridle","given":"Jon R.","non-dropping-particle":"","parse-names":false,"suffix":""},{"dropping-particle":"","family":"Gomulkiewicz","given":"Richard","non-dropping-particle":"","parse-names":false,"suffix":""},{"dropping-particle":"","family":"Klein","given":"Etienne K.","non-dropping-particle":"","parse-names":false,"suffix":""},{"dropping-particle":"","family":"Ritland","given":"Kermit","non-dropping-particle":"","parse-names":false,"suffix":""},{"dropping-particle":"","family":"Kuparinen","given":"Anna","non-dropping-particle":"","parse-names":false,"suffix":""},{"dropping-particle":"","family":"Gerber","given":"Sophie","non-dropping-particle":"","parse-names":false,"suffix":""},{"dropping-particle":"","family":"Schueler","given":"Silvio","non-dropping-particle":"","parse-names":false,"suffix":""}],"container-title":"Ecology Letters","id":"ITEM-2","issue":"4","issued":{"date-parts":[["2012"]]},"page":"378-392","title":"Long-distance gene flow and adaptation of forest trees to rapid climate change","type":"article-journal","volume":"15"},"uris":["http://www.mendeley.com/documents/?uuid=af396273-4a7d-444a-87bd-ea21dd36958f"]},{"id":"ITEM-3","itemData":{"DOI":"10.1101/072736","ISSN":"0027-8424","PMID":"28634295","abstract":"How strong is the natural selection that maintains species and locally adapted populations in the face of gene flow? To what extent is genomic divergence limited by gene flow? Here, we use DNA polymorphism data and the genome-wide variation in recombination rate to infer the strength and timing of selection, and the baseline level of gene flow under various demographic scenarios. To achieve this, we develop theory that merges the coalescent process with the concept of effective gene flow. The latter describes the reduction in gene flow at neutral loci due to divergent selection against maladapted immigrant alleles. This effect decreases with recombinational distance from the loci under selection, such that in regions of low recombination genetic divergence among populations is on average increased compared to regions of high recombination. Our inference procedure exploits this relationship in a genome-wide aggregate manner. We validate our approach using individual-based simulations and apply it to two datasets from the yellow monkeyflower ( Mimulus guttatus ). First, we infer a strong signal of adaptive divergence in the face of gene flow between populations growing on and off phytotoxic serpentine soils. We show that the genome-wide intensity of this selection is not exceptional compared to what M. guttatus may usually experience when adapting to local conditions. Second, we quantify and date selection against introgression from the selfing sister species M. nasutus . Our study provides a theoretical framework that explicitly links genome-wide patterns of divergence and recombination with the underlying evolutionary mechanisms.","author":[{"dropping-particle":"","family":"Aeschbacher","given":"Simon","non-dropping-particle":"","parse-names":false,"suffix":""},{"dropping-particle":"","family":"Selby","given":"Jessica Packard","non-dropping-particle":"","parse-names":false,"suffix":""},{"dropping-particle":"","family":"Willis","given":"John H.","non-dropping-particle":"","parse-names":false,"suffix":""},{"dropping-particle":"","family":"Coop","given":"Graham M.","non-dropping-particle":"","parse-names":false,"suffix":""}],"id":"ITEM-3","issue":"18","issued":{"date-parts":[["2016"]]},"page":"1-6","title":"Population-genomic inference of the strength and timing of selection against gene flow","type":"article-journal"},"uris":["http://www.mendeley.com/documents/?uuid=49ab130a-2db8-4b24-b6ac-84fdddfa37c7"]}],"mendeley":{"formattedCitation":"(Aeschbacher, Selby, Willis, &amp; Coop, 2016; Bolnick &amp; Nosil, 2007; Kremer et al., 2012)","plainTextFormattedCitation":"(Aeschbacher, Selby, Willis, &amp; Coop, 2016; Bolnick &amp; Nosil, 2007; Kremer et al., 2012)","previouslyFormattedCitation":"(Aeschbacher, Selby, Willis, &amp; Coop, 2016; Bolnick &amp; Nosil, 2007; Kremer et al., 2012)"},"properties":{"noteIndex":0},"schema":"https://github.com/citation-style-language/schema/raw/master/csl-citation.json"}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(Aeschbacher, Selby, Willis, &amp; Coop, 2016; Bolnick &amp; Nosil, 2007; Kremer et al., 2012)</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relating </w:t>
      </w:r>
      <w:r w:rsidR="00386761" w:rsidRPr="00004C95">
        <w:rPr>
          <w:rFonts w:ascii="Times New Roman" w:eastAsia="Times New Roman" w:hAnsi="Times New Roman" w:cs="Times New Roman"/>
          <w:sz w:val="24"/>
          <w:szCs w:val="24"/>
        </w:rPr>
        <w:t xml:space="preserve">temporal genetic variation </w:t>
      </w:r>
      <w:r w:rsidR="00760250" w:rsidRPr="00004C95">
        <w:rPr>
          <w:rFonts w:ascii="Times New Roman" w:eastAsia="Times New Roman" w:hAnsi="Times New Roman" w:cs="Times New Roman"/>
          <w:sz w:val="24"/>
          <w:szCs w:val="24"/>
        </w:rPr>
        <w:t xml:space="preserve">to landscape change can </w:t>
      </w:r>
      <w:r w:rsidR="00386761" w:rsidRPr="00004C95">
        <w:rPr>
          <w:rFonts w:ascii="Times New Roman" w:eastAsia="Times New Roman" w:hAnsi="Times New Roman" w:cs="Times New Roman"/>
          <w:sz w:val="24"/>
          <w:szCs w:val="24"/>
        </w:rPr>
        <w:t>provide</w:t>
      </w:r>
      <w:r w:rsidR="00760250" w:rsidRPr="00004C95">
        <w:rPr>
          <w:rFonts w:ascii="Times New Roman" w:eastAsia="Times New Roman" w:hAnsi="Times New Roman" w:cs="Times New Roman"/>
          <w:sz w:val="24"/>
          <w:szCs w:val="24"/>
        </w:rPr>
        <w:t xml:space="preserve"> important insights about the eco-evolutionary dynamics of a </w:t>
      </w:r>
      <w:r w:rsidR="00760250" w:rsidRPr="00004C95">
        <w:rPr>
          <w:rFonts w:ascii="Times New Roman" w:eastAsia="Times New Roman" w:hAnsi="Times New Roman" w:cs="Times New Roman"/>
          <w:sz w:val="24"/>
          <w:szCs w:val="24"/>
        </w:rPr>
        <w:lastRenderedPageBreak/>
        <w:t xml:space="preserve">species and be used to inform conservation strategies </w:t>
      </w:r>
      <w:r w:rsidR="00760250" w:rsidRPr="00004C95">
        <w:rPr>
          <w:rFonts w:ascii="Times New Roman" w:eastAsia="Times New Roman" w:hAnsi="Times New Roman" w:cs="Times New Roman"/>
          <w:sz w:val="24"/>
          <w:szCs w:val="24"/>
        </w:rPr>
        <w:fldChar w:fldCharType="begin" w:fldLock="1"/>
      </w:r>
      <w:r w:rsidR="00420A57">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Mountains","type":"article-journal","volume":"8"},"uris":["http://www.mendeley.com/documents/?uuid=278a9795-021c-4ae0-9851-8bded50cff67"]}],"mendeley":{"formattedCitation":"(Landguth, Holden, Mahalovich, &amp; Cushman, 2017)","manualFormatting":"(e.g., Landguth, Holden, Mahalovich, &amp; Cushman, 2017)","plainTextFormattedCitation":"(Landguth, Holden, Mahalovich, &amp; Cushman, 2017)","previouslyFormattedCitation":"(Landguth, Holden, Mahalovich, &amp; Cushman, 2017)"},"properties":{"noteIndex":0},"schema":"https://github.com/citation-style-language/schema/raw/master/csl-citation.json"}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760250" w:rsidRPr="00004C95">
        <w:rPr>
          <w:rFonts w:ascii="Times New Roman" w:eastAsia="Times New Roman" w:hAnsi="Times New Roman" w:cs="Times New Roman"/>
          <w:noProof/>
          <w:sz w:val="24"/>
          <w:szCs w:val="24"/>
        </w:rPr>
        <w:t>(e.g.</w:t>
      </w:r>
      <w:r w:rsidR="00CB74D9" w:rsidRPr="00004C95">
        <w:rPr>
          <w:rFonts w:ascii="Times New Roman" w:eastAsia="Times New Roman" w:hAnsi="Times New Roman" w:cs="Times New Roman"/>
          <w:noProof/>
          <w:sz w:val="24"/>
          <w:szCs w:val="24"/>
        </w:rPr>
        <w:t>,</w:t>
      </w:r>
      <w:r w:rsidR="00760250" w:rsidRPr="00004C95">
        <w:rPr>
          <w:rFonts w:ascii="Times New Roman" w:eastAsia="Times New Roman" w:hAnsi="Times New Roman" w:cs="Times New Roman"/>
          <w:noProof/>
          <w:sz w:val="24"/>
          <w:szCs w:val="24"/>
        </w:rPr>
        <w:t xml:space="preserve"> Landguth, Holden, Mahalovich, &amp; Cushman, 2017)</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w:t>
      </w:r>
    </w:p>
    <w:p w14:paraId="1A8A8851" w14:textId="7BBCCE39" w:rsidR="00A732A2" w:rsidRPr="00004C95" w:rsidRDefault="00760250" w:rsidP="00182E94">
      <w:pPr>
        <w:spacing w:after="240" w:line="276" w:lineRule="auto"/>
        <w:rPr>
          <w:rFonts w:ascii="Times New Roman" w:hAnsi="Times New Roman" w:cs="Times New Roman"/>
          <w:sz w:val="24"/>
          <w:szCs w:val="24"/>
        </w:rPr>
      </w:pPr>
      <w:r w:rsidRPr="00004C95">
        <w:rPr>
          <w:rFonts w:ascii="Times New Roman" w:hAnsi="Times New Roman" w:cs="Times New Roman"/>
          <w:sz w:val="24"/>
          <w:szCs w:val="24"/>
        </w:rPr>
        <w:t xml:space="preserve">There are </w:t>
      </w:r>
      <w:r w:rsidR="00386761" w:rsidRPr="00004C95">
        <w:rPr>
          <w:rFonts w:ascii="Times New Roman" w:hAnsi="Times New Roman" w:cs="Times New Roman"/>
          <w:sz w:val="24"/>
          <w:szCs w:val="24"/>
        </w:rPr>
        <w:t xml:space="preserve">currently </w:t>
      </w:r>
      <w:r w:rsidRPr="00004C95">
        <w:rPr>
          <w:rFonts w:ascii="Times New Roman" w:hAnsi="Times New Roman" w:cs="Times New Roman"/>
          <w:sz w:val="24"/>
          <w:szCs w:val="24"/>
        </w:rPr>
        <w:t xml:space="preserve">two </w:t>
      </w:r>
      <w:r w:rsidR="00386761" w:rsidRPr="00004C95">
        <w:rPr>
          <w:rFonts w:ascii="Times New Roman" w:hAnsi="Times New Roman" w:cs="Times New Roman"/>
          <w:sz w:val="24"/>
          <w:szCs w:val="24"/>
        </w:rPr>
        <w:t>general</w:t>
      </w:r>
      <w:r w:rsidRPr="00004C95">
        <w:rPr>
          <w:rFonts w:ascii="Times New Roman" w:hAnsi="Times New Roman" w:cs="Times New Roman"/>
          <w:sz w:val="24"/>
          <w:szCs w:val="24"/>
        </w:rPr>
        <w:t xml:space="preserve"> approaches </w:t>
      </w:r>
      <w:r w:rsidR="00386761" w:rsidRPr="00004C95">
        <w:rPr>
          <w:rFonts w:ascii="Times New Roman" w:hAnsi="Times New Roman" w:cs="Times New Roman"/>
          <w:sz w:val="24"/>
          <w:szCs w:val="24"/>
        </w:rPr>
        <w:t>f</w:t>
      </w:r>
      <w:r w:rsidRPr="00004C95">
        <w:rPr>
          <w:rFonts w:ascii="Times New Roman" w:hAnsi="Times New Roman" w:cs="Times New Roman"/>
          <w:sz w:val="24"/>
          <w:szCs w:val="24"/>
        </w:rPr>
        <w:t>o</w:t>
      </w:r>
      <w:r w:rsidR="00386761" w:rsidRPr="00004C95">
        <w:rPr>
          <w:rFonts w:ascii="Times New Roman" w:hAnsi="Times New Roman" w:cs="Times New Roman"/>
          <w:sz w:val="24"/>
          <w:szCs w:val="24"/>
        </w:rPr>
        <w:t>r</w:t>
      </w:r>
      <w:r w:rsidRPr="00004C95">
        <w:rPr>
          <w:rFonts w:ascii="Times New Roman" w:hAnsi="Times New Roman" w:cs="Times New Roman"/>
          <w:sz w:val="24"/>
          <w:szCs w:val="24"/>
        </w:rPr>
        <w:t xml:space="preserve"> </w:t>
      </w:r>
      <w:r w:rsidR="00386761" w:rsidRPr="00004C95">
        <w:rPr>
          <w:rFonts w:ascii="Times New Roman" w:hAnsi="Times New Roman" w:cs="Times New Roman"/>
          <w:sz w:val="24"/>
          <w:szCs w:val="24"/>
        </w:rPr>
        <w:t xml:space="preserve">investigating </w:t>
      </w:r>
      <w:r w:rsidRPr="00004C95">
        <w:rPr>
          <w:rFonts w:ascii="Times New Roman" w:hAnsi="Times New Roman" w:cs="Times New Roman"/>
          <w:sz w:val="24"/>
          <w:szCs w:val="24"/>
        </w:rPr>
        <w:t xml:space="preserve">temporal genetic variation. The first </w:t>
      </w:r>
      <w:r w:rsidR="00A22F69" w:rsidRPr="00004C95">
        <w:rPr>
          <w:rFonts w:ascii="Times New Roman" w:hAnsi="Times New Roman" w:cs="Times New Roman"/>
          <w:sz w:val="24"/>
          <w:szCs w:val="24"/>
        </w:rPr>
        <w:t xml:space="preserve">suite </w:t>
      </w:r>
      <w:r w:rsidRPr="00004C95">
        <w:rPr>
          <w:rFonts w:ascii="Times New Roman" w:hAnsi="Times New Roman" w:cs="Times New Roman"/>
          <w:sz w:val="24"/>
          <w:szCs w:val="24"/>
        </w:rPr>
        <w:t xml:space="preserve">of approaches </w:t>
      </w:r>
      <w:r w:rsidR="00A22F69" w:rsidRPr="00004C95">
        <w:rPr>
          <w:rFonts w:ascii="Times New Roman" w:hAnsi="Times New Roman" w:cs="Times New Roman"/>
          <w:sz w:val="24"/>
          <w:szCs w:val="24"/>
        </w:rPr>
        <w:t>use</w:t>
      </w:r>
      <w:r w:rsidR="00321C72" w:rsidRPr="00004C95">
        <w:rPr>
          <w:rFonts w:ascii="Times New Roman" w:hAnsi="Times New Roman" w:cs="Times New Roman"/>
          <w:sz w:val="24"/>
          <w:szCs w:val="24"/>
        </w:rPr>
        <w:t>s</w:t>
      </w:r>
      <w:r w:rsidR="00A22F69" w:rsidRPr="00004C95">
        <w:rPr>
          <w:rFonts w:ascii="Times New Roman" w:hAnsi="Times New Roman" w:cs="Times New Roman"/>
          <w:sz w:val="24"/>
          <w:szCs w:val="24"/>
        </w:rPr>
        <w:t xml:space="preserve"> statistical models to infer demographic history from genetic data obtained at a single </w:t>
      </w:r>
      <w:r w:rsidR="004D40A0" w:rsidRPr="00004C95">
        <w:rPr>
          <w:rFonts w:ascii="Times New Roman" w:hAnsi="Times New Roman" w:cs="Times New Roman"/>
          <w:sz w:val="24"/>
          <w:szCs w:val="24"/>
        </w:rPr>
        <w:t>time point</w:t>
      </w:r>
      <w:r w:rsidRPr="00004C95">
        <w:rPr>
          <w:rFonts w:ascii="Times New Roman" w:hAnsi="Times New Roman" w:cs="Times New Roman"/>
          <w:sz w:val="24"/>
          <w:szCs w:val="24"/>
        </w:rPr>
        <w:t xml:space="preserve"> </w:t>
      </w:r>
      <w:r w:rsidRPr="00004C95">
        <w:rPr>
          <w:rFonts w:ascii="Times New Roman" w:hAnsi="Times New Roman" w:cs="Times New Roman"/>
          <w:sz w:val="24"/>
          <w:szCs w:val="24"/>
        </w:rPr>
        <w:fldChar w:fldCharType="begin" w:fldLock="1"/>
      </w:r>
      <w:r w:rsidR="0062227C" w:rsidRPr="00004C95">
        <w:rPr>
          <w:rFonts w:ascii="Times New Roman" w:hAnsi="Times New Roman" w:cs="Times New Roman"/>
          <w:sz w:val="24"/>
          <w:szCs w:val="24"/>
        </w:rPr>
        <w:instrText>ADDIN CSL_CITATION {"citationItems":[{"id":"ITEM-1","itemData":{"DOI":"10.1371/journal.pgen.1003905","ISSN":"15537390","abstract":"We introduce a flexible and robust simulation-based framework to infer demographic parameters from the site frequency spectrum (SFS) computed on large genomic datasets. We show that our composite-likelihood approach allows one to study evolutionary models of arbitrary complexity, which cannot be tackled by other current likelihood-based methods. For simple scenarios, our approach compares favorably in terms of accuracy and speed with ∂a∂i, the current reference in the field, while showing better convergence properties for complex models. We first apply our methodology to non-coding genomic SNP data from four human populations. To infer their demographic history, we compare neutral evolutionary models of increasing complexity, including unsampled populations. We further show the versatility of our framework by extending it to the inference of demographic parameters from SNP chips with known ascertainment, such as that recently released by Affymetrix to study human origins. Whereas previous ways of handling ascertained SNPs were either restricted to a single population or only allowed the inference of divergence time between a pair of populations, our framework can correctly infer parameters of more complex models including the divergence of several populations, bottlenecks and migration. We apply this approach to the reconstruction of African demography using two distinct ascertained human SNP panels studied under two evolutionary models. The two SNP panels lead to globally very similar estimates and confidence intervals, and suggest an ancient divergence (&gt;110 Ky) between Yoruba and San populations. Our methodology appears well suited to the study of complex scenarios from large genomic data sets.","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Genetics","id":"ITEM-1","issue":"10","issued":{"date-parts":[["2013"]]},"title":"Robust Demographic Inference from Genomic and SNP Data","type":"article-journal","volume":"9"},"uris":["http://www.mendeley.com/documents/?uuid=21e14d39-e6e9-40d6-ad28-e457893641ca"]},{"id":"ITEM-2","itemData":{"DOI":"10.1371/journal.pgen.1000695","ISSN":"15537390","abstract":"Demographic models built from genetic data play important roles in illuminating prehistorical events and serving as null models in genome scans for selection. We introduce an inference method based on the joint frequency spectrum of genetic variants within and between populations. For candidate models we numerically compute the expected spectrum using a diffusion approximation to the one-locus, two-allele Wright-Fisher process, involving up to three simultaneous populations. Our approach is a composite likelihood scheme, since linkage between neutral loci alters the variance but not the expectation of the frequency spectrum. We thus use bootstraps incorporating linkage to estimate uncertainties for parameters and significance values for hypothesis tests. Our method can also incorporate selection on single sites, predicting the joint distribution of selected alleles among populations experiencing a bevy of evolutionary forces, including expansions, contractions, migrations, and admixture. We model human expansion out of Africa and the settlement of the New World, using 5 Mb of noncoding DNA resequenced in 68 individuals from 4 populations (YRI, CHB, CEU, and MXL) by the Environmental Genome Project. We infer divergence between West African and Eurasian populations 140 thousand years ago (95% confidence interval: 40-270 kya). This is earlier than other genetic studies, in part because we incorporate migration. We estimate the European (CEU) and East Asian (CHB) divergence time to be 23 kya (95% c.i.: 17-43 kya), long after archeological evidence places modern humans in Europe. Finally, we estimate divergence between East Asians (CHB) and Mexican-Americans (MXL) of 22 kya (95% c.i.: 16.3-26.9 kya), and our analysis yields no evidence for subsequent migration. Furthermore, combining our demographic model with a previously estimated distribution of selective effects among newly arising amino acid mutations accurately predicts the frequency spectrum of nonsynonymous variants across three continental populations (YRI, CHB, CEU).","author":[{"dropping-particle":"","family":"Gutenkunst","given":"Ryan N.","non-dropping-particle":"","parse-names":false,"suffix":""},{"dropping-particle":"","family":"Hernandez","given":"Ryan D.","non-dropping-particle":"","parse-names":false,"suffix":""},{"dropping-particle":"","family":"Williamson","given":"Scott H.","non-dropping-particle":"","parse-names":false,"suffix":""},{"dropping-particle":"","family":"Bustamante","given":"Carlos D.","non-dropping-particle":"","parse-names":false,"suffix":""}],"container-title":"PLoS Genetics","id":"ITEM-2","issue":"10","issued":{"date-parts":[["2009"]]},"title":"Inferring the joint demographic history of multiple populations from multidimensional SNP frequency data","type":"article-journal","volume":"5"},"uris":["http://www.mendeley.com/documents/?uuid=c06f5592-1cb2-4a40-9677-0f7b5e875cc8"]},{"id":"ITEM-3","itemData":{"DOI":"10.1080/01621459.2019.1635482","ISSN":"0162-1459","abstract":"The sample frequency spectrum (SFS), or histogram of allele counts, is an important summary statistic in evolutionary biology, and is often used to infer the history of population size changes, migrations, and other demographic events affecting a set of populations. The expected multipopulation SFS under a given demographic model can be efficiently computed when the populations in the model are related by a tree, scaling to hundreds of populations. Admixture, back-migration, and introgression are common natural processes that violate the assumption of a tree-like population history, however, and until now the expected SFS could be computed for only a handful of populations when the demographic history is not a tree. In this article, we present a new method for efficiently computing the expected SFS and linear functionals of it, for demographies described by general directed acyclic graphs. This method can scale to more populations than previously possible for complex demographic histories including admixture. We apply our method to an 8-population SFS to estimate the timing and strength of a proposed \"basal Eurasian\" admixture event in human history. We implement and release our method in a new open-source software package momi2.","author":[{"dropping-particle":"","family":"Kamm","given":"Jack","non-dropping-particle":"","parse-names":false,"suffix":""},{"dropping-particle":"","family":"Terhorst","given":"Jonathan","non-dropping-particle":"","parse-names":false,"suffix":""},{"dropping-particle":"","family":"Durbin","given":"Richard","non-dropping-particle":"","parse-names":false,"suffix":""},{"dropping-particle":"","family":"Song","given":"Yun S.","non-dropping-particle":"","parse-names":false,"suffix":""}],"container-title":"Journal of the American Statistical Association","id":"ITEM-3","issue":"0","issued":{"date-parts":[["2019"]]},"page":"1-16","publisher":"Taylor &amp; Francis","title":"Efficiently Inferring the Demographic History of Many Populations With Allele Count Data","type":"article-journal","volume":"0"},"uris":["http://www.mendeley.com/documents/?uuid=148d0e38-889f-4b1f-a86b-ae84ba95573a"]}],"mendeley":{"formattedCitation":"(Excoffier, Dupanloup, Huerta-Sánchez, Sousa, &amp; Foll, 2013; Gutenkunst, Hernandez, Williamson, &amp; Bustamante, 2009; Kamm, Terhorst, Durbin, &amp; Song, 2019)","plainTextFormattedCitation":"(Excoffier, Dupanloup, Huerta-Sánchez, Sousa, &amp; Foll, 2013; Gutenkunst, Hernandez, Williamson, &amp; Bustamante, 2009; Kamm, Terhorst, Durbin, &amp; Song, 2019)","previouslyFormattedCitation":"(Excoffier, Dupanloup, Huerta-Sánchez, Sousa, &amp; Foll, 2013; Gutenkunst, Hernandez, Williamson, &amp; Bustamante, 2009; Kamm, Terhorst, Durbin, &amp; Song, 2019)"},"properties":{"noteIndex":0},"schema":"https://github.com/citation-style-language/schema/raw/master/csl-citation.json"}</w:instrText>
      </w:r>
      <w:r w:rsidRPr="00004C95">
        <w:rPr>
          <w:rFonts w:ascii="Times New Roman" w:hAnsi="Times New Roman" w:cs="Times New Roman"/>
          <w:sz w:val="24"/>
          <w:szCs w:val="24"/>
        </w:rPr>
        <w:fldChar w:fldCharType="separate"/>
      </w:r>
      <w:r w:rsidR="0062227C" w:rsidRPr="00004C95">
        <w:rPr>
          <w:rFonts w:ascii="Times New Roman" w:hAnsi="Times New Roman" w:cs="Times New Roman"/>
          <w:noProof/>
          <w:sz w:val="24"/>
          <w:szCs w:val="24"/>
        </w:rPr>
        <w:t>(Excoffier, Dupanloup, Huerta-Sánchez, Sousa, &amp; Foll, 2013; Gutenkunst, Hernandez, Williamson, &amp; Bustamante, 2009; Kamm, Terhorst, Durbin, &amp; Song, 2019)</w:t>
      </w:r>
      <w:r w:rsidRPr="00004C95">
        <w:rPr>
          <w:rFonts w:ascii="Times New Roman" w:hAnsi="Times New Roman" w:cs="Times New Roman"/>
          <w:sz w:val="24"/>
          <w:szCs w:val="24"/>
        </w:rPr>
        <w:fldChar w:fldCharType="end"/>
      </w:r>
      <w:r w:rsidRPr="00004C95">
        <w:rPr>
          <w:rFonts w:ascii="Times New Roman" w:hAnsi="Times New Roman" w:cs="Times New Roman"/>
          <w:sz w:val="24"/>
          <w:szCs w:val="24"/>
        </w:rPr>
        <w:t xml:space="preserve">. This approach </w:t>
      </w:r>
      <w:r w:rsidR="00813CD6" w:rsidRPr="00004C95">
        <w:rPr>
          <w:rFonts w:ascii="Times New Roman" w:hAnsi="Times New Roman" w:cs="Times New Roman"/>
          <w:sz w:val="24"/>
          <w:szCs w:val="24"/>
        </w:rPr>
        <w:t xml:space="preserve">is </w:t>
      </w:r>
      <w:r w:rsidRPr="00004C95">
        <w:rPr>
          <w:rFonts w:ascii="Times New Roman" w:hAnsi="Times New Roman" w:cs="Times New Roman"/>
          <w:sz w:val="24"/>
          <w:szCs w:val="24"/>
        </w:rPr>
        <w:t xml:space="preserve">often </w:t>
      </w:r>
      <w:r w:rsidR="00813CD6" w:rsidRPr="00004C95">
        <w:rPr>
          <w:rFonts w:ascii="Times New Roman" w:hAnsi="Times New Roman" w:cs="Times New Roman"/>
          <w:sz w:val="24"/>
          <w:szCs w:val="24"/>
        </w:rPr>
        <w:t>computationally intensive, requires high-quality microsatellite</w:t>
      </w:r>
      <w:r w:rsidR="00CB74D9" w:rsidRPr="00004C95">
        <w:rPr>
          <w:rFonts w:ascii="Times New Roman" w:hAnsi="Times New Roman" w:cs="Times New Roman"/>
          <w:sz w:val="24"/>
          <w:szCs w:val="24"/>
        </w:rPr>
        <w:t>s</w:t>
      </w:r>
      <w:r w:rsidR="00813CD6" w:rsidRPr="00004C95">
        <w:rPr>
          <w:rFonts w:ascii="Times New Roman" w:hAnsi="Times New Roman" w:cs="Times New Roman"/>
          <w:sz w:val="24"/>
          <w:szCs w:val="24"/>
        </w:rPr>
        <w:t xml:space="preserve"> </w:t>
      </w:r>
      <w:r w:rsidR="00BF7348" w:rsidRPr="00004C95">
        <w:rPr>
          <w:rFonts w:ascii="Times New Roman" w:hAnsi="Times New Roman" w:cs="Times New Roman"/>
          <w:sz w:val="24"/>
          <w:szCs w:val="24"/>
        </w:rPr>
        <w:t xml:space="preserve">or </w:t>
      </w:r>
      <w:r w:rsidR="00CB74D9" w:rsidRPr="00004C95">
        <w:rPr>
          <w:rFonts w:ascii="Times New Roman" w:hAnsi="Times New Roman" w:cs="Times New Roman"/>
          <w:sz w:val="24"/>
          <w:szCs w:val="24"/>
        </w:rPr>
        <w:t xml:space="preserve">extensive </w:t>
      </w:r>
      <w:r w:rsidR="00BF7348" w:rsidRPr="00004C95">
        <w:rPr>
          <w:rFonts w:ascii="Times New Roman" w:hAnsi="Times New Roman" w:cs="Times New Roman"/>
          <w:sz w:val="24"/>
          <w:szCs w:val="24"/>
        </w:rPr>
        <w:t>SNP datasets</w:t>
      </w:r>
      <w:r w:rsidR="00C11409">
        <w:rPr>
          <w:rFonts w:ascii="Times New Roman" w:hAnsi="Times New Roman" w:cs="Times New Roman"/>
          <w:sz w:val="24"/>
          <w:szCs w:val="24"/>
        </w:rPr>
        <w:t>. This approach also</w:t>
      </w:r>
      <w:r w:rsidR="00813CD6" w:rsidRPr="00004C95">
        <w:rPr>
          <w:rFonts w:ascii="Times New Roman" w:hAnsi="Times New Roman" w:cs="Times New Roman"/>
          <w:sz w:val="24"/>
          <w:szCs w:val="24"/>
        </w:rPr>
        <w:t xml:space="preserve"> </w:t>
      </w:r>
      <w:r w:rsidR="00A732A2" w:rsidRPr="00004C95">
        <w:rPr>
          <w:rFonts w:ascii="Times New Roman" w:hAnsi="Times New Roman" w:cs="Times New Roman"/>
          <w:sz w:val="24"/>
          <w:szCs w:val="24"/>
        </w:rPr>
        <w:t xml:space="preserve">depends on </w:t>
      </w:r>
      <w:r w:rsidRPr="00004C95">
        <w:rPr>
          <w:rFonts w:ascii="Times New Roman" w:hAnsi="Times New Roman" w:cs="Times New Roman"/>
          <w:sz w:val="24"/>
          <w:szCs w:val="24"/>
        </w:rPr>
        <w:t xml:space="preserve">extensive knowledge </w:t>
      </w:r>
      <w:r w:rsidR="00902C68" w:rsidRPr="00004C95">
        <w:rPr>
          <w:rFonts w:ascii="Times New Roman" w:hAnsi="Times New Roman" w:cs="Times New Roman"/>
          <w:sz w:val="24"/>
          <w:szCs w:val="24"/>
        </w:rPr>
        <w:t xml:space="preserve">of </w:t>
      </w:r>
      <w:r w:rsidRPr="00004C95">
        <w:rPr>
          <w:rFonts w:ascii="Times New Roman" w:hAnsi="Times New Roman" w:cs="Times New Roman"/>
          <w:sz w:val="24"/>
          <w:szCs w:val="24"/>
        </w:rPr>
        <w:t>the biological system</w:t>
      </w:r>
      <w:r w:rsidR="00386761" w:rsidRPr="00004C95">
        <w:rPr>
          <w:rFonts w:ascii="Times New Roman" w:hAnsi="Times New Roman" w:cs="Times New Roman"/>
          <w:sz w:val="24"/>
          <w:szCs w:val="24"/>
        </w:rPr>
        <w:t>,</w:t>
      </w:r>
      <w:r w:rsidR="00813CD6" w:rsidRPr="00004C95">
        <w:rPr>
          <w:rFonts w:ascii="Times New Roman" w:hAnsi="Times New Roman" w:cs="Times New Roman"/>
          <w:sz w:val="24"/>
          <w:szCs w:val="24"/>
        </w:rPr>
        <w:t xml:space="preserve"> including </w:t>
      </w:r>
      <w:r w:rsidRPr="00004C95">
        <w:rPr>
          <w:rFonts w:ascii="Times New Roman" w:hAnsi="Times New Roman" w:cs="Times New Roman"/>
          <w:sz w:val="24"/>
          <w:szCs w:val="24"/>
        </w:rPr>
        <w:t xml:space="preserve">information </w:t>
      </w:r>
      <w:r w:rsidR="00813CD6" w:rsidRPr="00004C95">
        <w:rPr>
          <w:rFonts w:ascii="Times New Roman" w:hAnsi="Times New Roman" w:cs="Times New Roman"/>
          <w:sz w:val="24"/>
          <w:szCs w:val="24"/>
        </w:rPr>
        <w:t>on</w:t>
      </w:r>
      <w:r w:rsidRPr="00004C95">
        <w:rPr>
          <w:rFonts w:ascii="Times New Roman" w:hAnsi="Times New Roman" w:cs="Times New Roman"/>
          <w:sz w:val="24"/>
          <w:szCs w:val="24"/>
        </w:rPr>
        <w:t xml:space="preserve"> recombination processes </w:t>
      </w:r>
      <w:r w:rsidRPr="00004C95">
        <w:rPr>
          <w:rFonts w:ascii="Times New Roman" w:hAnsi="Times New Roman" w:cs="Times New Roman"/>
          <w:sz w:val="24"/>
          <w:szCs w:val="24"/>
        </w:rPr>
        <w:fldChar w:fldCharType="begin" w:fldLock="1"/>
      </w:r>
      <w:r w:rsidR="0062227C" w:rsidRPr="00004C95">
        <w:rPr>
          <w:rFonts w:ascii="Times New Roman" w:hAnsi="Times New Roman" w:cs="Times New Roman"/>
          <w:sz w:val="24"/>
          <w:szCs w:val="24"/>
        </w:rPr>
        <w:instrText>ADDIN CSL_CITATION {"citationItems":[{"id":"ITEM-1","itemData":{"DOI":"10.1038/hdy.2012.120","ISSN":"0018067X","abstract":"Reconstructing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G.B.","non-dropping-particle":"","parse-names":false,"suffix":""}],"container-title":"Heredity","id":"ITEM-1","issue":"5","issued":{"date-parts":[["2013"]]},"page":"409-419","publisher":"Nature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et al., 2013)","plainTextFormattedCitation":"(Gattepaille et al., 2013)","previouslyFormattedCitation":"(Gattepaille et al., 2013)"},"properties":{"noteIndex":0},"schema":"https://github.com/citation-style-language/schema/raw/master/csl-citation.json"}</w:instrText>
      </w:r>
      <w:r w:rsidRPr="00004C95">
        <w:rPr>
          <w:rFonts w:ascii="Times New Roman" w:hAnsi="Times New Roman" w:cs="Times New Roman"/>
          <w:sz w:val="24"/>
          <w:szCs w:val="24"/>
        </w:rPr>
        <w:fldChar w:fldCharType="separate"/>
      </w:r>
      <w:r w:rsidR="0062227C" w:rsidRPr="00004C95">
        <w:rPr>
          <w:rFonts w:ascii="Times New Roman" w:hAnsi="Times New Roman" w:cs="Times New Roman"/>
          <w:noProof/>
          <w:sz w:val="24"/>
          <w:szCs w:val="24"/>
        </w:rPr>
        <w:t>(Gattepaille et al., 2013)</w:t>
      </w:r>
      <w:r w:rsidRPr="00004C95">
        <w:rPr>
          <w:rFonts w:ascii="Times New Roman" w:hAnsi="Times New Roman" w:cs="Times New Roman"/>
          <w:sz w:val="24"/>
          <w:szCs w:val="24"/>
        </w:rPr>
        <w:fldChar w:fldCharType="end"/>
      </w:r>
      <w:r w:rsidRPr="00004C95">
        <w:rPr>
          <w:rFonts w:ascii="Times New Roman" w:hAnsi="Times New Roman" w:cs="Times New Roman"/>
          <w:sz w:val="24"/>
          <w:szCs w:val="24"/>
        </w:rPr>
        <w:t xml:space="preserve"> and ascertainment bias </w:t>
      </w:r>
      <w:r w:rsidRPr="00004C95">
        <w:rPr>
          <w:rFonts w:ascii="Times New Roman" w:hAnsi="Times New Roman" w:cs="Times New Roman"/>
          <w:sz w:val="24"/>
          <w:szCs w:val="24"/>
        </w:rPr>
        <w:fldChar w:fldCharType="begin" w:fldLock="1"/>
      </w:r>
      <w:r w:rsidR="0062227C" w:rsidRPr="00004C95">
        <w:rPr>
          <w:rFonts w:ascii="Times New Roman" w:hAnsi="Times New Roman" w:cs="Times New Roman"/>
          <w:sz w:val="24"/>
          <w:szCs w:val="24"/>
        </w:rPr>
        <w:instrText>ADDIN CSL_CITATION {"citationItems":[{"id":"ITEM-1","itemData":{"DOI":"10.1534/genetics.166.1.351","ISSN":"00166731","abstract":"We have studied a genome-wide set of single-nucleotide polymorphism (SNP) allele frequency measures for African-American, East Asian, and European-American samples. For this analysis we derived a simple, closed mathematical formulation for the spectrum of expected allele frequencies when the sampled populations have experienced nonstationary demographic histories. The direct calculation generates the spectrum orders of magnitude faster than coalescent simulations do and allows us to generate spectra for a large number of alternative histories on a multidimensional parameter grid. Model-fitting experiments using this grid reveal significant population-specific differences among the demographic histories that best describe the observed allele frequency spectra. European and Asian spectra show a bottleneck-shaped history: a reduction of effective population size in the past followed by a recent phase of size recovery. In contrast, the African-American spectrum shows a history of moderate but uninterrupted population expansion. These differences are expected to have profound consequences for the design of medical association studies. The analytical methods developed for this study, i.e., a closed mathematical formulation for the allele frequency spectrum, correcting the ascertainment bias introduced by shallow SNP sampling, and dealing with variable sample sizes provide a general framework for the analysis of public variation data.","author":[{"dropping-particle":"","family":"Marth","given":"Gabor T.","non-dropping-particle":"","parse-names":false,"suffix":""},{"dropping-particle":"","family":"Czabarka","given":"Eva","non-dropping-particle":"","parse-names":false,"suffix":""},{"dropping-particle":"","family":"Murvai","given":"Janos","non-dropping-particle":"","parse-names":false,"suffix":""},{"dropping-particle":"","family":"Sherry","given":"Stephen T.","non-dropping-particle":"","parse-names":false,"suffix":""}],"container-title":"Genetics","id":"ITEM-1","issue":"1","issued":{"date-parts":[["2004"]]},"page":"351-372","title":"The Allele Frequency Spectrum in Genome-Wide Human Variation Data Reveals Signals of Differential Demographic History in Three Large World Populations","type":"article-journal","volume":"166"},"uris":["http://www.mendeley.com/documents/?uuid=221d0b34-8d4b-4e60-9acb-4b7b90de03c4"]},{"id":"ITEM-2","itemData":{"DOI":"10.1093/molbev/msq148","ISSN":"07374038","abstract":"Chip-based high-throughput genotyping has facilitated genome-wide studies of genetic diversity. Many studies have utilized these large data sets to make inferences about the demographic history of human populations using measures of genetic differentiation such as FST or principal component analyses. However, the single nucleotide polymorphism (SNP) chip data suffer from ascertainment biases caused by the SNP discovery process in which a small number of individuals from selected populations are used as discovery panels. In this study, we investigate the effect of the ascertainment bias on inferences regarding genetic differentiation among populations in one of the common genome-wide genotyping platforms. We generate SNP genotyping data for individuals that previously have been subject to partial genome-wide Sanger sequencing and compare inferences based on genotyping data to inferences based on direct sequencing. In addition, we also analyze publicly available genome-wide data. We demonstrate that the ascertainment biases will distort measures of human diversity and possibly change conclusions drawn from these measures in some times unexpected ways. We also show that details of the genotyping calling algorithms can have a surprisingly large effect on population genetic inferences. We not only present a correction of the spectrum for the widely used Affymetrix SNP chips but also show that such corrections are difficult to generalize among studies. © 2010 The Author.","author":[{"dropping-particle":"","family":"Albrechtsen","given":"Anders","non-dropping-particle":"","parse-names":false,"suffix":""},{"dropping-particle":"","family":"Nielsen","given":"Finn Cilius","non-dropping-particle":"","parse-names":false,"suffix":""},{"dropping-particle":"","family":"Nielsen","given":"Rasmus","non-dropping-particle":"","parse-names":false,"suffix":""}],"container-title":"Molecular Biology and Evolution","id":"ITEM-2","issue":"11","issued":{"date-parts":[["2010"]]},"page":"2534-2547","title":"Ascertainment biases in SNP chips affect measures of population divergence","type":"article-journal","volume":"27"},"uris":["http://www.mendeley.com/documents/?uuid=fa003f6b-ca02-4921-b427-b61d3b316913"]},{"id":"ITEM-3","itemData":{"DOI":"10.1101/gr.4107905","ISSN":"10889051","abstract":"Large-scale SNP genotyping studies rely on an initial assessment of nucleotide variation to identify sites in the DNA sequence that harbor variation among individuals. This \"SNP discovery\" sample may be quite variable in size and composition, and it has been well established that properties of the SNPs that are found are influenced by the discovery sampling effort. The International HapMap project relied on nearly any piece of information available to identify SNPs-including BAC end sequences, shotgun reads, and differences between public and private sequences-and even made use of chimpanzee data to confirm human sequence differences. In addition, the ascertainment criteria shifted from using only SNPs that had been validated in population samples, to double-hit SNPs, to finally accepting SNPs that were singletons in small discovery samples. In contrast, Perlegen's primary discovery was a resequencing-by-hybridization effort using the 24 people of diverse origin in the Polymorphism Discovery Resource. Here we take these two data sets and contrast two basic summary statistics, heterozygosity and FST, as well as the site frequency spectra, for 500-kb windows spanning the genome. The magnitude of disparity between these samples in these measures of variability indicates that population genetic analysis on the raw genotype data is ill advised. Given the knowledge of the discovery samples, we perform an ascertainment correction and show how the post-correction data are more consistent across these studies. However, discrepancies persist, suggesting that the heterogeneity in the SNP discovery process of the HapMap project resulted in a data set resistant to complete ascertainment correction. Ascertainment bias will likely erode the power of tests of association between SNPs and complex disorders, but the effect will likely be small, and perhaps more importantly, it is unlikely that the bias will introduce false-positive inferences. ©2005 by Cold Spring Harbor Laboratory Press.","author":[{"dropping-particle":"","family":"Clark","given":"Andrew G.","non-dropping-particle":"","parse-names":false,"suffix":""},{"dropping-particle":"","family":"Hubisz","given":"Melissa J.","non-dropping-particle":"","parse-names":false,"suffix":""},{"dropping-particle":"","family":"Bustamante","given":"Carlos D.","non-dropping-particle":"","parse-names":false,"suffix":""},{"dropping-particle":"","family":"Williamson","given":"Scott H.","non-dropping-particle":"","parse-names":false,"suffix":""},{"dropping-particle":"","family":"Nielsen","given":"Rasmus","non-dropping-particle":"","parse-names":false,"suffix":""}],"container-title":"Genome Research","id":"ITEM-3","issue":"11","issued":{"date-parts":[["2005"]]},"page":"1496-1502","title":"Ascertainment bias in studies of human genome-wide polymorphism","type":"article-journal","volume":"15"},"uris":["http://www.mendeley.com/documents/?uuid=9b136313-01e9-44fa-b912-0864235c0a66"]}],"mendeley":{"formattedCitation":"(Albrechtsen, Nielsen, &amp; Nielsen, 2010; Clark, Hubisz, Bustamante, Williamson, &amp; Nielsen, 2005; Marth, Czabarka, Murvai, &amp; Sherry, 2004)","plainTextFormattedCitation":"(Albrechtsen, Nielsen, &amp; Nielsen, 2010; Clark, Hubisz, Bustamante, Williamson, &amp; Nielsen, 2005; Marth, Czabarka, Murvai, &amp; Sherry, 2004)","previouslyFormattedCitation":"(Albrechtsen, Nielsen, &amp; Nielsen, 2010; Clark, Hubisz, Bustamante, Williamson, &amp; Nielsen, 2005; Marth, Czabarka, Murvai, &amp; Sherry, 2004)"},"properties":{"noteIndex":0},"schema":"https://github.com/citation-style-language/schema/raw/master/csl-citation.json"}</w:instrText>
      </w:r>
      <w:r w:rsidRPr="00004C95">
        <w:rPr>
          <w:rFonts w:ascii="Times New Roman" w:hAnsi="Times New Roman" w:cs="Times New Roman"/>
          <w:sz w:val="24"/>
          <w:szCs w:val="24"/>
        </w:rPr>
        <w:fldChar w:fldCharType="separate"/>
      </w:r>
      <w:r w:rsidR="0062227C" w:rsidRPr="00004C95">
        <w:rPr>
          <w:rFonts w:ascii="Times New Roman" w:hAnsi="Times New Roman" w:cs="Times New Roman"/>
          <w:noProof/>
          <w:sz w:val="24"/>
          <w:szCs w:val="24"/>
        </w:rPr>
        <w:t>(Albrechtsen, Nielsen, &amp; Nielsen, 2010; Clark, Hubisz, Bustamante, Williamson, &amp; Nielsen, 2005; Marth, Czabarka, Murvai, &amp; Sherry, 2004)</w:t>
      </w:r>
      <w:r w:rsidRPr="00004C95">
        <w:rPr>
          <w:rFonts w:ascii="Times New Roman" w:hAnsi="Times New Roman" w:cs="Times New Roman"/>
          <w:sz w:val="24"/>
          <w:szCs w:val="24"/>
        </w:rPr>
        <w:fldChar w:fldCharType="end"/>
      </w:r>
      <w:r w:rsidRPr="00004C95">
        <w:rPr>
          <w:rFonts w:ascii="Times New Roman" w:hAnsi="Times New Roman" w:cs="Times New Roman"/>
          <w:sz w:val="24"/>
          <w:szCs w:val="24"/>
        </w:rPr>
        <w:t xml:space="preserve">. The second </w:t>
      </w:r>
      <w:r w:rsidR="00813CD6" w:rsidRPr="00004C95">
        <w:rPr>
          <w:rFonts w:ascii="Times New Roman" w:hAnsi="Times New Roman" w:cs="Times New Roman"/>
          <w:sz w:val="24"/>
          <w:szCs w:val="24"/>
        </w:rPr>
        <w:t xml:space="preserve">suite </w:t>
      </w:r>
      <w:r w:rsidRPr="00004C95">
        <w:rPr>
          <w:rFonts w:ascii="Times New Roman" w:hAnsi="Times New Roman" w:cs="Times New Roman"/>
          <w:sz w:val="24"/>
          <w:szCs w:val="24"/>
        </w:rPr>
        <w:t>of approaches compar</w:t>
      </w:r>
      <w:r w:rsidR="00813CD6" w:rsidRPr="00004C95">
        <w:rPr>
          <w:rFonts w:ascii="Times New Roman" w:hAnsi="Times New Roman" w:cs="Times New Roman"/>
          <w:sz w:val="24"/>
          <w:szCs w:val="24"/>
        </w:rPr>
        <w:t>es</w:t>
      </w:r>
      <w:r w:rsidRPr="00004C95">
        <w:rPr>
          <w:rFonts w:ascii="Times New Roman" w:hAnsi="Times New Roman" w:cs="Times New Roman"/>
          <w:sz w:val="24"/>
          <w:szCs w:val="24"/>
        </w:rPr>
        <w:t xml:space="preserve"> genetic diversity between </w:t>
      </w:r>
      <w:r w:rsidR="002F4AF9" w:rsidRPr="00004C95">
        <w:rPr>
          <w:rFonts w:ascii="Times New Roman" w:hAnsi="Times New Roman" w:cs="Times New Roman"/>
          <w:sz w:val="24"/>
          <w:szCs w:val="24"/>
        </w:rPr>
        <w:t>samples taken from the same site</w:t>
      </w:r>
      <w:r w:rsidR="00C14AE5" w:rsidRPr="00004C95">
        <w:rPr>
          <w:rFonts w:ascii="Times New Roman" w:hAnsi="Times New Roman" w:cs="Times New Roman"/>
          <w:sz w:val="24"/>
          <w:szCs w:val="24"/>
        </w:rPr>
        <w:t>s</w:t>
      </w:r>
      <w:r w:rsidR="002F4AF9" w:rsidRPr="00004C95">
        <w:rPr>
          <w:rFonts w:ascii="Times New Roman" w:hAnsi="Times New Roman" w:cs="Times New Roman"/>
          <w:sz w:val="24"/>
          <w:szCs w:val="24"/>
        </w:rPr>
        <w:t xml:space="preserve"> over </w:t>
      </w:r>
      <w:r w:rsidR="001353C0" w:rsidRPr="00004C95">
        <w:rPr>
          <w:rFonts w:ascii="Times New Roman" w:hAnsi="Times New Roman" w:cs="Times New Roman"/>
          <w:sz w:val="24"/>
          <w:szCs w:val="24"/>
        </w:rPr>
        <w:t>time</w:t>
      </w:r>
      <w:r w:rsidR="00CB74D9" w:rsidRPr="00004C95">
        <w:rPr>
          <w:rFonts w:ascii="Times New Roman" w:hAnsi="Times New Roman" w:cs="Times New Roman"/>
          <w:sz w:val="24"/>
          <w:szCs w:val="24"/>
        </w:rPr>
        <w:t xml:space="preserve"> u</w:t>
      </w:r>
      <w:r w:rsidR="008437C5">
        <w:rPr>
          <w:rFonts w:ascii="Times New Roman" w:hAnsi="Times New Roman" w:cs="Times New Roman"/>
          <w:sz w:val="24"/>
          <w:szCs w:val="24"/>
        </w:rPr>
        <w:t>sing any genetic markers and either qualitative comparison or statistical models</w:t>
      </w:r>
      <w:r w:rsidR="00A732A2" w:rsidRPr="00004C95">
        <w:rPr>
          <w:rFonts w:ascii="Times New Roman" w:hAnsi="Times New Roman" w:cs="Times New Roman"/>
          <w:sz w:val="24"/>
          <w:szCs w:val="24"/>
        </w:rPr>
        <w:t xml:space="preserve">. These repeated-sample approaches are </w:t>
      </w:r>
      <w:r w:rsidRPr="00004C95">
        <w:rPr>
          <w:rFonts w:ascii="Times New Roman" w:hAnsi="Times New Roman" w:cs="Times New Roman"/>
          <w:sz w:val="24"/>
          <w:szCs w:val="24"/>
        </w:rPr>
        <w:t>more readily usable in systems where less information is available</w:t>
      </w:r>
      <w:r w:rsidR="00813CD6" w:rsidRPr="00004C95">
        <w:rPr>
          <w:rFonts w:ascii="Times New Roman" w:hAnsi="Times New Roman" w:cs="Times New Roman"/>
          <w:sz w:val="24"/>
          <w:szCs w:val="24"/>
        </w:rPr>
        <w:t>,</w:t>
      </w:r>
      <w:r w:rsidRPr="00004C95">
        <w:rPr>
          <w:rFonts w:ascii="Times New Roman" w:hAnsi="Times New Roman" w:cs="Times New Roman"/>
          <w:sz w:val="24"/>
          <w:szCs w:val="24"/>
        </w:rPr>
        <w:t xml:space="preserve"> such as non-model species</w:t>
      </w:r>
      <w:r w:rsidR="00A732A2" w:rsidRPr="00004C95">
        <w:rPr>
          <w:rFonts w:ascii="Times New Roman" w:hAnsi="Times New Roman" w:cs="Times New Roman"/>
          <w:sz w:val="24"/>
          <w:szCs w:val="24"/>
        </w:rPr>
        <w:t xml:space="preserve">. </w:t>
      </w:r>
      <w:r w:rsidR="003F751E">
        <w:rPr>
          <w:rFonts w:ascii="Times New Roman" w:hAnsi="Times New Roman" w:cs="Times New Roman"/>
          <w:sz w:val="24"/>
          <w:szCs w:val="24"/>
        </w:rPr>
        <w:t>R</w:t>
      </w:r>
      <w:r w:rsidR="003F751E" w:rsidRPr="00004C95">
        <w:rPr>
          <w:rFonts w:ascii="Times New Roman" w:hAnsi="Times New Roman" w:cs="Times New Roman"/>
          <w:sz w:val="24"/>
          <w:szCs w:val="24"/>
        </w:rPr>
        <w:t>epeated-sample approaches</w:t>
      </w:r>
      <w:r w:rsidR="00A732A2" w:rsidRPr="00004C95">
        <w:rPr>
          <w:rFonts w:ascii="Times New Roman" w:hAnsi="Times New Roman" w:cs="Times New Roman"/>
          <w:sz w:val="24"/>
          <w:szCs w:val="24"/>
        </w:rPr>
        <w:t xml:space="preserve"> </w:t>
      </w:r>
      <w:r w:rsidR="00A732A2" w:rsidRPr="00004C95">
        <w:rPr>
          <w:rFonts w:ascii="Times New Roman" w:hAnsi="Times New Roman" w:cs="Times New Roman"/>
          <w:sz w:val="24"/>
          <w:szCs w:val="24"/>
        </w:rPr>
        <w:t>can also be used</w:t>
      </w:r>
      <w:r w:rsidR="002F4AF9" w:rsidRPr="00004C95">
        <w:rPr>
          <w:rFonts w:ascii="Times New Roman" w:hAnsi="Times New Roman" w:cs="Times New Roman"/>
          <w:sz w:val="24"/>
          <w:szCs w:val="24"/>
        </w:rPr>
        <w:t xml:space="preserve"> in systems</w:t>
      </w:r>
      <w:r w:rsidRPr="00004C95">
        <w:rPr>
          <w:rFonts w:ascii="Times New Roman" w:hAnsi="Times New Roman" w:cs="Times New Roman"/>
          <w:sz w:val="24"/>
          <w:szCs w:val="24"/>
        </w:rPr>
        <w:t xml:space="preserve"> that were sampled historically, with a</w:t>
      </w:r>
      <w:r w:rsidR="00A732A2" w:rsidRPr="00004C95">
        <w:rPr>
          <w:rFonts w:ascii="Times New Roman" w:hAnsi="Times New Roman" w:cs="Times New Roman"/>
          <w:sz w:val="24"/>
          <w:szCs w:val="24"/>
        </w:rPr>
        <w:t xml:space="preserve"> goal of</w:t>
      </w:r>
      <w:r w:rsidRPr="00004C95">
        <w:rPr>
          <w:rFonts w:ascii="Times New Roman" w:hAnsi="Times New Roman" w:cs="Times New Roman"/>
          <w:sz w:val="24"/>
          <w:szCs w:val="24"/>
        </w:rPr>
        <w:t xml:space="preserve"> comparing contemporary patterns with these older data </w:t>
      </w:r>
      <w:r w:rsidRPr="00004C95">
        <w:rPr>
          <w:rFonts w:ascii="Times New Roman" w:hAnsi="Times New Roman" w:cs="Times New Roman"/>
          <w:sz w:val="24"/>
          <w:szCs w:val="24"/>
        </w:rPr>
        <w:fldChar w:fldCharType="begin" w:fldLock="1"/>
      </w:r>
      <w:r w:rsidR="00CA5670">
        <w:rPr>
          <w:rFonts w:ascii="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rosalia)","type":"article-journal","volume":"18"},"uris":["http://www.mendeley.com/documents/?uuid=93d4612c-9f69-4023-9248-f5d4124d37fa"]}],"mendeley":{"formattedCitation":"(Moraes et al., 2017)","plainTextFormattedCitation":"(Moraes et al., 2017)","previouslyFormattedCitation":"(Moraes et al., 2017b)"},"properties":{"noteIndex":0},"schema":"https://github.com/citation-style-language/schema/raw/master/csl-citation.json"}</w:instrText>
      </w:r>
      <w:r w:rsidRPr="00004C95">
        <w:rPr>
          <w:rFonts w:ascii="Times New Roman" w:hAnsi="Times New Roman" w:cs="Times New Roman"/>
          <w:sz w:val="24"/>
          <w:szCs w:val="24"/>
        </w:rPr>
        <w:fldChar w:fldCharType="separate"/>
      </w:r>
      <w:r w:rsidR="00CA5670" w:rsidRPr="00CA5670">
        <w:rPr>
          <w:rFonts w:ascii="Times New Roman" w:hAnsi="Times New Roman" w:cs="Times New Roman"/>
          <w:noProof/>
          <w:sz w:val="24"/>
          <w:szCs w:val="24"/>
        </w:rPr>
        <w:t>(Moraes et al., 2017)</w:t>
      </w:r>
      <w:r w:rsidRPr="00004C95">
        <w:rPr>
          <w:rFonts w:ascii="Times New Roman" w:hAnsi="Times New Roman" w:cs="Times New Roman"/>
          <w:sz w:val="24"/>
          <w:szCs w:val="24"/>
        </w:rPr>
        <w:fldChar w:fldCharType="end"/>
      </w:r>
      <w:r w:rsidRPr="00004C95">
        <w:rPr>
          <w:rFonts w:ascii="Times New Roman" w:hAnsi="Times New Roman" w:cs="Times New Roman"/>
          <w:sz w:val="24"/>
          <w:szCs w:val="24"/>
        </w:rPr>
        <w:t xml:space="preserve">. </w:t>
      </w:r>
    </w:p>
    <w:p w14:paraId="1C3BD40A" w14:textId="6A9B0D7D" w:rsidR="00760250" w:rsidRPr="00004C95" w:rsidRDefault="00A732A2"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Despite our ability to compare genetic </w:t>
      </w:r>
      <w:r w:rsidR="00CB74D9" w:rsidRPr="00004C95">
        <w:rPr>
          <w:rFonts w:ascii="Times New Roman" w:eastAsia="Times New Roman" w:hAnsi="Times New Roman" w:cs="Times New Roman"/>
          <w:sz w:val="24"/>
          <w:szCs w:val="24"/>
        </w:rPr>
        <w:t xml:space="preserve">diversity </w:t>
      </w:r>
      <w:r w:rsidRPr="00004C95">
        <w:rPr>
          <w:rFonts w:ascii="Times New Roman" w:eastAsia="Times New Roman" w:hAnsi="Times New Roman" w:cs="Times New Roman"/>
          <w:sz w:val="24"/>
          <w:szCs w:val="24"/>
        </w:rPr>
        <w:t>at two points in time,</w:t>
      </w:r>
      <w:r w:rsidR="008D64C5"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several technical and conceptual challenges </w:t>
      </w:r>
      <w:r w:rsidR="00CB74D9" w:rsidRPr="00004C95">
        <w:rPr>
          <w:rFonts w:ascii="Times New Roman" w:eastAsia="Times New Roman" w:hAnsi="Times New Roman" w:cs="Times New Roman"/>
          <w:sz w:val="24"/>
          <w:szCs w:val="24"/>
        </w:rPr>
        <w:t>remain</w:t>
      </w:r>
      <w:r w:rsidR="00760250"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t>
      </w:r>
      <w:r w:rsidR="008D64C5" w:rsidRPr="00004C95">
        <w:rPr>
          <w:rFonts w:ascii="Times New Roman" w:eastAsia="Times New Roman" w:hAnsi="Times New Roman" w:cs="Times New Roman"/>
          <w:sz w:val="24"/>
          <w:szCs w:val="24"/>
        </w:rPr>
        <w:t xml:space="preserve">One such challenge is determining </w:t>
      </w:r>
      <w:r w:rsidR="00760250" w:rsidRPr="00004C95">
        <w:rPr>
          <w:rFonts w:ascii="Times New Roman" w:eastAsia="Times New Roman" w:hAnsi="Times New Roman" w:cs="Times New Roman"/>
          <w:sz w:val="24"/>
          <w:szCs w:val="24"/>
        </w:rPr>
        <w:t>how to meaningfully quantify and detect temporal changes. Some studies have used genetic differentiation metrics such as Jost’s D</w:t>
      </w:r>
      <w:r w:rsidR="008D64C5" w:rsidRPr="00004C95">
        <w:rPr>
          <w:rFonts w:ascii="Times New Roman" w:eastAsia="Times New Roman" w:hAnsi="Times New Roman" w:cs="Times New Roman"/>
          <w:sz w:val="24"/>
          <w:szCs w:val="24"/>
        </w:rPr>
        <w:t xml:space="preserve"> or </w:t>
      </w:r>
      <w:r w:rsidR="00760250" w:rsidRPr="00004C95">
        <w:rPr>
          <w:rFonts w:ascii="Times New Roman" w:eastAsia="Times New Roman" w:hAnsi="Times New Roman" w:cs="Times New Roman"/>
          <w:sz w:val="24"/>
          <w:szCs w:val="24"/>
        </w:rPr>
        <w:t>F</w:t>
      </w:r>
      <w:r w:rsidR="00760250" w:rsidRPr="00004C95">
        <w:rPr>
          <w:rFonts w:ascii="Times New Roman" w:eastAsia="Times New Roman" w:hAnsi="Times New Roman" w:cs="Times New Roman"/>
          <w:sz w:val="24"/>
          <w:szCs w:val="24"/>
          <w:vertAlign w:val="subscript"/>
        </w:rPr>
        <w:t>ST</w:t>
      </w:r>
      <w:r w:rsidR="00760250" w:rsidRPr="00004C95">
        <w:rPr>
          <w:rFonts w:ascii="Times New Roman" w:eastAsia="Times New Roman" w:hAnsi="Times New Roman" w:cs="Times New Roman"/>
          <w:sz w:val="24"/>
          <w:szCs w:val="24"/>
        </w:rPr>
        <w:t xml:space="preserve"> or its analogs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Applications","id":"ITEM-1","issue":"July","issued":{"date-parts":[["2019"]]},"page":"1-15","title":"Temporal variation in spatial genetic structure during population outbreaks: Distinguishing among different potential drivers of spatial synchrony","type":"article-journal"},"uris":["http://www.mendeley.com/documents/?uuid=da1e66b1-4fe8-44a7-8665-3e43a3981b3d"]},{"id":"ITEM-2","itemData":{"DOI":"10.1038/s41598-019-43435-9","ISBN":"4159801943","ISSN":"20452322","abstract":"the assessment of the mechanisms and patterns of larval connectivity between geographically separated populations leads to a better understanding of benthic marine population dynamics, especially in commercially valuable species. This study investigated for the first time the fine-scale temporal genetic variability of new settlers and their origins in a benthic marine organism with one of the longest pelagic larval phases, the Caribbean spiny lobster (Panulirus argus). We genotyped newly settled postlarvae in the Florida Keys and adults of spiny lobster from the Florida Keys and throughout the Caribbean Sea. We identified strong larval connectivity between Dominican Republic, Belize, Nicaragua, the Florida Keys, and West-Florida. the larval dispersal modeling suggests that Florida’s lobster population could receive recruits from within and from other areas outside its state and national maritime boundaries. The genetic analyses refine the oceanographic model indicating that the connectivity patterns described could also result from unknown parental populations sourcing adults and postlarvae in different spawning seasons to the Florida Keys. We discuss the importance of small temporal scales to identify patterns in larval export. Our findings are significant on two levels. From the larval dispersal perspective, genetic results and biophysical modeling identify patterns of gene flow enhancing persistence of local populations. From an economic and fishery perspective, P. argus is the most important commercial species in the Caribbean and our results inform how considering larval source and sink dynamics across international boundaries could improve management plans at local, national, and regional levels.","author":[{"dropping-particle":"","family":"Segura-García","given":"I.","non-dropping-particle":"","parse-names":false,"suffix":""},{"dropping-particle":"","family":"Garavelli","given":"L.","non-dropping-particle":"","parse-names":false,"suffix":""},{"dropping-particle":"","family":"Tringali","given":"M.","non-dropping-particle":"","parse-names":false,"suffix":""},{"dropping-particle":"","family":"Matthews","given":"T.","non-dropping-particle":"","parse-names":false,"suffix":""},{"dropping-particle":"","family":"Chérubin","given":"L. M.","non-dropping-particle":"","parse-names":false,"suffix":""},{"dropping-particle":"","family":"Hunt","given":"J.","non-dropping-particle":"","parse-names":false,"suffix":""},{"dropping-particle":"","family":"Box","given":"S. J.","non-dropping-particle":"","parse-names":false,"suffix":""}],"container-title":"Scientific Reports","id":"ITEM-2","issue":"1","issued":{"date-parts":[["2019"]]},"page":"1-9","title":"Reconstruction of larval origins based on genetic relatedness and biophysical modeling","type":"article-journal","volume":"9"},"uris":["http://www.mendeley.com/documents/?uuid=1a71448c-4e3e-4d57-a1ae-0d8e447e4885"]},{"id":"ITEM-3","itemData":{"DOI":"10.1094/PDIS-01-18-0175-RE","ISSN":"01912917","PMID":"30156961","abstract":"Annual epidemics of Cercospora leaf spot (CLS), caused by the fungus Cercospora beticola, can result in substantial defoliation in table beet fields in New York. High allelic and genotypic diversity have been described within C. beticola populations; however, information on the temporal stability of populations is lacking. C. beticola isolates were obtained from symptomatic leaves in three table beet fields in successive years. Two of the fields were organic mixed-cropping farms and the third was managed conventionally in a broad-acre cropping system. C. beticola isolates (n = 304) were genotyped using 12 microsatellite markers. Genotypic diversity (Simpson's complement index = 0.178 to 0.990), allele frequencies, and indices of differentiation between years varied. Pairwise index of differentiation values ranged from 0.02 to 0.25 for clone-corrected data, and indicated significant genetic differentiation at Farm 2. No multilocus genotype was shared between years. The shift in multilocus genotypes between years questions the role of clonally reproducing primary inoculum. Collectively, these results suggest that a dominant inoculum source for initiating annual CLS epidemics is external to the field of interest. These findings have implications for CLS disease management in conventional and organic table beet production.","author":[{"dropping-particle":"","family":"Knight","given":"Noel L.","non-dropping-particle":"","parse-names":false,"suffix":""},{"dropping-particle":"","family":"Vaghefi","given":"Niloofar","non-dropping-particle":"","parse-names":false,"suffix":""},{"dropping-particle":"","family":"Hansen","given":"Zachariah R.","non-dropping-particle":"","parse-names":false,"suffix":""},{"dropping-particle":"","family":"Kikkert","given":"Julie R.","non-dropping-particle":"","parse-names":false,"suffix":""},{"dropping-particle":"","family":"Pethybridge","given":"Sarah J.","non-dropping-particle":"","parse-names":false,"suffix":""}],"container-title":"Plant disease","id":"ITEM-3","issue":"11","issued":{"date-parts":[["2018"]]},"page":"2074-2082","title":"Temporal Genetic Differentiation of Cercospora beticola Populations in New York Table Beet Fields","type":"article-journal","volume":"102"},"uris":["http://www.mendeley.com/documents/?uuid=ca1b4241-a6fc-42b8-91c8-1d87580df923"]}],"mendeley":{"formattedCitation":"(Knight, Vaghefi, Hansen, Kikkert, &amp; Pethybridge, 2018; Larroque et al., 2019; Segura-García et al., 2019)","plainTextFormattedCitation":"(Knight, Vaghefi, Hansen, Kikkert, &amp; Pethybridge, 2018; Larroque et al., 2019; Segura-García et al., 2019)","previouslyFormattedCitation":"(Knight, Vaghefi, Hansen, Kikkert, &amp; Pethybridge, 2018; Larroque et al., 2019; Segura-García et al., 2019)"},"properties":{"noteIndex":0},"schema":"https://github.com/citation-style-language/schema/raw/master/csl-citation.json"}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(Knight, Vaghefi, Hansen, Kikkert, &amp; Pethybridge, 2018; Larroque et al., 2019; Segura-García et al., 2019)</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to evaluate temporal changes between genetic datasets. However, translating our spatial understanding of </w:t>
      </w:r>
      <w:r w:rsidR="008D64C5" w:rsidRPr="00004C95">
        <w:rPr>
          <w:rFonts w:ascii="Times New Roman" w:eastAsia="Times New Roman" w:hAnsi="Times New Roman" w:cs="Times New Roman"/>
          <w:sz w:val="24"/>
          <w:szCs w:val="24"/>
        </w:rPr>
        <w:t xml:space="preserve">these genetic </w:t>
      </w:r>
      <w:r w:rsidR="00760250" w:rsidRPr="00004C95">
        <w:rPr>
          <w:rFonts w:ascii="Times New Roman" w:eastAsia="Times New Roman" w:hAnsi="Times New Roman" w:cs="Times New Roman"/>
          <w:sz w:val="24"/>
          <w:szCs w:val="24"/>
        </w:rPr>
        <w:t xml:space="preserve">differentiation indices </w:t>
      </w:r>
      <w:r w:rsidR="008D64C5" w:rsidRPr="00004C95">
        <w:rPr>
          <w:rFonts w:ascii="Times New Roman" w:eastAsia="Times New Roman" w:hAnsi="Times New Roman" w:cs="Times New Roman"/>
          <w:sz w:val="24"/>
          <w:szCs w:val="24"/>
        </w:rPr>
        <w:t xml:space="preserve">to </w:t>
      </w:r>
      <w:r w:rsidR="00760250" w:rsidRPr="00004C95">
        <w:rPr>
          <w:rFonts w:ascii="Times New Roman" w:eastAsia="Times New Roman" w:hAnsi="Times New Roman" w:cs="Times New Roman"/>
          <w:sz w:val="24"/>
          <w:szCs w:val="24"/>
        </w:rPr>
        <w:t xml:space="preserve">the temporal dimension is not straightforward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{"citationItems":[{"id":"ITEM-1","itemData":{"DOI":"10.1101/gr.154831.113.23","ISBN":"1549-5469 (Electronic)\\n1088-9051 (Linking)","ISSN":"1088-9051","PMID":"23861382","abstract":"In a pair of seminal papers, Sewall Wright and Gustave Male ´cot introduced FST as a measure of structure in natural populations. In the decades that followed, a number of papers provided differing definitions, estimation methods, and interpretations beyond Wright’s. While this diversity in methods has enabled many studies in genetics, it has also in- troduced confusion regarding how to estimate FST from available data. Considering this confusion, wide variation in published estimates of FST for pairs of HapMap populations is a cause for concern. These estimates changed—in some cases more than twofold—when comparing estimates from genotyping arrays to those from sequence data. Indeed, changes in FST from sequencing data might be expected due to population genetic factors affecting rare variants. While rare variants do influence the result, we show that this is largely through differences in estimation methods. Correcting for this yields estimates of FST that are much more concordant between sequence and genotype data. These differences relate to three specific issues: (1) estimating FST for a single SNP, (2) combining estimates of FST across multiple SNPs, and (3) selecting the set of SNPs used in the computation. Changes in each of these aspects of estimation may result in FST estimates that are highly","author":[{"dropping-particle":"","family":"Bhatia","given":"Gaurav","non-dropping-particle":"","parse-names":false,"suffix":""},{"dropping-particle":"","family":"Patterson","given":"Nick","non-dropping-particle":"","parse-names":false,"suffix":""},{"dropping-particle":"","family":"Sankararaman","given":"Sriram","non-dropping-particle":"","parse-names":false,"suffix":""},{"dropping-particle":"","family":"Price","given":"Alkes L","non-dropping-particle":"","parse-names":false,"suffix":""}],"container-title":"Genome Research","id":"ITEM-1","issue":"2","issued":{"date-parts":[["2013"]]},"page":"1-9","title":"Estimating and interpreting F","type":"article-journal"},"uris":["http://www.mendeley.com/documents/?uuid=58492e0a-19d0-4fcb-ab51-2b854d2cc15b"]}],"mendeley":{"formattedCitation":"(Bhatia, Patterson, Sankararaman, &amp; Price, 2013)","plainTextFormattedCitation":"(Bhatia, Patterson, Sankararaman, &amp; Price, 2013)","previouslyFormattedCitation":"(Bhatia, Patterson, Sankararaman, &amp; Price, 2013)"},"properties":{"noteIndex":0},"schema":"https://github.com/citation-style-language/schema/raw/master/csl-citation.json"}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(Bhatia, Patterson, Sankararaman, &amp; Price, 2013)</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w:t>
      </w:r>
      <w:r w:rsidR="008D64C5" w:rsidRPr="00004C95">
        <w:rPr>
          <w:rFonts w:ascii="Times New Roman" w:eastAsia="Times New Roman" w:hAnsi="Times New Roman" w:cs="Times New Roman"/>
          <w:sz w:val="24"/>
          <w:szCs w:val="24"/>
        </w:rPr>
        <w:t xml:space="preserve"> An additional challenge for temporal genetic analyses is</w:t>
      </w:r>
      <w:r w:rsidR="00760250" w:rsidRPr="00004C95">
        <w:rPr>
          <w:rFonts w:ascii="Times New Roman" w:eastAsia="Times New Roman" w:hAnsi="Times New Roman" w:cs="Times New Roman"/>
          <w:sz w:val="24"/>
          <w:szCs w:val="24"/>
        </w:rPr>
        <w:t xml:space="preserve"> disentangling spatial from temporal effects</w:t>
      </w:r>
      <w:r w:rsidR="008D64C5" w:rsidRPr="00004C95">
        <w:rPr>
          <w:rFonts w:ascii="Times New Roman" w:eastAsia="Times New Roman" w:hAnsi="Times New Roman" w:cs="Times New Roman"/>
          <w:sz w:val="24"/>
          <w:szCs w:val="24"/>
        </w:rPr>
        <w:t>,</w:t>
      </w:r>
      <w:r w:rsidR="00760250" w:rsidRPr="00004C95">
        <w:rPr>
          <w:rFonts w:ascii="Times New Roman" w:eastAsia="Times New Roman" w:hAnsi="Times New Roman" w:cs="Times New Roman"/>
          <w:sz w:val="24"/>
          <w:szCs w:val="24"/>
        </w:rPr>
        <w:t xml:space="preserve"> because the additivity of genetic drift means </w:t>
      </w:r>
      <w:r w:rsidR="008D64C5" w:rsidRPr="00004C95">
        <w:rPr>
          <w:rFonts w:ascii="Times New Roman" w:eastAsia="Times New Roman" w:hAnsi="Times New Roman" w:cs="Times New Roman"/>
          <w:sz w:val="24"/>
          <w:szCs w:val="24"/>
        </w:rPr>
        <w:t xml:space="preserve">that </w:t>
      </w:r>
      <w:r w:rsidR="00760250" w:rsidRPr="00004C95">
        <w:rPr>
          <w:rFonts w:ascii="Times New Roman" w:eastAsia="Times New Roman" w:hAnsi="Times New Roman" w:cs="Times New Roman"/>
          <w:sz w:val="24"/>
          <w:szCs w:val="24"/>
        </w:rPr>
        <w:t xml:space="preserve">genetic differentiation can be associated with both space and time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{"citationItems":[{"id":"ITEM-1","itemData":{"DOI":"10.1093/molbev/msu192","ISSN":"15371719","abstract":"The rapid advance of sequencing technology, coupled with improvements in molecular methods for obtaining genetic data from ancient sources, holds the promise of producing a wealth of genomic data from time-separated individuals. However, the population-genetic properties of time-structured samples have not been extensively explored. Here, we consider the implications of temporal sampling for analyses of genetic differentiation and use a temporal coalescent framework to show that complex historical events such as size reductions, population replacements, and transient genetic barriers between populations leave a footprint of genetic differentiation that can be traced through history using temporal samples. Our results emphasize explicit consideration of the temporal structure when making inferences and indicate that genomic data from ancient individuals will greatly increase our ability to reconstruct population history.","author":[{"dropping-particle":"","family":"Skoglund","given":"Pontus","non-dropping-particle":"","parse-names":false,"suffix":""},{"dropping-particle":"","family":"Sjödin","given":"Per","non-dropping-particle":"","parse-names":false,"suffix":""},{"dropping-particle":"","family":"Skoglund","given":"Tobias","non-dropping-particle":"","parse-names":false,"suffix":""},{"dropping-particle":"","family":"Lascoux","given":"Martin","non-dropping-particle":"","parse-names":false,"suffix":""},{"dropping-particle":"","family":"Jakobsson","given":"Mattias","non-dropping-particle":"","parse-names":false,"suffix":""}],"container-title":"Molecular Biology and Evolution","id":"ITEM-1","issue":"9","issued":{"date-parts":[["2014"]]},"page":"2516-2527","title":"Investigating population history using temporal genetic differentiation","type":"article-journal","volume":"31"},"uris":["http://www.mendeley.com/documents/?uuid=159068d3-055b-4398-b95c-e5023e739c21"]},{"id":"ITEM-2","itemData":{"DOI":"10.1111/2041-210X.12466","ISSN":"2041210X","abstract":"'Dated-tip' methods of molecular dating use DNA sequences sampled at different times, to estimate the age of their most recent common ancestor. Several tests of 'temporal signal' are available to determine whether data sets are suitable for such analysis. However, it remains unclear whether these tests are reliable. We investigate the performance of several tests of temporal signal, including some recently suggested modifications. We use simulated data (where the true evolutionary history is known), and whole genomes of methicillin-resistant Staphylococcus aureus (to show how particular problems arise with real-world data sets). We show that all of the standard tests of temporal signal are seriously misleading for data where temporal and genetic structures are confounded (i.e. where closely related sequences are more likely to have been sampled at similar times). This is not an artefact of genetic structure or tree shape per se, and can arise even when sequences have measurably evolved during the sampling period. More positively, we show that a 'clustered permutation' approach introduced by Duchêne et al. (Molecular Biology and Evolution, 32, 2015, 1895) can successfully correct for this artefact in all cases and introduce techniques for implementing this method with real data sets. The confounding of temporal and genetic structures may be difficult to avoid in practice, particularly for outbreaks of infectious disease, or when using ancient DNA. Therefore, we recommend the use of 'clustered permutation' for all analyses. The failure of the standard tests may explain why different methods of dating pathogen origins have reached such wildly different conclusions.","author":[{"dropping-particle":"","family":"Murray","given":"Gemma G.R.","non-dropping-particle":"","parse-names":false,"suffix":""},{"dropping-particle":"","family":"Wang","given":"Fang","non-dropping-particle":"","parse-names":false,"suffix":""},{"dropping-particle":"","family":"Harrison","given":"Ewan M.","non-dropping-particle":"","parse-names":false,"suffix":""},{"dropping-particle":"","family":"Paterson","given":"Gavin K.","non-dropping-particle":"","parse-names":false,"suffix":""},{"dropping-particle":"","family":"Mather","given":"Alison E.","non-dropping-particle":"","parse-names":false,"suffix":""},{"dropping-particle":"","family":"Harris","given":"Simon R.","non-dropping-particle":"","parse-names":false,"suffix":""},{"dropping-particle":"","family":"Holmes","given":"Mark A.","non-dropping-particle":"","parse-names":false,"suffix":""},{"dropping-particle":"","family":"Rambaut","given":"Andrew","non-dropping-particle":"","parse-names":false,"suffix":""},{"dropping-particle":"","family":"Welch","given":"John J.","non-dropping-particle":"","parse-names":false,"suffix":""}],"container-title":"Methods in Ecology and Evolution","id":"ITEM-2","issue":"1","issued":{"date-parts":[["2016"]]},"page":"80-89","title":"The effect of genetic structure on molecular dating and tests for temporal signal","type":"article-journal","volume":"7"},"uris":["http://www.mendeley.com/documents/?uuid=b964db6a-16d9-4d24-8218-b06153896842"]}],"mendeley":{"formattedCitation":"(Murray et al., 2016; Skoglund, Sjödin, Skoglund, Lascoux, &amp; Jakobsson, 2014)","plainTextFormattedCitation":"(Murray et al., 2016; Skoglund, Sjödin, Skoglund, Lascoux, &amp; Jakobsson, 2014)","previouslyFormattedCitation":"(Murray et al., 2016; Skoglund, Sjödin, Skoglund, Lascoux, &amp; Jakobsson, 2014)"},"properties":{"noteIndex":0},"schema":"https://github.com/citation-style-language/schema/raw/master/csl-citation.json"}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(Murray et al., 2016; Skoglund, Sjödin, Skoglund, Lascoux, &amp; Jakobsson, 2014)</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w:t>
      </w:r>
      <w:r w:rsidR="00882757" w:rsidRPr="00004C95">
        <w:rPr>
          <w:rFonts w:ascii="Times New Roman" w:eastAsia="Times New Roman" w:hAnsi="Times New Roman" w:cs="Times New Roman"/>
          <w:sz w:val="24"/>
          <w:szCs w:val="24"/>
        </w:rPr>
        <w:t xml:space="preserve">Finally, </w:t>
      </w:r>
      <w:r w:rsidR="00AB3923" w:rsidRPr="00004C95">
        <w:rPr>
          <w:rFonts w:ascii="Times New Roman" w:eastAsia="Times New Roman" w:hAnsi="Times New Roman" w:cs="Times New Roman"/>
          <w:sz w:val="24"/>
          <w:szCs w:val="24"/>
        </w:rPr>
        <w:t>repeated-sample analys</w:t>
      </w:r>
      <w:r w:rsidR="009360E2" w:rsidRPr="00004C95">
        <w:rPr>
          <w:rFonts w:ascii="Times New Roman" w:eastAsia="Times New Roman" w:hAnsi="Times New Roman" w:cs="Times New Roman"/>
          <w:sz w:val="24"/>
          <w:szCs w:val="24"/>
        </w:rPr>
        <w:t>es</w:t>
      </w:r>
      <w:r w:rsidR="00247C3F">
        <w:rPr>
          <w:rFonts w:ascii="Times New Roman" w:eastAsia="Times New Roman" w:hAnsi="Times New Roman" w:cs="Times New Roman"/>
          <w:sz w:val="24"/>
          <w:szCs w:val="24"/>
        </w:rPr>
        <w:t xml:space="preserve"> remain</w:t>
      </w:r>
      <w:r w:rsidR="00AB3923" w:rsidRPr="00004C95">
        <w:rPr>
          <w:rFonts w:ascii="Times New Roman" w:eastAsia="Times New Roman" w:hAnsi="Times New Roman" w:cs="Times New Roman"/>
          <w:sz w:val="24"/>
          <w:szCs w:val="24"/>
        </w:rPr>
        <w:t xml:space="preserve"> </w:t>
      </w:r>
      <w:r w:rsidR="00CB74D9" w:rsidRPr="00004C95">
        <w:rPr>
          <w:rFonts w:ascii="Times New Roman" w:eastAsia="Times New Roman" w:hAnsi="Times New Roman" w:cs="Times New Roman"/>
          <w:sz w:val="24"/>
          <w:szCs w:val="24"/>
        </w:rPr>
        <w:t xml:space="preserve">challenging because we lack sufficiently developed tools to distinguish </w:t>
      </w:r>
      <w:r w:rsidR="00760250" w:rsidRPr="00004C95">
        <w:rPr>
          <w:rFonts w:ascii="Times New Roman" w:eastAsia="Times New Roman" w:hAnsi="Times New Roman" w:cs="Times New Roman"/>
          <w:sz w:val="24"/>
          <w:szCs w:val="24"/>
        </w:rPr>
        <w:t xml:space="preserve">natural </w:t>
      </w:r>
      <w:r w:rsidR="008D64C5" w:rsidRPr="00004C95">
        <w:rPr>
          <w:rFonts w:ascii="Times New Roman" w:eastAsia="Times New Roman" w:hAnsi="Times New Roman" w:cs="Times New Roman"/>
          <w:sz w:val="24"/>
          <w:szCs w:val="24"/>
        </w:rPr>
        <w:t xml:space="preserve">temporal </w:t>
      </w:r>
      <w:r w:rsidR="00760250" w:rsidRPr="00004C95">
        <w:rPr>
          <w:rFonts w:ascii="Times New Roman" w:eastAsia="Times New Roman" w:hAnsi="Times New Roman" w:cs="Times New Roman"/>
          <w:sz w:val="24"/>
          <w:szCs w:val="24"/>
        </w:rPr>
        <w:t xml:space="preserve">variation in genetic structure due to recombination, mutation, and demographically-induced drift from the changes </w:t>
      </w:r>
      <w:r w:rsidR="008D64C5" w:rsidRPr="00004C95">
        <w:rPr>
          <w:rFonts w:ascii="Times New Roman" w:eastAsia="Times New Roman" w:hAnsi="Times New Roman" w:cs="Times New Roman"/>
          <w:sz w:val="24"/>
          <w:szCs w:val="24"/>
        </w:rPr>
        <w:t xml:space="preserve">caused </w:t>
      </w:r>
      <w:r w:rsidR="00760250" w:rsidRPr="00004C95">
        <w:rPr>
          <w:rFonts w:ascii="Times New Roman" w:eastAsia="Times New Roman" w:hAnsi="Times New Roman" w:cs="Times New Roman"/>
          <w:sz w:val="24"/>
          <w:szCs w:val="24"/>
        </w:rPr>
        <w:t xml:space="preserve">by external </w:t>
      </w:r>
      <w:r w:rsidR="008D64C5" w:rsidRPr="00004C95">
        <w:rPr>
          <w:rFonts w:ascii="Times New Roman" w:eastAsia="Times New Roman" w:hAnsi="Times New Roman" w:cs="Times New Roman"/>
          <w:sz w:val="24"/>
          <w:szCs w:val="24"/>
        </w:rPr>
        <w:t>forces</w:t>
      </w:r>
      <w:r w:rsidR="00760250" w:rsidRPr="00004C95">
        <w:rPr>
          <w:rFonts w:ascii="Times New Roman" w:eastAsia="Times New Roman" w:hAnsi="Times New Roman" w:cs="Times New Roman"/>
          <w:sz w:val="24"/>
          <w:szCs w:val="24"/>
        </w:rPr>
        <w:t>.</w:t>
      </w:r>
    </w:p>
    <w:p w14:paraId="3E423C34" w14:textId="73CFC4BD" w:rsidR="00760250" w:rsidRPr="00004C95" w:rsidRDefault="00CB74D9"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Although relatively uncommon in population genetics, the field of community ecology has a history of explicitly examining change in community composition through time</w:t>
      </w:r>
      <w:r w:rsidR="00882757"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Temporal </w:t>
      </w:r>
      <w:r w:rsidR="001C7C1F" w:rsidRPr="00004C95">
        <w:rPr>
          <w:rFonts w:ascii="Times New Roman" w:eastAsia="Times New Roman" w:hAnsi="Times New Roman" w:cs="Times New Roman"/>
          <w:sz w:val="24"/>
          <w:szCs w:val="24"/>
        </w:rPr>
        <w:t>beta</w:t>
      </w:r>
      <w:r w:rsidR="00760250" w:rsidRPr="00004C95">
        <w:rPr>
          <w:rFonts w:ascii="Times New Roman" w:eastAsia="Times New Roman" w:hAnsi="Times New Roman" w:cs="Times New Roman"/>
          <w:sz w:val="24"/>
          <w:szCs w:val="24"/>
        </w:rPr>
        <w:t xml:space="preserve">-diversity </w:t>
      </w:r>
      <w:r w:rsidR="001C7C1F" w:rsidRPr="00004C95">
        <w:rPr>
          <w:rFonts w:ascii="Times New Roman" w:eastAsia="Times New Roman" w:hAnsi="Times New Roman" w:cs="Times New Roman"/>
          <w:sz w:val="24"/>
          <w:szCs w:val="24"/>
        </w:rPr>
        <w:t xml:space="preserve">indices </w:t>
      </w:r>
      <w:r w:rsidR="00760250" w:rsidRPr="00004C95">
        <w:rPr>
          <w:rFonts w:ascii="Times New Roman" w:eastAsia="Times New Roman" w:hAnsi="Times New Roman" w:cs="Times New Roman"/>
          <w:sz w:val="24"/>
          <w:szCs w:val="24"/>
        </w:rPr>
        <w:t xml:space="preserve">(TBI; Legendre 2019) are used to quantify and assess </w:t>
      </w:r>
      <w:r w:rsidR="00733D61" w:rsidRPr="00004C95">
        <w:rPr>
          <w:rFonts w:ascii="Times New Roman" w:eastAsia="Times New Roman" w:hAnsi="Times New Roman" w:cs="Times New Roman"/>
          <w:sz w:val="24"/>
          <w:szCs w:val="24"/>
        </w:rPr>
        <w:t xml:space="preserve">temporal </w:t>
      </w:r>
      <w:r w:rsidR="00760250" w:rsidRPr="00004C95">
        <w:rPr>
          <w:rFonts w:ascii="Times New Roman" w:eastAsia="Times New Roman" w:hAnsi="Times New Roman" w:cs="Times New Roman"/>
          <w:sz w:val="24"/>
          <w:szCs w:val="24"/>
        </w:rPr>
        <w:t>changes in ecological community composition using a dissimilarity index</w:t>
      </w:r>
      <w:r w:rsidR="002F4AF9" w:rsidRPr="00004C95">
        <w:rPr>
          <w:rFonts w:ascii="Times New Roman" w:eastAsia="Times New Roman" w:hAnsi="Times New Roman" w:cs="Times New Roman"/>
          <w:sz w:val="24"/>
          <w:szCs w:val="24"/>
        </w:rPr>
        <w:t xml:space="preserve"> calculated between samples taken at different times</w:t>
      </w:r>
      <w:r w:rsidR="00760250" w:rsidRPr="00004C95">
        <w:rPr>
          <w:rFonts w:ascii="Times New Roman" w:eastAsia="Times New Roman" w:hAnsi="Times New Roman" w:cs="Times New Roman"/>
          <w:sz w:val="24"/>
          <w:szCs w:val="24"/>
        </w:rPr>
        <w:t xml:space="preserve">. The significance of these dissimilarities is then tested using </w:t>
      </w:r>
      <w:r w:rsidR="002F4AF9" w:rsidRPr="00004C95">
        <w:rPr>
          <w:rFonts w:ascii="Times New Roman" w:eastAsia="Times New Roman" w:hAnsi="Times New Roman" w:cs="Times New Roman"/>
          <w:sz w:val="24"/>
          <w:szCs w:val="24"/>
        </w:rPr>
        <w:t xml:space="preserve">a </w:t>
      </w:r>
      <w:r w:rsidR="00760250" w:rsidRPr="00004C95">
        <w:rPr>
          <w:rFonts w:ascii="Times New Roman" w:eastAsia="Times New Roman" w:hAnsi="Times New Roman" w:cs="Times New Roman"/>
          <w:sz w:val="24"/>
          <w:szCs w:val="24"/>
        </w:rPr>
        <w:t>permutation</w:t>
      </w:r>
      <w:r w:rsidR="002F4AF9" w:rsidRPr="00004C95">
        <w:rPr>
          <w:rFonts w:ascii="Times New Roman" w:eastAsia="Times New Roman" w:hAnsi="Times New Roman" w:cs="Times New Roman"/>
          <w:sz w:val="24"/>
          <w:szCs w:val="24"/>
        </w:rPr>
        <w:t>al procedure</w:t>
      </w:r>
      <w:r w:rsidR="00760250" w:rsidRPr="00004C95">
        <w:rPr>
          <w:rFonts w:ascii="Times New Roman" w:eastAsia="Times New Roman" w:hAnsi="Times New Roman" w:cs="Times New Roman"/>
          <w:sz w:val="24"/>
          <w:szCs w:val="24"/>
        </w:rPr>
        <w:t xml:space="preserve">. </w:t>
      </w:r>
      <w:r w:rsidR="005E2D5A" w:rsidRPr="00004C95">
        <w:rPr>
          <w:rFonts w:ascii="Times New Roman" w:eastAsia="Times New Roman" w:hAnsi="Times New Roman" w:cs="Times New Roman"/>
          <w:sz w:val="24"/>
          <w:szCs w:val="24"/>
        </w:rPr>
        <w:t>The TBI approach has effectively demonstrated temporal variation in simulated community composition</w:t>
      </w:r>
      <w:r w:rsidR="00760250"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fldChar w:fldCharType="begin" w:fldLock="1"/>
      </w:r>
      <w:r w:rsidR="00420A57">
        <w:rPr>
          <w:rFonts w:ascii="Times New Roman" w:eastAsia="Times New Roman" w:hAnsi="Times New Roman" w:cs="Times New Roman"/>
          <w:sz w:val="24"/>
          <w:szCs w:val="24"/>
        </w:rPr>
        <w:instrText>ADDIN CSL_CITATION {"citationItems":[{"id":"ITEM-1","itemData":{"DOI":"10.1002/ece3.4984","ISSN":"20457758","abstract":"Aim: This paper presents the statistical bases for temporal beta-diversity analysis, a method to study changes in community composition through time from repeated surveys at several sites. Surveys of that type are presently done by ecologists around the world. A temporal beta-diversity Index (TBI) is computed for each site, measuring the change in species composition between the first (T1) and second surveys (T2). TBI indices can be decomposed into losses and gains; they can also be tested for significance, allowing one to identify the sites that have changed in composition in exceptional ways. This method will be of value to identify exceptional sites in space–time surveys carried out to study anthropogenic impacts, including climate change. Innovation: The null hypothesis of the TBI test is that a species assemblage is not exceptionally different between T1 and T2, compared to assemblages that could have been observed at this site at T1 and T2 under conditions corresponding to H 0 . Tests of significance of coefficients in a dissimilarity matrix are usually not possible because the values in the matrix are interrelated. Here, however, the dissimilarity between T1 and T2 for a site is computed with different data from the dissimilarities used for the T1–T2 comparison at other sites. It is thus possible to compute a valid test of significance in that case. In addition, the paper shows how TBI dissimilarities can be decomposed into loss and gain components (of species, or abundances-per-species) and how a B–C plot can be produced from these components, which informs users about the processes of biodiversity losses and gains through time in space–time survey data. Main conclusion: Three applications of the method to different ecological communities are presented. This method is applicable worldwide to all types of communities, marine, and terrestrial.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surveys","type":"article-journal","volume":"9"},"uris":["http://www.mendeley.com/documents/?uuid=3467dabc-d8e7-4246-a906-3419b1e34e98"]}],"mendeley":{"formattedCitation":"(Legendre, 2019)","plainTextFormattedCitation":"(Legendre, 2019)","previouslyFormattedCitation":"(Legendre, 2019)"},"properties":{"noteIndex":0},"schema":"https://github.com/citation-style-language/schema/raw/master/csl-citation.json"}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(Legendre, 2019)</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but the potential of a TBI-inspired tool to detect </w:t>
      </w:r>
      <w:r w:rsidR="00760250" w:rsidRPr="00004C95">
        <w:rPr>
          <w:rFonts w:ascii="Times New Roman" w:eastAsia="Times New Roman" w:hAnsi="Times New Roman" w:cs="Times New Roman"/>
          <w:sz w:val="24"/>
          <w:szCs w:val="24"/>
        </w:rPr>
        <w:lastRenderedPageBreak/>
        <w:t xml:space="preserve">meaningful temporal changes in genetic diversity has not yet been examined. Given the conceptual similarity between </w:t>
      </w:r>
      <w:r w:rsidR="00733D61" w:rsidRPr="00004C95">
        <w:rPr>
          <w:rFonts w:ascii="Times New Roman" w:eastAsia="Times New Roman" w:hAnsi="Times New Roman" w:cs="Times New Roman"/>
          <w:sz w:val="24"/>
          <w:szCs w:val="24"/>
        </w:rPr>
        <w:t xml:space="preserve">species </w:t>
      </w:r>
      <w:r w:rsidR="00760250" w:rsidRPr="00004C95">
        <w:rPr>
          <w:rFonts w:ascii="Times New Roman" w:eastAsia="Times New Roman" w:hAnsi="Times New Roman" w:cs="Times New Roman"/>
          <w:sz w:val="24"/>
          <w:szCs w:val="24"/>
        </w:rPr>
        <w:t xml:space="preserve">diversity in multi-species </w:t>
      </w:r>
      <w:r w:rsidR="00733D61" w:rsidRPr="00004C95">
        <w:rPr>
          <w:rFonts w:ascii="Times New Roman" w:eastAsia="Times New Roman" w:hAnsi="Times New Roman" w:cs="Times New Roman"/>
          <w:sz w:val="24"/>
          <w:szCs w:val="24"/>
        </w:rPr>
        <w:t xml:space="preserve">community composition data </w:t>
      </w:r>
      <w:r w:rsidR="00760250" w:rsidRPr="00004C95">
        <w:rPr>
          <w:rFonts w:ascii="Times New Roman" w:eastAsia="Times New Roman" w:hAnsi="Times New Roman" w:cs="Times New Roman"/>
          <w:sz w:val="24"/>
          <w:szCs w:val="24"/>
        </w:rPr>
        <w:t xml:space="preserve">and </w:t>
      </w:r>
      <w:r w:rsidR="00733D61" w:rsidRPr="00004C95">
        <w:rPr>
          <w:rFonts w:ascii="Times New Roman" w:eastAsia="Times New Roman" w:hAnsi="Times New Roman" w:cs="Times New Roman"/>
          <w:sz w:val="24"/>
          <w:szCs w:val="24"/>
        </w:rPr>
        <w:t xml:space="preserve">genetic diversity in </w:t>
      </w:r>
      <w:r w:rsidR="00760250" w:rsidRPr="00004C95">
        <w:rPr>
          <w:rFonts w:ascii="Times New Roman" w:eastAsia="Times New Roman" w:hAnsi="Times New Roman" w:cs="Times New Roman"/>
          <w:sz w:val="24"/>
          <w:szCs w:val="24"/>
        </w:rPr>
        <w:t>multi-locus gen</w:t>
      </w:r>
      <w:r w:rsidR="00733D61" w:rsidRPr="00004C95">
        <w:rPr>
          <w:rFonts w:ascii="Times New Roman" w:eastAsia="Times New Roman" w:hAnsi="Times New Roman" w:cs="Times New Roman"/>
          <w:sz w:val="24"/>
          <w:szCs w:val="24"/>
        </w:rPr>
        <w:t>otype data</w:t>
      </w:r>
      <w:r w:rsidR="00760250" w:rsidRPr="00004C95">
        <w:rPr>
          <w:rFonts w:ascii="Times New Roman" w:eastAsia="Times New Roman" w:hAnsi="Times New Roman" w:cs="Times New Roman"/>
          <w:sz w:val="24"/>
          <w:szCs w:val="24"/>
        </w:rPr>
        <w:t xml:space="preserve">, we </w:t>
      </w:r>
      <w:r w:rsidRPr="00004C95">
        <w:rPr>
          <w:rFonts w:ascii="Times New Roman" w:eastAsia="Times New Roman" w:hAnsi="Times New Roman" w:cs="Times New Roman"/>
          <w:sz w:val="24"/>
          <w:szCs w:val="24"/>
        </w:rPr>
        <w:t xml:space="preserve">sought to determine how </w:t>
      </w:r>
      <w:r w:rsidR="00760250" w:rsidRPr="00004C95">
        <w:rPr>
          <w:rFonts w:ascii="Times New Roman" w:eastAsia="Times New Roman" w:hAnsi="Times New Roman" w:cs="Times New Roman"/>
          <w:sz w:val="24"/>
          <w:szCs w:val="24"/>
        </w:rPr>
        <w:t xml:space="preserve">TBI could be </w:t>
      </w:r>
      <w:r w:rsidR="00810109" w:rsidRPr="00004C95">
        <w:rPr>
          <w:rFonts w:ascii="Times New Roman" w:eastAsia="Times New Roman" w:hAnsi="Times New Roman" w:cs="Times New Roman"/>
          <w:sz w:val="24"/>
          <w:szCs w:val="24"/>
        </w:rPr>
        <w:t xml:space="preserve">modified </w:t>
      </w:r>
      <w:r w:rsidR="00760250" w:rsidRPr="00004C95">
        <w:rPr>
          <w:rFonts w:ascii="Times New Roman" w:eastAsia="Times New Roman" w:hAnsi="Times New Roman" w:cs="Times New Roman"/>
          <w:sz w:val="24"/>
          <w:szCs w:val="24"/>
        </w:rPr>
        <w:t xml:space="preserve">to </w:t>
      </w:r>
      <w:r w:rsidR="00810109" w:rsidRPr="00004C95">
        <w:rPr>
          <w:rFonts w:ascii="Times New Roman" w:eastAsia="Times New Roman" w:hAnsi="Times New Roman" w:cs="Times New Roman"/>
          <w:sz w:val="24"/>
          <w:szCs w:val="24"/>
        </w:rPr>
        <w:t xml:space="preserve">identify significant variation in </w:t>
      </w:r>
      <w:r w:rsidR="00760250" w:rsidRPr="00004C95">
        <w:rPr>
          <w:rFonts w:ascii="Times New Roman" w:eastAsia="Times New Roman" w:hAnsi="Times New Roman" w:cs="Times New Roman"/>
          <w:sz w:val="24"/>
          <w:szCs w:val="24"/>
        </w:rPr>
        <w:t>spatio</w:t>
      </w:r>
      <w:r w:rsidR="004D7280" w:rsidRPr="00004C95">
        <w:rPr>
          <w:rFonts w:ascii="Times New Roman" w:eastAsia="Times New Roman" w:hAnsi="Times New Roman" w:cs="Times New Roman"/>
          <w:sz w:val="24"/>
          <w:szCs w:val="24"/>
        </w:rPr>
        <w:t>temporal genotypic data.</w:t>
      </w:r>
    </w:p>
    <w:p w14:paraId="0E0C760E" w14:textId="5116247F" w:rsidR="00760250" w:rsidRPr="00004C95" w:rsidRDefault="00FC726D"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In this paper, we </w:t>
      </w:r>
      <w:r w:rsidR="00810109" w:rsidRPr="00004C95">
        <w:rPr>
          <w:rFonts w:ascii="Times New Roman" w:eastAsia="Times New Roman" w:hAnsi="Times New Roman" w:cs="Times New Roman"/>
          <w:sz w:val="24"/>
          <w:szCs w:val="24"/>
        </w:rPr>
        <w:t xml:space="preserve">propose </w:t>
      </w:r>
      <w:r w:rsidR="00A44B87" w:rsidRPr="00004C95">
        <w:rPr>
          <w:rFonts w:ascii="Times New Roman" w:eastAsia="Times New Roman" w:hAnsi="Times New Roman" w:cs="Times New Roman"/>
          <w:sz w:val="24"/>
          <w:szCs w:val="24"/>
        </w:rPr>
        <w:t xml:space="preserve">and evaluate </w:t>
      </w:r>
      <w:r w:rsidR="00810109" w:rsidRPr="00004C95">
        <w:rPr>
          <w:rFonts w:ascii="Times New Roman" w:eastAsia="Times New Roman" w:hAnsi="Times New Roman" w:cs="Times New Roman"/>
          <w:sz w:val="24"/>
          <w:szCs w:val="24"/>
        </w:rPr>
        <w:t>a method for</w:t>
      </w:r>
      <w:r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extend</w:t>
      </w:r>
      <w:r w:rsidRPr="00004C95">
        <w:rPr>
          <w:rFonts w:ascii="Times New Roman" w:eastAsia="Times New Roman" w:hAnsi="Times New Roman" w:cs="Times New Roman"/>
          <w:sz w:val="24"/>
          <w:szCs w:val="24"/>
        </w:rPr>
        <w:t>ing</w:t>
      </w:r>
      <w:r w:rsidR="00760250" w:rsidRPr="00004C95">
        <w:rPr>
          <w:rFonts w:ascii="Times New Roman" w:eastAsia="Times New Roman" w:hAnsi="Times New Roman" w:cs="Times New Roman"/>
          <w:sz w:val="24"/>
          <w:szCs w:val="24"/>
        </w:rPr>
        <w:t xml:space="preserve"> the TBI framework to spatiotemporal population genetic data. </w:t>
      </w:r>
      <w:r w:rsidRPr="00004C95">
        <w:rPr>
          <w:rFonts w:ascii="Times New Roman" w:eastAsia="Times New Roman" w:hAnsi="Times New Roman" w:cs="Times New Roman"/>
          <w:sz w:val="24"/>
          <w:szCs w:val="24"/>
        </w:rPr>
        <w:t>O</w:t>
      </w:r>
      <w:r w:rsidR="00760250" w:rsidRPr="00004C95">
        <w:rPr>
          <w:rFonts w:ascii="Times New Roman" w:eastAsia="Times New Roman" w:hAnsi="Times New Roman" w:cs="Times New Roman"/>
          <w:sz w:val="24"/>
          <w:szCs w:val="24"/>
        </w:rPr>
        <w:t xml:space="preserve">ur new framework, </w:t>
      </w:r>
      <w:r w:rsidRPr="00004C95">
        <w:rPr>
          <w:rFonts w:ascii="Times New Roman" w:eastAsia="Times New Roman" w:hAnsi="Times New Roman" w:cs="Times New Roman"/>
          <w:sz w:val="24"/>
          <w:szCs w:val="24"/>
        </w:rPr>
        <w:t xml:space="preserve">which we call </w:t>
      </w:r>
      <w:r w:rsidR="001C7C1F" w:rsidRPr="00004C95">
        <w:rPr>
          <w:rFonts w:ascii="Times New Roman" w:eastAsia="Times New Roman" w:hAnsi="Times New Roman" w:cs="Times New Roman"/>
          <w:sz w:val="24"/>
          <w:szCs w:val="24"/>
        </w:rPr>
        <w:t xml:space="preserve">temporal genetic </w:t>
      </w:r>
      <w:r w:rsidR="00760250" w:rsidRPr="00004C95">
        <w:rPr>
          <w:rFonts w:ascii="Times New Roman" w:eastAsia="Times New Roman" w:hAnsi="Times New Roman" w:cs="Times New Roman"/>
          <w:sz w:val="24"/>
          <w:szCs w:val="24"/>
        </w:rPr>
        <w:t xml:space="preserve">diversity </w:t>
      </w:r>
      <w:r w:rsidR="001C7C1F" w:rsidRPr="00004C95">
        <w:rPr>
          <w:rFonts w:ascii="Times New Roman" w:eastAsia="Times New Roman" w:hAnsi="Times New Roman" w:cs="Times New Roman"/>
          <w:sz w:val="24"/>
          <w:szCs w:val="24"/>
        </w:rPr>
        <w:t xml:space="preserve">indices </w:t>
      </w:r>
      <w:r w:rsidR="00760250" w:rsidRPr="00004C95">
        <w:rPr>
          <w:rFonts w:ascii="Times New Roman" w:eastAsia="Times New Roman" w:hAnsi="Times New Roman" w:cs="Times New Roman"/>
          <w:sz w:val="24"/>
          <w:szCs w:val="24"/>
        </w:rPr>
        <w:t xml:space="preserve">(TGI), is </w:t>
      </w:r>
      <w:r w:rsidRPr="00004C95">
        <w:rPr>
          <w:rFonts w:ascii="Times New Roman" w:eastAsia="Times New Roman" w:hAnsi="Times New Roman" w:cs="Times New Roman"/>
          <w:sz w:val="24"/>
          <w:szCs w:val="24"/>
        </w:rPr>
        <w:t xml:space="preserve">designed </w:t>
      </w:r>
      <w:r w:rsidR="00760250" w:rsidRPr="00004C95">
        <w:rPr>
          <w:rFonts w:ascii="Times New Roman" w:eastAsia="Times New Roman" w:hAnsi="Times New Roman" w:cs="Times New Roman"/>
          <w:sz w:val="24"/>
          <w:szCs w:val="24"/>
        </w:rPr>
        <w:t xml:space="preserve">to identify significant temporal variation in spatial genetic diversity using relatively information-poor genetic data </w:t>
      </w:r>
      <w:r w:rsidRPr="00004C95">
        <w:rPr>
          <w:rFonts w:ascii="Times New Roman" w:eastAsia="Times New Roman" w:hAnsi="Times New Roman" w:cs="Times New Roman"/>
          <w:sz w:val="24"/>
          <w:szCs w:val="24"/>
        </w:rPr>
        <w:t xml:space="preserve">while accounting for </w:t>
      </w:r>
      <w:r w:rsidR="00760250" w:rsidRPr="00004C95">
        <w:rPr>
          <w:rFonts w:ascii="Times New Roman" w:eastAsia="Times New Roman" w:hAnsi="Times New Roman" w:cs="Times New Roman"/>
          <w:sz w:val="24"/>
          <w:szCs w:val="24"/>
        </w:rPr>
        <w:t xml:space="preserve">confounding forces such as drift. We demonstrate the effectiveness and applicability of the </w:t>
      </w:r>
      <w:r w:rsidRPr="00004C95">
        <w:rPr>
          <w:rFonts w:ascii="Times New Roman" w:eastAsia="Times New Roman" w:hAnsi="Times New Roman" w:cs="Times New Roman"/>
          <w:sz w:val="24"/>
          <w:szCs w:val="24"/>
        </w:rPr>
        <w:t xml:space="preserve">TGI </w:t>
      </w:r>
      <w:r w:rsidR="00760250" w:rsidRPr="00004C95">
        <w:rPr>
          <w:rFonts w:ascii="Times New Roman" w:eastAsia="Times New Roman" w:hAnsi="Times New Roman" w:cs="Times New Roman"/>
          <w:sz w:val="24"/>
          <w:szCs w:val="24"/>
        </w:rPr>
        <w:t>approach using simulated genetic data</w:t>
      </w:r>
      <w:r w:rsidR="00A44B87" w:rsidRPr="00004C95">
        <w:rPr>
          <w:rFonts w:ascii="Times New Roman" w:eastAsia="Times New Roman" w:hAnsi="Times New Roman" w:cs="Times New Roman"/>
          <w:sz w:val="24"/>
          <w:szCs w:val="24"/>
        </w:rPr>
        <w:t>,</w:t>
      </w:r>
      <w:r w:rsidR="00760250" w:rsidRPr="00004C95">
        <w:rPr>
          <w:rFonts w:ascii="Times New Roman" w:eastAsia="Times New Roman" w:hAnsi="Times New Roman" w:cs="Times New Roman"/>
          <w:sz w:val="24"/>
          <w:szCs w:val="24"/>
        </w:rPr>
        <w:t xml:space="preserve"> </w:t>
      </w:r>
      <w:r w:rsidR="00A44B87" w:rsidRPr="00004C95">
        <w:rPr>
          <w:rFonts w:ascii="Times New Roman" w:eastAsia="Times New Roman" w:hAnsi="Times New Roman" w:cs="Times New Roman"/>
          <w:sz w:val="24"/>
          <w:szCs w:val="24"/>
        </w:rPr>
        <w:t>where e</w:t>
      </w:r>
      <w:r w:rsidRPr="00004C95">
        <w:rPr>
          <w:rFonts w:ascii="Times New Roman" w:eastAsia="Times New Roman" w:hAnsi="Times New Roman" w:cs="Times New Roman"/>
          <w:sz w:val="24"/>
          <w:szCs w:val="24"/>
        </w:rPr>
        <w:t>ach simulation included</w:t>
      </w:r>
      <w:r w:rsidR="00760250" w:rsidRPr="00004C95">
        <w:rPr>
          <w:rFonts w:ascii="Times New Roman" w:eastAsia="Times New Roman" w:hAnsi="Times New Roman" w:cs="Times New Roman"/>
          <w:sz w:val="24"/>
          <w:szCs w:val="24"/>
        </w:rPr>
        <w:t xml:space="preserve"> multiple scenarios in which portions of a landscape </w:t>
      </w:r>
      <w:r w:rsidR="00A44B87" w:rsidRPr="00004C95">
        <w:rPr>
          <w:rFonts w:ascii="Times New Roman" w:eastAsia="Times New Roman" w:hAnsi="Times New Roman" w:cs="Times New Roman"/>
          <w:sz w:val="24"/>
          <w:szCs w:val="24"/>
        </w:rPr>
        <w:t xml:space="preserve">were </w:t>
      </w:r>
      <w:r w:rsidR="00760250" w:rsidRPr="00004C95">
        <w:rPr>
          <w:rFonts w:ascii="Times New Roman" w:eastAsia="Times New Roman" w:hAnsi="Times New Roman" w:cs="Times New Roman"/>
          <w:sz w:val="24"/>
          <w:szCs w:val="24"/>
        </w:rPr>
        <w:t>affected by a non-selective demographic change</w:t>
      </w:r>
      <w:r w:rsidR="00760250" w:rsidRPr="00004C95">
        <w:rPr>
          <w:rStyle w:val="Marquedecommentaire"/>
          <w:rFonts w:ascii="Times New Roman" w:hAnsi="Times New Roman" w:cs="Times New Roman"/>
          <w:sz w:val="24"/>
          <w:szCs w:val="24"/>
        </w:rPr>
        <w:t>.</w:t>
      </w:r>
      <w:r w:rsidR="00760250" w:rsidRPr="00004C95">
        <w:rPr>
          <w:rFonts w:ascii="Times New Roman" w:eastAsia="Times New Roman" w:hAnsi="Times New Roman" w:cs="Times New Roman"/>
          <w:sz w:val="24"/>
          <w:szCs w:val="24"/>
        </w:rPr>
        <w:t xml:space="preserve"> We </w:t>
      </w:r>
      <w:r w:rsidR="00A44B87" w:rsidRPr="00004C95">
        <w:rPr>
          <w:rFonts w:ascii="Times New Roman" w:eastAsia="Times New Roman" w:hAnsi="Times New Roman" w:cs="Times New Roman"/>
          <w:sz w:val="24"/>
          <w:szCs w:val="24"/>
        </w:rPr>
        <w:t xml:space="preserve">additionally determined how </w:t>
      </w:r>
      <w:r w:rsidR="00B96666" w:rsidRPr="00004C95">
        <w:rPr>
          <w:rFonts w:ascii="Times New Roman" w:eastAsia="Times New Roman" w:hAnsi="Times New Roman" w:cs="Times New Roman"/>
          <w:sz w:val="24"/>
          <w:szCs w:val="24"/>
        </w:rPr>
        <w:t>the ability of TGI to detect significant, atypical temporal variation in genetic diversity was affected by</w:t>
      </w:r>
      <w:r w:rsidR="00760250" w:rsidRPr="00004C95">
        <w:rPr>
          <w:rFonts w:ascii="Times New Roman" w:eastAsia="Times New Roman" w:hAnsi="Times New Roman" w:cs="Times New Roman"/>
          <w:sz w:val="24"/>
          <w:szCs w:val="24"/>
        </w:rPr>
        <w:t xml:space="preserve"> </w:t>
      </w:r>
      <w:r w:rsidR="00A44B87" w:rsidRPr="00004C95">
        <w:rPr>
          <w:rFonts w:ascii="Times New Roman" w:eastAsia="Times New Roman" w:hAnsi="Times New Roman" w:cs="Times New Roman"/>
          <w:sz w:val="24"/>
          <w:szCs w:val="24"/>
        </w:rPr>
        <w:t xml:space="preserve">three </w:t>
      </w:r>
      <w:r w:rsidR="00760250" w:rsidRPr="00004C95">
        <w:rPr>
          <w:rFonts w:ascii="Times New Roman" w:eastAsia="Times New Roman" w:hAnsi="Times New Roman" w:cs="Times New Roman"/>
          <w:sz w:val="24"/>
          <w:szCs w:val="24"/>
        </w:rPr>
        <w:t>different demographic contexts</w:t>
      </w:r>
      <w:r w:rsidR="00B96666" w:rsidRPr="00004C95">
        <w:rPr>
          <w:rFonts w:ascii="Times New Roman" w:eastAsia="Times New Roman" w:hAnsi="Times New Roman" w:cs="Times New Roman"/>
          <w:sz w:val="24"/>
          <w:szCs w:val="24"/>
        </w:rPr>
        <w:t>: population</w:t>
      </w:r>
      <w:r w:rsidR="00760250" w:rsidRPr="00004C95">
        <w:rPr>
          <w:rFonts w:ascii="Times New Roman" w:eastAsia="Times New Roman" w:hAnsi="Times New Roman" w:cs="Times New Roman"/>
          <w:sz w:val="24"/>
          <w:szCs w:val="24"/>
        </w:rPr>
        <w:t xml:space="preserve"> dispersal ability, the number of populations affected by a demographic event (i.e., spatial extent</w:t>
      </w:r>
      <w:r w:rsidR="00B96666" w:rsidRPr="00004C95">
        <w:rPr>
          <w:rFonts w:ascii="Times New Roman" w:eastAsia="Times New Roman" w:hAnsi="Times New Roman" w:cs="Times New Roman"/>
          <w:sz w:val="24"/>
          <w:szCs w:val="24"/>
        </w:rPr>
        <w:t xml:space="preserve"> of the event</w:t>
      </w:r>
      <w:r w:rsidR="00760250" w:rsidRPr="00004C95">
        <w:rPr>
          <w:rFonts w:ascii="Times New Roman" w:eastAsia="Times New Roman" w:hAnsi="Times New Roman" w:cs="Times New Roman"/>
          <w:sz w:val="24"/>
          <w:szCs w:val="24"/>
        </w:rPr>
        <w:t xml:space="preserve">), and </w:t>
      </w:r>
      <w:r w:rsidRPr="00004C95">
        <w:rPr>
          <w:rFonts w:ascii="Times New Roman" w:eastAsia="Times New Roman" w:hAnsi="Times New Roman" w:cs="Times New Roman"/>
          <w:sz w:val="24"/>
          <w:szCs w:val="24"/>
        </w:rPr>
        <w:t xml:space="preserve">the </w:t>
      </w:r>
      <w:r w:rsidR="00760250" w:rsidRPr="00004C95">
        <w:rPr>
          <w:rFonts w:ascii="Times New Roman" w:eastAsia="Times New Roman" w:hAnsi="Times New Roman" w:cs="Times New Roman"/>
          <w:sz w:val="24"/>
          <w:szCs w:val="24"/>
        </w:rPr>
        <w:t>time between two sampling efforts. W</w:t>
      </w:r>
      <w:r w:rsidR="00B96666" w:rsidRPr="00004C95">
        <w:rPr>
          <w:rFonts w:ascii="Times New Roman" w:eastAsia="Times New Roman" w:hAnsi="Times New Roman" w:cs="Times New Roman"/>
          <w:sz w:val="24"/>
          <w:szCs w:val="24"/>
        </w:rPr>
        <w:t xml:space="preserve">ith respect to these demographic contexts, we </w:t>
      </w:r>
      <w:r w:rsidR="00760250" w:rsidRPr="00004C95">
        <w:rPr>
          <w:rFonts w:ascii="Times New Roman" w:eastAsia="Times New Roman" w:hAnsi="Times New Roman" w:cs="Times New Roman"/>
          <w:sz w:val="24"/>
          <w:szCs w:val="24"/>
        </w:rPr>
        <w:t>predict</w:t>
      </w:r>
      <w:r w:rsidR="00810109" w:rsidRPr="00004C95">
        <w:rPr>
          <w:rFonts w:ascii="Times New Roman" w:eastAsia="Times New Roman" w:hAnsi="Times New Roman" w:cs="Times New Roman"/>
          <w:sz w:val="24"/>
          <w:szCs w:val="24"/>
        </w:rPr>
        <w:t>ed</w:t>
      </w:r>
      <w:r w:rsidR="00760250" w:rsidRPr="00004C95">
        <w:rPr>
          <w:rFonts w:ascii="Times New Roman" w:eastAsia="Times New Roman" w:hAnsi="Times New Roman" w:cs="Times New Roman"/>
          <w:sz w:val="24"/>
          <w:szCs w:val="24"/>
        </w:rPr>
        <w:t xml:space="preserve"> that our ability to detect</w:t>
      </w:r>
      <w:r w:rsidR="005D2C9D" w:rsidRPr="00004C95">
        <w:rPr>
          <w:rFonts w:ascii="Times New Roman" w:eastAsia="Times New Roman" w:hAnsi="Times New Roman" w:cs="Times New Roman"/>
          <w:sz w:val="24"/>
          <w:szCs w:val="24"/>
        </w:rPr>
        <w:t xml:space="preserve"> temporal genetic changes would</w:t>
      </w:r>
      <w:r w:rsidR="00B96666" w:rsidRPr="00004C95">
        <w:rPr>
          <w:rFonts w:ascii="Times New Roman" w:eastAsia="Times New Roman" w:hAnsi="Times New Roman" w:cs="Times New Roman"/>
          <w:sz w:val="24"/>
          <w:szCs w:val="24"/>
        </w:rPr>
        <w:t xml:space="preserve"> decrease</w:t>
      </w:r>
      <w:r w:rsidR="00760250" w:rsidRPr="00004C95">
        <w:rPr>
          <w:rFonts w:ascii="Times New Roman" w:eastAsia="Times New Roman" w:hAnsi="Times New Roman" w:cs="Times New Roman"/>
          <w:sz w:val="24"/>
          <w:szCs w:val="24"/>
        </w:rPr>
        <w:t xml:space="preserve"> </w:t>
      </w:r>
      <w:r w:rsidR="00810109" w:rsidRPr="00004C95">
        <w:rPr>
          <w:rFonts w:ascii="Times New Roman" w:eastAsia="Times New Roman" w:hAnsi="Times New Roman" w:cs="Times New Roman"/>
          <w:sz w:val="24"/>
          <w:szCs w:val="24"/>
        </w:rPr>
        <w:t xml:space="preserve">in populations with higher </w:t>
      </w:r>
      <w:r w:rsidR="00760250" w:rsidRPr="00004C95">
        <w:rPr>
          <w:rFonts w:ascii="Times New Roman" w:eastAsia="Times New Roman" w:hAnsi="Times New Roman" w:cs="Times New Roman"/>
          <w:sz w:val="24"/>
          <w:szCs w:val="24"/>
        </w:rPr>
        <w:t xml:space="preserve">dispersal </w:t>
      </w:r>
      <w:r w:rsidR="00810109" w:rsidRPr="00004C95">
        <w:rPr>
          <w:rFonts w:ascii="Times New Roman" w:eastAsia="Times New Roman" w:hAnsi="Times New Roman" w:cs="Times New Roman"/>
          <w:sz w:val="24"/>
          <w:szCs w:val="24"/>
        </w:rPr>
        <w:t xml:space="preserve">capacity </w:t>
      </w:r>
      <w:r w:rsidR="00760250" w:rsidRPr="00004C95">
        <w:rPr>
          <w:rFonts w:ascii="Times New Roman" w:eastAsia="Times New Roman" w:hAnsi="Times New Roman" w:cs="Times New Roman"/>
          <w:sz w:val="24"/>
          <w:szCs w:val="24"/>
        </w:rPr>
        <w:t>because of the homogenizing effect of higher gene flow</w:t>
      </w:r>
      <w:r w:rsidR="005D2C9D" w:rsidRPr="00004C95">
        <w:rPr>
          <w:rFonts w:ascii="Times New Roman" w:eastAsia="Times New Roman" w:hAnsi="Times New Roman" w:cs="Times New Roman"/>
          <w:sz w:val="24"/>
          <w:szCs w:val="24"/>
        </w:rPr>
        <w:t xml:space="preserve"> and </w:t>
      </w:r>
      <w:r w:rsidR="00B96666" w:rsidRPr="00004C95">
        <w:rPr>
          <w:rFonts w:ascii="Times New Roman" w:eastAsia="Times New Roman" w:hAnsi="Times New Roman" w:cs="Times New Roman"/>
          <w:sz w:val="24"/>
          <w:szCs w:val="24"/>
        </w:rPr>
        <w:t>decrease when</w:t>
      </w:r>
      <w:r w:rsidR="00760250" w:rsidRPr="00004C95">
        <w:rPr>
          <w:rFonts w:ascii="Times New Roman" w:eastAsia="Times New Roman" w:hAnsi="Times New Roman" w:cs="Times New Roman"/>
          <w:sz w:val="24"/>
          <w:szCs w:val="24"/>
        </w:rPr>
        <w:t xml:space="preserve"> the time between successive sampling</w:t>
      </w:r>
      <w:r w:rsidR="00B96666" w:rsidRPr="00004C95">
        <w:rPr>
          <w:rFonts w:ascii="Times New Roman" w:eastAsia="Times New Roman" w:hAnsi="Times New Roman" w:cs="Times New Roman"/>
          <w:sz w:val="24"/>
          <w:szCs w:val="24"/>
        </w:rPr>
        <w:t xml:space="preserve"> events increased</w:t>
      </w:r>
      <w:r w:rsidR="00760250" w:rsidRPr="00004C95">
        <w:rPr>
          <w:rFonts w:ascii="Times New Roman" w:eastAsia="Times New Roman" w:hAnsi="Times New Roman" w:cs="Times New Roman"/>
          <w:sz w:val="24"/>
          <w:szCs w:val="24"/>
        </w:rPr>
        <w:t xml:space="preserve">, regardless of when an event occurred between </w:t>
      </w:r>
      <w:r w:rsidR="00B96666" w:rsidRPr="00004C95">
        <w:rPr>
          <w:rFonts w:ascii="Times New Roman" w:eastAsia="Times New Roman" w:hAnsi="Times New Roman" w:cs="Times New Roman"/>
          <w:sz w:val="24"/>
          <w:szCs w:val="24"/>
        </w:rPr>
        <w:t>samples</w:t>
      </w:r>
      <w:r w:rsidR="00760250" w:rsidRPr="00004C95">
        <w:rPr>
          <w:rFonts w:ascii="Times New Roman" w:eastAsia="Times New Roman" w:hAnsi="Times New Roman" w:cs="Times New Roman"/>
          <w:sz w:val="24"/>
          <w:szCs w:val="24"/>
        </w:rPr>
        <w:t>. Finally, we illustrate how TGI provides a functional testing framework by applying it to a real genetic dataset representing a large landscape with many populations of a threatened vertebrate.</w:t>
      </w:r>
      <w:r w:rsidR="00CB74D9" w:rsidRPr="00004C95">
        <w:rPr>
          <w:rFonts w:ascii="Times New Roman" w:eastAsia="Times New Roman" w:hAnsi="Times New Roman" w:cs="Times New Roman"/>
          <w:sz w:val="24"/>
          <w:szCs w:val="24"/>
        </w:rPr>
        <w:t xml:space="preserve"> A better understanding of the factors that influence temporal change</w:t>
      </w:r>
      <w:r w:rsidR="00F0618B">
        <w:rPr>
          <w:rFonts w:ascii="Times New Roman" w:eastAsia="Times New Roman" w:hAnsi="Times New Roman" w:cs="Times New Roman"/>
          <w:sz w:val="24"/>
          <w:szCs w:val="24"/>
        </w:rPr>
        <w:t>s</w:t>
      </w:r>
      <w:r w:rsidR="00CB74D9" w:rsidRPr="00004C95">
        <w:rPr>
          <w:rFonts w:ascii="Times New Roman" w:eastAsia="Times New Roman" w:hAnsi="Times New Roman" w:cs="Times New Roman"/>
          <w:sz w:val="24"/>
          <w:szCs w:val="24"/>
        </w:rPr>
        <w:t xml:space="preserve"> in genetic diversity through time and improved techniques to monitor these changes is essential to </w:t>
      </w:r>
      <w:r w:rsidR="00F0618B">
        <w:rPr>
          <w:rFonts w:ascii="Times New Roman" w:eastAsia="Times New Roman" w:hAnsi="Times New Roman" w:cs="Times New Roman"/>
          <w:sz w:val="24"/>
          <w:szCs w:val="24"/>
        </w:rPr>
        <w:t>describe and understand global biodiversity loss in the context of the current sixth mass extinction.</w:t>
      </w:r>
    </w:p>
    <w:p w14:paraId="64DF7CEF" w14:textId="79DA98A7" w:rsidR="00760250" w:rsidRPr="00004C95" w:rsidRDefault="00760250" w:rsidP="00182E94">
      <w:pPr>
        <w:pStyle w:val="Titre1"/>
        <w:spacing w:after="240" w:line="276" w:lineRule="auto"/>
      </w:pPr>
      <w:r w:rsidRPr="00004C95">
        <w:t>METHODS</w:t>
      </w:r>
    </w:p>
    <w:p w14:paraId="6CC8C5A6" w14:textId="0C7A97A1" w:rsidR="00760250" w:rsidRPr="00004C95" w:rsidRDefault="00760250" w:rsidP="00182E94">
      <w:pPr>
        <w:pStyle w:val="Titre2"/>
        <w:spacing w:after="240" w:line="276" w:lineRule="auto"/>
        <w:rPr>
          <w:lang w:val="en-US"/>
        </w:rPr>
      </w:pPr>
      <w:r w:rsidRPr="00004C95">
        <w:rPr>
          <w:lang w:val="en-US"/>
        </w:rPr>
        <w:t xml:space="preserve">Adapting </w:t>
      </w:r>
      <w:r w:rsidR="00C66A6C" w:rsidRPr="00004C95">
        <w:rPr>
          <w:lang w:val="en-US"/>
        </w:rPr>
        <w:t xml:space="preserve">TBI </w:t>
      </w:r>
      <w:r w:rsidRPr="00004C95">
        <w:rPr>
          <w:lang w:val="en-US"/>
        </w:rPr>
        <w:t>for genetic data</w:t>
      </w:r>
    </w:p>
    <w:p w14:paraId="6D534F90" w14:textId="52684AF4"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T</w:t>
      </w:r>
      <w:r w:rsidR="00FC726D" w:rsidRPr="00004C95">
        <w:rPr>
          <w:rFonts w:ascii="Times New Roman" w:eastAsia="Times New Roman" w:hAnsi="Times New Roman" w:cs="Times New Roman"/>
          <w:sz w:val="24"/>
          <w:szCs w:val="24"/>
        </w:rPr>
        <w:t xml:space="preserve">emporal </w:t>
      </w:r>
      <w:r w:rsidR="001C7C1F" w:rsidRPr="00004C95">
        <w:rPr>
          <w:rFonts w:ascii="Times New Roman" w:eastAsia="Times New Roman" w:hAnsi="Times New Roman" w:cs="Times New Roman"/>
          <w:sz w:val="24"/>
          <w:szCs w:val="24"/>
        </w:rPr>
        <w:t>beta-</w:t>
      </w:r>
      <w:r w:rsidR="00FC726D" w:rsidRPr="00004C95">
        <w:rPr>
          <w:rFonts w:ascii="Times New Roman" w:eastAsia="Times New Roman" w:hAnsi="Times New Roman" w:cs="Times New Roman"/>
          <w:sz w:val="24"/>
          <w:szCs w:val="24"/>
        </w:rPr>
        <w:t xml:space="preserve">diversity </w:t>
      </w:r>
      <w:r w:rsidR="001C7C1F" w:rsidRPr="00004C95">
        <w:rPr>
          <w:rFonts w:ascii="Times New Roman" w:eastAsia="Times New Roman" w:hAnsi="Times New Roman" w:cs="Times New Roman"/>
          <w:sz w:val="24"/>
          <w:szCs w:val="24"/>
        </w:rPr>
        <w:t xml:space="preserve">indices </w:t>
      </w:r>
      <w:r w:rsidR="009360E2" w:rsidRPr="00004C95">
        <w:rPr>
          <w:rFonts w:ascii="Times New Roman" w:eastAsia="Times New Roman" w:hAnsi="Times New Roman" w:cs="Times New Roman"/>
          <w:sz w:val="24"/>
          <w:szCs w:val="24"/>
        </w:rPr>
        <w:t xml:space="preserve">(TBI) </w:t>
      </w:r>
      <w:r w:rsidR="00FC726D" w:rsidRPr="00004C95">
        <w:rPr>
          <w:rFonts w:ascii="Times New Roman" w:eastAsia="Times New Roman" w:hAnsi="Times New Roman" w:cs="Times New Roman"/>
          <w:sz w:val="24"/>
          <w:szCs w:val="24"/>
        </w:rPr>
        <w:t xml:space="preserve">are calculated by </w:t>
      </w:r>
      <w:r w:rsidRPr="00004C95">
        <w:rPr>
          <w:rFonts w:ascii="Times New Roman" w:eastAsia="Times New Roman" w:hAnsi="Times New Roman" w:cs="Times New Roman"/>
          <w:sz w:val="24"/>
          <w:szCs w:val="24"/>
        </w:rPr>
        <w:t>computing dissimilarities in species composition between data sampled at two different times at all sampling sites</w:t>
      </w:r>
      <w:r w:rsidR="00B2536B" w:rsidRPr="00004C95">
        <w:rPr>
          <w:rFonts w:ascii="Times New Roman" w:eastAsia="Times New Roman" w:hAnsi="Times New Roman" w:cs="Times New Roman"/>
          <w:sz w:val="24"/>
          <w:szCs w:val="24"/>
        </w:rPr>
        <w:t>.</w:t>
      </w:r>
      <w:r w:rsidR="00FA735E">
        <w:rPr>
          <w:rFonts w:ascii="Times New Roman" w:eastAsia="Times New Roman" w:hAnsi="Times New Roman" w:cs="Times New Roman"/>
          <w:sz w:val="24"/>
          <w:szCs w:val="24"/>
        </w:rPr>
        <w:t xml:space="preserve"> TBI give local measures of change and th</w:t>
      </w:r>
      <w:r w:rsidR="00B2536B" w:rsidRPr="00004C95">
        <w:rPr>
          <w:rFonts w:ascii="Times New Roman" w:eastAsia="Times New Roman" w:hAnsi="Times New Roman" w:cs="Times New Roman"/>
          <w:sz w:val="24"/>
          <w:szCs w:val="24"/>
        </w:rPr>
        <w:t xml:space="preserve">e </w:t>
      </w:r>
      <w:r w:rsidRPr="00004C95">
        <w:rPr>
          <w:rFonts w:ascii="Times New Roman" w:eastAsia="Times New Roman" w:hAnsi="Times New Roman" w:cs="Times New Roman"/>
          <w:sz w:val="24"/>
          <w:szCs w:val="24"/>
        </w:rPr>
        <w:t xml:space="preserve">significance of these indices </w:t>
      </w:r>
      <w:r w:rsidR="00B2536B" w:rsidRPr="00004C95">
        <w:rPr>
          <w:rFonts w:ascii="Times New Roman" w:eastAsia="Times New Roman" w:hAnsi="Times New Roman" w:cs="Times New Roman"/>
          <w:sz w:val="24"/>
          <w:szCs w:val="24"/>
        </w:rPr>
        <w:t xml:space="preserve">is then tested </w:t>
      </w:r>
      <w:r w:rsidRPr="00004C95">
        <w:rPr>
          <w:rFonts w:ascii="Times New Roman" w:eastAsia="Times New Roman" w:hAnsi="Times New Roman" w:cs="Times New Roman"/>
          <w:sz w:val="24"/>
          <w:szCs w:val="24"/>
        </w:rPr>
        <w:t xml:space="preserve">through simultaneous permutations of the two site-by-species input matrices. </w:t>
      </w:r>
      <w:r w:rsidR="00FC726D" w:rsidRPr="00004C95">
        <w:rPr>
          <w:rFonts w:ascii="Times New Roman" w:eastAsia="Times New Roman" w:hAnsi="Times New Roman" w:cs="Times New Roman"/>
          <w:sz w:val="24"/>
          <w:szCs w:val="24"/>
        </w:rPr>
        <w:t>To</w:t>
      </w:r>
      <w:r w:rsidRPr="00004C95">
        <w:rPr>
          <w:rFonts w:ascii="Times New Roman" w:eastAsia="Times New Roman" w:hAnsi="Times New Roman" w:cs="Times New Roman"/>
          <w:sz w:val="24"/>
          <w:szCs w:val="24"/>
        </w:rPr>
        <w:t xml:space="preserve"> extend TBI to TGI, we </w:t>
      </w:r>
      <w:r w:rsidR="00FC726D" w:rsidRPr="00004C95">
        <w:rPr>
          <w:rFonts w:ascii="Times New Roman" w:eastAsia="Times New Roman" w:hAnsi="Times New Roman" w:cs="Times New Roman"/>
          <w:sz w:val="24"/>
          <w:szCs w:val="24"/>
        </w:rPr>
        <w:t>substituted community dissimilarities</w:t>
      </w:r>
      <w:r w:rsidR="006A6EC4" w:rsidRPr="00004C95">
        <w:rPr>
          <w:rFonts w:ascii="Times New Roman" w:eastAsia="Times New Roman" w:hAnsi="Times New Roman" w:cs="Times New Roman"/>
          <w:sz w:val="24"/>
          <w:szCs w:val="24"/>
        </w:rPr>
        <w:t xml:space="preserve"> with</w:t>
      </w:r>
      <w:r w:rsidR="00FC726D"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genetic distances </w:t>
      </w:r>
      <w:r w:rsidR="006A6EC4" w:rsidRPr="00004C95">
        <w:rPr>
          <w:rFonts w:ascii="Times New Roman" w:eastAsia="Times New Roman" w:hAnsi="Times New Roman" w:cs="Times New Roman"/>
          <w:sz w:val="24"/>
          <w:szCs w:val="24"/>
        </w:rPr>
        <w:t xml:space="preserve">calculated from site-level allele frequencies in order </w:t>
      </w:r>
      <w:r w:rsidRPr="00004C95">
        <w:rPr>
          <w:rFonts w:ascii="Times New Roman" w:eastAsia="Times New Roman" w:hAnsi="Times New Roman" w:cs="Times New Roman"/>
          <w:sz w:val="24"/>
          <w:szCs w:val="24"/>
        </w:rPr>
        <w:t>to compare two different temporal samples</w:t>
      </w:r>
      <w:r w:rsidR="007C1503" w:rsidRPr="00004C95">
        <w:rPr>
          <w:rFonts w:ascii="Times New Roman" w:eastAsia="Times New Roman" w:hAnsi="Times New Roman" w:cs="Times New Roman"/>
          <w:sz w:val="24"/>
          <w:szCs w:val="24"/>
        </w:rPr>
        <w:t xml:space="preserve"> (see Fig. 1A for a simple example showing how we transformed two temporal samples into a genetic distance, for a two-site landscape)</w:t>
      </w:r>
      <w:r w:rsidRPr="00004C95">
        <w:rPr>
          <w:rFonts w:ascii="Times New Roman" w:eastAsia="Times New Roman" w:hAnsi="Times New Roman" w:cs="Times New Roman"/>
          <w:sz w:val="24"/>
          <w:szCs w:val="24"/>
        </w:rPr>
        <w:t xml:space="preserve">. </w:t>
      </w:r>
      <w:r w:rsidR="006A6EC4" w:rsidRPr="00004C95">
        <w:rPr>
          <w:rFonts w:ascii="Times New Roman" w:eastAsia="Times New Roman" w:hAnsi="Times New Roman" w:cs="Times New Roman"/>
          <w:sz w:val="24"/>
          <w:szCs w:val="24"/>
        </w:rPr>
        <w:t>T</w:t>
      </w:r>
      <w:r w:rsidRPr="00004C95">
        <w:rPr>
          <w:rFonts w:ascii="Times New Roman" w:eastAsia="Times New Roman" w:hAnsi="Times New Roman" w:cs="Times New Roman"/>
          <w:sz w:val="24"/>
          <w:szCs w:val="24"/>
        </w:rPr>
        <w:t xml:space="preserve">he null hypothesis </w:t>
      </w:r>
      <w:r w:rsidR="006A6EC4" w:rsidRPr="00004C95">
        <w:rPr>
          <w:rFonts w:ascii="Times New Roman" w:eastAsia="Times New Roman" w:hAnsi="Times New Roman" w:cs="Times New Roman"/>
          <w:sz w:val="24"/>
          <w:szCs w:val="24"/>
        </w:rPr>
        <w:t xml:space="preserve">in this case </w:t>
      </w:r>
      <w:r w:rsidRPr="00004C95">
        <w:rPr>
          <w:rFonts w:ascii="Times New Roman" w:eastAsia="Times New Roman" w:hAnsi="Times New Roman" w:cs="Times New Roman"/>
          <w:sz w:val="24"/>
          <w:szCs w:val="24"/>
        </w:rPr>
        <w:t xml:space="preserve">is that genetic composition </w:t>
      </w:r>
      <w:r w:rsidR="006A6EC4" w:rsidRPr="00004C95">
        <w:rPr>
          <w:rFonts w:ascii="Times New Roman" w:eastAsia="Times New Roman" w:hAnsi="Times New Roman" w:cs="Times New Roman"/>
          <w:sz w:val="24"/>
          <w:szCs w:val="24"/>
        </w:rPr>
        <w:t xml:space="preserve">between the two time points </w:t>
      </w:r>
      <w:r w:rsidRPr="00004C95">
        <w:rPr>
          <w:rFonts w:ascii="Times New Roman" w:eastAsia="Times New Roman" w:hAnsi="Times New Roman" w:cs="Times New Roman"/>
          <w:sz w:val="24"/>
          <w:szCs w:val="24"/>
        </w:rPr>
        <w:t xml:space="preserve">does not differ more than </w:t>
      </w:r>
      <w:r w:rsidR="006A6EC4" w:rsidRPr="00004C95">
        <w:rPr>
          <w:rFonts w:ascii="Times New Roman" w:eastAsia="Times New Roman" w:hAnsi="Times New Roman" w:cs="Times New Roman"/>
          <w:sz w:val="24"/>
          <w:szCs w:val="24"/>
        </w:rPr>
        <w:t xml:space="preserve">would be </w:t>
      </w:r>
      <w:r w:rsidRPr="00004C95">
        <w:rPr>
          <w:rFonts w:ascii="Times New Roman" w:eastAsia="Times New Roman" w:hAnsi="Times New Roman" w:cs="Times New Roman"/>
          <w:sz w:val="24"/>
          <w:szCs w:val="24"/>
        </w:rPr>
        <w:t xml:space="preserve">expected </w:t>
      </w:r>
      <w:r w:rsidR="006A6EC4" w:rsidRPr="00004C95">
        <w:rPr>
          <w:rFonts w:ascii="Times New Roman" w:eastAsia="Times New Roman" w:hAnsi="Times New Roman" w:cs="Times New Roman"/>
          <w:sz w:val="24"/>
          <w:szCs w:val="24"/>
        </w:rPr>
        <w:t xml:space="preserve">due to background </w:t>
      </w:r>
      <w:r w:rsidRPr="00004C95">
        <w:rPr>
          <w:rFonts w:ascii="Times New Roman" w:eastAsia="Times New Roman" w:hAnsi="Times New Roman" w:cs="Times New Roman"/>
          <w:sz w:val="24"/>
          <w:szCs w:val="24"/>
        </w:rPr>
        <w:t>processes typical to the landscape.</w:t>
      </w:r>
    </w:p>
    <w:p w14:paraId="5E90054A" w14:textId="4AB358F4"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Indeed, </w:t>
      </w:r>
      <w:r w:rsidR="006A6EC4" w:rsidRPr="00004C95">
        <w:rPr>
          <w:rFonts w:ascii="Times New Roman" w:eastAsia="Times New Roman" w:hAnsi="Times New Roman" w:cs="Times New Roman"/>
          <w:sz w:val="24"/>
          <w:szCs w:val="24"/>
        </w:rPr>
        <w:t xml:space="preserve">background </w:t>
      </w:r>
      <w:r w:rsidRPr="00004C95">
        <w:rPr>
          <w:rFonts w:ascii="Times New Roman" w:eastAsia="Times New Roman" w:hAnsi="Times New Roman" w:cs="Times New Roman"/>
          <w:sz w:val="24"/>
          <w:szCs w:val="24"/>
        </w:rPr>
        <w:t>genetic processes</w:t>
      </w:r>
      <w:r w:rsidR="006A6EC4"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such as drift</w:t>
      </w:r>
      <w:r w:rsidR="006A6EC4"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can also </w:t>
      </w:r>
      <w:r w:rsidR="006A6EC4" w:rsidRPr="00004C95">
        <w:rPr>
          <w:rFonts w:ascii="Times New Roman" w:eastAsia="Times New Roman" w:hAnsi="Times New Roman" w:cs="Times New Roman"/>
          <w:sz w:val="24"/>
          <w:szCs w:val="24"/>
        </w:rPr>
        <w:t>produce</w:t>
      </w:r>
      <w:r w:rsidRPr="00004C95">
        <w:rPr>
          <w:rFonts w:ascii="Times New Roman" w:eastAsia="Times New Roman" w:hAnsi="Times New Roman" w:cs="Times New Roman"/>
          <w:sz w:val="24"/>
          <w:szCs w:val="24"/>
        </w:rPr>
        <w:t xml:space="preserve"> temporal differences in genetic structure</w:t>
      </w:r>
      <w:r w:rsidR="00571DB9" w:rsidRPr="00004C95">
        <w:rPr>
          <w:rFonts w:ascii="Times New Roman" w:eastAsia="Times New Roman" w:hAnsi="Times New Roman" w:cs="Times New Roman"/>
          <w:sz w:val="24"/>
          <w:szCs w:val="24"/>
        </w:rPr>
        <w:t>, and so</w:t>
      </w:r>
      <w:r w:rsidRPr="00004C95">
        <w:rPr>
          <w:rFonts w:ascii="Times New Roman" w:eastAsia="Times New Roman" w:hAnsi="Times New Roman" w:cs="Times New Roman"/>
          <w:sz w:val="24"/>
          <w:szCs w:val="24"/>
        </w:rPr>
        <w:t xml:space="preserve"> </w:t>
      </w:r>
      <w:r w:rsidR="00571DB9"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 xml:space="preserve">challenge </w:t>
      </w:r>
      <w:r w:rsidR="006A6EC4" w:rsidRPr="00004C95">
        <w:rPr>
          <w:rFonts w:ascii="Times New Roman" w:eastAsia="Times New Roman" w:hAnsi="Times New Roman" w:cs="Times New Roman"/>
          <w:sz w:val="24"/>
          <w:szCs w:val="24"/>
        </w:rPr>
        <w:t xml:space="preserve">in designing TGI was </w:t>
      </w:r>
      <w:r w:rsidRPr="00004C95">
        <w:rPr>
          <w:rFonts w:ascii="Times New Roman" w:eastAsia="Times New Roman" w:hAnsi="Times New Roman" w:cs="Times New Roman"/>
          <w:sz w:val="24"/>
          <w:szCs w:val="24"/>
        </w:rPr>
        <w:t xml:space="preserve">to identify temporal changes that are significantly different from what would </w:t>
      </w:r>
      <w:r w:rsidR="006A6EC4" w:rsidRPr="00004C95">
        <w:rPr>
          <w:rFonts w:ascii="Times New Roman" w:eastAsia="Times New Roman" w:hAnsi="Times New Roman" w:cs="Times New Roman"/>
          <w:sz w:val="24"/>
          <w:szCs w:val="24"/>
        </w:rPr>
        <w:t xml:space="preserve">be </w:t>
      </w:r>
      <w:r w:rsidRPr="00004C95">
        <w:rPr>
          <w:rFonts w:ascii="Times New Roman" w:eastAsia="Times New Roman" w:hAnsi="Times New Roman" w:cs="Times New Roman"/>
          <w:sz w:val="24"/>
          <w:szCs w:val="24"/>
        </w:rPr>
        <w:t>expect</w:t>
      </w:r>
      <w:r w:rsidR="006A6EC4" w:rsidRPr="00004C95">
        <w:rPr>
          <w:rFonts w:ascii="Times New Roman" w:eastAsia="Times New Roman" w:hAnsi="Times New Roman" w:cs="Times New Roman"/>
          <w:sz w:val="24"/>
          <w:szCs w:val="24"/>
        </w:rPr>
        <w:t>ed</w:t>
      </w:r>
      <w:r w:rsidRPr="00004C95">
        <w:rPr>
          <w:rFonts w:ascii="Times New Roman" w:eastAsia="Times New Roman" w:hAnsi="Times New Roman" w:cs="Times New Roman"/>
          <w:sz w:val="24"/>
          <w:szCs w:val="24"/>
        </w:rPr>
        <w:t xml:space="preserve"> under a scenario</w:t>
      </w:r>
      <w:r w:rsidR="00793678" w:rsidRPr="00004C95">
        <w:rPr>
          <w:rFonts w:ascii="Times New Roman" w:eastAsia="Times New Roman" w:hAnsi="Times New Roman" w:cs="Times New Roman"/>
          <w:sz w:val="24"/>
          <w:szCs w:val="24"/>
        </w:rPr>
        <w:t xml:space="preserve"> with drift and other </w:t>
      </w:r>
      <w:r w:rsidR="00793678" w:rsidRPr="00004C95">
        <w:rPr>
          <w:rFonts w:ascii="Times New Roman" w:eastAsia="Times New Roman" w:hAnsi="Times New Roman" w:cs="Times New Roman"/>
          <w:sz w:val="24"/>
          <w:szCs w:val="24"/>
        </w:rPr>
        <w:lastRenderedPageBreak/>
        <w:t>common sources of variation</w:t>
      </w:r>
      <w:r w:rsidRPr="00004C95">
        <w:rPr>
          <w:rFonts w:ascii="Times New Roman" w:eastAsia="Times New Roman" w:hAnsi="Times New Roman" w:cs="Times New Roman"/>
          <w:sz w:val="24"/>
          <w:szCs w:val="24"/>
        </w:rPr>
        <w:t xml:space="preserve">. </w:t>
      </w:r>
      <w:r w:rsidR="00EE5414" w:rsidRPr="00004C95">
        <w:rPr>
          <w:rFonts w:ascii="Times New Roman" w:eastAsia="Times New Roman" w:hAnsi="Times New Roman" w:cs="Times New Roman"/>
          <w:sz w:val="24"/>
          <w:szCs w:val="24"/>
        </w:rPr>
        <w:t>Because there are no reference criteria for the changes in genetic diversity that would constitute a significant temporal genetic change, we used a permutation-based approach to generate a distribution of genetic distances to which an observed genetic distance can be compared.</w:t>
      </w:r>
      <w:r w:rsidR="00610EB2">
        <w:rPr>
          <w:rFonts w:ascii="Times New Roman" w:eastAsia="Times New Roman" w:hAnsi="Times New Roman" w:cs="Times New Roman"/>
          <w:sz w:val="24"/>
          <w:szCs w:val="24"/>
        </w:rPr>
        <w:t xml:space="preserve"> </w:t>
      </w:r>
      <w:r w:rsidR="00D729EF">
        <w:rPr>
          <w:rFonts w:ascii="Times New Roman" w:eastAsia="Times New Roman" w:hAnsi="Times New Roman" w:cs="Times New Roman"/>
          <w:sz w:val="24"/>
          <w:szCs w:val="24"/>
        </w:rPr>
        <w:t xml:space="preserve">This randomly-generated distribution of genetic distances allows us to approximate many landscapes where only typical processes (e.g. drift) take place. </w:t>
      </w:r>
      <w:r w:rsidR="002E5FED" w:rsidRPr="00004C95">
        <w:rPr>
          <w:rFonts w:ascii="Times New Roman" w:eastAsia="Times New Roman" w:hAnsi="Times New Roman" w:cs="Times New Roman"/>
          <w:sz w:val="24"/>
          <w:szCs w:val="24"/>
        </w:rPr>
        <w:t>For each of the two input genotypic matrices</w:t>
      </w:r>
      <w:r w:rsidR="00F94105" w:rsidRPr="00004C95">
        <w:rPr>
          <w:rFonts w:ascii="Times New Roman" w:eastAsia="Times New Roman" w:hAnsi="Times New Roman" w:cs="Times New Roman"/>
          <w:sz w:val="24"/>
          <w:szCs w:val="24"/>
        </w:rPr>
        <w:t>, which were</w:t>
      </w:r>
      <w:r w:rsidR="002E5FED" w:rsidRPr="00004C95">
        <w:rPr>
          <w:rFonts w:ascii="Times New Roman" w:eastAsia="Times New Roman" w:hAnsi="Times New Roman" w:cs="Times New Roman"/>
          <w:sz w:val="24"/>
          <w:szCs w:val="24"/>
        </w:rPr>
        <w:t xml:space="preserve"> </w:t>
      </w:r>
      <w:r w:rsidR="00F94105" w:rsidRPr="00004C95">
        <w:rPr>
          <w:rFonts w:ascii="Times New Roman" w:eastAsia="Times New Roman" w:hAnsi="Times New Roman" w:cs="Times New Roman"/>
          <w:sz w:val="24"/>
          <w:szCs w:val="24"/>
        </w:rPr>
        <w:t>obtained</w:t>
      </w:r>
      <w:r w:rsidR="002E5FED" w:rsidRPr="00004C95">
        <w:rPr>
          <w:rFonts w:ascii="Times New Roman" w:eastAsia="Times New Roman" w:hAnsi="Times New Roman" w:cs="Times New Roman"/>
          <w:sz w:val="24"/>
          <w:szCs w:val="24"/>
        </w:rPr>
        <w:t xml:space="preserve"> from </w:t>
      </w:r>
      <w:r w:rsidR="00F94105" w:rsidRPr="00004C95">
        <w:rPr>
          <w:rFonts w:ascii="Times New Roman" w:eastAsia="Times New Roman" w:hAnsi="Times New Roman" w:cs="Times New Roman"/>
          <w:sz w:val="24"/>
          <w:szCs w:val="24"/>
        </w:rPr>
        <w:t xml:space="preserve">two </w:t>
      </w:r>
      <w:r w:rsidR="002E5FED" w:rsidRPr="00004C95">
        <w:rPr>
          <w:rFonts w:ascii="Times New Roman" w:eastAsia="Times New Roman" w:hAnsi="Times New Roman" w:cs="Times New Roman"/>
          <w:sz w:val="24"/>
          <w:szCs w:val="24"/>
        </w:rPr>
        <w:t xml:space="preserve">temporally distinct samples, we permuted the genotypes at each locus (see Fig. 1B for a simple example showing how we conducted </w:t>
      </w:r>
      <w:r w:rsidR="00436FC5" w:rsidRPr="00004C95">
        <w:rPr>
          <w:rFonts w:ascii="Times New Roman" w:eastAsia="Times New Roman" w:hAnsi="Times New Roman" w:cs="Times New Roman"/>
          <w:sz w:val="24"/>
          <w:szCs w:val="24"/>
        </w:rPr>
        <w:t>the permutations, for a two-population</w:t>
      </w:r>
      <w:r w:rsidR="002E5FED" w:rsidRPr="00004C95">
        <w:rPr>
          <w:rFonts w:ascii="Times New Roman" w:eastAsia="Times New Roman" w:hAnsi="Times New Roman" w:cs="Times New Roman"/>
          <w:sz w:val="24"/>
          <w:szCs w:val="24"/>
        </w:rPr>
        <w:t xml:space="preserve"> landscape). Permutations were performed using the </w:t>
      </w:r>
      <w:r w:rsidR="002E5FED" w:rsidRPr="00004C95">
        <w:rPr>
          <w:rFonts w:ascii="Times New Roman" w:eastAsia="Times New Roman" w:hAnsi="Times New Roman" w:cs="Times New Roman"/>
          <w:i/>
          <w:sz w:val="24"/>
          <w:szCs w:val="24"/>
        </w:rPr>
        <w:t>poppr</w:t>
      </w:r>
      <w:r w:rsidR="002E5FED" w:rsidRPr="00004C95">
        <w:rPr>
          <w:rFonts w:ascii="Times New Roman" w:eastAsia="Times New Roman" w:hAnsi="Times New Roman" w:cs="Times New Roman"/>
          <w:sz w:val="24"/>
          <w:szCs w:val="24"/>
        </w:rPr>
        <w:t xml:space="preserve"> R package (see </w:t>
      </w:r>
      <w:r w:rsidR="002E5FED" w:rsidRPr="00004C95">
        <w:rPr>
          <w:rFonts w:ascii="Times New Roman" w:eastAsia="Times New Roman" w:hAnsi="Times New Roman" w:cs="Times New Roman"/>
          <w:i/>
          <w:sz w:val="24"/>
          <w:szCs w:val="24"/>
        </w:rPr>
        <w:t>Software</w:t>
      </w:r>
      <w:r w:rsidR="002E5FED" w:rsidRPr="00004C95">
        <w:rPr>
          <w:rFonts w:ascii="Times New Roman" w:eastAsia="Times New Roman" w:hAnsi="Times New Roman" w:cs="Times New Roman"/>
          <w:sz w:val="24"/>
          <w:szCs w:val="24"/>
        </w:rPr>
        <w:t xml:space="preserve">) </w:t>
      </w:r>
      <w:r w:rsidR="00F94105" w:rsidRPr="00004C95">
        <w:rPr>
          <w:rFonts w:ascii="Times New Roman" w:eastAsia="Times New Roman" w:hAnsi="Times New Roman" w:cs="Times New Roman"/>
          <w:sz w:val="24"/>
          <w:szCs w:val="24"/>
        </w:rPr>
        <w:t>to</w:t>
      </w:r>
      <w:r w:rsidR="002E5FED" w:rsidRPr="00004C95">
        <w:rPr>
          <w:rFonts w:ascii="Times New Roman" w:eastAsia="Times New Roman" w:hAnsi="Times New Roman" w:cs="Times New Roman"/>
          <w:sz w:val="24"/>
          <w:szCs w:val="24"/>
        </w:rPr>
        <w:t xml:space="preserve"> maintain allelic structure and heterozygosity </w:t>
      </w:r>
      <w:r w:rsidR="002E5FED"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{"citationItems":[{"id":"ITEM-1","itemData":{"DOI":"10.1046/j.1471-8278.2000.00014.x","ISSN":"14718278","abstract":"Linkage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package.","author":[{"dropping-particle":"","family":"Agapow","given":"Paul Michael","non-dropping-particle":"","parse-names":false,"suffix":""},{"dropping-particle":"","family":"Burt","given":"Austin","non-dropping-particle":"","parse-names":false,"suffix":""}],"container-title":"Molecular Ecology Notes","id":"ITEM-1","issue":"1-2","issued":{"date-parts":[["2001"]]},"page":"101-102","title":"Indices of multilocus linkage disequilibrium","type":"article-journal","volume":"1"},"uris":["http://www.mendeley.com/documents/?uuid=7c529bf8-96c8-4c1a-9db6-c7e336498f76"]}],"mendeley":{"formattedCitation":"(Agapow &amp; Burt, 2001)","plainTextFormattedCitation":"(Agapow &amp; Burt, 2001)","previouslyFormattedCitation":"(Agapow &amp; Burt, 2001)"},"properties":{"noteIndex":0},"schema":"https://github.com/citation-style-language/schema/raw/master/csl-citation.json"}</w:instrText>
      </w:r>
      <w:r w:rsidR="002E5FED"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(Agapow &amp; Burt, 2001)</w:t>
      </w:r>
      <w:r w:rsidR="002E5FED" w:rsidRPr="00004C95">
        <w:rPr>
          <w:rFonts w:ascii="Times New Roman" w:eastAsia="Times New Roman" w:hAnsi="Times New Roman" w:cs="Times New Roman"/>
          <w:sz w:val="24"/>
          <w:szCs w:val="24"/>
        </w:rPr>
        <w:fldChar w:fldCharType="end"/>
      </w:r>
      <w:r w:rsidR="002E5FED"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We used 999 permutations </w:t>
      </w:r>
      <w:r w:rsidR="00B75611" w:rsidRPr="00004C95">
        <w:rPr>
          <w:rFonts w:ascii="Times New Roman" w:eastAsia="Times New Roman" w:hAnsi="Times New Roman" w:cs="Times New Roman"/>
          <w:sz w:val="24"/>
          <w:szCs w:val="24"/>
        </w:rPr>
        <w:t xml:space="preserve">for </w:t>
      </w:r>
      <w:r w:rsidRPr="00004C95">
        <w:rPr>
          <w:rFonts w:ascii="Times New Roman" w:eastAsia="Times New Roman" w:hAnsi="Times New Roman" w:cs="Times New Roman"/>
          <w:sz w:val="24"/>
          <w:szCs w:val="24"/>
        </w:rPr>
        <w:t>all analyses.</w:t>
      </w:r>
    </w:p>
    <w:p w14:paraId="4FA137F9" w14:textId="77777777" w:rsidR="00760250" w:rsidRPr="00004C95" w:rsidRDefault="00760250" w:rsidP="00182E94">
      <w:pPr>
        <w:pStyle w:val="Titre2"/>
        <w:spacing w:after="240" w:line="276" w:lineRule="auto"/>
        <w:rPr>
          <w:lang w:val="en-US"/>
        </w:rPr>
      </w:pPr>
      <w:r w:rsidRPr="00004C95">
        <w:rPr>
          <w:lang w:val="en-US"/>
        </w:rPr>
        <w:t>Genetic distance</w:t>
      </w:r>
    </w:p>
    <w:p w14:paraId="76ED1CAD" w14:textId="19467D58" w:rsidR="00760250" w:rsidRPr="00004C95" w:rsidRDefault="00760250" w:rsidP="00182E94">
      <w:pPr>
        <w:spacing w:after="240" w:line="276" w:lineRule="auto"/>
        <w:rPr>
          <w:rFonts w:ascii="Times New Roman" w:eastAsia="Times New Roman" w:hAnsi="Times New Roman" w:cs="Times New Roman"/>
          <w:i/>
          <w:sz w:val="24"/>
          <w:szCs w:val="24"/>
        </w:rPr>
      </w:pPr>
      <w:r w:rsidRPr="00004C95">
        <w:rPr>
          <w:rFonts w:ascii="Times New Roman" w:eastAsia="Times New Roman" w:hAnsi="Times New Roman" w:cs="Times New Roman"/>
          <w:sz w:val="24"/>
          <w:szCs w:val="24"/>
        </w:rPr>
        <w:t xml:space="preserve">Genetic distances between </w:t>
      </w:r>
      <w:r w:rsidR="006A6EC4" w:rsidRPr="00004C95">
        <w:rPr>
          <w:rFonts w:ascii="Times New Roman" w:eastAsia="Times New Roman" w:hAnsi="Times New Roman" w:cs="Times New Roman"/>
          <w:sz w:val="24"/>
          <w:szCs w:val="24"/>
        </w:rPr>
        <w:t xml:space="preserve">time </w:t>
      </w:r>
      <w:r w:rsidRPr="00004C95">
        <w:rPr>
          <w:rFonts w:ascii="Times New Roman" w:eastAsia="Times New Roman" w:hAnsi="Times New Roman" w:cs="Times New Roman"/>
          <w:sz w:val="24"/>
          <w:szCs w:val="24"/>
        </w:rPr>
        <w:t xml:space="preserve">points for a given location were calculated using Rogers’ genetic distance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{"citationItems":[{"id":"ITEM-1","itemData":{"author":[{"dropping-particle":"","family":"Rogers","given":"J.S.","non-dropping-particle":"","parse-names":false,"suffix":""}],"chapter-number":"4","container-title":"Studies in Genetics VII","editor":[{"dropping-particle":"","family":"Wheeler","given":"Marshall R.","non-dropping-particle":"","parse-names":false,"suffix":""}],"id":"ITEM-1","issued":{"date-parts":[["1972"]]},"page":"145-153","publisher":"The University of Texas","publisher-place":"Austin","title":"Measures of genetic similarity and genetic distances","type":"chapter"},"uris":["http://www.mendeley.com/documents/?uuid=e2f47413-304f-48e0-970f-b95fba975af9"]}],"mendeley":{"formattedCitation":"(Rogers, 1972)","plainTextFormattedCitation":"(Rogers, 1972)","previouslyFormattedCitation":"(Rogers, 1972)"},"properties":{"noteIndex":0},"schema":"https://github.com/citation-style-language/schema/raw/master/csl-citation.json"}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(Rogers, 1972)</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which is similar to the Euclidean genetic distance (see Annex A). </w:t>
      </w:r>
      <w:r w:rsidR="006A6EC4" w:rsidRPr="00004C95">
        <w:rPr>
          <w:rFonts w:ascii="Times New Roman" w:eastAsia="Times New Roman" w:hAnsi="Times New Roman" w:cs="Times New Roman"/>
          <w:sz w:val="24"/>
          <w:szCs w:val="24"/>
        </w:rPr>
        <w:t xml:space="preserve">Rogers’ distance </w:t>
      </w:r>
      <w:r w:rsidRPr="00004C95">
        <w:rPr>
          <w:rFonts w:ascii="Times New Roman" w:eastAsia="Times New Roman" w:hAnsi="Times New Roman" w:cs="Times New Roman"/>
          <w:sz w:val="24"/>
          <w:szCs w:val="24"/>
        </w:rPr>
        <w:t xml:space="preserve">makes no assumptions about base-pair substitutions or time since separation and is </w:t>
      </w:r>
      <w:r w:rsidR="007C1503" w:rsidRPr="00004C95">
        <w:rPr>
          <w:rFonts w:ascii="Times New Roman" w:eastAsia="Times New Roman" w:hAnsi="Times New Roman" w:cs="Times New Roman"/>
          <w:sz w:val="24"/>
          <w:szCs w:val="24"/>
        </w:rPr>
        <w:t xml:space="preserve">therefore </w:t>
      </w:r>
      <w:r w:rsidRPr="00004C95">
        <w:rPr>
          <w:rFonts w:ascii="Times New Roman" w:eastAsia="Times New Roman" w:hAnsi="Times New Roman" w:cs="Times New Roman"/>
          <w:sz w:val="24"/>
          <w:szCs w:val="24"/>
        </w:rPr>
        <w:t xml:space="preserve">suitable to study short-term dynamics. It has </w:t>
      </w:r>
      <w:r w:rsidR="006A6EC4" w:rsidRPr="00004C95">
        <w:rPr>
          <w:rFonts w:ascii="Times New Roman" w:eastAsia="Times New Roman" w:hAnsi="Times New Roman" w:cs="Times New Roman"/>
          <w:sz w:val="24"/>
          <w:szCs w:val="24"/>
        </w:rPr>
        <w:t xml:space="preserve">most </w:t>
      </w:r>
      <w:r w:rsidRPr="00004C95">
        <w:rPr>
          <w:rFonts w:ascii="Times New Roman" w:eastAsia="Times New Roman" w:hAnsi="Times New Roman" w:cs="Times New Roman"/>
          <w:sz w:val="24"/>
          <w:szCs w:val="24"/>
        </w:rPr>
        <w:t xml:space="preserve">recently been used to investigate genetic </w:t>
      </w:r>
      <w:r w:rsidR="006D3730" w:rsidRPr="00004C95">
        <w:rPr>
          <w:rFonts w:ascii="Times New Roman" w:eastAsia="Times New Roman" w:hAnsi="Times New Roman" w:cs="Times New Roman"/>
          <w:sz w:val="24"/>
          <w:szCs w:val="24"/>
        </w:rPr>
        <w:t>diversity</w:t>
      </w:r>
      <w:r w:rsidRPr="00004C95">
        <w:rPr>
          <w:rFonts w:ascii="Times New Roman" w:eastAsia="Times New Roman" w:hAnsi="Times New Roman" w:cs="Times New Roman"/>
          <w:sz w:val="24"/>
          <w:szCs w:val="24"/>
        </w:rPr>
        <w:t xml:space="preserve"> in a pond turtle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{"citationItems":[{"id":"ITEM-1","itemData":{"DOI":"10.1111/jbi.13412","ISSN":"13652699","abstract":"Aim: Allele surfing remains poorly investigated in empirical studies due to a lack of explicit methods to detect it in natural populations. Here, we introduce a spatially explicit, sliding-window method to test hypotheses on how range expansions and geographic barriers impact neutral genetic structure using allele frequency data. We then use this approach to study the Ibero-Moroccan lineage of the European pond turtle, Emys orbicularis occidentalis, which recolonized the Iberian Peninsula from Africa. Location: Iberian Peninsula, Morocco. Methods: We generated a dataset of 453 genotyped individuals from 21 populations from throughout the E. o. occidentalis distribution at seven microsatellite loci. The microsatellite data were used to evaluate spatial patterns of genetic diversity and structure, as well as recent gene flow between populations. Using a spatially explicit, sliding-window approach, linear models and permutation tests, we tested for signals of allele surfing throughout the Iberian populations, including barriers to gene flow that may enhance the effect of founder events typical of range expansions. Finally, we tested for signatures of adaptation on identified surfing alleles using environmental association analysis. Results: Our study identified signatures of allele surfing throughout the range of Iberian populations. We did not find evidence that any of the loci studied are under natural selection. We therefore concluded that allele surfing has had a significant impact on genetic structure observed in E. o. occidentalis. Population isolation and fragmentation, due to habitat loss, further contribute to the present genetic differentiation between populations. Main conclusion: The sliding-window method proposed herein can help to identify alleles that underwent allele surfing at the front of range expansions. This study also highlights the role of genetic drift and geographic barriers in shaping the species’ genetic structure following population range expansions. Finally, we stress the importance of evaluating the existence of allele surfing processes in biogeographic and population genetic studies, relying on allele frequency analysis, for a better interpretation of contemporary patterns of intraspecific genetic structure.","author":[{"dropping-particle":"","family":"Pereira","given":"Paulo","non-dropping-particle":"","parse-names":false,"suffix":""},{"dropping-particle":"","family":"Teixeira","given":"José","non-dropping-particle":"","parse-names":false,"suffix":""},{"dropping-particle":"","family":"Velo-Antón","given":"Guillermo","non-dropping-particle":"","parse-names":false,"suffix":""}],"container-title":"Journal of Biogeography","id":"ITEM-1","issue":"9","issued":{"date-parts":[["2018"]]},"page":"2202-2215","title":"Allele surfing shaped the genetic structure of the European pond turtle via colonization and population expansion across the Iberian Peninsula from Africa","type":"article-journal","volume":"45"},"uris":["http://www.mendeley.com/documents/?uuid=38e02322-6ed5-476e-a0fe-17097992713c"]}],"mendeley":{"formattedCitation":"(Pereira, Teixeira, &amp; Velo-Antón, 2018)","plainTextFormattedCitation":"(Pereira, Teixeira, &amp; Velo-Antón, 2018)","previouslyFormattedCitation":"(Pereira, Teixeira, &amp; Velo-Antón, 2018)"},"properties":{"noteIndex":0},"schema":"https://github.com/citation-style-language/schema/raw/master/csl-citation.json"}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(Pereira, Teixeira, &amp; Velo-Antón, 2018)</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and a fungus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{"citationItems":[{"id":"ITEM-1","itemData":{"DOI":"10.1002/ece3.5639","ISSN":"20457758","abstract":"The environment has a strong influence on the abundance and distribution of plant pathogenic organisms and plays a major role in plant disease. Climatological factors may also alter the dynamics of the interactions between plant pathogens and their hosts. Nothophaeocryptopus (=Phaeocryptopus) gaeumannii, the causal agent of Swiss needle cast (SNC) of Douglas-fir, is endemic to western North America where it exists as two sympatric, reproductively isolated lineages. The abundance of this fungus and the severity of SNC are strongly influenced by climate. We used statistical and population genetic analyses to examine relationships between environment, pathogen population structure, and SNC severity. Although N. gaeumannii Lineage 2 in western Oregon and Washington was most abundant where SNC symptoms were most severe, we did not detect a significant relationship between Lineage 2 and disease severity. Warmer winter temperatures were inversely correlated with foliage retention (AFR) and positively correlated with the relative abundance of Lineage 2 (PL2). However when distance inland, which was strongly correlated with both AFR and PL2, was included in the model, there was no significant relationship between Lineage 2 and AFR. Spring/early summer dew point temperatures also were positively associated with total N. gaeumannii abundance (colonization index (CI)) and inversely correlated with AFR. Warmer summer mean temperatures were associated with lower CI and higher AFR. Our results suggest that the two lineages have overlapping environmental optima, but slightly different tolerance ranges. Lineage 2 was absent from more inland sites where winters are colder and summers are warm and dry, while Lineage 1 occurred at most sites across an environmental gradient suggesting broader environmental tolerance. These relationships suggest that climate influences the abundance and distribution of this ecologically important plant pathogen and may have played a role in the evolutionary divergence of these two cryptic fungal lineages.","author":[{"dropping-particle":"","family":"Bennett","given":"Patrick I.","non-dropping-particle":"","parse-names":false,"suffix":""},{"dropping-particle":"","family":"Stone","given":"Jeffrey K.","non-dropping-particle":"","parse-names":false,"suffix":""}],"container-title":"Ecology and Evolution","id":"ITEM-1","issue":"19","issued":{"date-parts":[["2019"]]},"page":"11379-11394","title":"Environmental variables associated with Nothophaeocryptopus gaeumannii population structure and Swiss needle cast severity in Western Oregon and Washington","type":"article-journal","volume":"9"},"uris":["http://www.mendeley.com/documents/?uuid=5b84ba76-0c77-4eef-97f7-1da7212b27bc"]}],"mendeley":{"formattedCitation":"(Bennett &amp; Stone, 2019)","plainTextFormattedCitation":"(Bennett &amp; Stone, 2019)","previouslyFormattedCitation":"(Bennett &amp; Stone, 2019)"},"properties":{"noteIndex":0},"schema":"https://github.com/citation-style-language/schema/raw/master/csl-citation.json"}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(Bennett &amp; Stone, 2019)</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We computed </w:t>
      </w:r>
      <w:r w:rsidR="006A6EC4" w:rsidRPr="00004C95">
        <w:rPr>
          <w:rFonts w:ascii="Times New Roman" w:eastAsia="Times New Roman" w:hAnsi="Times New Roman" w:cs="Times New Roman"/>
          <w:sz w:val="24"/>
          <w:szCs w:val="24"/>
        </w:rPr>
        <w:t xml:space="preserve">Rogers’ </w:t>
      </w:r>
      <w:r w:rsidRPr="00004C95">
        <w:rPr>
          <w:rFonts w:ascii="Times New Roman" w:eastAsia="Times New Roman" w:hAnsi="Times New Roman" w:cs="Times New Roman"/>
          <w:sz w:val="24"/>
          <w:szCs w:val="24"/>
        </w:rPr>
        <w:t xml:space="preserve">distance using the </w:t>
      </w:r>
      <w:r w:rsidRPr="00004C95">
        <w:rPr>
          <w:rFonts w:ascii="Times New Roman" w:eastAsia="Times New Roman" w:hAnsi="Times New Roman" w:cs="Times New Roman"/>
          <w:i/>
          <w:sz w:val="24"/>
          <w:szCs w:val="24"/>
        </w:rPr>
        <w:t>dist.genpop</w:t>
      </w:r>
      <w:r w:rsidRPr="00004C95">
        <w:rPr>
          <w:rFonts w:ascii="Times New Roman" w:eastAsia="Times New Roman" w:hAnsi="Times New Roman" w:cs="Times New Roman"/>
          <w:sz w:val="24"/>
          <w:szCs w:val="24"/>
        </w:rPr>
        <w:t xml:space="preserve"> function from the </w:t>
      </w:r>
      <w:r w:rsidRPr="00004C95">
        <w:rPr>
          <w:rFonts w:ascii="Times New Roman" w:eastAsia="Times New Roman" w:hAnsi="Times New Roman" w:cs="Times New Roman"/>
          <w:i/>
          <w:sz w:val="24"/>
          <w:szCs w:val="24"/>
        </w:rPr>
        <w:t xml:space="preserve">adegenet </w:t>
      </w:r>
      <w:r w:rsidRPr="00004C95">
        <w:rPr>
          <w:rFonts w:ascii="Times New Roman" w:eastAsia="Times New Roman" w:hAnsi="Times New Roman" w:cs="Times New Roman"/>
          <w:sz w:val="24"/>
          <w:szCs w:val="24"/>
        </w:rPr>
        <w:t xml:space="preserve">R package (see </w:t>
      </w:r>
      <w:r w:rsidRPr="00004C95">
        <w:rPr>
          <w:rFonts w:ascii="Times New Roman" w:eastAsia="Times New Roman" w:hAnsi="Times New Roman" w:cs="Times New Roman"/>
          <w:i/>
          <w:sz w:val="24"/>
          <w:szCs w:val="24"/>
        </w:rPr>
        <w:t>Software</w:t>
      </w:r>
      <w:r w:rsidRPr="00004C95">
        <w:rPr>
          <w:rFonts w:ascii="Times New Roman" w:eastAsia="Times New Roman" w:hAnsi="Times New Roman" w:cs="Times New Roman"/>
          <w:sz w:val="24"/>
          <w:szCs w:val="24"/>
        </w:rPr>
        <w:t>).</w:t>
      </w:r>
    </w:p>
    <w:p w14:paraId="10A26033" w14:textId="77777777" w:rsidR="00760250" w:rsidRPr="00004C95" w:rsidRDefault="00760250" w:rsidP="00182E94">
      <w:pPr>
        <w:pStyle w:val="Titre2"/>
        <w:spacing w:after="240" w:line="276" w:lineRule="auto"/>
        <w:rPr>
          <w:lang w:val="en-US"/>
        </w:rPr>
      </w:pPr>
      <w:bookmarkStart w:id="0" w:name="_Toc471728242"/>
      <w:bookmarkStart w:id="1" w:name="_Toc479591296"/>
      <w:r w:rsidRPr="00004C95">
        <w:rPr>
          <w:lang w:val="en-US"/>
        </w:rPr>
        <w:t>Simulation framework</w:t>
      </w:r>
      <w:bookmarkEnd w:id="0"/>
      <w:bookmarkEnd w:id="1"/>
    </w:p>
    <w:p w14:paraId="40512EA3" w14:textId="579D1308"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To simulate the dynamics of population genetic changes through time and test the performance of TGI, we used the spatially-explicit gene flow simulator </w:t>
      </w:r>
      <w:r w:rsidRPr="00004C95">
        <w:rPr>
          <w:rFonts w:ascii="Times New Roman" w:eastAsia="Times New Roman" w:hAnsi="Times New Roman" w:cs="Times New Roman"/>
          <w:i/>
          <w:sz w:val="24"/>
          <w:szCs w:val="24"/>
        </w:rPr>
        <w:t>CDMetaPOP</w:t>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Day, &amp; Dunham, 2017)","plainTextFormattedCitation":"(Landguth, Bearlin, Day, &amp; Dunham, 2017)","previouslyFormattedCitation":"(Landguth, Bearlin, Day, &amp; Dunham, 2017)"},"properties":{"noteIndex":0},"schema":"https://github.com/citation-style-language/schema/raw/master/csl-citation.json"}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(Landguth, Bearlin, Day, &amp; Dunham, 2017)</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i/>
          <w:sz w:val="24"/>
          <w:szCs w:val="24"/>
        </w:rPr>
        <w:t>CDMetaPOP</w:t>
      </w:r>
      <w:r w:rsidRPr="00004C95">
        <w:rPr>
          <w:rFonts w:ascii="Times New Roman" w:eastAsia="Times New Roman" w:hAnsi="Times New Roman" w:cs="Times New Roman"/>
          <w:sz w:val="24"/>
          <w:szCs w:val="24"/>
        </w:rPr>
        <w:t xml:space="preserve"> simulates dispersal and mating of individuals across a landscape and allows the user to define </w:t>
      </w:r>
      <w:r w:rsidR="00F94105"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initial genetic structure, spatial distribution of individuals, dispersal characteristics, and life</w:t>
      </w:r>
      <w:r w:rsidR="001C7C1F"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history traits of the population. The physical landscape we simulated was a homogeneous</w:t>
      </w:r>
      <w:r w:rsidR="00E40D21"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interconnected </w:t>
      </w:r>
      <w:r w:rsidR="00E40D21" w:rsidRPr="00004C95">
        <w:rPr>
          <w:rFonts w:ascii="Times New Roman" w:eastAsia="Times New Roman" w:hAnsi="Times New Roman" w:cs="Times New Roman"/>
          <w:sz w:val="24"/>
          <w:szCs w:val="24"/>
        </w:rPr>
        <w:t xml:space="preserve">5 </w:t>
      </w:r>
      <w:r w:rsidR="00E40D21" w:rsidRPr="00004C95">
        <w:rPr>
          <w:rFonts w:ascii="Times New Roman" w:eastAsia="Times New Roman" w:hAnsi="Times New Roman" w:cs="Times New Roman"/>
          <w:sz w:val="24"/>
          <w:szCs w:val="24"/>
        </w:rPr>
        <w:sym w:font="Symbol" w:char="F0B4"/>
      </w:r>
      <w:r w:rsidR="00E40D21" w:rsidRPr="00004C95">
        <w:rPr>
          <w:rFonts w:ascii="Times New Roman" w:eastAsia="Times New Roman" w:hAnsi="Times New Roman" w:cs="Times New Roman"/>
          <w:sz w:val="24"/>
          <w:szCs w:val="24"/>
        </w:rPr>
        <w:t xml:space="preserve"> 5 </w:t>
      </w:r>
      <w:r w:rsidRPr="00004C95">
        <w:rPr>
          <w:rFonts w:ascii="Times New Roman" w:eastAsia="Times New Roman" w:hAnsi="Times New Roman" w:cs="Times New Roman"/>
          <w:sz w:val="24"/>
          <w:szCs w:val="24"/>
        </w:rPr>
        <w:t>square grid</w:t>
      </w:r>
      <w:r w:rsidR="00E40D21"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t>
      </w:r>
      <w:r w:rsidR="00F94105" w:rsidRPr="00004C95">
        <w:rPr>
          <w:rFonts w:ascii="Times New Roman" w:eastAsia="Times New Roman" w:hAnsi="Times New Roman" w:cs="Times New Roman"/>
          <w:sz w:val="24"/>
          <w:szCs w:val="24"/>
        </w:rPr>
        <w:t xml:space="preserve">with </w:t>
      </w:r>
      <w:r w:rsidRPr="00004C95">
        <w:rPr>
          <w:rFonts w:ascii="Times New Roman" w:eastAsia="Times New Roman" w:hAnsi="Times New Roman" w:cs="Times New Roman"/>
          <w:sz w:val="24"/>
          <w:szCs w:val="24"/>
        </w:rPr>
        <w:t xml:space="preserve">each </w:t>
      </w:r>
      <w:r w:rsidR="00E40D21" w:rsidRPr="00004C95">
        <w:rPr>
          <w:rFonts w:ascii="Times New Roman" w:eastAsia="Times New Roman" w:hAnsi="Times New Roman" w:cs="Times New Roman"/>
          <w:sz w:val="24"/>
          <w:szCs w:val="24"/>
        </w:rPr>
        <w:t xml:space="preserve">of the 25 </w:t>
      </w:r>
      <w:r w:rsidRPr="00004C95">
        <w:rPr>
          <w:rFonts w:ascii="Times New Roman" w:eastAsia="Times New Roman" w:hAnsi="Times New Roman" w:cs="Times New Roman"/>
          <w:sz w:val="24"/>
          <w:szCs w:val="24"/>
        </w:rPr>
        <w:t>cell</w:t>
      </w:r>
      <w:r w:rsidR="00E40D21" w:rsidRPr="00004C95">
        <w:rPr>
          <w:rFonts w:ascii="Times New Roman" w:eastAsia="Times New Roman" w:hAnsi="Times New Roman" w:cs="Times New Roman"/>
          <w:sz w:val="24"/>
          <w:szCs w:val="24"/>
        </w:rPr>
        <w:t>s</w:t>
      </w:r>
      <w:r w:rsidRPr="00004C95">
        <w:rPr>
          <w:rFonts w:ascii="Times New Roman" w:eastAsia="Times New Roman" w:hAnsi="Times New Roman" w:cs="Times New Roman"/>
          <w:sz w:val="24"/>
          <w:szCs w:val="24"/>
        </w:rPr>
        <w:t xml:space="preserve"> representing a population. Each population had a maximum carrying capacity of 50</w:t>
      </w:r>
      <w:r w:rsidR="00312DA7"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individuals</w:t>
      </w:r>
      <w:r w:rsidR="00E40D21" w:rsidRPr="00004C95">
        <w:rPr>
          <w:rFonts w:ascii="Times New Roman" w:eastAsia="Times New Roman" w:hAnsi="Times New Roman" w:cs="Times New Roman"/>
          <w:sz w:val="24"/>
          <w:szCs w:val="24"/>
        </w:rPr>
        <w:t>, and</w:t>
      </w:r>
      <w:r w:rsidRPr="00004C95">
        <w:rPr>
          <w:rFonts w:ascii="Times New Roman" w:eastAsia="Times New Roman" w:hAnsi="Times New Roman" w:cs="Times New Roman"/>
          <w:sz w:val="24"/>
          <w:szCs w:val="24"/>
        </w:rPr>
        <w:t xml:space="preserve"> </w:t>
      </w:r>
      <w:r w:rsidR="00E40D21" w:rsidRPr="00004C95">
        <w:rPr>
          <w:rFonts w:ascii="Times New Roman" w:eastAsia="Times New Roman" w:hAnsi="Times New Roman" w:cs="Times New Roman"/>
          <w:sz w:val="24"/>
          <w:szCs w:val="24"/>
        </w:rPr>
        <w:t>t</w:t>
      </w:r>
      <w:r w:rsidR="00813CD6" w:rsidRPr="00004C95">
        <w:rPr>
          <w:rFonts w:ascii="Times New Roman" w:eastAsia="Times New Roman" w:hAnsi="Times New Roman" w:cs="Times New Roman"/>
          <w:sz w:val="24"/>
          <w:szCs w:val="24"/>
        </w:rPr>
        <w:t>he populated landscape therefore contained a maximum of 1</w:t>
      </w:r>
      <w:r w:rsidR="00F94105" w:rsidRPr="00004C95">
        <w:rPr>
          <w:rFonts w:ascii="Times New Roman" w:eastAsia="Times New Roman" w:hAnsi="Times New Roman" w:cs="Times New Roman"/>
          <w:sz w:val="24"/>
          <w:szCs w:val="24"/>
        </w:rPr>
        <w:t>,</w:t>
      </w:r>
      <w:r w:rsidR="00813CD6" w:rsidRPr="00004C95">
        <w:rPr>
          <w:rFonts w:ascii="Times New Roman" w:eastAsia="Times New Roman" w:hAnsi="Times New Roman" w:cs="Times New Roman"/>
          <w:sz w:val="24"/>
          <w:szCs w:val="24"/>
        </w:rPr>
        <w:t>250</w:t>
      </w:r>
      <w:r w:rsidR="00BD5B94" w:rsidRPr="00004C95">
        <w:rPr>
          <w:rFonts w:ascii="Times New Roman" w:eastAsia="Times New Roman" w:hAnsi="Times New Roman" w:cs="Times New Roman"/>
          <w:sz w:val="24"/>
          <w:szCs w:val="24"/>
        </w:rPr>
        <w:t xml:space="preserve"> </w:t>
      </w:r>
      <w:r w:rsidR="00BD5B94" w:rsidRPr="00004C95">
        <w:rPr>
          <w:rFonts w:ascii="Times New Roman" w:hAnsi="Times New Roman" w:cs="Times New Roman"/>
          <w:sz w:val="24"/>
          <w:szCs w:val="24"/>
        </w:rPr>
        <w:t>(25 × 50</w:t>
      </w:r>
      <w:r w:rsidR="00312DA7" w:rsidRPr="00004C95">
        <w:rPr>
          <w:rFonts w:ascii="Times New Roman" w:hAnsi="Times New Roman" w:cs="Times New Roman"/>
          <w:sz w:val="24"/>
          <w:szCs w:val="24"/>
        </w:rPr>
        <w:t xml:space="preserve">) </w:t>
      </w:r>
      <w:r w:rsidR="00813CD6" w:rsidRPr="00004C95">
        <w:rPr>
          <w:rFonts w:ascii="Times New Roman" w:eastAsia="Times New Roman" w:hAnsi="Times New Roman" w:cs="Times New Roman"/>
          <w:sz w:val="24"/>
          <w:szCs w:val="24"/>
        </w:rPr>
        <w:t xml:space="preserve">individuals. </w:t>
      </w:r>
      <w:r w:rsidRPr="00004C95">
        <w:rPr>
          <w:rFonts w:ascii="Times New Roman" w:eastAsia="Times New Roman" w:hAnsi="Times New Roman" w:cs="Times New Roman"/>
          <w:sz w:val="24"/>
          <w:szCs w:val="24"/>
        </w:rPr>
        <w:t xml:space="preserve">Distance between populations was set as the Euclidean geographic distance. The genotypic information of each </w:t>
      </w:r>
      <w:r w:rsidR="00E40D21" w:rsidRPr="00004C95">
        <w:rPr>
          <w:rFonts w:ascii="Times New Roman" w:eastAsia="Times New Roman" w:hAnsi="Times New Roman" w:cs="Times New Roman"/>
          <w:sz w:val="24"/>
          <w:szCs w:val="24"/>
        </w:rPr>
        <w:t xml:space="preserve">individual </w:t>
      </w:r>
      <w:r w:rsidRPr="00004C95">
        <w:rPr>
          <w:rFonts w:ascii="Times New Roman" w:eastAsia="Times New Roman" w:hAnsi="Times New Roman" w:cs="Times New Roman"/>
          <w:sz w:val="24"/>
          <w:szCs w:val="24"/>
        </w:rPr>
        <w:t xml:space="preserve">consisted of 100 neutral, unlinked, bi-allelic </w:t>
      </w:r>
      <w:r w:rsidR="00F94105" w:rsidRPr="00004C95">
        <w:rPr>
          <w:rFonts w:ascii="Times New Roman" w:eastAsia="Times New Roman" w:hAnsi="Times New Roman" w:cs="Times New Roman"/>
          <w:sz w:val="24"/>
          <w:szCs w:val="24"/>
        </w:rPr>
        <w:t xml:space="preserve">single nucleotide polymorphism (SNP) </w:t>
      </w:r>
      <w:r w:rsidRPr="00004C95">
        <w:rPr>
          <w:rFonts w:ascii="Times New Roman" w:eastAsia="Times New Roman" w:hAnsi="Times New Roman" w:cs="Times New Roman"/>
          <w:sz w:val="24"/>
          <w:szCs w:val="24"/>
        </w:rPr>
        <w:t xml:space="preserve">loci. The </w:t>
      </w:r>
      <w:r w:rsidR="00436FC5" w:rsidRPr="00004C95">
        <w:rPr>
          <w:rFonts w:ascii="Times New Roman" w:eastAsia="Times New Roman" w:hAnsi="Times New Roman" w:cs="Times New Roman"/>
          <w:sz w:val="24"/>
          <w:szCs w:val="24"/>
        </w:rPr>
        <w:t xml:space="preserve">nuclear </w:t>
      </w:r>
      <w:r w:rsidRPr="00004C95">
        <w:rPr>
          <w:rFonts w:ascii="Times New Roman" w:eastAsia="Times New Roman" w:hAnsi="Times New Roman" w:cs="Times New Roman"/>
          <w:sz w:val="24"/>
          <w:szCs w:val="24"/>
        </w:rPr>
        <w:t xml:space="preserve">mutation rate </w:t>
      </w:r>
      <w:r w:rsidR="00436FC5" w:rsidRPr="00004C95">
        <w:rPr>
          <w:rFonts w:ascii="Times New Roman" w:eastAsia="Times New Roman" w:hAnsi="Times New Roman" w:cs="Times New Roman"/>
          <w:sz w:val="24"/>
          <w:szCs w:val="24"/>
        </w:rPr>
        <w:t xml:space="preserve">(per base pair per generation) </w:t>
      </w:r>
      <w:r w:rsidRPr="00004C95">
        <w:rPr>
          <w:rFonts w:ascii="Times New Roman" w:eastAsia="Times New Roman" w:hAnsi="Times New Roman" w:cs="Times New Roman"/>
          <w:sz w:val="24"/>
          <w:szCs w:val="24"/>
        </w:rPr>
        <w:t>was set at 10</w:t>
      </w:r>
      <w:r w:rsidRPr="00004C95">
        <w:rPr>
          <w:rFonts w:ascii="Times New Roman" w:eastAsia="Times New Roman" w:hAnsi="Times New Roman" w:cs="Times New Roman"/>
          <w:sz w:val="24"/>
          <w:szCs w:val="24"/>
          <w:vertAlign w:val="superscript"/>
        </w:rPr>
        <w:t>-8</w:t>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fldChar w:fldCharType="begin" w:fldLock="1"/>
      </w:r>
      <w:r w:rsidR="00420A57">
        <w:rPr>
          <w:rFonts w:ascii="Times New Roman" w:eastAsia="Times New Roman" w:hAnsi="Times New Roman" w:cs="Times New Roman"/>
          <w:sz w:val="24"/>
          <w:szCs w:val="24"/>
        </w:rPr>
        <w:instrText>ADDIN CSL_CITATION {"citationItems":[{"id":"ITEM-1","itemData":{"DOI":"10.1093/molbev/msx197","ISSN":"15371719","PMID":"28981721","abstract":"It is commonly assumed that mitochondrial DNA (mtDNA) evolves at a faster rate than nuclear DNA (nuDNA) in animals. This has contributed to the popularity of mtDNA as a molecular marker in evolutionary studies. Analyzing 121 multilocus data sets and four phylogenomic data sets encompassing 4,676 species of animals, we demonstrate that the ratio ofmitochondrial over nuclear mutation rate is highly variable among animal taxa. In nonvertebrates, such as insects and arachnids, the ratio ofmtDNA over nuDNA mutation rate varies between 2 and 6, whereas it is above 20, on average, in vertebrates such as scaled reptiles and birds. Interestingly, this variation is sufficient to explain the previous report of a similar level of mitochondrial polymorphism, on average, between vertebrates and nonvertebrates, which was originally interpreted as reflecting the effect of pervasive positive selection. Our analysis rather indicates that the among-phyla homogeneity in within-species mtDNA diversity is due to a negative correlation between mtDNA per-generation mutation rate and effective population size, irrespective of the action of natural selection. Finally, we explore the variation in the absolute per-year mutation rate of both mtDNA and nuDNA using a reduced data set for which fossil calibration is available, and discuss the potential determinants of mutation rate variation across genomes and taxa. This study has important implications regarding DNA-based identification methods in predicting that mtDNA barcoding should be less reliable in nonvertebrates than in vertebrates.","author":[{"dropping-particle":"","family":"Allio","given":"Remi","non-dropping-particle":"","parse-names":false,"suffix":""},{"dropping-particle":"","family":"Donega","given":"Stefano","non-dropping-particle":"","parse-names":false,"suffix":""},{"dropping-particle":"","family":"Galtier","given":"Nicolas","non-dropping-particle":"","parse-names":false,"suffix":""},{"dropping-particle":"","family":"Nabholz","given":"Benoit","non-dropping-particle":"","parse-names":false,"suffix":""}],"container-title":"Molecular Biology and Evolution","id":"ITEM-1","issue":"11","issued":{"date-parts":[["2017"]]},"page":"2762-2772","title":"Large variation in the ratio of mitochondrial to nuclear mutation rate across animals: Implications for genetic diversity and the use of mitochondrial DNA as a molecular marker","type":"article-journal","volume":"34"},"uris":["http://www.mendeley.com/documents/?uuid=23476454-f5a5-43db-b206-8773c33fbeae"]}],"mendeley":{"formattedCitation":"(Allio, Donega, Galtier, &amp; Nabholz, 2017)","plainTextFormattedCitation":"(Allio, Donega, Galtier, &amp; Nabholz, 2017)","previouslyFormattedCitation":"(Allio, Donega, Galtier, &amp; Nabholz, 2017)"},"properties":{"noteIndex":0},"schema":"https://github.com/citation-style-language/schema/raw/master/csl-citation.json"}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(Allio, Donega, Galtier, &amp; Nabholz, 2017)</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w:t>
      </w:r>
    </w:p>
    <w:p w14:paraId="5A6B797C" w14:textId="77777777" w:rsidR="0097250E" w:rsidRPr="00004C95" w:rsidRDefault="00760250" w:rsidP="00182E94">
      <w:pPr>
        <w:autoSpaceDE w:val="0"/>
        <w:autoSpaceDN w:val="0"/>
        <w:adjustRightInd w:val="0"/>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Multiple demographic processes affect the spatial apportionment of genetic variation. For this study, we investigate</w:t>
      </w:r>
      <w:r w:rsidR="00F94105" w:rsidRPr="00004C95">
        <w:rPr>
          <w:rFonts w:ascii="Times New Roman" w:eastAsia="Times New Roman" w:hAnsi="Times New Roman" w:cs="Times New Roman"/>
          <w:sz w:val="24"/>
          <w:szCs w:val="24"/>
        </w:rPr>
        <w:t>d</w:t>
      </w:r>
      <w:r w:rsidRPr="00004C95">
        <w:rPr>
          <w:rFonts w:ascii="Times New Roman" w:eastAsia="Times New Roman" w:hAnsi="Times New Roman" w:cs="Times New Roman"/>
          <w:sz w:val="24"/>
          <w:szCs w:val="24"/>
        </w:rPr>
        <w:t xml:space="preserve"> the influence of </w:t>
      </w:r>
      <w:r w:rsidR="00996F04" w:rsidRPr="00004C95">
        <w:rPr>
          <w:rFonts w:ascii="Times New Roman" w:eastAsia="Times New Roman" w:hAnsi="Times New Roman" w:cs="Times New Roman"/>
          <w:sz w:val="24"/>
          <w:szCs w:val="24"/>
        </w:rPr>
        <w:t xml:space="preserve">a single demographic event: </w:t>
      </w:r>
      <w:r w:rsidRPr="00004C95">
        <w:rPr>
          <w:rFonts w:ascii="Times New Roman" w:eastAsia="Times New Roman" w:hAnsi="Times New Roman" w:cs="Times New Roman"/>
          <w:sz w:val="24"/>
          <w:szCs w:val="24"/>
        </w:rPr>
        <w:t xml:space="preserve">immigration from a previously isolated population. </w:t>
      </w:r>
      <w:r w:rsidR="00F94105" w:rsidRPr="00004C95">
        <w:rPr>
          <w:rFonts w:ascii="Times New Roman" w:eastAsia="Times New Roman" w:hAnsi="Times New Roman" w:cs="Times New Roman"/>
          <w:sz w:val="24"/>
          <w:szCs w:val="24"/>
        </w:rPr>
        <w:t>W</w:t>
      </w:r>
      <w:r w:rsidRPr="00004C95">
        <w:rPr>
          <w:rFonts w:ascii="Times New Roman" w:eastAsia="Times New Roman" w:hAnsi="Times New Roman" w:cs="Times New Roman"/>
          <w:sz w:val="24"/>
          <w:szCs w:val="24"/>
        </w:rPr>
        <w:t>e simulated immigration from a population that was separate from our 5</w:t>
      </w:r>
      <w:r w:rsidR="00E40D21"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sym w:font="Symbol" w:char="F0B4"/>
      </w:r>
      <w:r w:rsidR="00E40D21"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5 grid (i.e., population #26</w:t>
      </w:r>
      <w:r w:rsidR="00F94105" w:rsidRPr="00004C95">
        <w:rPr>
          <w:rFonts w:ascii="Times New Roman" w:eastAsia="Times New Roman" w:hAnsi="Times New Roman" w:cs="Times New Roman"/>
          <w:sz w:val="24"/>
          <w:szCs w:val="24"/>
        </w:rPr>
        <w:t>), with the goal of</w:t>
      </w:r>
      <w:r w:rsidRPr="00004C95">
        <w:rPr>
          <w:rFonts w:ascii="Times New Roman" w:eastAsia="Times New Roman" w:hAnsi="Times New Roman" w:cs="Times New Roman"/>
          <w:sz w:val="24"/>
          <w:szCs w:val="24"/>
        </w:rPr>
        <w:t xml:space="preserve"> apply</w:t>
      </w:r>
      <w:r w:rsidR="00F94105" w:rsidRPr="00004C95">
        <w:rPr>
          <w:rFonts w:ascii="Times New Roman" w:eastAsia="Times New Roman" w:hAnsi="Times New Roman" w:cs="Times New Roman"/>
          <w:sz w:val="24"/>
          <w:szCs w:val="24"/>
        </w:rPr>
        <w:t>ing</w:t>
      </w:r>
      <w:r w:rsidRPr="00004C95">
        <w:rPr>
          <w:rFonts w:ascii="Times New Roman" w:eastAsia="Times New Roman" w:hAnsi="Times New Roman" w:cs="Times New Roman"/>
          <w:sz w:val="24"/>
          <w:szCs w:val="24"/>
        </w:rPr>
        <w:t xml:space="preserve"> the TGI approach to detect historical changes in </w:t>
      </w:r>
      <w:r w:rsidR="001B6501" w:rsidRPr="00004C95">
        <w:rPr>
          <w:rFonts w:ascii="Times New Roman" w:eastAsia="Times New Roman" w:hAnsi="Times New Roman" w:cs="Times New Roman"/>
          <w:sz w:val="24"/>
          <w:szCs w:val="24"/>
        </w:rPr>
        <w:t xml:space="preserve">population </w:t>
      </w:r>
      <w:r w:rsidRPr="00004C95">
        <w:rPr>
          <w:rFonts w:ascii="Times New Roman" w:eastAsia="Times New Roman" w:hAnsi="Times New Roman" w:cs="Times New Roman"/>
          <w:sz w:val="24"/>
          <w:szCs w:val="24"/>
        </w:rPr>
        <w:t>genetic data</w:t>
      </w:r>
      <w:r w:rsidRPr="00004C95">
        <w:rPr>
          <w:rFonts w:ascii="Times New Roman" w:hAnsi="Times New Roman" w:cs="Times New Roman"/>
          <w:sz w:val="24"/>
          <w:szCs w:val="24"/>
        </w:rPr>
        <w:t xml:space="preserve"> due to immigration</w:t>
      </w:r>
      <w:r w:rsidRPr="00004C95">
        <w:rPr>
          <w:rFonts w:ascii="Times New Roman" w:eastAsia="Times New Roman" w:hAnsi="Times New Roman" w:cs="Times New Roman"/>
          <w:sz w:val="24"/>
          <w:szCs w:val="24"/>
        </w:rPr>
        <w:t xml:space="preserve">. This independent source </w:t>
      </w:r>
      <w:r w:rsidRPr="00004C95">
        <w:rPr>
          <w:rFonts w:ascii="Times New Roman" w:eastAsia="Times New Roman" w:hAnsi="Times New Roman" w:cs="Times New Roman"/>
          <w:sz w:val="24"/>
          <w:szCs w:val="24"/>
        </w:rPr>
        <w:lastRenderedPageBreak/>
        <w:t>population shared the same attributes as other populations in our simulated landscape</w:t>
      </w:r>
      <w:r w:rsidR="001B6501" w:rsidRPr="00004C95">
        <w:rPr>
          <w:rFonts w:ascii="Times New Roman" w:eastAsia="Times New Roman" w:hAnsi="Times New Roman" w:cs="Times New Roman"/>
          <w:sz w:val="24"/>
          <w:szCs w:val="24"/>
        </w:rPr>
        <w:t xml:space="preserve"> and was only allowed to disperse into the 5</w:t>
      </w:r>
      <w:r w:rsidR="00996F04" w:rsidRPr="00004C95">
        <w:rPr>
          <w:rFonts w:ascii="Times New Roman" w:eastAsia="Times New Roman" w:hAnsi="Times New Roman" w:cs="Times New Roman"/>
          <w:sz w:val="24"/>
          <w:szCs w:val="24"/>
        </w:rPr>
        <w:t xml:space="preserve"> </w:t>
      </w:r>
      <w:r w:rsidR="00996F04" w:rsidRPr="00004C95">
        <w:rPr>
          <w:rFonts w:ascii="Times New Roman" w:eastAsia="Times New Roman" w:hAnsi="Times New Roman" w:cs="Times New Roman"/>
          <w:sz w:val="24"/>
          <w:szCs w:val="24"/>
        </w:rPr>
        <w:sym w:font="Symbol" w:char="F0B4"/>
      </w:r>
      <w:r w:rsidR="00996F04" w:rsidRPr="00004C95">
        <w:rPr>
          <w:rFonts w:ascii="Times New Roman" w:eastAsia="Times New Roman" w:hAnsi="Times New Roman" w:cs="Times New Roman"/>
          <w:sz w:val="24"/>
          <w:szCs w:val="24"/>
        </w:rPr>
        <w:t xml:space="preserve"> </w:t>
      </w:r>
      <w:r w:rsidR="001B6501" w:rsidRPr="00004C95">
        <w:rPr>
          <w:rFonts w:ascii="Times New Roman" w:eastAsia="Times New Roman" w:hAnsi="Times New Roman" w:cs="Times New Roman"/>
          <w:sz w:val="24"/>
          <w:szCs w:val="24"/>
        </w:rPr>
        <w:t xml:space="preserve">5 simulation grid </w:t>
      </w:r>
      <w:r w:rsidRPr="00004C95">
        <w:rPr>
          <w:rFonts w:ascii="Times New Roman" w:eastAsia="Times New Roman" w:hAnsi="Times New Roman" w:cs="Times New Roman"/>
          <w:sz w:val="24"/>
          <w:szCs w:val="24"/>
        </w:rPr>
        <w:t>during simulated demographic events.</w:t>
      </w:r>
    </w:p>
    <w:p w14:paraId="434DE06D" w14:textId="7F5C068D" w:rsidR="00760250" w:rsidRPr="00004C95" w:rsidRDefault="00760250" w:rsidP="00182E94">
      <w:pPr>
        <w:autoSpaceDE w:val="0"/>
        <w:autoSpaceDN w:val="0"/>
        <w:adjustRightInd w:val="0"/>
        <w:spacing w:after="240" w:line="276" w:lineRule="auto"/>
        <w:rPr>
          <w:rFonts w:ascii="Times New Roman" w:hAnsi="Times New Roman" w:cs="Times New Roman"/>
          <w:sz w:val="24"/>
          <w:szCs w:val="24"/>
        </w:rPr>
      </w:pPr>
      <w:r w:rsidRPr="00004C95">
        <w:rPr>
          <w:rFonts w:ascii="Times New Roman" w:hAnsi="Times New Roman" w:cs="Times New Roman"/>
          <w:sz w:val="24"/>
          <w:szCs w:val="24"/>
        </w:rPr>
        <w:t xml:space="preserve">Using this model, we examined the influence of dispersal </w:t>
      </w:r>
      <w:r w:rsidR="00996F04" w:rsidRPr="00004C95">
        <w:rPr>
          <w:rFonts w:ascii="Times New Roman" w:hAnsi="Times New Roman" w:cs="Times New Roman"/>
          <w:sz w:val="24"/>
          <w:szCs w:val="24"/>
        </w:rPr>
        <w:t xml:space="preserve">(movement among our 25 populations) </w:t>
      </w:r>
      <w:r w:rsidRPr="00004C95">
        <w:rPr>
          <w:rFonts w:ascii="Times New Roman" w:hAnsi="Times New Roman" w:cs="Times New Roman"/>
          <w:sz w:val="24"/>
          <w:szCs w:val="24"/>
        </w:rPr>
        <w:t>and the spatial extent of demographic events (number of populations</w:t>
      </w:r>
      <w:r w:rsidR="00996F04" w:rsidRPr="00004C95">
        <w:rPr>
          <w:rFonts w:ascii="Times New Roman" w:hAnsi="Times New Roman" w:cs="Times New Roman"/>
          <w:sz w:val="24"/>
          <w:szCs w:val="24"/>
        </w:rPr>
        <w:t xml:space="preserve"> that received immigrants from population #26</w:t>
      </w:r>
      <w:r w:rsidRPr="00004C95">
        <w:rPr>
          <w:rFonts w:ascii="Times New Roman" w:hAnsi="Times New Roman" w:cs="Times New Roman"/>
          <w:sz w:val="24"/>
          <w:szCs w:val="24"/>
        </w:rPr>
        <w:t xml:space="preserve">) on the persistence of </w:t>
      </w:r>
      <w:r w:rsidR="001B6501" w:rsidRPr="00004C95">
        <w:rPr>
          <w:rFonts w:ascii="Times New Roman" w:hAnsi="Times New Roman" w:cs="Times New Roman"/>
          <w:sz w:val="24"/>
          <w:szCs w:val="24"/>
        </w:rPr>
        <w:t xml:space="preserve">spatial </w:t>
      </w:r>
      <w:r w:rsidRPr="00004C95">
        <w:rPr>
          <w:rFonts w:ascii="Times New Roman" w:hAnsi="Times New Roman" w:cs="Times New Roman"/>
          <w:sz w:val="24"/>
          <w:szCs w:val="24"/>
        </w:rPr>
        <w:t xml:space="preserve">genetic legacies. We examined three levels of dispersal </w:t>
      </w:r>
      <w:r w:rsidR="00E40D21" w:rsidRPr="00004C95">
        <w:rPr>
          <w:rFonts w:ascii="Times New Roman" w:hAnsi="Times New Roman" w:cs="Times New Roman"/>
          <w:sz w:val="24"/>
          <w:szCs w:val="24"/>
        </w:rPr>
        <w:t xml:space="preserve">capacity </w:t>
      </w:r>
      <w:r w:rsidRPr="00004C95">
        <w:rPr>
          <w:rFonts w:ascii="Times New Roman" w:hAnsi="Times New Roman" w:cs="Times New Roman"/>
          <w:sz w:val="24"/>
          <w:szCs w:val="24"/>
        </w:rPr>
        <w:t>(</w:t>
      </w:r>
      <w:r w:rsidR="00E40D21" w:rsidRPr="00004C95">
        <w:rPr>
          <w:rFonts w:ascii="Times New Roman" w:hAnsi="Times New Roman" w:cs="Times New Roman"/>
          <w:sz w:val="24"/>
          <w:szCs w:val="24"/>
        </w:rPr>
        <w:t xml:space="preserve">described </w:t>
      </w:r>
      <w:r w:rsidRPr="00004C95">
        <w:rPr>
          <w:rFonts w:ascii="Times New Roman" w:hAnsi="Times New Roman" w:cs="Times New Roman"/>
          <w:sz w:val="24"/>
          <w:szCs w:val="24"/>
        </w:rPr>
        <w:t xml:space="preserve">below) and three different numbers of </w:t>
      </w:r>
      <w:r w:rsidR="00E40D21" w:rsidRPr="00004C95">
        <w:rPr>
          <w:rFonts w:ascii="Times New Roman" w:hAnsi="Times New Roman" w:cs="Times New Roman"/>
          <w:sz w:val="24"/>
          <w:szCs w:val="24"/>
        </w:rPr>
        <w:t xml:space="preserve">affected </w:t>
      </w:r>
      <w:r w:rsidRPr="00004C95">
        <w:rPr>
          <w:rFonts w:ascii="Times New Roman" w:hAnsi="Times New Roman" w:cs="Times New Roman"/>
          <w:sz w:val="24"/>
          <w:szCs w:val="24"/>
        </w:rPr>
        <w:t xml:space="preserve">populations (1, 2, </w:t>
      </w:r>
      <w:r w:rsidR="00E40D21" w:rsidRPr="00004C95">
        <w:rPr>
          <w:rFonts w:ascii="Times New Roman" w:hAnsi="Times New Roman" w:cs="Times New Roman"/>
          <w:sz w:val="24"/>
          <w:szCs w:val="24"/>
        </w:rPr>
        <w:t xml:space="preserve">or </w:t>
      </w:r>
      <w:r w:rsidRPr="00004C95">
        <w:rPr>
          <w:rFonts w:ascii="Times New Roman" w:hAnsi="Times New Roman" w:cs="Times New Roman"/>
          <w:sz w:val="24"/>
          <w:szCs w:val="24"/>
        </w:rPr>
        <w:t xml:space="preserve">3) for a total of </w:t>
      </w:r>
      <w:r w:rsidR="00996F04" w:rsidRPr="00004C95">
        <w:rPr>
          <w:rFonts w:ascii="Times New Roman" w:hAnsi="Times New Roman" w:cs="Times New Roman"/>
          <w:sz w:val="24"/>
          <w:szCs w:val="24"/>
        </w:rPr>
        <w:t xml:space="preserve">nine </w:t>
      </w:r>
      <w:r w:rsidRPr="00004C95">
        <w:rPr>
          <w:rFonts w:ascii="Times New Roman" w:hAnsi="Times New Roman" w:cs="Times New Roman"/>
          <w:sz w:val="24"/>
          <w:szCs w:val="24"/>
        </w:rPr>
        <w:t>unique scenarios</w:t>
      </w:r>
      <w:r w:rsidR="004E0547" w:rsidRPr="00004C95">
        <w:rPr>
          <w:rFonts w:ascii="Times New Roman" w:hAnsi="Times New Roman" w:cs="Times New Roman"/>
          <w:sz w:val="24"/>
          <w:szCs w:val="24"/>
        </w:rPr>
        <w:t xml:space="preserve"> (Table 1)</w:t>
      </w:r>
      <w:r w:rsidR="00996F04" w:rsidRPr="00004C95">
        <w:rPr>
          <w:rFonts w:ascii="Times New Roman" w:hAnsi="Times New Roman" w:cs="Times New Roman"/>
          <w:sz w:val="24"/>
          <w:szCs w:val="24"/>
        </w:rPr>
        <w:t>. Each scenario</w:t>
      </w:r>
      <w:r w:rsidRPr="00004C95">
        <w:rPr>
          <w:rFonts w:ascii="Times New Roman" w:hAnsi="Times New Roman" w:cs="Times New Roman"/>
          <w:sz w:val="24"/>
          <w:szCs w:val="24"/>
        </w:rPr>
        <w:t xml:space="preserve"> was </w:t>
      </w:r>
      <w:r w:rsidR="00996F04" w:rsidRPr="00004C95">
        <w:rPr>
          <w:rFonts w:ascii="Times New Roman" w:hAnsi="Times New Roman" w:cs="Times New Roman"/>
          <w:sz w:val="24"/>
          <w:szCs w:val="24"/>
        </w:rPr>
        <w:t xml:space="preserve">then simulated </w:t>
      </w:r>
      <w:r w:rsidRPr="00004C95">
        <w:rPr>
          <w:rFonts w:ascii="Times New Roman" w:hAnsi="Times New Roman" w:cs="Times New Roman"/>
          <w:sz w:val="24"/>
          <w:szCs w:val="24"/>
        </w:rPr>
        <w:t>180 times, for a total of 1</w:t>
      </w:r>
      <w:r w:rsidR="00B2536B" w:rsidRPr="00004C95">
        <w:rPr>
          <w:rFonts w:ascii="Times New Roman" w:hAnsi="Times New Roman" w:cs="Times New Roman"/>
          <w:sz w:val="24"/>
          <w:szCs w:val="24"/>
        </w:rPr>
        <w:t>,</w:t>
      </w:r>
      <w:r w:rsidRPr="00004C95">
        <w:rPr>
          <w:rFonts w:ascii="Times New Roman" w:hAnsi="Times New Roman" w:cs="Times New Roman"/>
          <w:sz w:val="24"/>
          <w:szCs w:val="24"/>
        </w:rPr>
        <w:t xml:space="preserve">620 (9 × 180) unique </w:t>
      </w:r>
      <w:r w:rsidR="00996F04" w:rsidRPr="00004C95">
        <w:rPr>
          <w:rFonts w:ascii="Times New Roman" w:hAnsi="Times New Roman" w:cs="Times New Roman"/>
          <w:sz w:val="24"/>
          <w:szCs w:val="24"/>
        </w:rPr>
        <w:t xml:space="preserve">replicates </w:t>
      </w:r>
      <w:r w:rsidRPr="00004C95">
        <w:rPr>
          <w:rFonts w:ascii="Times New Roman" w:hAnsi="Times New Roman" w:cs="Times New Roman"/>
          <w:sz w:val="24"/>
          <w:szCs w:val="24"/>
        </w:rPr>
        <w:t xml:space="preserve">for this experiment, </w:t>
      </w:r>
      <w:r w:rsidR="00996F04" w:rsidRPr="00004C95">
        <w:rPr>
          <w:rFonts w:ascii="Times New Roman" w:hAnsi="Times New Roman" w:cs="Times New Roman"/>
          <w:sz w:val="24"/>
          <w:szCs w:val="24"/>
        </w:rPr>
        <w:t>excluding</w:t>
      </w:r>
      <w:r w:rsidRPr="00004C95">
        <w:rPr>
          <w:rFonts w:ascii="Times New Roman" w:hAnsi="Times New Roman" w:cs="Times New Roman"/>
          <w:sz w:val="24"/>
          <w:szCs w:val="24"/>
        </w:rPr>
        <w:t xml:space="preserve"> the control simulations (Table 1). In the next sections, we detail how we model</w:t>
      </w:r>
      <w:r w:rsidR="000D5772" w:rsidRPr="00004C95">
        <w:rPr>
          <w:rFonts w:ascii="Times New Roman" w:hAnsi="Times New Roman" w:cs="Times New Roman"/>
          <w:sz w:val="24"/>
          <w:szCs w:val="24"/>
        </w:rPr>
        <w:t>l</w:t>
      </w:r>
      <w:r w:rsidRPr="00004C95">
        <w:rPr>
          <w:rFonts w:ascii="Times New Roman" w:hAnsi="Times New Roman" w:cs="Times New Roman"/>
          <w:sz w:val="24"/>
          <w:szCs w:val="24"/>
        </w:rPr>
        <w:t xml:space="preserve">ed </w:t>
      </w:r>
      <w:r w:rsidR="00996F04" w:rsidRPr="00004C95">
        <w:rPr>
          <w:rFonts w:ascii="Times New Roman" w:hAnsi="Times New Roman" w:cs="Times New Roman"/>
          <w:sz w:val="24"/>
          <w:szCs w:val="24"/>
        </w:rPr>
        <w:t>dispersal and spatial extent</w:t>
      </w:r>
      <w:r w:rsidRPr="00004C95">
        <w:rPr>
          <w:rFonts w:ascii="Times New Roman" w:hAnsi="Times New Roman" w:cs="Times New Roman"/>
          <w:sz w:val="24"/>
          <w:szCs w:val="24"/>
        </w:rPr>
        <w:t>.</w:t>
      </w:r>
    </w:p>
    <w:p w14:paraId="43AAA457" w14:textId="4A42376C" w:rsidR="00996F04" w:rsidRPr="00004C95" w:rsidRDefault="00996F04" w:rsidP="00182E94">
      <w:pPr>
        <w:autoSpaceDE w:val="0"/>
        <w:autoSpaceDN w:val="0"/>
        <w:adjustRightInd w:val="0"/>
        <w:spacing w:after="240" w:line="276" w:lineRule="auto"/>
        <w:rPr>
          <w:rFonts w:ascii="Times New Roman" w:hAnsi="Times New Roman" w:cs="Times New Roman"/>
          <w:sz w:val="24"/>
          <w:szCs w:val="24"/>
        </w:rPr>
      </w:pPr>
      <w:r w:rsidRPr="00004C95">
        <w:rPr>
          <w:rFonts w:ascii="Times New Roman" w:eastAsia="Times New Roman" w:hAnsi="Times New Roman" w:cs="Times New Roman"/>
          <w:sz w:val="24"/>
          <w:szCs w:val="24"/>
        </w:rPr>
        <w:t>For each replicate, we initialized the simulation with random</w:t>
      </w:r>
      <w:r w:rsidR="00B75611"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unique allocations of alleles among individuals, therefore approaching maximum </w:t>
      </w:r>
      <w:r w:rsidR="00B75611" w:rsidRPr="00004C95">
        <w:rPr>
          <w:rFonts w:ascii="Times New Roman" w:eastAsia="Times New Roman" w:hAnsi="Times New Roman" w:cs="Times New Roman"/>
          <w:sz w:val="24"/>
          <w:szCs w:val="24"/>
        </w:rPr>
        <w:t xml:space="preserve">genetic </w:t>
      </w:r>
      <w:r w:rsidRPr="00004C95">
        <w:rPr>
          <w:rFonts w:ascii="Times New Roman" w:eastAsia="Times New Roman" w:hAnsi="Times New Roman" w:cs="Times New Roman"/>
          <w:sz w:val="24"/>
          <w:szCs w:val="24"/>
        </w:rPr>
        <w:t xml:space="preserve">diversity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{"citationItems":[{"id":"ITEM-1","itemData":{"DOI":"10.1111/2041-210X.12608","ISSN":"2041210X","author":[{"dropping-particle":"","family":"Landguth","given":"Erin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Evolution","id":"ITEM-1","issued":{"date-parts":[["2016"]]},"title":"CDMetaPOP: an individual-based, eco-evolutionary model for spatially-explicit simulation of landscape demogenetics","type":"article-journal"},"uris":["http://www.mendeley.com/documents/?uuid=4708e70e-80dc-4e15-bc26-56e7aab79722"]}],"mendeley":{"formattedCitation":"(Landguth, Bearlin, Day, &amp; Dunham, 2016)","plainTextFormattedCitation":"(Landguth, Bearlin, Day, &amp; Dunham, 2016)","previouslyFormattedCitation":"(Landguth, Bearlin, Day, &amp; Dunham, 2016)"},"properties":{"noteIndex":0},"schema":"https://github.com/citation-style-language/schema/raw/master/csl-citation.json"}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(Landguth, Bearlin, Day, &amp; Dunham, 2016)</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Those parameters were chosen as a compromise between realis</w:t>
      </w:r>
      <w:r w:rsidR="00B75611" w:rsidRPr="00004C95">
        <w:rPr>
          <w:rFonts w:ascii="Times New Roman" w:eastAsia="Times New Roman" w:hAnsi="Times New Roman" w:cs="Times New Roman"/>
          <w:sz w:val="24"/>
          <w:szCs w:val="24"/>
        </w:rPr>
        <w:t>tic allele distributions</w:t>
      </w:r>
      <w:r w:rsidRPr="00004C95">
        <w:rPr>
          <w:rFonts w:ascii="Times New Roman" w:eastAsia="Times New Roman" w:hAnsi="Times New Roman" w:cs="Times New Roman"/>
          <w:sz w:val="24"/>
          <w:szCs w:val="24"/>
        </w:rPr>
        <w:t xml:space="preserve"> and computational limitations, and </w:t>
      </w:r>
      <w:r w:rsidR="00B75611" w:rsidRPr="00004C95">
        <w:rPr>
          <w:rFonts w:ascii="Times New Roman" w:hAnsi="Times New Roman" w:cs="Times New Roman"/>
          <w:sz w:val="24"/>
          <w:szCs w:val="24"/>
        </w:rPr>
        <w:t>were</w:t>
      </w:r>
      <w:r w:rsidRPr="00004C95">
        <w:rPr>
          <w:rFonts w:ascii="Times New Roman" w:hAnsi="Times New Roman" w:cs="Times New Roman"/>
          <w:sz w:val="24"/>
          <w:szCs w:val="24"/>
        </w:rPr>
        <w:t xml:space="preserve"> appropriate </w:t>
      </w:r>
      <w:r w:rsidR="00E40D21" w:rsidRPr="00004C95">
        <w:rPr>
          <w:rFonts w:ascii="Times New Roman" w:hAnsi="Times New Roman" w:cs="Times New Roman"/>
          <w:sz w:val="24"/>
          <w:szCs w:val="24"/>
        </w:rPr>
        <w:t>for</w:t>
      </w:r>
      <w:r w:rsidRPr="00004C95">
        <w:rPr>
          <w:rFonts w:ascii="Times New Roman" w:hAnsi="Times New Roman" w:cs="Times New Roman"/>
          <w:sz w:val="24"/>
          <w:szCs w:val="24"/>
        </w:rPr>
        <w:t xml:space="preserve"> produc</w:t>
      </w:r>
      <w:r w:rsidR="00B75611" w:rsidRPr="00004C95">
        <w:rPr>
          <w:rFonts w:ascii="Times New Roman" w:hAnsi="Times New Roman" w:cs="Times New Roman"/>
          <w:sz w:val="24"/>
          <w:szCs w:val="24"/>
        </w:rPr>
        <w:t>ing</w:t>
      </w:r>
      <w:r w:rsidRPr="00004C95">
        <w:rPr>
          <w:rFonts w:ascii="Times New Roman" w:hAnsi="Times New Roman" w:cs="Times New Roman"/>
          <w:sz w:val="24"/>
          <w:szCs w:val="24"/>
        </w:rPr>
        <w:t xml:space="preserve"> </w:t>
      </w:r>
      <w:r w:rsidR="00B75611" w:rsidRPr="00004C95">
        <w:rPr>
          <w:rFonts w:ascii="Times New Roman" w:hAnsi="Times New Roman" w:cs="Times New Roman"/>
          <w:sz w:val="24"/>
          <w:szCs w:val="24"/>
        </w:rPr>
        <w:t xml:space="preserve">simulated genetic data </w:t>
      </w:r>
      <w:r w:rsidRPr="00004C95">
        <w:rPr>
          <w:rFonts w:ascii="Times New Roman" w:hAnsi="Times New Roman" w:cs="Times New Roman"/>
          <w:sz w:val="24"/>
          <w:szCs w:val="24"/>
        </w:rPr>
        <w:t>th</w:t>
      </w:r>
      <w:r w:rsidR="0073615E" w:rsidRPr="00004C95">
        <w:rPr>
          <w:rFonts w:ascii="Times New Roman" w:hAnsi="Times New Roman" w:cs="Times New Roman"/>
          <w:sz w:val="24"/>
          <w:szCs w:val="24"/>
        </w:rPr>
        <w:t>at could reasonably recreate the</w:t>
      </w:r>
      <w:r w:rsidRPr="00004C95">
        <w:rPr>
          <w:rFonts w:ascii="Times New Roman" w:hAnsi="Times New Roman" w:cs="Times New Roman"/>
          <w:sz w:val="24"/>
          <w:szCs w:val="24"/>
        </w:rPr>
        <w:t xml:space="preserve"> complex evolutionary dynamics </w:t>
      </w:r>
      <w:r w:rsidR="0073615E" w:rsidRPr="00004C95">
        <w:rPr>
          <w:rFonts w:ascii="Times New Roman" w:hAnsi="Times New Roman" w:cs="Times New Roman"/>
          <w:sz w:val="24"/>
          <w:szCs w:val="24"/>
        </w:rPr>
        <w:t>in real populations</w:t>
      </w:r>
      <w:r w:rsidRPr="00004C95">
        <w:rPr>
          <w:rFonts w:ascii="Times New Roman" w:hAnsi="Times New Roman" w:cs="Times New Roman"/>
          <w:sz w:val="24"/>
          <w:szCs w:val="24"/>
        </w:rPr>
        <w:t xml:space="preserve">. </w:t>
      </w:r>
      <w:r w:rsidRPr="00004C95">
        <w:rPr>
          <w:rFonts w:ascii="Times New Roman" w:eastAsia="Times New Roman" w:hAnsi="Times New Roman" w:cs="Times New Roman"/>
          <w:sz w:val="24"/>
          <w:szCs w:val="24"/>
        </w:rPr>
        <w:t>Each simulation was run for 100 generations</w:t>
      </w:r>
      <w:r w:rsidR="006F542F" w:rsidRPr="00004C95">
        <w:rPr>
          <w:rFonts w:ascii="Times New Roman" w:eastAsia="Times New Roman" w:hAnsi="Times New Roman" w:cs="Times New Roman"/>
          <w:sz w:val="24"/>
          <w:szCs w:val="24"/>
        </w:rPr>
        <w:t xml:space="preserve"> (generation = 1 year)</w:t>
      </w:r>
      <w:r w:rsidRPr="00004C95">
        <w:rPr>
          <w:rFonts w:ascii="Times New Roman" w:eastAsia="Times New Roman" w:hAnsi="Times New Roman" w:cs="Times New Roman"/>
          <w:sz w:val="24"/>
          <w:szCs w:val="24"/>
        </w:rPr>
        <w:t xml:space="preserve"> before the demographic event was imposed on up to three populations in the landscape. Ten additional generations were simulated after th</w:t>
      </w:r>
      <w:r w:rsidR="00E40D21" w:rsidRPr="00004C95">
        <w:rPr>
          <w:rFonts w:ascii="Times New Roman" w:eastAsia="Times New Roman" w:hAnsi="Times New Roman" w:cs="Times New Roman"/>
          <w:sz w:val="24"/>
          <w:szCs w:val="24"/>
        </w:rPr>
        <w:t>e</w:t>
      </w:r>
      <w:r w:rsidRPr="00004C95">
        <w:rPr>
          <w:rFonts w:ascii="Times New Roman" w:eastAsia="Times New Roman" w:hAnsi="Times New Roman" w:cs="Times New Roman"/>
          <w:sz w:val="24"/>
          <w:szCs w:val="24"/>
        </w:rPr>
        <w:t xml:space="preserve"> event. Sampling was performed before and after the event unless otherwise specified.</w:t>
      </w:r>
    </w:p>
    <w:p w14:paraId="408429DE" w14:textId="1F1F9339" w:rsidR="00760250" w:rsidRPr="00004C95" w:rsidRDefault="00760250" w:rsidP="00182E94">
      <w:pPr>
        <w:pStyle w:val="Titre2"/>
        <w:spacing w:after="240" w:line="276" w:lineRule="auto"/>
        <w:rPr>
          <w:lang w:val="en-US"/>
        </w:rPr>
      </w:pPr>
      <w:r w:rsidRPr="00004C95">
        <w:rPr>
          <w:lang w:val="en-US"/>
        </w:rPr>
        <w:t>Dispersal</w:t>
      </w:r>
    </w:p>
    <w:p w14:paraId="294706DC" w14:textId="03DDFB11"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To model dispersal, we weighted the geographic distan</w:t>
      </w:r>
      <w:r w:rsidR="00112BD5" w:rsidRPr="00004C95">
        <w:rPr>
          <w:rFonts w:ascii="Times New Roman" w:eastAsia="Times New Roman" w:hAnsi="Times New Roman" w:cs="Times New Roman"/>
          <w:sz w:val="24"/>
          <w:szCs w:val="24"/>
        </w:rPr>
        <w:t xml:space="preserve">ces between populations using a </w:t>
      </w:r>
      <w:r w:rsidRPr="00004C95">
        <w:rPr>
          <w:rFonts w:ascii="Times New Roman" w:eastAsia="Times New Roman" w:hAnsi="Times New Roman" w:cs="Times New Roman"/>
          <w:sz w:val="24"/>
          <w:szCs w:val="24"/>
        </w:rPr>
        <w:t xml:space="preserve">power law function,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-B * distance</m:t>
            </m:r>
          </m:sup>
        </m:sSup>
      </m:oMath>
      <w:r w:rsidRPr="00004C95">
        <w:rPr>
          <w:rFonts w:ascii="Times New Roman" w:eastAsia="Times New Roman" w:hAnsi="Times New Roman" w:cs="Times New Roman"/>
          <w:sz w:val="24"/>
          <w:szCs w:val="24"/>
        </w:rPr>
        <w:t xml:space="preserve">, where </w:t>
      </w:r>
      <w:r w:rsidRPr="00004C95">
        <w:rPr>
          <w:rFonts w:ascii="Times New Roman" w:eastAsia="Times New Roman" w:hAnsi="Times New Roman" w:cs="Times New Roman"/>
          <w:i/>
          <w:sz w:val="24"/>
          <w:szCs w:val="24"/>
        </w:rPr>
        <w:t xml:space="preserve">B </w:t>
      </w:r>
      <w:r w:rsidRPr="00004C95">
        <w:rPr>
          <w:rFonts w:ascii="Times New Roman" w:eastAsia="Times New Roman" w:hAnsi="Times New Roman" w:cs="Times New Roman"/>
          <w:sz w:val="24"/>
          <w:szCs w:val="24"/>
        </w:rPr>
        <w:t xml:space="preserve">represents </w:t>
      </w:r>
      <w:r w:rsidR="001B6501" w:rsidRPr="00004C95">
        <w:rPr>
          <w:rFonts w:ascii="Times New Roman" w:eastAsia="Times New Roman" w:hAnsi="Times New Roman" w:cs="Times New Roman"/>
          <w:sz w:val="24"/>
          <w:szCs w:val="24"/>
        </w:rPr>
        <w:t>the difficulty of</w:t>
      </w:r>
      <w:r w:rsidRPr="00004C95">
        <w:rPr>
          <w:rFonts w:ascii="Times New Roman" w:eastAsia="Times New Roman" w:hAnsi="Times New Roman" w:cs="Times New Roman"/>
          <w:sz w:val="24"/>
          <w:szCs w:val="24"/>
        </w:rPr>
        <w:t xml:space="preserve"> dispers</w:t>
      </w:r>
      <w:r w:rsidR="001B6501" w:rsidRPr="00004C95">
        <w:rPr>
          <w:rFonts w:ascii="Times New Roman" w:eastAsia="Times New Roman" w:hAnsi="Times New Roman" w:cs="Times New Roman"/>
          <w:sz w:val="24"/>
          <w:szCs w:val="24"/>
        </w:rPr>
        <w:t>al</w:t>
      </w:r>
      <w:r w:rsidR="00545C37" w:rsidRPr="00004C95">
        <w:rPr>
          <w:rFonts w:ascii="Times New Roman" w:eastAsia="Times New Roman" w:hAnsi="Times New Roman" w:cs="Times New Roman"/>
          <w:sz w:val="24"/>
          <w:szCs w:val="24"/>
        </w:rPr>
        <w:t>.</w:t>
      </w:r>
      <w:r w:rsidR="001B6501" w:rsidRPr="00004C95">
        <w:rPr>
          <w:rFonts w:ascii="Times New Roman" w:eastAsia="Times New Roman" w:hAnsi="Times New Roman" w:cs="Times New Roman"/>
          <w:sz w:val="24"/>
          <w:szCs w:val="24"/>
        </w:rPr>
        <w:t xml:space="preserve"> H</w:t>
      </w:r>
      <w:r w:rsidRPr="00004C95">
        <w:rPr>
          <w:rFonts w:ascii="Times New Roman" w:eastAsia="Times New Roman" w:hAnsi="Times New Roman" w:cs="Times New Roman"/>
          <w:sz w:val="24"/>
          <w:szCs w:val="24"/>
        </w:rPr>
        <w:t xml:space="preserve">igh values of </w:t>
      </w:r>
      <w:r w:rsidRPr="00004C95">
        <w:rPr>
          <w:rFonts w:ascii="Times New Roman" w:eastAsia="Times New Roman" w:hAnsi="Times New Roman" w:cs="Times New Roman"/>
          <w:i/>
          <w:sz w:val="24"/>
          <w:szCs w:val="24"/>
        </w:rPr>
        <w:t>B</w:t>
      </w:r>
      <w:r w:rsidRPr="00004C95">
        <w:rPr>
          <w:rFonts w:ascii="Times New Roman" w:eastAsia="Times New Roman" w:hAnsi="Times New Roman" w:cs="Times New Roman"/>
          <w:sz w:val="24"/>
          <w:szCs w:val="24"/>
        </w:rPr>
        <w:t xml:space="preserve"> correspond to low dispersal capacity.</w:t>
      </w:r>
      <w:r w:rsidR="00C500E9" w:rsidRPr="00004C95">
        <w:rPr>
          <w:rFonts w:ascii="Times New Roman" w:eastAsia="Times New Roman" w:hAnsi="Times New Roman" w:cs="Times New Roman"/>
          <w:sz w:val="24"/>
          <w:szCs w:val="24"/>
        </w:rPr>
        <w:t xml:space="preserve"> Within a simulation run, </w:t>
      </w:r>
      <w:r w:rsidR="00C500E9" w:rsidRPr="00004C95">
        <w:rPr>
          <w:rFonts w:ascii="Times New Roman" w:eastAsia="Times New Roman" w:hAnsi="Times New Roman" w:cs="Times New Roman"/>
          <w:i/>
          <w:sz w:val="24"/>
          <w:szCs w:val="24"/>
        </w:rPr>
        <w:t xml:space="preserve">B </w:t>
      </w:r>
      <w:r w:rsidR="00C500E9" w:rsidRPr="00004C95">
        <w:rPr>
          <w:rFonts w:ascii="Times New Roman" w:eastAsia="Times New Roman" w:hAnsi="Times New Roman" w:cs="Times New Roman"/>
          <w:sz w:val="24"/>
          <w:szCs w:val="24"/>
        </w:rPr>
        <w:t>was constant while we randomly picked distances at which individuals dispersal based on the power law function. To do that, w</w:t>
      </w:r>
      <w:r w:rsidRPr="00004C95">
        <w:rPr>
          <w:rFonts w:ascii="Times New Roman" w:eastAsia="Times New Roman" w:hAnsi="Times New Roman" w:cs="Times New Roman"/>
          <w:sz w:val="24"/>
          <w:szCs w:val="24"/>
        </w:rPr>
        <w:t>e rescaled the values</w:t>
      </w:r>
      <w:r w:rsidR="00C500E9" w:rsidRPr="00004C95">
        <w:rPr>
          <w:rFonts w:ascii="Times New Roman" w:eastAsia="Times New Roman" w:hAnsi="Times New Roman" w:cs="Times New Roman"/>
          <w:sz w:val="24"/>
          <w:szCs w:val="24"/>
        </w:rPr>
        <w:t xml:space="preserve"> of all distances in the landscape</w:t>
      </w:r>
      <w:r w:rsidRPr="00004C95">
        <w:rPr>
          <w:rFonts w:ascii="Times New Roman" w:eastAsia="Times New Roman" w:hAnsi="Times New Roman" w:cs="Times New Roman"/>
          <w:sz w:val="24"/>
          <w:szCs w:val="24"/>
        </w:rPr>
        <w:t xml:space="preserve">, using the maximum </w:t>
      </w:r>
      <m:oMath>
        <m:r>
          <w:rPr>
            <w:rFonts w:ascii="Cambria Math" w:eastAsia="Times New Roman" w:hAnsi="Cambria Math" w:cs="Times New Roman"/>
            <w:sz w:val="24"/>
            <w:szCs w:val="24"/>
          </w:rPr>
          <m:t>(4√2)</m:t>
        </m:r>
      </m:oMath>
      <w:r w:rsidRPr="00004C95">
        <w:rPr>
          <w:rFonts w:ascii="Times New Roman" w:eastAsia="Times New Roman" w:hAnsi="Times New Roman" w:cs="Times New Roman"/>
          <w:sz w:val="24"/>
          <w:szCs w:val="24"/>
        </w:rPr>
        <w:t xml:space="preserve"> and the minimum (0) distances possible in this virtual landscape, as described in the </w:t>
      </w:r>
      <w:r w:rsidRPr="00004C95">
        <w:rPr>
          <w:rFonts w:ascii="Times New Roman" w:eastAsia="Times New Roman" w:hAnsi="Times New Roman" w:cs="Times New Roman"/>
          <w:i/>
          <w:sz w:val="24"/>
          <w:szCs w:val="24"/>
        </w:rPr>
        <w:t>CDMetaPOP</w:t>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(Landguth, Bearlin, et al., 2017)</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user manual (p.63). This produced values in the [0,1] range</w:t>
      </w:r>
      <w:r w:rsidR="00FD1A16"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t>
      </w:r>
      <w:r w:rsidR="0073615E" w:rsidRPr="00004C95">
        <w:rPr>
          <w:rFonts w:ascii="Times New Roman" w:eastAsia="Times New Roman" w:hAnsi="Times New Roman" w:cs="Times New Roman"/>
          <w:sz w:val="24"/>
          <w:szCs w:val="24"/>
        </w:rPr>
        <w:t>R</w:t>
      </w:r>
      <w:r w:rsidR="001B6501" w:rsidRPr="00004C95">
        <w:rPr>
          <w:rFonts w:ascii="Times New Roman" w:eastAsia="Times New Roman" w:hAnsi="Times New Roman" w:cs="Times New Roman"/>
          <w:sz w:val="24"/>
          <w:szCs w:val="24"/>
        </w:rPr>
        <w:t>escaled values were</w:t>
      </w:r>
      <w:r w:rsidRPr="00004C95">
        <w:rPr>
          <w:rFonts w:ascii="Times New Roman" w:eastAsia="Times New Roman" w:hAnsi="Times New Roman" w:cs="Times New Roman"/>
          <w:sz w:val="24"/>
          <w:szCs w:val="24"/>
        </w:rPr>
        <w:t xml:space="preserve"> considered to represent probabilities that an individual disperses to a cell located at that distance (Fig.1).</w:t>
      </w:r>
      <w:r w:rsidRPr="00004C95">
        <w:rPr>
          <w:rFonts w:ascii="Times New Roman" w:eastAsiaTheme="minorEastAsia" w:hAnsi="Times New Roman" w:cs="Times New Roman"/>
          <w:sz w:val="24"/>
          <w:szCs w:val="24"/>
        </w:rPr>
        <w:t xml:space="preserve"> </w:t>
      </w:r>
      <w:r w:rsidRPr="00004C95">
        <w:rPr>
          <w:rFonts w:ascii="Times New Roman" w:eastAsia="Times New Roman" w:hAnsi="Times New Roman" w:cs="Times New Roman"/>
          <w:sz w:val="24"/>
          <w:szCs w:val="24"/>
        </w:rPr>
        <w:t xml:space="preserve">We chose this way of modeling dispersal to allow </w:t>
      </w:r>
      <w:r w:rsidR="007E1BCB" w:rsidRPr="00004C95">
        <w:rPr>
          <w:rFonts w:ascii="Times New Roman" w:eastAsia="Times New Roman" w:hAnsi="Times New Roman" w:cs="Times New Roman"/>
          <w:sz w:val="24"/>
          <w:szCs w:val="24"/>
        </w:rPr>
        <w:t xml:space="preserve">for </w:t>
      </w:r>
      <w:r w:rsidRPr="00004C95">
        <w:rPr>
          <w:rFonts w:ascii="Times New Roman" w:eastAsia="Times New Roman" w:hAnsi="Times New Roman" w:cs="Times New Roman"/>
          <w:sz w:val="24"/>
          <w:szCs w:val="24"/>
        </w:rPr>
        <w:t>both within-popul</w:t>
      </w:r>
      <w:r w:rsidR="006B5C38" w:rsidRPr="00004C95">
        <w:rPr>
          <w:rFonts w:ascii="Times New Roman" w:eastAsia="Times New Roman" w:hAnsi="Times New Roman" w:cs="Times New Roman"/>
          <w:sz w:val="24"/>
          <w:szCs w:val="24"/>
        </w:rPr>
        <w:t>ation movement and landscape-wide</w:t>
      </w:r>
      <w:r w:rsidRPr="00004C95">
        <w:rPr>
          <w:rFonts w:ascii="Times New Roman" w:eastAsia="Times New Roman" w:hAnsi="Times New Roman" w:cs="Times New Roman"/>
          <w:sz w:val="24"/>
          <w:szCs w:val="24"/>
        </w:rPr>
        <w:t xml:space="preserve"> dispersal.</w:t>
      </w:r>
    </w:p>
    <w:p w14:paraId="24DEFE44" w14:textId="7DB0B279" w:rsidR="00760250" w:rsidRPr="00004C95" w:rsidRDefault="00760250" w:rsidP="00182E94">
      <w:pPr>
        <w:spacing w:after="240" w:line="276" w:lineRule="auto"/>
        <w:rPr>
          <w:rFonts w:ascii="Times New Roman" w:hAnsi="Times New Roman" w:cs="Times New Roman"/>
          <w:sz w:val="24"/>
          <w:szCs w:val="24"/>
        </w:rPr>
      </w:pPr>
      <w:r w:rsidRPr="00004C95">
        <w:rPr>
          <w:rFonts w:ascii="Times New Roman" w:hAnsi="Times New Roman" w:cs="Times New Roman"/>
          <w:sz w:val="24"/>
          <w:szCs w:val="24"/>
        </w:rPr>
        <w:t xml:space="preserve">The population to which an individual </w:t>
      </w:r>
      <w:r w:rsidR="00545C37" w:rsidRPr="00004C95">
        <w:rPr>
          <w:rFonts w:ascii="Times New Roman" w:hAnsi="Times New Roman" w:cs="Times New Roman"/>
          <w:sz w:val="24"/>
          <w:szCs w:val="24"/>
        </w:rPr>
        <w:t xml:space="preserve">dispersed </w:t>
      </w:r>
      <w:r w:rsidRPr="00004C95">
        <w:rPr>
          <w:rFonts w:ascii="Times New Roman" w:hAnsi="Times New Roman" w:cs="Times New Roman"/>
          <w:sz w:val="24"/>
          <w:szCs w:val="24"/>
        </w:rPr>
        <w:t xml:space="preserve">was selected randomly from the set of populations available </w:t>
      </w:r>
      <w:r w:rsidR="00C500E9" w:rsidRPr="00004C95">
        <w:rPr>
          <w:rFonts w:ascii="Times New Roman" w:hAnsi="Times New Roman" w:cs="Times New Roman"/>
          <w:sz w:val="24"/>
          <w:szCs w:val="24"/>
        </w:rPr>
        <w:t>at the distance which was randomly picked following the probability distribution described in the previous paragraph</w:t>
      </w:r>
      <w:r w:rsidRPr="00004C95">
        <w:rPr>
          <w:rFonts w:ascii="Times New Roman" w:eastAsia="Times New Roman" w:hAnsi="Times New Roman" w:cs="Times New Roman"/>
          <w:sz w:val="24"/>
          <w:szCs w:val="24"/>
        </w:rPr>
        <w:t>. Individuals always stay</w:t>
      </w:r>
      <w:r w:rsidR="008B55A9" w:rsidRPr="00004C95">
        <w:rPr>
          <w:rFonts w:ascii="Times New Roman" w:eastAsia="Times New Roman" w:hAnsi="Times New Roman" w:cs="Times New Roman"/>
          <w:sz w:val="24"/>
          <w:szCs w:val="24"/>
        </w:rPr>
        <w:t>ed</w:t>
      </w:r>
      <w:r w:rsidRPr="00004C95">
        <w:rPr>
          <w:rFonts w:ascii="Times New Roman" w:eastAsia="Times New Roman" w:hAnsi="Times New Roman" w:cs="Times New Roman"/>
          <w:sz w:val="24"/>
          <w:szCs w:val="24"/>
        </w:rPr>
        <w:t xml:space="preserve"> within our simulated landscape, and any individual </w:t>
      </w:r>
      <w:r w:rsidR="008B55A9" w:rsidRPr="00004C95">
        <w:rPr>
          <w:rFonts w:ascii="Times New Roman" w:eastAsia="Times New Roman" w:hAnsi="Times New Roman" w:cs="Times New Roman"/>
          <w:sz w:val="24"/>
          <w:szCs w:val="24"/>
        </w:rPr>
        <w:t xml:space="preserve">could </w:t>
      </w:r>
      <w:r w:rsidRPr="00004C95">
        <w:rPr>
          <w:rFonts w:ascii="Times New Roman" w:eastAsia="Times New Roman" w:hAnsi="Times New Roman" w:cs="Times New Roman"/>
          <w:sz w:val="24"/>
          <w:szCs w:val="24"/>
        </w:rPr>
        <w:t xml:space="preserve">disperse </w:t>
      </w:r>
      <w:r w:rsidRPr="00004C95">
        <w:rPr>
          <w:rFonts w:ascii="Times New Roman" w:eastAsiaTheme="minorEastAsia" w:hAnsi="Times New Roman" w:cs="Times New Roman"/>
          <w:sz w:val="24"/>
          <w:szCs w:val="24"/>
        </w:rPr>
        <w:t xml:space="preserve">to </w:t>
      </w:r>
      <w:r w:rsidR="00545C37" w:rsidRPr="00004C95">
        <w:rPr>
          <w:rFonts w:ascii="Times New Roman" w:eastAsiaTheme="minorEastAsia" w:hAnsi="Times New Roman" w:cs="Times New Roman"/>
          <w:sz w:val="24"/>
          <w:szCs w:val="24"/>
        </w:rPr>
        <w:t xml:space="preserve">any </w:t>
      </w:r>
      <w:r w:rsidRPr="00004C95">
        <w:rPr>
          <w:rFonts w:ascii="Times New Roman" w:eastAsiaTheme="minorEastAsia" w:hAnsi="Times New Roman" w:cs="Times New Roman"/>
          <w:sz w:val="24"/>
          <w:szCs w:val="24"/>
        </w:rPr>
        <w:t xml:space="preserve">one of </w:t>
      </w:r>
      <w:r w:rsidR="00545C37" w:rsidRPr="00004C95">
        <w:rPr>
          <w:rFonts w:ascii="Times New Roman" w:eastAsiaTheme="minorEastAsia" w:hAnsi="Times New Roman" w:cs="Times New Roman"/>
          <w:sz w:val="24"/>
          <w:szCs w:val="24"/>
        </w:rPr>
        <w:t xml:space="preserve">the </w:t>
      </w:r>
      <w:r w:rsidRPr="00004C95">
        <w:rPr>
          <w:rFonts w:ascii="Times New Roman" w:eastAsiaTheme="minorEastAsia" w:hAnsi="Times New Roman" w:cs="Times New Roman"/>
          <w:sz w:val="24"/>
          <w:szCs w:val="24"/>
        </w:rPr>
        <w:t xml:space="preserve">25 populations at each generation. </w:t>
      </w:r>
      <w:r w:rsidRPr="00004C95">
        <w:rPr>
          <w:rFonts w:ascii="Times New Roman" w:hAnsi="Times New Roman" w:cs="Times New Roman"/>
          <w:sz w:val="24"/>
          <w:szCs w:val="24"/>
        </w:rPr>
        <w:t xml:space="preserve">To investigate the effect of different levels of dispersal, we </w:t>
      </w:r>
      <w:r w:rsidR="007E1BCB" w:rsidRPr="00004C95">
        <w:rPr>
          <w:rFonts w:ascii="Times New Roman" w:hAnsi="Times New Roman" w:cs="Times New Roman"/>
          <w:sz w:val="24"/>
          <w:szCs w:val="24"/>
        </w:rPr>
        <w:t xml:space="preserve">ran separate simulations using </w:t>
      </w:r>
      <w:r w:rsidRPr="00004C95">
        <w:rPr>
          <w:rFonts w:ascii="Times New Roman" w:hAnsi="Times New Roman" w:cs="Times New Roman"/>
          <w:sz w:val="24"/>
          <w:szCs w:val="24"/>
        </w:rPr>
        <w:t xml:space="preserve">three different values of </w:t>
      </w:r>
      <w:r w:rsidRPr="00004C95">
        <w:rPr>
          <w:rFonts w:ascii="Times New Roman" w:hAnsi="Times New Roman" w:cs="Times New Roman"/>
          <w:i/>
          <w:sz w:val="24"/>
          <w:szCs w:val="24"/>
        </w:rPr>
        <w:t>B</w:t>
      </w:r>
      <w:r w:rsidRPr="00004C95">
        <w:rPr>
          <w:rFonts w:ascii="Times New Roman" w:hAnsi="Times New Roman" w:cs="Times New Roman"/>
          <w:sz w:val="24"/>
          <w:szCs w:val="24"/>
        </w:rPr>
        <w:t>: low (</w:t>
      </w:r>
      <w:r w:rsidRPr="00004C95">
        <w:rPr>
          <w:rFonts w:ascii="Times New Roman" w:hAnsi="Times New Roman" w:cs="Times New Roman"/>
          <w:i/>
          <w:sz w:val="24"/>
          <w:szCs w:val="24"/>
        </w:rPr>
        <w:t>B</w:t>
      </w:r>
      <w:r w:rsidRPr="00004C95">
        <w:rPr>
          <w:rFonts w:ascii="Times New Roman" w:hAnsi="Times New Roman" w:cs="Times New Roman"/>
          <w:sz w:val="24"/>
          <w:szCs w:val="24"/>
        </w:rPr>
        <w:t xml:space="preserve"> = 2), moderate (</w:t>
      </w:r>
      <w:r w:rsidRPr="00004C95">
        <w:rPr>
          <w:rFonts w:ascii="Times New Roman" w:hAnsi="Times New Roman" w:cs="Times New Roman"/>
          <w:i/>
          <w:sz w:val="24"/>
          <w:szCs w:val="24"/>
        </w:rPr>
        <w:t>B</w:t>
      </w:r>
      <w:r w:rsidRPr="00004C95">
        <w:rPr>
          <w:rFonts w:ascii="Times New Roman" w:hAnsi="Times New Roman" w:cs="Times New Roman"/>
          <w:sz w:val="24"/>
          <w:szCs w:val="24"/>
        </w:rPr>
        <w:t xml:space="preserve"> = 1.301) and high (</w:t>
      </w:r>
      <w:r w:rsidRPr="00004C95">
        <w:rPr>
          <w:rFonts w:ascii="Times New Roman" w:hAnsi="Times New Roman" w:cs="Times New Roman"/>
          <w:i/>
          <w:sz w:val="24"/>
          <w:szCs w:val="24"/>
        </w:rPr>
        <w:t>B</w:t>
      </w:r>
      <w:r w:rsidRPr="00004C95">
        <w:rPr>
          <w:rFonts w:ascii="Times New Roman" w:hAnsi="Times New Roman" w:cs="Times New Roman"/>
          <w:sz w:val="24"/>
          <w:szCs w:val="24"/>
        </w:rPr>
        <w:t xml:space="preserve"> = 0.6015) dispersal </w:t>
      </w:r>
      <w:r w:rsidR="007E1BCB" w:rsidRPr="00004C95">
        <w:rPr>
          <w:rFonts w:ascii="Times New Roman" w:hAnsi="Times New Roman" w:cs="Times New Roman"/>
          <w:sz w:val="24"/>
          <w:szCs w:val="24"/>
        </w:rPr>
        <w:t xml:space="preserve">capacity </w:t>
      </w:r>
      <w:r w:rsidRPr="00004C95">
        <w:rPr>
          <w:rFonts w:ascii="Times New Roman" w:hAnsi="Times New Roman" w:cs="Times New Roman"/>
          <w:sz w:val="24"/>
          <w:szCs w:val="24"/>
        </w:rPr>
        <w:t>(Fig.1; Table 1).</w:t>
      </w:r>
    </w:p>
    <w:p w14:paraId="6FBB0E2A" w14:textId="5E1E6B4A" w:rsidR="00760250" w:rsidRPr="00004C95" w:rsidRDefault="00C66A6C" w:rsidP="00182E94">
      <w:pPr>
        <w:pStyle w:val="Titre2"/>
        <w:spacing w:after="240" w:line="276" w:lineRule="auto"/>
        <w:rPr>
          <w:lang w:val="en-US"/>
        </w:rPr>
      </w:pPr>
      <w:r w:rsidRPr="00004C95">
        <w:rPr>
          <w:lang w:val="en-US"/>
        </w:rPr>
        <w:lastRenderedPageBreak/>
        <w:t>Spatial extent</w:t>
      </w:r>
    </w:p>
    <w:p w14:paraId="761B4E5A" w14:textId="4D5B6692"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We also wanted to evaluate how the spatial extent of the </w:t>
      </w:r>
      <w:r w:rsidR="005F5B9D" w:rsidRPr="00004C95">
        <w:rPr>
          <w:rFonts w:ascii="Times New Roman" w:eastAsia="Times New Roman" w:hAnsi="Times New Roman" w:cs="Times New Roman"/>
          <w:sz w:val="24"/>
          <w:szCs w:val="24"/>
        </w:rPr>
        <w:t xml:space="preserve">simulated </w:t>
      </w:r>
      <w:r w:rsidR="00545C37" w:rsidRPr="00004C95">
        <w:rPr>
          <w:rFonts w:ascii="Times New Roman" w:eastAsia="Times New Roman" w:hAnsi="Times New Roman" w:cs="Times New Roman"/>
          <w:sz w:val="24"/>
          <w:szCs w:val="24"/>
        </w:rPr>
        <w:t xml:space="preserve">immigration </w:t>
      </w:r>
      <w:r w:rsidRPr="00004C95">
        <w:rPr>
          <w:rFonts w:ascii="Times New Roman" w:eastAsia="Times New Roman" w:hAnsi="Times New Roman" w:cs="Times New Roman"/>
          <w:sz w:val="24"/>
          <w:szCs w:val="24"/>
        </w:rPr>
        <w:t xml:space="preserve">event affected the performance of our </w:t>
      </w:r>
      <w:r w:rsidR="009A5032" w:rsidRPr="00004C95">
        <w:rPr>
          <w:rFonts w:ascii="Times New Roman" w:eastAsia="Times New Roman" w:hAnsi="Times New Roman" w:cs="Times New Roman"/>
          <w:sz w:val="24"/>
          <w:szCs w:val="24"/>
        </w:rPr>
        <w:t xml:space="preserve">TGI </w:t>
      </w:r>
      <w:r w:rsidRPr="00004C95">
        <w:rPr>
          <w:rFonts w:ascii="Times New Roman" w:eastAsia="Times New Roman" w:hAnsi="Times New Roman" w:cs="Times New Roman"/>
          <w:sz w:val="24"/>
          <w:szCs w:val="24"/>
        </w:rPr>
        <w:t xml:space="preserve">method. To </w:t>
      </w:r>
      <w:r w:rsidR="009A5032" w:rsidRPr="00004C95">
        <w:rPr>
          <w:rFonts w:ascii="Times New Roman" w:eastAsia="Times New Roman" w:hAnsi="Times New Roman" w:cs="Times New Roman"/>
          <w:sz w:val="24"/>
          <w:szCs w:val="24"/>
        </w:rPr>
        <w:t xml:space="preserve">do </w:t>
      </w:r>
      <w:r w:rsidRPr="00004C95">
        <w:rPr>
          <w:rFonts w:ascii="Times New Roman" w:eastAsia="Times New Roman" w:hAnsi="Times New Roman" w:cs="Times New Roman"/>
          <w:sz w:val="24"/>
          <w:szCs w:val="24"/>
        </w:rPr>
        <w:t xml:space="preserve">this, we </w:t>
      </w:r>
      <w:r w:rsidR="005F5B9D" w:rsidRPr="00004C95">
        <w:rPr>
          <w:rFonts w:ascii="Times New Roman" w:eastAsia="Times New Roman" w:hAnsi="Times New Roman" w:cs="Times New Roman"/>
          <w:sz w:val="24"/>
          <w:szCs w:val="24"/>
        </w:rPr>
        <w:t xml:space="preserve">allowed individuals from population #26 to immigrate into </w:t>
      </w:r>
      <w:r w:rsidR="009A5032" w:rsidRPr="00004C95">
        <w:rPr>
          <w:rFonts w:ascii="Times New Roman" w:eastAsia="Times New Roman" w:hAnsi="Times New Roman" w:cs="Times New Roman"/>
          <w:sz w:val="24"/>
          <w:szCs w:val="24"/>
        </w:rPr>
        <w:t>one</w:t>
      </w:r>
      <w:r w:rsidR="005F5B9D" w:rsidRPr="00004C95">
        <w:rPr>
          <w:rFonts w:ascii="Times New Roman" w:eastAsia="Times New Roman" w:hAnsi="Times New Roman" w:cs="Times New Roman"/>
          <w:sz w:val="24"/>
          <w:szCs w:val="24"/>
        </w:rPr>
        <w:t>, two, or</w:t>
      </w:r>
      <w:r w:rsidRPr="00004C95">
        <w:rPr>
          <w:rFonts w:ascii="Times New Roman" w:eastAsia="Times New Roman" w:hAnsi="Times New Roman" w:cs="Times New Roman"/>
          <w:sz w:val="24"/>
          <w:szCs w:val="24"/>
        </w:rPr>
        <w:t xml:space="preserve"> </w:t>
      </w:r>
      <w:r w:rsidR="009A5032" w:rsidRPr="00004C95">
        <w:rPr>
          <w:rFonts w:ascii="Times New Roman" w:eastAsia="Times New Roman" w:hAnsi="Times New Roman" w:cs="Times New Roman"/>
          <w:sz w:val="24"/>
          <w:szCs w:val="24"/>
        </w:rPr>
        <w:t xml:space="preserve">three </w:t>
      </w:r>
      <w:r w:rsidRPr="00004C95">
        <w:rPr>
          <w:rFonts w:ascii="Times New Roman" w:eastAsia="Times New Roman" w:hAnsi="Times New Roman" w:cs="Times New Roman"/>
          <w:sz w:val="24"/>
          <w:szCs w:val="24"/>
        </w:rPr>
        <w:t xml:space="preserve">populations </w:t>
      </w:r>
      <w:r w:rsidR="009A5032" w:rsidRPr="00004C95">
        <w:rPr>
          <w:rFonts w:ascii="Times New Roman" w:eastAsia="Times New Roman" w:hAnsi="Times New Roman" w:cs="Times New Roman"/>
          <w:sz w:val="24"/>
          <w:szCs w:val="24"/>
        </w:rPr>
        <w:t xml:space="preserve">that were </w:t>
      </w:r>
      <w:r w:rsidRPr="00004C95">
        <w:rPr>
          <w:rFonts w:ascii="Times New Roman" w:eastAsia="Times New Roman" w:hAnsi="Times New Roman" w:cs="Times New Roman"/>
          <w:sz w:val="24"/>
          <w:szCs w:val="24"/>
        </w:rPr>
        <w:t xml:space="preserve">randomly selected </w:t>
      </w:r>
      <w:r w:rsidR="009A5032" w:rsidRPr="00004C95">
        <w:rPr>
          <w:rFonts w:ascii="Times New Roman" w:eastAsia="Times New Roman" w:hAnsi="Times New Roman" w:cs="Times New Roman"/>
          <w:sz w:val="24"/>
          <w:szCs w:val="24"/>
        </w:rPr>
        <w:t xml:space="preserve">from </w:t>
      </w:r>
      <w:r w:rsidRPr="00004C95">
        <w:rPr>
          <w:rFonts w:ascii="Times New Roman" w:eastAsia="Times New Roman" w:hAnsi="Times New Roman" w:cs="Times New Roman"/>
          <w:sz w:val="24"/>
          <w:szCs w:val="24"/>
        </w:rPr>
        <w:t xml:space="preserve">the </w:t>
      </w:r>
      <w:r w:rsidR="009A5032" w:rsidRPr="00004C95">
        <w:rPr>
          <w:rFonts w:ascii="Times New Roman" w:eastAsia="Times New Roman" w:hAnsi="Times New Roman" w:cs="Times New Roman"/>
          <w:sz w:val="24"/>
          <w:szCs w:val="24"/>
        </w:rPr>
        <w:t xml:space="preserve">original </w:t>
      </w:r>
      <w:r w:rsidRPr="00004C95">
        <w:rPr>
          <w:rFonts w:ascii="Times New Roman" w:eastAsia="Times New Roman" w:hAnsi="Times New Roman" w:cs="Times New Roman"/>
          <w:sz w:val="24"/>
          <w:szCs w:val="24"/>
        </w:rPr>
        <w:t xml:space="preserve">25. </w:t>
      </w:r>
      <w:r w:rsidR="00A2346E" w:rsidRPr="00004C95">
        <w:rPr>
          <w:rFonts w:ascii="Times New Roman" w:eastAsia="Times New Roman" w:hAnsi="Times New Roman" w:cs="Times New Roman"/>
          <w:sz w:val="24"/>
          <w:szCs w:val="24"/>
        </w:rPr>
        <w:t xml:space="preserve">We </w:t>
      </w:r>
      <w:r w:rsidR="000D5772" w:rsidRPr="00004C95">
        <w:rPr>
          <w:rFonts w:ascii="Times New Roman" w:eastAsia="Times New Roman" w:hAnsi="Times New Roman" w:cs="Times New Roman"/>
          <w:sz w:val="24"/>
          <w:szCs w:val="24"/>
        </w:rPr>
        <w:t xml:space="preserve">varied </w:t>
      </w:r>
      <w:r w:rsidR="00A2346E" w:rsidRPr="00004C95">
        <w:rPr>
          <w:rFonts w:ascii="Times New Roman" w:eastAsia="Times New Roman" w:hAnsi="Times New Roman" w:cs="Times New Roman"/>
          <w:sz w:val="24"/>
          <w:szCs w:val="24"/>
        </w:rPr>
        <w:t xml:space="preserve">the position of where the demographic event occurred in the landscape because deme topology may influence the outcomes of population genetic analyses </w:t>
      </w:r>
      <w:r w:rsidR="00A2346E"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{"citationItems":[{"id":"ITEM-1","itemData":{"DOI":"10.1111/j.1420-9101.2009.01860.x","ISSN":"1010061X","PMID":"20002255","abstract":"The local density of individuals is seldom uniform in space and time within natural populations. Yet, formal approaches to the process of isolation by distance in continuous populations have encountered analytical difficulties in describing genetic structuring with demographic heterogeneities, usually disregarding local correlations in the movement and reproduction of genes. We formulate exact recursions for probabilities of identity in continuous populations, from which we deduce definitions of effective dispersal () and effective density (De) that generalize results relating spatial genetic structure, dispersal and density in lattice models. The latter claim is checked in simulations where estimates of effective parameters obtained from demographic information are compared with estimates derived from spatial genetic patterns in a plant population evolving in a heterogeneous and dynamic habitat. The simulations further suggest that increasing spatio-temporal correlations in local density reduce and generally decrease the product, with dispersal kurtosis influencing their sensitivity to density fluctuations. As in the lattice model, the expected relationship between the product and the genetic structure statistic ar holds under fluctuating density, irrespective of dispersal kurtosis. The product D σ2 between observed census density and the observed dispersal rate over one generation will generally be an upwardly biased (up to 400% in simulations) estimator of in populations distributed in spatially aggregated habitats. © 2009 European Society For Evolutionary Biology.","author":[{"dropping-particle":"","family":"Robledo-Arnuncio","given":"J. J.","non-dropping-particle":"","parse-names":false,"suffix":""},{"dropping-particle":"","family":"Rousset","given":"F.","non-dropping-particle":"","parse-names":false,"suffix":""}],"container-title":"Journal of Evolutionary Biology","id":"ITEM-1","issue":"1","issued":{"date-parts":[["2010"]]},"page":"53-71","title":"Isolation by distance in a continuous population under stochastic demographic fluctuations","type":"article-journal","volume":"23"},"uris":["http://www.mendeley.com/documents/?uuid=11b267fd-9ab9-4eed-ac4f-e04e776b6b41"]}],"mendeley":{"formattedCitation":"(Robledo-Arnuncio &amp; Rousset, 2010)","plainTextFormattedCitation":"(Robledo-Arnuncio &amp; Rousset, 2010)","previouslyFormattedCitation":"(Robledo-Arnuncio &amp; Rousset, 2010)"},"properties":{"noteIndex":0},"schema":"https://github.com/citation-style-language/schema/raw/master/csl-citation.json"}</w:instrText>
      </w:r>
      <w:r w:rsidR="00A2346E"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(Robledo-Arnuncio &amp; Rousset, 2010)</w:t>
      </w:r>
      <w:r w:rsidR="00A2346E" w:rsidRPr="00004C95">
        <w:rPr>
          <w:rFonts w:ascii="Times New Roman" w:eastAsia="Times New Roman" w:hAnsi="Times New Roman" w:cs="Times New Roman"/>
          <w:sz w:val="24"/>
          <w:szCs w:val="24"/>
        </w:rPr>
        <w:fldChar w:fldCharType="end"/>
      </w:r>
      <w:r w:rsidR="00A2346E" w:rsidRPr="00004C95">
        <w:rPr>
          <w:rFonts w:ascii="Times New Roman" w:eastAsia="Times New Roman" w:hAnsi="Times New Roman" w:cs="Times New Roman"/>
          <w:sz w:val="24"/>
          <w:szCs w:val="24"/>
        </w:rPr>
        <w:t xml:space="preserve">. </w:t>
      </w:r>
      <w:r w:rsidR="005F5B9D" w:rsidRPr="00004C95">
        <w:rPr>
          <w:rFonts w:ascii="Times New Roman" w:eastAsia="Times New Roman" w:hAnsi="Times New Roman" w:cs="Times New Roman"/>
          <w:sz w:val="24"/>
          <w:szCs w:val="24"/>
        </w:rPr>
        <w:t xml:space="preserve">For scenarios in which </w:t>
      </w:r>
      <w:r w:rsidRPr="00004C95">
        <w:rPr>
          <w:rFonts w:ascii="Times New Roman" w:eastAsia="Times New Roman" w:hAnsi="Times New Roman" w:cs="Times New Roman"/>
          <w:sz w:val="24"/>
          <w:szCs w:val="24"/>
        </w:rPr>
        <w:t xml:space="preserve">only </w:t>
      </w:r>
      <w:r w:rsidR="00FD4CF4" w:rsidRPr="00004C95">
        <w:rPr>
          <w:rFonts w:ascii="Times New Roman" w:eastAsia="Times New Roman" w:hAnsi="Times New Roman" w:cs="Times New Roman"/>
          <w:sz w:val="24"/>
          <w:szCs w:val="24"/>
        </w:rPr>
        <w:t xml:space="preserve">one </w:t>
      </w:r>
      <w:r w:rsidRPr="00004C95">
        <w:rPr>
          <w:rFonts w:ascii="Times New Roman" w:eastAsia="Times New Roman" w:hAnsi="Times New Roman" w:cs="Times New Roman"/>
          <w:sz w:val="24"/>
          <w:szCs w:val="24"/>
        </w:rPr>
        <w:t xml:space="preserve">population was affected, we partitioned the 180 </w:t>
      </w:r>
      <w:r w:rsidR="005F5B9D" w:rsidRPr="00004C95">
        <w:rPr>
          <w:rFonts w:ascii="Times New Roman" w:eastAsia="Times New Roman" w:hAnsi="Times New Roman" w:cs="Times New Roman"/>
          <w:sz w:val="24"/>
          <w:szCs w:val="24"/>
        </w:rPr>
        <w:t xml:space="preserve">simulations </w:t>
      </w:r>
      <w:r w:rsidRPr="00004C95">
        <w:rPr>
          <w:rFonts w:ascii="Times New Roman" w:eastAsia="Times New Roman" w:hAnsi="Times New Roman" w:cs="Times New Roman"/>
          <w:sz w:val="24"/>
          <w:szCs w:val="24"/>
        </w:rPr>
        <w:t xml:space="preserve">equally among six populations in the landscape. </w:t>
      </w:r>
      <w:r w:rsidR="00661D0F" w:rsidRPr="00004C95">
        <w:rPr>
          <w:rFonts w:ascii="Times New Roman" w:eastAsia="Times New Roman" w:hAnsi="Times New Roman" w:cs="Times New Roman"/>
          <w:sz w:val="24"/>
          <w:szCs w:val="24"/>
        </w:rPr>
        <w:t>B</w:t>
      </w:r>
      <w:r w:rsidRPr="00004C95">
        <w:rPr>
          <w:rFonts w:ascii="Times New Roman" w:eastAsia="Times New Roman" w:hAnsi="Times New Roman" w:cs="Times New Roman"/>
          <w:sz w:val="24"/>
          <w:szCs w:val="24"/>
        </w:rPr>
        <w:t xml:space="preserve">ecause our landscape is square and homogeneously resistant to movement, </w:t>
      </w:r>
      <w:r w:rsidR="00661D0F" w:rsidRPr="00004C95">
        <w:rPr>
          <w:rFonts w:ascii="Times New Roman" w:eastAsia="Times New Roman" w:hAnsi="Times New Roman" w:cs="Times New Roman"/>
          <w:sz w:val="24"/>
          <w:szCs w:val="24"/>
        </w:rPr>
        <w:t>it is symmetric and there are only six unique positions. Systematically choosing those six positions</w:t>
      </w:r>
      <w:r w:rsidR="00B90E47" w:rsidRPr="00004C95">
        <w:rPr>
          <w:rFonts w:ascii="Times New Roman" w:eastAsia="Times New Roman" w:hAnsi="Times New Roman" w:cs="Times New Roman"/>
          <w:sz w:val="24"/>
          <w:szCs w:val="24"/>
        </w:rPr>
        <w:t xml:space="preserve"> as a pool of potential targets for our demographic event</w:t>
      </w:r>
      <w:r w:rsidR="00661D0F" w:rsidRPr="00004C95">
        <w:rPr>
          <w:rFonts w:ascii="Times New Roman" w:eastAsia="Times New Roman" w:hAnsi="Times New Roman" w:cs="Times New Roman"/>
          <w:sz w:val="24"/>
          <w:szCs w:val="24"/>
        </w:rPr>
        <w:t xml:space="preserve"> therefore covered all possible spatial patterns in our simulations</w:t>
      </w:r>
      <w:r w:rsidRPr="00004C95">
        <w:rPr>
          <w:rFonts w:ascii="Times New Roman" w:eastAsia="Times New Roman" w:hAnsi="Times New Roman" w:cs="Times New Roman"/>
          <w:sz w:val="24"/>
          <w:szCs w:val="24"/>
        </w:rPr>
        <w:t xml:space="preserve">. </w:t>
      </w:r>
      <w:r w:rsidR="00661D0F" w:rsidRPr="00004C95">
        <w:rPr>
          <w:rFonts w:ascii="Times New Roman" w:eastAsia="Times New Roman" w:hAnsi="Times New Roman" w:cs="Times New Roman"/>
          <w:sz w:val="24"/>
          <w:szCs w:val="24"/>
        </w:rPr>
        <w:t xml:space="preserve"> </w:t>
      </w:r>
      <w:r w:rsidR="00EC4F00" w:rsidRPr="00004C95">
        <w:rPr>
          <w:rFonts w:ascii="Times New Roman" w:eastAsia="Times New Roman" w:hAnsi="Times New Roman" w:cs="Times New Roman"/>
          <w:sz w:val="24"/>
          <w:szCs w:val="24"/>
        </w:rPr>
        <w:t>One or more populations among these</w:t>
      </w:r>
      <w:r w:rsidR="00661D0F" w:rsidRPr="00004C95">
        <w:rPr>
          <w:rFonts w:ascii="Times New Roman" w:eastAsia="Times New Roman" w:hAnsi="Times New Roman" w:cs="Times New Roman"/>
          <w:sz w:val="24"/>
          <w:szCs w:val="24"/>
        </w:rPr>
        <w:t xml:space="preserve"> six populations were randomly selected once</w:t>
      </w:r>
      <w:r w:rsidR="009A3FF7" w:rsidRPr="00004C95">
        <w:rPr>
          <w:rFonts w:ascii="Times New Roman" w:eastAsia="Times New Roman" w:hAnsi="Times New Roman" w:cs="Times New Roman"/>
          <w:sz w:val="24"/>
          <w:szCs w:val="24"/>
        </w:rPr>
        <w:t>,</w:t>
      </w:r>
      <w:r w:rsidR="00661D0F" w:rsidRPr="00004C95">
        <w:rPr>
          <w:rFonts w:ascii="Times New Roman" w:eastAsia="Times New Roman" w:hAnsi="Times New Roman" w:cs="Times New Roman"/>
          <w:sz w:val="24"/>
          <w:szCs w:val="24"/>
        </w:rPr>
        <w:t xml:space="preserve"> and were identical across runs. </w:t>
      </w:r>
      <w:r w:rsidRPr="00004C95">
        <w:rPr>
          <w:rFonts w:ascii="Times New Roman" w:eastAsia="Times New Roman" w:hAnsi="Times New Roman" w:cs="Times New Roman"/>
          <w:sz w:val="24"/>
          <w:szCs w:val="24"/>
        </w:rPr>
        <w:t xml:space="preserve">When </w:t>
      </w:r>
      <w:r w:rsidR="005F5B9D" w:rsidRPr="00004C95">
        <w:rPr>
          <w:rFonts w:ascii="Times New Roman" w:eastAsia="Times New Roman" w:hAnsi="Times New Roman" w:cs="Times New Roman"/>
          <w:sz w:val="24"/>
          <w:szCs w:val="24"/>
        </w:rPr>
        <w:t xml:space="preserve">multiple </w:t>
      </w:r>
      <w:r w:rsidRPr="00004C95">
        <w:rPr>
          <w:rFonts w:ascii="Times New Roman" w:eastAsia="Times New Roman" w:hAnsi="Times New Roman" w:cs="Times New Roman"/>
          <w:sz w:val="24"/>
          <w:szCs w:val="24"/>
        </w:rPr>
        <w:t>(</w:t>
      </w:r>
      <w:r w:rsidR="005F5B9D" w:rsidRPr="00004C95">
        <w:rPr>
          <w:rFonts w:ascii="Times New Roman" w:eastAsia="Times New Roman" w:hAnsi="Times New Roman" w:cs="Times New Roman"/>
          <w:sz w:val="24"/>
          <w:szCs w:val="24"/>
        </w:rPr>
        <w:t xml:space="preserve">two </w:t>
      </w:r>
      <w:r w:rsidRPr="00004C95">
        <w:rPr>
          <w:rFonts w:ascii="Times New Roman" w:eastAsia="Times New Roman" w:hAnsi="Times New Roman" w:cs="Times New Roman"/>
          <w:sz w:val="24"/>
          <w:szCs w:val="24"/>
        </w:rPr>
        <w:t xml:space="preserve">or </w:t>
      </w:r>
      <w:r w:rsidR="005F5B9D" w:rsidRPr="00004C95">
        <w:rPr>
          <w:rFonts w:ascii="Times New Roman" w:eastAsia="Times New Roman" w:hAnsi="Times New Roman" w:cs="Times New Roman"/>
          <w:sz w:val="24"/>
          <w:szCs w:val="24"/>
        </w:rPr>
        <w:t>three</w:t>
      </w:r>
      <w:r w:rsidRPr="00004C95">
        <w:rPr>
          <w:rFonts w:ascii="Times New Roman" w:eastAsia="Times New Roman" w:hAnsi="Times New Roman" w:cs="Times New Roman"/>
          <w:sz w:val="24"/>
          <w:szCs w:val="24"/>
        </w:rPr>
        <w:t xml:space="preserve">) populations underwent a demographic event, we randomly </w:t>
      </w:r>
      <w:r w:rsidR="00EA200B" w:rsidRPr="00004C95">
        <w:rPr>
          <w:rFonts w:ascii="Times New Roman" w:eastAsia="Times New Roman" w:hAnsi="Times New Roman" w:cs="Times New Roman"/>
          <w:sz w:val="24"/>
          <w:szCs w:val="24"/>
        </w:rPr>
        <w:t xml:space="preserve">chose </w:t>
      </w:r>
      <w:r w:rsidR="005F5B9D" w:rsidRPr="00004C95">
        <w:rPr>
          <w:rFonts w:ascii="Times New Roman" w:eastAsia="Times New Roman" w:hAnsi="Times New Roman" w:cs="Times New Roman"/>
          <w:sz w:val="24"/>
          <w:szCs w:val="24"/>
        </w:rPr>
        <w:t xml:space="preserve">one </w:t>
      </w:r>
      <w:r w:rsidR="00EA200B" w:rsidRPr="00004C95">
        <w:rPr>
          <w:rFonts w:ascii="Times New Roman" w:eastAsia="Times New Roman" w:hAnsi="Times New Roman" w:cs="Times New Roman"/>
          <w:sz w:val="24"/>
          <w:szCs w:val="24"/>
        </w:rPr>
        <w:t>of</w:t>
      </w:r>
      <w:r w:rsidRPr="00004C95">
        <w:rPr>
          <w:rFonts w:ascii="Times New Roman" w:eastAsia="Times New Roman" w:hAnsi="Times New Roman" w:cs="Times New Roman"/>
          <w:sz w:val="24"/>
          <w:szCs w:val="24"/>
        </w:rPr>
        <w:t xml:space="preserve"> the</w:t>
      </w:r>
      <w:r w:rsidR="00EA200B" w:rsidRPr="00004C95">
        <w:rPr>
          <w:rFonts w:ascii="Times New Roman" w:eastAsia="Times New Roman" w:hAnsi="Times New Roman" w:cs="Times New Roman"/>
          <w:sz w:val="24"/>
          <w:szCs w:val="24"/>
        </w:rPr>
        <w:t>se</w:t>
      </w:r>
      <w:r w:rsidRPr="00004C95">
        <w:rPr>
          <w:rFonts w:ascii="Times New Roman" w:eastAsia="Times New Roman" w:hAnsi="Times New Roman" w:cs="Times New Roman"/>
          <w:sz w:val="24"/>
          <w:szCs w:val="24"/>
        </w:rPr>
        <w:t xml:space="preserve"> six </w:t>
      </w:r>
      <w:r w:rsidR="00EA200B" w:rsidRPr="00004C95">
        <w:rPr>
          <w:rFonts w:ascii="Times New Roman" w:eastAsia="Times New Roman" w:hAnsi="Times New Roman" w:cs="Times New Roman"/>
          <w:sz w:val="24"/>
          <w:szCs w:val="24"/>
        </w:rPr>
        <w:t>geographically unique populations</w:t>
      </w:r>
      <w:r w:rsidRPr="00004C95">
        <w:rPr>
          <w:rFonts w:ascii="Times New Roman" w:eastAsia="Times New Roman" w:hAnsi="Times New Roman" w:cs="Times New Roman"/>
          <w:sz w:val="24"/>
          <w:szCs w:val="24"/>
        </w:rPr>
        <w:t xml:space="preserve"> and randomly picked </w:t>
      </w:r>
      <w:r w:rsidR="005F5B9D" w:rsidRPr="00004C95">
        <w:rPr>
          <w:rFonts w:ascii="Times New Roman" w:eastAsia="Times New Roman" w:hAnsi="Times New Roman" w:cs="Times New Roman"/>
          <w:sz w:val="24"/>
          <w:szCs w:val="24"/>
        </w:rPr>
        <w:t xml:space="preserve">one </w:t>
      </w:r>
      <w:r w:rsidRPr="00004C95">
        <w:rPr>
          <w:rFonts w:ascii="Times New Roman" w:eastAsia="Times New Roman" w:hAnsi="Times New Roman" w:cs="Times New Roman"/>
          <w:sz w:val="24"/>
          <w:szCs w:val="24"/>
        </w:rPr>
        <w:t xml:space="preserve">or </w:t>
      </w:r>
      <w:r w:rsidR="005F5B9D" w:rsidRPr="00004C95">
        <w:rPr>
          <w:rFonts w:ascii="Times New Roman" w:eastAsia="Times New Roman" w:hAnsi="Times New Roman" w:cs="Times New Roman"/>
          <w:sz w:val="24"/>
          <w:szCs w:val="24"/>
        </w:rPr>
        <w:t xml:space="preserve">two </w:t>
      </w:r>
      <w:r w:rsidRPr="00004C95">
        <w:rPr>
          <w:rFonts w:ascii="Times New Roman" w:eastAsia="Times New Roman" w:hAnsi="Times New Roman" w:cs="Times New Roman"/>
          <w:sz w:val="24"/>
          <w:szCs w:val="24"/>
        </w:rPr>
        <w:t xml:space="preserve">additional populations directly adjacent to it. </w:t>
      </w:r>
      <w:r w:rsidR="00A2346E" w:rsidRPr="00004C95">
        <w:rPr>
          <w:rFonts w:ascii="Times New Roman" w:eastAsia="Times New Roman" w:hAnsi="Times New Roman" w:cs="Times New Roman"/>
          <w:sz w:val="24"/>
          <w:szCs w:val="24"/>
        </w:rPr>
        <w:t xml:space="preserve">We chose to pick adjacent populations to respect the spatial autocorrelation often exhibited in demographic events. </w:t>
      </w:r>
      <w:r w:rsidR="00330557" w:rsidRPr="00004C95">
        <w:rPr>
          <w:rFonts w:ascii="Times New Roman" w:eastAsia="Times New Roman" w:hAnsi="Times New Roman" w:cs="Times New Roman"/>
          <w:sz w:val="24"/>
          <w:szCs w:val="24"/>
        </w:rPr>
        <w:t xml:space="preserve">For each of the two- and three-population simulations, we </w:t>
      </w:r>
      <w:r w:rsidR="00EA200B" w:rsidRPr="00004C95">
        <w:rPr>
          <w:rFonts w:ascii="Times New Roman" w:eastAsia="Times New Roman" w:hAnsi="Times New Roman" w:cs="Times New Roman"/>
          <w:sz w:val="24"/>
          <w:szCs w:val="24"/>
        </w:rPr>
        <w:t xml:space="preserve">repeated </w:t>
      </w:r>
      <w:r w:rsidRPr="00004C95">
        <w:rPr>
          <w:rFonts w:ascii="Times New Roman" w:eastAsia="Times New Roman" w:hAnsi="Times New Roman" w:cs="Times New Roman"/>
          <w:sz w:val="24"/>
          <w:szCs w:val="24"/>
        </w:rPr>
        <w:t xml:space="preserve">this </w:t>
      </w:r>
      <w:r w:rsidR="00EA200B" w:rsidRPr="00004C95">
        <w:rPr>
          <w:rFonts w:ascii="Times New Roman" w:eastAsia="Times New Roman" w:hAnsi="Times New Roman" w:cs="Times New Roman"/>
          <w:sz w:val="24"/>
          <w:szCs w:val="24"/>
        </w:rPr>
        <w:t xml:space="preserve">population selection procedure </w:t>
      </w:r>
      <w:r w:rsidRPr="00004C95">
        <w:rPr>
          <w:rFonts w:ascii="Times New Roman" w:eastAsia="Times New Roman" w:hAnsi="Times New Roman" w:cs="Times New Roman"/>
          <w:sz w:val="24"/>
          <w:szCs w:val="24"/>
        </w:rPr>
        <w:t xml:space="preserve">six times </w:t>
      </w:r>
      <w:r w:rsidR="00EA200B" w:rsidRPr="00004C95">
        <w:rPr>
          <w:rFonts w:ascii="Times New Roman" w:eastAsia="Times New Roman" w:hAnsi="Times New Roman" w:cs="Times New Roman"/>
          <w:sz w:val="24"/>
          <w:szCs w:val="24"/>
        </w:rPr>
        <w:t xml:space="preserve">and ran </w:t>
      </w:r>
      <w:r w:rsidRPr="00004C95">
        <w:rPr>
          <w:rFonts w:ascii="Times New Roman" w:eastAsia="Times New Roman" w:hAnsi="Times New Roman" w:cs="Times New Roman"/>
          <w:sz w:val="24"/>
          <w:szCs w:val="24"/>
        </w:rPr>
        <w:t>30 replicate</w:t>
      </w:r>
      <w:r w:rsidR="00EA200B" w:rsidRPr="00004C95">
        <w:rPr>
          <w:rFonts w:ascii="Times New Roman" w:eastAsia="Times New Roman" w:hAnsi="Times New Roman" w:cs="Times New Roman"/>
          <w:sz w:val="24"/>
          <w:szCs w:val="24"/>
        </w:rPr>
        <w:t xml:space="preserve"> simulations</w:t>
      </w:r>
      <w:r w:rsidRPr="00004C95">
        <w:rPr>
          <w:rFonts w:ascii="Times New Roman" w:eastAsia="Times New Roman" w:hAnsi="Times New Roman" w:cs="Times New Roman"/>
          <w:sz w:val="24"/>
          <w:szCs w:val="24"/>
        </w:rPr>
        <w:t xml:space="preserve"> for each set of populations. </w:t>
      </w:r>
    </w:p>
    <w:p w14:paraId="69F1420C" w14:textId="77777777" w:rsidR="00760250" w:rsidRPr="00004C95" w:rsidRDefault="00760250" w:rsidP="00182E94">
      <w:pPr>
        <w:pStyle w:val="Titre2"/>
        <w:spacing w:after="240" w:line="276" w:lineRule="auto"/>
        <w:rPr>
          <w:lang w:val="en-US"/>
        </w:rPr>
      </w:pPr>
      <w:r w:rsidRPr="00004C95">
        <w:rPr>
          <w:lang w:val="en-US"/>
        </w:rPr>
        <w:t>Statistical performance</w:t>
      </w:r>
    </w:p>
    <w:p w14:paraId="1AA3B59C" w14:textId="2DD1FA95" w:rsidR="009A5032" w:rsidRPr="00004C95" w:rsidRDefault="00760250" w:rsidP="00182E94">
      <w:pPr>
        <w:spacing w:after="240" w:line="276" w:lineRule="auto"/>
        <w:rPr>
          <w:rFonts w:ascii="Times New Roman" w:eastAsia="Times New Roman" w:hAnsi="Times New Roman" w:cs="Times New Roman"/>
          <w:iCs/>
          <w:sz w:val="24"/>
          <w:szCs w:val="24"/>
        </w:rPr>
      </w:pPr>
      <w:r w:rsidRPr="00004C95">
        <w:rPr>
          <w:rFonts w:ascii="Times New Roman" w:eastAsia="Times New Roman" w:hAnsi="Times New Roman" w:cs="Times New Roman"/>
          <w:iCs/>
          <w:sz w:val="24"/>
          <w:szCs w:val="24"/>
        </w:rPr>
        <w:t xml:space="preserve">We </w:t>
      </w:r>
      <w:r w:rsidR="0093724D" w:rsidRPr="00004C95">
        <w:rPr>
          <w:rFonts w:ascii="Times New Roman" w:eastAsia="Times New Roman" w:hAnsi="Times New Roman" w:cs="Times New Roman"/>
          <w:iCs/>
          <w:sz w:val="24"/>
          <w:szCs w:val="24"/>
        </w:rPr>
        <w:t>assess</w:t>
      </w:r>
      <w:r w:rsidR="00330557" w:rsidRPr="00004C95">
        <w:rPr>
          <w:rFonts w:ascii="Times New Roman" w:eastAsia="Times New Roman" w:hAnsi="Times New Roman" w:cs="Times New Roman"/>
          <w:iCs/>
          <w:sz w:val="24"/>
          <w:szCs w:val="24"/>
        </w:rPr>
        <w:t>ed</w:t>
      </w:r>
      <w:r w:rsidR="0093724D" w:rsidRPr="00004C95">
        <w:rPr>
          <w:rFonts w:ascii="Times New Roman" w:eastAsia="Times New Roman" w:hAnsi="Times New Roman" w:cs="Times New Roman"/>
          <w:iCs/>
          <w:sz w:val="24"/>
          <w:szCs w:val="24"/>
        </w:rPr>
        <w:t xml:space="preserve"> the statistical performance of our TGI testing procedure using </w:t>
      </w:r>
      <w:r w:rsidRPr="00004C95">
        <w:rPr>
          <w:rFonts w:ascii="Times New Roman" w:eastAsia="Times New Roman" w:hAnsi="Times New Roman" w:cs="Times New Roman"/>
          <w:iCs/>
          <w:sz w:val="24"/>
          <w:szCs w:val="24"/>
        </w:rPr>
        <w:t xml:space="preserve">the </w:t>
      </w:r>
      <w:r w:rsidR="00545C37" w:rsidRPr="00004C95">
        <w:rPr>
          <w:rFonts w:ascii="Times New Roman" w:eastAsia="Times New Roman" w:hAnsi="Times New Roman" w:cs="Times New Roman"/>
          <w:iCs/>
          <w:sz w:val="24"/>
          <w:szCs w:val="24"/>
        </w:rPr>
        <w:t xml:space="preserve">false positive rate </w:t>
      </w:r>
      <w:r w:rsidRPr="00004C95">
        <w:rPr>
          <w:rFonts w:ascii="Times New Roman" w:eastAsia="Times New Roman" w:hAnsi="Times New Roman" w:cs="Times New Roman"/>
          <w:iCs/>
          <w:sz w:val="24"/>
          <w:szCs w:val="24"/>
        </w:rPr>
        <w:t xml:space="preserve">(FPR) and </w:t>
      </w:r>
      <w:r w:rsidR="00545C37" w:rsidRPr="00004C95">
        <w:rPr>
          <w:rFonts w:ascii="Times New Roman" w:eastAsia="Times New Roman" w:hAnsi="Times New Roman" w:cs="Times New Roman"/>
          <w:iCs/>
          <w:sz w:val="24"/>
          <w:szCs w:val="24"/>
        </w:rPr>
        <w:t xml:space="preserve">false negative rate </w:t>
      </w:r>
      <w:r w:rsidRPr="00004C95">
        <w:rPr>
          <w:rFonts w:ascii="Times New Roman" w:eastAsia="Times New Roman" w:hAnsi="Times New Roman" w:cs="Times New Roman"/>
          <w:iCs/>
          <w:sz w:val="24"/>
          <w:szCs w:val="24"/>
        </w:rPr>
        <w:t xml:space="preserve">(FNR). </w:t>
      </w:r>
      <w:r w:rsidR="009A5032" w:rsidRPr="00004C95">
        <w:rPr>
          <w:rFonts w:ascii="Times New Roman" w:eastAsia="Times New Roman" w:hAnsi="Times New Roman" w:cs="Times New Roman"/>
          <w:iCs/>
          <w:sz w:val="24"/>
          <w:szCs w:val="24"/>
        </w:rPr>
        <w:t xml:space="preserve">In our study, a </w:t>
      </w:r>
      <w:r w:rsidRPr="00004C95">
        <w:rPr>
          <w:rFonts w:ascii="Times New Roman" w:eastAsia="Times New Roman" w:hAnsi="Times New Roman" w:cs="Times New Roman"/>
          <w:iCs/>
          <w:sz w:val="24"/>
          <w:szCs w:val="24"/>
        </w:rPr>
        <w:t xml:space="preserve">false positive </w:t>
      </w:r>
      <w:r w:rsidR="009A5032" w:rsidRPr="00004C95">
        <w:rPr>
          <w:rFonts w:ascii="Times New Roman" w:eastAsia="Times New Roman" w:hAnsi="Times New Roman" w:cs="Times New Roman"/>
          <w:iCs/>
          <w:sz w:val="24"/>
          <w:szCs w:val="24"/>
        </w:rPr>
        <w:t xml:space="preserve">was </w:t>
      </w:r>
      <w:r w:rsidRPr="00004C95">
        <w:rPr>
          <w:rFonts w:ascii="Times New Roman" w:eastAsia="Times New Roman" w:hAnsi="Times New Roman" w:cs="Times New Roman"/>
          <w:iCs/>
          <w:sz w:val="24"/>
          <w:szCs w:val="24"/>
        </w:rPr>
        <w:t xml:space="preserve">a population that we </w:t>
      </w:r>
      <w:r w:rsidR="009A5032" w:rsidRPr="00004C95">
        <w:rPr>
          <w:rFonts w:ascii="Times New Roman" w:eastAsia="Times New Roman" w:hAnsi="Times New Roman" w:cs="Times New Roman"/>
          <w:iCs/>
          <w:sz w:val="24"/>
          <w:szCs w:val="24"/>
        </w:rPr>
        <w:t xml:space="preserve">knew </w:t>
      </w:r>
      <w:r w:rsidRPr="00004C95">
        <w:rPr>
          <w:rFonts w:ascii="Times New Roman" w:eastAsia="Times New Roman" w:hAnsi="Times New Roman" w:cs="Times New Roman"/>
          <w:iCs/>
          <w:sz w:val="24"/>
          <w:szCs w:val="24"/>
        </w:rPr>
        <w:t xml:space="preserve">did not undergo the demographic change we imposed but </w:t>
      </w:r>
      <w:r w:rsidR="009A5032" w:rsidRPr="00004C95">
        <w:rPr>
          <w:rFonts w:ascii="Times New Roman" w:eastAsia="Times New Roman" w:hAnsi="Times New Roman" w:cs="Times New Roman"/>
          <w:iCs/>
          <w:sz w:val="24"/>
          <w:szCs w:val="24"/>
        </w:rPr>
        <w:t xml:space="preserve">was </w:t>
      </w:r>
      <w:r w:rsidRPr="00004C95">
        <w:rPr>
          <w:rFonts w:ascii="Times New Roman" w:eastAsia="Times New Roman" w:hAnsi="Times New Roman" w:cs="Times New Roman"/>
          <w:iCs/>
          <w:sz w:val="24"/>
          <w:szCs w:val="24"/>
        </w:rPr>
        <w:t xml:space="preserve">found to have done so </w:t>
      </w:r>
      <w:r w:rsidR="009A5032" w:rsidRPr="00004C95">
        <w:rPr>
          <w:rFonts w:ascii="Times New Roman" w:eastAsia="Times New Roman" w:hAnsi="Times New Roman" w:cs="Times New Roman"/>
          <w:iCs/>
          <w:sz w:val="24"/>
          <w:szCs w:val="24"/>
        </w:rPr>
        <w:t xml:space="preserve">using </w:t>
      </w:r>
      <w:r w:rsidRPr="00004C95">
        <w:rPr>
          <w:rFonts w:ascii="Times New Roman" w:eastAsia="Times New Roman" w:hAnsi="Times New Roman" w:cs="Times New Roman"/>
          <w:iCs/>
          <w:sz w:val="24"/>
          <w:szCs w:val="24"/>
        </w:rPr>
        <w:t>the TGI test</w:t>
      </w:r>
      <w:r w:rsidR="00330557" w:rsidRPr="00004C95">
        <w:rPr>
          <w:rFonts w:ascii="Times New Roman" w:eastAsia="Times New Roman" w:hAnsi="Times New Roman" w:cs="Times New Roman"/>
          <w:iCs/>
          <w:sz w:val="24"/>
          <w:szCs w:val="24"/>
        </w:rPr>
        <w:t xml:space="preserve">, whereas a </w:t>
      </w:r>
      <w:r w:rsidRPr="00004C95">
        <w:rPr>
          <w:rFonts w:ascii="Times New Roman" w:eastAsia="Times New Roman" w:hAnsi="Times New Roman" w:cs="Times New Roman"/>
          <w:iCs/>
          <w:sz w:val="24"/>
          <w:szCs w:val="24"/>
        </w:rPr>
        <w:t xml:space="preserve">false negative </w:t>
      </w:r>
      <w:r w:rsidR="00545C37" w:rsidRPr="00004C95">
        <w:rPr>
          <w:rFonts w:ascii="Times New Roman" w:eastAsia="Times New Roman" w:hAnsi="Times New Roman" w:cs="Times New Roman"/>
          <w:iCs/>
          <w:sz w:val="24"/>
          <w:szCs w:val="24"/>
        </w:rPr>
        <w:t xml:space="preserve">was </w:t>
      </w:r>
      <w:r w:rsidRPr="00004C95">
        <w:rPr>
          <w:rFonts w:ascii="Times New Roman" w:eastAsia="Times New Roman" w:hAnsi="Times New Roman" w:cs="Times New Roman"/>
          <w:iCs/>
          <w:sz w:val="24"/>
          <w:szCs w:val="24"/>
        </w:rPr>
        <w:t>a population that experience</w:t>
      </w:r>
      <w:r w:rsidR="009A5032" w:rsidRPr="00004C95">
        <w:rPr>
          <w:rFonts w:ascii="Times New Roman" w:eastAsia="Times New Roman" w:hAnsi="Times New Roman" w:cs="Times New Roman"/>
          <w:iCs/>
          <w:sz w:val="24"/>
          <w:szCs w:val="24"/>
        </w:rPr>
        <w:t>d</w:t>
      </w:r>
      <w:r w:rsidRPr="00004C95">
        <w:rPr>
          <w:rFonts w:ascii="Times New Roman" w:eastAsia="Times New Roman" w:hAnsi="Times New Roman" w:cs="Times New Roman"/>
          <w:iCs/>
          <w:sz w:val="24"/>
          <w:szCs w:val="24"/>
        </w:rPr>
        <w:t xml:space="preserve"> </w:t>
      </w:r>
      <w:r w:rsidR="00545C37" w:rsidRPr="00004C95">
        <w:rPr>
          <w:rFonts w:ascii="Times New Roman" w:eastAsia="Times New Roman" w:hAnsi="Times New Roman" w:cs="Times New Roman"/>
          <w:iCs/>
          <w:sz w:val="24"/>
          <w:szCs w:val="24"/>
        </w:rPr>
        <w:t xml:space="preserve">the </w:t>
      </w:r>
      <w:r w:rsidRPr="00004C95">
        <w:rPr>
          <w:rFonts w:ascii="Times New Roman" w:eastAsia="Times New Roman" w:hAnsi="Times New Roman" w:cs="Times New Roman"/>
          <w:iCs/>
          <w:sz w:val="24"/>
          <w:szCs w:val="24"/>
        </w:rPr>
        <w:t xml:space="preserve">demographic event </w:t>
      </w:r>
      <w:r w:rsidR="00330557" w:rsidRPr="00004C95">
        <w:rPr>
          <w:rFonts w:ascii="Times New Roman" w:eastAsia="Times New Roman" w:hAnsi="Times New Roman" w:cs="Times New Roman"/>
          <w:iCs/>
          <w:sz w:val="24"/>
          <w:szCs w:val="24"/>
        </w:rPr>
        <w:t>but exhibited no significant change</w:t>
      </w:r>
      <w:r w:rsidR="009A5032" w:rsidRPr="00004C95">
        <w:rPr>
          <w:rFonts w:ascii="Times New Roman" w:eastAsia="Times New Roman" w:hAnsi="Times New Roman" w:cs="Times New Roman"/>
          <w:iCs/>
          <w:sz w:val="24"/>
          <w:szCs w:val="24"/>
        </w:rPr>
        <w:t xml:space="preserve"> </w:t>
      </w:r>
      <w:r w:rsidR="00330557" w:rsidRPr="00004C95">
        <w:rPr>
          <w:rFonts w:ascii="Times New Roman" w:eastAsia="Times New Roman" w:hAnsi="Times New Roman" w:cs="Times New Roman"/>
          <w:iCs/>
          <w:sz w:val="24"/>
          <w:szCs w:val="24"/>
        </w:rPr>
        <w:t>in</w:t>
      </w:r>
      <w:r w:rsidR="009A5032" w:rsidRPr="00004C95">
        <w:rPr>
          <w:rFonts w:ascii="Times New Roman" w:eastAsia="Times New Roman" w:hAnsi="Times New Roman" w:cs="Times New Roman"/>
          <w:iCs/>
          <w:sz w:val="24"/>
          <w:szCs w:val="24"/>
        </w:rPr>
        <w:t xml:space="preserve"> the TGI test</w:t>
      </w:r>
      <w:r w:rsidRPr="00004C95">
        <w:rPr>
          <w:rFonts w:ascii="Times New Roman" w:eastAsia="Times New Roman" w:hAnsi="Times New Roman" w:cs="Times New Roman"/>
          <w:iCs/>
          <w:sz w:val="24"/>
          <w:szCs w:val="24"/>
        </w:rPr>
        <w:t xml:space="preserve">. </w:t>
      </w:r>
      <w:r w:rsidR="009A5032" w:rsidRPr="00004C95">
        <w:rPr>
          <w:rFonts w:ascii="Times New Roman" w:eastAsia="Times New Roman" w:hAnsi="Times New Roman" w:cs="Times New Roman"/>
          <w:iCs/>
          <w:sz w:val="24"/>
          <w:szCs w:val="24"/>
        </w:rPr>
        <w:t xml:space="preserve">The </w:t>
      </w:r>
      <w:r w:rsidRPr="00004C95">
        <w:rPr>
          <w:rFonts w:ascii="Times New Roman" w:eastAsia="Times New Roman" w:hAnsi="Times New Roman" w:cs="Times New Roman"/>
          <w:iCs/>
          <w:sz w:val="24"/>
          <w:szCs w:val="24"/>
        </w:rPr>
        <w:t xml:space="preserve">FPR </w:t>
      </w:r>
      <w:r w:rsidR="009A5032" w:rsidRPr="00004C95">
        <w:rPr>
          <w:rFonts w:ascii="Times New Roman" w:eastAsia="Times New Roman" w:hAnsi="Times New Roman" w:cs="Times New Roman"/>
          <w:iCs/>
          <w:sz w:val="24"/>
          <w:szCs w:val="24"/>
        </w:rPr>
        <w:t xml:space="preserve">is expressed as the ratio of </w:t>
      </w:r>
      <w:r w:rsidRPr="00004C95">
        <w:rPr>
          <w:rFonts w:ascii="Times New Roman" w:eastAsia="Times New Roman" w:hAnsi="Times New Roman" w:cs="Times New Roman"/>
          <w:iCs/>
          <w:sz w:val="24"/>
          <w:szCs w:val="24"/>
        </w:rPr>
        <w:t xml:space="preserve">false positives </w:t>
      </w:r>
      <w:r w:rsidR="009A5032" w:rsidRPr="00004C95">
        <w:rPr>
          <w:rFonts w:ascii="Times New Roman" w:eastAsia="Times New Roman" w:hAnsi="Times New Roman" w:cs="Times New Roman"/>
          <w:iCs/>
          <w:sz w:val="24"/>
          <w:szCs w:val="24"/>
        </w:rPr>
        <w:t xml:space="preserve">to </w:t>
      </w:r>
      <w:r w:rsidRPr="00004C95">
        <w:rPr>
          <w:rFonts w:ascii="Times New Roman" w:eastAsia="Times New Roman" w:hAnsi="Times New Roman" w:cs="Times New Roman"/>
          <w:iCs/>
          <w:sz w:val="24"/>
          <w:szCs w:val="24"/>
        </w:rPr>
        <w:t>the total number of negative tests (i.e., true negatives and false positives</w:t>
      </w:r>
      <w:r w:rsidR="009A5032" w:rsidRPr="00004C95">
        <w:rPr>
          <w:rFonts w:ascii="Times New Roman" w:eastAsia="Times New Roman" w:hAnsi="Times New Roman" w:cs="Times New Roman"/>
          <w:iCs/>
          <w:sz w:val="24"/>
          <w:szCs w:val="24"/>
        </w:rPr>
        <w:t xml:space="preserve">), and the </w:t>
      </w:r>
      <w:r w:rsidRPr="00004C95">
        <w:rPr>
          <w:rFonts w:ascii="Times New Roman" w:eastAsia="Times New Roman" w:hAnsi="Times New Roman" w:cs="Times New Roman"/>
          <w:iCs/>
          <w:sz w:val="24"/>
          <w:szCs w:val="24"/>
        </w:rPr>
        <w:t xml:space="preserve">FNR </w:t>
      </w:r>
      <w:r w:rsidR="009A5032" w:rsidRPr="00004C95">
        <w:rPr>
          <w:rFonts w:ascii="Times New Roman" w:eastAsia="Times New Roman" w:hAnsi="Times New Roman" w:cs="Times New Roman"/>
          <w:iCs/>
          <w:sz w:val="24"/>
          <w:szCs w:val="24"/>
        </w:rPr>
        <w:t xml:space="preserve">is expressed as the ratio of </w:t>
      </w:r>
      <w:r w:rsidRPr="00004C95">
        <w:rPr>
          <w:rFonts w:ascii="Times New Roman" w:eastAsia="Times New Roman" w:hAnsi="Times New Roman" w:cs="Times New Roman"/>
          <w:iCs/>
          <w:sz w:val="24"/>
          <w:szCs w:val="24"/>
        </w:rPr>
        <w:t xml:space="preserve">false negatives </w:t>
      </w:r>
      <w:r w:rsidR="009A5032" w:rsidRPr="00004C95">
        <w:rPr>
          <w:rFonts w:ascii="Times New Roman" w:eastAsia="Times New Roman" w:hAnsi="Times New Roman" w:cs="Times New Roman"/>
          <w:iCs/>
          <w:sz w:val="24"/>
          <w:szCs w:val="24"/>
        </w:rPr>
        <w:t xml:space="preserve">to </w:t>
      </w:r>
      <w:r w:rsidRPr="00004C95">
        <w:rPr>
          <w:rFonts w:ascii="Times New Roman" w:eastAsia="Times New Roman" w:hAnsi="Times New Roman" w:cs="Times New Roman"/>
          <w:iCs/>
          <w:sz w:val="24"/>
          <w:szCs w:val="24"/>
        </w:rPr>
        <w:t>the total number of positive tests (i.e., true positives and</w:t>
      </w:r>
      <w:r w:rsidR="003237FC" w:rsidRPr="00004C95">
        <w:rPr>
          <w:rFonts w:ascii="Times New Roman" w:eastAsia="Times New Roman" w:hAnsi="Times New Roman" w:cs="Times New Roman"/>
          <w:iCs/>
          <w:sz w:val="24"/>
          <w:szCs w:val="24"/>
        </w:rPr>
        <w:t xml:space="preserve"> false negatives).</w:t>
      </w:r>
    </w:p>
    <w:p w14:paraId="677FB088" w14:textId="34EBF3D7"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iCs/>
          <w:sz w:val="24"/>
          <w:szCs w:val="24"/>
        </w:rPr>
        <w:t xml:space="preserve">A high FPR </w:t>
      </w:r>
      <w:r w:rsidR="00BD0358" w:rsidRPr="00004C95">
        <w:rPr>
          <w:rFonts w:ascii="Times New Roman" w:eastAsia="Times New Roman" w:hAnsi="Times New Roman" w:cs="Times New Roman"/>
          <w:iCs/>
          <w:sz w:val="24"/>
          <w:szCs w:val="24"/>
        </w:rPr>
        <w:t xml:space="preserve">would </w:t>
      </w:r>
      <w:r w:rsidR="009A5032" w:rsidRPr="00004C95">
        <w:rPr>
          <w:rFonts w:ascii="Times New Roman" w:eastAsia="Times New Roman" w:hAnsi="Times New Roman" w:cs="Times New Roman"/>
          <w:iCs/>
          <w:sz w:val="24"/>
          <w:szCs w:val="24"/>
        </w:rPr>
        <w:t xml:space="preserve">indicate that our TGI measure </w:t>
      </w:r>
      <w:r w:rsidRPr="00004C95">
        <w:rPr>
          <w:rFonts w:ascii="Times New Roman" w:eastAsia="Times New Roman" w:hAnsi="Times New Roman" w:cs="Times New Roman"/>
          <w:iCs/>
          <w:sz w:val="24"/>
          <w:szCs w:val="24"/>
        </w:rPr>
        <w:t>often select</w:t>
      </w:r>
      <w:r w:rsidR="002C09F6" w:rsidRPr="00004C95">
        <w:rPr>
          <w:rFonts w:ascii="Times New Roman" w:eastAsia="Times New Roman" w:hAnsi="Times New Roman" w:cs="Times New Roman"/>
          <w:iCs/>
          <w:sz w:val="24"/>
          <w:szCs w:val="24"/>
        </w:rPr>
        <w:t>ed</w:t>
      </w:r>
      <w:r w:rsidRPr="00004C95">
        <w:rPr>
          <w:rFonts w:ascii="Times New Roman" w:eastAsia="Times New Roman" w:hAnsi="Times New Roman" w:cs="Times New Roman"/>
          <w:iCs/>
          <w:sz w:val="24"/>
          <w:szCs w:val="24"/>
        </w:rPr>
        <w:t xml:space="preserve"> the wrong population(s) as having changed substantially </w:t>
      </w:r>
      <w:r w:rsidR="00BD0358" w:rsidRPr="00004C95">
        <w:rPr>
          <w:rFonts w:ascii="Times New Roman" w:eastAsia="Times New Roman" w:hAnsi="Times New Roman" w:cs="Times New Roman"/>
          <w:iCs/>
          <w:sz w:val="24"/>
          <w:szCs w:val="24"/>
        </w:rPr>
        <w:t xml:space="preserve">and that our testing procedure </w:t>
      </w:r>
      <w:r w:rsidR="002C09F6" w:rsidRPr="00004C95">
        <w:rPr>
          <w:rFonts w:ascii="Times New Roman" w:eastAsia="Times New Roman" w:hAnsi="Times New Roman" w:cs="Times New Roman"/>
          <w:iCs/>
          <w:sz w:val="24"/>
          <w:szCs w:val="24"/>
        </w:rPr>
        <w:t>was</w:t>
      </w:r>
      <w:r w:rsidR="00BD0358" w:rsidRPr="00004C95">
        <w:rPr>
          <w:rFonts w:ascii="Times New Roman" w:eastAsia="Times New Roman" w:hAnsi="Times New Roman" w:cs="Times New Roman"/>
          <w:iCs/>
          <w:sz w:val="24"/>
          <w:szCs w:val="24"/>
        </w:rPr>
        <w:t xml:space="preserve"> less selective. Researchers generally want to minimize the FPR when there are, for example, limited resources available for conservation efforts. In contrast, a high FNR would mean that we often fail</w:t>
      </w:r>
      <w:r w:rsidR="002C09F6" w:rsidRPr="00004C95">
        <w:rPr>
          <w:rFonts w:ascii="Times New Roman" w:eastAsia="Times New Roman" w:hAnsi="Times New Roman" w:cs="Times New Roman"/>
          <w:iCs/>
          <w:sz w:val="24"/>
          <w:szCs w:val="24"/>
        </w:rPr>
        <w:t>ed</w:t>
      </w:r>
      <w:r w:rsidR="00BD0358" w:rsidRPr="00004C95">
        <w:rPr>
          <w:rFonts w:ascii="Times New Roman" w:eastAsia="Times New Roman" w:hAnsi="Times New Roman" w:cs="Times New Roman"/>
          <w:iCs/>
          <w:sz w:val="24"/>
          <w:szCs w:val="24"/>
        </w:rPr>
        <w:t xml:space="preserve"> to identify the population(s) that were actually affected and that our testing procedure ha</w:t>
      </w:r>
      <w:r w:rsidR="002C09F6" w:rsidRPr="00004C95">
        <w:rPr>
          <w:rFonts w:ascii="Times New Roman" w:eastAsia="Times New Roman" w:hAnsi="Times New Roman" w:cs="Times New Roman"/>
          <w:iCs/>
          <w:sz w:val="24"/>
          <w:szCs w:val="24"/>
        </w:rPr>
        <w:t>d</w:t>
      </w:r>
      <w:r w:rsidR="00BD0358" w:rsidRPr="00004C95">
        <w:rPr>
          <w:rFonts w:ascii="Times New Roman" w:eastAsia="Times New Roman" w:hAnsi="Times New Roman" w:cs="Times New Roman"/>
          <w:iCs/>
          <w:sz w:val="24"/>
          <w:szCs w:val="24"/>
        </w:rPr>
        <w:t xml:space="preserve"> less discriminatory power. </w:t>
      </w:r>
      <w:r w:rsidRPr="00004C95">
        <w:rPr>
          <w:rFonts w:ascii="Times New Roman" w:eastAsia="Times New Roman" w:hAnsi="Times New Roman" w:cs="Times New Roman"/>
          <w:iCs/>
          <w:sz w:val="24"/>
          <w:szCs w:val="24"/>
        </w:rPr>
        <w:t xml:space="preserve">Researchers may want to minimize the FNR in situations where finding </w:t>
      </w:r>
      <w:r w:rsidR="0042387A" w:rsidRPr="00004C95">
        <w:rPr>
          <w:rFonts w:ascii="Times New Roman" w:eastAsia="Times New Roman" w:hAnsi="Times New Roman" w:cs="Times New Roman"/>
          <w:iCs/>
          <w:sz w:val="24"/>
          <w:szCs w:val="24"/>
        </w:rPr>
        <w:t>all affected</w:t>
      </w:r>
      <w:r w:rsidRPr="00004C95">
        <w:rPr>
          <w:rFonts w:ascii="Times New Roman" w:eastAsia="Times New Roman" w:hAnsi="Times New Roman" w:cs="Times New Roman"/>
          <w:iCs/>
          <w:sz w:val="24"/>
          <w:szCs w:val="24"/>
        </w:rPr>
        <w:t xml:space="preserve"> population</w:t>
      </w:r>
      <w:r w:rsidR="00EA50A6" w:rsidRPr="00004C95">
        <w:rPr>
          <w:rFonts w:ascii="Times New Roman" w:eastAsia="Times New Roman" w:hAnsi="Times New Roman" w:cs="Times New Roman"/>
          <w:iCs/>
          <w:sz w:val="24"/>
          <w:szCs w:val="24"/>
        </w:rPr>
        <w:t>s</w:t>
      </w:r>
      <w:r w:rsidRPr="00004C95">
        <w:rPr>
          <w:rFonts w:ascii="Times New Roman" w:eastAsia="Times New Roman" w:hAnsi="Times New Roman" w:cs="Times New Roman"/>
          <w:iCs/>
          <w:sz w:val="24"/>
          <w:szCs w:val="24"/>
        </w:rPr>
        <w:t xml:space="preserve"> is the most important aspect, for example, if there is limited time to take conservation action. </w:t>
      </w:r>
      <w:r w:rsidR="000D5772" w:rsidRPr="00004C95">
        <w:rPr>
          <w:rFonts w:ascii="Times New Roman" w:eastAsia="Times New Roman" w:hAnsi="Times New Roman" w:cs="Times New Roman"/>
          <w:iCs/>
          <w:sz w:val="24"/>
          <w:szCs w:val="24"/>
        </w:rPr>
        <w:t>S</w:t>
      </w:r>
      <w:r w:rsidR="00E244CD" w:rsidRPr="00004C95">
        <w:rPr>
          <w:rFonts w:ascii="Times New Roman" w:eastAsia="Times New Roman" w:hAnsi="Times New Roman" w:cs="Times New Roman"/>
          <w:sz w:val="24"/>
          <w:szCs w:val="24"/>
        </w:rPr>
        <w:t xml:space="preserve">electing </w:t>
      </w:r>
      <w:r w:rsidRPr="00004C95">
        <w:rPr>
          <w:rFonts w:ascii="Times New Roman" w:eastAsia="Times New Roman" w:hAnsi="Times New Roman" w:cs="Times New Roman"/>
          <w:sz w:val="24"/>
          <w:szCs w:val="24"/>
        </w:rPr>
        <w:t xml:space="preserve">a proper </w:t>
      </w:r>
      <w:r w:rsidR="00E244CD" w:rsidRPr="00004C95">
        <w:rPr>
          <w:rFonts w:ascii="Times New Roman" w:eastAsia="Times New Roman" w:hAnsi="Times New Roman" w:cs="Times New Roman"/>
          <w:sz w:val="24"/>
          <w:szCs w:val="24"/>
        </w:rPr>
        <w:t xml:space="preserve">significance </w:t>
      </w:r>
      <w:r w:rsidRPr="00004C95">
        <w:rPr>
          <w:rFonts w:ascii="Times New Roman" w:eastAsia="Times New Roman" w:hAnsi="Times New Roman" w:cs="Times New Roman"/>
          <w:sz w:val="24"/>
          <w:szCs w:val="24"/>
        </w:rPr>
        <w:t xml:space="preserve">threshold </w:t>
      </w:r>
      <w:r w:rsidR="00E244CD" w:rsidRPr="00004C95">
        <w:rPr>
          <w:rFonts w:ascii="Times New Roman" w:eastAsia="Times New Roman" w:hAnsi="Times New Roman" w:cs="Times New Roman"/>
          <w:sz w:val="24"/>
          <w:szCs w:val="24"/>
        </w:rPr>
        <w:t>for</w:t>
      </w:r>
      <w:r w:rsidRPr="00004C95">
        <w:rPr>
          <w:rFonts w:ascii="Times New Roman" w:eastAsia="Times New Roman" w:hAnsi="Times New Roman" w:cs="Times New Roman"/>
          <w:sz w:val="24"/>
          <w:szCs w:val="24"/>
        </w:rPr>
        <w:t xml:space="preserve"> the p-value calculated </w:t>
      </w:r>
      <w:r w:rsidR="00E244CD" w:rsidRPr="00004C95">
        <w:rPr>
          <w:rFonts w:ascii="Times New Roman" w:eastAsia="Times New Roman" w:hAnsi="Times New Roman" w:cs="Times New Roman"/>
          <w:sz w:val="24"/>
          <w:szCs w:val="24"/>
        </w:rPr>
        <w:t xml:space="preserve">from </w:t>
      </w:r>
      <w:r w:rsidRPr="00004C95">
        <w:rPr>
          <w:rFonts w:ascii="Times New Roman" w:eastAsia="Times New Roman" w:hAnsi="Times New Roman" w:cs="Times New Roman"/>
          <w:sz w:val="24"/>
          <w:szCs w:val="24"/>
        </w:rPr>
        <w:t xml:space="preserve">the TGI test permutations, and therefore defining </w:t>
      </w:r>
      <w:r w:rsidR="00E244CD" w:rsidRPr="00004C95">
        <w:rPr>
          <w:rFonts w:ascii="Times New Roman" w:eastAsia="Times New Roman" w:hAnsi="Times New Roman" w:cs="Times New Roman"/>
          <w:sz w:val="24"/>
          <w:szCs w:val="24"/>
        </w:rPr>
        <w:t>which changes in genetic diversity are significant or not</w:t>
      </w:r>
      <w:r w:rsidRPr="00004C95">
        <w:rPr>
          <w:rFonts w:ascii="Times New Roman" w:eastAsia="Times New Roman" w:hAnsi="Times New Roman" w:cs="Times New Roman"/>
          <w:sz w:val="24"/>
          <w:szCs w:val="24"/>
        </w:rPr>
        <w:t xml:space="preserve">, is important </w:t>
      </w:r>
      <w:r w:rsidR="00E244CD" w:rsidRPr="00004C95">
        <w:rPr>
          <w:rFonts w:ascii="Times New Roman" w:eastAsia="Times New Roman" w:hAnsi="Times New Roman" w:cs="Times New Roman"/>
          <w:sz w:val="24"/>
          <w:szCs w:val="24"/>
        </w:rPr>
        <w:t>for balancing</w:t>
      </w:r>
      <w:r w:rsidRPr="00004C95">
        <w:rPr>
          <w:rFonts w:ascii="Times New Roman" w:eastAsia="Times New Roman" w:hAnsi="Times New Roman" w:cs="Times New Roman"/>
          <w:sz w:val="24"/>
          <w:szCs w:val="24"/>
        </w:rPr>
        <w:t xml:space="preserve"> </w:t>
      </w:r>
      <w:r w:rsidR="00BD0358" w:rsidRPr="00004C95">
        <w:rPr>
          <w:rFonts w:ascii="Times New Roman" w:eastAsia="Times New Roman" w:hAnsi="Times New Roman" w:cs="Times New Roman"/>
          <w:sz w:val="24"/>
          <w:szCs w:val="24"/>
        </w:rPr>
        <w:t xml:space="preserve">selectivity (1 – FPR) and </w:t>
      </w:r>
      <w:r w:rsidRPr="00004C95">
        <w:rPr>
          <w:rFonts w:ascii="Times New Roman" w:eastAsia="Times New Roman" w:hAnsi="Times New Roman" w:cs="Times New Roman"/>
          <w:sz w:val="24"/>
          <w:szCs w:val="24"/>
        </w:rPr>
        <w:t>power (1 – FNR). To characteri</w:t>
      </w:r>
      <w:r w:rsidR="00E244CD" w:rsidRPr="00004C95">
        <w:rPr>
          <w:rFonts w:ascii="Times New Roman" w:eastAsia="Times New Roman" w:hAnsi="Times New Roman" w:cs="Times New Roman"/>
          <w:sz w:val="24"/>
          <w:szCs w:val="24"/>
        </w:rPr>
        <w:t>z</w:t>
      </w:r>
      <w:r w:rsidRPr="00004C95">
        <w:rPr>
          <w:rFonts w:ascii="Times New Roman" w:eastAsia="Times New Roman" w:hAnsi="Times New Roman" w:cs="Times New Roman"/>
          <w:sz w:val="24"/>
          <w:szCs w:val="24"/>
        </w:rPr>
        <w:t xml:space="preserve">e this </w:t>
      </w:r>
      <w:r w:rsidRPr="00004C95">
        <w:rPr>
          <w:rFonts w:ascii="Times New Roman" w:eastAsia="Times New Roman" w:hAnsi="Times New Roman" w:cs="Times New Roman"/>
          <w:sz w:val="24"/>
          <w:szCs w:val="24"/>
        </w:rPr>
        <w:lastRenderedPageBreak/>
        <w:t xml:space="preserve">compromise, we evaluated the statistical performance of TGI using a range of </w:t>
      </w:r>
      <w:r w:rsidR="00E244CD" w:rsidRPr="00004C95">
        <w:rPr>
          <w:rFonts w:ascii="Times New Roman" w:eastAsia="Times New Roman" w:hAnsi="Times New Roman" w:cs="Times New Roman"/>
          <w:sz w:val="24"/>
          <w:szCs w:val="24"/>
        </w:rPr>
        <w:t xml:space="preserve">significance </w:t>
      </w:r>
      <w:r w:rsidRPr="00004C95">
        <w:rPr>
          <w:rFonts w:ascii="Times New Roman" w:eastAsia="Times New Roman" w:hAnsi="Times New Roman" w:cs="Times New Roman"/>
          <w:sz w:val="24"/>
          <w:szCs w:val="24"/>
        </w:rPr>
        <w:t xml:space="preserve">thresholds for </w:t>
      </w:r>
      <w:r w:rsidR="00E244CD" w:rsidRPr="00004C95">
        <w:rPr>
          <w:rFonts w:ascii="Times New Roman" w:eastAsia="Times New Roman" w:hAnsi="Times New Roman" w:cs="Times New Roman"/>
          <w:sz w:val="24"/>
          <w:szCs w:val="24"/>
        </w:rPr>
        <w:t xml:space="preserve">calculating </w:t>
      </w:r>
      <w:r w:rsidRPr="00004C95">
        <w:rPr>
          <w:rFonts w:ascii="Times New Roman" w:eastAsia="Times New Roman" w:hAnsi="Times New Roman" w:cs="Times New Roman"/>
          <w:sz w:val="24"/>
          <w:szCs w:val="24"/>
        </w:rPr>
        <w:t>FPR and FNR: 0.0001, 0.001, 0.005, 0.01, 0.015, 0.020, 0.025, 0.030, 0.035, 0.040, 0.045, 0.050, 0.055, 0.060, 0.065, 0.070, 0.075, 0.080, 0.085, 0.090, 0.095, and 0.1</w:t>
      </w:r>
      <w:r w:rsidR="000D5772" w:rsidRPr="00004C95">
        <w:rPr>
          <w:rFonts w:ascii="Times New Roman" w:eastAsia="Times New Roman" w:hAnsi="Times New Roman" w:cs="Times New Roman"/>
          <w:sz w:val="24"/>
          <w:szCs w:val="24"/>
        </w:rPr>
        <w:t>.</w:t>
      </w:r>
    </w:p>
    <w:p w14:paraId="74F5A1F3" w14:textId="77777777" w:rsidR="00D50D33" w:rsidRPr="00004C95" w:rsidRDefault="00D50D33" w:rsidP="00182E94">
      <w:pPr>
        <w:pStyle w:val="Titre2"/>
        <w:spacing w:after="240" w:line="276" w:lineRule="auto"/>
        <w:rPr>
          <w:lang w:val="en-US"/>
        </w:rPr>
      </w:pPr>
      <w:r w:rsidRPr="00004C95">
        <w:rPr>
          <w:lang w:val="en-US"/>
        </w:rPr>
        <w:t>Time</w:t>
      </w:r>
    </w:p>
    <w:p w14:paraId="0E52D5A6" w14:textId="05A9EBF8" w:rsidR="00D50D33" w:rsidRPr="00004C95" w:rsidRDefault="00D50D33" w:rsidP="00182E94">
      <w:pPr>
        <w:spacing w:after="240" w:line="276" w:lineRule="auto"/>
        <w:rPr>
          <w:rFonts w:ascii="Times New Roman" w:eastAsia="Times New Roman" w:hAnsi="Times New Roman" w:cs="Times New Roman"/>
          <w:i/>
          <w:iCs/>
          <w:sz w:val="24"/>
          <w:szCs w:val="24"/>
        </w:rPr>
      </w:pPr>
      <w:r w:rsidRPr="00004C95">
        <w:rPr>
          <w:rFonts w:ascii="Times New Roman" w:eastAsia="Times New Roman" w:hAnsi="Times New Roman" w:cs="Times New Roman"/>
          <w:iCs/>
          <w:sz w:val="24"/>
          <w:szCs w:val="24"/>
        </w:rPr>
        <w:t xml:space="preserve">To assess how the time since the simulated demographic event affected our ability to detect genetic changes in each </w:t>
      </w:r>
      <w:r w:rsidR="00E244CD" w:rsidRPr="00004C95">
        <w:rPr>
          <w:rFonts w:ascii="Times New Roman" w:eastAsia="Times New Roman" w:hAnsi="Times New Roman" w:cs="Times New Roman"/>
          <w:iCs/>
          <w:sz w:val="24"/>
          <w:szCs w:val="24"/>
        </w:rPr>
        <w:t xml:space="preserve">of the nine </w:t>
      </w:r>
      <w:r w:rsidRPr="00004C95">
        <w:rPr>
          <w:rFonts w:ascii="Times New Roman" w:eastAsia="Times New Roman" w:hAnsi="Times New Roman" w:cs="Times New Roman"/>
          <w:iCs/>
          <w:sz w:val="24"/>
          <w:szCs w:val="24"/>
        </w:rPr>
        <w:t>dispersal/spatial extent scenario</w:t>
      </w:r>
      <w:r w:rsidR="00E244CD" w:rsidRPr="00004C95">
        <w:rPr>
          <w:rFonts w:ascii="Times New Roman" w:eastAsia="Times New Roman" w:hAnsi="Times New Roman" w:cs="Times New Roman"/>
          <w:iCs/>
          <w:sz w:val="24"/>
          <w:szCs w:val="24"/>
        </w:rPr>
        <w:t>s</w:t>
      </w:r>
      <w:r w:rsidRPr="00004C95">
        <w:rPr>
          <w:rFonts w:ascii="Times New Roman" w:eastAsia="Times New Roman" w:hAnsi="Times New Roman" w:cs="Times New Roman"/>
          <w:iCs/>
          <w:sz w:val="24"/>
          <w:szCs w:val="24"/>
        </w:rPr>
        <w:t>, we calculated the TGI for simu</w:t>
      </w:r>
      <w:r w:rsidR="00CB44DC" w:rsidRPr="00004C95">
        <w:rPr>
          <w:rFonts w:ascii="Times New Roman" w:eastAsia="Times New Roman" w:hAnsi="Times New Roman" w:cs="Times New Roman"/>
          <w:iCs/>
          <w:sz w:val="24"/>
          <w:szCs w:val="24"/>
        </w:rPr>
        <w:t>lated data collected up to nine generations</w:t>
      </w:r>
      <w:r w:rsidRPr="00004C95">
        <w:rPr>
          <w:rFonts w:ascii="Times New Roman" w:eastAsia="Times New Roman" w:hAnsi="Times New Roman" w:cs="Times New Roman"/>
          <w:iCs/>
          <w:sz w:val="24"/>
          <w:szCs w:val="24"/>
        </w:rPr>
        <w:t xml:space="preserve"> before and after the event and compared it to the TGI calculated from data collected immediately before and after the event year. We chose nine years as the maximum time between samplings </w:t>
      </w:r>
      <w:r w:rsidR="00790332" w:rsidRPr="00004C95">
        <w:rPr>
          <w:rFonts w:ascii="Times New Roman" w:eastAsia="Times New Roman" w:hAnsi="Times New Roman" w:cs="Times New Roman"/>
          <w:iCs/>
          <w:sz w:val="24"/>
          <w:szCs w:val="24"/>
        </w:rPr>
        <w:t>(nine years before the event,</w:t>
      </w:r>
      <w:r w:rsidR="004C6358" w:rsidRPr="00004C95">
        <w:rPr>
          <w:rFonts w:ascii="Times New Roman" w:eastAsia="Times New Roman" w:hAnsi="Times New Roman" w:cs="Times New Roman"/>
          <w:iCs/>
          <w:sz w:val="24"/>
          <w:szCs w:val="24"/>
        </w:rPr>
        <w:t xml:space="preserve"> </w:t>
      </w:r>
      <w:r w:rsidR="00790332" w:rsidRPr="00004C95">
        <w:rPr>
          <w:rFonts w:ascii="Times New Roman" w:eastAsia="Times New Roman" w:hAnsi="Times New Roman" w:cs="Times New Roman"/>
          <w:iCs/>
          <w:sz w:val="24"/>
          <w:szCs w:val="24"/>
        </w:rPr>
        <w:t xml:space="preserve">or nine years after the event) </w:t>
      </w:r>
      <w:r w:rsidRPr="00004C95">
        <w:rPr>
          <w:rFonts w:ascii="Times New Roman" w:eastAsia="Times New Roman" w:hAnsi="Times New Roman" w:cs="Times New Roman"/>
          <w:iCs/>
          <w:sz w:val="24"/>
          <w:szCs w:val="24"/>
        </w:rPr>
        <w:t xml:space="preserve">because this timeline is longer than most “before/after” population genetic studies in the literature and most long-term ecological research programs monitor at a shorter time interval. Comparisons </w:t>
      </w:r>
      <w:r w:rsidR="00E244CD" w:rsidRPr="00004C95">
        <w:rPr>
          <w:rFonts w:ascii="Times New Roman" w:eastAsia="Times New Roman" w:hAnsi="Times New Roman" w:cs="Times New Roman"/>
          <w:iCs/>
          <w:sz w:val="24"/>
          <w:szCs w:val="24"/>
        </w:rPr>
        <w:t xml:space="preserve">between TGI results </w:t>
      </w:r>
      <w:r w:rsidRPr="00004C95">
        <w:rPr>
          <w:rFonts w:ascii="Times New Roman" w:eastAsia="Times New Roman" w:hAnsi="Times New Roman" w:cs="Times New Roman"/>
          <w:iCs/>
          <w:sz w:val="24"/>
          <w:szCs w:val="24"/>
        </w:rPr>
        <w:t xml:space="preserve">were based on the </w:t>
      </w:r>
      <w:r w:rsidR="00E244CD" w:rsidRPr="00004C95">
        <w:rPr>
          <w:rFonts w:ascii="Times New Roman" w:eastAsia="Times New Roman" w:hAnsi="Times New Roman" w:cs="Times New Roman"/>
          <w:iCs/>
          <w:sz w:val="24"/>
          <w:szCs w:val="24"/>
        </w:rPr>
        <w:t>FPR</w:t>
      </w:r>
      <w:r w:rsidRPr="00004C95">
        <w:rPr>
          <w:rFonts w:ascii="Times New Roman" w:eastAsia="Times New Roman" w:hAnsi="Times New Roman" w:cs="Times New Roman"/>
          <w:iCs/>
          <w:sz w:val="24"/>
          <w:szCs w:val="24"/>
        </w:rPr>
        <w:t xml:space="preserve"> and </w:t>
      </w:r>
      <w:r w:rsidR="00E244CD" w:rsidRPr="00004C95">
        <w:rPr>
          <w:rFonts w:ascii="Times New Roman" w:eastAsia="Times New Roman" w:hAnsi="Times New Roman" w:cs="Times New Roman"/>
          <w:iCs/>
          <w:sz w:val="24"/>
          <w:szCs w:val="24"/>
        </w:rPr>
        <w:t>FNR</w:t>
      </w:r>
      <w:r w:rsidRPr="00004C95">
        <w:rPr>
          <w:rFonts w:ascii="Times New Roman" w:eastAsia="Times New Roman" w:hAnsi="Times New Roman" w:cs="Times New Roman"/>
          <w:iCs/>
          <w:sz w:val="24"/>
          <w:szCs w:val="24"/>
        </w:rPr>
        <w:t xml:space="preserve"> calculated </w:t>
      </w:r>
      <w:r w:rsidR="00E244CD" w:rsidRPr="00004C95">
        <w:rPr>
          <w:rFonts w:ascii="Times New Roman" w:eastAsia="Times New Roman" w:hAnsi="Times New Roman" w:cs="Times New Roman"/>
          <w:iCs/>
          <w:sz w:val="24"/>
          <w:szCs w:val="24"/>
        </w:rPr>
        <w:t>at a</w:t>
      </w:r>
      <w:r w:rsidRPr="00004C95">
        <w:rPr>
          <w:rFonts w:ascii="Times New Roman" w:eastAsia="Times New Roman" w:hAnsi="Times New Roman" w:cs="Times New Roman"/>
          <w:iCs/>
          <w:sz w:val="24"/>
          <w:szCs w:val="24"/>
        </w:rPr>
        <w:t xml:space="preserve"> significance threshold of p &lt; 0.05, as this threshold was a good compromise between different performance metrics in our earlier results.</w:t>
      </w:r>
    </w:p>
    <w:p w14:paraId="3F522815" w14:textId="77777777" w:rsidR="00760250" w:rsidRPr="00004C95" w:rsidRDefault="00760250" w:rsidP="00182E94">
      <w:pPr>
        <w:pStyle w:val="Titre2"/>
        <w:spacing w:after="240" w:line="276" w:lineRule="auto"/>
        <w:rPr>
          <w:lang w:val="en-US"/>
        </w:rPr>
      </w:pPr>
      <w:r w:rsidRPr="00004C95">
        <w:rPr>
          <w:lang w:val="en-US"/>
        </w:rPr>
        <w:t>Controls</w:t>
      </w:r>
    </w:p>
    <w:p w14:paraId="4DD880CC" w14:textId="6153C3B7" w:rsidR="00760250" w:rsidRPr="00004C95" w:rsidRDefault="002C09F6"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We additionally ran control </w:t>
      </w:r>
      <w:r w:rsidR="00760250" w:rsidRPr="00004C95">
        <w:rPr>
          <w:rFonts w:ascii="Times New Roman" w:eastAsia="Times New Roman" w:hAnsi="Times New Roman" w:cs="Times New Roman"/>
          <w:sz w:val="24"/>
          <w:szCs w:val="24"/>
        </w:rPr>
        <w:t xml:space="preserve">simulations in which populations were </w:t>
      </w:r>
      <w:r w:rsidRPr="00004C95">
        <w:rPr>
          <w:rFonts w:ascii="Times New Roman" w:eastAsia="Times New Roman" w:hAnsi="Times New Roman" w:cs="Times New Roman"/>
          <w:sz w:val="24"/>
          <w:szCs w:val="24"/>
        </w:rPr>
        <w:t xml:space="preserve">not </w:t>
      </w:r>
      <w:r w:rsidR="00760250" w:rsidRPr="00004C95">
        <w:rPr>
          <w:rFonts w:ascii="Times New Roman" w:eastAsia="Times New Roman" w:hAnsi="Times New Roman" w:cs="Times New Roman"/>
          <w:sz w:val="24"/>
          <w:szCs w:val="24"/>
        </w:rPr>
        <w:t xml:space="preserve">affected by demographic events and were therefore only subject to the processes of gene flow, drift, and mutation. Dispersal was the only parameter that varied among the control simulations, resulting in three control scenarios (Table 1). We </w:t>
      </w:r>
      <w:r w:rsidR="0075022C" w:rsidRPr="00004C95">
        <w:rPr>
          <w:rFonts w:ascii="Times New Roman" w:eastAsia="Times New Roman" w:hAnsi="Times New Roman" w:cs="Times New Roman"/>
          <w:sz w:val="24"/>
          <w:szCs w:val="24"/>
        </w:rPr>
        <w:t xml:space="preserve">only </w:t>
      </w:r>
      <w:r w:rsidR="00760250" w:rsidRPr="00004C95">
        <w:rPr>
          <w:rFonts w:ascii="Times New Roman" w:eastAsia="Times New Roman" w:hAnsi="Times New Roman" w:cs="Times New Roman"/>
          <w:sz w:val="24"/>
          <w:szCs w:val="24"/>
        </w:rPr>
        <w:t xml:space="preserve">evaluated the </w:t>
      </w:r>
      <w:r w:rsidR="00760250" w:rsidRPr="00004C95">
        <w:rPr>
          <w:rFonts w:ascii="Times New Roman" w:eastAsia="Times New Roman" w:hAnsi="Times New Roman" w:cs="Times New Roman"/>
          <w:iCs/>
          <w:sz w:val="24"/>
          <w:szCs w:val="24"/>
        </w:rPr>
        <w:t>FPR</w:t>
      </w:r>
      <w:r w:rsidR="00760250" w:rsidRPr="00004C95">
        <w:rPr>
          <w:rFonts w:ascii="Times New Roman" w:eastAsia="Times New Roman" w:hAnsi="Times New Roman" w:cs="Times New Roman"/>
          <w:sz w:val="24"/>
          <w:szCs w:val="24"/>
        </w:rPr>
        <w:t xml:space="preserve"> of these control scenarios</w:t>
      </w:r>
      <w:r w:rsidR="00B75611" w:rsidRPr="00004C95">
        <w:rPr>
          <w:rFonts w:ascii="Times New Roman" w:eastAsia="Times New Roman" w:hAnsi="Times New Roman" w:cs="Times New Roman"/>
          <w:sz w:val="24"/>
          <w:szCs w:val="24"/>
        </w:rPr>
        <w:t>;</w:t>
      </w:r>
      <w:r w:rsidR="0075022C" w:rsidRPr="00004C95">
        <w:rPr>
          <w:rFonts w:ascii="Times New Roman" w:eastAsia="Times New Roman" w:hAnsi="Times New Roman" w:cs="Times New Roman"/>
          <w:sz w:val="24"/>
          <w:szCs w:val="24"/>
        </w:rPr>
        <w:t xml:space="preserve"> </w:t>
      </w:r>
      <w:r w:rsidR="00B75611" w:rsidRPr="00004C95">
        <w:rPr>
          <w:rFonts w:ascii="Times New Roman" w:eastAsia="Times New Roman" w:hAnsi="Times New Roman" w:cs="Times New Roman"/>
          <w:sz w:val="24"/>
          <w:szCs w:val="24"/>
        </w:rPr>
        <w:t xml:space="preserve">because there were no true positives or false negatives for populations affected by the demographic event, </w:t>
      </w:r>
      <w:r w:rsidR="0075022C" w:rsidRPr="00004C95">
        <w:rPr>
          <w:rFonts w:ascii="Times New Roman" w:eastAsia="Times New Roman" w:hAnsi="Times New Roman" w:cs="Times New Roman"/>
          <w:sz w:val="24"/>
          <w:szCs w:val="24"/>
        </w:rPr>
        <w:t xml:space="preserve">the </w:t>
      </w:r>
      <w:r w:rsidR="00760250" w:rsidRPr="00004C95">
        <w:rPr>
          <w:rFonts w:ascii="Times New Roman" w:eastAsia="Times New Roman" w:hAnsi="Times New Roman" w:cs="Times New Roman"/>
          <w:sz w:val="24"/>
          <w:szCs w:val="24"/>
        </w:rPr>
        <w:t xml:space="preserve">FNR </w:t>
      </w:r>
      <w:r w:rsidR="0075022C" w:rsidRPr="00004C95">
        <w:rPr>
          <w:rFonts w:ascii="Times New Roman" w:eastAsia="Times New Roman" w:hAnsi="Times New Roman" w:cs="Times New Roman"/>
          <w:sz w:val="24"/>
          <w:szCs w:val="24"/>
        </w:rPr>
        <w:t>was always equal to 0</w:t>
      </w:r>
      <w:r w:rsidR="00760250" w:rsidRPr="00004C95">
        <w:rPr>
          <w:rFonts w:ascii="Times New Roman" w:eastAsia="Times New Roman" w:hAnsi="Times New Roman" w:cs="Times New Roman"/>
          <w:sz w:val="24"/>
          <w:szCs w:val="24"/>
        </w:rPr>
        <w:t xml:space="preserve">. </w:t>
      </w:r>
      <w:r w:rsidR="0075022C" w:rsidRPr="00004C95">
        <w:rPr>
          <w:rFonts w:ascii="Times New Roman" w:eastAsia="Times New Roman" w:hAnsi="Times New Roman" w:cs="Times New Roman"/>
          <w:sz w:val="24"/>
          <w:szCs w:val="24"/>
        </w:rPr>
        <w:t>T</w:t>
      </w:r>
      <w:r w:rsidR="00760250" w:rsidRPr="00004C95">
        <w:rPr>
          <w:rFonts w:ascii="Times New Roman" w:eastAsia="Times New Roman" w:hAnsi="Times New Roman" w:cs="Times New Roman"/>
          <w:sz w:val="24"/>
          <w:szCs w:val="24"/>
        </w:rPr>
        <w:t xml:space="preserve">he performance of </w:t>
      </w:r>
      <w:r w:rsidR="00B75611" w:rsidRPr="00004C95">
        <w:rPr>
          <w:rFonts w:ascii="Times New Roman" w:eastAsia="Times New Roman" w:hAnsi="Times New Roman" w:cs="Times New Roman"/>
          <w:sz w:val="24"/>
          <w:szCs w:val="24"/>
        </w:rPr>
        <w:t xml:space="preserve">experimental </w:t>
      </w:r>
      <w:r w:rsidR="00760250" w:rsidRPr="00004C95">
        <w:rPr>
          <w:rFonts w:ascii="Times New Roman" w:eastAsia="Times New Roman" w:hAnsi="Times New Roman" w:cs="Times New Roman"/>
          <w:sz w:val="24"/>
          <w:szCs w:val="24"/>
        </w:rPr>
        <w:t xml:space="preserve">scenarios </w:t>
      </w:r>
      <w:r w:rsidR="00B75611" w:rsidRPr="00004C95">
        <w:rPr>
          <w:rFonts w:ascii="Times New Roman" w:eastAsia="Times New Roman" w:hAnsi="Times New Roman" w:cs="Times New Roman"/>
          <w:sz w:val="24"/>
          <w:szCs w:val="24"/>
        </w:rPr>
        <w:t>was</w:t>
      </w:r>
      <w:r w:rsidR="00760250" w:rsidRPr="00004C95">
        <w:rPr>
          <w:rFonts w:ascii="Times New Roman" w:eastAsia="Times New Roman" w:hAnsi="Times New Roman" w:cs="Times New Roman"/>
          <w:sz w:val="24"/>
          <w:szCs w:val="24"/>
        </w:rPr>
        <w:t xml:space="preserve"> always </w:t>
      </w:r>
      <w:r w:rsidR="0075022C" w:rsidRPr="00004C95">
        <w:rPr>
          <w:rFonts w:ascii="Times New Roman" w:eastAsia="Times New Roman" w:hAnsi="Times New Roman" w:cs="Times New Roman"/>
          <w:sz w:val="24"/>
          <w:szCs w:val="24"/>
        </w:rPr>
        <w:t xml:space="preserve">compared to </w:t>
      </w:r>
      <w:r w:rsidR="00760250" w:rsidRPr="00004C95">
        <w:rPr>
          <w:rFonts w:ascii="Times New Roman" w:eastAsia="Times New Roman" w:hAnsi="Times New Roman" w:cs="Times New Roman"/>
          <w:sz w:val="24"/>
          <w:szCs w:val="24"/>
        </w:rPr>
        <w:t xml:space="preserve">the control </w:t>
      </w:r>
      <w:r w:rsidR="00B75611" w:rsidRPr="00004C95">
        <w:rPr>
          <w:rFonts w:ascii="Times New Roman" w:eastAsia="Times New Roman" w:hAnsi="Times New Roman" w:cs="Times New Roman"/>
          <w:sz w:val="24"/>
          <w:szCs w:val="24"/>
        </w:rPr>
        <w:t>scenario with the same dispersal capacity</w:t>
      </w:r>
      <w:r w:rsidR="00760250" w:rsidRPr="00004C95">
        <w:rPr>
          <w:rFonts w:ascii="Times New Roman" w:eastAsia="Times New Roman" w:hAnsi="Times New Roman" w:cs="Times New Roman"/>
          <w:sz w:val="24"/>
          <w:szCs w:val="24"/>
        </w:rPr>
        <w:t>.</w:t>
      </w:r>
    </w:p>
    <w:p w14:paraId="5C2ECABF" w14:textId="40107FBB" w:rsidR="001C7C1F" w:rsidRPr="00004C95" w:rsidRDefault="00760250" w:rsidP="00182E94">
      <w:pPr>
        <w:pStyle w:val="Titre2"/>
        <w:spacing w:after="240" w:line="276" w:lineRule="auto"/>
        <w:rPr>
          <w:lang w:val="en-US"/>
        </w:rPr>
      </w:pPr>
      <w:r w:rsidRPr="00004C95">
        <w:rPr>
          <w:lang w:val="en-US"/>
        </w:rPr>
        <w:t>Software</w:t>
      </w:r>
    </w:p>
    <w:p w14:paraId="64E7B1D2" w14:textId="21586737"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i/>
          <w:sz w:val="24"/>
          <w:szCs w:val="24"/>
        </w:rPr>
        <w:t>CDMetaPOP</w:t>
      </w:r>
      <w:r w:rsidRPr="00004C95">
        <w:rPr>
          <w:rFonts w:ascii="Times New Roman" w:eastAsia="Times New Roman" w:hAnsi="Times New Roman" w:cs="Times New Roman"/>
          <w:sz w:val="24"/>
          <w:szCs w:val="24"/>
        </w:rPr>
        <w:t xml:space="preserve"> runs on </w:t>
      </w:r>
      <w:r w:rsidRPr="00004C95">
        <w:rPr>
          <w:rFonts w:ascii="Times New Roman" w:eastAsia="Times New Roman" w:hAnsi="Times New Roman" w:cs="Times New Roman"/>
          <w:i/>
          <w:sz w:val="24"/>
          <w:szCs w:val="24"/>
        </w:rPr>
        <w:t>Python 2.7</w:t>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(Landguth, Bearlin, et al., 2017)</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We used the </w:t>
      </w:r>
      <w:r w:rsidRPr="00004C95">
        <w:rPr>
          <w:rFonts w:ascii="Times New Roman" w:eastAsia="Times New Roman" w:hAnsi="Times New Roman" w:cs="Times New Roman"/>
          <w:i/>
          <w:sz w:val="24"/>
          <w:szCs w:val="24"/>
        </w:rPr>
        <w:t>R</w:t>
      </w:r>
      <w:r w:rsidRPr="00004C95">
        <w:rPr>
          <w:rFonts w:ascii="Times New Roman" w:eastAsia="Times New Roman" w:hAnsi="Times New Roman" w:cs="Times New Roman"/>
          <w:sz w:val="24"/>
          <w:szCs w:val="24"/>
        </w:rPr>
        <w:t xml:space="preserve"> software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computing","type":"article"},"uris":["http://www.mendeley.com/documents/?uuid=0211c0d1-a052-4c24-8a16-5c28f82f501e"]}],"mendeley":{"formattedCitation":"(R Core Team, 2019)","plainTextFormattedCitation":"(R Core Team, 2019)","previouslyFormattedCitation":"(R Core Team, 2019)"},"properties":{"noteIndex":0},"schema":"https://github.com/citation-style-language/schema/raw/master/csl-citation.json"}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(R Core Team, 2019)</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in the </w:t>
      </w:r>
      <w:r w:rsidRPr="00004C95">
        <w:rPr>
          <w:rFonts w:ascii="Times New Roman" w:eastAsia="Times New Roman" w:hAnsi="Times New Roman" w:cs="Times New Roman"/>
          <w:i/>
          <w:sz w:val="24"/>
          <w:szCs w:val="24"/>
        </w:rPr>
        <w:t>RStudio</w:t>
      </w:r>
      <w:r w:rsidRPr="00004C95">
        <w:rPr>
          <w:rFonts w:ascii="Times New Roman" w:eastAsia="Times New Roman" w:hAnsi="Times New Roman" w:cs="Times New Roman"/>
          <w:sz w:val="24"/>
          <w:szCs w:val="24"/>
        </w:rPr>
        <w:t xml:space="preserve"> IDE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{"citationItems":[{"id":"ITEM-1","itemData":{"author":[{"dropping-particle":"","family":"RStudio Team","given":"","non-dropping-particle":"","parse-names":false,"suffix":""}],"id":"ITEM-1","issued":{"date-parts":[["2018"]]},"number":"1.2.1335","publisher":"RStudio, Inc.","publisher-place":"Boston, MA","title":"RStudio: Integrated Development for R","type":"article"},"uris":["http://www.mendeley.com/documents/?uuid=8d1a9bf3-30e1-4938-88fb-015c60558297"]}],"mendeley":{"formattedCitation":"(RStudio Team, 2018)","plainTextFormattedCitation":"(RStudio Team, 2018)","previouslyFormattedCitation":"(RStudio Team, 2018)"},"properties":{"noteIndex":0},"schema":"https://github.com/citation-style-language/schema/raw/master/csl-citation.json"}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(RStudio Team, 2018)</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for all analyses and illustration</w:t>
      </w:r>
      <w:r w:rsidR="0075022C" w:rsidRPr="00004C95">
        <w:rPr>
          <w:rFonts w:ascii="Times New Roman" w:eastAsia="Times New Roman" w:hAnsi="Times New Roman" w:cs="Times New Roman"/>
          <w:sz w:val="24"/>
          <w:szCs w:val="24"/>
        </w:rPr>
        <w:t>s</w:t>
      </w:r>
      <w:r w:rsidRPr="00004C95">
        <w:rPr>
          <w:rFonts w:ascii="Times New Roman" w:eastAsia="Times New Roman" w:hAnsi="Times New Roman" w:cs="Times New Roman"/>
          <w:sz w:val="24"/>
          <w:szCs w:val="24"/>
        </w:rPr>
        <w:t xml:space="preserve">. We used the </w:t>
      </w:r>
      <w:r w:rsidRPr="00004C95">
        <w:rPr>
          <w:rFonts w:ascii="Times New Roman" w:eastAsia="Times New Roman" w:hAnsi="Times New Roman" w:cs="Times New Roman"/>
          <w:i/>
          <w:sz w:val="24"/>
          <w:szCs w:val="24"/>
        </w:rPr>
        <w:t xml:space="preserve">adegenet </w:t>
      </w:r>
      <w:r w:rsidRPr="00004C95">
        <w:rPr>
          <w:rFonts w:ascii="Times New Roman" w:eastAsia="Times New Roman" w:hAnsi="Times New Roman" w:cs="Times New Roman"/>
          <w:i/>
          <w:sz w:val="24"/>
          <w:szCs w:val="24"/>
        </w:rPr>
        <w:fldChar w:fldCharType="begin" w:fldLock="1"/>
      </w:r>
      <w:r w:rsidR="0062227C" w:rsidRPr="00004C95">
        <w:rPr>
          <w:rFonts w:ascii="Times New Roman" w:eastAsia="Times New Roman" w:hAnsi="Times New Roman" w:cs="Times New Roman"/>
          <w:i/>
          <w:sz w:val="24"/>
          <w:szCs w:val="24"/>
        </w:rPr>
        <w:instrText>ADDIN CSL_CITATION {"citationItems":[{"id":"ITEM-1","itemData":{"DOI":"10.1093/bioinformatics/btn129","ISBN":"1367-4803","ISSN":"13674803","PMID":"18397895","abstract":"UNLABELLED: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(v.2).","author":[{"dropping-particle":"","family":"Jombart","given":"Thibaut","non-dropping-particle":"","parse-names":false,"suffix":""}],"container-title":"Bioinformatics","id":"ITEM-1","issue":"11","issued":{"date-parts":[["2008"]]},"page":"1403-1405","title":"Adegenet: A R package for the multivariate analysis of genetic markers","type":"article-journal","volume":"24"},"uris":["http://www.mendeley.com/documents/?uuid=5ef9091f-3e3d-4ced-8ab5-ae4d337c41ae"]},{"id":"ITEM-2","itemData":{"DOI":"10.1093/bioinformatics/btr521","ISSN":"13674803","abstract":"Summary: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author":[{"dropping-particle":"","family":"Jombart","given":"Thibaut","non-dropping-particle":"","parse-names":false,"suffix":""},{"dropping-particle":"","family":"Ahmed","given":"Ismaïl","non-dropping-particle":"","parse-names":false,"suffix":""}],"container-title":"Bioinformatics","id":"ITEM-2","issue":"21","issued":{"date-parts":[["2011"]]},"page":"3070-3071","title":"adegenet 1.3-1: New tools for the analysis of genome-wide SNP data","type":"article-journal","volume":"27"},"uris":["http://www.mendeley.com/documents/?uuid=3c9a3bca-a6f0-4cf6-99c9-34707f989744"]}],"mendeley":{"formattedCitation":"(Jombart, 2008; Jombart &amp; Ahmed, 2011)","plainTextFormattedCitation":"(Jombart, 2008; Jombart &amp; Ahmed, 2011)","previouslyFormattedCitation":"(Jombart, 2008; Jombart &amp; Ahmed, 2011)"},"properties":{"noteIndex":0},"schema":"https://github.com/citation-style-language/schema/raw/master/csl-citation.json"}</w:instrText>
      </w:r>
      <w:r w:rsidRPr="00004C95">
        <w:rPr>
          <w:rFonts w:ascii="Times New Roman" w:eastAsia="Times New Roman" w:hAnsi="Times New Roman" w:cs="Times New Roman"/>
          <w:i/>
          <w:sz w:val="24"/>
          <w:szCs w:val="24"/>
        </w:rPr>
        <w:fldChar w:fldCharType="separate"/>
      </w:r>
      <w:r w:rsidR="0062227C" w:rsidRPr="00004C95">
        <w:rPr>
          <w:rFonts w:ascii="Times New Roman" w:eastAsia="Times New Roman" w:hAnsi="Times New Roman" w:cs="Times New Roman"/>
          <w:noProof/>
          <w:sz w:val="24"/>
          <w:szCs w:val="24"/>
        </w:rPr>
        <w:t>(Jombart, 2008; Jombart &amp; Ahmed, 2011)</w:t>
      </w:r>
      <w:r w:rsidRPr="00004C95">
        <w:rPr>
          <w:rFonts w:ascii="Times New Roman" w:eastAsia="Times New Roman" w:hAnsi="Times New Roman" w:cs="Times New Roman"/>
          <w:i/>
          <w:sz w:val="24"/>
          <w:szCs w:val="24"/>
        </w:rPr>
        <w:fldChar w:fldCharType="end"/>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i/>
          <w:sz w:val="24"/>
          <w:szCs w:val="24"/>
        </w:rPr>
        <w:t xml:space="preserve">pegas </w:t>
      </w:r>
      <w:r w:rsidRPr="00004C95">
        <w:rPr>
          <w:rFonts w:ascii="Times New Roman" w:eastAsia="Times New Roman" w:hAnsi="Times New Roman" w:cs="Times New Roman"/>
          <w:i/>
          <w:sz w:val="24"/>
          <w:szCs w:val="24"/>
        </w:rPr>
        <w:fldChar w:fldCharType="begin" w:fldLock="1"/>
      </w:r>
      <w:r w:rsidR="0062227C" w:rsidRPr="00004C95">
        <w:rPr>
          <w:rFonts w:ascii="Times New Roman" w:eastAsia="Times New Roman" w:hAnsi="Times New Roman" w:cs="Times New Roman"/>
          <w:i/>
          <w:sz w:val="24"/>
          <w:szCs w:val="24"/>
        </w:rPr>
        <w:instrText>ADDIN CSL_CITATION {"citationItems":[{"id":"ITEM-1","itemData":{"DOI":"10.1093/bioinformatics/btp696","ISSN":"13674803","abstract":"SUMMARY: pegas (Population and Evolutionary Genetics Analysis System) is a new package for the analysis of population genetic data. It is written in R and is integrated with two other existing R packages (ape and adegenet). pegas provides functions for standard population genetic methods, as well as low-level functions for developing new methods. The flexible and efficient graphical capabilities of R are used for plotting haplotype networks as well as for other functionalities. pegas emphasizes the need to further develop an integrated-modular approach for software dedicated to the analysis of population genetic data. AVAILABILITY: pegas is distributed through the Comprehensive R Archive Network (CRAN): http://cran.r-project.org/web/packages/pegas/index.html. Further information may be found at: http://ape.mpl.ird.fr/pegas/.","author":[{"dropping-particle":"","family":"Paradis","given":"Emmanuel","non-dropping-particle":"","parse-names":false,"suffix":""}],"container-title":"Bioinformatics","id":"ITEM-1","issue":"3","issued":{"date-parts":[["2010"]]},"page":"419-420","title":"Pegas: An R package for population genetics with an integrated-modular approach","type":"article-journal","volume":"26"},"uris":["http://www.mendeley.com/documents/?uuid=2646edbc-ad8a-48ec-8376-d41ac55c9089"]}],"mendeley":{"formattedCitation":"(Paradis, 2010)","plainTextFormattedCitation":"(Paradis, 2010)","previouslyFormattedCitation":"(Paradis, 2010)"},"properties":{"noteIndex":0},"schema":"https://github.com/citation-style-language/schema/raw/master/csl-citation.json"}</w:instrText>
      </w:r>
      <w:r w:rsidRPr="00004C95">
        <w:rPr>
          <w:rFonts w:ascii="Times New Roman" w:eastAsia="Times New Roman" w:hAnsi="Times New Roman" w:cs="Times New Roman"/>
          <w:i/>
          <w:sz w:val="24"/>
          <w:szCs w:val="24"/>
        </w:rPr>
        <w:fldChar w:fldCharType="separate"/>
      </w:r>
      <w:r w:rsidR="0062227C" w:rsidRPr="00004C95">
        <w:rPr>
          <w:rFonts w:ascii="Times New Roman" w:eastAsia="Times New Roman" w:hAnsi="Times New Roman" w:cs="Times New Roman"/>
          <w:noProof/>
          <w:sz w:val="24"/>
          <w:szCs w:val="24"/>
        </w:rPr>
        <w:t>(Paradis, 2010)</w:t>
      </w:r>
      <w:r w:rsidRPr="00004C95">
        <w:rPr>
          <w:rFonts w:ascii="Times New Roman" w:eastAsia="Times New Roman" w:hAnsi="Times New Roman" w:cs="Times New Roman"/>
          <w:i/>
          <w:sz w:val="24"/>
          <w:szCs w:val="24"/>
        </w:rPr>
        <w:fldChar w:fldCharType="end"/>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i/>
          <w:sz w:val="24"/>
          <w:szCs w:val="24"/>
        </w:rPr>
        <w:t>poppr</w:t>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{"citationItems":[{"id":"ITEM-1","itemData":{"DOI":"10.7717/peerj.281","ISSN":"21678359","abstract":"Many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al.","author":[{"dropping-particle":"","family":"Kamvar","given":"Zhian N.","non-dropping-particle":"","parse-names":false,"suffix":""},{"dropping-particle":"","family":"Tabima","given":"Javier F.","non-dropping-particle":"","parse-names":false,"suffix":""},{"dropping-particle":"","family":"Gr̈unwald","given":"Niklaus J.","non-dropping-particle":"","parse-names":false,"suffix":""}],"container-title":"PeerJ","id":"ITEM-1","issue":"1","issued":{"date-parts":[["2014"]]},"page":"1-14","title":"Poppr: An R package for genetic analysis of populations with clonal, partially clonal, and/or sexual reproduction","type":"article-journal","volume":"2014"},"uris":["http://www.mendeley.com/documents/?uuid=07092330-be88-45a2-9b7b-6848ff599e13"]},{"id":"ITEM-2","itemData":{"DOI":"10.3389/fgene.2015.00208","ISSN":"16648021","abstract":"To gain a detailed understanding of how plant microbes evolve and adapt to hosts, pesticides, and other factors, knowledge of the population dynamics and evolutionary history of populations is crucial. Plant pathogen populations are often clonal or partially clonal which requires different analytical tools. With the advent of high throughput sequencing technologies, obtaining genome-wide population genetic data has become easier than ever before. We previously contributed the R package poppr specifically addressing issues with analysis of clonal populations. In this paper we provide several significant extensions to poppr with a focus on large, genome-wide SNP data. Specifically, we provide several new functionalities including the new function mlg.filter to define clone boundaries allowing for inspection and definition of what is a clonal lineage, minimum spanning networks with reticulation, a sliding-window analysis of the index of association, modular bootstrapping of any genetic distance, and analyses across any level of hierarchies.","author":[{"dropping-particle":"","family":"Kamvar","given":"Zhian N.","non-dropping-particle":"","parse-names":false,"suffix":""},{"dropping-particle":"","family":"Brooks","given":"Jonah C.","non-dropping-particle":"","parse-names":false,"suffix":""},{"dropping-particle":"","family":"Grünwald","given":"Niklaus J.","non-dropping-particle":"","parse-names":false,"suffix":""}],"container-title":"Frontiers in Genetics","id":"ITEM-2","issue":"JUN","issued":{"date-parts":[["2015"]]},"page":"1-10","title":"Novel R tools for analysis of genome-wide population genetic data with emphasis on clonality","type":"article-journal","volume":"6"},"uris":["http://www.mendeley.com/documents/?uuid=b8c0397a-7640-4639-8d1d-3e032ec6fbd0"]}],"mendeley":{"formattedCitation":"(Kamvar, Brooks, &amp; Grünwald, 2015; Kamvar, Tabima, &amp; Gr̈unwald, 2014)","plainTextFormattedCitation":"(Kamvar, Brooks, &amp; Grünwald, 2015; Kamvar, Tabima, &amp; Gr̈unwald, 2014)","previouslyFormattedCitation":"(Kamvar, Brooks, &amp; Grünwald, 2015; Kamvar, Tabima, &amp; Gr̈unwald, 2014)"},"properties":{"noteIndex":0},"schema":"https://github.com/citation-style-language/schema/raw/master/csl-citation.json"}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(Kamvar, Brooks, &amp; Grünwald, 2015; Kamvar, Tabima, &amp; Gr̈unwald, 2014)</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and </w:t>
      </w:r>
      <w:r w:rsidRPr="00004C95">
        <w:rPr>
          <w:rFonts w:ascii="Times New Roman" w:eastAsia="Times New Roman" w:hAnsi="Times New Roman" w:cs="Times New Roman"/>
          <w:i/>
          <w:sz w:val="24"/>
          <w:szCs w:val="24"/>
        </w:rPr>
        <w:t>adespatial</w:t>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author":[{"dropping-particle":"","family":"Dray","given":"Stéphane","non-dropping-particle":"","parse-names":false,"suffix":""},{"dropping-particle":"","family":"Bauman","given":"David","non-dropping-particle":"","parse-names":false,"suffix":""},{"dropping-particle":"","family":"Blanchet","given":"F. Guillaume","non-dropping-particle":"","parse-names":false,"suffix":""},{"dropping-particle":"","family":"Borcard","given":"Daniel","non-dropping-particle":"","parse-names":false,"suffix":""},{"dropping-particle":"","family":"Clappe","given":"Sylvie","non-dropping-particle":"","parse-names":false,"suffix":""},{"dropping-particle":"","family":"Guenard","given":"Guillaume","non-dropping-particle":"","parse-names":false,"suffix":""},{"dropping-particle":"","family":"Jombart","given":"Thibaut","non-dropping-particle":"","parse-names":false,"suffix":""},{"dropping-particle":"","family":"Larocque","given":"Guillaume","non-dropping-particle":"","parse-names":false,"suffix":""},{"dropping-particle":"","family":"Legendre","given":"Pierre","non-dropping-particle":"","parse-names":false,"suffix":""},{"dropping-particle":"","family":"Madi","given":"Naima","non-dropping-particle":"","parse-names":false,"suffix":""},{"dropping-particle":"","family":"Wagner","given":"Helene H.","non-dropping-particle":"","parse-names":false,"suffix":""}],"id":"ITEM-1","issued":{"date-parts":[["2019"]]},"number":"R package version 0.3-7","title":"adespatial: multivariate multiscale spatial analysis.","type":"article"},"uris":["http://www.mendeley.com/documents/?uuid=8074ae90-66db-446d-9125-b50ec95a8078"]}],"mendeley":{"formattedCitation":"(Dray et al., 2019)","plainTextFormattedCitation":"(Dray et al., 2019)","previouslyFormattedCitation":"(Dray et al., 2019)"},"properties":{"noteIndex":0},"schema":"https://github.com/citation-style-language/schema/raw/master/csl-citation.json"}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(Dray et al., 2019)</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i/>
          <w:sz w:val="24"/>
          <w:szCs w:val="24"/>
        </w:rPr>
        <w:t>R</w:t>
      </w:r>
      <w:r w:rsidRPr="00004C95">
        <w:rPr>
          <w:rFonts w:ascii="Times New Roman" w:eastAsia="Times New Roman" w:hAnsi="Times New Roman" w:cs="Times New Roman"/>
          <w:sz w:val="24"/>
          <w:szCs w:val="24"/>
        </w:rPr>
        <w:t xml:space="preserve"> packages for calculations. Our </w:t>
      </w:r>
      <w:r w:rsidRPr="00004C95">
        <w:rPr>
          <w:rFonts w:ascii="Times New Roman" w:eastAsia="Times New Roman" w:hAnsi="Times New Roman" w:cs="Times New Roman"/>
          <w:i/>
          <w:sz w:val="24"/>
          <w:szCs w:val="24"/>
        </w:rPr>
        <w:t xml:space="preserve">TGI </w:t>
      </w:r>
      <w:r w:rsidRPr="00004C95">
        <w:rPr>
          <w:rFonts w:ascii="Times New Roman" w:eastAsia="Times New Roman" w:hAnsi="Times New Roman" w:cs="Times New Roman"/>
          <w:sz w:val="24"/>
          <w:szCs w:val="24"/>
        </w:rPr>
        <w:t>function is available in the appendix</w:t>
      </w:r>
      <w:r w:rsidR="0075022C" w:rsidRPr="00004C95">
        <w:rPr>
          <w:rFonts w:ascii="Times New Roman" w:eastAsia="Times New Roman" w:hAnsi="Times New Roman" w:cs="Times New Roman"/>
          <w:sz w:val="24"/>
          <w:szCs w:val="24"/>
        </w:rPr>
        <w:t xml:space="preserve"> as an </w:t>
      </w:r>
      <w:r w:rsidR="0075022C" w:rsidRPr="00004C95">
        <w:rPr>
          <w:rFonts w:ascii="Times New Roman" w:eastAsia="Times New Roman" w:hAnsi="Times New Roman" w:cs="Times New Roman"/>
          <w:i/>
          <w:iCs/>
          <w:sz w:val="24"/>
          <w:szCs w:val="24"/>
        </w:rPr>
        <w:t xml:space="preserve">R </w:t>
      </w:r>
      <w:r w:rsidR="00B75611" w:rsidRPr="00004C95">
        <w:rPr>
          <w:rFonts w:ascii="Times New Roman" w:eastAsia="Times New Roman" w:hAnsi="Times New Roman" w:cs="Times New Roman"/>
          <w:sz w:val="24"/>
          <w:szCs w:val="24"/>
        </w:rPr>
        <w:t>script</w:t>
      </w:r>
      <w:r w:rsidRPr="00004C95">
        <w:rPr>
          <w:rFonts w:ascii="Times New Roman" w:eastAsia="Times New Roman" w:hAnsi="Times New Roman" w:cs="Times New Roman"/>
          <w:sz w:val="24"/>
          <w:szCs w:val="24"/>
        </w:rPr>
        <w:t>.</w:t>
      </w:r>
    </w:p>
    <w:p w14:paraId="69B14FD3" w14:textId="3A98AC0F" w:rsidR="00760250" w:rsidRPr="00004C95" w:rsidRDefault="00372E64" w:rsidP="00182E94">
      <w:pPr>
        <w:pStyle w:val="Titre2"/>
        <w:spacing w:after="240" w:line="276" w:lineRule="auto"/>
        <w:rPr>
          <w:lang w:val="en-US"/>
        </w:rPr>
      </w:pPr>
      <w:r w:rsidRPr="00004C95">
        <w:rPr>
          <w:lang w:val="en-US"/>
        </w:rPr>
        <w:t xml:space="preserve">Applied </w:t>
      </w:r>
      <w:r w:rsidR="00760250" w:rsidRPr="00004C95">
        <w:rPr>
          <w:lang w:val="en-US"/>
        </w:rPr>
        <w:t>example</w:t>
      </w:r>
      <w:r w:rsidR="00372656" w:rsidRPr="00004C95">
        <w:rPr>
          <w:lang w:val="en-US"/>
        </w:rPr>
        <w:t>: an endangered fish</w:t>
      </w:r>
    </w:p>
    <w:p w14:paraId="52503C6D" w14:textId="3633C38A"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To </w:t>
      </w:r>
      <w:r w:rsidR="0075022C" w:rsidRPr="00004C95">
        <w:rPr>
          <w:rFonts w:ascii="Times New Roman" w:eastAsia="Times New Roman" w:hAnsi="Times New Roman" w:cs="Times New Roman"/>
          <w:sz w:val="24"/>
          <w:szCs w:val="24"/>
        </w:rPr>
        <w:t xml:space="preserve">demonstrate that our TGI measure </w:t>
      </w:r>
      <w:r w:rsidRPr="00004C95">
        <w:rPr>
          <w:rFonts w:ascii="Times New Roman" w:eastAsia="Times New Roman" w:hAnsi="Times New Roman" w:cs="Times New Roman"/>
          <w:sz w:val="24"/>
          <w:szCs w:val="24"/>
        </w:rPr>
        <w:t>provide</w:t>
      </w:r>
      <w:r w:rsidR="0093724D" w:rsidRPr="00004C95">
        <w:rPr>
          <w:rFonts w:ascii="Times New Roman" w:eastAsia="Times New Roman" w:hAnsi="Times New Roman" w:cs="Times New Roman"/>
          <w:sz w:val="24"/>
          <w:szCs w:val="24"/>
        </w:rPr>
        <w:t>s</w:t>
      </w:r>
      <w:r w:rsidRPr="00004C95">
        <w:rPr>
          <w:rFonts w:ascii="Times New Roman" w:eastAsia="Times New Roman" w:hAnsi="Times New Roman" w:cs="Times New Roman"/>
          <w:sz w:val="24"/>
          <w:szCs w:val="24"/>
        </w:rPr>
        <w:t xml:space="preserve"> </w:t>
      </w:r>
      <w:r w:rsidR="0093724D" w:rsidRPr="00004C95">
        <w:rPr>
          <w:rFonts w:ascii="Times New Roman" w:eastAsia="Times New Roman" w:hAnsi="Times New Roman" w:cs="Times New Roman"/>
          <w:sz w:val="24"/>
          <w:szCs w:val="24"/>
        </w:rPr>
        <w:t xml:space="preserve">valuable </w:t>
      </w:r>
      <w:r w:rsidRPr="00004C95">
        <w:rPr>
          <w:rFonts w:ascii="Times New Roman" w:eastAsia="Times New Roman" w:hAnsi="Times New Roman" w:cs="Times New Roman"/>
          <w:sz w:val="24"/>
          <w:szCs w:val="24"/>
        </w:rPr>
        <w:t>information about temporal change in a real system with conservation implications, we appl</w:t>
      </w:r>
      <w:r w:rsidR="0075022C" w:rsidRPr="00004C95">
        <w:rPr>
          <w:rFonts w:ascii="Times New Roman" w:eastAsia="Times New Roman" w:hAnsi="Times New Roman" w:cs="Times New Roman"/>
          <w:sz w:val="24"/>
          <w:szCs w:val="24"/>
        </w:rPr>
        <w:t>ied</w:t>
      </w:r>
      <w:r w:rsidRPr="00004C95">
        <w:rPr>
          <w:rFonts w:ascii="Times New Roman" w:eastAsia="Times New Roman" w:hAnsi="Times New Roman" w:cs="Times New Roman"/>
          <w:sz w:val="24"/>
          <w:szCs w:val="24"/>
        </w:rPr>
        <w:t xml:space="preserve"> it to </w:t>
      </w:r>
      <w:r w:rsidR="0093724D" w:rsidRPr="00004C95">
        <w:rPr>
          <w:rFonts w:ascii="Times New Roman" w:eastAsia="Times New Roman" w:hAnsi="Times New Roman" w:cs="Times New Roman"/>
          <w:sz w:val="24"/>
          <w:szCs w:val="24"/>
        </w:rPr>
        <w:t xml:space="preserve">real </w:t>
      </w:r>
      <w:r w:rsidR="0075022C" w:rsidRPr="00004C95">
        <w:rPr>
          <w:rFonts w:ascii="Times New Roman" w:eastAsia="Times New Roman" w:hAnsi="Times New Roman" w:cs="Times New Roman"/>
          <w:sz w:val="24"/>
          <w:szCs w:val="24"/>
        </w:rPr>
        <w:t xml:space="preserve">genetic data from a study of a </w:t>
      </w:r>
      <w:r w:rsidRPr="00004C95">
        <w:rPr>
          <w:rFonts w:ascii="Times New Roman" w:eastAsia="Times New Roman" w:hAnsi="Times New Roman" w:cs="Times New Roman"/>
          <w:sz w:val="24"/>
          <w:szCs w:val="24"/>
        </w:rPr>
        <w:t>threatened vertebrate</w:t>
      </w:r>
      <w:r w:rsidR="0075022C"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the Northern tidewater goby</w:t>
      </w:r>
      <w:r w:rsidR="00B751B5" w:rsidRPr="00004C95">
        <w:rPr>
          <w:rFonts w:ascii="Times New Roman" w:eastAsia="Times New Roman" w:hAnsi="Times New Roman" w:cs="Times New Roman"/>
          <w:sz w:val="24"/>
          <w:szCs w:val="24"/>
        </w:rPr>
        <w:t xml:space="preserve"> </w:t>
      </w:r>
      <w:r w:rsidR="00B751B5"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Hellmair, McCraney, Jacobs, &amp; Goldsmith, 2015)","plainTextFormattedCitation":"(Kinziger, Hellmair, McCraney, Jacobs, &amp; Goldsmith, 2015)","previouslyFormattedCitation":"(Kinziger, Hellmair, McCraney, Jacobs, &amp; Goldsmith, 2015)"},"properties":{"noteIndex":0},"schema":"https://github.com/citation-style-language/schema/raw/master/csl-citation.json"}</w:instrText>
      </w:r>
      <w:r w:rsidR="00B751B5"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(Kinziger, Hellmair, McCraney, Jacobs, &amp; Goldsmith, 2015)</w:t>
      </w:r>
      <w:r w:rsidR="00B751B5"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We chose this example because it uses a different </w:t>
      </w:r>
      <w:r w:rsidR="0075022C" w:rsidRPr="00004C95">
        <w:rPr>
          <w:rFonts w:ascii="Times New Roman" w:eastAsia="Times New Roman" w:hAnsi="Times New Roman" w:cs="Times New Roman"/>
          <w:sz w:val="24"/>
          <w:szCs w:val="24"/>
        </w:rPr>
        <w:t xml:space="preserve">type of </w:t>
      </w:r>
      <w:r w:rsidRPr="00004C95">
        <w:rPr>
          <w:rFonts w:ascii="Times New Roman" w:eastAsia="Times New Roman" w:hAnsi="Times New Roman" w:cs="Times New Roman"/>
          <w:sz w:val="24"/>
          <w:szCs w:val="24"/>
        </w:rPr>
        <w:t xml:space="preserve">genetic data than we </w:t>
      </w:r>
      <w:r w:rsidR="0075022C" w:rsidRPr="00004C95">
        <w:rPr>
          <w:rFonts w:ascii="Times New Roman" w:eastAsia="Times New Roman" w:hAnsi="Times New Roman" w:cs="Times New Roman"/>
          <w:sz w:val="24"/>
          <w:szCs w:val="24"/>
        </w:rPr>
        <w:lastRenderedPageBreak/>
        <w:t>used for our</w:t>
      </w:r>
      <w:r w:rsidRPr="00004C95">
        <w:rPr>
          <w:rFonts w:ascii="Times New Roman" w:eastAsia="Times New Roman" w:hAnsi="Times New Roman" w:cs="Times New Roman"/>
          <w:sz w:val="24"/>
          <w:szCs w:val="24"/>
        </w:rPr>
        <w:t xml:space="preserve"> </w:t>
      </w:r>
      <w:r w:rsidR="0075022C" w:rsidRPr="00004C95">
        <w:rPr>
          <w:rFonts w:ascii="Times New Roman" w:eastAsia="Times New Roman" w:hAnsi="Times New Roman" w:cs="Times New Roman"/>
          <w:sz w:val="24"/>
          <w:szCs w:val="24"/>
        </w:rPr>
        <w:t>simulations</w:t>
      </w:r>
      <w:r w:rsidRPr="00004C95">
        <w:rPr>
          <w:rFonts w:ascii="Times New Roman" w:eastAsia="Times New Roman" w:hAnsi="Times New Roman" w:cs="Times New Roman"/>
          <w:sz w:val="24"/>
          <w:szCs w:val="24"/>
        </w:rPr>
        <w:t xml:space="preserve">, </w:t>
      </w:r>
      <w:r w:rsidR="0075022C" w:rsidRPr="00004C95">
        <w:rPr>
          <w:rFonts w:ascii="Times New Roman" w:eastAsia="Times New Roman" w:hAnsi="Times New Roman" w:cs="Times New Roman"/>
          <w:sz w:val="24"/>
          <w:szCs w:val="24"/>
        </w:rPr>
        <w:t>thus demonstrating that</w:t>
      </w:r>
      <w:r w:rsidRPr="00004C95">
        <w:rPr>
          <w:rFonts w:ascii="Times New Roman" w:eastAsia="Times New Roman" w:hAnsi="Times New Roman" w:cs="Times New Roman"/>
          <w:sz w:val="24"/>
          <w:szCs w:val="24"/>
        </w:rPr>
        <w:t xml:space="preserve"> TGI is </w:t>
      </w:r>
      <w:r w:rsidR="0075022C" w:rsidRPr="00004C95">
        <w:rPr>
          <w:rFonts w:ascii="Times New Roman" w:eastAsia="Times New Roman" w:hAnsi="Times New Roman" w:cs="Times New Roman"/>
          <w:sz w:val="24"/>
          <w:szCs w:val="24"/>
        </w:rPr>
        <w:t>applicable to</w:t>
      </w:r>
      <w:r w:rsidRPr="00004C95">
        <w:rPr>
          <w:rFonts w:ascii="Times New Roman" w:eastAsia="Times New Roman" w:hAnsi="Times New Roman" w:cs="Times New Roman"/>
          <w:sz w:val="24"/>
          <w:szCs w:val="24"/>
        </w:rPr>
        <w:t xml:space="preserve"> a </w:t>
      </w:r>
      <w:r w:rsidR="0075022C" w:rsidRPr="00004C95">
        <w:rPr>
          <w:rFonts w:ascii="Times New Roman" w:eastAsia="Times New Roman" w:hAnsi="Times New Roman" w:cs="Times New Roman"/>
          <w:sz w:val="24"/>
          <w:szCs w:val="24"/>
        </w:rPr>
        <w:t xml:space="preserve">variety </w:t>
      </w:r>
      <w:r w:rsidRPr="00004C95">
        <w:rPr>
          <w:rFonts w:ascii="Times New Roman" w:eastAsia="Times New Roman" w:hAnsi="Times New Roman" w:cs="Times New Roman"/>
          <w:sz w:val="24"/>
          <w:szCs w:val="24"/>
        </w:rPr>
        <w:t xml:space="preserve">of </w:t>
      </w:r>
      <w:r w:rsidR="0075022C" w:rsidRPr="00004C95">
        <w:rPr>
          <w:rFonts w:ascii="Times New Roman" w:eastAsia="Times New Roman" w:hAnsi="Times New Roman" w:cs="Times New Roman"/>
          <w:sz w:val="24"/>
          <w:szCs w:val="24"/>
        </w:rPr>
        <w:t xml:space="preserve">genetic </w:t>
      </w:r>
      <w:r w:rsidRPr="00004C95">
        <w:rPr>
          <w:rFonts w:ascii="Times New Roman" w:eastAsia="Times New Roman" w:hAnsi="Times New Roman" w:cs="Times New Roman"/>
          <w:sz w:val="24"/>
          <w:szCs w:val="24"/>
        </w:rPr>
        <w:t>markers</w:t>
      </w:r>
      <w:r w:rsidR="0093724D"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t>
      </w:r>
      <w:r w:rsidR="0093724D" w:rsidRPr="00004C95">
        <w:rPr>
          <w:rFonts w:ascii="Times New Roman" w:eastAsia="Times New Roman" w:hAnsi="Times New Roman" w:cs="Times New Roman"/>
          <w:sz w:val="24"/>
          <w:szCs w:val="24"/>
        </w:rPr>
        <w:t xml:space="preserve">In addition, </w:t>
      </w:r>
      <w:r w:rsidRPr="00004C95">
        <w:rPr>
          <w:rFonts w:ascii="Times New Roman" w:eastAsia="Times New Roman" w:hAnsi="Times New Roman" w:cs="Times New Roman"/>
          <w:sz w:val="24"/>
          <w:szCs w:val="24"/>
        </w:rPr>
        <w:t xml:space="preserve">the </w:t>
      </w:r>
      <w:r w:rsidR="0093724D" w:rsidRPr="00004C95">
        <w:rPr>
          <w:rFonts w:ascii="Times New Roman" w:eastAsia="Times New Roman" w:hAnsi="Times New Roman" w:cs="Times New Roman"/>
          <w:sz w:val="24"/>
          <w:szCs w:val="24"/>
        </w:rPr>
        <w:t xml:space="preserve">study </w:t>
      </w:r>
      <w:r w:rsidRPr="00004C95">
        <w:rPr>
          <w:rFonts w:ascii="Times New Roman" w:eastAsia="Times New Roman" w:hAnsi="Times New Roman" w:cs="Times New Roman"/>
          <w:sz w:val="24"/>
          <w:szCs w:val="24"/>
        </w:rPr>
        <w:t xml:space="preserve">authors suggested that one </w:t>
      </w:r>
      <w:r w:rsidR="0093724D" w:rsidRPr="00004C95">
        <w:rPr>
          <w:rFonts w:ascii="Times New Roman" w:eastAsia="Times New Roman" w:hAnsi="Times New Roman" w:cs="Times New Roman"/>
          <w:sz w:val="24"/>
          <w:szCs w:val="24"/>
        </w:rPr>
        <w:t xml:space="preserve">goby </w:t>
      </w:r>
      <w:r w:rsidRPr="00004C95">
        <w:rPr>
          <w:rFonts w:ascii="Times New Roman" w:eastAsia="Times New Roman" w:hAnsi="Times New Roman" w:cs="Times New Roman"/>
          <w:sz w:val="24"/>
          <w:szCs w:val="24"/>
        </w:rPr>
        <w:t xml:space="preserve">population had undergone </w:t>
      </w:r>
      <w:r w:rsidR="0093724D" w:rsidRPr="00004C95">
        <w:rPr>
          <w:rFonts w:ascii="Times New Roman" w:eastAsia="Times New Roman" w:hAnsi="Times New Roman" w:cs="Times New Roman"/>
          <w:sz w:val="24"/>
          <w:szCs w:val="24"/>
        </w:rPr>
        <w:t xml:space="preserve">more genetic </w:t>
      </w:r>
      <w:r w:rsidRPr="00004C95">
        <w:rPr>
          <w:rFonts w:ascii="Times New Roman" w:eastAsia="Times New Roman" w:hAnsi="Times New Roman" w:cs="Times New Roman"/>
          <w:sz w:val="24"/>
          <w:szCs w:val="24"/>
        </w:rPr>
        <w:t xml:space="preserve">change </w:t>
      </w:r>
      <w:r w:rsidR="0093724D" w:rsidRPr="00004C95">
        <w:rPr>
          <w:rFonts w:ascii="Times New Roman" w:eastAsia="Times New Roman" w:hAnsi="Times New Roman" w:cs="Times New Roman"/>
          <w:sz w:val="24"/>
          <w:szCs w:val="24"/>
        </w:rPr>
        <w:t>than</w:t>
      </w:r>
      <w:r w:rsidR="0075022C" w:rsidRPr="00004C95">
        <w:rPr>
          <w:rFonts w:ascii="Times New Roman" w:eastAsia="Times New Roman" w:hAnsi="Times New Roman" w:cs="Times New Roman"/>
          <w:sz w:val="24"/>
          <w:szCs w:val="24"/>
        </w:rPr>
        <w:t xml:space="preserve"> </w:t>
      </w:r>
      <w:r w:rsidR="002C09F6"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other</w:t>
      </w:r>
      <w:r w:rsidR="0093724D"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more stable local populations, allow</w:t>
      </w:r>
      <w:r w:rsidR="0075022C" w:rsidRPr="00004C95">
        <w:rPr>
          <w:rFonts w:ascii="Times New Roman" w:eastAsia="Times New Roman" w:hAnsi="Times New Roman" w:cs="Times New Roman"/>
          <w:sz w:val="24"/>
          <w:szCs w:val="24"/>
        </w:rPr>
        <w:t>ing us</w:t>
      </w:r>
      <w:r w:rsidRPr="00004C95">
        <w:rPr>
          <w:rFonts w:ascii="Times New Roman" w:eastAsia="Times New Roman" w:hAnsi="Times New Roman" w:cs="Times New Roman"/>
          <w:sz w:val="24"/>
          <w:szCs w:val="24"/>
        </w:rPr>
        <w:t xml:space="preserve"> to test a real hypothesis and go beyond a simple illustration of our method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(Kinziger et al., 2015)</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The dataset was </w:t>
      </w:r>
      <w:r w:rsidR="0093724D" w:rsidRPr="00004C95">
        <w:rPr>
          <w:rFonts w:ascii="Times New Roman" w:eastAsia="Times New Roman" w:hAnsi="Times New Roman" w:cs="Times New Roman"/>
          <w:sz w:val="24"/>
          <w:szCs w:val="24"/>
        </w:rPr>
        <w:t>downloaded from</w:t>
      </w:r>
      <w:r w:rsidRPr="00004C95">
        <w:rPr>
          <w:rFonts w:ascii="Times New Roman" w:eastAsia="Times New Roman" w:hAnsi="Times New Roman" w:cs="Times New Roman"/>
          <w:sz w:val="24"/>
          <w:szCs w:val="24"/>
        </w:rPr>
        <w:t xml:space="preserve"> DRYAD (doi:</w:t>
      </w:r>
      <w:r w:rsidR="002C09F6"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10.5061/dryad.871db)</w:t>
      </w:r>
      <w:r w:rsidR="0093724D" w:rsidRPr="00004C95">
        <w:rPr>
          <w:rFonts w:ascii="Times New Roman" w:eastAsia="Times New Roman" w:hAnsi="Times New Roman" w:cs="Times New Roman"/>
          <w:sz w:val="24"/>
          <w:szCs w:val="24"/>
        </w:rPr>
        <w:t>, and</w:t>
      </w:r>
      <w:r w:rsidRPr="00004C95">
        <w:rPr>
          <w:rFonts w:ascii="Times New Roman" w:eastAsia="Times New Roman" w:hAnsi="Times New Roman" w:cs="Times New Roman"/>
          <w:sz w:val="24"/>
          <w:szCs w:val="24"/>
        </w:rPr>
        <w:t xml:space="preserve"> </w:t>
      </w:r>
      <w:r w:rsidR="0093724D" w:rsidRPr="00004C95">
        <w:rPr>
          <w:rFonts w:ascii="Times New Roman" w:eastAsia="Times New Roman" w:hAnsi="Times New Roman" w:cs="Times New Roman"/>
          <w:sz w:val="24"/>
          <w:szCs w:val="24"/>
        </w:rPr>
        <w:t xml:space="preserve">we </w:t>
      </w:r>
      <w:r w:rsidRPr="00004C95">
        <w:rPr>
          <w:rFonts w:ascii="Times New Roman" w:eastAsia="Times New Roman" w:hAnsi="Times New Roman" w:cs="Times New Roman"/>
          <w:sz w:val="24"/>
          <w:szCs w:val="24"/>
        </w:rPr>
        <w:t>used 9</w:t>
      </w:r>
      <w:r w:rsidR="002C09F6"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999 permutations for this </w:t>
      </w:r>
      <w:r w:rsidR="002C09F6" w:rsidRPr="00004C95">
        <w:rPr>
          <w:rFonts w:ascii="Times New Roman" w:eastAsia="Times New Roman" w:hAnsi="Times New Roman" w:cs="Times New Roman"/>
          <w:sz w:val="24"/>
          <w:szCs w:val="24"/>
        </w:rPr>
        <w:t>analysis</w:t>
      </w:r>
      <w:r w:rsidRPr="00004C95">
        <w:rPr>
          <w:rFonts w:ascii="Times New Roman" w:eastAsia="Times New Roman" w:hAnsi="Times New Roman" w:cs="Times New Roman"/>
          <w:sz w:val="24"/>
          <w:szCs w:val="24"/>
        </w:rPr>
        <w:t>.</w:t>
      </w:r>
    </w:p>
    <w:p w14:paraId="45E33CFF" w14:textId="14F95019" w:rsidR="00FF1AA4" w:rsidRPr="00004C95" w:rsidRDefault="00760250" w:rsidP="00182E94">
      <w:pPr>
        <w:pStyle w:val="Titre1"/>
        <w:spacing w:after="240" w:line="276" w:lineRule="auto"/>
      </w:pPr>
      <w:r w:rsidRPr="00004C95">
        <w:t>RESULTS</w:t>
      </w:r>
    </w:p>
    <w:p w14:paraId="01C765C4" w14:textId="1F4C86D0" w:rsidR="009421F4"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We were able to translate the TBI framework to TGI by </w:t>
      </w:r>
      <w:r w:rsidR="0075022C" w:rsidRPr="00004C95">
        <w:rPr>
          <w:rFonts w:ascii="Times New Roman" w:eastAsia="Times New Roman" w:hAnsi="Times New Roman" w:cs="Times New Roman"/>
          <w:sz w:val="24"/>
          <w:szCs w:val="24"/>
        </w:rPr>
        <w:t xml:space="preserve">adapting </w:t>
      </w:r>
      <w:r w:rsidRPr="00004C95">
        <w:rPr>
          <w:rFonts w:ascii="Times New Roman" w:eastAsia="Times New Roman" w:hAnsi="Times New Roman" w:cs="Times New Roman"/>
          <w:sz w:val="24"/>
          <w:szCs w:val="24"/>
        </w:rPr>
        <w:t xml:space="preserve">it to the specific structure of genetic data. </w:t>
      </w:r>
      <w:r w:rsidR="000D5772" w:rsidRPr="00004C95">
        <w:rPr>
          <w:rFonts w:ascii="Times New Roman" w:eastAsia="Times New Roman" w:hAnsi="Times New Roman" w:cs="Times New Roman"/>
          <w:sz w:val="24"/>
          <w:szCs w:val="24"/>
        </w:rPr>
        <w:t>Our r</w:t>
      </w:r>
      <w:r w:rsidR="0075022C" w:rsidRPr="00004C95">
        <w:rPr>
          <w:rFonts w:ascii="Times New Roman" w:eastAsia="Times New Roman" w:hAnsi="Times New Roman" w:cs="Times New Roman"/>
          <w:sz w:val="24"/>
          <w:szCs w:val="24"/>
        </w:rPr>
        <w:t xml:space="preserve">esults </w:t>
      </w:r>
      <w:r w:rsidR="000D5772" w:rsidRPr="00004C95">
        <w:rPr>
          <w:rFonts w:ascii="Times New Roman" w:eastAsia="Times New Roman" w:hAnsi="Times New Roman" w:cs="Times New Roman"/>
          <w:sz w:val="24"/>
          <w:szCs w:val="24"/>
        </w:rPr>
        <w:t>indicate</w:t>
      </w:r>
      <w:r w:rsidR="0075022C" w:rsidRPr="00004C95">
        <w:rPr>
          <w:rFonts w:ascii="Times New Roman" w:eastAsia="Times New Roman" w:hAnsi="Times New Roman" w:cs="Times New Roman"/>
          <w:sz w:val="24"/>
          <w:szCs w:val="24"/>
        </w:rPr>
        <w:t xml:space="preserve"> that </w:t>
      </w:r>
      <w:r w:rsidRPr="00004C95">
        <w:rPr>
          <w:rFonts w:ascii="Times New Roman" w:eastAsia="Times New Roman" w:hAnsi="Times New Roman" w:cs="Times New Roman"/>
          <w:sz w:val="24"/>
          <w:szCs w:val="24"/>
        </w:rPr>
        <w:t xml:space="preserve">TGI </w:t>
      </w:r>
      <w:r w:rsidR="002826FE" w:rsidRPr="00004C95">
        <w:rPr>
          <w:rFonts w:ascii="Times New Roman" w:eastAsia="Times New Roman" w:hAnsi="Times New Roman" w:cs="Times New Roman"/>
          <w:sz w:val="24"/>
          <w:szCs w:val="24"/>
        </w:rPr>
        <w:t>consistently and accurately identif</w:t>
      </w:r>
      <w:r w:rsidR="000D5772" w:rsidRPr="00004C95">
        <w:rPr>
          <w:rFonts w:ascii="Times New Roman" w:eastAsia="Times New Roman" w:hAnsi="Times New Roman" w:cs="Times New Roman"/>
          <w:sz w:val="24"/>
          <w:szCs w:val="24"/>
        </w:rPr>
        <w:t>ies</w:t>
      </w:r>
      <w:r w:rsidR="002826FE" w:rsidRPr="00004C95">
        <w:rPr>
          <w:rFonts w:ascii="Times New Roman" w:eastAsia="Times New Roman" w:hAnsi="Times New Roman" w:cs="Times New Roman"/>
          <w:sz w:val="24"/>
          <w:szCs w:val="24"/>
        </w:rPr>
        <w:t xml:space="preserve"> populations that have experienced a demographic event</w:t>
      </w:r>
      <w:r w:rsidRPr="00004C95">
        <w:rPr>
          <w:rFonts w:ascii="Times New Roman" w:eastAsia="Times New Roman" w:hAnsi="Times New Roman" w:cs="Times New Roman"/>
          <w:sz w:val="24"/>
          <w:szCs w:val="24"/>
        </w:rPr>
        <w:t xml:space="preserve">. Although </w:t>
      </w:r>
      <w:r w:rsidR="00766D58" w:rsidRPr="00004C95">
        <w:rPr>
          <w:rFonts w:ascii="Times New Roman" w:eastAsia="Times New Roman" w:hAnsi="Times New Roman" w:cs="Times New Roman"/>
          <w:sz w:val="24"/>
          <w:szCs w:val="24"/>
        </w:rPr>
        <w:t xml:space="preserve">our </w:t>
      </w:r>
      <w:r w:rsidRPr="00004C95">
        <w:rPr>
          <w:rFonts w:ascii="Times New Roman" w:eastAsia="Times New Roman" w:hAnsi="Times New Roman" w:cs="Times New Roman"/>
          <w:sz w:val="24"/>
          <w:szCs w:val="24"/>
        </w:rPr>
        <w:t xml:space="preserve">results support </w:t>
      </w:r>
      <w:r w:rsidR="002826FE" w:rsidRPr="00004C95">
        <w:rPr>
          <w:rFonts w:ascii="Times New Roman" w:eastAsia="Times New Roman" w:hAnsi="Times New Roman" w:cs="Times New Roman"/>
          <w:sz w:val="24"/>
          <w:szCs w:val="24"/>
        </w:rPr>
        <w:t xml:space="preserve">the general </w:t>
      </w:r>
      <w:r w:rsidRPr="00004C95">
        <w:rPr>
          <w:rFonts w:ascii="Times New Roman" w:eastAsia="Times New Roman" w:hAnsi="Times New Roman" w:cs="Times New Roman"/>
          <w:sz w:val="24"/>
          <w:szCs w:val="24"/>
        </w:rPr>
        <w:t xml:space="preserve">efficacy </w:t>
      </w:r>
      <w:r w:rsidR="002826FE" w:rsidRPr="00004C95">
        <w:rPr>
          <w:rFonts w:ascii="Times New Roman" w:eastAsia="Times New Roman" w:hAnsi="Times New Roman" w:cs="Times New Roman"/>
          <w:sz w:val="24"/>
          <w:szCs w:val="24"/>
        </w:rPr>
        <w:t xml:space="preserve">of TGI </w:t>
      </w:r>
      <w:r w:rsidRPr="00004C95">
        <w:rPr>
          <w:rFonts w:ascii="Times New Roman" w:eastAsia="Times New Roman" w:hAnsi="Times New Roman" w:cs="Times New Roman"/>
          <w:sz w:val="24"/>
          <w:szCs w:val="24"/>
        </w:rPr>
        <w:t xml:space="preserve">and warrant </w:t>
      </w:r>
      <w:r w:rsidR="002826FE" w:rsidRPr="00004C95">
        <w:rPr>
          <w:rFonts w:ascii="Times New Roman" w:eastAsia="Times New Roman" w:hAnsi="Times New Roman" w:cs="Times New Roman"/>
          <w:sz w:val="24"/>
          <w:szCs w:val="24"/>
        </w:rPr>
        <w:t xml:space="preserve">its </w:t>
      </w:r>
      <w:r w:rsidRPr="00004C95">
        <w:rPr>
          <w:rFonts w:ascii="Times New Roman" w:eastAsia="Times New Roman" w:hAnsi="Times New Roman" w:cs="Times New Roman"/>
          <w:sz w:val="24"/>
          <w:szCs w:val="24"/>
        </w:rPr>
        <w:t>use on empirical datasets</w:t>
      </w:r>
      <w:r w:rsidR="009421F4" w:rsidRPr="00004C95">
        <w:rPr>
          <w:rFonts w:ascii="Times New Roman" w:eastAsia="Times New Roman" w:hAnsi="Times New Roman" w:cs="Times New Roman"/>
          <w:sz w:val="24"/>
          <w:szCs w:val="24"/>
        </w:rPr>
        <w:t xml:space="preserve">, </w:t>
      </w:r>
      <w:r w:rsidR="00E073E3" w:rsidRPr="00004C95">
        <w:rPr>
          <w:rFonts w:ascii="Times New Roman" w:eastAsia="Times New Roman" w:hAnsi="Times New Roman" w:cs="Times New Roman"/>
          <w:sz w:val="24"/>
          <w:szCs w:val="24"/>
        </w:rPr>
        <w:t xml:space="preserve">we noted that the </w:t>
      </w:r>
      <w:r w:rsidR="000D5772" w:rsidRPr="00004C95">
        <w:rPr>
          <w:rFonts w:ascii="Times New Roman" w:eastAsia="Times New Roman" w:hAnsi="Times New Roman" w:cs="Times New Roman"/>
          <w:sz w:val="24"/>
          <w:szCs w:val="24"/>
        </w:rPr>
        <w:t xml:space="preserve">performance </w:t>
      </w:r>
      <w:r w:rsidR="00E073E3" w:rsidRPr="00004C95">
        <w:rPr>
          <w:rFonts w:ascii="Times New Roman" w:eastAsia="Times New Roman" w:hAnsi="Times New Roman" w:cs="Times New Roman"/>
          <w:sz w:val="24"/>
          <w:szCs w:val="24"/>
        </w:rPr>
        <w:t xml:space="preserve">of </w:t>
      </w:r>
      <w:r w:rsidR="000D5772" w:rsidRPr="00004C95">
        <w:rPr>
          <w:rFonts w:ascii="Times New Roman" w:eastAsia="Times New Roman" w:hAnsi="Times New Roman" w:cs="Times New Roman"/>
          <w:sz w:val="24"/>
          <w:szCs w:val="24"/>
        </w:rPr>
        <w:t xml:space="preserve">the </w:t>
      </w:r>
      <w:r w:rsidR="00E073E3" w:rsidRPr="00004C95">
        <w:rPr>
          <w:rFonts w:ascii="Times New Roman" w:eastAsia="Times New Roman" w:hAnsi="Times New Roman" w:cs="Times New Roman"/>
          <w:sz w:val="24"/>
          <w:szCs w:val="24"/>
        </w:rPr>
        <w:t>TGI</w:t>
      </w:r>
      <w:r w:rsidRPr="00004C95">
        <w:rPr>
          <w:rFonts w:ascii="Times New Roman" w:eastAsia="Times New Roman" w:hAnsi="Times New Roman" w:cs="Times New Roman"/>
          <w:sz w:val="24"/>
          <w:szCs w:val="24"/>
        </w:rPr>
        <w:t xml:space="preserve"> </w:t>
      </w:r>
      <w:r w:rsidR="000D5772" w:rsidRPr="00004C95">
        <w:rPr>
          <w:rFonts w:ascii="Times New Roman" w:eastAsia="Times New Roman" w:hAnsi="Times New Roman" w:cs="Times New Roman"/>
          <w:sz w:val="24"/>
          <w:szCs w:val="24"/>
        </w:rPr>
        <w:t xml:space="preserve">approach was sensitive to </w:t>
      </w:r>
      <w:r w:rsidRPr="00004C95">
        <w:rPr>
          <w:rFonts w:ascii="Times New Roman" w:eastAsia="Times New Roman" w:hAnsi="Times New Roman" w:cs="Times New Roman"/>
          <w:sz w:val="24"/>
          <w:szCs w:val="24"/>
        </w:rPr>
        <w:t>dispersal</w:t>
      </w:r>
      <w:r w:rsidR="005D1254">
        <w:rPr>
          <w:rFonts w:ascii="Times New Roman" w:eastAsia="Times New Roman" w:hAnsi="Times New Roman" w:cs="Times New Roman"/>
          <w:sz w:val="24"/>
          <w:szCs w:val="24"/>
        </w:rPr>
        <w:t xml:space="preserve"> capacity</w:t>
      </w:r>
      <w:r w:rsidRPr="00004C95">
        <w:rPr>
          <w:rFonts w:ascii="Times New Roman" w:eastAsia="Times New Roman" w:hAnsi="Times New Roman" w:cs="Times New Roman"/>
          <w:sz w:val="24"/>
          <w:szCs w:val="24"/>
        </w:rPr>
        <w:t xml:space="preserve">, spatial extent of the demographic event producing the genetic change, and </w:t>
      </w:r>
      <w:r w:rsidR="00E073E3"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 xml:space="preserve">time </w:t>
      </w:r>
      <w:r w:rsidR="00E073E3" w:rsidRPr="00004C95">
        <w:rPr>
          <w:rFonts w:ascii="Times New Roman" w:eastAsia="Times New Roman" w:hAnsi="Times New Roman" w:cs="Times New Roman"/>
          <w:sz w:val="24"/>
          <w:szCs w:val="24"/>
        </w:rPr>
        <w:t xml:space="preserve">difference </w:t>
      </w:r>
      <w:r w:rsidRPr="00004C95">
        <w:rPr>
          <w:rFonts w:ascii="Times New Roman" w:eastAsia="Times New Roman" w:hAnsi="Times New Roman" w:cs="Times New Roman"/>
          <w:sz w:val="24"/>
          <w:szCs w:val="24"/>
        </w:rPr>
        <w:t xml:space="preserve">between sampling and </w:t>
      </w:r>
      <w:r w:rsidR="00E073E3" w:rsidRPr="00004C95">
        <w:rPr>
          <w:rFonts w:ascii="Times New Roman" w:eastAsia="Times New Roman" w:hAnsi="Times New Roman" w:cs="Times New Roman"/>
          <w:sz w:val="24"/>
          <w:szCs w:val="24"/>
        </w:rPr>
        <w:t xml:space="preserve">the demographic </w:t>
      </w:r>
      <w:r w:rsidRPr="00004C95">
        <w:rPr>
          <w:rFonts w:ascii="Times New Roman" w:eastAsia="Times New Roman" w:hAnsi="Times New Roman" w:cs="Times New Roman"/>
          <w:sz w:val="24"/>
          <w:szCs w:val="24"/>
        </w:rPr>
        <w:t>event</w:t>
      </w:r>
      <w:r w:rsidR="00E073E3" w:rsidRPr="00004C95">
        <w:rPr>
          <w:rFonts w:ascii="Times New Roman" w:eastAsia="Times New Roman" w:hAnsi="Times New Roman" w:cs="Times New Roman"/>
          <w:sz w:val="24"/>
          <w:szCs w:val="24"/>
        </w:rPr>
        <w:t>.</w:t>
      </w:r>
    </w:p>
    <w:p w14:paraId="57B63B66" w14:textId="415CE26B" w:rsidR="00760250" w:rsidRPr="00004C95" w:rsidRDefault="000D5772"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E</w:t>
      </w:r>
      <w:r w:rsidR="009421F4" w:rsidRPr="00004C95">
        <w:rPr>
          <w:rFonts w:ascii="Times New Roman" w:eastAsia="Times New Roman" w:hAnsi="Times New Roman" w:cs="Times New Roman"/>
          <w:sz w:val="24"/>
          <w:szCs w:val="24"/>
        </w:rPr>
        <w:t xml:space="preserve">xperimental FPR values were consistently lower than control FPR values, regardless of dispersal parameters (Fig. 4). This suggests that, following an atypical demographic event, </w:t>
      </w:r>
      <w:r w:rsidRPr="00004C95">
        <w:rPr>
          <w:rFonts w:ascii="Times New Roman" w:eastAsia="Times New Roman" w:hAnsi="Times New Roman" w:cs="Times New Roman"/>
          <w:sz w:val="24"/>
          <w:szCs w:val="24"/>
        </w:rPr>
        <w:t xml:space="preserve">using TGI, </w:t>
      </w:r>
      <w:r w:rsidR="009421F4" w:rsidRPr="00004C95">
        <w:rPr>
          <w:rFonts w:ascii="Times New Roman" w:eastAsia="Times New Roman" w:hAnsi="Times New Roman" w:cs="Times New Roman"/>
          <w:sz w:val="24"/>
          <w:szCs w:val="24"/>
        </w:rPr>
        <w:t>we were always more likely to correctly identify a population as having been affected. Among the control simulations, simulations with higher dispersal capacity had a lower FPR (Fig. 4). Control FPR values were generally at least twice as high as the maximum experimental FPR values (L1, M1), regardless of the significance threshold used. This means that, even for the lowest-performing scenarios in our simulations, TGI was much more effective at avoiding false positives in the presence of an event than in the absence of one.</w:t>
      </w:r>
    </w:p>
    <w:p w14:paraId="05119ABD" w14:textId="77777777" w:rsidR="00760250" w:rsidRPr="00004C95" w:rsidRDefault="00760250" w:rsidP="00182E94">
      <w:pPr>
        <w:pStyle w:val="Titre2"/>
        <w:spacing w:after="240" w:line="276" w:lineRule="auto"/>
        <w:rPr>
          <w:lang w:val="en-US"/>
        </w:rPr>
      </w:pPr>
      <w:r w:rsidRPr="00004C95">
        <w:rPr>
          <w:lang w:val="en-US"/>
        </w:rPr>
        <w:t xml:space="preserve">Dispersal </w:t>
      </w:r>
    </w:p>
    <w:p w14:paraId="0F6A009B" w14:textId="71CFE815" w:rsidR="00760250" w:rsidRPr="00004C95" w:rsidRDefault="00766D58"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D</w:t>
      </w:r>
      <w:r w:rsidR="00760250" w:rsidRPr="00004C95">
        <w:rPr>
          <w:rFonts w:ascii="Times New Roman" w:eastAsia="Times New Roman" w:hAnsi="Times New Roman" w:cs="Times New Roman"/>
          <w:sz w:val="24"/>
          <w:szCs w:val="24"/>
        </w:rPr>
        <w:t>ispersal capacity influenced our ability to detect temporal changes in genetic diversity</w:t>
      </w:r>
      <w:r w:rsidRPr="00004C95">
        <w:rPr>
          <w:rFonts w:ascii="Times New Roman" w:eastAsia="Times New Roman" w:hAnsi="Times New Roman" w:cs="Times New Roman"/>
          <w:sz w:val="24"/>
          <w:szCs w:val="24"/>
        </w:rPr>
        <w:t xml:space="preserve">, as the </w:t>
      </w:r>
      <w:r w:rsidR="00760250" w:rsidRPr="00004C95">
        <w:rPr>
          <w:rFonts w:ascii="Times New Roman" w:eastAsia="Times New Roman" w:hAnsi="Times New Roman" w:cs="Times New Roman"/>
          <w:sz w:val="24"/>
          <w:szCs w:val="24"/>
        </w:rPr>
        <w:t xml:space="preserve">FNR generally increased with dispersal </w:t>
      </w:r>
      <w:r w:rsidR="000D5772" w:rsidRPr="00004C95">
        <w:rPr>
          <w:rFonts w:ascii="Times New Roman" w:eastAsia="Times New Roman" w:hAnsi="Times New Roman" w:cs="Times New Roman"/>
          <w:sz w:val="24"/>
          <w:szCs w:val="24"/>
        </w:rPr>
        <w:t xml:space="preserve">capacity </w:t>
      </w:r>
      <w:r w:rsidR="00760250" w:rsidRPr="00004C95">
        <w:rPr>
          <w:rFonts w:ascii="Times New Roman" w:eastAsia="Times New Roman" w:hAnsi="Times New Roman" w:cs="Times New Roman"/>
          <w:sz w:val="24"/>
          <w:szCs w:val="24"/>
        </w:rPr>
        <w:t xml:space="preserve">(Fig. 3). </w:t>
      </w:r>
      <w:r w:rsidR="002826FE" w:rsidRPr="00004C95">
        <w:rPr>
          <w:rFonts w:ascii="Times New Roman" w:eastAsia="Times New Roman" w:hAnsi="Times New Roman" w:cs="Times New Roman"/>
          <w:sz w:val="24"/>
          <w:szCs w:val="24"/>
        </w:rPr>
        <w:t xml:space="preserve">However, </w:t>
      </w:r>
      <w:r w:rsidR="00760250" w:rsidRPr="00004C95">
        <w:rPr>
          <w:rFonts w:ascii="Times New Roman" w:eastAsia="Times New Roman" w:hAnsi="Times New Roman" w:cs="Times New Roman"/>
          <w:sz w:val="24"/>
          <w:szCs w:val="24"/>
        </w:rPr>
        <w:t xml:space="preserve">only one scenario (H3; Table 1) exhibited </w:t>
      </w:r>
      <w:r w:rsidR="002826FE" w:rsidRPr="00004C95">
        <w:rPr>
          <w:rFonts w:ascii="Times New Roman" w:eastAsia="Times New Roman" w:hAnsi="Times New Roman" w:cs="Times New Roman"/>
          <w:sz w:val="24"/>
          <w:szCs w:val="24"/>
        </w:rPr>
        <w:t xml:space="preserve">FNR </w:t>
      </w:r>
      <w:r w:rsidR="00760250" w:rsidRPr="00004C95">
        <w:rPr>
          <w:rFonts w:ascii="Times New Roman" w:eastAsia="Times New Roman" w:hAnsi="Times New Roman" w:cs="Times New Roman"/>
          <w:sz w:val="24"/>
          <w:szCs w:val="24"/>
        </w:rPr>
        <w:t>values above a very conservative limit of 1%, regardless of the p-value threshold used (Fig. 3</w:t>
      </w:r>
      <w:r w:rsidR="002826FE"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Of </w:t>
      </w:r>
      <w:r w:rsidR="00760250" w:rsidRPr="00004C95">
        <w:rPr>
          <w:rFonts w:ascii="Times New Roman" w:eastAsia="Times New Roman" w:hAnsi="Times New Roman" w:cs="Times New Roman"/>
          <w:sz w:val="24"/>
          <w:szCs w:val="24"/>
        </w:rPr>
        <w:t xml:space="preserve">the four scenarios </w:t>
      </w:r>
      <w:r w:rsidRPr="00004C95">
        <w:rPr>
          <w:rFonts w:ascii="Times New Roman" w:eastAsia="Times New Roman" w:hAnsi="Times New Roman" w:cs="Times New Roman"/>
          <w:sz w:val="24"/>
          <w:szCs w:val="24"/>
        </w:rPr>
        <w:t>that did not achieve an</w:t>
      </w:r>
      <w:r w:rsidR="00760250" w:rsidRPr="00004C95">
        <w:rPr>
          <w:rFonts w:ascii="Times New Roman" w:eastAsia="Times New Roman" w:hAnsi="Times New Roman" w:cs="Times New Roman"/>
          <w:sz w:val="24"/>
          <w:szCs w:val="24"/>
        </w:rPr>
        <w:t xml:space="preserve"> average FNR of 0 (L3, M3, H2, </w:t>
      </w:r>
      <w:r w:rsidR="002826FE" w:rsidRPr="00004C95">
        <w:rPr>
          <w:rFonts w:ascii="Times New Roman" w:eastAsia="Times New Roman" w:hAnsi="Times New Roman" w:cs="Times New Roman"/>
          <w:sz w:val="24"/>
          <w:szCs w:val="24"/>
        </w:rPr>
        <w:t xml:space="preserve">and </w:t>
      </w:r>
      <w:r w:rsidR="00760250" w:rsidRPr="00004C95">
        <w:rPr>
          <w:rFonts w:ascii="Times New Roman" w:eastAsia="Times New Roman" w:hAnsi="Times New Roman" w:cs="Times New Roman"/>
          <w:sz w:val="24"/>
          <w:szCs w:val="24"/>
        </w:rPr>
        <w:t xml:space="preserve">H3), two involved high dispersal. </w:t>
      </w:r>
      <w:r w:rsidR="002826FE" w:rsidRPr="00004C95">
        <w:rPr>
          <w:rFonts w:ascii="Times New Roman" w:eastAsia="Times New Roman" w:hAnsi="Times New Roman" w:cs="Times New Roman"/>
          <w:sz w:val="24"/>
          <w:szCs w:val="24"/>
        </w:rPr>
        <w:t>When we</w:t>
      </w:r>
      <w:r w:rsidR="00760250" w:rsidRPr="00004C95">
        <w:rPr>
          <w:rFonts w:ascii="Times New Roman" w:eastAsia="Times New Roman" w:hAnsi="Times New Roman" w:cs="Times New Roman"/>
          <w:sz w:val="24"/>
          <w:szCs w:val="24"/>
        </w:rPr>
        <w:t xml:space="preserve"> average</w:t>
      </w:r>
      <w:r w:rsidR="002826FE" w:rsidRPr="00004C95">
        <w:rPr>
          <w:rFonts w:ascii="Times New Roman" w:eastAsia="Times New Roman" w:hAnsi="Times New Roman" w:cs="Times New Roman"/>
          <w:sz w:val="24"/>
          <w:szCs w:val="24"/>
        </w:rPr>
        <w:t>d the FNR values</w:t>
      </w:r>
      <w:r w:rsidR="00760250" w:rsidRPr="00004C95">
        <w:rPr>
          <w:rFonts w:ascii="Times New Roman" w:eastAsia="Times New Roman" w:hAnsi="Times New Roman" w:cs="Times New Roman"/>
          <w:sz w:val="24"/>
          <w:szCs w:val="24"/>
        </w:rPr>
        <w:t xml:space="preserve"> </w:t>
      </w:r>
      <w:r w:rsidR="002826FE" w:rsidRPr="00004C95">
        <w:rPr>
          <w:rFonts w:ascii="Times New Roman" w:eastAsia="Times New Roman" w:hAnsi="Times New Roman" w:cs="Times New Roman"/>
          <w:sz w:val="24"/>
          <w:szCs w:val="24"/>
        </w:rPr>
        <w:t xml:space="preserve">calculated at the traditional p &lt; 0.05 threshold across </w:t>
      </w:r>
      <w:r w:rsidR="00760250" w:rsidRPr="00004C95">
        <w:rPr>
          <w:rFonts w:ascii="Times New Roman" w:eastAsia="Times New Roman" w:hAnsi="Times New Roman" w:cs="Times New Roman"/>
          <w:sz w:val="24"/>
          <w:szCs w:val="24"/>
        </w:rPr>
        <w:t>scenarios sharing the same dispersal parameters (e.g.</w:t>
      </w:r>
      <w:r w:rsidR="00760250" w:rsidRPr="00004C95">
        <w:rPr>
          <w:rFonts w:ascii="Times New Roman" w:eastAsia="Times New Roman" w:hAnsi="Times New Roman" w:cs="Times New Roman"/>
          <w:i/>
          <w:sz w:val="24"/>
          <w:szCs w:val="24"/>
        </w:rPr>
        <w:t xml:space="preserve"> </w:t>
      </w:r>
      <w:r w:rsidR="00760250" w:rsidRPr="00004C95">
        <w:rPr>
          <w:rFonts w:ascii="Times New Roman" w:eastAsia="Times New Roman" w:hAnsi="Times New Roman" w:cs="Times New Roman"/>
          <w:sz w:val="24"/>
          <w:szCs w:val="24"/>
        </w:rPr>
        <w:t xml:space="preserve">one </w:t>
      </w:r>
      <w:r w:rsidR="002826FE" w:rsidRPr="00004C95">
        <w:rPr>
          <w:rFonts w:ascii="Times New Roman" w:eastAsia="Times New Roman" w:hAnsi="Times New Roman" w:cs="Times New Roman"/>
          <w:sz w:val="24"/>
          <w:szCs w:val="24"/>
        </w:rPr>
        <w:t xml:space="preserve">averaged FNR </w:t>
      </w:r>
      <w:r w:rsidR="00760250" w:rsidRPr="00004C95">
        <w:rPr>
          <w:rFonts w:ascii="Times New Roman" w:eastAsia="Times New Roman" w:hAnsi="Times New Roman" w:cs="Times New Roman"/>
          <w:sz w:val="24"/>
          <w:szCs w:val="24"/>
        </w:rPr>
        <w:t xml:space="preserve">value for L1, L2, and L3 grouped together), </w:t>
      </w:r>
      <w:r w:rsidR="002826FE" w:rsidRPr="00004C95">
        <w:rPr>
          <w:rFonts w:ascii="Times New Roman" w:eastAsia="Times New Roman" w:hAnsi="Times New Roman" w:cs="Times New Roman"/>
          <w:sz w:val="24"/>
          <w:szCs w:val="24"/>
        </w:rPr>
        <w:t>the</w:t>
      </w:r>
      <w:r w:rsidR="00760250" w:rsidRPr="00004C95">
        <w:rPr>
          <w:rFonts w:ascii="Times New Roman" w:eastAsia="Times New Roman" w:hAnsi="Times New Roman" w:cs="Times New Roman"/>
          <w:sz w:val="24"/>
          <w:szCs w:val="24"/>
        </w:rPr>
        <w:t xml:space="preserve"> mean FNRs </w:t>
      </w:r>
      <w:r w:rsidR="002826FE" w:rsidRPr="00004C95">
        <w:rPr>
          <w:rFonts w:ascii="Times New Roman" w:eastAsia="Times New Roman" w:hAnsi="Times New Roman" w:cs="Times New Roman"/>
          <w:sz w:val="24"/>
          <w:szCs w:val="24"/>
        </w:rPr>
        <w:t xml:space="preserve">were </w:t>
      </w:r>
      <w:r w:rsidR="00760250" w:rsidRPr="00004C95">
        <w:rPr>
          <w:rFonts w:ascii="Times New Roman" w:eastAsia="Times New Roman" w:hAnsi="Times New Roman" w:cs="Times New Roman"/>
          <w:sz w:val="24"/>
          <w:szCs w:val="24"/>
        </w:rPr>
        <w:t xml:space="preserve">0.0037 (0.0007 - 0.0066; 95% </w:t>
      </w:r>
      <w:r w:rsidR="002826FE" w:rsidRPr="00004C95">
        <w:rPr>
          <w:rFonts w:ascii="Times New Roman" w:eastAsia="Times New Roman" w:hAnsi="Times New Roman" w:cs="Times New Roman"/>
          <w:sz w:val="24"/>
          <w:szCs w:val="24"/>
        </w:rPr>
        <w:t>confidence interval [CI]</w:t>
      </w:r>
      <w:r w:rsidR="00760250" w:rsidRPr="00004C95">
        <w:rPr>
          <w:rFonts w:ascii="Times New Roman" w:eastAsia="Times New Roman" w:hAnsi="Times New Roman" w:cs="Times New Roman"/>
          <w:sz w:val="24"/>
          <w:szCs w:val="24"/>
        </w:rPr>
        <w:t>) for low dispersal, 0.0049 (0.0015 - 0.0083; 95% CI) for moderate dispersal, and 0.0108 (0.0055 - 0.0161; 95% CI) for high dispersal.</w:t>
      </w:r>
      <w:r w:rsidR="00986514" w:rsidRPr="00004C95">
        <w:rPr>
          <w:rFonts w:ascii="Times New Roman" w:eastAsia="Times New Roman" w:hAnsi="Times New Roman" w:cs="Times New Roman"/>
          <w:sz w:val="24"/>
          <w:szCs w:val="24"/>
        </w:rPr>
        <w:t xml:space="preserve"> </w:t>
      </w:r>
    </w:p>
    <w:p w14:paraId="70A5F9C5" w14:textId="71D77425" w:rsidR="00760250" w:rsidRPr="00004C95" w:rsidRDefault="00766D58"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In contrast, dispersal capacity did not substantially affect the </w:t>
      </w:r>
      <w:r w:rsidR="00760250" w:rsidRPr="00004C95">
        <w:rPr>
          <w:rFonts w:ascii="Times New Roman" w:eastAsia="Times New Roman" w:hAnsi="Times New Roman" w:cs="Times New Roman"/>
          <w:sz w:val="24"/>
          <w:szCs w:val="24"/>
        </w:rPr>
        <w:t xml:space="preserve">FPR (Fig. 4). </w:t>
      </w:r>
      <w:r w:rsidR="00F73A5E" w:rsidRPr="00004C95">
        <w:rPr>
          <w:rFonts w:ascii="Times New Roman" w:eastAsia="Times New Roman" w:hAnsi="Times New Roman" w:cs="Times New Roman"/>
          <w:sz w:val="24"/>
          <w:szCs w:val="24"/>
        </w:rPr>
        <w:t>T</w:t>
      </w:r>
      <w:r w:rsidR="00FF1AA4" w:rsidRPr="00004C95">
        <w:rPr>
          <w:rFonts w:ascii="Times New Roman" w:eastAsia="Times New Roman" w:hAnsi="Times New Roman" w:cs="Times New Roman"/>
          <w:sz w:val="24"/>
          <w:szCs w:val="24"/>
        </w:rPr>
        <w:t xml:space="preserve">here </w:t>
      </w:r>
      <w:r w:rsidR="007A704E" w:rsidRPr="00004C95">
        <w:rPr>
          <w:rFonts w:ascii="Times New Roman" w:eastAsia="Times New Roman" w:hAnsi="Times New Roman" w:cs="Times New Roman"/>
          <w:sz w:val="24"/>
          <w:szCs w:val="24"/>
        </w:rPr>
        <w:t>were</w:t>
      </w:r>
      <w:r w:rsidR="00FF1AA4" w:rsidRPr="00004C95">
        <w:rPr>
          <w:rFonts w:ascii="Times New Roman" w:eastAsia="Times New Roman" w:hAnsi="Times New Roman" w:cs="Times New Roman"/>
          <w:sz w:val="24"/>
          <w:szCs w:val="24"/>
        </w:rPr>
        <w:t xml:space="preserve"> no consistent trends </w:t>
      </w:r>
      <w:r w:rsidR="00F73A5E" w:rsidRPr="00004C95">
        <w:rPr>
          <w:rFonts w:ascii="Times New Roman" w:eastAsia="Times New Roman" w:hAnsi="Times New Roman" w:cs="Times New Roman"/>
          <w:sz w:val="24"/>
          <w:szCs w:val="24"/>
        </w:rPr>
        <w:t xml:space="preserve">in FPR </w:t>
      </w:r>
      <w:r w:rsidR="00FF1AA4" w:rsidRPr="00004C95">
        <w:rPr>
          <w:rFonts w:ascii="Times New Roman" w:eastAsia="Times New Roman" w:hAnsi="Times New Roman" w:cs="Times New Roman"/>
          <w:sz w:val="24"/>
          <w:szCs w:val="24"/>
        </w:rPr>
        <w:t xml:space="preserve">when comparing scenarios with </w:t>
      </w:r>
      <w:r w:rsidR="00C154AF">
        <w:rPr>
          <w:rFonts w:ascii="Times New Roman" w:eastAsia="Times New Roman" w:hAnsi="Times New Roman" w:cs="Times New Roman"/>
          <w:sz w:val="24"/>
          <w:szCs w:val="24"/>
        </w:rPr>
        <w:t xml:space="preserve">different dispersal </w:t>
      </w:r>
      <w:r w:rsidR="00097F4D">
        <w:rPr>
          <w:rFonts w:ascii="Times New Roman" w:eastAsia="Times New Roman" w:hAnsi="Times New Roman" w:cs="Times New Roman"/>
          <w:sz w:val="24"/>
          <w:szCs w:val="24"/>
        </w:rPr>
        <w:t xml:space="preserve">capacities </w:t>
      </w:r>
      <w:r w:rsidR="00C154AF">
        <w:rPr>
          <w:rFonts w:ascii="Times New Roman" w:eastAsia="Times New Roman" w:hAnsi="Times New Roman" w:cs="Times New Roman"/>
          <w:sz w:val="24"/>
          <w:szCs w:val="24"/>
        </w:rPr>
        <w:t xml:space="preserve">but </w:t>
      </w:r>
      <w:r w:rsidR="00FF1AA4" w:rsidRPr="00004C95">
        <w:rPr>
          <w:rFonts w:ascii="Times New Roman" w:eastAsia="Times New Roman" w:hAnsi="Times New Roman" w:cs="Times New Roman"/>
          <w:sz w:val="24"/>
          <w:szCs w:val="24"/>
        </w:rPr>
        <w:t>the</w:t>
      </w:r>
      <w:r w:rsidR="00760250" w:rsidRPr="00004C95">
        <w:rPr>
          <w:rFonts w:ascii="Times New Roman" w:eastAsia="Times New Roman" w:hAnsi="Times New Roman" w:cs="Times New Roman"/>
          <w:sz w:val="24"/>
          <w:szCs w:val="24"/>
        </w:rPr>
        <w:t xml:space="preserve"> same number of affected populations</w:t>
      </w:r>
      <w:r w:rsidR="00FF1AA4" w:rsidRPr="00004C95">
        <w:rPr>
          <w:rFonts w:ascii="Times New Roman" w:eastAsia="Times New Roman" w:hAnsi="Times New Roman" w:cs="Times New Roman"/>
          <w:sz w:val="24"/>
          <w:szCs w:val="24"/>
        </w:rPr>
        <w:t>:</w:t>
      </w:r>
      <w:r w:rsidR="00760250" w:rsidRPr="00004C95">
        <w:rPr>
          <w:rFonts w:ascii="Times New Roman" w:eastAsia="Times New Roman" w:hAnsi="Times New Roman" w:cs="Times New Roman"/>
          <w:sz w:val="24"/>
          <w:szCs w:val="24"/>
        </w:rPr>
        <w:t xml:space="preserve"> L1 </w:t>
      </w:r>
      <w:r w:rsidR="007A704E" w:rsidRPr="00004C95">
        <w:rPr>
          <w:rFonts w:ascii="Times New Roman" w:eastAsia="Times New Roman" w:hAnsi="Times New Roman" w:cs="Times New Roman"/>
          <w:sz w:val="24"/>
          <w:szCs w:val="24"/>
        </w:rPr>
        <w:t xml:space="preserve">had </w:t>
      </w:r>
      <w:r w:rsidR="00760250" w:rsidRPr="00004C95">
        <w:rPr>
          <w:rFonts w:ascii="Times New Roman" w:eastAsia="Times New Roman" w:hAnsi="Times New Roman" w:cs="Times New Roman"/>
          <w:sz w:val="24"/>
          <w:szCs w:val="24"/>
        </w:rPr>
        <w:t>slightly higher values than M1 and H1</w:t>
      </w:r>
      <w:r w:rsidR="00FF1AA4"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L2 </w:t>
      </w:r>
      <w:r w:rsidR="007A704E" w:rsidRPr="00004C95">
        <w:rPr>
          <w:rFonts w:ascii="Times New Roman" w:eastAsia="Times New Roman" w:hAnsi="Times New Roman" w:cs="Times New Roman"/>
          <w:sz w:val="24"/>
          <w:szCs w:val="24"/>
        </w:rPr>
        <w:t xml:space="preserve">had </w:t>
      </w:r>
      <w:r w:rsidR="00760250" w:rsidRPr="00004C95">
        <w:rPr>
          <w:rFonts w:ascii="Times New Roman" w:eastAsia="Times New Roman" w:hAnsi="Times New Roman" w:cs="Times New Roman"/>
          <w:sz w:val="24"/>
          <w:szCs w:val="24"/>
        </w:rPr>
        <w:t>slightly lower values than M2 and H2</w:t>
      </w:r>
      <w:r w:rsidR="00FF1AA4"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and L3 </w:t>
      </w:r>
      <w:r w:rsidR="007A704E" w:rsidRPr="00004C95">
        <w:rPr>
          <w:rFonts w:ascii="Times New Roman" w:eastAsia="Times New Roman" w:hAnsi="Times New Roman" w:cs="Times New Roman"/>
          <w:sz w:val="24"/>
          <w:szCs w:val="24"/>
        </w:rPr>
        <w:t xml:space="preserve">had </w:t>
      </w:r>
      <w:r w:rsidR="00760250" w:rsidRPr="00004C95">
        <w:rPr>
          <w:rFonts w:ascii="Times New Roman" w:eastAsia="Times New Roman" w:hAnsi="Times New Roman" w:cs="Times New Roman"/>
          <w:sz w:val="24"/>
          <w:szCs w:val="24"/>
        </w:rPr>
        <w:t xml:space="preserve">intermediate values between </w:t>
      </w:r>
      <w:r w:rsidR="00FF1AA4" w:rsidRPr="00004C95">
        <w:rPr>
          <w:rFonts w:ascii="Times New Roman" w:eastAsia="Times New Roman" w:hAnsi="Times New Roman" w:cs="Times New Roman"/>
          <w:sz w:val="24"/>
          <w:szCs w:val="24"/>
        </w:rPr>
        <w:t xml:space="preserve">those </w:t>
      </w:r>
      <w:r w:rsidR="00760250" w:rsidRPr="00004C95">
        <w:rPr>
          <w:rFonts w:ascii="Times New Roman" w:eastAsia="Times New Roman" w:hAnsi="Times New Roman" w:cs="Times New Roman"/>
          <w:sz w:val="24"/>
          <w:szCs w:val="24"/>
        </w:rPr>
        <w:t xml:space="preserve">of M3 and H3. </w:t>
      </w:r>
      <w:r w:rsidR="00FF1AA4" w:rsidRPr="00004C95">
        <w:rPr>
          <w:rFonts w:ascii="Times New Roman" w:eastAsia="Times New Roman" w:hAnsi="Times New Roman" w:cs="Times New Roman"/>
          <w:sz w:val="24"/>
          <w:szCs w:val="24"/>
        </w:rPr>
        <w:t xml:space="preserve">Average </w:t>
      </w:r>
      <w:r w:rsidR="00760250" w:rsidRPr="00004C95">
        <w:rPr>
          <w:rFonts w:ascii="Times New Roman" w:eastAsia="Times New Roman" w:hAnsi="Times New Roman" w:cs="Times New Roman"/>
          <w:sz w:val="24"/>
          <w:szCs w:val="24"/>
        </w:rPr>
        <w:t xml:space="preserve">FPR </w:t>
      </w:r>
      <w:r w:rsidR="00FF1AA4" w:rsidRPr="00004C95">
        <w:rPr>
          <w:rFonts w:ascii="Times New Roman" w:eastAsia="Times New Roman" w:hAnsi="Times New Roman" w:cs="Times New Roman"/>
          <w:sz w:val="24"/>
          <w:szCs w:val="24"/>
        </w:rPr>
        <w:t xml:space="preserve">values for </w:t>
      </w:r>
      <w:r w:rsidR="00760250" w:rsidRPr="00004C95">
        <w:rPr>
          <w:rFonts w:ascii="Times New Roman" w:eastAsia="Times New Roman" w:hAnsi="Times New Roman" w:cs="Times New Roman"/>
          <w:sz w:val="24"/>
          <w:szCs w:val="24"/>
        </w:rPr>
        <w:t xml:space="preserve">scenarios sharing the same dispersal parameters, </w:t>
      </w:r>
      <w:r w:rsidR="00FF1AA4" w:rsidRPr="00004C95">
        <w:rPr>
          <w:rFonts w:ascii="Times New Roman" w:eastAsia="Times New Roman" w:hAnsi="Times New Roman" w:cs="Times New Roman"/>
          <w:sz w:val="24"/>
          <w:szCs w:val="24"/>
        </w:rPr>
        <w:t xml:space="preserve">calculated using </w:t>
      </w:r>
      <w:r w:rsidR="00FF1AA4" w:rsidRPr="00004C95">
        <w:rPr>
          <w:rFonts w:ascii="Times New Roman" w:eastAsia="Times New Roman" w:hAnsi="Times New Roman" w:cs="Times New Roman"/>
          <w:sz w:val="24"/>
          <w:szCs w:val="24"/>
        </w:rPr>
        <w:lastRenderedPageBreak/>
        <w:t>FPRs at the p &lt;</w:t>
      </w:r>
      <w:r w:rsidR="00760250" w:rsidRPr="00004C95">
        <w:rPr>
          <w:rFonts w:ascii="Times New Roman" w:eastAsia="Times New Roman" w:hAnsi="Times New Roman" w:cs="Times New Roman"/>
          <w:sz w:val="24"/>
          <w:szCs w:val="24"/>
        </w:rPr>
        <w:t xml:space="preserve"> 0.05 threshold</w:t>
      </w:r>
      <w:r w:rsidR="00FF1AA4" w:rsidRPr="00004C95">
        <w:rPr>
          <w:rFonts w:ascii="Times New Roman" w:eastAsia="Times New Roman" w:hAnsi="Times New Roman" w:cs="Times New Roman"/>
          <w:sz w:val="24"/>
          <w:szCs w:val="24"/>
        </w:rPr>
        <w:t xml:space="preserve"> as before</w:t>
      </w:r>
      <w:r w:rsidR="00760250" w:rsidRPr="00004C95">
        <w:rPr>
          <w:rFonts w:ascii="Times New Roman" w:eastAsia="Times New Roman" w:hAnsi="Times New Roman" w:cs="Times New Roman"/>
          <w:sz w:val="24"/>
          <w:szCs w:val="24"/>
        </w:rPr>
        <w:t>, were 0.0599 (0.0558 - 0.0641; 95% CI) for low dispersal, 0.0621 (0.0580 - 0.0662; 95% CI) for moderate dispersal, and 0.0600 (0.0562 - 0.0638; 95% CI) for high dispersal</w:t>
      </w:r>
      <w:r w:rsidR="00FD4F7E">
        <w:rPr>
          <w:rFonts w:ascii="Times New Roman" w:eastAsia="Times New Roman" w:hAnsi="Times New Roman" w:cs="Times New Roman"/>
          <w:sz w:val="24"/>
          <w:szCs w:val="24"/>
        </w:rPr>
        <w:t xml:space="preserve"> (Fig. 4)</w:t>
      </w:r>
      <w:r w:rsidR="00760250" w:rsidRPr="00004C95">
        <w:rPr>
          <w:rFonts w:ascii="Times New Roman" w:eastAsia="Times New Roman" w:hAnsi="Times New Roman" w:cs="Times New Roman"/>
          <w:sz w:val="24"/>
          <w:szCs w:val="24"/>
        </w:rPr>
        <w:t xml:space="preserve">. </w:t>
      </w:r>
    </w:p>
    <w:p w14:paraId="2392C8B6" w14:textId="11BD9A72" w:rsidR="00760250" w:rsidRPr="00004C95" w:rsidRDefault="00920011" w:rsidP="00182E94">
      <w:pPr>
        <w:pStyle w:val="Titre2"/>
        <w:spacing w:after="240" w:line="276" w:lineRule="auto"/>
        <w:rPr>
          <w:lang w:val="en-US"/>
        </w:rPr>
      </w:pPr>
      <w:r w:rsidRPr="00004C95">
        <w:rPr>
          <w:lang w:val="en-US"/>
        </w:rPr>
        <w:t>Spatial extent</w:t>
      </w:r>
    </w:p>
    <w:p w14:paraId="6FB92585" w14:textId="1AE7DC7F" w:rsidR="00760250" w:rsidRPr="00004C95" w:rsidRDefault="00766D58"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T</w:t>
      </w:r>
      <w:r w:rsidR="00760250" w:rsidRPr="00004C95">
        <w:rPr>
          <w:rFonts w:ascii="Times New Roman" w:eastAsia="Times New Roman" w:hAnsi="Times New Roman" w:cs="Times New Roman"/>
          <w:sz w:val="24"/>
          <w:szCs w:val="24"/>
        </w:rPr>
        <w:t xml:space="preserve">he number of populations affected by a demographic event also influenced our ability to detect meaningful temporal change. Scenarios </w:t>
      </w:r>
      <w:r w:rsidRPr="00004C95">
        <w:rPr>
          <w:rFonts w:ascii="Times New Roman" w:eastAsia="Times New Roman" w:hAnsi="Times New Roman" w:cs="Times New Roman"/>
          <w:sz w:val="24"/>
          <w:szCs w:val="24"/>
        </w:rPr>
        <w:t xml:space="preserve">in which </w:t>
      </w:r>
      <w:r w:rsidR="00760250" w:rsidRPr="00004C95">
        <w:rPr>
          <w:rFonts w:ascii="Times New Roman" w:eastAsia="Times New Roman" w:hAnsi="Times New Roman" w:cs="Times New Roman"/>
          <w:sz w:val="24"/>
          <w:szCs w:val="24"/>
        </w:rPr>
        <w:t xml:space="preserve">fewer populations </w:t>
      </w:r>
      <w:r w:rsidRPr="00004C95">
        <w:rPr>
          <w:rFonts w:ascii="Times New Roman" w:eastAsia="Times New Roman" w:hAnsi="Times New Roman" w:cs="Times New Roman"/>
          <w:sz w:val="24"/>
          <w:szCs w:val="24"/>
        </w:rPr>
        <w:t xml:space="preserve">were </w:t>
      </w:r>
      <w:r w:rsidR="00760250" w:rsidRPr="00004C95">
        <w:rPr>
          <w:rFonts w:ascii="Times New Roman" w:eastAsia="Times New Roman" w:hAnsi="Times New Roman" w:cs="Times New Roman"/>
          <w:sz w:val="24"/>
          <w:szCs w:val="24"/>
        </w:rPr>
        <w:t xml:space="preserve">affected exhibited </w:t>
      </w:r>
      <w:r w:rsidRPr="00004C95">
        <w:rPr>
          <w:rFonts w:ascii="Times New Roman" w:eastAsia="Times New Roman" w:hAnsi="Times New Roman" w:cs="Times New Roman"/>
          <w:sz w:val="24"/>
          <w:szCs w:val="24"/>
        </w:rPr>
        <w:t xml:space="preserve">a </w:t>
      </w:r>
      <w:r w:rsidR="00760250" w:rsidRPr="00004C95">
        <w:rPr>
          <w:rFonts w:ascii="Times New Roman" w:eastAsia="Times New Roman" w:hAnsi="Times New Roman" w:cs="Times New Roman"/>
          <w:sz w:val="24"/>
          <w:szCs w:val="24"/>
        </w:rPr>
        <w:t xml:space="preserve">reduced FNR and an increased FPR (Figs. 3, 4). Scenarios in which a single population was affected (i.e., L1, M1, H1) </w:t>
      </w:r>
      <w:r w:rsidR="00312CAE" w:rsidRPr="00004C95">
        <w:rPr>
          <w:rFonts w:ascii="Times New Roman" w:eastAsia="Times New Roman" w:hAnsi="Times New Roman" w:cs="Times New Roman"/>
          <w:sz w:val="24"/>
          <w:szCs w:val="24"/>
        </w:rPr>
        <w:t xml:space="preserve">had a </w:t>
      </w:r>
      <w:r w:rsidR="00760250" w:rsidRPr="00004C95">
        <w:rPr>
          <w:rFonts w:ascii="Times New Roman" w:eastAsia="Times New Roman" w:hAnsi="Times New Roman" w:cs="Times New Roman"/>
          <w:sz w:val="24"/>
          <w:szCs w:val="24"/>
        </w:rPr>
        <w:t xml:space="preserve">perfect FNR (0; Fig. 3), while </w:t>
      </w:r>
      <w:r w:rsidR="00920011" w:rsidRPr="00004C95">
        <w:rPr>
          <w:rFonts w:ascii="Times New Roman" w:eastAsia="Times New Roman" w:hAnsi="Times New Roman" w:cs="Times New Roman"/>
          <w:sz w:val="24"/>
          <w:szCs w:val="24"/>
        </w:rPr>
        <w:t xml:space="preserve">scenarios </w:t>
      </w:r>
      <w:r w:rsidR="00760250" w:rsidRPr="00004C95">
        <w:rPr>
          <w:rFonts w:ascii="Times New Roman" w:eastAsia="Times New Roman" w:hAnsi="Times New Roman" w:cs="Times New Roman"/>
          <w:sz w:val="24"/>
          <w:szCs w:val="24"/>
        </w:rPr>
        <w:t xml:space="preserve">L2 and M2 </w:t>
      </w:r>
      <w:r w:rsidR="007A704E" w:rsidRPr="00004C95">
        <w:rPr>
          <w:rFonts w:ascii="Times New Roman" w:eastAsia="Times New Roman" w:hAnsi="Times New Roman" w:cs="Times New Roman"/>
          <w:sz w:val="24"/>
          <w:szCs w:val="24"/>
        </w:rPr>
        <w:t xml:space="preserve">only </w:t>
      </w:r>
      <w:r w:rsidR="00760250" w:rsidRPr="00004C95">
        <w:rPr>
          <w:rFonts w:ascii="Times New Roman" w:eastAsia="Times New Roman" w:hAnsi="Times New Roman" w:cs="Times New Roman"/>
          <w:sz w:val="24"/>
          <w:szCs w:val="24"/>
        </w:rPr>
        <w:t xml:space="preserve">reached this perfect FNR </w:t>
      </w:r>
      <w:r w:rsidR="00312CAE" w:rsidRPr="00004C95">
        <w:rPr>
          <w:rFonts w:ascii="Times New Roman" w:eastAsia="Times New Roman" w:hAnsi="Times New Roman" w:cs="Times New Roman"/>
          <w:sz w:val="24"/>
          <w:szCs w:val="24"/>
        </w:rPr>
        <w:t xml:space="preserve">at more </w:t>
      </w:r>
      <w:r w:rsidR="00760250" w:rsidRPr="00004C95">
        <w:rPr>
          <w:rFonts w:ascii="Times New Roman" w:eastAsia="Times New Roman" w:hAnsi="Times New Roman" w:cs="Times New Roman"/>
          <w:sz w:val="24"/>
          <w:szCs w:val="24"/>
        </w:rPr>
        <w:t xml:space="preserve">liberal </w:t>
      </w:r>
      <w:r w:rsidR="00312CAE" w:rsidRPr="00004C95">
        <w:rPr>
          <w:rFonts w:ascii="Times New Roman" w:eastAsia="Times New Roman" w:hAnsi="Times New Roman" w:cs="Times New Roman"/>
          <w:sz w:val="24"/>
          <w:szCs w:val="24"/>
        </w:rPr>
        <w:t xml:space="preserve">significance </w:t>
      </w:r>
      <w:r w:rsidR="00760250" w:rsidRPr="00004C95">
        <w:rPr>
          <w:rFonts w:ascii="Times New Roman" w:eastAsia="Times New Roman" w:hAnsi="Times New Roman" w:cs="Times New Roman"/>
          <w:sz w:val="24"/>
          <w:szCs w:val="24"/>
        </w:rPr>
        <w:t xml:space="preserve">thresholds (i.e., </w:t>
      </w:r>
      <w:r w:rsidR="00FE705A" w:rsidRPr="00004C95">
        <w:rPr>
          <w:rFonts w:ascii="Times New Roman" w:eastAsia="Times New Roman" w:hAnsi="Times New Roman" w:cs="Times New Roman"/>
          <w:sz w:val="24"/>
          <w:szCs w:val="24"/>
        </w:rPr>
        <w:t xml:space="preserve">above </w:t>
      </w:r>
      <w:r w:rsidR="00920011" w:rsidRPr="00004C95">
        <w:rPr>
          <w:rFonts w:ascii="Times New Roman" w:eastAsia="Times New Roman" w:hAnsi="Times New Roman" w:cs="Times New Roman"/>
          <w:sz w:val="24"/>
          <w:szCs w:val="24"/>
        </w:rPr>
        <w:t xml:space="preserve">p </w:t>
      </w:r>
      <w:r w:rsidR="007A704E" w:rsidRPr="00004C95">
        <w:rPr>
          <w:rFonts w:ascii="Times New Roman" w:eastAsia="Times New Roman" w:hAnsi="Times New Roman" w:cs="Times New Roman"/>
          <w:sz w:val="24"/>
          <w:szCs w:val="24"/>
        </w:rPr>
        <w:t>&lt;</w:t>
      </w:r>
      <w:r w:rsidR="00920011"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0.03; Fig 3). </w:t>
      </w:r>
      <w:r w:rsidR="00282B66" w:rsidRPr="00004C95">
        <w:rPr>
          <w:rFonts w:ascii="Times New Roman" w:eastAsia="Times New Roman" w:hAnsi="Times New Roman" w:cs="Times New Roman"/>
          <w:sz w:val="24"/>
          <w:szCs w:val="24"/>
        </w:rPr>
        <w:t xml:space="preserve">The mean FNRs at p &lt; 0.05, </w:t>
      </w:r>
      <w:r w:rsidR="00760250" w:rsidRPr="00004C95">
        <w:rPr>
          <w:rFonts w:ascii="Times New Roman" w:eastAsia="Times New Roman" w:hAnsi="Times New Roman" w:cs="Times New Roman"/>
          <w:sz w:val="24"/>
          <w:szCs w:val="24"/>
        </w:rPr>
        <w:t>average</w:t>
      </w:r>
      <w:r w:rsidR="00282B66" w:rsidRPr="00004C95">
        <w:rPr>
          <w:rFonts w:ascii="Times New Roman" w:eastAsia="Times New Roman" w:hAnsi="Times New Roman" w:cs="Times New Roman"/>
          <w:sz w:val="24"/>
          <w:szCs w:val="24"/>
        </w:rPr>
        <w:t>d</w:t>
      </w:r>
      <w:r w:rsidR="00760250" w:rsidRPr="00004C95">
        <w:rPr>
          <w:rFonts w:ascii="Times New Roman" w:eastAsia="Times New Roman" w:hAnsi="Times New Roman" w:cs="Times New Roman"/>
          <w:sz w:val="24"/>
          <w:szCs w:val="24"/>
        </w:rPr>
        <w:t xml:space="preserve"> </w:t>
      </w:r>
      <w:r w:rsidR="00282B66" w:rsidRPr="00004C95">
        <w:rPr>
          <w:rFonts w:ascii="Times New Roman" w:eastAsia="Times New Roman" w:hAnsi="Times New Roman" w:cs="Times New Roman"/>
          <w:sz w:val="24"/>
          <w:szCs w:val="24"/>
        </w:rPr>
        <w:t xml:space="preserve">across </w:t>
      </w:r>
      <w:r w:rsidR="00760250" w:rsidRPr="00004C95">
        <w:rPr>
          <w:rFonts w:ascii="Times New Roman" w:eastAsia="Times New Roman" w:hAnsi="Times New Roman" w:cs="Times New Roman"/>
          <w:sz w:val="24"/>
          <w:szCs w:val="24"/>
        </w:rPr>
        <w:t xml:space="preserve">scenarios sharing the same number of </w:t>
      </w:r>
      <w:r w:rsidR="00282B66" w:rsidRPr="00004C95">
        <w:rPr>
          <w:rFonts w:ascii="Times New Roman" w:eastAsia="Times New Roman" w:hAnsi="Times New Roman" w:cs="Times New Roman"/>
          <w:sz w:val="24"/>
          <w:szCs w:val="24"/>
        </w:rPr>
        <w:t xml:space="preserve">affected </w:t>
      </w:r>
      <w:r w:rsidR="00760250" w:rsidRPr="00004C95">
        <w:rPr>
          <w:rFonts w:ascii="Times New Roman" w:eastAsia="Times New Roman" w:hAnsi="Times New Roman" w:cs="Times New Roman"/>
          <w:sz w:val="24"/>
          <w:szCs w:val="24"/>
        </w:rPr>
        <w:t>populations (e.g.</w:t>
      </w:r>
      <w:r w:rsidR="00760250" w:rsidRPr="00004C95">
        <w:rPr>
          <w:rFonts w:ascii="Times New Roman" w:eastAsia="Times New Roman" w:hAnsi="Times New Roman" w:cs="Times New Roman"/>
          <w:i/>
          <w:sz w:val="24"/>
          <w:szCs w:val="24"/>
        </w:rPr>
        <w:t xml:space="preserve"> </w:t>
      </w:r>
      <w:r w:rsidR="00760250" w:rsidRPr="00004C95">
        <w:rPr>
          <w:rFonts w:ascii="Times New Roman" w:eastAsia="Times New Roman" w:hAnsi="Times New Roman" w:cs="Times New Roman"/>
          <w:sz w:val="24"/>
          <w:szCs w:val="24"/>
        </w:rPr>
        <w:t xml:space="preserve">one </w:t>
      </w:r>
      <w:r w:rsidR="00282B66" w:rsidRPr="00004C95">
        <w:rPr>
          <w:rFonts w:ascii="Times New Roman" w:eastAsia="Times New Roman" w:hAnsi="Times New Roman" w:cs="Times New Roman"/>
          <w:sz w:val="24"/>
          <w:szCs w:val="24"/>
        </w:rPr>
        <w:t xml:space="preserve">averaged </w:t>
      </w:r>
      <w:r w:rsidR="00760250" w:rsidRPr="00004C95">
        <w:rPr>
          <w:rFonts w:ascii="Times New Roman" w:eastAsia="Times New Roman" w:hAnsi="Times New Roman" w:cs="Times New Roman"/>
          <w:sz w:val="24"/>
          <w:szCs w:val="24"/>
        </w:rPr>
        <w:t xml:space="preserve">value for L1, M1, and H1 grouped together), </w:t>
      </w:r>
      <w:r w:rsidR="00282B66" w:rsidRPr="00004C95">
        <w:rPr>
          <w:rFonts w:ascii="Times New Roman" w:eastAsia="Times New Roman" w:hAnsi="Times New Roman" w:cs="Times New Roman"/>
          <w:sz w:val="24"/>
          <w:szCs w:val="24"/>
        </w:rPr>
        <w:t>were</w:t>
      </w:r>
      <w:r w:rsidR="00760250" w:rsidRPr="00004C95">
        <w:rPr>
          <w:rFonts w:ascii="Times New Roman" w:eastAsia="Times New Roman" w:hAnsi="Times New Roman" w:cs="Times New Roman"/>
          <w:sz w:val="24"/>
          <w:szCs w:val="24"/>
        </w:rPr>
        <w:t xml:space="preserve"> </w:t>
      </w:r>
      <w:r w:rsidR="00FE705A" w:rsidRPr="00004C95">
        <w:rPr>
          <w:rFonts w:ascii="Times New Roman" w:eastAsia="Times New Roman" w:hAnsi="Times New Roman" w:cs="Times New Roman"/>
          <w:sz w:val="24"/>
          <w:szCs w:val="24"/>
        </w:rPr>
        <w:t xml:space="preserve">zero </w:t>
      </w:r>
      <w:r w:rsidR="00760250" w:rsidRPr="00004C95">
        <w:rPr>
          <w:rFonts w:ascii="Times New Roman" w:eastAsia="Times New Roman" w:hAnsi="Times New Roman" w:cs="Times New Roman"/>
          <w:sz w:val="24"/>
          <w:szCs w:val="24"/>
        </w:rPr>
        <w:t>for scenarios with one affected population, 0.0028 (0 - 0.0059; 95% CI) for scenarios with two affected populations, and 0.0167 (0.0105 – 0.0228; 95% CI) for scenarios w</w:t>
      </w:r>
      <w:r w:rsidR="00F43570" w:rsidRPr="00004C95">
        <w:rPr>
          <w:rFonts w:ascii="Times New Roman" w:eastAsia="Times New Roman" w:hAnsi="Times New Roman" w:cs="Times New Roman"/>
          <w:sz w:val="24"/>
          <w:szCs w:val="24"/>
        </w:rPr>
        <w:t>ith three affected populations.</w:t>
      </w:r>
    </w:p>
    <w:p w14:paraId="2CE15854" w14:textId="63AB43CD" w:rsidR="00760250" w:rsidRPr="00004C95" w:rsidRDefault="00920011"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The number of affected populations influence</w:t>
      </w:r>
      <w:r w:rsidR="00F73A5E" w:rsidRPr="00004C95">
        <w:rPr>
          <w:rFonts w:ascii="Times New Roman" w:eastAsia="Times New Roman" w:hAnsi="Times New Roman" w:cs="Times New Roman"/>
          <w:sz w:val="24"/>
          <w:szCs w:val="24"/>
        </w:rPr>
        <w:t>d</w:t>
      </w:r>
      <w:r w:rsidRPr="00004C95">
        <w:rPr>
          <w:rFonts w:ascii="Times New Roman" w:eastAsia="Times New Roman" w:hAnsi="Times New Roman" w:cs="Times New Roman"/>
          <w:sz w:val="24"/>
          <w:szCs w:val="24"/>
        </w:rPr>
        <w:t xml:space="preserve"> the FPR more than dispersal, </w:t>
      </w:r>
      <w:r w:rsidR="00BB457C" w:rsidRPr="00004C95">
        <w:rPr>
          <w:rFonts w:ascii="Times New Roman" w:eastAsia="Times New Roman" w:hAnsi="Times New Roman" w:cs="Times New Roman"/>
          <w:sz w:val="24"/>
          <w:szCs w:val="24"/>
        </w:rPr>
        <w:t>at least for the dispersal capacities and spatial extents used in our simulations</w:t>
      </w:r>
      <w:r w:rsidR="00F73A5E"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FPR values </w:t>
      </w:r>
      <w:r w:rsidR="00BB457C" w:rsidRPr="00004C95">
        <w:rPr>
          <w:rFonts w:ascii="Times New Roman" w:eastAsia="Times New Roman" w:hAnsi="Times New Roman" w:cs="Times New Roman"/>
          <w:sz w:val="24"/>
          <w:szCs w:val="24"/>
        </w:rPr>
        <w:t>were consistent</w:t>
      </w:r>
      <w:r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across scenarios with </w:t>
      </w:r>
      <w:r w:rsidRPr="00004C95">
        <w:rPr>
          <w:rFonts w:ascii="Times New Roman" w:eastAsia="Times New Roman" w:hAnsi="Times New Roman" w:cs="Times New Roman"/>
          <w:sz w:val="24"/>
          <w:szCs w:val="24"/>
        </w:rPr>
        <w:t xml:space="preserve">different dispersal but </w:t>
      </w:r>
      <w:r w:rsidR="00BB457C" w:rsidRPr="00004C95">
        <w:rPr>
          <w:rFonts w:ascii="Times New Roman" w:eastAsia="Times New Roman" w:hAnsi="Times New Roman" w:cs="Times New Roman"/>
          <w:sz w:val="24"/>
          <w:szCs w:val="24"/>
        </w:rPr>
        <w:t>the same</w:t>
      </w:r>
      <w:r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number of </w:t>
      </w:r>
      <w:r w:rsidRPr="00004C95">
        <w:rPr>
          <w:rFonts w:ascii="Times New Roman" w:eastAsia="Times New Roman" w:hAnsi="Times New Roman" w:cs="Times New Roman"/>
          <w:sz w:val="24"/>
          <w:szCs w:val="24"/>
        </w:rPr>
        <w:t xml:space="preserve">affected </w:t>
      </w:r>
      <w:r w:rsidR="00760250" w:rsidRPr="00004C95">
        <w:rPr>
          <w:rFonts w:ascii="Times New Roman" w:eastAsia="Times New Roman" w:hAnsi="Times New Roman" w:cs="Times New Roman"/>
          <w:sz w:val="24"/>
          <w:szCs w:val="24"/>
        </w:rPr>
        <w:t xml:space="preserve">populations </w:t>
      </w:r>
      <w:r w:rsidR="00BB457C" w:rsidRPr="00004C95">
        <w:rPr>
          <w:rFonts w:ascii="Times New Roman" w:eastAsia="Times New Roman" w:hAnsi="Times New Roman" w:cs="Times New Roman"/>
          <w:sz w:val="24"/>
          <w:szCs w:val="24"/>
        </w:rPr>
        <w:t>rather than</w:t>
      </w:r>
      <w:r w:rsidR="00760250" w:rsidRPr="00004C95">
        <w:rPr>
          <w:rFonts w:ascii="Times New Roman" w:eastAsia="Times New Roman" w:hAnsi="Times New Roman" w:cs="Times New Roman"/>
          <w:sz w:val="24"/>
          <w:szCs w:val="24"/>
        </w:rPr>
        <w:t xml:space="preserve"> across scenarios with similar dispersal </w:t>
      </w:r>
      <w:r w:rsidR="00BB457C" w:rsidRPr="00004C95">
        <w:rPr>
          <w:rFonts w:ascii="Times New Roman" w:eastAsia="Times New Roman" w:hAnsi="Times New Roman" w:cs="Times New Roman"/>
          <w:sz w:val="24"/>
          <w:szCs w:val="24"/>
        </w:rPr>
        <w:t xml:space="preserve">but different </w:t>
      </w:r>
      <w:r w:rsidR="00760250" w:rsidRPr="00004C95">
        <w:rPr>
          <w:rFonts w:ascii="Times New Roman" w:eastAsia="Times New Roman" w:hAnsi="Times New Roman" w:cs="Times New Roman"/>
          <w:sz w:val="24"/>
          <w:szCs w:val="24"/>
        </w:rPr>
        <w:t>number</w:t>
      </w:r>
      <w:r w:rsidR="00BB457C" w:rsidRPr="00004C95">
        <w:rPr>
          <w:rFonts w:ascii="Times New Roman" w:eastAsia="Times New Roman" w:hAnsi="Times New Roman" w:cs="Times New Roman"/>
          <w:sz w:val="24"/>
          <w:szCs w:val="24"/>
        </w:rPr>
        <w:t>s</w:t>
      </w:r>
      <w:r w:rsidR="00760250" w:rsidRPr="00004C95">
        <w:rPr>
          <w:rFonts w:ascii="Times New Roman" w:eastAsia="Times New Roman" w:hAnsi="Times New Roman" w:cs="Times New Roman"/>
          <w:sz w:val="24"/>
          <w:szCs w:val="24"/>
        </w:rPr>
        <w:t xml:space="preserve"> of </w:t>
      </w:r>
      <w:r w:rsidR="00BB457C" w:rsidRPr="00004C95">
        <w:rPr>
          <w:rFonts w:ascii="Times New Roman" w:eastAsia="Times New Roman" w:hAnsi="Times New Roman" w:cs="Times New Roman"/>
          <w:sz w:val="24"/>
          <w:szCs w:val="24"/>
        </w:rPr>
        <w:t xml:space="preserve">affected </w:t>
      </w:r>
      <w:r w:rsidR="00760250" w:rsidRPr="00004C95">
        <w:rPr>
          <w:rFonts w:ascii="Times New Roman" w:eastAsia="Times New Roman" w:hAnsi="Times New Roman" w:cs="Times New Roman"/>
          <w:sz w:val="24"/>
          <w:szCs w:val="24"/>
        </w:rPr>
        <w:t xml:space="preserve">populations (Figs. 3, 4). </w:t>
      </w:r>
      <w:r w:rsidR="00BB457C" w:rsidRPr="00004C95">
        <w:rPr>
          <w:rFonts w:ascii="Times New Roman" w:eastAsia="Times New Roman" w:hAnsi="Times New Roman" w:cs="Times New Roman"/>
          <w:sz w:val="24"/>
          <w:szCs w:val="24"/>
        </w:rPr>
        <w:t xml:space="preserve">The average </w:t>
      </w:r>
      <w:r w:rsidR="00760250" w:rsidRPr="00004C95">
        <w:rPr>
          <w:rFonts w:ascii="Times New Roman" w:eastAsia="Times New Roman" w:hAnsi="Times New Roman" w:cs="Times New Roman"/>
          <w:sz w:val="24"/>
          <w:szCs w:val="24"/>
        </w:rPr>
        <w:t>FPR</w:t>
      </w:r>
      <w:r w:rsidR="00BB457C" w:rsidRPr="00004C95">
        <w:rPr>
          <w:rFonts w:ascii="Times New Roman" w:eastAsia="Times New Roman" w:hAnsi="Times New Roman" w:cs="Times New Roman"/>
          <w:sz w:val="24"/>
          <w:szCs w:val="24"/>
        </w:rPr>
        <w:t>s</w:t>
      </w:r>
      <w:r w:rsidR="00760250" w:rsidRPr="00004C95">
        <w:rPr>
          <w:rFonts w:ascii="Times New Roman" w:eastAsia="Times New Roman" w:hAnsi="Times New Roman" w:cs="Times New Roman"/>
          <w:sz w:val="24"/>
          <w:szCs w:val="24"/>
        </w:rPr>
        <w:t xml:space="preserve"> from scenario</w:t>
      </w:r>
      <w:r w:rsidR="00BB457C" w:rsidRPr="00004C95">
        <w:rPr>
          <w:rFonts w:ascii="Times New Roman" w:eastAsia="Times New Roman" w:hAnsi="Times New Roman" w:cs="Times New Roman"/>
          <w:sz w:val="24"/>
          <w:szCs w:val="24"/>
        </w:rPr>
        <w:t>s</w:t>
      </w:r>
      <w:r w:rsidR="00760250" w:rsidRPr="00004C95">
        <w:rPr>
          <w:rFonts w:ascii="Times New Roman" w:eastAsia="Times New Roman" w:hAnsi="Times New Roman" w:cs="Times New Roman"/>
          <w:sz w:val="24"/>
          <w:szCs w:val="24"/>
        </w:rPr>
        <w:t xml:space="preserve"> </w:t>
      </w:r>
      <w:r w:rsidR="00BB457C" w:rsidRPr="00004C95">
        <w:rPr>
          <w:rFonts w:ascii="Times New Roman" w:eastAsia="Times New Roman" w:hAnsi="Times New Roman" w:cs="Times New Roman"/>
          <w:sz w:val="24"/>
          <w:szCs w:val="24"/>
        </w:rPr>
        <w:t xml:space="preserve">with </w:t>
      </w:r>
      <w:r w:rsidR="00760250" w:rsidRPr="00004C95">
        <w:rPr>
          <w:rFonts w:ascii="Times New Roman" w:eastAsia="Times New Roman" w:hAnsi="Times New Roman" w:cs="Times New Roman"/>
          <w:sz w:val="24"/>
          <w:szCs w:val="24"/>
        </w:rPr>
        <w:t xml:space="preserve">the same number of </w:t>
      </w:r>
      <w:r w:rsidR="00BB457C" w:rsidRPr="00004C95">
        <w:rPr>
          <w:rFonts w:ascii="Times New Roman" w:eastAsia="Times New Roman" w:hAnsi="Times New Roman" w:cs="Times New Roman"/>
          <w:sz w:val="24"/>
          <w:szCs w:val="24"/>
        </w:rPr>
        <w:t xml:space="preserve">affected </w:t>
      </w:r>
      <w:r w:rsidR="00760250" w:rsidRPr="00004C95">
        <w:rPr>
          <w:rFonts w:ascii="Times New Roman" w:eastAsia="Times New Roman" w:hAnsi="Times New Roman" w:cs="Times New Roman"/>
          <w:sz w:val="24"/>
          <w:szCs w:val="24"/>
        </w:rPr>
        <w:t xml:space="preserve">populations, </w:t>
      </w:r>
      <w:r w:rsidR="00BB457C" w:rsidRPr="00004C95">
        <w:rPr>
          <w:rFonts w:ascii="Times New Roman" w:eastAsia="Times New Roman" w:hAnsi="Times New Roman" w:cs="Times New Roman"/>
          <w:sz w:val="24"/>
          <w:szCs w:val="24"/>
        </w:rPr>
        <w:t>determined at the p &lt;</w:t>
      </w:r>
      <w:r w:rsidR="00760250" w:rsidRPr="00004C95">
        <w:rPr>
          <w:rFonts w:ascii="Times New Roman" w:eastAsia="Times New Roman" w:hAnsi="Times New Roman" w:cs="Times New Roman"/>
          <w:sz w:val="24"/>
          <w:szCs w:val="24"/>
        </w:rPr>
        <w:t xml:space="preserve"> 0.05 </w:t>
      </w:r>
      <w:r w:rsidR="00BB457C" w:rsidRPr="00004C95">
        <w:rPr>
          <w:rFonts w:ascii="Times New Roman" w:eastAsia="Times New Roman" w:hAnsi="Times New Roman" w:cs="Times New Roman"/>
          <w:sz w:val="24"/>
          <w:szCs w:val="24"/>
        </w:rPr>
        <w:t xml:space="preserve">significance </w:t>
      </w:r>
      <w:r w:rsidR="00760250" w:rsidRPr="00004C95">
        <w:rPr>
          <w:rFonts w:ascii="Times New Roman" w:eastAsia="Times New Roman" w:hAnsi="Times New Roman" w:cs="Times New Roman"/>
          <w:sz w:val="24"/>
          <w:szCs w:val="24"/>
        </w:rPr>
        <w:t>threshold, were 0.0820 (0.0778 - 0.0863; 95% CI) for scenarios with one affected population, 0.0553 (0.0516 - 0.0591; 95% CI) for scenarios with two affected populations, and 0.0447 (0.0413 - 0.0481; 95% CI) for scenarios with three affected populations.</w:t>
      </w:r>
    </w:p>
    <w:p w14:paraId="7923E7AA" w14:textId="09B53DF7" w:rsidR="00760250" w:rsidRPr="00004C95" w:rsidRDefault="004B50FE" w:rsidP="00182E94">
      <w:pPr>
        <w:pStyle w:val="Titre2"/>
        <w:spacing w:after="240" w:line="276" w:lineRule="auto"/>
        <w:rPr>
          <w:lang w:val="en-US"/>
        </w:rPr>
      </w:pPr>
      <w:r w:rsidRPr="00004C95">
        <w:rPr>
          <w:lang w:val="en-US"/>
        </w:rPr>
        <w:t>Time</w:t>
      </w:r>
    </w:p>
    <w:p w14:paraId="717B579F" w14:textId="707B8A95"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We found that the genetic signal of the demographic event </w:t>
      </w:r>
      <w:r w:rsidR="00211EB6" w:rsidRPr="00004C95">
        <w:rPr>
          <w:rFonts w:ascii="Times New Roman" w:eastAsia="Times New Roman" w:hAnsi="Times New Roman" w:cs="Times New Roman"/>
          <w:sz w:val="24"/>
          <w:szCs w:val="24"/>
        </w:rPr>
        <w:t xml:space="preserve">decayed </w:t>
      </w:r>
      <w:r w:rsidRPr="00004C95">
        <w:rPr>
          <w:rFonts w:ascii="Times New Roman" w:eastAsia="Times New Roman" w:hAnsi="Times New Roman" w:cs="Times New Roman"/>
          <w:sz w:val="24"/>
          <w:szCs w:val="24"/>
        </w:rPr>
        <w:t xml:space="preserve">over time, </w:t>
      </w:r>
      <w:r w:rsidR="00211EB6" w:rsidRPr="00004C95">
        <w:rPr>
          <w:rFonts w:ascii="Times New Roman" w:eastAsia="Times New Roman" w:hAnsi="Times New Roman" w:cs="Times New Roman"/>
          <w:sz w:val="24"/>
          <w:szCs w:val="24"/>
        </w:rPr>
        <w:t xml:space="preserve">but </w:t>
      </w:r>
      <w:r w:rsidRPr="00004C95">
        <w:rPr>
          <w:rFonts w:ascii="Times New Roman" w:eastAsia="Times New Roman" w:hAnsi="Times New Roman" w:cs="Times New Roman"/>
          <w:sz w:val="24"/>
          <w:szCs w:val="24"/>
        </w:rPr>
        <w:t xml:space="preserve">that TGI </w:t>
      </w:r>
      <w:r w:rsidR="00211EB6" w:rsidRPr="00004C95">
        <w:rPr>
          <w:rFonts w:ascii="Times New Roman" w:eastAsia="Times New Roman" w:hAnsi="Times New Roman" w:cs="Times New Roman"/>
          <w:sz w:val="24"/>
          <w:szCs w:val="24"/>
        </w:rPr>
        <w:t>was still able to</w:t>
      </w:r>
      <w:r w:rsidRPr="00004C95">
        <w:rPr>
          <w:rFonts w:ascii="Times New Roman" w:eastAsia="Times New Roman" w:hAnsi="Times New Roman" w:cs="Times New Roman"/>
          <w:sz w:val="24"/>
          <w:szCs w:val="24"/>
        </w:rPr>
        <w:t xml:space="preserve"> identify significant changes in genetic diversity at a time scale of 1-10 years. </w:t>
      </w:r>
      <w:r w:rsidR="00211EB6" w:rsidRPr="00004C95">
        <w:rPr>
          <w:rFonts w:ascii="Times New Roman" w:eastAsia="Times New Roman" w:hAnsi="Times New Roman" w:cs="Times New Roman"/>
          <w:sz w:val="24"/>
          <w:szCs w:val="24"/>
        </w:rPr>
        <w:t>However, as</w:t>
      </w:r>
      <w:r w:rsidRPr="00004C95">
        <w:rPr>
          <w:rFonts w:ascii="Times New Roman" w:eastAsia="Times New Roman" w:hAnsi="Times New Roman" w:cs="Times New Roman"/>
          <w:sz w:val="24"/>
          <w:szCs w:val="24"/>
        </w:rPr>
        <w:t xml:space="preserve"> the </w:t>
      </w:r>
      <w:r w:rsidR="00312CAE" w:rsidRPr="00004C95">
        <w:rPr>
          <w:rFonts w:ascii="Times New Roman" w:eastAsia="Times New Roman" w:hAnsi="Times New Roman" w:cs="Times New Roman"/>
          <w:sz w:val="24"/>
          <w:szCs w:val="24"/>
        </w:rPr>
        <w:t xml:space="preserve">time </w:t>
      </w:r>
      <w:r w:rsidRPr="00004C95">
        <w:rPr>
          <w:rFonts w:ascii="Times New Roman" w:eastAsia="Times New Roman" w:hAnsi="Times New Roman" w:cs="Times New Roman"/>
          <w:sz w:val="24"/>
          <w:szCs w:val="24"/>
        </w:rPr>
        <w:t>interval between pre- and post-event sampling</w:t>
      </w:r>
      <w:r w:rsidR="00211EB6" w:rsidRPr="00004C95">
        <w:rPr>
          <w:rFonts w:ascii="Times New Roman" w:eastAsia="Times New Roman" w:hAnsi="Times New Roman" w:cs="Times New Roman"/>
          <w:sz w:val="24"/>
          <w:szCs w:val="24"/>
        </w:rPr>
        <w:t xml:space="preserve"> increased</w:t>
      </w:r>
      <w:r w:rsidRPr="00004C95">
        <w:rPr>
          <w:rFonts w:ascii="Times New Roman" w:eastAsia="Times New Roman" w:hAnsi="Times New Roman" w:cs="Times New Roman"/>
          <w:sz w:val="24"/>
          <w:szCs w:val="24"/>
        </w:rPr>
        <w:t xml:space="preserve">, the </w:t>
      </w:r>
      <w:r w:rsidR="00211EB6" w:rsidRPr="00004C95">
        <w:rPr>
          <w:rFonts w:ascii="Times New Roman" w:eastAsia="Times New Roman" w:hAnsi="Times New Roman" w:cs="Times New Roman"/>
          <w:sz w:val="24"/>
          <w:szCs w:val="24"/>
        </w:rPr>
        <w:t>ability of TGI</w:t>
      </w:r>
      <w:r w:rsidRPr="00004C95">
        <w:rPr>
          <w:rFonts w:ascii="Times New Roman" w:eastAsia="Times New Roman" w:hAnsi="Times New Roman" w:cs="Times New Roman"/>
          <w:sz w:val="24"/>
          <w:szCs w:val="24"/>
        </w:rPr>
        <w:t xml:space="preserve"> to detect the demographic event</w:t>
      </w:r>
      <w:r w:rsidR="00211EB6" w:rsidRPr="00004C95">
        <w:rPr>
          <w:rFonts w:ascii="Times New Roman" w:eastAsia="Times New Roman" w:hAnsi="Times New Roman" w:cs="Times New Roman"/>
          <w:sz w:val="24"/>
          <w:szCs w:val="24"/>
        </w:rPr>
        <w:t xml:space="preserve"> decreased</w:t>
      </w:r>
      <w:r w:rsidRPr="00004C95">
        <w:rPr>
          <w:rFonts w:ascii="Times New Roman" w:eastAsia="Times New Roman" w:hAnsi="Times New Roman" w:cs="Times New Roman"/>
          <w:sz w:val="24"/>
          <w:szCs w:val="24"/>
        </w:rPr>
        <w:t xml:space="preserve">, evidenced by the increase in false positives and false negatives for several </w:t>
      </w:r>
      <w:r w:rsidR="00211EB6" w:rsidRPr="00004C95">
        <w:rPr>
          <w:rFonts w:ascii="Times New Roman" w:eastAsia="Times New Roman" w:hAnsi="Times New Roman" w:cs="Times New Roman"/>
          <w:sz w:val="24"/>
          <w:szCs w:val="24"/>
        </w:rPr>
        <w:t xml:space="preserve">demographic </w:t>
      </w:r>
      <w:r w:rsidRPr="00004C95">
        <w:rPr>
          <w:rFonts w:ascii="Times New Roman" w:eastAsia="Times New Roman" w:hAnsi="Times New Roman" w:cs="Times New Roman"/>
          <w:sz w:val="24"/>
          <w:szCs w:val="24"/>
        </w:rPr>
        <w:t xml:space="preserve">scenarios (Fig. 5, 6). </w:t>
      </w:r>
      <w:r w:rsidR="00211EB6"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 xml:space="preserve">effect </w:t>
      </w:r>
      <w:r w:rsidR="00211EB6" w:rsidRPr="00004C95">
        <w:rPr>
          <w:rFonts w:ascii="Times New Roman" w:eastAsia="Times New Roman" w:hAnsi="Times New Roman" w:cs="Times New Roman"/>
          <w:sz w:val="24"/>
          <w:szCs w:val="24"/>
        </w:rPr>
        <w:t xml:space="preserve">of time between sampling periods on the sensitivity of TGI was </w:t>
      </w:r>
      <w:r w:rsidRPr="00004C95">
        <w:rPr>
          <w:rFonts w:ascii="Times New Roman" w:eastAsia="Times New Roman" w:hAnsi="Times New Roman" w:cs="Times New Roman"/>
          <w:sz w:val="24"/>
          <w:szCs w:val="24"/>
        </w:rPr>
        <w:t>strongly affected by dispersal capacity and the extent of the event.</w:t>
      </w:r>
    </w:p>
    <w:p w14:paraId="23DD5A23" w14:textId="1B32E434"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The timing of sampling prior to a simulated event was, as expected, generally less important than </w:t>
      </w:r>
      <w:r w:rsidR="00211EB6" w:rsidRPr="00004C95">
        <w:rPr>
          <w:rFonts w:ascii="Times New Roman" w:eastAsia="Times New Roman" w:hAnsi="Times New Roman" w:cs="Times New Roman"/>
          <w:sz w:val="24"/>
          <w:szCs w:val="24"/>
        </w:rPr>
        <w:t xml:space="preserve">the timing </w:t>
      </w:r>
      <w:r w:rsidRPr="00004C95">
        <w:rPr>
          <w:rFonts w:ascii="Times New Roman" w:eastAsia="Times New Roman" w:hAnsi="Times New Roman" w:cs="Times New Roman"/>
          <w:sz w:val="24"/>
          <w:szCs w:val="24"/>
        </w:rPr>
        <w:t xml:space="preserve">of the </w:t>
      </w:r>
      <w:r w:rsidR="00E073E3" w:rsidRPr="00004C95">
        <w:rPr>
          <w:rFonts w:ascii="Times New Roman" w:eastAsia="Times New Roman" w:hAnsi="Times New Roman" w:cs="Times New Roman"/>
          <w:sz w:val="24"/>
          <w:szCs w:val="24"/>
        </w:rPr>
        <w:t xml:space="preserve">post-event </w:t>
      </w:r>
      <w:r w:rsidRPr="00004C95">
        <w:rPr>
          <w:rFonts w:ascii="Times New Roman" w:eastAsia="Times New Roman" w:hAnsi="Times New Roman" w:cs="Times New Roman"/>
          <w:sz w:val="24"/>
          <w:szCs w:val="24"/>
        </w:rPr>
        <w:t xml:space="preserve">sampling. The decrease in </w:t>
      </w:r>
      <w:r w:rsidR="00211EB6" w:rsidRPr="00004C95">
        <w:rPr>
          <w:rFonts w:ascii="Times New Roman" w:eastAsia="Times New Roman" w:hAnsi="Times New Roman" w:cs="Times New Roman"/>
          <w:sz w:val="24"/>
          <w:szCs w:val="24"/>
        </w:rPr>
        <w:t xml:space="preserve">genetic </w:t>
      </w:r>
      <w:r w:rsidRPr="00004C95">
        <w:rPr>
          <w:rFonts w:ascii="Times New Roman" w:eastAsia="Times New Roman" w:hAnsi="Times New Roman" w:cs="Times New Roman"/>
          <w:sz w:val="24"/>
          <w:szCs w:val="24"/>
        </w:rPr>
        <w:t>signal</w:t>
      </w:r>
      <w:r w:rsidR="00211EB6" w:rsidRPr="00004C95">
        <w:rPr>
          <w:rFonts w:ascii="Times New Roman" w:eastAsia="Times New Roman" w:hAnsi="Times New Roman" w:cs="Times New Roman"/>
          <w:sz w:val="24"/>
          <w:szCs w:val="24"/>
        </w:rPr>
        <w:t xml:space="preserve"> over time – </w:t>
      </w:r>
      <w:r w:rsidRPr="00004C95">
        <w:rPr>
          <w:rFonts w:ascii="Times New Roman" w:eastAsia="Times New Roman" w:hAnsi="Times New Roman" w:cs="Times New Roman"/>
          <w:sz w:val="24"/>
          <w:szCs w:val="24"/>
        </w:rPr>
        <w:t>which would be found with any comparative method</w:t>
      </w:r>
      <w:r w:rsidR="00211EB6"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not just TGI – was </w:t>
      </w:r>
      <w:r w:rsidR="0024700E" w:rsidRPr="00004C95">
        <w:rPr>
          <w:rFonts w:ascii="Times New Roman" w:eastAsia="Times New Roman" w:hAnsi="Times New Roman" w:cs="Times New Roman"/>
          <w:sz w:val="24"/>
          <w:szCs w:val="24"/>
        </w:rPr>
        <w:t>considerably</w:t>
      </w:r>
      <w:r w:rsidRPr="00004C95">
        <w:rPr>
          <w:rFonts w:ascii="Times New Roman" w:eastAsia="Times New Roman" w:hAnsi="Times New Roman" w:cs="Times New Roman"/>
          <w:sz w:val="24"/>
          <w:szCs w:val="24"/>
        </w:rPr>
        <w:t xml:space="preserve"> strong in our simulations. For example, </w:t>
      </w:r>
      <w:r w:rsidR="00E073E3" w:rsidRPr="00004C95">
        <w:rPr>
          <w:rFonts w:ascii="Times New Roman" w:eastAsia="Times New Roman" w:hAnsi="Times New Roman" w:cs="Times New Roman"/>
          <w:sz w:val="24"/>
          <w:szCs w:val="24"/>
        </w:rPr>
        <w:t xml:space="preserve">if </w:t>
      </w:r>
      <w:r w:rsidR="001226C2" w:rsidRPr="00004C95">
        <w:rPr>
          <w:rFonts w:ascii="Times New Roman" w:eastAsia="Times New Roman" w:hAnsi="Times New Roman" w:cs="Times New Roman"/>
          <w:sz w:val="24"/>
          <w:szCs w:val="24"/>
        </w:rPr>
        <w:t>the</w:t>
      </w:r>
      <w:r w:rsidR="00E073E3"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second </w:t>
      </w:r>
      <w:r w:rsidR="001226C2" w:rsidRPr="00004C95">
        <w:rPr>
          <w:rFonts w:ascii="Times New Roman" w:eastAsia="Times New Roman" w:hAnsi="Times New Roman" w:cs="Times New Roman"/>
          <w:sz w:val="24"/>
          <w:szCs w:val="24"/>
        </w:rPr>
        <w:t xml:space="preserve">(post-event) </w:t>
      </w:r>
      <w:r w:rsidRPr="00004C95">
        <w:rPr>
          <w:rFonts w:ascii="Times New Roman" w:eastAsia="Times New Roman" w:hAnsi="Times New Roman" w:cs="Times New Roman"/>
          <w:sz w:val="24"/>
          <w:szCs w:val="24"/>
        </w:rPr>
        <w:t>sampl</w:t>
      </w:r>
      <w:r w:rsidR="00E073E3" w:rsidRPr="00004C95">
        <w:rPr>
          <w:rFonts w:ascii="Times New Roman" w:eastAsia="Times New Roman" w:hAnsi="Times New Roman" w:cs="Times New Roman"/>
          <w:sz w:val="24"/>
          <w:szCs w:val="24"/>
        </w:rPr>
        <w:t>e</w:t>
      </w:r>
      <w:r w:rsidRPr="00004C95">
        <w:rPr>
          <w:rFonts w:ascii="Times New Roman" w:eastAsia="Times New Roman" w:hAnsi="Times New Roman" w:cs="Times New Roman"/>
          <w:sz w:val="24"/>
          <w:szCs w:val="24"/>
        </w:rPr>
        <w:t xml:space="preserve"> </w:t>
      </w:r>
      <w:r w:rsidR="00E073E3" w:rsidRPr="00004C95">
        <w:rPr>
          <w:rFonts w:ascii="Times New Roman" w:eastAsia="Times New Roman" w:hAnsi="Times New Roman" w:cs="Times New Roman"/>
          <w:sz w:val="24"/>
          <w:szCs w:val="24"/>
        </w:rPr>
        <w:t xml:space="preserve">was taken </w:t>
      </w:r>
      <w:r w:rsidR="00211EB6" w:rsidRPr="00004C95">
        <w:rPr>
          <w:rFonts w:ascii="Times New Roman" w:eastAsia="Times New Roman" w:hAnsi="Times New Roman" w:cs="Times New Roman"/>
          <w:sz w:val="24"/>
          <w:szCs w:val="24"/>
        </w:rPr>
        <w:t xml:space="preserve">nine </w:t>
      </w:r>
      <w:r w:rsidRPr="00004C95">
        <w:rPr>
          <w:rFonts w:ascii="Times New Roman" w:eastAsia="Times New Roman" w:hAnsi="Times New Roman" w:cs="Times New Roman"/>
          <w:sz w:val="24"/>
          <w:szCs w:val="24"/>
        </w:rPr>
        <w:t xml:space="preserve">years after </w:t>
      </w:r>
      <w:r w:rsidR="001226C2" w:rsidRPr="00004C95">
        <w:rPr>
          <w:rFonts w:ascii="Times New Roman" w:eastAsia="Times New Roman" w:hAnsi="Times New Roman" w:cs="Times New Roman"/>
          <w:sz w:val="24"/>
          <w:szCs w:val="24"/>
        </w:rPr>
        <w:t>the</w:t>
      </w:r>
      <w:r w:rsidR="00E073E3"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first </w:t>
      </w:r>
      <w:r w:rsidR="001226C2" w:rsidRPr="00004C95">
        <w:rPr>
          <w:rFonts w:ascii="Times New Roman" w:eastAsia="Times New Roman" w:hAnsi="Times New Roman" w:cs="Times New Roman"/>
          <w:sz w:val="24"/>
          <w:szCs w:val="24"/>
        </w:rPr>
        <w:t xml:space="preserve">(pre-event) </w:t>
      </w:r>
      <w:r w:rsidR="00E073E3" w:rsidRPr="00004C95">
        <w:rPr>
          <w:rFonts w:ascii="Times New Roman" w:eastAsia="Times New Roman" w:hAnsi="Times New Roman" w:cs="Times New Roman"/>
          <w:sz w:val="24"/>
          <w:szCs w:val="24"/>
        </w:rPr>
        <w:t>sample</w:t>
      </w:r>
      <w:r w:rsidRPr="00004C95">
        <w:rPr>
          <w:rFonts w:ascii="Times New Roman" w:eastAsia="Times New Roman" w:hAnsi="Times New Roman" w:cs="Times New Roman"/>
          <w:sz w:val="24"/>
          <w:szCs w:val="24"/>
        </w:rPr>
        <w:t>, we observe</w:t>
      </w:r>
      <w:r w:rsidR="001226C2" w:rsidRPr="00004C95">
        <w:rPr>
          <w:rFonts w:ascii="Times New Roman" w:eastAsia="Times New Roman" w:hAnsi="Times New Roman" w:cs="Times New Roman"/>
          <w:sz w:val="24"/>
          <w:szCs w:val="24"/>
        </w:rPr>
        <w:t>d</w:t>
      </w:r>
      <w:r w:rsidRPr="00004C95">
        <w:rPr>
          <w:rFonts w:ascii="Times New Roman" w:eastAsia="Times New Roman" w:hAnsi="Times New Roman" w:cs="Times New Roman"/>
          <w:sz w:val="24"/>
          <w:szCs w:val="24"/>
        </w:rPr>
        <w:t xml:space="preserve"> high FNR values</w:t>
      </w:r>
      <w:r w:rsidR="001226C2" w:rsidRPr="00004C95">
        <w:rPr>
          <w:rFonts w:ascii="Times New Roman" w:eastAsia="Times New Roman" w:hAnsi="Times New Roman" w:cs="Times New Roman"/>
          <w:sz w:val="24"/>
          <w:szCs w:val="24"/>
        </w:rPr>
        <w:t xml:space="preserve"> that approached 75-90%</w:t>
      </w:r>
      <w:r w:rsidRPr="00004C95">
        <w:rPr>
          <w:rFonts w:ascii="Times New Roman" w:eastAsia="Times New Roman" w:hAnsi="Times New Roman" w:cs="Times New Roman"/>
          <w:sz w:val="24"/>
          <w:szCs w:val="24"/>
        </w:rPr>
        <w:t xml:space="preserve"> </w:t>
      </w:r>
      <w:r w:rsidR="00211EB6" w:rsidRPr="00004C95">
        <w:rPr>
          <w:rFonts w:ascii="Times New Roman" w:eastAsia="Times New Roman" w:hAnsi="Times New Roman" w:cs="Times New Roman"/>
          <w:sz w:val="24"/>
          <w:szCs w:val="24"/>
        </w:rPr>
        <w:t xml:space="preserve">in </w:t>
      </w:r>
      <w:r w:rsidRPr="00004C95">
        <w:rPr>
          <w:rFonts w:ascii="Times New Roman" w:eastAsia="Times New Roman" w:hAnsi="Times New Roman" w:cs="Times New Roman"/>
          <w:sz w:val="24"/>
          <w:szCs w:val="24"/>
        </w:rPr>
        <w:t>high</w:t>
      </w:r>
      <w:r w:rsidR="001226C2"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and moderate</w:t>
      </w:r>
      <w:r w:rsidR="001226C2"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dispersal scenarios (Fig. 5). </w:t>
      </w:r>
      <w:r w:rsidR="001226C2"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 xml:space="preserve">FNR also increased with </w:t>
      </w:r>
      <w:r w:rsidR="001226C2"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 xml:space="preserve">time lag </w:t>
      </w:r>
      <w:r w:rsidR="001226C2" w:rsidRPr="00004C95">
        <w:rPr>
          <w:rFonts w:ascii="Times New Roman" w:eastAsia="Times New Roman" w:hAnsi="Times New Roman" w:cs="Times New Roman"/>
          <w:sz w:val="24"/>
          <w:szCs w:val="24"/>
        </w:rPr>
        <w:t>in</w:t>
      </w:r>
      <w:r w:rsidRPr="00004C95">
        <w:rPr>
          <w:rFonts w:ascii="Times New Roman" w:eastAsia="Times New Roman" w:hAnsi="Times New Roman" w:cs="Times New Roman"/>
          <w:sz w:val="24"/>
          <w:szCs w:val="24"/>
        </w:rPr>
        <w:t xml:space="preserve"> </w:t>
      </w:r>
      <w:r w:rsidR="001226C2" w:rsidRPr="00004C95">
        <w:rPr>
          <w:rFonts w:ascii="Times New Roman" w:eastAsia="Times New Roman" w:hAnsi="Times New Roman" w:cs="Times New Roman"/>
          <w:sz w:val="24"/>
          <w:szCs w:val="24"/>
        </w:rPr>
        <w:t>low-</w:t>
      </w:r>
      <w:r w:rsidRPr="00004C95">
        <w:rPr>
          <w:rFonts w:ascii="Times New Roman" w:eastAsia="Times New Roman" w:hAnsi="Times New Roman" w:cs="Times New Roman"/>
          <w:sz w:val="24"/>
          <w:szCs w:val="24"/>
        </w:rPr>
        <w:t xml:space="preserve">dispersal scenarios, </w:t>
      </w:r>
      <w:r w:rsidR="001226C2" w:rsidRPr="00004C95">
        <w:rPr>
          <w:rFonts w:ascii="Times New Roman" w:eastAsia="Times New Roman" w:hAnsi="Times New Roman" w:cs="Times New Roman"/>
          <w:sz w:val="24"/>
          <w:szCs w:val="24"/>
        </w:rPr>
        <w:t>but</w:t>
      </w:r>
      <w:r w:rsidRPr="00004C95">
        <w:rPr>
          <w:rFonts w:ascii="Times New Roman" w:eastAsia="Times New Roman" w:hAnsi="Times New Roman" w:cs="Times New Roman"/>
          <w:sz w:val="24"/>
          <w:szCs w:val="24"/>
        </w:rPr>
        <w:t xml:space="preserve"> the </w:t>
      </w:r>
      <w:r w:rsidRPr="00004C95">
        <w:rPr>
          <w:rFonts w:ascii="Times New Roman" w:eastAsia="Times New Roman" w:hAnsi="Times New Roman" w:cs="Times New Roman"/>
          <w:sz w:val="24"/>
          <w:szCs w:val="24"/>
        </w:rPr>
        <w:lastRenderedPageBreak/>
        <w:t xml:space="preserve">increase was more linear and values never reached 30%, even after </w:t>
      </w:r>
      <w:r w:rsidR="001226C2" w:rsidRPr="00004C95">
        <w:rPr>
          <w:rFonts w:ascii="Times New Roman" w:eastAsia="Times New Roman" w:hAnsi="Times New Roman" w:cs="Times New Roman"/>
          <w:sz w:val="24"/>
          <w:szCs w:val="24"/>
        </w:rPr>
        <w:t xml:space="preserve">nine </w:t>
      </w:r>
      <w:r w:rsidRPr="00004C95">
        <w:rPr>
          <w:rFonts w:ascii="Times New Roman" w:eastAsia="Times New Roman" w:hAnsi="Times New Roman" w:cs="Times New Roman"/>
          <w:sz w:val="24"/>
          <w:szCs w:val="24"/>
        </w:rPr>
        <w:t xml:space="preserve">years (Fig. 5). One interesting </w:t>
      </w:r>
      <w:r w:rsidR="00F73A5E" w:rsidRPr="00004C95">
        <w:rPr>
          <w:rFonts w:ascii="Times New Roman" w:eastAsia="Times New Roman" w:hAnsi="Times New Roman" w:cs="Times New Roman"/>
          <w:sz w:val="24"/>
          <w:szCs w:val="24"/>
        </w:rPr>
        <w:t xml:space="preserve">result </w:t>
      </w:r>
      <w:r w:rsidR="00211EB6" w:rsidRPr="00004C95">
        <w:rPr>
          <w:rFonts w:ascii="Times New Roman" w:eastAsia="Times New Roman" w:hAnsi="Times New Roman" w:cs="Times New Roman"/>
          <w:sz w:val="24"/>
          <w:szCs w:val="24"/>
        </w:rPr>
        <w:t xml:space="preserve">was </w:t>
      </w:r>
      <w:r w:rsidRPr="00004C95">
        <w:rPr>
          <w:rFonts w:ascii="Times New Roman" w:eastAsia="Times New Roman" w:hAnsi="Times New Roman" w:cs="Times New Roman"/>
          <w:sz w:val="24"/>
          <w:szCs w:val="24"/>
        </w:rPr>
        <w:t xml:space="preserve">that the number of </w:t>
      </w:r>
      <w:r w:rsidR="00211EB6" w:rsidRPr="00004C95">
        <w:rPr>
          <w:rFonts w:ascii="Times New Roman" w:eastAsia="Times New Roman" w:hAnsi="Times New Roman" w:cs="Times New Roman"/>
          <w:sz w:val="24"/>
          <w:szCs w:val="24"/>
        </w:rPr>
        <w:t xml:space="preserve">affected </w:t>
      </w:r>
      <w:r w:rsidRPr="00004C95">
        <w:rPr>
          <w:rFonts w:ascii="Times New Roman" w:eastAsia="Times New Roman" w:hAnsi="Times New Roman" w:cs="Times New Roman"/>
          <w:sz w:val="24"/>
          <w:szCs w:val="24"/>
        </w:rPr>
        <w:t xml:space="preserve">populations </w:t>
      </w:r>
      <w:r w:rsidR="00211EB6" w:rsidRPr="00004C95">
        <w:rPr>
          <w:rFonts w:ascii="Times New Roman" w:eastAsia="Times New Roman" w:hAnsi="Times New Roman" w:cs="Times New Roman"/>
          <w:sz w:val="24"/>
          <w:szCs w:val="24"/>
        </w:rPr>
        <w:t>was</w:t>
      </w:r>
      <w:r w:rsidRPr="00004C95">
        <w:rPr>
          <w:rFonts w:ascii="Times New Roman" w:eastAsia="Times New Roman" w:hAnsi="Times New Roman" w:cs="Times New Roman"/>
          <w:sz w:val="24"/>
          <w:szCs w:val="24"/>
        </w:rPr>
        <w:t xml:space="preserve"> the main factor </w:t>
      </w:r>
      <w:r w:rsidR="00211EB6" w:rsidRPr="00004C95">
        <w:rPr>
          <w:rFonts w:ascii="Times New Roman" w:eastAsia="Times New Roman" w:hAnsi="Times New Roman" w:cs="Times New Roman"/>
          <w:sz w:val="24"/>
          <w:szCs w:val="24"/>
        </w:rPr>
        <w:t xml:space="preserve">driving </w:t>
      </w:r>
      <w:r w:rsidRPr="00004C95">
        <w:rPr>
          <w:rFonts w:ascii="Times New Roman" w:eastAsia="Times New Roman" w:hAnsi="Times New Roman" w:cs="Times New Roman"/>
          <w:sz w:val="24"/>
          <w:szCs w:val="24"/>
        </w:rPr>
        <w:t xml:space="preserve">increasing FNR values </w:t>
      </w:r>
      <w:r w:rsidR="00211EB6" w:rsidRPr="00004C95">
        <w:rPr>
          <w:rFonts w:ascii="Times New Roman" w:eastAsia="Times New Roman" w:hAnsi="Times New Roman" w:cs="Times New Roman"/>
          <w:sz w:val="24"/>
          <w:szCs w:val="24"/>
        </w:rPr>
        <w:t>when the pre-event sample was older</w:t>
      </w:r>
      <w:r w:rsidRPr="00004C95">
        <w:rPr>
          <w:rFonts w:ascii="Times New Roman" w:eastAsia="Times New Roman" w:hAnsi="Times New Roman" w:cs="Times New Roman"/>
          <w:sz w:val="24"/>
          <w:szCs w:val="24"/>
        </w:rPr>
        <w:t xml:space="preserve"> (3&gt;2&gt;1; left side of Fig. 5), while dispersal capacity </w:t>
      </w:r>
      <w:r w:rsidR="00211EB6" w:rsidRPr="00004C95">
        <w:rPr>
          <w:rFonts w:ascii="Times New Roman" w:eastAsia="Times New Roman" w:hAnsi="Times New Roman" w:cs="Times New Roman"/>
          <w:sz w:val="24"/>
          <w:szCs w:val="24"/>
        </w:rPr>
        <w:t xml:space="preserve">was </w:t>
      </w:r>
      <w:r w:rsidRPr="00004C95">
        <w:rPr>
          <w:rFonts w:ascii="Times New Roman" w:eastAsia="Times New Roman" w:hAnsi="Times New Roman" w:cs="Times New Roman"/>
          <w:sz w:val="24"/>
          <w:szCs w:val="24"/>
        </w:rPr>
        <w:t xml:space="preserve">the main factor </w:t>
      </w:r>
      <w:r w:rsidR="00211EB6" w:rsidRPr="00004C95">
        <w:rPr>
          <w:rFonts w:ascii="Times New Roman" w:eastAsia="Times New Roman" w:hAnsi="Times New Roman" w:cs="Times New Roman"/>
          <w:sz w:val="24"/>
          <w:szCs w:val="24"/>
        </w:rPr>
        <w:t xml:space="preserve">driving </w:t>
      </w:r>
      <w:r w:rsidRPr="00004C95">
        <w:rPr>
          <w:rFonts w:ascii="Times New Roman" w:eastAsia="Times New Roman" w:hAnsi="Times New Roman" w:cs="Times New Roman"/>
          <w:sz w:val="24"/>
          <w:szCs w:val="24"/>
        </w:rPr>
        <w:t xml:space="preserve">increasing FNR values </w:t>
      </w:r>
      <w:r w:rsidR="00211EB6" w:rsidRPr="00004C95">
        <w:rPr>
          <w:rFonts w:ascii="Times New Roman" w:eastAsia="Times New Roman" w:hAnsi="Times New Roman" w:cs="Times New Roman"/>
          <w:sz w:val="24"/>
          <w:szCs w:val="24"/>
        </w:rPr>
        <w:t xml:space="preserve">when </w:t>
      </w:r>
      <w:r w:rsidRPr="00004C95">
        <w:rPr>
          <w:rFonts w:ascii="Times New Roman" w:eastAsia="Times New Roman" w:hAnsi="Times New Roman" w:cs="Times New Roman"/>
          <w:sz w:val="24"/>
          <w:szCs w:val="24"/>
        </w:rPr>
        <w:t xml:space="preserve">the </w:t>
      </w:r>
      <w:r w:rsidR="00211EB6" w:rsidRPr="00004C95">
        <w:rPr>
          <w:rFonts w:ascii="Times New Roman" w:eastAsia="Times New Roman" w:hAnsi="Times New Roman" w:cs="Times New Roman"/>
          <w:sz w:val="24"/>
          <w:szCs w:val="24"/>
        </w:rPr>
        <w:t xml:space="preserve">post-event sample was older </w:t>
      </w:r>
      <w:r w:rsidRPr="00004C95">
        <w:rPr>
          <w:rFonts w:ascii="Times New Roman" w:eastAsia="Times New Roman" w:hAnsi="Times New Roman" w:cs="Times New Roman"/>
          <w:sz w:val="24"/>
          <w:szCs w:val="24"/>
        </w:rPr>
        <w:t xml:space="preserve">(H&gt;M&gt;L; right side of Fig. 5). For </w:t>
      </w:r>
      <w:r w:rsidR="001226C2" w:rsidRPr="00004C95">
        <w:rPr>
          <w:rFonts w:ascii="Times New Roman" w:eastAsia="Times New Roman" w:hAnsi="Times New Roman" w:cs="Times New Roman"/>
          <w:sz w:val="24"/>
          <w:szCs w:val="24"/>
        </w:rPr>
        <w:t>scenarios with the</w:t>
      </w:r>
      <w:r w:rsidRPr="00004C95">
        <w:rPr>
          <w:rFonts w:ascii="Times New Roman" w:eastAsia="Times New Roman" w:hAnsi="Times New Roman" w:cs="Times New Roman"/>
          <w:sz w:val="24"/>
          <w:szCs w:val="24"/>
        </w:rPr>
        <w:t xml:space="preserve"> same number of </w:t>
      </w:r>
      <w:r w:rsidR="001226C2" w:rsidRPr="00004C95">
        <w:rPr>
          <w:rFonts w:ascii="Times New Roman" w:eastAsia="Times New Roman" w:hAnsi="Times New Roman" w:cs="Times New Roman"/>
          <w:sz w:val="24"/>
          <w:szCs w:val="24"/>
        </w:rPr>
        <w:t xml:space="preserve">affected </w:t>
      </w:r>
      <w:r w:rsidRPr="00004C95">
        <w:rPr>
          <w:rFonts w:ascii="Times New Roman" w:eastAsia="Times New Roman" w:hAnsi="Times New Roman" w:cs="Times New Roman"/>
          <w:sz w:val="24"/>
          <w:szCs w:val="24"/>
        </w:rPr>
        <w:t>populations, moderate</w:t>
      </w:r>
      <w:r w:rsidR="001226C2"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dispersal scenarios showed the worst performance </w:t>
      </w:r>
      <w:r w:rsidR="00F61846" w:rsidRPr="00004C95">
        <w:rPr>
          <w:rFonts w:ascii="Times New Roman" w:eastAsia="Times New Roman" w:hAnsi="Times New Roman" w:cs="Times New Roman"/>
          <w:sz w:val="24"/>
          <w:szCs w:val="24"/>
        </w:rPr>
        <w:t xml:space="preserve">with pre-event </w:t>
      </w:r>
      <w:r w:rsidRPr="00004C95">
        <w:rPr>
          <w:rFonts w:ascii="Times New Roman" w:eastAsia="Times New Roman" w:hAnsi="Times New Roman" w:cs="Times New Roman"/>
          <w:sz w:val="24"/>
          <w:szCs w:val="24"/>
        </w:rPr>
        <w:t xml:space="preserve">sampling time lags, </w:t>
      </w:r>
      <w:r w:rsidR="00F61846" w:rsidRPr="00004C95">
        <w:rPr>
          <w:rFonts w:ascii="Times New Roman" w:eastAsia="Times New Roman" w:hAnsi="Times New Roman" w:cs="Times New Roman"/>
          <w:sz w:val="24"/>
          <w:szCs w:val="24"/>
        </w:rPr>
        <w:t>whereas high-</w:t>
      </w:r>
      <w:r w:rsidRPr="00004C95">
        <w:rPr>
          <w:rFonts w:ascii="Times New Roman" w:eastAsia="Times New Roman" w:hAnsi="Times New Roman" w:cs="Times New Roman"/>
          <w:sz w:val="24"/>
          <w:szCs w:val="24"/>
        </w:rPr>
        <w:t xml:space="preserve">dispersal scenarios generally showed the worst performance </w:t>
      </w:r>
      <w:r w:rsidR="00F61846" w:rsidRPr="00004C95">
        <w:rPr>
          <w:rFonts w:ascii="Times New Roman" w:eastAsia="Times New Roman" w:hAnsi="Times New Roman" w:cs="Times New Roman"/>
          <w:sz w:val="24"/>
          <w:szCs w:val="24"/>
        </w:rPr>
        <w:t>with post-event</w:t>
      </w:r>
      <w:r w:rsidRPr="00004C95">
        <w:rPr>
          <w:rFonts w:ascii="Times New Roman" w:eastAsia="Times New Roman" w:hAnsi="Times New Roman" w:cs="Times New Roman"/>
          <w:sz w:val="24"/>
          <w:szCs w:val="24"/>
        </w:rPr>
        <w:t xml:space="preserve"> sampling time lags (Fig .5). </w:t>
      </w:r>
      <w:r w:rsidR="00F61846" w:rsidRPr="00004C95">
        <w:rPr>
          <w:rFonts w:ascii="Times New Roman" w:eastAsia="Times New Roman" w:hAnsi="Times New Roman" w:cs="Times New Roman"/>
          <w:sz w:val="24"/>
          <w:szCs w:val="24"/>
        </w:rPr>
        <w:t xml:space="preserve">Over our nine-year sampling window, the </w:t>
      </w:r>
      <w:r w:rsidRPr="00004C95">
        <w:rPr>
          <w:rFonts w:ascii="Times New Roman" w:eastAsia="Times New Roman" w:hAnsi="Times New Roman" w:cs="Times New Roman"/>
          <w:sz w:val="24"/>
          <w:szCs w:val="24"/>
        </w:rPr>
        <w:t>FNR changed the least for the L1 scenario and the most for the H3 scenario (Fig. 5).</w:t>
      </w:r>
    </w:p>
    <w:p w14:paraId="7DD7AF6D" w14:textId="15EEB7AF"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While the relative differences in FPR performance given different time lags were not as high as for FNR, FPR nonetheless increased with </w:t>
      </w:r>
      <w:r w:rsidR="00F61846"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sampling time lag</w:t>
      </w:r>
      <w:r w:rsidR="00F61846"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There </w:t>
      </w:r>
      <w:r w:rsidR="00F61846" w:rsidRPr="00004C95">
        <w:rPr>
          <w:rFonts w:ascii="Times New Roman" w:eastAsia="Times New Roman" w:hAnsi="Times New Roman" w:cs="Times New Roman"/>
          <w:sz w:val="24"/>
          <w:szCs w:val="24"/>
        </w:rPr>
        <w:t xml:space="preserve">were </w:t>
      </w:r>
      <w:r w:rsidRPr="00004C95">
        <w:rPr>
          <w:rFonts w:ascii="Times New Roman" w:eastAsia="Times New Roman" w:hAnsi="Times New Roman" w:cs="Times New Roman"/>
          <w:sz w:val="24"/>
          <w:szCs w:val="24"/>
        </w:rPr>
        <w:t xml:space="preserve">no clear patterns for whether dispersal or the number of </w:t>
      </w:r>
      <w:r w:rsidR="00F61846" w:rsidRPr="00004C95">
        <w:rPr>
          <w:rFonts w:ascii="Times New Roman" w:eastAsia="Times New Roman" w:hAnsi="Times New Roman" w:cs="Times New Roman"/>
          <w:sz w:val="24"/>
          <w:szCs w:val="24"/>
        </w:rPr>
        <w:t xml:space="preserve">affected </w:t>
      </w:r>
      <w:r w:rsidRPr="00004C95">
        <w:rPr>
          <w:rFonts w:ascii="Times New Roman" w:eastAsia="Times New Roman" w:hAnsi="Times New Roman" w:cs="Times New Roman"/>
          <w:sz w:val="24"/>
          <w:szCs w:val="24"/>
        </w:rPr>
        <w:t xml:space="preserve">populations most influenced </w:t>
      </w:r>
      <w:r w:rsidR="00F61846" w:rsidRPr="00004C95">
        <w:rPr>
          <w:rFonts w:ascii="Times New Roman" w:eastAsia="Times New Roman" w:hAnsi="Times New Roman" w:cs="Times New Roman"/>
          <w:sz w:val="24"/>
          <w:szCs w:val="24"/>
        </w:rPr>
        <w:t xml:space="preserve">the change in </w:t>
      </w:r>
      <w:r w:rsidRPr="00004C95">
        <w:rPr>
          <w:rFonts w:ascii="Times New Roman" w:eastAsia="Times New Roman" w:hAnsi="Times New Roman" w:cs="Times New Roman"/>
          <w:sz w:val="24"/>
          <w:szCs w:val="24"/>
        </w:rPr>
        <w:t xml:space="preserve">FPR </w:t>
      </w:r>
      <w:r w:rsidR="00F61846" w:rsidRPr="00004C95">
        <w:rPr>
          <w:rFonts w:ascii="Times New Roman" w:eastAsia="Times New Roman" w:hAnsi="Times New Roman" w:cs="Times New Roman"/>
          <w:sz w:val="24"/>
          <w:szCs w:val="24"/>
        </w:rPr>
        <w:t>associated with</w:t>
      </w:r>
      <w:r w:rsidRPr="00004C95">
        <w:rPr>
          <w:rFonts w:ascii="Times New Roman" w:eastAsia="Times New Roman" w:hAnsi="Times New Roman" w:cs="Times New Roman"/>
          <w:sz w:val="24"/>
          <w:szCs w:val="24"/>
        </w:rPr>
        <w:t xml:space="preserve"> pre-event sampling</w:t>
      </w:r>
      <w:r w:rsidR="00F61846" w:rsidRPr="00004C95">
        <w:rPr>
          <w:rFonts w:ascii="Times New Roman" w:eastAsia="Times New Roman" w:hAnsi="Times New Roman" w:cs="Times New Roman"/>
          <w:sz w:val="24"/>
          <w:szCs w:val="24"/>
        </w:rPr>
        <w:t xml:space="preserve"> time</w:t>
      </w:r>
      <w:r w:rsidRPr="00004C95">
        <w:rPr>
          <w:rFonts w:ascii="Times New Roman" w:eastAsia="Times New Roman" w:hAnsi="Times New Roman" w:cs="Times New Roman"/>
          <w:sz w:val="24"/>
          <w:szCs w:val="24"/>
        </w:rPr>
        <w:t xml:space="preserve"> (Fig.</w:t>
      </w:r>
      <w:r w:rsidR="00141DB8"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6</w:t>
      </w:r>
      <w:r w:rsidR="00F61846" w:rsidRPr="00004C95">
        <w:rPr>
          <w:rFonts w:ascii="Times New Roman" w:eastAsia="Times New Roman" w:hAnsi="Times New Roman" w:cs="Times New Roman"/>
          <w:sz w:val="24"/>
          <w:szCs w:val="24"/>
        </w:rPr>
        <w:t>); however</w:t>
      </w:r>
      <w:r w:rsidRPr="00004C95">
        <w:rPr>
          <w:rFonts w:ascii="Times New Roman" w:eastAsia="Times New Roman" w:hAnsi="Times New Roman" w:cs="Times New Roman"/>
          <w:sz w:val="24"/>
          <w:szCs w:val="24"/>
        </w:rPr>
        <w:t xml:space="preserve">, dispersal </w:t>
      </w:r>
      <w:r w:rsidR="00F61846" w:rsidRPr="00004C95">
        <w:rPr>
          <w:rFonts w:ascii="Times New Roman" w:eastAsia="Times New Roman" w:hAnsi="Times New Roman" w:cs="Times New Roman"/>
          <w:sz w:val="24"/>
          <w:szCs w:val="24"/>
        </w:rPr>
        <w:t xml:space="preserve">was </w:t>
      </w:r>
      <w:r w:rsidRPr="00004C95">
        <w:rPr>
          <w:rFonts w:ascii="Times New Roman" w:eastAsia="Times New Roman" w:hAnsi="Times New Roman" w:cs="Times New Roman"/>
          <w:sz w:val="24"/>
          <w:szCs w:val="24"/>
        </w:rPr>
        <w:t xml:space="preserve">the main factor driving FPR </w:t>
      </w:r>
      <w:r w:rsidR="00F61846" w:rsidRPr="00004C95">
        <w:rPr>
          <w:rFonts w:ascii="Times New Roman" w:eastAsia="Times New Roman" w:hAnsi="Times New Roman" w:cs="Times New Roman"/>
          <w:sz w:val="24"/>
          <w:szCs w:val="24"/>
        </w:rPr>
        <w:t xml:space="preserve">for time gaps associated with post-event sampling </w:t>
      </w:r>
      <w:r w:rsidRPr="00004C95">
        <w:rPr>
          <w:rFonts w:ascii="Times New Roman" w:eastAsia="Times New Roman" w:hAnsi="Times New Roman" w:cs="Times New Roman"/>
          <w:sz w:val="24"/>
          <w:szCs w:val="24"/>
        </w:rPr>
        <w:t xml:space="preserve">(Fig. 6). The strong relationship </w:t>
      </w:r>
      <w:r w:rsidR="00141DB8" w:rsidRPr="00004C95">
        <w:rPr>
          <w:rFonts w:ascii="Times New Roman" w:eastAsia="Times New Roman" w:hAnsi="Times New Roman" w:cs="Times New Roman"/>
          <w:sz w:val="24"/>
          <w:szCs w:val="24"/>
        </w:rPr>
        <w:t xml:space="preserve">that we observed </w:t>
      </w:r>
      <w:r w:rsidRPr="00004C95">
        <w:rPr>
          <w:rFonts w:ascii="Times New Roman" w:eastAsia="Times New Roman" w:hAnsi="Times New Roman" w:cs="Times New Roman"/>
          <w:sz w:val="24"/>
          <w:szCs w:val="24"/>
        </w:rPr>
        <w:t>between FPR and the number of populations affected by the demographic event</w:t>
      </w:r>
      <w:r w:rsidR="00141DB8"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therefore </w:t>
      </w:r>
      <w:r w:rsidR="00141DB8" w:rsidRPr="00004C95">
        <w:rPr>
          <w:rFonts w:ascii="Times New Roman" w:eastAsia="Times New Roman" w:hAnsi="Times New Roman" w:cs="Times New Roman"/>
          <w:sz w:val="24"/>
          <w:szCs w:val="24"/>
        </w:rPr>
        <w:t xml:space="preserve">became less pronounced </w:t>
      </w:r>
      <w:r w:rsidRPr="00004C95">
        <w:rPr>
          <w:rFonts w:ascii="Times New Roman" w:eastAsia="Times New Roman" w:hAnsi="Times New Roman" w:cs="Times New Roman"/>
          <w:sz w:val="24"/>
          <w:szCs w:val="24"/>
        </w:rPr>
        <w:t xml:space="preserve">as dispersal became more influential. </w:t>
      </w:r>
      <w:r w:rsidR="00141DB8" w:rsidRPr="00004C95">
        <w:rPr>
          <w:rFonts w:ascii="Times New Roman" w:eastAsia="Times New Roman" w:hAnsi="Times New Roman" w:cs="Times New Roman"/>
          <w:sz w:val="24"/>
          <w:szCs w:val="24"/>
        </w:rPr>
        <w:t xml:space="preserve">As with the FNR, the </w:t>
      </w:r>
      <w:r w:rsidRPr="00004C95">
        <w:rPr>
          <w:rFonts w:ascii="Times New Roman" w:eastAsia="Times New Roman" w:hAnsi="Times New Roman" w:cs="Times New Roman"/>
          <w:sz w:val="24"/>
          <w:szCs w:val="24"/>
        </w:rPr>
        <w:t xml:space="preserve">FPR did not change much for the L1 scenario and changed the most dramatically for the H3 scenario (Fig. 6), </w:t>
      </w:r>
      <w:r w:rsidR="00141DB8" w:rsidRPr="00004C95">
        <w:rPr>
          <w:rFonts w:ascii="Times New Roman" w:eastAsia="Times New Roman" w:hAnsi="Times New Roman" w:cs="Times New Roman"/>
          <w:sz w:val="24"/>
          <w:szCs w:val="24"/>
        </w:rPr>
        <w:t>indicating</w:t>
      </w:r>
      <w:r w:rsidRPr="00004C95">
        <w:rPr>
          <w:rFonts w:ascii="Times New Roman" w:eastAsia="Times New Roman" w:hAnsi="Times New Roman" w:cs="Times New Roman"/>
          <w:sz w:val="24"/>
          <w:szCs w:val="24"/>
        </w:rPr>
        <w:t xml:space="preserve"> differences in </w:t>
      </w:r>
      <w:r w:rsidR="00141DB8" w:rsidRPr="00004C95">
        <w:rPr>
          <w:rFonts w:ascii="Times New Roman" w:eastAsia="Times New Roman" w:hAnsi="Times New Roman" w:cs="Times New Roman"/>
          <w:sz w:val="24"/>
          <w:szCs w:val="24"/>
        </w:rPr>
        <w:t xml:space="preserve">how </w:t>
      </w:r>
      <w:r w:rsidRPr="00004C95">
        <w:rPr>
          <w:rFonts w:ascii="Times New Roman" w:eastAsia="Times New Roman" w:hAnsi="Times New Roman" w:cs="Times New Roman"/>
          <w:sz w:val="24"/>
          <w:szCs w:val="24"/>
        </w:rPr>
        <w:t xml:space="preserve">time </w:t>
      </w:r>
      <w:r w:rsidR="00141DB8" w:rsidRPr="00004C95">
        <w:rPr>
          <w:rFonts w:ascii="Times New Roman" w:eastAsia="Times New Roman" w:hAnsi="Times New Roman" w:cs="Times New Roman"/>
          <w:sz w:val="24"/>
          <w:szCs w:val="24"/>
        </w:rPr>
        <w:t xml:space="preserve">affects </w:t>
      </w:r>
      <w:r w:rsidRPr="00004C95">
        <w:rPr>
          <w:rFonts w:ascii="Times New Roman" w:eastAsia="Times New Roman" w:hAnsi="Times New Roman" w:cs="Times New Roman"/>
          <w:sz w:val="24"/>
          <w:szCs w:val="24"/>
        </w:rPr>
        <w:t>our two most extreme scenarios</w:t>
      </w:r>
      <w:r w:rsidR="00141DB8" w:rsidRPr="00004C95">
        <w:rPr>
          <w:rFonts w:ascii="Times New Roman" w:eastAsia="Times New Roman" w:hAnsi="Times New Roman" w:cs="Times New Roman"/>
          <w:sz w:val="24"/>
          <w:szCs w:val="24"/>
        </w:rPr>
        <w:t xml:space="preserve"> that</w:t>
      </w:r>
      <w:r w:rsidRPr="00004C95">
        <w:rPr>
          <w:rFonts w:ascii="Times New Roman" w:eastAsia="Times New Roman" w:hAnsi="Times New Roman" w:cs="Times New Roman"/>
          <w:sz w:val="24"/>
          <w:szCs w:val="24"/>
        </w:rPr>
        <w:t xml:space="preserve"> could be </w:t>
      </w:r>
      <w:r w:rsidR="00141DB8" w:rsidRPr="00004C95">
        <w:rPr>
          <w:rFonts w:ascii="Times New Roman" w:eastAsia="Times New Roman" w:hAnsi="Times New Roman" w:cs="Times New Roman"/>
          <w:sz w:val="24"/>
          <w:szCs w:val="24"/>
        </w:rPr>
        <w:t xml:space="preserve">a </w:t>
      </w:r>
      <w:r w:rsidRPr="00004C95">
        <w:rPr>
          <w:rFonts w:ascii="Times New Roman" w:eastAsia="Times New Roman" w:hAnsi="Times New Roman" w:cs="Times New Roman"/>
          <w:sz w:val="24"/>
          <w:szCs w:val="24"/>
        </w:rPr>
        <w:t xml:space="preserve">useful </w:t>
      </w:r>
      <w:r w:rsidR="00141DB8" w:rsidRPr="00004C95">
        <w:rPr>
          <w:rFonts w:ascii="Times New Roman" w:eastAsia="Times New Roman" w:hAnsi="Times New Roman" w:cs="Times New Roman"/>
          <w:sz w:val="24"/>
          <w:szCs w:val="24"/>
        </w:rPr>
        <w:t xml:space="preserve">consideration </w:t>
      </w:r>
      <w:r w:rsidRPr="00004C95">
        <w:rPr>
          <w:rFonts w:ascii="Times New Roman" w:eastAsia="Times New Roman" w:hAnsi="Times New Roman" w:cs="Times New Roman"/>
          <w:sz w:val="24"/>
          <w:szCs w:val="24"/>
        </w:rPr>
        <w:t>for potential TGI users.</w:t>
      </w:r>
    </w:p>
    <w:p w14:paraId="5671EA13" w14:textId="53861101" w:rsidR="00760250" w:rsidRPr="00004C95" w:rsidRDefault="00141DB8"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T</w:t>
      </w:r>
      <w:r w:rsidR="00760250" w:rsidRPr="00004C95">
        <w:rPr>
          <w:rFonts w:ascii="Times New Roman" w:eastAsia="Times New Roman" w:hAnsi="Times New Roman" w:cs="Times New Roman"/>
          <w:sz w:val="24"/>
          <w:szCs w:val="24"/>
        </w:rPr>
        <w:t xml:space="preserve">he </w:t>
      </w:r>
      <w:r w:rsidRPr="00004C95">
        <w:rPr>
          <w:rFonts w:ascii="Times New Roman" w:eastAsia="Times New Roman" w:hAnsi="Times New Roman" w:cs="Times New Roman"/>
          <w:sz w:val="24"/>
          <w:szCs w:val="24"/>
        </w:rPr>
        <w:t xml:space="preserve">simulation that was </w:t>
      </w:r>
      <w:r w:rsidR="00760250" w:rsidRPr="00004C95">
        <w:rPr>
          <w:rFonts w:ascii="Times New Roman" w:eastAsia="Times New Roman" w:hAnsi="Times New Roman" w:cs="Times New Roman"/>
          <w:sz w:val="24"/>
          <w:szCs w:val="24"/>
        </w:rPr>
        <w:t xml:space="preserve">most likely to preserve the signal </w:t>
      </w:r>
      <w:r w:rsidRPr="00004C95">
        <w:rPr>
          <w:rFonts w:ascii="Times New Roman" w:eastAsia="Times New Roman" w:hAnsi="Times New Roman" w:cs="Times New Roman"/>
          <w:sz w:val="24"/>
          <w:szCs w:val="24"/>
        </w:rPr>
        <w:t>of the demographic event, was the low-dispersal scenario with a single affected population</w:t>
      </w:r>
      <w:r w:rsidR="00760250" w:rsidRPr="00004C95">
        <w:rPr>
          <w:rFonts w:ascii="Times New Roman" w:eastAsia="Times New Roman" w:hAnsi="Times New Roman" w:cs="Times New Roman"/>
          <w:sz w:val="24"/>
          <w:szCs w:val="24"/>
        </w:rPr>
        <w:t xml:space="preserve"> (L1</w:t>
      </w:r>
      <w:r w:rsidRPr="00004C95">
        <w:rPr>
          <w:rFonts w:ascii="Times New Roman" w:eastAsia="Times New Roman" w:hAnsi="Times New Roman" w:cs="Times New Roman"/>
          <w:sz w:val="24"/>
          <w:szCs w:val="24"/>
        </w:rPr>
        <w:t xml:space="preserve">). In this scenario, </w:t>
      </w:r>
      <w:r w:rsidR="00760250" w:rsidRPr="00004C95">
        <w:rPr>
          <w:rFonts w:ascii="Times New Roman" w:eastAsia="Times New Roman" w:hAnsi="Times New Roman" w:cs="Times New Roman"/>
          <w:sz w:val="24"/>
          <w:szCs w:val="24"/>
        </w:rPr>
        <w:t xml:space="preserve">the TGI approach was still able to keep false negatives below 15% and false positives below 10%, even </w:t>
      </w:r>
      <w:r w:rsidRPr="00004C95">
        <w:rPr>
          <w:rFonts w:ascii="Times New Roman" w:eastAsia="Times New Roman" w:hAnsi="Times New Roman" w:cs="Times New Roman"/>
          <w:sz w:val="24"/>
          <w:szCs w:val="24"/>
        </w:rPr>
        <w:t>when the</w:t>
      </w:r>
      <w:r w:rsidR="00760250" w:rsidRPr="00004C95">
        <w:rPr>
          <w:rFonts w:ascii="Times New Roman" w:eastAsia="Times New Roman" w:hAnsi="Times New Roman" w:cs="Times New Roman"/>
          <w:sz w:val="24"/>
          <w:szCs w:val="24"/>
        </w:rPr>
        <w:t xml:space="preserve"> second sampling </w:t>
      </w:r>
      <w:r w:rsidRPr="00004C95">
        <w:rPr>
          <w:rFonts w:ascii="Times New Roman" w:eastAsia="Times New Roman" w:hAnsi="Times New Roman" w:cs="Times New Roman"/>
          <w:sz w:val="24"/>
          <w:szCs w:val="24"/>
        </w:rPr>
        <w:t xml:space="preserve">was </w:t>
      </w:r>
      <w:r w:rsidR="00760250" w:rsidRPr="00004C95">
        <w:rPr>
          <w:rFonts w:ascii="Times New Roman" w:eastAsia="Times New Roman" w:hAnsi="Times New Roman" w:cs="Times New Roman"/>
          <w:sz w:val="24"/>
          <w:szCs w:val="24"/>
        </w:rPr>
        <w:t xml:space="preserve">done </w:t>
      </w:r>
      <w:r w:rsidRPr="00004C95">
        <w:rPr>
          <w:rFonts w:ascii="Times New Roman" w:eastAsia="Times New Roman" w:hAnsi="Times New Roman" w:cs="Times New Roman"/>
          <w:sz w:val="24"/>
          <w:szCs w:val="24"/>
        </w:rPr>
        <w:t xml:space="preserve">nine </w:t>
      </w:r>
      <w:r w:rsidR="00760250" w:rsidRPr="00004C95">
        <w:rPr>
          <w:rFonts w:ascii="Times New Roman" w:eastAsia="Times New Roman" w:hAnsi="Times New Roman" w:cs="Times New Roman"/>
          <w:sz w:val="24"/>
          <w:szCs w:val="24"/>
        </w:rPr>
        <w:t>years after the event (Fig. 5, 6)</w:t>
      </w:r>
      <w:r w:rsidRPr="00004C95">
        <w:rPr>
          <w:rFonts w:ascii="Times New Roman" w:eastAsia="Times New Roman" w:hAnsi="Times New Roman" w:cs="Times New Roman"/>
          <w:sz w:val="24"/>
          <w:szCs w:val="24"/>
        </w:rPr>
        <w:t xml:space="preserve"> and</w:t>
      </w:r>
      <w:r w:rsidR="00760250" w:rsidRPr="00004C95">
        <w:rPr>
          <w:rFonts w:ascii="Times New Roman" w:eastAsia="Times New Roman" w:hAnsi="Times New Roman" w:cs="Times New Roman"/>
          <w:sz w:val="24"/>
          <w:szCs w:val="24"/>
        </w:rPr>
        <w:t xml:space="preserve"> regardless of whether the first or second sampling </w:t>
      </w:r>
      <w:r w:rsidRPr="00004C95">
        <w:rPr>
          <w:rFonts w:ascii="Times New Roman" w:eastAsia="Times New Roman" w:hAnsi="Times New Roman" w:cs="Times New Roman"/>
          <w:sz w:val="24"/>
          <w:szCs w:val="24"/>
        </w:rPr>
        <w:t xml:space="preserve">was </w:t>
      </w:r>
      <w:r w:rsidR="00760250" w:rsidRPr="00004C95">
        <w:rPr>
          <w:rFonts w:ascii="Times New Roman" w:eastAsia="Times New Roman" w:hAnsi="Times New Roman" w:cs="Times New Roman"/>
          <w:sz w:val="24"/>
          <w:szCs w:val="24"/>
        </w:rPr>
        <w:t xml:space="preserve">responsible for the time lag. </w:t>
      </w:r>
    </w:p>
    <w:p w14:paraId="017AD238" w14:textId="248D2801" w:rsidR="00282B66" w:rsidRPr="00004C95" w:rsidRDefault="009325F1" w:rsidP="00182E94">
      <w:pPr>
        <w:pStyle w:val="Titre2"/>
        <w:spacing w:after="240" w:line="276" w:lineRule="auto"/>
        <w:rPr>
          <w:lang w:val="en-US"/>
        </w:rPr>
      </w:pPr>
      <w:r w:rsidRPr="00004C95">
        <w:rPr>
          <w:lang w:val="en-US"/>
        </w:rPr>
        <w:t>Thresholds</w:t>
      </w:r>
    </w:p>
    <w:p w14:paraId="2AED0FFF" w14:textId="37A83C8B" w:rsidR="00282B66" w:rsidRPr="00004C95" w:rsidRDefault="004D0FC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A trade-off between FNR and FPR, and based on threshold value, was present across scenarios.</w:t>
      </w:r>
      <w:r w:rsidR="006C763E" w:rsidRPr="00004C95">
        <w:rPr>
          <w:rFonts w:ascii="Times New Roman" w:eastAsia="Times New Roman" w:hAnsi="Times New Roman" w:cs="Times New Roman"/>
          <w:sz w:val="24"/>
          <w:szCs w:val="24"/>
        </w:rPr>
        <w:t xml:space="preserve"> </w:t>
      </w:r>
      <w:r w:rsidR="00092D01" w:rsidRPr="00004C95">
        <w:rPr>
          <w:rFonts w:ascii="Times New Roman" w:eastAsia="Times New Roman" w:hAnsi="Times New Roman" w:cs="Times New Roman"/>
          <w:sz w:val="24"/>
          <w:szCs w:val="24"/>
        </w:rPr>
        <w:t>FNR values</w:t>
      </w:r>
      <w:r w:rsidR="00986514" w:rsidRPr="00004C95">
        <w:rPr>
          <w:rFonts w:ascii="Times New Roman" w:eastAsia="Times New Roman" w:hAnsi="Times New Roman" w:cs="Times New Roman"/>
          <w:sz w:val="24"/>
          <w:szCs w:val="24"/>
        </w:rPr>
        <w:t xml:space="preserve"> decreased with the chosen significance threshold, with a sharp decrease (most notable for H3) before 0.025 followed by a slower decrease until 0.1.</w:t>
      </w:r>
      <w:r w:rsidR="00092D01" w:rsidRPr="00004C95">
        <w:rPr>
          <w:rFonts w:ascii="Times New Roman" w:eastAsia="Times New Roman" w:hAnsi="Times New Roman" w:cs="Times New Roman"/>
          <w:sz w:val="24"/>
          <w:szCs w:val="24"/>
        </w:rPr>
        <w:t xml:space="preserve"> FPR values increased with the chosen significance threshold, with a sharp increase at low thresholds followed by a continued but saturating increase until p &lt; 0.1. </w:t>
      </w:r>
    </w:p>
    <w:p w14:paraId="52C3B6F9" w14:textId="3875930A" w:rsidR="00760250" w:rsidRPr="00004C95" w:rsidRDefault="00372E64" w:rsidP="00182E94">
      <w:pPr>
        <w:pStyle w:val="Titre2"/>
        <w:spacing w:after="240" w:line="276" w:lineRule="auto"/>
        <w:rPr>
          <w:lang w:val="en-US"/>
        </w:rPr>
      </w:pPr>
      <w:r w:rsidRPr="00004C95">
        <w:rPr>
          <w:lang w:val="en-US"/>
        </w:rPr>
        <w:t xml:space="preserve">Applied </w:t>
      </w:r>
      <w:r w:rsidR="00760250" w:rsidRPr="00004C95">
        <w:rPr>
          <w:lang w:val="en-US"/>
        </w:rPr>
        <w:t>example</w:t>
      </w:r>
    </w:p>
    <w:p w14:paraId="394F4334" w14:textId="438CD81A"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The Northern tidewater goby (</w:t>
      </w:r>
      <w:r w:rsidRPr="00004C95">
        <w:rPr>
          <w:rFonts w:ascii="Times New Roman" w:eastAsia="Times New Roman" w:hAnsi="Times New Roman" w:cs="Times New Roman"/>
          <w:i/>
          <w:sz w:val="24"/>
          <w:szCs w:val="24"/>
        </w:rPr>
        <w:t>Eucyclogobius newberryi</w:t>
      </w:r>
      <w:r w:rsidRPr="00004C95">
        <w:rPr>
          <w:rFonts w:ascii="Times New Roman" w:eastAsia="Times New Roman" w:hAnsi="Times New Roman" w:cs="Times New Roman"/>
          <w:sz w:val="24"/>
          <w:szCs w:val="24"/>
        </w:rPr>
        <w:t xml:space="preserve">) is a small endangered fish </w:t>
      </w:r>
      <w:r w:rsidR="00312CAE" w:rsidRPr="00004C95">
        <w:rPr>
          <w:rFonts w:ascii="Times New Roman" w:eastAsia="Times New Roman" w:hAnsi="Times New Roman" w:cs="Times New Roman"/>
          <w:sz w:val="24"/>
          <w:szCs w:val="24"/>
        </w:rPr>
        <w:t xml:space="preserve">that </w:t>
      </w:r>
      <w:r w:rsidRPr="00004C95">
        <w:rPr>
          <w:rFonts w:ascii="Times New Roman" w:eastAsia="Times New Roman" w:hAnsi="Times New Roman" w:cs="Times New Roman"/>
          <w:sz w:val="24"/>
          <w:szCs w:val="24"/>
        </w:rPr>
        <w:t xml:space="preserve">lives in brackish estuaries and lagoons along the coast of California. </w:t>
      </w:r>
      <w:r w:rsidR="00312CAE" w:rsidRPr="00004C95">
        <w:rPr>
          <w:rFonts w:ascii="Times New Roman" w:eastAsia="Times New Roman" w:hAnsi="Times New Roman" w:cs="Times New Roman"/>
          <w:sz w:val="24"/>
          <w:szCs w:val="24"/>
        </w:rPr>
        <w:t>T</w:t>
      </w:r>
      <w:r w:rsidRPr="00004C95">
        <w:rPr>
          <w:rFonts w:ascii="Times New Roman" w:eastAsia="Times New Roman" w:hAnsi="Times New Roman" w:cs="Times New Roman"/>
          <w:sz w:val="24"/>
          <w:szCs w:val="24"/>
        </w:rPr>
        <w:t xml:space="preserve">his species represents an interesting model </w:t>
      </w:r>
      <w:r w:rsidR="00312CAE" w:rsidRPr="00004C95">
        <w:rPr>
          <w:rFonts w:ascii="Times New Roman" w:eastAsia="Times New Roman" w:hAnsi="Times New Roman" w:cs="Times New Roman"/>
          <w:sz w:val="24"/>
          <w:szCs w:val="24"/>
        </w:rPr>
        <w:t xml:space="preserve">for population genetic studies </w:t>
      </w:r>
      <w:r w:rsidRPr="00004C95">
        <w:rPr>
          <w:rFonts w:ascii="Times New Roman" w:eastAsia="Times New Roman" w:hAnsi="Times New Roman" w:cs="Times New Roman"/>
          <w:sz w:val="24"/>
          <w:szCs w:val="24"/>
        </w:rPr>
        <w:t xml:space="preserve">because dispersal between suitable habitat patches </w:t>
      </w:r>
      <w:r w:rsidR="00312CAE" w:rsidRPr="00004C95">
        <w:rPr>
          <w:rFonts w:ascii="Times New Roman" w:eastAsia="Times New Roman" w:hAnsi="Times New Roman" w:cs="Times New Roman"/>
          <w:sz w:val="24"/>
          <w:szCs w:val="24"/>
        </w:rPr>
        <w:t xml:space="preserve">only </w:t>
      </w:r>
      <w:r w:rsidRPr="00004C95">
        <w:rPr>
          <w:rFonts w:ascii="Times New Roman" w:eastAsia="Times New Roman" w:hAnsi="Times New Roman" w:cs="Times New Roman"/>
          <w:sz w:val="24"/>
          <w:szCs w:val="24"/>
        </w:rPr>
        <w:t xml:space="preserve">occurs during rare, discrete events. </w:t>
      </w:r>
      <w:r w:rsidR="00312CAE" w:rsidRPr="00004C95">
        <w:rPr>
          <w:rFonts w:ascii="Times New Roman" w:eastAsia="Times New Roman" w:hAnsi="Times New Roman" w:cs="Times New Roman"/>
          <w:sz w:val="24"/>
          <w:szCs w:val="24"/>
        </w:rPr>
        <w:t xml:space="preserve">A previous study </w:t>
      </w:r>
      <w:r w:rsidRPr="00004C95">
        <w:rPr>
          <w:rFonts w:ascii="Times New Roman" w:eastAsia="Times New Roman" w:hAnsi="Times New Roman" w:cs="Times New Roman"/>
          <w:sz w:val="24"/>
          <w:szCs w:val="24"/>
        </w:rPr>
        <w:t xml:space="preserve">investigated extinction–colonization dynamics </w:t>
      </w:r>
      <w:r w:rsidR="00312CAE" w:rsidRPr="00004C95">
        <w:rPr>
          <w:rFonts w:ascii="Times New Roman" w:eastAsia="Times New Roman" w:hAnsi="Times New Roman" w:cs="Times New Roman"/>
          <w:sz w:val="24"/>
          <w:szCs w:val="24"/>
        </w:rPr>
        <w:t xml:space="preserve">in the tidewater goby by </w:t>
      </w:r>
      <w:r w:rsidRPr="00004C95">
        <w:rPr>
          <w:rFonts w:ascii="Times New Roman" w:eastAsia="Times New Roman" w:hAnsi="Times New Roman" w:cs="Times New Roman"/>
          <w:sz w:val="24"/>
          <w:szCs w:val="24"/>
        </w:rPr>
        <w:t>evaluatin</w:t>
      </w:r>
      <w:r w:rsidR="00312CAE" w:rsidRPr="00004C95">
        <w:rPr>
          <w:rFonts w:ascii="Times New Roman" w:eastAsia="Times New Roman" w:hAnsi="Times New Roman" w:cs="Times New Roman"/>
          <w:sz w:val="24"/>
          <w:szCs w:val="24"/>
        </w:rPr>
        <w:t>g</w:t>
      </w:r>
      <w:r w:rsidRPr="00004C95">
        <w:rPr>
          <w:rFonts w:ascii="Times New Roman" w:eastAsia="Times New Roman" w:hAnsi="Times New Roman" w:cs="Times New Roman"/>
          <w:sz w:val="24"/>
          <w:szCs w:val="24"/>
        </w:rPr>
        <w:t xml:space="preserve"> genetic diversity across the landscape </w:t>
      </w:r>
      <w:r w:rsidRPr="00004C95">
        <w:rPr>
          <w:rFonts w:ascii="Times New Roman" w:eastAsia="Times New Roman" w:hAnsi="Times New Roman" w:cs="Times New Roman"/>
          <w:sz w:val="24"/>
          <w:szCs w:val="24"/>
        </w:rPr>
        <w:lastRenderedPageBreak/>
        <w:t xml:space="preserve">at several points in time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(Kinziger et al., 2015)</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t>
      </w:r>
      <w:r w:rsidR="00312CAE" w:rsidRPr="00004C95">
        <w:rPr>
          <w:rFonts w:ascii="Times New Roman" w:eastAsia="Times New Roman" w:hAnsi="Times New Roman" w:cs="Times New Roman"/>
          <w:sz w:val="24"/>
          <w:szCs w:val="24"/>
        </w:rPr>
        <w:t xml:space="preserve">Those authors suggested that the </w:t>
      </w:r>
      <w:r w:rsidRPr="00004C95">
        <w:rPr>
          <w:rFonts w:ascii="Times New Roman" w:eastAsia="Times New Roman" w:hAnsi="Times New Roman" w:cs="Times New Roman"/>
          <w:sz w:val="24"/>
          <w:szCs w:val="24"/>
        </w:rPr>
        <w:t xml:space="preserve">Elk River </w:t>
      </w:r>
      <w:r w:rsidR="00312CAE" w:rsidRPr="00004C95">
        <w:rPr>
          <w:rFonts w:ascii="Times New Roman" w:eastAsia="Times New Roman" w:hAnsi="Times New Roman" w:cs="Times New Roman"/>
          <w:sz w:val="24"/>
          <w:szCs w:val="24"/>
        </w:rPr>
        <w:t xml:space="preserve">goby </w:t>
      </w:r>
      <w:r w:rsidRPr="00004C95">
        <w:rPr>
          <w:rFonts w:ascii="Times New Roman" w:eastAsia="Times New Roman" w:hAnsi="Times New Roman" w:cs="Times New Roman"/>
          <w:sz w:val="24"/>
          <w:szCs w:val="24"/>
        </w:rPr>
        <w:t xml:space="preserve">population </w:t>
      </w:r>
      <w:r w:rsidR="00312CAE" w:rsidRPr="00004C95">
        <w:rPr>
          <w:rFonts w:ascii="Times New Roman" w:eastAsia="Times New Roman" w:hAnsi="Times New Roman" w:cs="Times New Roman"/>
          <w:sz w:val="24"/>
          <w:szCs w:val="24"/>
        </w:rPr>
        <w:t>had experienced</w:t>
      </w:r>
      <w:r w:rsidRPr="00004C95">
        <w:rPr>
          <w:rFonts w:ascii="Times New Roman" w:eastAsia="Times New Roman" w:hAnsi="Times New Roman" w:cs="Times New Roman"/>
          <w:sz w:val="24"/>
          <w:szCs w:val="24"/>
        </w:rPr>
        <w:t xml:space="preserve"> unexpected temporal genetic change </w:t>
      </w:r>
      <w:r w:rsidR="00560CDE" w:rsidRPr="00004C95">
        <w:rPr>
          <w:rFonts w:ascii="Times New Roman" w:eastAsia="Times New Roman" w:hAnsi="Times New Roman" w:cs="Times New Roman"/>
          <w:sz w:val="24"/>
          <w:szCs w:val="24"/>
        </w:rPr>
        <w:t xml:space="preserve">between 2006 and 2011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(Kinziger et al., 2015)</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t>
      </w:r>
      <w:r w:rsidR="00312CAE" w:rsidRPr="00004C95">
        <w:rPr>
          <w:rFonts w:ascii="Times New Roman" w:eastAsia="Times New Roman" w:hAnsi="Times New Roman" w:cs="Times New Roman"/>
          <w:sz w:val="24"/>
          <w:szCs w:val="24"/>
        </w:rPr>
        <w:t xml:space="preserve">We used the </w:t>
      </w:r>
      <w:r w:rsidRPr="00004C95">
        <w:rPr>
          <w:rFonts w:ascii="Times New Roman" w:eastAsia="Times New Roman" w:hAnsi="Times New Roman" w:cs="Times New Roman"/>
          <w:sz w:val="24"/>
          <w:szCs w:val="24"/>
        </w:rPr>
        <w:t xml:space="preserve">TGI to </w:t>
      </w:r>
      <w:r w:rsidR="00312CAE" w:rsidRPr="00004C95">
        <w:rPr>
          <w:rFonts w:ascii="Times New Roman" w:eastAsia="Times New Roman" w:hAnsi="Times New Roman" w:cs="Times New Roman"/>
          <w:sz w:val="24"/>
          <w:szCs w:val="24"/>
        </w:rPr>
        <w:t>re-</w:t>
      </w:r>
      <w:r w:rsidR="00560CDE" w:rsidRPr="00004C95">
        <w:rPr>
          <w:rFonts w:ascii="Times New Roman" w:eastAsia="Times New Roman" w:hAnsi="Times New Roman" w:cs="Times New Roman"/>
          <w:sz w:val="24"/>
          <w:szCs w:val="24"/>
        </w:rPr>
        <w:t>analyze</w:t>
      </w:r>
      <w:r w:rsidRPr="00004C95">
        <w:rPr>
          <w:rFonts w:ascii="Times New Roman" w:eastAsia="Times New Roman" w:hAnsi="Times New Roman" w:cs="Times New Roman"/>
          <w:sz w:val="24"/>
          <w:szCs w:val="24"/>
        </w:rPr>
        <w:t xml:space="preserve"> </w:t>
      </w:r>
      <w:r w:rsidR="00F73A5E" w:rsidRPr="00004C95">
        <w:rPr>
          <w:rFonts w:ascii="Times New Roman" w:eastAsia="Times New Roman" w:hAnsi="Times New Roman" w:cs="Times New Roman"/>
          <w:sz w:val="24"/>
          <w:szCs w:val="24"/>
        </w:rPr>
        <w:t xml:space="preserve">these </w:t>
      </w:r>
      <w:r w:rsidRPr="00004C95">
        <w:rPr>
          <w:rFonts w:ascii="Times New Roman" w:eastAsia="Times New Roman" w:hAnsi="Times New Roman" w:cs="Times New Roman"/>
          <w:sz w:val="24"/>
          <w:szCs w:val="24"/>
        </w:rPr>
        <w:t>data</w:t>
      </w:r>
      <w:r w:rsidR="00F73A5E" w:rsidRPr="00004C95">
        <w:rPr>
          <w:rFonts w:ascii="Times New Roman" w:eastAsia="Times New Roman" w:hAnsi="Times New Roman" w:cs="Times New Roman"/>
          <w:sz w:val="24"/>
          <w:szCs w:val="24"/>
        </w:rPr>
        <w:t xml:space="preserve"> and to determine if</w:t>
      </w:r>
      <w:r w:rsidRPr="00004C95">
        <w:rPr>
          <w:rFonts w:ascii="Times New Roman" w:eastAsia="Times New Roman" w:hAnsi="Times New Roman" w:cs="Times New Roman"/>
          <w:sz w:val="24"/>
          <w:szCs w:val="24"/>
        </w:rPr>
        <w:t xml:space="preserve"> significant temporal genetic change </w:t>
      </w:r>
      <w:r w:rsidR="00312CAE" w:rsidRPr="00004C95">
        <w:rPr>
          <w:rFonts w:ascii="Times New Roman" w:eastAsia="Times New Roman" w:hAnsi="Times New Roman" w:cs="Times New Roman"/>
          <w:sz w:val="24"/>
          <w:szCs w:val="24"/>
        </w:rPr>
        <w:t xml:space="preserve">had indeed </w:t>
      </w:r>
      <w:r w:rsidRPr="00004C95">
        <w:rPr>
          <w:rFonts w:ascii="Times New Roman" w:eastAsia="Times New Roman" w:hAnsi="Times New Roman" w:cs="Times New Roman"/>
          <w:sz w:val="24"/>
          <w:szCs w:val="24"/>
        </w:rPr>
        <w:t xml:space="preserve">occurred in any population </w:t>
      </w:r>
      <w:r w:rsidR="00312CAE" w:rsidRPr="00004C95">
        <w:rPr>
          <w:rFonts w:ascii="Times New Roman" w:eastAsia="Times New Roman" w:hAnsi="Times New Roman" w:cs="Times New Roman"/>
          <w:sz w:val="24"/>
          <w:szCs w:val="24"/>
        </w:rPr>
        <w:t xml:space="preserve">in </w:t>
      </w:r>
      <w:r w:rsidRPr="00004C95">
        <w:rPr>
          <w:rFonts w:ascii="Times New Roman" w:eastAsia="Times New Roman" w:hAnsi="Times New Roman" w:cs="Times New Roman"/>
          <w:sz w:val="24"/>
          <w:szCs w:val="24"/>
        </w:rPr>
        <w:t>this landscape.</w:t>
      </w:r>
    </w:p>
    <w:p w14:paraId="30D1E614" w14:textId="7F1B6B93"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Using </w:t>
      </w:r>
      <w:r w:rsidR="00312CAE" w:rsidRPr="00004C95">
        <w:rPr>
          <w:rFonts w:ascii="Times New Roman" w:eastAsia="Times New Roman" w:hAnsi="Times New Roman" w:cs="Times New Roman"/>
          <w:sz w:val="24"/>
          <w:szCs w:val="24"/>
        </w:rPr>
        <w:t xml:space="preserve">our </w:t>
      </w:r>
      <w:r w:rsidRPr="00004C95">
        <w:rPr>
          <w:rFonts w:ascii="Times New Roman" w:eastAsia="Times New Roman" w:hAnsi="Times New Roman" w:cs="Times New Roman"/>
          <w:sz w:val="24"/>
          <w:szCs w:val="24"/>
        </w:rPr>
        <w:t>TGI</w:t>
      </w:r>
      <w:r w:rsidR="00312CAE" w:rsidRPr="00004C95">
        <w:rPr>
          <w:rFonts w:ascii="Times New Roman" w:eastAsia="Times New Roman" w:hAnsi="Times New Roman" w:cs="Times New Roman"/>
          <w:sz w:val="24"/>
          <w:szCs w:val="24"/>
        </w:rPr>
        <w:t xml:space="preserve"> measure</w:t>
      </w:r>
      <w:r w:rsidRPr="00004C95">
        <w:rPr>
          <w:rFonts w:ascii="Times New Roman" w:eastAsia="Times New Roman" w:hAnsi="Times New Roman" w:cs="Times New Roman"/>
          <w:sz w:val="24"/>
          <w:szCs w:val="24"/>
        </w:rPr>
        <w:t xml:space="preserve">, we found that the </w:t>
      </w:r>
      <w:r w:rsidR="007A704E" w:rsidRPr="00004C95">
        <w:rPr>
          <w:rFonts w:ascii="Times New Roman" w:eastAsia="Times New Roman" w:hAnsi="Times New Roman" w:cs="Times New Roman"/>
          <w:sz w:val="24"/>
          <w:szCs w:val="24"/>
        </w:rPr>
        <w:t xml:space="preserve">genetic structure of the </w:t>
      </w:r>
      <w:r w:rsidRPr="00004C95">
        <w:rPr>
          <w:rFonts w:ascii="Times New Roman" w:eastAsia="Times New Roman" w:hAnsi="Times New Roman" w:cs="Times New Roman"/>
          <w:sz w:val="24"/>
          <w:szCs w:val="24"/>
        </w:rPr>
        <w:t xml:space="preserve">Elk River population of Northern tidewater goby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(Kinziger et al., 2015)</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has indeed changed significantly relative to the other populations sampled in the study area (permutation p-value = 0.0005), even after using strict </w:t>
      </w:r>
      <w:r w:rsidR="00560CDE" w:rsidRPr="00004C95">
        <w:rPr>
          <w:rFonts w:ascii="Times New Roman" w:eastAsia="Times New Roman" w:hAnsi="Times New Roman" w:cs="Times New Roman"/>
          <w:sz w:val="24"/>
          <w:szCs w:val="24"/>
        </w:rPr>
        <w:t xml:space="preserve">p-value </w:t>
      </w:r>
      <w:r w:rsidRPr="00004C95">
        <w:rPr>
          <w:rFonts w:ascii="Times New Roman" w:eastAsia="Times New Roman" w:hAnsi="Times New Roman" w:cs="Times New Roman"/>
          <w:sz w:val="24"/>
          <w:szCs w:val="24"/>
        </w:rPr>
        <w:t xml:space="preserve">adjustments (Holm-Bonferroni adjusted permutation p-value = 0.004). </w:t>
      </w:r>
      <w:r w:rsidR="00560CDE" w:rsidRPr="00004C95">
        <w:rPr>
          <w:rFonts w:ascii="Times New Roman" w:eastAsia="Times New Roman" w:hAnsi="Times New Roman" w:cs="Times New Roman"/>
          <w:sz w:val="24"/>
          <w:szCs w:val="24"/>
        </w:rPr>
        <w:t xml:space="preserve">Our </w:t>
      </w:r>
      <w:r w:rsidRPr="00004C95">
        <w:rPr>
          <w:rFonts w:ascii="Times New Roman" w:eastAsia="Times New Roman" w:hAnsi="Times New Roman" w:cs="Times New Roman"/>
          <w:sz w:val="24"/>
          <w:szCs w:val="24"/>
        </w:rPr>
        <w:t xml:space="preserve">results </w:t>
      </w:r>
      <w:r w:rsidR="00560CDE" w:rsidRPr="00004C95">
        <w:rPr>
          <w:rFonts w:ascii="Times New Roman" w:eastAsia="Times New Roman" w:hAnsi="Times New Roman" w:cs="Times New Roman"/>
          <w:sz w:val="24"/>
          <w:szCs w:val="24"/>
        </w:rPr>
        <w:t xml:space="preserve">thus confirm the purely descriptive results of the previous study, that there was a </w:t>
      </w:r>
      <w:r w:rsidRPr="00004C95">
        <w:rPr>
          <w:rFonts w:ascii="Times New Roman" w:eastAsia="Times New Roman" w:hAnsi="Times New Roman" w:cs="Times New Roman"/>
          <w:sz w:val="24"/>
          <w:szCs w:val="24"/>
        </w:rPr>
        <w:t xml:space="preserve">loss of genetic diversity in </w:t>
      </w:r>
      <w:r w:rsidR="00560CDE" w:rsidRPr="00004C95">
        <w:rPr>
          <w:rFonts w:ascii="Times New Roman" w:eastAsia="Times New Roman" w:hAnsi="Times New Roman" w:cs="Times New Roman"/>
          <w:sz w:val="24"/>
          <w:szCs w:val="24"/>
        </w:rPr>
        <w:t xml:space="preserve">the Elk River </w:t>
      </w:r>
      <w:r w:rsidRPr="00004C95">
        <w:rPr>
          <w:rFonts w:ascii="Times New Roman" w:eastAsia="Times New Roman" w:hAnsi="Times New Roman" w:cs="Times New Roman"/>
          <w:sz w:val="24"/>
          <w:szCs w:val="24"/>
        </w:rPr>
        <w:t xml:space="preserve">population, </w:t>
      </w:r>
      <w:r w:rsidR="00560CDE" w:rsidRPr="00004C95">
        <w:rPr>
          <w:rFonts w:ascii="Times New Roman" w:eastAsia="Times New Roman" w:hAnsi="Times New Roman" w:cs="Times New Roman"/>
          <w:sz w:val="24"/>
          <w:szCs w:val="24"/>
        </w:rPr>
        <w:t>with a robust statistical framework.</w:t>
      </w:r>
    </w:p>
    <w:p w14:paraId="2B93B74C" w14:textId="4B59E167" w:rsidR="00760250" w:rsidRPr="00004C95" w:rsidRDefault="00760250" w:rsidP="00182E94">
      <w:pPr>
        <w:pStyle w:val="Titre1"/>
        <w:spacing w:after="240" w:line="276" w:lineRule="auto"/>
      </w:pPr>
      <w:r w:rsidRPr="00004C95">
        <w:t>DISCUSSION</w:t>
      </w:r>
    </w:p>
    <w:p w14:paraId="52290116" w14:textId="78EF80F6" w:rsidR="00F73A5E" w:rsidRPr="00004C95" w:rsidRDefault="00F73A5E" w:rsidP="00B32F09">
      <w:r w:rsidRPr="00004C95">
        <w:rPr>
          <w:rFonts w:ascii="Times New Roman" w:eastAsia="Times New Roman" w:hAnsi="Times New Roman" w:cs="Times New Roman"/>
          <w:sz w:val="24"/>
          <w:szCs w:val="24"/>
        </w:rPr>
        <w:t xml:space="preserve">In this study, we specifically investigated how dispersal, the spatial extent of a demographic event, and the timing of sampling affected our ability to identify populations that have experienced significant changes in genetic </w:t>
      </w:r>
      <w:commentRangeStart w:id="2"/>
      <w:r w:rsidRPr="00004C95">
        <w:rPr>
          <w:rFonts w:ascii="Times New Roman" w:eastAsia="Times New Roman" w:hAnsi="Times New Roman" w:cs="Times New Roman"/>
          <w:sz w:val="24"/>
          <w:szCs w:val="24"/>
        </w:rPr>
        <w:t xml:space="preserve">diversity. </w:t>
      </w:r>
      <w:commentRangeEnd w:id="2"/>
      <w:r w:rsidRPr="00004C95">
        <w:rPr>
          <w:rStyle w:val="Marquedecommentaire"/>
        </w:rPr>
        <w:commentReference w:id="2"/>
      </w:r>
    </w:p>
    <w:p w14:paraId="5957EDBA" w14:textId="4DDE3E8B" w:rsidR="00760250" w:rsidRPr="00004C95" w:rsidRDefault="006C61A0" w:rsidP="00182E94">
      <w:pPr>
        <w:pStyle w:val="Titre2"/>
        <w:spacing w:after="240" w:line="276" w:lineRule="auto"/>
        <w:rPr>
          <w:lang w:val="en-US"/>
        </w:rPr>
      </w:pPr>
      <w:r w:rsidRPr="00004C95">
        <w:rPr>
          <w:lang w:val="en-US"/>
        </w:rPr>
        <w:t>TGI: a</w:t>
      </w:r>
      <w:r w:rsidR="00760250" w:rsidRPr="00004C95">
        <w:rPr>
          <w:lang w:val="en-US"/>
        </w:rPr>
        <w:t xml:space="preserve"> new and useful framework</w:t>
      </w:r>
    </w:p>
    <w:p w14:paraId="1D47CD2B" w14:textId="3F92C4FA"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TGI fills a gap: it provides a </w:t>
      </w:r>
      <w:r w:rsidR="007A704E" w:rsidRPr="00004C95">
        <w:rPr>
          <w:rFonts w:ascii="Times New Roman" w:eastAsia="Times New Roman" w:hAnsi="Times New Roman" w:cs="Times New Roman"/>
          <w:sz w:val="24"/>
          <w:szCs w:val="24"/>
        </w:rPr>
        <w:t>framework for</w:t>
      </w:r>
      <w:r w:rsidRPr="00004C95">
        <w:rPr>
          <w:rFonts w:ascii="Times New Roman" w:eastAsia="Times New Roman" w:hAnsi="Times New Roman" w:cs="Times New Roman"/>
          <w:sz w:val="24"/>
          <w:szCs w:val="24"/>
        </w:rPr>
        <w:t xml:space="preserve"> </w:t>
      </w:r>
      <w:r w:rsidR="007A704E" w:rsidRPr="00004C95">
        <w:rPr>
          <w:rFonts w:ascii="Times New Roman" w:eastAsia="Times New Roman" w:hAnsi="Times New Roman" w:cs="Times New Roman"/>
          <w:sz w:val="24"/>
          <w:szCs w:val="24"/>
        </w:rPr>
        <w:t xml:space="preserve">comparing </w:t>
      </w:r>
      <w:r w:rsidRPr="00004C95">
        <w:rPr>
          <w:rFonts w:ascii="Times New Roman" w:eastAsia="Times New Roman" w:hAnsi="Times New Roman" w:cs="Times New Roman"/>
          <w:sz w:val="24"/>
          <w:szCs w:val="24"/>
        </w:rPr>
        <w:t>temporally-repeated samples and test</w:t>
      </w:r>
      <w:r w:rsidR="007A704E" w:rsidRPr="00004C95">
        <w:rPr>
          <w:rFonts w:ascii="Times New Roman" w:eastAsia="Times New Roman" w:hAnsi="Times New Roman" w:cs="Times New Roman"/>
          <w:sz w:val="24"/>
          <w:szCs w:val="24"/>
        </w:rPr>
        <w:t>ing</w:t>
      </w:r>
      <w:r w:rsidRPr="00004C95">
        <w:rPr>
          <w:rFonts w:ascii="Times New Roman" w:eastAsia="Times New Roman" w:hAnsi="Times New Roman" w:cs="Times New Roman"/>
          <w:sz w:val="24"/>
          <w:szCs w:val="24"/>
        </w:rPr>
        <w:t xml:space="preserve"> whether a</w:t>
      </w:r>
      <w:r w:rsidR="007A704E" w:rsidRPr="00004C95">
        <w:rPr>
          <w:rFonts w:ascii="Times New Roman" w:eastAsia="Times New Roman" w:hAnsi="Times New Roman" w:cs="Times New Roman"/>
          <w:sz w:val="24"/>
          <w:szCs w:val="24"/>
        </w:rPr>
        <w:t>n observed</w:t>
      </w:r>
      <w:r w:rsidRPr="00004C95">
        <w:rPr>
          <w:rFonts w:ascii="Times New Roman" w:eastAsia="Times New Roman" w:hAnsi="Times New Roman" w:cs="Times New Roman"/>
          <w:sz w:val="24"/>
          <w:szCs w:val="24"/>
        </w:rPr>
        <w:t xml:space="preserve"> change in genetic diversity is </w:t>
      </w:r>
      <w:r w:rsidR="007A704E" w:rsidRPr="00004C95">
        <w:rPr>
          <w:rFonts w:ascii="Times New Roman" w:eastAsia="Times New Roman" w:hAnsi="Times New Roman" w:cs="Times New Roman"/>
          <w:sz w:val="24"/>
          <w:szCs w:val="24"/>
        </w:rPr>
        <w:t xml:space="preserve">significant </w:t>
      </w:r>
      <w:r w:rsidRPr="00004C95">
        <w:rPr>
          <w:rFonts w:ascii="Times New Roman" w:eastAsia="Times New Roman" w:hAnsi="Times New Roman" w:cs="Times New Roman"/>
          <w:sz w:val="24"/>
          <w:szCs w:val="24"/>
        </w:rPr>
        <w:t xml:space="preserve">relative to the ubiquitous </w:t>
      </w:r>
      <w:r w:rsidR="007A704E" w:rsidRPr="00004C95">
        <w:rPr>
          <w:rFonts w:ascii="Times New Roman" w:eastAsia="Times New Roman" w:hAnsi="Times New Roman" w:cs="Times New Roman"/>
          <w:sz w:val="24"/>
          <w:szCs w:val="24"/>
        </w:rPr>
        <w:t xml:space="preserve">and </w:t>
      </w:r>
      <w:r w:rsidRPr="00004C95">
        <w:rPr>
          <w:rFonts w:ascii="Times New Roman" w:eastAsia="Times New Roman" w:hAnsi="Times New Roman" w:cs="Times New Roman"/>
          <w:sz w:val="24"/>
          <w:szCs w:val="24"/>
        </w:rPr>
        <w:t>landscape-wide change</w:t>
      </w:r>
      <w:r w:rsidR="007A704E" w:rsidRPr="00004C95">
        <w:rPr>
          <w:rFonts w:ascii="Times New Roman" w:eastAsia="Times New Roman" w:hAnsi="Times New Roman" w:cs="Times New Roman"/>
          <w:sz w:val="24"/>
          <w:szCs w:val="24"/>
        </w:rPr>
        <w:t>s</w:t>
      </w:r>
      <w:r w:rsidRPr="00004C95">
        <w:rPr>
          <w:rFonts w:ascii="Times New Roman" w:eastAsia="Times New Roman" w:hAnsi="Times New Roman" w:cs="Times New Roman"/>
          <w:sz w:val="24"/>
          <w:szCs w:val="24"/>
        </w:rPr>
        <w:t xml:space="preserve"> associated with genetic drift</w:t>
      </w:r>
      <w:r w:rsidR="007A704E"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t>
      </w:r>
      <w:r w:rsidR="00960101" w:rsidRPr="00004C95">
        <w:rPr>
          <w:rFonts w:ascii="Times New Roman" w:eastAsia="Times New Roman" w:hAnsi="Times New Roman" w:cs="Times New Roman"/>
          <w:sz w:val="24"/>
          <w:szCs w:val="24"/>
        </w:rPr>
        <w:t xml:space="preserve">Our </w:t>
      </w:r>
      <w:r w:rsidRPr="00004C95">
        <w:rPr>
          <w:rFonts w:ascii="Times New Roman" w:eastAsia="Times New Roman" w:hAnsi="Times New Roman" w:cs="Times New Roman"/>
          <w:sz w:val="24"/>
          <w:szCs w:val="24"/>
        </w:rPr>
        <w:t>succe</w:t>
      </w:r>
      <w:r w:rsidR="00960101" w:rsidRPr="00004C95">
        <w:rPr>
          <w:rFonts w:ascii="Times New Roman" w:eastAsia="Times New Roman" w:hAnsi="Times New Roman" w:cs="Times New Roman"/>
          <w:sz w:val="24"/>
          <w:szCs w:val="24"/>
        </w:rPr>
        <w:t xml:space="preserve">ssful </w:t>
      </w:r>
      <w:r w:rsidR="00B25E2C" w:rsidRPr="00004C95">
        <w:rPr>
          <w:rFonts w:ascii="Times New Roman" w:eastAsia="Times New Roman" w:hAnsi="Times New Roman" w:cs="Times New Roman"/>
          <w:sz w:val="24"/>
          <w:szCs w:val="24"/>
        </w:rPr>
        <w:t xml:space="preserve">application of </w:t>
      </w:r>
      <w:r w:rsidRPr="00004C95">
        <w:rPr>
          <w:rFonts w:ascii="Times New Roman" w:eastAsia="Times New Roman" w:hAnsi="Times New Roman" w:cs="Times New Roman"/>
          <w:sz w:val="24"/>
          <w:szCs w:val="24"/>
        </w:rPr>
        <w:t xml:space="preserve">TBI to </w:t>
      </w:r>
      <w:r w:rsidR="00960101" w:rsidRPr="00004C95">
        <w:rPr>
          <w:rFonts w:ascii="Times New Roman" w:eastAsia="Times New Roman" w:hAnsi="Times New Roman" w:cs="Times New Roman"/>
          <w:sz w:val="24"/>
          <w:szCs w:val="24"/>
        </w:rPr>
        <w:t>genetic data</w:t>
      </w:r>
      <w:r w:rsidR="00B25E2C" w:rsidRPr="00004C95">
        <w:rPr>
          <w:rFonts w:ascii="Times New Roman" w:eastAsia="Times New Roman" w:hAnsi="Times New Roman" w:cs="Times New Roman"/>
          <w:sz w:val="24"/>
          <w:szCs w:val="24"/>
        </w:rPr>
        <w:t xml:space="preserve"> involved </w:t>
      </w:r>
      <w:r w:rsidRPr="00004C95">
        <w:rPr>
          <w:rFonts w:ascii="Times New Roman" w:eastAsia="Times New Roman" w:hAnsi="Times New Roman" w:cs="Times New Roman"/>
          <w:sz w:val="24"/>
          <w:szCs w:val="24"/>
        </w:rPr>
        <w:t>translati</w:t>
      </w:r>
      <w:r w:rsidR="00960101" w:rsidRPr="00004C95">
        <w:rPr>
          <w:rFonts w:ascii="Times New Roman" w:eastAsia="Times New Roman" w:hAnsi="Times New Roman" w:cs="Times New Roman"/>
          <w:sz w:val="24"/>
          <w:szCs w:val="24"/>
        </w:rPr>
        <w:t>ng</w:t>
      </w:r>
      <w:r w:rsidRPr="00004C95">
        <w:rPr>
          <w:rFonts w:ascii="Times New Roman" w:eastAsia="Times New Roman" w:hAnsi="Times New Roman" w:cs="Times New Roman"/>
          <w:sz w:val="24"/>
          <w:szCs w:val="24"/>
        </w:rPr>
        <w:t xml:space="preserve"> a species-by-site approach to a genotype-by-site approach and changing the permutation algorithm to accommodate the specific structure of various genetic data formats</w:t>
      </w:r>
      <w:r w:rsidR="00B32F09">
        <w:rPr>
          <w:rFonts w:ascii="Times New Roman" w:eastAsia="Times New Roman" w:hAnsi="Times New Roman" w:cs="Times New Roman"/>
          <w:sz w:val="24"/>
          <w:szCs w:val="24"/>
        </w:rPr>
        <w:t xml:space="preserve"> such as SNPs in our simulations and microsatellites in our application</w:t>
      </w:r>
      <w:r w:rsidRPr="00004C95">
        <w:rPr>
          <w:rFonts w:ascii="Times New Roman" w:eastAsia="Times New Roman" w:hAnsi="Times New Roman" w:cs="Times New Roman"/>
          <w:sz w:val="24"/>
          <w:szCs w:val="24"/>
        </w:rPr>
        <w:t xml:space="preserve">. </w:t>
      </w:r>
      <w:r w:rsidR="00960101" w:rsidRPr="00004C95">
        <w:rPr>
          <w:rFonts w:ascii="Times New Roman" w:eastAsia="Times New Roman" w:hAnsi="Times New Roman" w:cs="Times New Roman"/>
          <w:sz w:val="24"/>
          <w:szCs w:val="24"/>
        </w:rPr>
        <w:t>In addition to describing our new framework, we also evaluated its power and specificity</w:t>
      </w:r>
      <w:r w:rsidR="00423CCF" w:rsidRPr="00004C95">
        <w:rPr>
          <w:rFonts w:ascii="Times New Roman" w:eastAsia="Times New Roman" w:hAnsi="Times New Roman" w:cs="Times New Roman"/>
          <w:sz w:val="24"/>
          <w:szCs w:val="24"/>
        </w:rPr>
        <w:t xml:space="preserve"> and found that </w:t>
      </w:r>
      <w:r w:rsidR="00936FFD" w:rsidRPr="00004C95">
        <w:rPr>
          <w:rFonts w:ascii="Times New Roman" w:eastAsia="Times New Roman" w:hAnsi="Times New Roman" w:cs="Times New Roman"/>
          <w:sz w:val="24"/>
          <w:szCs w:val="24"/>
        </w:rPr>
        <w:t>TGI is functional over a wide range of parameters</w:t>
      </w:r>
      <w:r w:rsidR="00960101" w:rsidRPr="00004C95">
        <w:rPr>
          <w:rFonts w:ascii="Times New Roman" w:eastAsia="Times New Roman" w:hAnsi="Times New Roman" w:cs="Times New Roman"/>
          <w:sz w:val="24"/>
          <w:szCs w:val="24"/>
        </w:rPr>
        <w:t>.</w:t>
      </w:r>
      <w:r w:rsidR="00F91703"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One main contrast between our </w:t>
      </w:r>
      <w:r w:rsidR="00960101" w:rsidRPr="00004C95">
        <w:rPr>
          <w:rFonts w:ascii="Times New Roman" w:eastAsia="Times New Roman" w:hAnsi="Times New Roman" w:cs="Times New Roman"/>
          <w:sz w:val="24"/>
          <w:szCs w:val="24"/>
        </w:rPr>
        <w:t xml:space="preserve">new TGI </w:t>
      </w:r>
      <w:r w:rsidRPr="00004C95">
        <w:rPr>
          <w:rFonts w:ascii="Times New Roman" w:eastAsia="Times New Roman" w:hAnsi="Times New Roman" w:cs="Times New Roman"/>
          <w:sz w:val="24"/>
          <w:szCs w:val="24"/>
        </w:rPr>
        <w:t xml:space="preserve">approach and previous investigations of the performance of TBI, which used community composition data, is that we </w:t>
      </w:r>
      <w:r w:rsidR="00960101" w:rsidRPr="00004C95">
        <w:rPr>
          <w:rFonts w:ascii="Times New Roman" w:eastAsia="Times New Roman" w:hAnsi="Times New Roman" w:cs="Times New Roman"/>
          <w:sz w:val="24"/>
          <w:szCs w:val="24"/>
        </w:rPr>
        <w:t>also examined how</w:t>
      </w:r>
      <w:r w:rsidRPr="00004C95">
        <w:rPr>
          <w:rFonts w:ascii="Times New Roman" w:eastAsia="Times New Roman" w:hAnsi="Times New Roman" w:cs="Times New Roman"/>
          <w:sz w:val="24"/>
          <w:szCs w:val="24"/>
        </w:rPr>
        <w:t xml:space="preserve"> the timing of sampling</w:t>
      </w:r>
      <w:r w:rsidR="00960101" w:rsidRPr="00004C95">
        <w:rPr>
          <w:rFonts w:ascii="Times New Roman" w:eastAsia="Times New Roman" w:hAnsi="Times New Roman" w:cs="Times New Roman"/>
          <w:sz w:val="24"/>
          <w:szCs w:val="24"/>
        </w:rPr>
        <w:t xml:space="preserve"> may affect the downstream conclusions</w:t>
      </w:r>
      <w:r w:rsidR="00DC4F17">
        <w:rPr>
          <w:rFonts w:ascii="Times New Roman" w:eastAsia="Times New Roman" w:hAnsi="Times New Roman" w:cs="Times New Roman"/>
          <w:sz w:val="24"/>
          <w:szCs w:val="24"/>
        </w:rPr>
        <w:t>.</w:t>
      </w:r>
    </w:p>
    <w:p w14:paraId="3BA651F8" w14:textId="77777777" w:rsidR="00760250" w:rsidRPr="00004C95" w:rsidRDefault="00760250" w:rsidP="00182E94">
      <w:pPr>
        <w:pStyle w:val="Titre2"/>
        <w:spacing w:after="240" w:line="276" w:lineRule="auto"/>
        <w:rPr>
          <w:lang w:val="en-US"/>
        </w:rPr>
      </w:pPr>
      <w:r w:rsidRPr="00004C95">
        <w:rPr>
          <w:lang w:val="en-US"/>
        </w:rPr>
        <w:t>Dispersal and spatial extent</w:t>
      </w:r>
    </w:p>
    <w:p w14:paraId="76A37174" w14:textId="60FB4DEA" w:rsidR="00760250" w:rsidRPr="00004C95" w:rsidRDefault="00DE34CB"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Detection of</w:t>
      </w:r>
      <w:r w:rsidR="00760250" w:rsidRPr="00004C95">
        <w:rPr>
          <w:rFonts w:ascii="Times New Roman" w:eastAsia="Times New Roman" w:hAnsi="Times New Roman" w:cs="Times New Roman"/>
          <w:sz w:val="24"/>
          <w:szCs w:val="24"/>
        </w:rPr>
        <w:t xml:space="preserve"> temporal genetic changes </w:t>
      </w:r>
      <w:r w:rsidR="00774E9E" w:rsidRPr="00004C95">
        <w:rPr>
          <w:rFonts w:ascii="Times New Roman" w:eastAsia="Times New Roman" w:hAnsi="Times New Roman" w:cs="Times New Roman"/>
          <w:sz w:val="24"/>
          <w:szCs w:val="24"/>
        </w:rPr>
        <w:t xml:space="preserve">was </w:t>
      </w:r>
      <w:r w:rsidR="00760250" w:rsidRPr="00004C95">
        <w:rPr>
          <w:rFonts w:ascii="Times New Roman" w:eastAsia="Times New Roman" w:hAnsi="Times New Roman" w:cs="Times New Roman"/>
          <w:sz w:val="24"/>
          <w:szCs w:val="24"/>
        </w:rPr>
        <w:t>sensitive to dispersal</w:t>
      </w:r>
      <w:r w:rsidRPr="00004C95">
        <w:rPr>
          <w:rFonts w:ascii="Times New Roman" w:eastAsia="Times New Roman" w:hAnsi="Times New Roman" w:cs="Times New Roman"/>
          <w:sz w:val="24"/>
          <w:szCs w:val="24"/>
        </w:rPr>
        <w:t>;</w:t>
      </w:r>
      <w:r w:rsidR="00423CCF"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false negatives increased with dispersal</w:t>
      </w:r>
      <w:r w:rsidR="00960101" w:rsidRPr="00004C95">
        <w:rPr>
          <w:rFonts w:ascii="Times New Roman" w:eastAsia="Times New Roman" w:hAnsi="Times New Roman" w:cs="Times New Roman"/>
          <w:sz w:val="24"/>
          <w:szCs w:val="24"/>
        </w:rPr>
        <w:t xml:space="preserve"> capacity</w:t>
      </w:r>
      <w:r w:rsidR="00760250"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al</w:t>
      </w:r>
      <w:r w:rsidR="00F118CE" w:rsidRPr="00004C95">
        <w:rPr>
          <w:rFonts w:ascii="Times New Roman" w:eastAsia="Times New Roman" w:hAnsi="Times New Roman" w:cs="Times New Roman"/>
          <w:sz w:val="24"/>
          <w:szCs w:val="24"/>
        </w:rPr>
        <w:t xml:space="preserve">though </w:t>
      </w:r>
      <w:r w:rsidR="00760250" w:rsidRPr="00004C95">
        <w:rPr>
          <w:rFonts w:ascii="Times New Roman" w:eastAsia="Times New Roman" w:hAnsi="Times New Roman" w:cs="Times New Roman"/>
          <w:sz w:val="24"/>
          <w:szCs w:val="24"/>
        </w:rPr>
        <w:t xml:space="preserve">false positives did not show a </w:t>
      </w:r>
      <w:r w:rsidR="00960101" w:rsidRPr="00004C95">
        <w:rPr>
          <w:rFonts w:ascii="Times New Roman" w:eastAsia="Times New Roman" w:hAnsi="Times New Roman" w:cs="Times New Roman"/>
          <w:sz w:val="24"/>
          <w:szCs w:val="24"/>
        </w:rPr>
        <w:t xml:space="preserve">clear </w:t>
      </w:r>
      <w:r w:rsidR="00760250" w:rsidRPr="00004C95">
        <w:rPr>
          <w:rFonts w:ascii="Times New Roman" w:eastAsia="Times New Roman" w:hAnsi="Times New Roman" w:cs="Times New Roman"/>
          <w:sz w:val="24"/>
          <w:szCs w:val="24"/>
        </w:rPr>
        <w:t xml:space="preserve">trend (Fig. 3, 4). The influence of dispersal on the </w:t>
      </w:r>
      <w:r w:rsidR="00F118CE" w:rsidRPr="00004C95">
        <w:rPr>
          <w:rFonts w:ascii="Times New Roman" w:eastAsia="Times New Roman" w:hAnsi="Times New Roman" w:cs="Times New Roman"/>
          <w:sz w:val="24"/>
          <w:szCs w:val="24"/>
        </w:rPr>
        <w:t>FNR</w:t>
      </w:r>
      <w:r w:rsidR="00760250" w:rsidRPr="00004C95">
        <w:rPr>
          <w:rFonts w:ascii="Times New Roman" w:eastAsia="Times New Roman" w:hAnsi="Times New Roman" w:cs="Times New Roman"/>
          <w:sz w:val="24"/>
          <w:szCs w:val="24"/>
        </w:rPr>
        <w:t xml:space="preserve"> </w:t>
      </w:r>
      <w:r w:rsidR="00F118CE" w:rsidRPr="00004C95">
        <w:rPr>
          <w:rFonts w:ascii="Times New Roman" w:eastAsia="Times New Roman" w:hAnsi="Times New Roman" w:cs="Times New Roman"/>
          <w:sz w:val="24"/>
          <w:szCs w:val="24"/>
        </w:rPr>
        <w:t>was also affected by the</w:t>
      </w:r>
      <w:r w:rsidR="00760250" w:rsidRPr="00004C95">
        <w:rPr>
          <w:rFonts w:ascii="Times New Roman" w:eastAsia="Times New Roman" w:hAnsi="Times New Roman" w:cs="Times New Roman"/>
          <w:sz w:val="24"/>
          <w:szCs w:val="24"/>
        </w:rPr>
        <w:t xml:space="preserve"> time lag between an event and the subsequent sampling</w:t>
      </w:r>
      <w:r w:rsidR="00F118CE" w:rsidRPr="00004C95">
        <w:rPr>
          <w:rFonts w:ascii="Times New Roman" w:eastAsia="Times New Roman" w:hAnsi="Times New Roman" w:cs="Times New Roman"/>
          <w:sz w:val="24"/>
          <w:szCs w:val="24"/>
        </w:rPr>
        <w:t xml:space="preserve"> effort; the effects of different </w:t>
      </w:r>
      <w:r w:rsidR="00760250" w:rsidRPr="00004C95">
        <w:rPr>
          <w:rFonts w:ascii="Times New Roman" w:eastAsia="Times New Roman" w:hAnsi="Times New Roman" w:cs="Times New Roman"/>
          <w:sz w:val="24"/>
          <w:szCs w:val="24"/>
        </w:rPr>
        <w:t xml:space="preserve">dispersal </w:t>
      </w:r>
      <w:r w:rsidR="00F118CE" w:rsidRPr="00004C95">
        <w:rPr>
          <w:rFonts w:ascii="Times New Roman" w:eastAsia="Times New Roman" w:hAnsi="Times New Roman" w:cs="Times New Roman"/>
          <w:sz w:val="24"/>
          <w:szCs w:val="24"/>
        </w:rPr>
        <w:t>capacities</w:t>
      </w:r>
      <w:r w:rsidR="00760250" w:rsidRPr="00004C95">
        <w:rPr>
          <w:rFonts w:ascii="Times New Roman" w:eastAsia="Times New Roman" w:hAnsi="Times New Roman" w:cs="Times New Roman"/>
          <w:sz w:val="24"/>
          <w:szCs w:val="24"/>
        </w:rPr>
        <w:t xml:space="preserve"> </w:t>
      </w:r>
      <w:r w:rsidR="00960101" w:rsidRPr="00004C95">
        <w:rPr>
          <w:rFonts w:ascii="Times New Roman" w:eastAsia="Times New Roman" w:hAnsi="Times New Roman" w:cs="Times New Roman"/>
          <w:sz w:val="24"/>
          <w:szCs w:val="24"/>
        </w:rPr>
        <w:t>w</w:t>
      </w:r>
      <w:r w:rsidR="00F118CE" w:rsidRPr="00004C95">
        <w:rPr>
          <w:rFonts w:ascii="Times New Roman" w:eastAsia="Times New Roman" w:hAnsi="Times New Roman" w:cs="Times New Roman"/>
          <w:sz w:val="24"/>
          <w:szCs w:val="24"/>
        </w:rPr>
        <w:t>ere</w:t>
      </w:r>
      <w:r w:rsidR="00960101" w:rsidRPr="00004C95">
        <w:rPr>
          <w:rFonts w:ascii="Times New Roman" w:eastAsia="Times New Roman" w:hAnsi="Times New Roman" w:cs="Times New Roman"/>
          <w:sz w:val="24"/>
          <w:szCs w:val="24"/>
        </w:rPr>
        <w:t xml:space="preserve"> evident even</w:t>
      </w:r>
      <w:r w:rsidR="00760250" w:rsidRPr="00004C95">
        <w:rPr>
          <w:rFonts w:ascii="Times New Roman" w:eastAsia="Times New Roman" w:hAnsi="Times New Roman" w:cs="Times New Roman"/>
          <w:sz w:val="24"/>
          <w:szCs w:val="24"/>
        </w:rPr>
        <w:t xml:space="preserve"> </w:t>
      </w:r>
      <w:r w:rsidR="00960101" w:rsidRPr="00004C95">
        <w:rPr>
          <w:rFonts w:ascii="Times New Roman" w:eastAsia="Times New Roman" w:hAnsi="Times New Roman" w:cs="Times New Roman"/>
          <w:sz w:val="24"/>
          <w:szCs w:val="24"/>
        </w:rPr>
        <w:t xml:space="preserve">when samples were separated by </w:t>
      </w:r>
      <w:r w:rsidR="00760250" w:rsidRPr="00004C95">
        <w:rPr>
          <w:rFonts w:ascii="Times New Roman" w:eastAsia="Times New Roman" w:hAnsi="Times New Roman" w:cs="Times New Roman"/>
          <w:sz w:val="24"/>
          <w:szCs w:val="24"/>
        </w:rPr>
        <w:t>only one generation (</w:t>
      </w:r>
      <w:r w:rsidR="00960101" w:rsidRPr="00004C95">
        <w:rPr>
          <w:rFonts w:ascii="Times New Roman" w:eastAsia="Times New Roman" w:hAnsi="Times New Roman" w:cs="Times New Roman"/>
          <w:sz w:val="24"/>
          <w:szCs w:val="24"/>
        </w:rPr>
        <w:t xml:space="preserve">i.e., samples were collected immediately </w:t>
      </w:r>
      <w:r w:rsidR="00760250" w:rsidRPr="00004C95">
        <w:rPr>
          <w:rFonts w:ascii="Times New Roman" w:eastAsia="Times New Roman" w:hAnsi="Times New Roman" w:cs="Times New Roman"/>
          <w:sz w:val="24"/>
          <w:szCs w:val="24"/>
        </w:rPr>
        <w:t xml:space="preserve">before and after the event) and </w:t>
      </w:r>
      <w:r w:rsidR="00774E9E" w:rsidRPr="00004C95">
        <w:rPr>
          <w:rFonts w:ascii="Times New Roman" w:eastAsia="Times New Roman" w:hAnsi="Times New Roman" w:cs="Times New Roman"/>
          <w:sz w:val="24"/>
          <w:szCs w:val="24"/>
        </w:rPr>
        <w:t>were magnified</w:t>
      </w:r>
      <w:r w:rsidR="00F118CE"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as the time between samplings </w:t>
      </w:r>
      <w:r w:rsidR="00F118CE" w:rsidRPr="00004C95">
        <w:rPr>
          <w:rFonts w:ascii="Times New Roman" w:eastAsia="Times New Roman" w:hAnsi="Times New Roman" w:cs="Times New Roman"/>
          <w:sz w:val="24"/>
          <w:szCs w:val="24"/>
        </w:rPr>
        <w:t>increased</w:t>
      </w:r>
      <w:r w:rsidR="00760250" w:rsidRPr="00004C95">
        <w:rPr>
          <w:rFonts w:ascii="Times New Roman" w:eastAsia="Times New Roman" w:hAnsi="Times New Roman" w:cs="Times New Roman"/>
          <w:sz w:val="24"/>
          <w:szCs w:val="24"/>
        </w:rPr>
        <w:t xml:space="preserve">. </w:t>
      </w:r>
      <w:commentRangeStart w:id="3"/>
      <w:r w:rsidR="00774E9E" w:rsidRPr="00004C95">
        <w:rPr>
          <w:rFonts w:ascii="Times New Roman" w:eastAsia="Times New Roman" w:hAnsi="Times New Roman" w:cs="Times New Roman"/>
          <w:sz w:val="24"/>
          <w:szCs w:val="24"/>
        </w:rPr>
        <w:t xml:space="preserve">Dispersal capacity is also functionally linked to landscape </w:t>
      </w:r>
      <w:r w:rsidR="00760250" w:rsidRPr="00004C95">
        <w:rPr>
          <w:rFonts w:ascii="Times New Roman" w:eastAsia="Times New Roman" w:hAnsi="Times New Roman" w:cs="Times New Roman"/>
          <w:sz w:val="24"/>
          <w:szCs w:val="24"/>
        </w:rPr>
        <w:t>connectivity</w:t>
      </w:r>
      <w:r w:rsidR="00774E9E"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as connectivity represents the degree to which a landscape constrains dispersal </w:t>
      </w:r>
      <w:r w:rsidR="00760250" w:rsidRPr="00004C95">
        <w:rPr>
          <w:rFonts w:ascii="Times New Roman" w:eastAsia="Times New Roman" w:hAnsi="Times New Roman" w:cs="Times New Roman"/>
          <w:sz w:val="24"/>
          <w:szCs w:val="24"/>
        </w:rPr>
        <w:fldChar w:fldCharType="begin" w:fldLock="1"/>
      </w:r>
      <w:r w:rsidR="00420A57">
        <w:rPr>
          <w:rFonts w:ascii="Times New Roman" w:eastAsia="Times New Roman" w:hAnsi="Times New Roman" w:cs="Times New Roman"/>
          <w:sz w:val="24"/>
          <w:szCs w:val="24"/>
        </w:rPr>
        <w:instrText>ADDIN CSL_CITATION {"citationItems":[{"id":"ITEM-1","itemData":{"DOI":"10.2307/3544927","ISBN":"0030-1299","ISSN":"00301299","PMID":"21211708","abstract":"JSTOR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.","author":[{"dropping-particle":"","family":"Taylor","given":"Philip D.","non-dropping-particle":"","parse-names":false,"suffix":""},{"dropping-particle":"","family":"Fahrig","given":"Lenore","non-dropping-particle":"","parse-names":false,"suffix":""},{"dropping-particle":"","family":"Henein","given":"Kringen","non-dropping-particle":"","parse-names":false,"suffix":""},{"dropping-particle":"","family":"Merriam","given":"Gray","non-dropping-particle":"","parse-names":false,"suffix":""}],"container-title":"Oikos","id":"ITEM-1","issue":"3","issued":{"date-parts":[["1993"]]},"page":"571-573","title":"Connectivity is a vital element of landscape structure","type":"article-journal","volume":"68"},"uris":["http://www.mendeley.com/documents/?uuid=be27aa83-c328-4871-9726-55125b435d54"]}],"mendeley":{"formattedCitation":"(Taylor, Fahrig, Henein, &amp; Merriam, 1993)","plainTextFormattedCitation":"(Taylor, Fahrig, Henein, &amp; Merriam, 1993)","previouslyFormattedCitation":"(Taylor, Fahrig, Henein, &amp; Merriam, 1993)"},"properties":{"noteIndex":0},"schema":"https://github.com/citation-style-language/schema/raw/master/csl-citation.json"}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(Taylor, Fahrig, Henein, &amp; Merriam, 1993)</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Considering that we used dispersal ability as a proxy for landscape connectivity, th</w:t>
      </w:r>
      <w:r w:rsidR="00774E9E" w:rsidRPr="00004C95">
        <w:rPr>
          <w:rFonts w:ascii="Times New Roman" w:eastAsia="Times New Roman" w:hAnsi="Times New Roman" w:cs="Times New Roman"/>
          <w:sz w:val="24"/>
          <w:szCs w:val="24"/>
        </w:rPr>
        <w:t>e effects of sampling time and dispersal capacity</w:t>
      </w:r>
      <w:r w:rsidR="00760250" w:rsidRPr="00004C95">
        <w:rPr>
          <w:rFonts w:ascii="Times New Roman" w:eastAsia="Times New Roman" w:hAnsi="Times New Roman" w:cs="Times New Roman"/>
          <w:sz w:val="24"/>
          <w:szCs w:val="24"/>
        </w:rPr>
        <w:t xml:space="preserve"> </w:t>
      </w:r>
      <w:r w:rsidR="00774E9E" w:rsidRPr="00004C95">
        <w:rPr>
          <w:rFonts w:ascii="Times New Roman" w:eastAsia="Times New Roman" w:hAnsi="Times New Roman" w:cs="Times New Roman"/>
          <w:sz w:val="24"/>
          <w:szCs w:val="24"/>
        </w:rPr>
        <w:t xml:space="preserve">on the FNR </w:t>
      </w:r>
      <w:r w:rsidR="00760250" w:rsidRPr="00004C95">
        <w:rPr>
          <w:rFonts w:ascii="Times New Roman" w:eastAsia="Times New Roman" w:hAnsi="Times New Roman" w:cs="Times New Roman"/>
          <w:sz w:val="24"/>
          <w:szCs w:val="24"/>
        </w:rPr>
        <w:t xml:space="preserve">suggest that well-connected landscapes might require more </w:t>
      </w:r>
      <w:r w:rsidR="00760250" w:rsidRPr="00004C95">
        <w:rPr>
          <w:rFonts w:ascii="Times New Roman" w:eastAsia="Times New Roman" w:hAnsi="Times New Roman" w:cs="Times New Roman"/>
          <w:sz w:val="24"/>
          <w:szCs w:val="24"/>
        </w:rPr>
        <w:lastRenderedPageBreak/>
        <w:t>frequent sampling to overcome the negative effect of connectivity on our ability to correctly identify affected populations.</w:t>
      </w:r>
      <w:commentRangeEnd w:id="3"/>
      <w:r w:rsidRPr="00004C95">
        <w:rPr>
          <w:rStyle w:val="Marquedecommentaire"/>
        </w:rPr>
        <w:commentReference w:id="3"/>
      </w:r>
    </w:p>
    <w:p w14:paraId="77447196" w14:textId="775E1718"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The spatial extent of </w:t>
      </w:r>
      <w:r w:rsidR="00774E9E" w:rsidRPr="00004C95">
        <w:rPr>
          <w:rFonts w:ascii="Times New Roman" w:eastAsia="Times New Roman" w:hAnsi="Times New Roman" w:cs="Times New Roman"/>
          <w:sz w:val="24"/>
          <w:szCs w:val="24"/>
        </w:rPr>
        <w:t xml:space="preserve">a demographic </w:t>
      </w:r>
      <w:r w:rsidRPr="00004C95">
        <w:rPr>
          <w:rFonts w:ascii="Times New Roman" w:eastAsia="Times New Roman" w:hAnsi="Times New Roman" w:cs="Times New Roman"/>
          <w:sz w:val="24"/>
          <w:szCs w:val="24"/>
        </w:rPr>
        <w:t xml:space="preserve">event </w:t>
      </w:r>
      <w:r w:rsidR="00774E9E" w:rsidRPr="00004C95">
        <w:rPr>
          <w:rFonts w:ascii="Times New Roman" w:eastAsia="Times New Roman" w:hAnsi="Times New Roman" w:cs="Times New Roman"/>
          <w:sz w:val="24"/>
          <w:szCs w:val="24"/>
        </w:rPr>
        <w:t xml:space="preserve">increased </w:t>
      </w:r>
      <w:r w:rsidRPr="00004C95">
        <w:rPr>
          <w:rFonts w:ascii="Times New Roman" w:eastAsia="Times New Roman" w:hAnsi="Times New Roman" w:cs="Times New Roman"/>
          <w:sz w:val="24"/>
          <w:szCs w:val="24"/>
        </w:rPr>
        <w:t xml:space="preserve">our ability to correctly </w:t>
      </w:r>
      <w:r w:rsidR="00774E9E" w:rsidRPr="00004C95">
        <w:rPr>
          <w:rFonts w:ascii="Times New Roman" w:eastAsia="Times New Roman" w:hAnsi="Times New Roman" w:cs="Times New Roman"/>
          <w:sz w:val="24"/>
          <w:szCs w:val="24"/>
        </w:rPr>
        <w:t xml:space="preserve">identify </w:t>
      </w:r>
      <w:r w:rsidRPr="00004C95">
        <w:rPr>
          <w:rFonts w:ascii="Times New Roman" w:eastAsia="Times New Roman" w:hAnsi="Times New Roman" w:cs="Times New Roman"/>
          <w:sz w:val="24"/>
          <w:szCs w:val="24"/>
        </w:rPr>
        <w:t xml:space="preserve">populations that have not truly changed (lower FPR), but it </w:t>
      </w:r>
      <w:r w:rsidR="00774E9E" w:rsidRPr="00004C95">
        <w:rPr>
          <w:rFonts w:ascii="Times New Roman" w:eastAsia="Times New Roman" w:hAnsi="Times New Roman" w:cs="Times New Roman"/>
          <w:sz w:val="24"/>
          <w:szCs w:val="24"/>
        </w:rPr>
        <w:t xml:space="preserve">also decreased </w:t>
      </w:r>
      <w:r w:rsidRPr="00004C95">
        <w:rPr>
          <w:rFonts w:ascii="Times New Roman" w:eastAsia="Times New Roman" w:hAnsi="Times New Roman" w:cs="Times New Roman"/>
          <w:sz w:val="24"/>
          <w:szCs w:val="24"/>
        </w:rPr>
        <w:t xml:space="preserve">our ability to correctly </w:t>
      </w:r>
      <w:r w:rsidR="00774E9E" w:rsidRPr="00004C95">
        <w:rPr>
          <w:rFonts w:ascii="Times New Roman" w:eastAsia="Times New Roman" w:hAnsi="Times New Roman" w:cs="Times New Roman"/>
          <w:sz w:val="24"/>
          <w:szCs w:val="24"/>
        </w:rPr>
        <w:t xml:space="preserve">identify </w:t>
      </w:r>
      <w:r w:rsidRPr="00004C95">
        <w:rPr>
          <w:rFonts w:ascii="Times New Roman" w:eastAsia="Times New Roman" w:hAnsi="Times New Roman" w:cs="Times New Roman"/>
          <w:sz w:val="24"/>
          <w:szCs w:val="24"/>
        </w:rPr>
        <w:t xml:space="preserve">populations that </w:t>
      </w:r>
      <w:r w:rsidR="002354FB" w:rsidRPr="00004C95">
        <w:rPr>
          <w:rFonts w:ascii="Times New Roman" w:eastAsia="Times New Roman" w:hAnsi="Times New Roman" w:cs="Times New Roman"/>
          <w:sz w:val="24"/>
          <w:szCs w:val="24"/>
        </w:rPr>
        <w:t xml:space="preserve">did change </w:t>
      </w:r>
      <w:r w:rsidRPr="00004C95">
        <w:rPr>
          <w:rFonts w:ascii="Times New Roman" w:eastAsia="Times New Roman" w:hAnsi="Times New Roman" w:cs="Times New Roman"/>
          <w:sz w:val="24"/>
          <w:szCs w:val="24"/>
        </w:rPr>
        <w:t xml:space="preserve">(higher FNR). </w:t>
      </w:r>
      <w:r w:rsidR="00774E9E" w:rsidRPr="00004C95">
        <w:rPr>
          <w:rFonts w:ascii="Times New Roman" w:eastAsia="Times New Roman" w:hAnsi="Times New Roman" w:cs="Times New Roman"/>
          <w:sz w:val="24"/>
          <w:szCs w:val="24"/>
        </w:rPr>
        <w:t xml:space="preserve">The magnitude of this </w:t>
      </w:r>
      <w:r w:rsidRPr="00004C95">
        <w:rPr>
          <w:rFonts w:ascii="Times New Roman" w:eastAsia="Times New Roman" w:hAnsi="Times New Roman" w:cs="Times New Roman"/>
          <w:sz w:val="24"/>
          <w:szCs w:val="24"/>
        </w:rPr>
        <w:t xml:space="preserve">trade-off </w:t>
      </w:r>
      <w:r w:rsidR="00774E9E" w:rsidRPr="00004C95">
        <w:rPr>
          <w:rFonts w:ascii="Times New Roman" w:eastAsia="Times New Roman" w:hAnsi="Times New Roman" w:cs="Times New Roman"/>
          <w:sz w:val="24"/>
          <w:szCs w:val="24"/>
        </w:rPr>
        <w:t xml:space="preserve">varied with </w:t>
      </w:r>
      <w:r w:rsidRPr="00004C95">
        <w:rPr>
          <w:rFonts w:ascii="Times New Roman" w:eastAsia="Times New Roman" w:hAnsi="Times New Roman" w:cs="Times New Roman"/>
          <w:sz w:val="24"/>
          <w:szCs w:val="24"/>
        </w:rPr>
        <w:t>dispersal</w:t>
      </w:r>
      <w:r w:rsidR="00774E9E" w:rsidRPr="00004C95">
        <w:rPr>
          <w:rFonts w:ascii="Times New Roman" w:eastAsia="Times New Roman" w:hAnsi="Times New Roman" w:cs="Times New Roman"/>
          <w:sz w:val="24"/>
          <w:szCs w:val="24"/>
        </w:rPr>
        <w:t xml:space="preserve"> capacity</w:t>
      </w:r>
      <w:r w:rsidRPr="00004C95">
        <w:rPr>
          <w:rFonts w:ascii="Times New Roman" w:eastAsia="Times New Roman" w:hAnsi="Times New Roman" w:cs="Times New Roman"/>
          <w:sz w:val="24"/>
          <w:szCs w:val="24"/>
        </w:rPr>
        <w:t xml:space="preserve">. Although </w:t>
      </w:r>
      <w:r w:rsidR="00774E9E" w:rsidRPr="00004C95">
        <w:rPr>
          <w:rFonts w:ascii="Times New Roman" w:eastAsia="Times New Roman" w:hAnsi="Times New Roman" w:cs="Times New Roman"/>
          <w:sz w:val="24"/>
          <w:szCs w:val="24"/>
        </w:rPr>
        <w:t xml:space="preserve">a broader </w:t>
      </w:r>
      <w:r w:rsidRPr="00004C95">
        <w:rPr>
          <w:rFonts w:ascii="Times New Roman" w:eastAsia="Times New Roman" w:hAnsi="Times New Roman" w:cs="Times New Roman"/>
          <w:sz w:val="24"/>
          <w:szCs w:val="24"/>
        </w:rPr>
        <w:t xml:space="preserve">spatial extent may help researchers detect </w:t>
      </w:r>
      <w:r w:rsidR="00774E9E" w:rsidRPr="00004C95">
        <w:rPr>
          <w:rFonts w:ascii="Times New Roman" w:eastAsia="Times New Roman" w:hAnsi="Times New Roman" w:cs="Times New Roman"/>
          <w:sz w:val="24"/>
          <w:szCs w:val="24"/>
        </w:rPr>
        <w:t>an event</w:t>
      </w:r>
      <w:r w:rsidRPr="00004C95">
        <w:rPr>
          <w:rFonts w:ascii="Times New Roman" w:eastAsia="Times New Roman" w:hAnsi="Times New Roman" w:cs="Times New Roman"/>
          <w:sz w:val="24"/>
          <w:szCs w:val="24"/>
        </w:rPr>
        <w:t xml:space="preserve">, as the chance of sampling an affected </w:t>
      </w:r>
      <w:r w:rsidR="00423CCF" w:rsidRPr="00004C95">
        <w:rPr>
          <w:rFonts w:ascii="Times New Roman" w:eastAsia="Times New Roman" w:hAnsi="Times New Roman" w:cs="Times New Roman"/>
          <w:sz w:val="24"/>
          <w:szCs w:val="24"/>
        </w:rPr>
        <w:t xml:space="preserve">population </w:t>
      </w:r>
      <w:r w:rsidRPr="00004C95">
        <w:rPr>
          <w:rFonts w:ascii="Times New Roman" w:eastAsia="Times New Roman" w:hAnsi="Times New Roman" w:cs="Times New Roman"/>
          <w:sz w:val="24"/>
          <w:szCs w:val="24"/>
        </w:rPr>
        <w:t xml:space="preserve">increases, it may also increase the risk of not identifying the genetic legacy of the event at all, especially in </w:t>
      </w:r>
      <w:r w:rsidR="00774E9E" w:rsidRPr="00004C95">
        <w:rPr>
          <w:rFonts w:ascii="Times New Roman" w:eastAsia="Times New Roman" w:hAnsi="Times New Roman" w:cs="Times New Roman"/>
          <w:sz w:val="24"/>
          <w:szCs w:val="24"/>
        </w:rPr>
        <w:t>high-</w:t>
      </w:r>
      <w:r w:rsidR="00CB36E0">
        <w:rPr>
          <w:rFonts w:ascii="Times New Roman" w:eastAsia="Times New Roman" w:hAnsi="Times New Roman" w:cs="Times New Roman"/>
          <w:sz w:val="24"/>
          <w:szCs w:val="24"/>
        </w:rPr>
        <w:t>dispersal landscapes</w:t>
      </w:r>
      <w:r w:rsidR="00853581" w:rsidRPr="00004C95">
        <w:rPr>
          <w:rFonts w:ascii="Times New Roman" w:eastAsia="Times New Roman" w:hAnsi="Times New Roman" w:cs="Times New Roman"/>
          <w:sz w:val="24"/>
          <w:szCs w:val="24"/>
        </w:rPr>
        <w:t xml:space="preserve">. It is less effective for analyzing </w:t>
      </w:r>
      <w:r w:rsidR="00774E9E" w:rsidRPr="00004C95">
        <w:rPr>
          <w:rFonts w:ascii="Times New Roman" w:eastAsia="Times New Roman" w:hAnsi="Times New Roman" w:cs="Times New Roman"/>
          <w:sz w:val="24"/>
          <w:szCs w:val="24"/>
        </w:rPr>
        <w:t xml:space="preserve">gradual, </w:t>
      </w:r>
      <w:r w:rsidRPr="00004C95">
        <w:rPr>
          <w:rFonts w:ascii="Times New Roman" w:eastAsia="Times New Roman" w:hAnsi="Times New Roman" w:cs="Times New Roman"/>
          <w:sz w:val="24"/>
          <w:szCs w:val="24"/>
        </w:rPr>
        <w:t xml:space="preserve">landscape-wide disturbances. </w:t>
      </w:r>
      <w:r w:rsidR="00853581" w:rsidRPr="00004C95">
        <w:rPr>
          <w:rFonts w:ascii="Times New Roman" w:eastAsia="Times New Roman" w:hAnsi="Times New Roman" w:cs="Times New Roman"/>
          <w:sz w:val="24"/>
          <w:szCs w:val="24"/>
        </w:rPr>
        <w:t xml:space="preserve">In addition, when multiple </w:t>
      </w:r>
      <w:r w:rsidRPr="00004C95">
        <w:rPr>
          <w:rFonts w:ascii="Times New Roman" w:eastAsia="Times New Roman" w:hAnsi="Times New Roman" w:cs="Times New Roman"/>
          <w:sz w:val="24"/>
          <w:szCs w:val="24"/>
        </w:rPr>
        <w:t>populations were affected</w:t>
      </w:r>
      <w:r w:rsidR="00853581" w:rsidRPr="00004C95">
        <w:rPr>
          <w:rFonts w:ascii="Times New Roman" w:eastAsia="Times New Roman" w:hAnsi="Times New Roman" w:cs="Times New Roman"/>
          <w:sz w:val="24"/>
          <w:szCs w:val="24"/>
        </w:rPr>
        <w:t xml:space="preserve"> in our simulations</w:t>
      </w:r>
      <w:r w:rsidRPr="00004C95">
        <w:rPr>
          <w:rFonts w:ascii="Times New Roman" w:eastAsia="Times New Roman" w:hAnsi="Times New Roman" w:cs="Times New Roman"/>
          <w:sz w:val="24"/>
          <w:szCs w:val="24"/>
        </w:rPr>
        <w:t xml:space="preserve">, we </w:t>
      </w:r>
      <w:r w:rsidR="00853581" w:rsidRPr="00004C95">
        <w:rPr>
          <w:rFonts w:ascii="Times New Roman" w:eastAsia="Times New Roman" w:hAnsi="Times New Roman" w:cs="Times New Roman"/>
          <w:sz w:val="24"/>
          <w:szCs w:val="24"/>
        </w:rPr>
        <w:t xml:space="preserve">always </w:t>
      </w:r>
      <w:r w:rsidRPr="00004C95">
        <w:rPr>
          <w:rFonts w:ascii="Times New Roman" w:eastAsia="Times New Roman" w:hAnsi="Times New Roman" w:cs="Times New Roman"/>
          <w:sz w:val="24"/>
          <w:szCs w:val="24"/>
        </w:rPr>
        <w:t xml:space="preserve">chose </w:t>
      </w:r>
      <w:r w:rsidR="00423CCF" w:rsidRPr="00004C95">
        <w:rPr>
          <w:rFonts w:ascii="Times New Roman" w:eastAsia="Times New Roman" w:hAnsi="Times New Roman" w:cs="Times New Roman"/>
          <w:sz w:val="24"/>
          <w:szCs w:val="24"/>
        </w:rPr>
        <w:t xml:space="preserve">to affect </w:t>
      </w:r>
      <w:r w:rsidRPr="00004C95">
        <w:rPr>
          <w:rFonts w:ascii="Times New Roman" w:eastAsia="Times New Roman" w:hAnsi="Times New Roman" w:cs="Times New Roman"/>
          <w:sz w:val="24"/>
          <w:szCs w:val="24"/>
        </w:rPr>
        <w:t xml:space="preserve">adjacent populations; </w:t>
      </w:r>
      <w:r w:rsidR="00853581" w:rsidRPr="00004C95">
        <w:rPr>
          <w:rFonts w:ascii="Times New Roman" w:eastAsia="Times New Roman" w:hAnsi="Times New Roman" w:cs="Times New Roman"/>
          <w:sz w:val="24"/>
          <w:szCs w:val="24"/>
        </w:rPr>
        <w:t xml:space="preserve">we did not investigate </w:t>
      </w:r>
      <w:r w:rsidRPr="00004C95">
        <w:rPr>
          <w:rFonts w:ascii="Times New Roman" w:eastAsia="Times New Roman" w:hAnsi="Times New Roman" w:cs="Times New Roman"/>
          <w:sz w:val="24"/>
          <w:szCs w:val="24"/>
        </w:rPr>
        <w:t>whether lowering the degree of spatial autocorrelation in the spatial genetic legacy</w:t>
      </w:r>
      <w:r w:rsidR="00774E9E" w:rsidRPr="00004C95">
        <w:rPr>
          <w:rFonts w:ascii="Times New Roman" w:eastAsia="Times New Roman" w:hAnsi="Times New Roman" w:cs="Times New Roman"/>
          <w:sz w:val="24"/>
          <w:szCs w:val="24"/>
        </w:rPr>
        <w:t xml:space="preserve"> (i.e.,</w:t>
      </w:r>
      <w:r w:rsidRPr="00004C95">
        <w:rPr>
          <w:rFonts w:ascii="Times New Roman" w:eastAsia="Times New Roman" w:hAnsi="Times New Roman" w:cs="Times New Roman"/>
          <w:sz w:val="24"/>
          <w:szCs w:val="24"/>
        </w:rPr>
        <w:t xml:space="preserve"> </w:t>
      </w:r>
      <w:commentRangeStart w:id="4"/>
      <w:r w:rsidRPr="00004C95">
        <w:rPr>
          <w:rFonts w:ascii="Times New Roman" w:eastAsia="Times New Roman" w:hAnsi="Times New Roman" w:cs="Times New Roman"/>
          <w:sz w:val="24"/>
          <w:szCs w:val="24"/>
        </w:rPr>
        <w:t>targeting populations not necessarily adjacent to each other</w:t>
      </w:r>
      <w:commentRangeEnd w:id="4"/>
      <w:r w:rsidR="002354FB" w:rsidRPr="00004C95">
        <w:rPr>
          <w:rStyle w:val="Marquedecommentaire"/>
        </w:rPr>
        <w:commentReference w:id="4"/>
      </w:r>
      <w:r w:rsidR="00853581"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t>
      </w:r>
      <w:r w:rsidR="00853581" w:rsidRPr="00004C95">
        <w:rPr>
          <w:rFonts w:ascii="Times New Roman" w:eastAsia="Times New Roman" w:hAnsi="Times New Roman" w:cs="Times New Roman"/>
          <w:sz w:val="24"/>
          <w:szCs w:val="24"/>
        </w:rPr>
        <w:t>influenced our ability to detect the event</w:t>
      </w:r>
      <w:r w:rsidRPr="00004C95">
        <w:rPr>
          <w:rFonts w:ascii="Times New Roman" w:eastAsia="Times New Roman" w:hAnsi="Times New Roman" w:cs="Times New Roman"/>
          <w:sz w:val="24"/>
          <w:szCs w:val="24"/>
        </w:rPr>
        <w:t xml:space="preserve">. </w:t>
      </w:r>
      <w:r w:rsidR="002354FB" w:rsidRPr="00004C95">
        <w:rPr>
          <w:rStyle w:val="Marquedecommentaire"/>
        </w:rPr>
        <w:commentReference w:id="5"/>
      </w:r>
      <w:r w:rsidR="002354FB" w:rsidRPr="00004C95">
        <w:rPr>
          <w:rFonts w:ascii="Times New Roman" w:eastAsia="Times New Roman" w:hAnsi="Times New Roman" w:cs="Times New Roman"/>
          <w:sz w:val="24"/>
          <w:szCs w:val="24"/>
        </w:rPr>
        <w:t>E</w:t>
      </w:r>
      <w:r w:rsidRPr="00004C95">
        <w:rPr>
          <w:rFonts w:ascii="Times New Roman" w:eastAsia="Times New Roman" w:hAnsi="Times New Roman" w:cs="Times New Roman"/>
          <w:sz w:val="24"/>
          <w:szCs w:val="24"/>
        </w:rPr>
        <w:t xml:space="preserve">xplicitly </w:t>
      </w:r>
      <w:commentRangeStart w:id="6"/>
      <w:r w:rsidR="00853581" w:rsidRPr="00004C95">
        <w:rPr>
          <w:rFonts w:ascii="Times New Roman" w:eastAsia="Times New Roman" w:hAnsi="Times New Roman" w:cs="Times New Roman"/>
          <w:sz w:val="24"/>
          <w:szCs w:val="24"/>
        </w:rPr>
        <w:t xml:space="preserve">accounting </w:t>
      </w:r>
      <w:commentRangeEnd w:id="6"/>
      <w:r w:rsidR="002354FB" w:rsidRPr="00004C95">
        <w:rPr>
          <w:rStyle w:val="Marquedecommentaire"/>
        </w:rPr>
        <w:commentReference w:id="6"/>
      </w:r>
      <w:r w:rsidR="00853581" w:rsidRPr="00004C95">
        <w:rPr>
          <w:rFonts w:ascii="Times New Roman" w:eastAsia="Times New Roman" w:hAnsi="Times New Roman" w:cs="Times New Roman"/>
          <w:sz w:val="24"/>
          <w:szCs w:val="24"/>
        </w:rPr>
        <w:t xml:space="preserve">for </w:t>
      </w:r>
      <w:r w:rsidRPr="00004C95">
        <w:rPr>
          <w:rFonts w:ascii="Times New Roman" w:eastAsia="Times New Roman" w:hAnsi="Times New Roman" w:cs="Times New Roman"/>
          <w:sz w:val="24"/>
          <w:szCs w:val="24"/>
        </w:rPr>
        <w:t xml:space="preserve">spatial autocorrelation in temporal analyses of genetic diversity </w:t>
      </w:r>
      <w:r w:rsidRPr="00004C95">
        <w:rPr>
          <w:rFonts w:ascii="Times New Roman" w:eastAsia="Times New Roman" w:hAnsi="Times New Roman" w:cs="Times New Roman"/>
          <w:sz w:val="24"/>
          <w:szCs w:val="24"/>
        </w:rPr>
        <w:fldChar w:fldCharType="begin" w:fldLock="1"/>
      </w:r>
      <w:r w:rsidR="00420A57">
        <w:rPr>
          <w:rFonts w:ascii="Times New Roman" w:eastAsia="Times New Roman" w:hAnsi="Times New Roman" w:cs="Times New Roman"/>
          <w:sz w:val="24"/>
          <w:szCs w:val="24"/>
        </w:rPr>
        <w:instrText>ADDIN CSL_CITATION {"citationItems":[{"id":"ITEM-1","itemData":{"DOI":"10.1146/annurev-ecolsys-110316-022659","ISSN":"1543-592X","abstract":"Many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Systematics","id":"ITEM-1","issue":"1","issued":{"date-parts":[["2019"]]},"page":"427-449","title":"Spatial Population Genetics: It's About Time","type":"article-journal","volume":"50"},"uris":["http://www.mendeley.com/documents/?uuid=50bf6a3d-3a3e-465f-8d3e-c7d3ebafaa03"]}],"mendeley":{"formattedCitation":"(Bradburd &amp; Ralph, 2019)","plainTextFormattedCitation":"(Bradburd &amp; Ralph, 2019)","previouslyFormattedCitation":"(Bradburd &amp; Ralph, 2019)"},"properties":{"noteIndex":0},"schema":"https://github.com/citation-style-language/schema/raw/master/csl-citation.json"}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(Bradburd &amp; Ralph, 2019)</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represents a promising and challenging avenue </w:t>
      </w:r>
      <w:r w:rsidR="00853581" w:rsidRPr="00004C95">
        <w:rPr>
          <w:rFonts w:ascii="Times New Roman" w:eastAsia="Times New Roman" w:hAnsi="Times New Roman" w:cs="Times New Roman"/>
          <w:sz w:val="24"/>
          <w:szCs w:val="24"/>
        </w:rPr>
        <w:t xml:space="preserve">for future </w:t>
      </w:r>
      <w:r w:rsidRPr="00004C95">
        <w:rPr>
          <w:rFonts w:ascii="Times New Roman" w:eastAsia="Times New Roman" w:hAnsi="Times New Roman" w:cs="Times New Roman"/>
          <w:sz w:val="24"/>
          <w:szCs w:val="24"/>
        </w:rPr>
        <w:t>research.</w:t>
      </w:r>
    </w:p>
    <w:p w14:paraId="5842D829" w14:textId="77777777" w:rsidR="00760250" w:rsidRPr="00004C95" w:rsidRDefault="00760250" w:rsidP="00182E94">
      <w:pPr>
        <w:pStyle w:val="Titre2"/>
        <w:spacing w:after="240" w:line="276" w:lineRule="auto"/>
        <w:rPr>
          <w:lang w:val="en-US"/>
        </w:rPr>
      </w:pPr>
      <w:r w:rsidRPr="00004C95">
        <w:rPr>
          <w:lang w:val="en-US"/>
        </w:rPr>
        <w:t>Time between sampling efforts</w:t>
      </w:r>
    </w:p>
    <w:p w14:paraId="176B94B5" w14:textId="26215463" w:rsidR="00760250" w:rsidRDefault="00760250" w:rsidP="00182E94">
      <w:pPr>
        <w:spacing w:after="240" w:line="276" w:lineRule="auto"/>
        <w:rPr>
          <w:rFonts w:ascii="Times New Roman" w:eastAsia="Times New Roman" w:hAnsi="Times New Roman" w:cs="Times New Roman"/>
          <w:sz w:val="24"/>
          <w:szCs w:val="24"/>
        </w:rPr>
      </w:pPr>
      <w:commentRangeStart w:id="7"/>
      <w:r w:rsidRPr="00004C95">
        <w:rPr>
          <w:rFonts w:ascii="Times New Roman" w:eastAsia="Times New Roman" w:hAnsi="Times New Roman" w:cs="Times New Roman"/>
          <w:sz w:val="24"/>
          <w:szCs w:val="24"/>
        </w:rPr>
        <w:t>As expected, spatial genetic legacies decay</w:t>
      </w:r>
      <w:r w:rsidR="00853581" w:rsidRPr="00004C95">
        <w:rPr>
          <w:rFonts w:ascii="Times New Roman" w:eastAsia="Times New Roman" w:hAnsi="Times New Roman" w:cs="Times New Roman"/>
          <w:sz w:val="24"/>
          <w:szCs w:val="24"/>
        </w:rPr>
        <w:t>ed</w:t>
      </w:r>
      <w:r w:rsidRPr="00004C95">
        <w:rPr>
          <w:rFonts w:ascii="Times New Roman" w:eastAsia="Times New Roman" w:hAnsi="Times New Roman" w:cs="Times New Roman"/>
          <w:sz w:val="24"/>
          <w:szCs w:val="24"/>
        </w:rPr>
        <w:t xml:space="preserve"> over time</w:t>
      </w:r>
      <w:r w:rsidR="00853581" w:rsidRPr="00004C95">
        <w:rPr>
          <w:rFonts w:ascii="Times New Roman" w:eastAsia="Times New Roman" w:hAnsi="Times New Roman" w:cs="Times New Roman"/>
          <w:sz w:val="24"/>
          <w:szCs w:val="24"/>
        </w:rPr>
        <w:t>, though</w:t>
      </w:r>
      <w:r w:rsidRPr="00004C95">
        <w:rPr>
          <w:rFonts w:ascii="Times New Roman" w:eastAsia="Times New Roman" w:hAnsi="Times New Roman" w:cs="Times New Roman"/>
          <w:sz w:val="24"/>
          <w:szCs w:val="24"/>
        </w:rPr>
        <w:t xml:space="preserve"> </w:t>
      </w:r>
      <w:r w:rsidR="008F7B96" w:rsidRPr="00004C95">
        <w:rPr>
          <w:rFonts w:ascii="Times New Roman" w:eastAsia="Times New Roman" w:hAnsi="Times New Roman" w:cs="Times New Roman"/>
          <w:sz w:val="24"/>
          <w:szCs w:val="24"/>
        </w:rPr>
        <w:t xml:space="preserve">we found that </w:t>
      </w:r>
      <w:r w:rsidRPr="00004C95">
        <w:rPr>
          <w:rFonts w:ascii="Times New Roman" w:eastAsia="Times New Roman" w:hAnsi="Times New Roman" w:cs="Times New Roman"/>
          <w:sz w:val="24"/>
          <w:szCs w:val="24"/>
        </w:rPr>
        <w:t xml:space="preserve">TGI </w:t>
      </w:r>
      <w:commentRangeEnd w:id="7"/>
      <w:r w:rsidR="002354FB" w:rsidRPr="00004C95">
        <w:rPr>
          <w:rStyle w:val="Marquedecommentaire"/>
        </w:rPr>
        <w:commentReference w:id="7"/>
      </w:r>
      <w:r w:rsidR="00853581" w:rsidRPr="00004C95">
        <w:rPr>
          <w:rFonts w:ascii="Times New Roman" w:eastAsia="Times New Roman" w:hAnsi="Times New Roman" w:cs="Times New Roman"/>
          <w:sz w:val="24"/>
          <w:szCs w:val="24"/>
        </w:rPr>
        <w:t xml:space="preserve">was </w:t>
      </w:r>
      <w:r w:rsidRPr="00004C95">
        <w:rPr>
          <w:rFonts w:ascii="Times New Roman" w:eastAsia="Times New Roman" w:hAnsi="Times New Roman" w:cs="Times New Roman"/>
          <w:sz w:val="24"/>
          <w:szCs w:val="24"/>
        </w:rPr>
        <w:t xml:space="preserve">generally suitable </w:t>
      </w:r>
      <w:r w:rsidR="00853581" w:rsidRPr="00004C95">
        <w:rPr>
          <w:rFonts w:ascii="Times New Roman" w:eastAsia="Times New Roman" w:hAnsi="Times New Roman" w:cs="Times New Roman"/>
          <w:sz w:val="24"/>
          <w:szCs w:val="24"/>
        </w:rPr>
        <w:t xml:space="preserve">for </w:t>
      </w:r>
      <w:r w:rsidRPr="00004C95">
        <w:rPr>
          <w:rFonts w:ascii="Times New Roman" w:eastAsia="Times New Roman" w:hAnsi="Times New Roman" w:cs="Times New Roman"/>
          <w:sz w:val="24"/>
          <w:szCs w:val="24"/>
        </w:rPr>
        <w:t>identify</w:t>
      </w:r>
      <w:r w:rsidR="00853581" w:rsidRPr="00004C95">
        <w:rPr>
          <w:rFonts w:ascii="Times New Roman" w:eastAsia="Times New Roman" w:hAnsi="Times New Roman" w:cs="Times New Roman"/>
          <w:sz w:val="24"/>
          <w:szCs w:val="24"/>
        </w:rPr>
        <w:t>ing</w:t>
      </w:r>
      <w:r w:rsidRPr="00004C95">
        <w:rPr>
          <w:rFonts w:ascii="Times New Roman" w:eastAsia="Times New Roman" w:hAnsi="Times New Roman" w:cs="Times New Roman"/>
          <w:sz w:val="24"/>
          <w:szCs w:val="24"/>
        </w:rPr>
        <w:t xml:space="preserve"> changes </w:t>
      </w:r>
      <w:r w:rsidR="00853581" w:rsidRPr="00004C95">
        <w:rPr>
          <w:rFonts w:ascii="Times New Roman" w:eastAsia="Times New Roman" w:hAnsi="Times New Roman" w:cs="Times New Roman"/>
          <w:sz w:val="24"/>
          <w:szCs w:val="24"/>
        </w:rPr>
        <w:t>over</w:t>
      </w:r>
      <w:r w:rsidRPr="00004C95">
        <w:rPr>
          <w:rFonts w:ascii="Times New Roman" w:eastAsia="Times New Roman" w:hAnsi="Times New Roman" w:cs="Times New Roman"/>
          <w:sz w:val="24"/>
          <w:szCs w:val="24"/>
        </w:rPr>
        <w:t xml:space="preserve"> 1-10 years </w:t>
      </w:r>
      <w:r w:rsidR="00853581" w:rsidRPr="00004C95">
        <w:rPr>
          <w:rFonts w:ascii="Times New Roman" w:eastAsia="Times New Roman" w:hAnsi="Times New Roman" w:cs="Times New Roman"/>
          <w:sz w:val="24"/>
          <w:szCs w:val="24"/>
        </w:rPr>
        <w:t xml:space="preserve">given </w:t>
      </w:r>
      <w:r w:rsidRPr="00004C95">
        <w:rPr>
          <w:rFonts w:ascii="Times New Roman" w:eastAsia="Times New Roman" w:hAnsi="Times New Roman" w:cs="Times New Roman"/>
          <w:sz w:val="24"/>
          <w:szCs w:val="24"/>
        </w:rPr>
        <w:t xml:space="preserve">our landscape and demographic parameters. However, two main points emerged from our analysis of </w:t>
      </w:r>
      <w:r w:rsidR="00423CCF" w:rsidRPr="00004C95">
        <w:rPr>
          <w:rFonts w:ascii="Times New Roman" w:eastAsia="Times New Roman" w:hAnsi="Times New Roman" w:cs="Times New Roman"/>
          <w:sz w:val="24"/>
          <w:szCs w:val="24"/>
        </w:rPr>
        <w:t xml:space="preserve">how </w:t>
      </w:r>
      <w:r w:rsidRPr="00004C95">
        <w:rPr>
          <w:rFonts w:ascii="Times New Roman" w:eastAsia="Times New Roman" w:hAnsi="Times New Roman" w:cs="Times New Roman"/>
          <w:sz w:val="24"/>
          <w:szCs w:val="24"/>
        </w:rPr>
        <w:t xml:space="preserve">the timing of sampling </w:t>
      </w:r>
      <w:r w:rsidR="00423CCF" w:rsidRPr="00004C95">
        <w:rPr>
          <w:rFonts w:ascii="Times New Roman" w:eastAsia="Times New Roman" w:hAnsi="Times New Roman" w:cs="Times New Roman"/>
          <w:sz w:val="24"/>
          <w:szCs w:val="24"/>
        </w:rPr>
        <w:t>affect</w:t>
      </w:r>
      <w:r w:rsidR="008F7B96" w:rsidRPr="00004C95">
        <w:rPr>
          <w:rFonts w:ascii="Times New Roman" w:eastAsia="Times New Roman" w:hAnsi="Times New Roman" w:cs="Times New Roman"/>
          <w:sz w:val="24"/>
          <w:szCs w:val="24"/>
        </w:rPr>
        <w:t>ed</w:t>
      </w:r>
      <w:r w:rsidR="00423CCF" w:rsidRPr="00004C95">
        <w:rPr>
          <w:rFonts w:ascii="Times New Roman" w:eastAsia="Times New Roman" w:hAnsi="Times New Roman" w:cs="Times New Roman"/>
          <w:sz w:val="24"/>
          <w:szCs w:val="24"/>
        </w:rPr>
        <w:t xml:space="preserve"> the</w:t>
      </w:r>
      <w:r w:rsidRPr="00004C95">
        <w:rPr>
          <w:rFonts w:ascii="Times New Roman" w:eastAsia="Times New Roman" w:hAnsi="Times New Roman" w:cs="Times New Roman"/>
          <w:sz w:val="24"/>
          <w:szCs w:val="24"/>
        </w:rPr>
        <w:t xml:space="preserve"> detect</w:t>
      </w:r>
      <w:r w:rsidR="00423CCF" w:rsidRPr="00004C95">
        <w:rPr>
          <w:rFonts w:ascii="Times New Roman" w:eastAsia="Times New Roman" w:hAnsi="Times New Roman" w:cs="Times New Roman"/>
          <w:sz w:val="24"/>
          <w:szCs w:val="24"/>
        </w:rPr>
        <w:t>ion of</w:t>
      </w:r>
      <w:r w:rsidRPr="00004C95">
        <w:rPr>
          <w:rFonts w:ascii="Times New Roman" w:eastAsia="Times New Roman" w:hAnsi="Times New Roman" w:cs="Times New Roman"/>
          <w:sz w:val="24"/>
          <w:szCs w:val="24"/>
        </w:rPr>
        <w:t xml:space="preserve"> significant genetic change</w:t>
      </w:r>
      <w:r w:rsidR="00423CCF" w:rsidRPr="00004C95">
        <w:rPr>
          <w:rFonts w:ascii="Times New Roman" w:eastAsia="Times New Roman" w:hAnsi="Times New Roman" w:cs="Times New Roman"/>
          <w:sz w:val="24"/>
          <w:szCs w:val="24"/>
        </w:rPr>
        <w:t>s</w:t>
      </w:r>
      <w:r w:rsidRPr="00004C95">
        <w:rPr>
          <w:rFonts w:ascii="Times New Roman" w:eastAsia="Times New Roman" w:hAnsi="Times New Roman" w:cs="Times New Roman"/>
          <w:sz w:val="24"/>
          <w:szCs w:val="24"/>
        </w:rPr>
        <w:t xml:space="preserve">. First, when comparing an old sample to a sample </w:t>
      </w:r>
      <w:r w:rsidR="00853581" w:rsidRPr="00004C95">
        <w:rPr>
          <w:rFonts w:ascii="Times New Roman" w:eastAsia="Times New Roman" w:hAnsi="Times New Roman" w:cs="Times New Roman"/>
          <w:sz w:val="24"/>
          <w:szCs w:val="24"/>
        </w:rPr>
        <w:t xml:space="preserve">collected soon </w:t>
      </w:r>
      <w:r w:rsidRPr="00004C95">
        <w:rPr>
          <w:rFonts w:ascii="Times New Roman" w:eastAsia="Times New Roman" w:hAnsi="Times New Roman" w:cs="Times New Roman"/>
          <w:sz w:val="24"/>
          <w:szCs w:val="24"/>
        </w:rPr>
        <w:t xml:space="preserve">after a </w:t>
      </w:r>
      <w:r w:rsidR="00C8233C">
        <w:rPr>
          <w:rFonts w:ascii="Times New Roman" w:eastAsia="Times New Roman" w:hAnsi="Times New Roman" w:cs="Times New Roman"/>
          <w:sz w:val="24"/>
          <w:szCs w:val="24"/>
        </w:rPr>
        <w:t>demographic event</w:t>
      </w:r>
      <w:r w:rsidRPr="00004C95">
        <w:rPr>
          <w:rFonts w:ascii="Times New Roman" w:eastAsia="Times New Roman" w:hAnsi="Times New Roman" w:cs="Times New Roman"/>
          <w:sz w:val="24"/>
          <w:szCs w:val="24"/>
        </w:rPr>
        <w:t>, the spatial extent of the disturbance affect</w:t>
      </w:r>
      <w:r w:rsidR="00853581" w:rsidRPr="00004C95">
        <w:rPr>
          <w:rFonts w:ascii="Times New Roman" w:eastAsia="Times New Roman" w:hAnsi="Times New Roman" w:cs="Times New Roman"/>
          <w:sz w:val="24"/>
          <w:szCs w:val="24"/>
        </w:rPr>
        <w:t>ed</w:t>
      </w:r>
      <w:r w:rsidRPr="00004C95">
        <w:rPr>
          <w:rFonts w:ascii="Times New Roman" w:eastAsia="Times New Roman" w:hAnsi="Times New Roman" w:cs="Times New Roman"/>
          <w:sz w:val="24"/>
          <w:szCs w:val="24"/>
        </w:rPr>
        <w:t xml:space="preserve"> the power of TGI, with smaller spatial extents preserving high power even with large time gaps</w:t>
      </w:r>
      <w:r w:rsidR="00853581"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Second, when comparing a sample collected </w:t>
      </w:r>
      <w:r w:rsidR="00520DE3" w:rsidRPr="00004C95">
        <w:rPr>
          <w:rFonts w:ascii="Times New Roman" w:eastAsia="Times New Roman" w:hAnsi="Times New Roman" w:cs="Times New Roman"/>
          <w:sz w:val="24"/>
          <w:szCs w:val="24"/>
        </w:rPr>
        <w:t xml:space="preserve">immediately </w:t>
      </w:r>
      <w:r w:rsidRPr="00004C95">
        <w:rPr>
          <w:rFonts w:ascii="Times New Roman" w:eastAsia="Times New Roman" w:hAnsi="Times New Roman" w:cs="Times New Roman"/>
          <w:sz w:val="24"/>
          <w:szCs w:val="24"/>
        </w:rPr>
        <w:t xml:space="preserve">before a disturbance to one collected several years after, dispersal </w:t>
      </w:r>
      <w:r w:rsidR="008F7B96" w:rsidRPr="00004C95">
        <w:rPr>
          <w:rFonts w:ascii="Times New Roman" w:eastAsia="Times New Roman" w:hAnsi="Times New Roman" w:cs="Times New Roman"/>
          <w:sz w:val="24"/>
          <w:szCs w:val="24"/>
        </w:rPr>
        <w:t xml:space="preserve">was </w:t>
      </w:r>
      <w:r w:rsidRPr="00004C95">
        <w:rPr>
          <w:rFonts w:ascii="Times New Roman" w:eastAsia="Times New Roman" w:hAnsi="Times New Roman" w:cs="Times New Roman"/>
          <w:sz w:val="24"/>
          <w:szCs w:val="24"/>
        </w:rPr>
        <w:t xml:space="preserve">the most important factor driving the performance of TGI, with </w:t>
      </w:r>
      <w:r w:rsidR="00520DE3" w:rsidRPr="00004C95">
        <w:rPr>
          <w:rFonts w:ascii="Times New Roman" w:eastAsia="Times New Roman" w:hAnsi="Times New Roman" w:cs="Times New Roman"/>
          <w:sz w:val="24"/>
          <w:szCs w:val="24"/>
        </w:rPr>
        <w:t>low-</w:t>
      </w:r>
      <w:r w:rsidRPr="00004C95">
        <w:rPr>
          <w:rFonts w:ascii="Times New Roman" w:eastAsia="Times New Roman" w:hAnsi="Times New Roman" w:cs="Times New Roman"/>
          <w:sz w:val="24"/>
          <w:szCs w:val="24"/>
        </w:rPr>
        <w:t xml:space="preserve">dispersal scenarios better preserving the performance </w:t>
      </w:r>
      <w:r w:rsidR="008F7B96" w:rsidRPr="00004C95">
        <w:rPr>
          <w:rFonts w:ascii="Times New Roman" w:eastAsia="Times New Roman" w:hAnsi="Times New Roman" w:cs="Times New Roman"/>
          <w:sz w:val="24"/>
          <w:szCs w:val="24"/>
        </w:rPr>
        <w:t xml:space="preserve">of TGI </w:t>
      </w:r>
      <w:r w:rsidR="00312F87" w:rsidRPr="00004C95">
        <w:rPr>
          <w:rFonts w:ascii="Times New Roman" w:eastAsia="Times New Roman" w:hAnsi="Times New Roman" w:cs="Times New Roman"/>
          <w:sz w:val="24"/>
          <w:szCs w:val="24"/>
        </w:rPr>
        <w:t xml:space="preserve">in the context of </w:t>
      </w:r>
      <w:r w:rsidRPr="00004C95">
        <w:rPr>
          <w:rFonts w:ascii="Times New Roman" w:eastAsia="Times New Roman" w:hAnsi="Times New Roman" w:cs="Times New Roman"/>
          <w:sz w:val="24"/>
          <w:szCs w:val="24"/>
        </w:rPr>
        <w:t>genetic drift</w:t>
      </w:r>
      <w:r w:rsidR="00312F87" w:rsidRPr="00004C95">
        <w:rPr>
          <w:rFonts w:ascii="Times New Roman" w:eastAsia="Times New Roman" w:hAnsi="Times New Roman" w:cs="Times New Roman"/>
          <w:sz w:val="24"/>
          <w:szCs w:val="24"/>
        </w:rPr>
        <w:t xml:space="preserve"> through time</w:t>
      </w:r>
      <w:r w:rsidRPr="00004C95">
        <w:rPr>
          <w:rFonts w:ascii="Times New Roman" w:eastAsia="Times New Roman" w:hAnsi="Times New Roman" w:cs="Times New Roman"/>
          <w:sz w:val="24"/>
          <w:szCs w:val="24"/>
        </w:rPr>
        <w:t xml:space="preserve">. </w:t>
      </w:r>
      <w:r w:rsidR="00520DE3" w:rsidRPr="00004C95">
        <w:rPr>
          <w:rFonts w:ascii="Times New Roman" w:eastAsia="Times New Roman" w:hAnsi="Times New Roman" w:cs="Times New Roman"/>
          <w:sz w:val="24"/>
          <w:szCs w:val="24"/>
        </w:rPr>
        <w:t>R</w:t>
      </w:r>
      <w:r w:rsidRPr="00004C95">
        <w:rPr>
          <w:rFonts w:ascii="Times New Roman" w:eastAsia="Times New Roman" w:hAnsi="Times New Roman" w:cs="Times New Roman"/>
          <w:sz w:val="24"/>
          <w:szCs w:val="24"/>
        </w:rPr>
        <w:t xml:space="preserve">esearchers </w:t>
      </w:r>
      <w:r w:rsidR="00520DE3" w:rsidRPr="00004C95">
        <w:rPr>
          <w:rFonts w:ascii="Times New Roman" w:eastAsia="Times New Roman" w:hAnsi="Times New Roman" w:cs="Times New Roman"/>
          <w:sz w:val="24"/>
          <w:szCs w:val="24"/>
        </w:rPr>
        <w:t xml:space="preserve">in high-dispersal systems </w:t>
      </w:r>
      <w:r w:rsidR="008F7B96" w:rsidRPr="00004C95">
        <w:rPr>
          <w:rFonts w:ascii="Times New Roman" w:eastAsia="Times New Roman" w:hAnsi="Times New Roman" w:cs="Times New Roman"/>
          <w:sz w:val="24"/>
          <w:szCs w:val="24"/>
        </w:rPr>
        <w:t xml:space="preserve">could </w:t>
      </w:r>
      <w:r w:rsidR="00520DE3" w:rsidRPr="00004C95">
        <w:rPr>
          <w:rFonts w:ascii="Times New Roman" w:eastAsia="Times New Roman" w:hAnsi="Times New Roman" w:cs="Times New Roman"/>
          <w:sz w:val="24"/>
          <w:szCs w:val="24"/>
        </w:rPr>
        <w:t>find</w:t>
      </w:r>
      <w:r w:rsidRPr="00004C95">
        <w:rPr>
          <w:rFonts w:ascii="Times New Roman" w:eastAsia="Times New Roman" w:hAnsi="Times New Roman" w:cs="Times New Roman"/>
          <w:sz w:val="24"/>
          <w:szCs w:val="24"/>
        </w:rPr>
        <w:t xml:space="preserve"> as many as 10% of false positives </w:t>
      </w:r>
      <w:r w:rsidR="008F7B96" w:rsidRPr="00004C95">
        <w:rPr>
          <w:rFonts w:ascii="Times New Roman" w:eastAsia="Times New Roman" w:hAnsi="Times New Roman" w:cs="Times New Roman"/>
          <w:sz w:val="24"/>
          <w:szCs w:val="24"/>
        </w:rPr>
        <w:t xml:space="preserve">even when </w:t>
      </w:r>
      <w:r w:rsidRPr="00004C95">
        <w:rPr>
          <w:rFonts w:ascii="Times New Roman" w:eastAsia="Times New Roman" w:hAnsi="Times New Roman" w:cs="Times New Roman"/>
          <w:sz w:val="24"/>
          <w:szCs w:val="24"/>
        </w:rPr>
        <w:t xml:space="preserve">sampling only a few years after an event. This </w:t>
      </w:r>
      <w:r w:rsidR="002835AF">
        <w:rPr>
          <w:rFonts w:ascii="Times New Roman" w:eastAsia="Times New Roman" w:hAnsi="Times New Roman" w:cs="Times New Roman"/>
          <w:sz w:val="24"/>
          <w:szCs w:val="24"/>
        </w:rPr>
        <w:t xml:space="preserve">result </w:t>
      </w:r>
      <w:r w:rsidRPr="00004C95">
        <w:rPr>
          <w:rFonts w:ascii="Times New Roman" w:eastAsia="Times New Roman" w:hAnsi="Times New Roman" w:cs="Times New Roman"/>
          <w:sz w:val="24"/>
          <w:szCs w:val="24"/>
        </w:rPr>
        <w:t xml:space="preserve">has serious implications: arbitrary </w:t>
      </w:r>
      <w:r w:rsidR="00312F87" w:rsidRPr="00004C95">
        <w:rPr>
          <w:rFonts w:ascii="Times New Roman" w:eastAsia="Times New Roman" w:hAnsi="Times New Roman" w:cs="Times New Roman"/>
          <w:sz w:val="24"/>
          <w:szCs w:val="24"/>
        </w:rPr>
        <w:t xml:space="preserve">and potentially </w:t>
      </w:r>
      <w:r w:rsidRPr="00004C95">
        <w:rPr>
          <w:rFonts w:ascii="Times New Roman" w:eastAsia="Times New Roman" w:hAnsi="Times New Roman" w:cs="Times New Roman"/>
          <w:sz w:val="24"/>
          <w:szCs w:val="24"/>
        </w:rPr>
        <w:t xml:space="preserve">inappropriate </w:t>
      </w:r>
      <w:r w:rsidR="00520DE3" w:rsidRPr="00004C95">
        <w:rPr>
          <w:rFonts w:ascii="Times New Roman" w:eastAsia="Times New Roman" w:hAnsi="Times New Roman" w:cs="Times New Roman"/>
          <w:sz w:val="24"/>
          <w:szCs w:val="24"/>
        </w:rPr>
        <w:t xml:space="preserve">significance </w:t>
      </w:r>
      <w:r w:rsidRPr="00004C95">
        <w:rPr>
          <w:rFonts w:ascii="Times New Roman" w:eastAsia="Times New Roman" w:hAnsi="Times New Roman" w:cs="Times New Roman"/>
          <w:sz w:val="24"/>
          <w:szCs w:val="24"/>
        </w:rPr>
        <w:t>threshold</w:t>
      </w:r>
      <w:r w:rsidR="00312F87" w:rsidRPr="00004C95">
        <w:rPr>
          <w:rFonts w:ascii="Times New Roman" w:eastAsia="Times New Roman" w:hAnsi="Times New Roman" w:cs="Times New Roman"/>
          <w:sz w:val="24"/>
          <w:szCs w:val="24"/>
        </w:rPr>
        <w:t xml:space="preserve">s may result in misallocation of </w:t>
      </w:r>
      <w:r w:rsidRPr="00004C95">
        <w:rPr>
          <w:rFonts w:ascii="Times New Roman" w:eastAsia="Times New Roman" w:hAnsi="Times New Roman" w:cs="Times New Roman"/>
          <w:sz w:val="24"/>
          <w:szCs w:val="24"/>
        </w:rPr>
        <w:t xml:space="preserve">resources </w:t>
      </w:r>
      <w:r w:rsidR="00312F87" w:rsidRPr="00004C95">
        <w:rPr>
          <w:rFonts w:ascii="Times New Roman" w:eastAsia="Times New Roman" w:hAnsi="Times New Roman" w:cs="Times New Roman"/>
          <w:sz w:val="24"/>
          <w:szCs w:val="24"/>
        </w:rPr>
        <w:t xml:space="preserve">to </w:t>
      </w:r>
      <w:r w:rsidRPr="00004C95">
        <w:rPr>
          <w:rFonts w:ascii="Times New Roman" w:eastAsia="Times New Roman" w:hAnsi="Times New Roman" w:cs="Times New Roman"/>
          <w:sz w:val="24"/>
          <w:szCs w:val="24"/>
        </w:rPr>
        <w:t>monitoring or treating unaffected populations while missing some affected populations.</w:t>
      </w:r>
      <w:ins w:id="8" w:author="Patrick" w:date="2020-11-20T11:59:00Z">
        <w:r w:rsidR="00312F87" w:rsidRPr="00004C95">
          <w:rPr>
            <w:rFonts w:ascii="Times New Roman" w:eastAsia="Times New Roman" w:hAnsi="Times New Roman" w:cs="Times New Roman"/>
            <w:sz w:val="24"/>
            <w:szCs w:val="24"/>
          </w:rPr>
          <w:t xml:space="preserve"> </w:t>
        </w:r>
        <w:commentRangeStart w:id="9"/>
        <w:r w:rsidR="00312F87" w:rsidRPr="00004C95">
          <w:rPr>
            <w:rFonts w:ascii="Times New Roman" w:eastAsia="Times New Roman" w:hAnsi="Times New Roman" w:cs="Times New Roman"/>
            <w:sz w:val="24"/>
            <w:szCs w:val="24"/>
          </w:rPr>
          <w:t xml:space="preserve">In contrast… </w:t>
        </w:r>
        <w:commentRangeEnd w:id="9"/>
        <w:r w:rsidR="00312F87" w:rsidRPr="00004C95">
          <w:rPr>
            <w:rStyle w:val="Marquedecommentaire"/>
          </w:rPr>
          <w:commentReference w:id="9"/>
        </w:r>
      </w:ins>
    </w:p>
    <w:p w14:paraId="65798FC0" w14:textId="080DC544" w:rsidR="005D1254" w:rsidRDefault="005D1254" w:rsidP="00182E94">
      <w:pPr>
        <w:spacing w:after="240" w:line="276" w:lineRule="auto"/>
        <w:rPr>
          <w:rFonts w:ascii="Times New Roman" w:eastAsia="Times New Roman" w:hAnsi="Times New Roman" w:cs="Times New Roman"/>
          <w:sz w:val="24"/>
          <w:szCs w:val="24"/>
        </w:rPr>
      </w:pPr>
    </w:p>
    <w:p w14:paraId="13557B40" w14:textId="5D77C018" w:rsidR="005D1254" w:rsidRPr="00004C95" w:rsidRDefault="005D1254" w:rsidP="00182E94">
      <w:pPr>
        <w:spacing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JUSTIFY 9 years</w:t>
      </w:r>
    </w:p>
    <w:p w14:paraId="202706C0" w14:textId="77777777" w:rsidR="00760250" w:rsidRPr="00004C95" w:rsidRDefault="00760250" w:rsidP="00182E94">
      <w:pPr>
        <w:pStyle w:val="Titre2"/>
        <w:spacing w:after="240" w:line="276" w:lineRule="auto"/>
        <w:rPr>
          <w:lang w:val="en-US"/>
        </w:rPr>
      </w:pPr>
      <w:r w:rsidRPr="00004C95">
        <w:rPr>
          <w:lang w:val="en-US"/>
        </w:rPr>
        <w:t>Empirical application of the method</w:t>
      </w:r>
    </w:p>
    <w:p w14:paraId="143ABE62" w14:textId="40E54932"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We successfully applied TGI </w:t>
      </w:r>
      <w:r w:rsidR="00520DE3" w:rsidRPr="00004C95">
        <w:rPr>
          <w:rFonts w:ascii="Times New Roman" w:eastAsia="Times New Roman" w:hAnsi="Times New Roman" w:cs="Times New Roman"/>
          <w:sz w:val="24"/>
          <w:szCs w:val="24"/>
        </w:rPr>
        <w:t xml:space="preserve">to </w:t>
      </w:r>
      <w:r w:rsidRPr="00004C95">
        <w:rPr>
          <w:rFonts w:ascii="Times New Roman" w:eastAsia="Times New Roman" w:hAnsi="Times New Roman" w:cs="Times New Roman"/>
          <w:sz w:val="24"/>
          <w:szCs w:val="24"/>
        </w:rPr>
        <w:t xml:space="preserve">an empirical dataset </w:t>
      </w:r>
      <w:r w:rsidR="00520DE3" w:rsidRPr="00004C95">
        <w:rPr>
          <w:rFonts w:ascii="Times New Roman" w:eastAsia="Times New Roman" w:hAnsi="Times New Roman" w:cs="Times New Roman"/>
          <w:sz w:val="24"/>
          <w:szCs w:val="24"/>
        </w:rPr>
        <w:t xml:space="preserve">from </w:t>
      </w:r>
      <w:r w:rsidRPr="00004C95">
        <w:rPr>
          <w:rFonts w:ascii="Times New Roman" w:eastAsia="Times New Roman" w:hAnsi="Times New Roman" w:cs="Times New Roman"/>
          <w:sz w:val="24"/>
          <w:szCs w:val="24"/>
        </w:rPr>
        <w:t>an endangered vertebrate</w:t>
      </w:r>
      <w:r w:rsidR="00520DE3" w:rsidRPr="00004C95">
        <w:rPr>
          <w:rFonts w:ascii="Times New Roman" w:eastAsia="Times New Roman" w:hAnsi="Times New Roman" w:cs="Times New Roman"/>
          <w:sz w:val="24"/>
          <w:szCs w:val="24"/>
        </w:rPr>
        <w:t>, the Northern tidewater goby,</w:t>
      </w:r>
      <w:r w:rsidRPr="00004C95">
        <w:rPr>
          <w:rFonts w:ascii="Times New Roman" w:eastAsia="Times New Roman" w:hAnsi="Times New Roman" w:cs="Times New Roman"/>
          <w:sz w:val="24"/>
          <w:szCs w:val="24"/>
        </w:rPr>
        <w:t xml:space="preserve"> for which temporal genetic change had been described but not tested</w:t>
      </w:r>
      <w:ins w:id="10" w:author="Patrick" w:date="2020-11-20T12:51:00Z">
        <w:r w:rsidR="008C196C" w:rsidRPr="00004C95">
          <w:rPr>
            <w:rFonts w:ascii="Times New Roman" w:eastAsia="Times New Roman" w:hAnsi="Times New Roman" w:cs="Times New Roman"/>
            <w:sz w:val="24"/>
            <w:szCs w:val="24"/>
          </w:rPr>
          <w:t xml:space="preserve"> (REF?)</w:t>
        </w:r>
      </w:ins>
      <w:r w:rsidRPr="00004C95">
        <w:rPr>
          <w:rFonts w:ascii="Times New Roman" w:eastAsia="Times New Roman" w:hAnsi="Times New Roman" w:cs="Times New Roman"/>
          <w:sz w:val="24"/>
          <w:szCs w:val="24"/>
        </w:rPr>
        <w:t xml:space="preserve">. </w:t>
      </w:r>
      <w:r w:rsidR="008F7B96" w:rsidRPr="00004C95">
        <w:rPr>
          <w:rFonts w:ascii="Times New Roman" w:eastAsia="Times New Roman" w:hAnsi="Times New Roman" w:cs="Times New Roman"/>
          <w:sz w:val="24"/>
          <w:szCs w:val="24"/>
        </w:rPr>
        <w:lastRenderedPageBreak/>
        <w:t xml:space="preserve">The authors of the original publication hypothesized that one </w:t>
      </w:r>
      <w:r w:rsidR="00520DE3" w:rsidRPr="00004C95">
        <w:rPr>
          <w:rFonts w:ascii="Times New Roman" w:eastAsia="Times New Roman" w:hAnsi="Times New Roman" w:cs="Times New Roman"/>
          <w:sz w:val="24"/>
          <w:szCs w:val="24"/>
        </w:rPr>
        <w:t xml:space="preserve">goby </w:t>
      </w:r>
      <w:r w:rsidRPr="00004C95">
        <w:rPr>
          <w:rFonts w:ascii="Times New Roman" w:eastAsia="Times New Roman" w:hAnsi="Times New Roman" w:cs="Times New Roman"/>
          <w:sz w:val="24"/>
          <w:szCs w:val="24"/>
        </w:rPr>
        <w:t xml:space="preserve">population had undergone atypical </w:t>
      </w:r>
      <w:r w:rsidR="00520DE3" w:rsidRPr="00004C95">
        <w:rPr>
          <w:rFonts w:ascii="Times New Roman" w:eastAsia="Times New Roman" w:hAnsi="Times New Roman" w:cs="Times New Roman"/>
          <w:sz w:val="24"/>
          <w:szCs w:val="24"/>
        </w:rPr>
        <w:t xml:space="preserve">genetic </w:t>
      </w:r>
      <w:r w:rsidRPr="00004C95">
        <w:rPr>
          <w:rFonts w:ascii="Times New Roman" w:eastAsia="Times New Roman" w:hAnsi="Times New Roman" w:cs="Times New Roman"/>
          <w:sz w:val="24"/>
          <w:szCs w:val="24"/>
        </w:rPr>
        <w:t>change</w:t>
      </w:r>
      <w:del w:id="11" w:author="Patrick" w:date="2020-11-20T12:51:00Z">
        <w:r w:rsidRPr="00004C95" w:rsidDel="008C196C">
          <w:rPr>
            <w:rFonts w:ascii="Times New Roman" w:eastAsia="Times New Roman" w:hAnsi="Times New Roman" w:cs="Times New Roman"/>
            <w:sz w:val="24"/>
            <w:szCs w:val="24"/>
          </w:rPr>
          <w:delText>,</w:delText>
        </w:r>
      </w:del>
      <w:r w:rsidRPr="00004C95">
        <w:rPr>
          <w:rFonts w:ascii="Times New Roman" w:eastAsia="Times New Roman" w:hAnsi="Times New Roman" w:cs="Times New Roman"/>
          <w:sz w:val="24"/>
          <w:szCs w:val="24"/>
        </w:rPr>
        <w:t xml:space="preserve"> relative to the rest of the landscape</w:t>
      </w:r>
      <w:r w:rsidR="008F7B96"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t>
      </w:r>
      <w:r w:rsidR="008F7B96" w:rsidRPr="00004C95">
        <w:rPr>
          <w:rFonts w:ascii="Times New Roman" w:eastAsia="Times New Roman" w:hAnsi="Times New Roman" w:cs="Times New Roman"/>
          <w:sz w:val="24"/>
          <w:szCs w:val="24"/>
        </w:rPr>
        <w:t>o</w:t>
      </w:r>
      <w:r w:rsidR="00520DE3" w:rsidRPr="00004C95">
        <w:rPr>
          <w:rFonts w:ascii="Times New Roman" w:eastAsia="Times New Roman" w:hAnsi="Times New Roman" w:cs="Times New Roman"/>
          <w:sz w:val="24"/>
          <w:szCs w:val="24"/>
        </w:rPr>
        <w:t xml:space="preserve">ur </w:t>
      </w:r>
      <w:r w:rsidRPr="00004C95">
        <w:rPr>
          <w:rFonts w:ascii="Times New Roman" w:eastAsia="Times New Roman" w:hAnsi="Times New Roman" w:cs="Times New Roman"/>
          <w:sz w:val="24"/>
          <w:szCs w:val="24"/>
        </w:rPr>
        <w:t xml:space="preserve">application of TGI supported </w:t>
      </w:r>
      <w:r w:rsidR="00520DE3" w:rsidRPr="00004C95">
        <w:rPr>
          <w:rFonts w:ascii="Times New Roman" w:eastAsia="Times New Roman" w:hAnsi="Times New Roman" w:cs="Times New Roman"/>
          <w:sz w:val="24"/>
          <w:szCs w:val="24"/>
        </w:rPr>
        <w:t>this hypothesis</w:t>
      </w:r>
      <w:r w:rsidRPr="00004C95">
        <w:rPr>
          <w:rFonts w:ascii="Times New Roman" w:eastAsia="Times New Roman" w:hAnsi="Times New Roman" w:cs="Times New Roman"/>
          <w:sz w:val="24"/>
          <w:szCs w:val="24"/>
        </w:rPr>
        <w:t xml:space="preserve">. We therefore </w:t>
      </w:r>
      <w:r w:rsidR="008F7B96" w:rsidRPr="00004C95">
        <w:rPr>
          <w:rFonts w:ascii="Times New Roman" w:eastAsia="Times New Roman" w:hAnsi="Times New Roman" w:cs="Times New Roman"/>
          <w:sz w:val="24"/>
          <w:szCs w:val="24"/>
        </w:rPr>
        <w:t>demonstrated that</w:t>
      </w:r>
      <w:r w:rsidRPr="00004C95">
        <w:rPr>
          <w:rFonts w:ascii="Times New Roman" w:eastAsia="Times New Roman" w:hAnsi="Times New Roman" w:cs="Times New Roman"/>
          <w:sz w:val="24"/>
          <w:szCs w:val="24"/>
        </w:rPr>
        <w:t xml:space="preserve"> </w:t>
      </w:r>
      <w:r w:rsidR="00520DE3" w:rsidRPr="00004C95">
        <w:rPr>
          <w:rFonts w:ascii="Times New Roman" w:eastAsia="Times New Roman" w:hAnsi="Times New Roman" w:cs="Times New Roman"/>
          <w:sz w:val="24"/>
          <w:szCs w:val="24"/>
        </w:rPr>
        <w:t xml:space="preserve">the straightforward TGI testing procedure can be used </w:t>
      </w:r>
      <w:r w:rsidRPr="00004C95">
        <w:rPr>
          <w:rFonts w:ascii="Times New Roman" w:eastAsia="Times New Roman" w:hAnsi="Times New Roman" w:cs="Times New Roman"/>
          <w:sz w:val="24"/>
          <w:szCs w:val="24"/>
        </w:rPr>
        <w:t xml:space="preserve">to strengthen the results </w:t>
      </w:r>
      <w:r w:rsidR="00520DE3" w:rsidRPr="00004C95">
        <w:rPr>
          <w:rFonts w:ascii="Times New Roman" w:eastAsia="Times New Roman" w:hAnsi="Times New Roman" w:cs="Times New Roman"/>
          <w:sz w:val="24"/>
          <w:szCs w:val="24"/>
        </w:rPr>
        <w:t xml:space="preserve">from </w:t>
      </w:r>
      <w:r w:rsidRPr="00004C95">
        <w:rPr>
          <w:rFonts w:ascii="Times New Roman" w:eastAsia="Times New Roman" w:hAnsi="Times New Roman" w:cs="Times New Roman"/>
          <w:sz w:val="24"/>
          <w:szCs w:val="24"/>
        </w:rPr>
        <w:t xml:space="preserve">temporal genetic studies </w:t>
      </w:r>
      <w:r w:rsidR="00520DE3" w:rsidRPr="00004C95">
        <w:rPr>
          <w:rFonts w:ascii="Times New Roman" w:eastAsia="Times New Roman" w:hAnsi="Times New Roman" w:cs="Times New Roman"/>
          <w:sz w:val="24"/>
          <w:szCs w:val="24"/>
        </w:rPr>
        <w:t xml:space="preserve">that use </w:t>
      </w:r>
      <w:r w:rsidRPr="00004C95">
        <w:rPr>
          <w:rFonts w:ascii="Times New Roman" w:eastAsia="Times New Roman" w:hAnsi="Times New Roman" w:cs="Times New Roman"/>
          <w:sz w:val="24"/>
          <w:szCs w:val="24"/>
        </w:rPr>
        <w:t xml:space="preserve">repeated samples. </w:t>
      </w:r>
    </w:p>
    <w:p w14:paraId="069B7BA2" w14:textId="77777777" w:rsidR="00760250" w:rsidRPr="00004C95" w:rsidRDefault="00760250" w:rsidP="00182E94">
      <w:pPr>
        <w:pStyle w:val="Titre2"/>
        <w:spacing w:after="240" w:line="276" w:lineRule="auto"/>
        <w:rPr>
          <w:lang w:val="en-US"/>
        </w:rPr>
      </w:pPr>
      <w:r w:rsidRPr="00004C95">
        <w:rPr>
          <w:lang w:val="en-US"/>
        </w:rPr>
        <w:t xml:space="preserve">Considerations about the use of TGI </w:t>
      </w:r>
    </w:p>
    <w:p w14:paraId="1FC39A96" w14:textId="15E5C180" w:rsidR="00CF7127" w:rsidRPr="00004C95" w:rsidRDefault="00CF7127"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Different empirical datasets and research objectives may require TGI users to </w:t>
      </w:r>
      <w:r w:rsidR="008C196C" w:rsidRPr="00004C95">
        <w:rPr>
          <w:rFonts w:ascii="Times New Roman" w:eastAsia="Times New Roman" w:hAnsi="Times New Roman" w:cs="Times New Roman"/>
          <w:sz w:val="24"/>
          <w:szCs w:val="24"/>
        </w:rPr>
        <w:t xml:space="preserve">customize </w:t>
      </w:r>
      <w:r w:rsidRPr="00004C95">
        <w:rPr>
          <w:rFonts w:ascii="Times New Roman" w:eastAsia="Times New Roman" w:hAnsi="Times New Roman" w:cs="Times New Roman"/>
          <w:sz w:val="24"/>
          <w:szCs w:val="24"/>
        </w:rPr>
        <w:t xml:space="preserve">our procedure, but the TGI function is transparent and flexible, and different permutation and genetic distance algorithms could easily be used by simply changing a few lines in the annotated TGI function provided in the supplementary material. </w:t>
      </w:r>
      <w:r w:rsidR="00760250" w:rsidRPr="00004C95">
        <w:rPr>
          <w:rFonts w:ascii="Times New Roman" w:eastAsia="Times New Roman" w:hAnsi="Times New Roman" w:cs="Times New Roman"/>
          <w:sz w:val="24"/>
          <w:szCs w:val="24"/>
        </w:rPr>
        <w:t>TGI can also readily be used on other types of genetic</w:t>
      </w:r>
      <w:r w:rsidRPr="00004C95">
        <w:rPr>
          <w:rFonts w:ascii="Times New Roman" w:eastAsia="Times New Roman" w:hAnsi="Times New Roman" w:cs="Times New Roman"/>
          <w:sz w:val="24"/>
          <w:szCs w:val="24"/>
        </w:rPr>
        <w:t xml:space="preserve"> data, such as microsatellites. TGI provides a robust statistical framework beyond arbitrarily comparing pairwise genetic differentiation, or node-based genetic diversity values.</w:t>
      </w:r>
    </w:p>
    <w:p w14:paraId="6AD960BE" w14:textId="31651BF7" w:rsidR="00D23160" w:rsidRPr="00004C95" w:rsidRDefault="00F0721A"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Despite these advantages, there are still several important considerations for the effective use of TGI. The implementation of TGI in new systems will ultimately be more successful if researchers have an </w:t>
      </w:r>
      <w:r w:rsidRPr="00004C95">
        <w:rPr>
          <w:rFonts w:ascii="Times New Roman" w:eastAsia="Times New Roman" w:hAnsi="Times New Roman" w:cs="Times New Roman"/>
          <w:i/>
          <w:iCs/>
          <w:sz w:val="24"/>
          <w:szCs w:val="24"/>
        </w:rPr>
        <w:t>a priori</w:t>
      </w:r>
      <w:r w:rsidRPr="00004C95">
        <w:rPr>
          <w:rFonts w:ascii="Times New Roman" w:eastAsia="Times New Roman" w:hAnsi="Times New Roman" w:cs="Times New Roman"/>
          <w:sz w:val="24"/>
          <w:szCs w:val="24"/>
        </w:rPr>
        <w:t xml:space="preserve"> understanding of the population dynamics of their system and the nature and scale of possible disturbances in their study area. Indeed, this prior knowledge could help researchers choose a range of significance thresholds appropriate to their study system. These values ultimately represent trade-offs in potential conservation costs, and it is therefore essential that researchers grasp their importance and choose these values deliberately. Stricter (lower) values for the TGI p-value threshold expectedly result in a lower FPR but may also result in a higher FNR (lower power). </w:t>
      </w:r>
      <w:r w:rsidRPr="00004C95">
        <w:rPr>
          <w:rFonts w:ascii="Times New Roman" w:hAnsi="Times New Roman" w:cs="Times New Roman"/>
          <w:sz w:val="24"/>
          <w:szCs w:val="24"/>
        </w:rPr>
        <w:t xml:space="preserve">Identifying the most sensible threshold for a chosen objective would be valuable to better understand the trade-offs of different sampling schemes in specific </w:t>
      </w:r>
      <w:r w:rsidR="006344AD">
        <w:rPr>
          <w:rFonts w:ascii="Times New Roman" w:hAnsi="Times New Roman" w:cs="Times New Roman"/>
          <w:sz w:val="24"/>
          <w:szCs w:val="24"/>
        </w:rPr>
        <w:t xml:space="preserve">empirical </w:t>
      </w:r>
      <w:r w:rsidRPr="00004C95">
        <w:rPr>
          <w:rFonts w:ascii="Times New Roman" w:hAnsi="Times New Roman" w:cs="Times New Roman"/>
          <w:sz w:val="24"/>
          <w:szCs w:val="24"/>
        </w:rPr>
        <w:t>systems</w:t>
      </w:r>
      <w:r w:rsidR="006344AD">
        <w:rPr>
          <w:rFonts w:ascii="Times New Roman" w:hAnsi="Times New Roman" w:cs="Times New Roman"/>
          <w:sz w:val="24"/>
          <w:szCs w:val="24"/>
        </w:rPr>
        <w:t>. Purpose-designed spatially-explicit simulations can be used to address this challenge</w:t>
      </w:r>
      <w:r w:rsidRPr="00004C95">
        <w:rPr>
          <w:rFonts w:ascii="Times New Roman" w:hAnsi="Times New Roman" w:cs="Times New Roman"/>
          <w:sz w:val="24"/>
          <w:szCs w:val="24"/>
        </w:rPr>
        <w:t xml:space="preserve">. </w:t>
      </w:r>
      <w:r w:rsidR="006344AD">
        <w:rPr>
          <w:rFonts w:ascii="Times New Roman" w:eastAsia="Times New Roman" w:hAnsi="Times New Roman" w:cs="Times New Roman"/>
          <w:sz w:val="24"/>
          <w:szCs w:val="24"/>
        </w:rPr>
        <w:t>I</w:t>
      </w:r>
      <w:r w:rsidR="008C196C" w:rsidRPr="00004C95">
        <w:rPr>
          <w:rFonts w:ascii="Times New Roman" w:eastAsia="Times New Roman" w:hAnsi="Times New Roman" w:cs="Times New Roman"/>
          <w:iCs/>
          <w:sz w:val="24"/>
          <w:szCs w:val="24"/>
        </w:rPr>
        <w:t>n</w:t>
      </w:r>
      <w:r w:rsidR="008C196C" w:rsidRPr="00004C95">
        <w:rPr>
          <w:rFonts w:ascii="Times New Roman" w:eastAsia="Times New Roman" w:hAnsi="Times New Roman" w:cs="Times New Roman"/>
          <w:i/>
          <w:sz w:val="24"/>
          <w:szCs w:val="24"/>
        </w:rPr>
        <w:t xml:space="preserve"> </w:t>
      </w:r>
      <w:r w:rsidRPr="00004C95">
        <w:rPr>
          <w:rFonts w:ascii="Times New Roman" w:eastAsia="Times New Roman" w:hAnsi="Times New Roman" w:cs="Times New Roman"/>
          <w:sz w:val="24"/>
          <w:szCs w:val="24"/>
        </w:rPr>
        <w:t xml:space="preserve">some </w:t>
      </w:r>
      <w:bookmarkStart w:id="12" w:name="_GoBack"/>
      <w:bookmarkEnd w:id="12"/>
      <w:r w:rsidR="002200BB" w:rsidRPr="00004C95">
        <w:rPr>
          <w:rFonts w:ascii="Times New Roman" w:eastAsia="Times New Roman" w:hAnsi="Times New Roman" w:cs="Times New Roman"/>
          <w:sz w:val="24"/>
          <w:szCs w:val="24"/>
        </w:rPr>
        <w:t>cases,</w:t>
      </w:r>
      <w:r w:rsidR="008C196C" w:rsidRPr="00004C95">
        <w:rPr>
          <w:rFonts w:ascii="Times New Roman" w:eastAsia="Times New Roman" w:hAnsi="Times New Roman" w:cs="Times New Roman"/>
          <w:sz w:val="24"/>
          <w:szCs w:val="24"/>
        </w:rPr>
        <w:t xml:space="preserve"> it may be desirable </w:t>
      </w:r>
      <w:r w:rsidRPr="00004C95">
        <w:rPr>
          <w:rFonts w:ascii="Times New Roman" w:eastAsia="Times New Roman" w:hAnsi="Times New Roman" w:cs="Times New Roman"/>
          <w:sz w:val="24"/>
          <w:szCs w:val="24"/>
        </w:rPr>
        <w:t xml:space="preserve">to </w:t>
      </w:r>
      <w:r w:rsidR="008C196C" w:rsidRPr="00004C95">
        <w:rPr>
          <w:rFonts w:ascii="Times New Roman" w:eastAsia="Times New Roman" w:hAnsi="Times New Roman" w:cs="Times New Roman"/>
          <w:sz w:val="24"/>
          <w:szCs w:val="24"/>
        </w:rPr>
        <w:t xml:space="preserve">minimize </w:t>
      </w:r>
      <w:r w:rsidRPr="00004C95">
        <w:rPr>
          <w:rFonts w:ascii="Times New Roman" w:eastAsia="Times New Roman" w:hAnsi="Times New Roman" w:cs="Times New Roman"/>
          <w:sz w:val="24"/>
          <w:szCs w:val="24"/>
        </w:rPr>
        <w:t xml:space="preserve">false negatives </w:t>
      </w:r>
      <w:r w:rsidR="008C196C" w:rsidRPr="00004C95">
        <w:rPr>
          <w:rFonts w:ascii="Times New Roman" w:eastAsia="Times New Roman" w:hAnsi="Times New Roman" w:cs="Times New Roman"/>
          <w:sz w:val="24"/>
          <w:szCs w:val="24"/>
        </w:rPr>
        <w:t xml:space="preserve">relative to </w:t>
      </w:r>
      <w:r w:rsidRPr="00004C95">
        <w:rPr>
          <w:rFonts w:ascii="Times New Roman" w:eastAsia="Times New Roman" w:hAnsi="Times New Roman" w:cs="Times New Roman"/>
          <w:sz w:val="24"/>
          <w:szCs w:val="24"/>
        </w:rPr>
        <w:t xml:space="preserve">false positives – thus ensuring that we detect all the affected populations no matter the cost of detecting, and therefore monitoring and preserving, some populations which do not need preservation. </w:t>
      </w:r>
    </w:p>
    <w:p w14:paraId="31E32012" w14:textId="36A96CFC" w:rsidR="00760250" w:rsidRPr="00004C95" w:rsidRDefault="00760250" w:rsidP="00182E94">
      <w:pPr>
        <w:spacing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TGI was not designed as an alternative </w:t>
      </w:r>
      <w:r w:rsidR="00520DE3" w:rsidRPr="00004C95">
        <w:rPr>
          <w:rFonts w:ascii="Times New Roman" w:eastAsia="Times New Roman" w:hAnsi="Times New Roman" w:cs="Times New Roman"/>
          <w:sz w:val="24"/>
          <w:szCs w:val="24"/>
        </w:rPr>
        <w:t>for</w:t>
      </w:r>
      <w:r w:rsidRPr="00004C95">
        <w:rPr>
          <w:rFonts w:ascii="Times New Roman" w:eastAsia="Times New Roman" w:hAnsi="Times New Roman" w:cs="Times New Roman"/>
          <w:sz w:val="24"/>
          <w:szCs w:val="24"/>
        </w:rPr>
        <w:t xml:space="preserve"> infer</w:t>
      </w:r>
      <w:r w:rsidR="00520DE3" w:rsidRPr="00004C95">
        <w:rPr>
          <w:rFonts w:ascii="Times New Roman" w:eastAsia="Times New Roman" w:hAnsi="Times New Roman" w:cs="Times New Roman"/>
          <w:sz w:val="24"/>
          <w:szCs w:val="24"/>
        </w:rPr>
        <w:t>ring</w:t>
      </w:r>
      <w:r w:rsidRPr="00004C95">
        <w:rPr>
          <w:rFonts w:ascii="Times New Roman" w:eastAsia="Times New Roman" w:hAnsi="Times New Roman" w:cs="Times New Roman"/>
          <w:sz w:val="24"/>
          <w:szCs w:val="24"/>
        </w:rPr>
        <w:t xml:space="preserve"> </w:t>
      </w:r>
      <w:r w:rsidR="00520DE3" w:rsidRPr="00004C95">
        <w:rPr>
          <w:rFonts w:ascii="Times New Roman" w:eastAsia="Times New Roman" w:hAnsi="Times New Roman" w:cs="Times New Roman"/>
          <w:sz w:val="24"/>
          <w:szCs w:val="24"/>
        </w:rPr>
        <w:t xml:space="preserve">demographic history </w:t>
      </w:r>
      <w:r w:rsidRPr="00004C95">
        <w:rPr>
          <w:rFonts w:ascii="Times New Roman" w:eastAsia="Times New Roman" w:hAnsi="Times New Roman" w:cs="Times New Roman"/>
          <w:sz w:val="24"/>
          <w:szCs w:val="24"/>
        </w:rPr>
        <w:t xml:space="preserve">from large genetic datasets collected at a single time. Instead, it was designed to help research teams </w:t>
      </w:r>
      <w:r w:rsidR="00F76398" w:rsidRPr="00004C95">
        <w:rPr>
          <w:rFonts w:ascii="Times New Roman" w:eastAsia="Times New Roman" w:hAnsi="Times New Roman" w:cs="Times New Roman"/>
          <w:sz w:val="24"/>
          <w:szCs w:val="24"/>
        </w:rPr>
        <w:t xml:space="preserve">collecting </w:t>
      </w:r>
      <w:r w:rsidRPr="00004C95">
        <w:rPr>
          <w:rFonts w:ascii="Times New Roman" w:eastAsia="Times New Roman" w:hAnsi="Times New Roman" w:cs="Times New Roman"/>
          <w:sz w:val="24"/>
          <w:szCs w:val="24"/>
        </w:rPr>
        <w:t>repeated samples fr</w:t>
      </w:r>
      <w:r w:rsidR="00F76398" w:rsidRPr="00004C95">
        <w:rPr>
          <w:rFonts w:ascii="Times New Roman" w:eastAsia="Times New Roman" w:hAnsi="Times New Roman" w:cs="Times New Roman"/>
          <w:sz w:val="24"/>
          <w:szCs w:val="24"/>
        </w:rPr>
        <w:t>om</w:t>
      </w:r>
      <w:r w:rsidRPr="00004C95">
        <w:rPr>
          <w:rFonts w:ascii="Times New Roman" w:eastAsia="Times New Roman" w:hAnsi="Times New Roman" w:cs="Times New Roman"/>
          <w:sz w:val="24"/>
          <w:szCs w:val="24"/>
        </w:rPr>
        <w:t xml:space="preserve"> non-model organisms with limited genotypic information, </w:t>
      </w:r>
      <w:r w:rsidR="00F76398" w:rsidRPr="00004C95">
        <w:rPr>
          <w:rFonts w:ascii="Times New Roman" w:eastAsia="Times New Roman" w:hAnsi="Times New Roman" w:cs="Times New Roman"/>
          <w:sz w:val="24"/>
          <w:szCs w:val="24"/>
        </w:rPr>
        <w:t xml:space="preserve">and </w:t>
      </w:r>
      <w:r w:rsidR="00B96282" w:rsidRPr="00004C95">
        <w:rPr>
          <w:rFonts w:ascii="Times New Roman" w:eastAsia="Times New Roman" w:hAnsi="Times New Roman" w:cs="Times New Roman"/>
          <w:sz w:val="24"/>
          <w:szCs w:val="24"/>
        </w:rPr>
        <w:t>especially</w:t>
      </w:r>
      <w:r w:rsidR="00F76398" w:rsidRPr="00004C95">
        <w:rPr>
          <w:rFonts w:ascii="Times New Roman" w:eastAsia="Times New Roman" w:hAnsi="Times New Roman" w:cs="Times New Roman"/>
          <w:sz w:val="24"/>
          <w:szCs w:val="24"/>
        </w:rPr>
        <w:t xml:space="preserve"> teams </w:t>
      </w:r>
      <w:r w:rsidRPr="00004C95">
        <w:rPr>
          <w:rFonts w:ascii="Times New Roman" w:eastAsia="Times New Roman" w:hAnsi="Times New Roman" w:cs="Times New Roman"/>
          <w:sz w:val="24"/>
          <w:szCs w:val="24"/>
        </w:rPr>
        <w:t xml:space="preserve">wanting to compare new samples to older ones. Nonetheless, more work is needed to explore how the performance of TGI varies with </w:t>
      </w:r>
      <w:r w:rsidR="00F76398" w:rsidRPr="00004C95">
        <w:rPr>
          <w:rFonts w:ascii="Times New Roman" w:eastAsia="Times New Roman" w:hAnsi="Times New Roman" w:cs="Times New Roman"/>
          <w:sz w:val="24"/>
          <w:szCs w:val="24"/>
        </w:rPr>
        <w:t>factors that were not tested in our simulations, including</w:t>
      </w:r>
      <w:r w:rsidRPr="00004C95">
        <w:rPr>
          <w:rFonts w:ascii="Times New Roman" w:eastAsia="Times New Roman" w:hAnsi="Times New Roman" w:cs="Times New Roman"/>
          <w:sz w:val="24"/>
          <w:szCs w:val="24"/>
        </w:rPr>
        <w:t xml:space="preserve"> 1) </w:t>
      </w:r>
      <w:r w:rsidR="00F76398" w:rsidRPr="00004C95">
        <w:rPr>
          <w:rFonts w:ascii="Times New Roman" w:eastAsia="Times New Roman" w:hAnsi="Times New Roman" w:cs="Times New Roman"/>
          <w:sz w:val="24"/>
          <w:szCs w:val="24"/>
        </w:rPr>
        <w:t xml:space="preserve">the chosen </w:t>
      </w:r>
      <w:r w:rsidRPr="00004C95">
        <w:rPr>
          <w:rFonts w:ascii="Times New Roman" w:eastAsia="Times New Roman" w:hAnsi="Times New Roman" w:cs="Times New Roman"/>
          <w:sz w:val="24"/>
          <w:szCs w:val="24"/>
        </w:rPr>
        <w:t>genetic distance algorithm; 2) spatial</w:t>
      </w:r>
      <w:r w:rsidR="001950C0">
        <w:rPr>
          <w:rFonts w:ascii="Times New Roman" w:eastAsia="Times New Roman" w:hAnsi="Times New Roman" w:cs="Times New Roman"/>
          <w:sz w:val="24"/>
          <w:szCs w:val="24"/>
        </w:rPr>
        <w:t>-temporal</w:t>
      </w:r>
      <w:r w:rsidRPr="00004C95">
        <w:rPr>
          <w:rFonts w:ascii="Times New Roman" w:eastAsia="Times New Roman" w:hAnsi="Times New Roman" w:cs="Times New Roman"/>
          <w:sz w:val="24"/>
          <w:szCs w:val="24"/>
        </w:rPr>
        <w:t xml:space="preserve"> autocorrelation in genetic legacies; 3) effective population size; and 4) spatial heterogeneity in landscape resistance to movement. </w:t>
      </w:r>
    </w:p>
    <w:p w14:paraId="1D46848E" w14:textId="77777777" w:rsidR="00760250" w:rsidRPr="00004C95" w:rsidRDefault="00760250" w:rsidP="00182E94">
      <w:pPr>
        <w:pStyle w:val="Titre2"/>
        <w:spacing w:after="240" w:line="276" w:lineRule="auto"/>
        <w:rPr>
          <w:lang w:val="en-US"/>
        </w:rPr>
      </w:pPr>
      <w:r w:rsidRPr="00004C95">
        <w:rPr>
          <w:lang w:val="en-US"/>
        </w:rPr>
        <w:t>Conclusions</w:t>
      </w:r>
    </w:p>
    <w:p w14:paraId="3557FF3F" w14:textId="0008E492" w:rsidR="00760250" w:rsidRPr="00004C95" w:rsidRDefault="00760250" w:rsidP="00182E94">
      <w:pPr>
        <w:spacing w:after="240" w:line="276" w:lineRule="auto"/>
        <w:rPr>
          <w:rFonts w:ascii="Times New Roman" w:eastAsia="Times New Roman" w:hAnsi="Times New Roman" w:cs="Times New Roman"/>
          <w:sz w:val="24"/>
          <w:szCs w:val="24"/>
        </w:rPr>
      </w:pPr>
      <w:commentRangeStart w:id="13"/>
      <w:r w:rsidRPr="00004C95">
        <w:rPr>
          <w:rFonts w:ascii="Times New Roman" w:eastAsia="Times New Roman" w:hAnsi="Times New Roman" w:cs="Times New Roman"/>
          <w:sz w:val="24"/>
          <w:szCs w:val="24"/>
        </w:rPr>
        <w:lastRenderedPageBreak/>
        <w:t>Identifying</w:t>
      </w:r>
      <w:commentRangeEnd w:id="13"/>
      <w:r w:rsidR="008C196C" w:rsidRPr="00004C95">
        <w:rPr>
          <w:rStyle w:val="Marquedecommentaire"/>
        </w:rPr>
        <w:commentReference w:id="13"/>
      </w:r>
      <w:r w:rsidRPr="00004C95">
        <w:rPr>
          <w:rFonts w:ascii="Times New Roman" w:eastAsia="Times New Roman" w:hAnsi="Times New Roman" w:cs="Times New Roman"/>
          <w:sz w:val="24"/>
          <w:szCs w:val="24"/>
        </w:rPr>
        <w:t xml:space="preserve"> changes in genetic diversity, beyond </w:t>
      </w:r>
      <w:r w:rsidR="00FE48FB"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expect</w:t>
      </w:r>
      <w:r w:rsidR="00FE48FB" w:rsidRPr="00004C95">
        <w:rPr>
          <w:rFonts w:ascii="Times New Roman" w:eastAsia="Times New Roman" w:hAnsi="Times New Roman" w:cs="Times New Roman"/>
          <w:sz w:val="24"/>
          <w:szCs w:val="24"/>
        </w:rPr>
        <w:t>ed changes</w:t>
      </w:r>
      <w:r w:rsidRPr="00004C95">
        <w:rPr>
          <w:rFonts w:ascii="Times New Roman" w:eastAsia="Times New Roman" w:hAnsi="Times New Roman" w:cs="Times New Roman"/>
          <w:sz w:val="24"/>
          <w:szCs w:val="24"/>
        </w:rPr>
        <w:t xml:space="preserve"> due to background micro-evolutionary processes, can help researchers and conservation managers identify locations </w:t>
      </w:r>
      <w:r w:rsidR="00FE48FB" w:rsidRPr="00004C95">
        <w:rPr>
          <w:rFonts w:ascii="Times New Roman" w:eastAsia="Times New Roman" w:hAnsi="Times New Roman" w:cs="Times New Roman"/>
          <w:sz w:val="24"/>
          <w:szCs w:val="24"/>
        </w:rPr>
        <w:t xml:space="preserve">or populations </w:t>
      </w:r>
      <w:r w:rsidRPr="00004C95">
        <w:rPr>
          <w:rFonts w:ascii="Times New Roman" w:eastAsia="Times New Roman" w:hAnsi="Times New Roman" w:cs="Times New Roman"/>
          <w:sz w:val="24"/>
          <w:szCs w:val="24"/>
        </w:rPr>
        <w:t>that have experienced important past demographic events. These events could be detrimental (e.g.</w:t>
      </w:r>
      <w:r w:rsidR="00FE48FB"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loss of diversity</w:t>
      </w:r>
      <w:r w:rsidR="00FE48FB" w:rsidRPr="00004C95">
        <w:rPr>
          <w:rFonts w:ascii="Times New Roman" w:eastAsia="Times New Roman" w:hAnsi="Times New Roman" w:cs="Times New Roman"/>
          <w:sz w:val="24"/>
          <w:szCs w:val="24"/>
        </w:rPr>
        <w:t xml:space="preserve"> or</w:t>
      </w:r>
      <w:r w:rsidRPr="00004C95">
        <w:rPr>
          <w:rFonts w:ascii="Times New Roman" w:eastAsia="Times New Roman" w:hAnsi="Times New Roman" w:cs="Times New Roman"/>
          <w:sz w:val="24"/>
          <w:szCs w:val="24"/>
        </w:rPr>
        <w:t xml:space="preserve"> maladaptation) or beneficial (e.g.</w:t>
      </w:r>
      <w:r w:rsidR="00FE48FB" w:rsidRPr="00004C95">
        <w:rPr>
          <w:rFonts w:ascii="Times New Roman" w:eastAsia="Times New Roman" w:hAnsi="Times New Roman" w:cs="Times New Roman"/>
          <w:sz w:val="24"/>
          <w:szCs w:val="24"/>
        </w:rPr>
        <w:t>,</w:t>
      </w:r>
      <w:r w:rsidRPr="00004C95">
        <w:rPr>
          <w:rFonts w:ascii="Times New Roman" w:eastAsia="Times New Roman" w:hAnsi="Times New Roman" w:cs="Times New Roman"/>
          <w:i/>
          <w:sz w:val="24"/>
          <w:szCs w:val="24"/>
        </w:rPr>
        <w:t xml:space="preserve"> </w:t>
      </w:r>
      <w:r w:rsidRPr="00004C95">
        <w:rPr>
          <w:rFonts w:ascii="Times New Roman" w:eastAsia="Times New Roman" w:hAnsi="Times New Roman" w:cs="Times New Roman"/>
          <w:sz w:val="24"/>
          <w:szCs w:val="24"/>
        </w:rPr>
        <w:t>higher effective population size</w:t>
      </w:r>
      <w:r w:rsidR="00FE48FB" w:rsidRPr="00004C95">
        <w:rPr>
          <w:rFonts w:ascii="Times New Roman" w:eastAsia="Times New Roman" w:hAnsi="Times New Roman" w:cs="Times New Roman"/>
          <w:sz w:val="24"/>
          <w:szCs w:val="24"/>
        </w:rPr>
        <w:t xml:space="preserve"> or</w:t>
      </w:r>
      <w:r w:rsidRPr="00004C95">
        <w:rPr>
          <w:rFonts w:ascii="Times New Roman" w:eastAsia="Times New Roman" w:hAnsi="Times New Roman" w:cs="Times New Roman"/>
          <w:sz w:val="24"/>
          <w:szCs w:val="24"/>
        </w:rPr>
        <w:t xml:space="preserve"> genetic rescue). Such </w:t>
      </w:r>
      <w:r w:rsidR="00FE48FB" w:rsidRPr="00004C95">
        <w:rPr>
          <w:rFonts w:ascii="Times New Roman" w:eastAsia="Times New Roman" w:hAnsi="Times New Roman" w:cs="Times New Roman"/>
          <w:sz w:val="24"/>
          <w:szCs w:val="24"/>
        </w:rPr>
        <w:t xml:space="preserve">locations and populations </w:t>
      </w:r>
      <w:r w:rsidRPr="00004C95">
        <w:rPr>
          <w:rFonts w:ascii="Times New Roman" w:eastAsia="Times New Roman" w:hAnsi="Times New Roman" w:cs="Times New Roman"/>
          <w:sz w:val="24"/>
          <w:szCs w:val="24"/>
        </w:rPr>
        <w:t xml:space="preserve">could then be prioritized for increased monitoring and further investigation into the origin of these changes. As shown in our application of TGI </w:t>
      </w:r>
      <w:r w:rsidR="00FE48FB" w:rsidRPr="00004C95">
        <w:rPr>
          <w:rFonts w:ascii="Times New Roman" w:eastAsia="Times New Roman" w:hAnsi="Times New Roman" w:cs="Times New Roman"/>
          <w:sz w:val="24"/>
          <w:szCs w:val="24"/>
        </w:rPr>
        <w:t xml:space="preserve">to empirical data from the </w:t>
      </w:r>
      <w:r w:rsidRPr="00004C95">
        <w:rPr>
          <w:rFonts w:ascii="Times New Roman" w:eastAsia="Times New Roman" w:hAnsi="Times New Roman" w:cs="Times New Roman"/>
          <w:sz w:val="24"/>
          <w:szCs w:val="24"/>
        </w:rPr>
        <w:t xml:space="preserve">endangered </w:t>
      </w:r>
      <w:r w:rsidR="00FE48FB" w:rsidRPr="00004C95">
        <w:rPr>
          <w:rFonts w:ascii="Times New Roman" w:eastAsia="Times New Roman" w:hAnsi="Times New Roman" w:cs="Times New Roman"/>
          <w:sz w:val="24"/>
          <w:szCs w:val="24"/>
        </w:rPr>
        <w:t>Northern tidewater goby</w:t>
      </w:r>
      <w:r w:rsidRPr="00004C95">
        <w:rPr>
          <w:rFonts w:ascii="Times New Roman" w:eastAsia="Times New Roman" w:hAnsi="Times New Roman" w:cs="Times New Roman"/>
          <w:sz w:val="24"/>
          <w:szCs w:val="24"/>
        </w:rPr>
        <w:t xml:space="preserve">, our method provides a </w:t>
      </w:r>
      <w:r w:rsidR="00FE48FB" w:rsidRPr="00004C95">
        <w:rPr>
          <w:rFonts w:ascii="Times New Roman" w:eastAsia="Times New Roman" w:hAnsi="Times New Roman" w:cs="Times New Roman"/>
          <w:sz w:val="24"/>
          <w:szCs w:val="24"/>
        </w:rPr>
        <w:t xml:space="preserve">framework for </w:t>
      </w:r>
      <w:r w:rsidRPr="00004C95">
        <w:rPr>
          <w:rFonts w:ascii="Times New Roman" w:eastAsia="Times New Roman" w:hAnsi="Times New Roman" w:cs="Times New Roman"/>
          <w:sz w:val="24"/>
          <w:szCs w:val="24"/>
        </w:rPr>
        <w:t>direct</w:t>
      </w:r>
      <w:r w:rsidR="00FE48FB" w:rsidRPr="00004C95">
        <w:rPr>
          <w:rFonts w:ascii="Times New Roman" w:eastAsia="Times New Roman" w:hAnsi="Times New Roman" w:cs="Times New Roman"/>
          <w:sz w:val="24"/>
          <w:szCs w:val="24"/>
        </w:rPr>
        <w:t>ly</w:t>
      </w:r>
      <w:r w:rsidRPr="00004C95">
        <w:rPr>
          <w:rFonts w:ascii="Times New Roman" w:eastAsia="Times New Roman" w:hAnsi="Times New Roman" w:cs="Times New Roman"/>
          <w:sz w:val="24"/>
          <w:szCs w:val="24"/>
        </w:rPr>
        <w:t xml:space="preserve"> test</w:t>
      </w:r>
      <w:r w:rsidR="00FE48FB" w:rsidRPr="00004C95">
        <w:rPr>
          <w:rFonts w:ascii="Times New Roman" w:eastAsia="Times New Roman" w:hAnsi="Times New Roman" w:cs="Times New Roman"/>
          <w:sz w:val="24"/>
          <w:szCs w:val="24"/>
        </w:rPr>
        <w:t>ing</w:t>
      </w:r>
      <w:r w:rsidRPr="00004C95">
        <w:rPr>
          <w:rFonts w:ascii="Times New Roman" w:eastAsia="Times New Roman" w:hAnsi="Times New Roman" w:cs="Times New Roman"/>
          <w:sz w:val="24"/>
          <w:szCs w:val="24"/>
        </w:rPr>
        <w:t xml:space="preserve"> hypothes</w:t>
      </w:r>
      <w:r w:rsidR="00FE48FB" w:rsidRPr="00004C95">
        <w:rPr>
          <w:rFonts w:ascii="Times New Roman" w:eastAsia="Times New Roman" w:hAnsi="Times New Roman" w:cs="Times New Roman"/>
          <w:sz w:val="24"/>
          <w:szCs w:val="24"/>
        </w:rPr>
        <w:t>e</w:t>
      </w:r>
      <w:r w:rsidRPr="00004C95">
        <w:rPr>
          <w:rFonts w:ascii="Times New Roman" w:eastAsia="Times New Roman" w:hAnsi="Times New Roman" w:cs="Times New Roman"/>
          <w:sz w:val="24"/>
          <w:szCs w:val="24"/>
        </w:rPr>
        <w:t xml:space="preserve">s </w:t>
      </w:r>
      <w:r w:rsidR="00FE48FB" w:rsidRPr="00004C95">
        <w:rPr>
          <w:rFonts w:ascii="Times New Roman" w:eastAsia="Times New Roman" w:hAnsi="Times New Roman" w:cs="Times New Roman"/>
          <w:sz w:val="24"/>
          <w:szCs w:val="24"/>
        </w:rPr>
        <w:t xml:space="preserve">about </w:t>
      </w:r>
      <w:r w:rsidRPr="00004C95">
        <w:rPr>
          <w:rFonts w:ascii="Times New Roman" w:eastAsia="Times New Roman" w:hAnsi="Times New Roman" w:cs="Times New Roman"/>
          <w:sz w:val="24"/>
          <w:szCs w:val="24"/>
        </w:rPr>
        <w:t xml:space="preserve">exceptional temporal genetic change. Our approach to detecting temporal genetic differentiation does not require extensive genomic information and can </w:t>
      </w:r>
      <w:r w:rsidR="00FE48FB" w:rsidRPr="00004C95">
        <w:rPr>
          <w:rFonts w:ascii="Times New Roman" w:eastAsia="Times New Roman" w:hAnsi="Times New Roman" w:cs="Times New Roman"/>
          <w:sz w:val="24"/>
          <w:szCs w:val="24"/>
        </w:rPr>
        <w:t xml:space="preserve">therefore </w:t>
      </w:r>
      <w:r w:rsidRPr="00004C95">
        <w:rPr>
          <w:rFonts w:ascii="Times New Roman" w:eastAsia="Times New Roman" w:hAnsi="Times New Roman" w:cs="Times New Roman"/>
          <w:sz w:val="24"/>
          <w:szCs w:val="24"/>
        </w:rPr>
        <w:t>be used to explore the temporal dynamics of genetic diversity changes using relatively small genetic datasets (e.g.</w:t>
      </w:r>
      <w:r w:rsidR="00FE48FB"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hundreds of SNPs). </w:t>
      </w:r>
      <w:r w:rsidR="00FE48FB" w:rsidRPr="00004C95">
        <w:rPr>
          <w:rFonts w:ascii="Times New Roman" w:eastAsia="Times New Roman" w:hAnsi="Times New Roman" w:cs="Times New Roman"/>
          <w:sz w:val="24"/>
          <w:szCs w:val="24"/>
        </w:rPr>
        <w:t>We believe that the TGI approach is</w:t>
      </w:r>
      <w:r w:rsidRPr="00004C95">
        <w:rPr>
          <w:rFonts w:ascii="Times New Roman" w:eastAsia="Times New Roman" w:hAnsi="Times New Roman" w:cs="Times New Roman"/>
          <w:sz w:val="24"/>
          <w:szCs w:val="24"/>
        </w:rPr>
        <w:t xml:space="preserve"> </w:t>
      </w:r>
      <w:r w:rsidR="00FE48FB" w:rsidRPr="00004C95">
        <w:rPr>
          <w:rFonts w:ascii="Times New Roman" w:eastAsia="Times New Roman" w:hAnsi="Times New Roman" w:cs="Times New Roman"/>
          <w:sz w:val="24"/>
          <w:szCs w:val="24"/>
        </w:rPr>
        <w:t xml:space="preserve">a promising </w:t>
      </w:r>
      <w:r w:rsidRPr="00004C95">
        <w:rPr>
          <w:rFonts w:ascii="Times New Roman" w:eastAsia="Times New Roman" w:hAnsi="Times New Roman" w:cs="Times New Roman"/>
          <w:sz w:val="24"/>
          <w:szCs w:val="24"/>
        </w:rPr>
        <w:t>to</w:t>
      </w:r>
      <w:r w:rsidR="00FE48FB" w:rsidRPr="00004C95">
        <w:rPr>
          <w:rFonts w:ascii="Times New Roman" w:eastAsia="Times New Roman" w:hAnsi="Times New Roman" w:cs="Times New Roman"/>
          <w:sz w:val="24"/>
          <w:szCs w:val="24"/>
        </w:rPr>
        <w:t>ol</w:t>
      </w:r>
      <w:r w:rsidRPr="00004C95">
        <w:rPr>
          <w:rFonts w:ascii="Times New Roman" w:eastAsia="Times New Roman" w:hAnsi="Times New Roman" w:cs="Times New Roman"/>
          <w:sz w:val="24"/>
          <w:szCs w:val="24"/>
        </w:rPr>
        <w:t xml:space="preserve"> </w:t>
      </w:r>
      <w:r w:rsidR="00FE48FB" w:rsidRPr="00004C95">
        <w:rPr>
          <w:rFonts w:ascii="Times New Roman" w:eastAsia="Times New Roman" w:hAnsi="Times New Roman" w:cs="Times New Roman"/>
          <w:sz w:val="24"/>
          <w:szCs w:val="24"/>
        </w:rPr>
        <w:t xml:space="preserve">for the </w:t>
      </w:r>
      <w:r w:rsidRPr="00004C95">
        <w:rPr>
          <w:rFonts w:ascii="Times New Roman" w:eastAsia="Times New Roman" w:hAnsi="Times New Roman" w:cs="Times New Roman"/>
          <w:sz w:val="24"/>
          <w:szCs w:val="24"/>
        </w:rPr>
        <w:t>spatiotemporal analysis of wild, non-model organisms for which extensive genomic resources are yet to be developed.</w:t>
      </w:r>
    </w:p>
    <w:p w14:paraId="23E0F82A" w14:textId="77777777" w:rsidR="001E62F8" w:rsidRPr="00004C95" w:rsidRDefault="001E62F8" w:rsidP="003C632F">
      <w:pPr>
        <w:spacing w:after="0" w:line="480" w:lineRule="auto"/>
        <w:ind w:firstLine="720"/>
        <w:rPr>
          <w:rFonts w:ascii="Times New Roman" w:eastAsia="Times New Roman" w:hAnsi="Times New Roman" w:cs="Times New Roman"/>
          <w:sz w:val="24"/>
          <w:szCs w:val="24"/>
        </w:rPr>
      </w:pPr>
    </w:p>
    <w:p w14:paraId="4BA6E7E4" w14:textId="77777777" w:rsidR="00E60FBF" w:rsidRPr="00004C95" w:rsidRDefault="00E60FBF" w:rsidP="00E60FBF">
      <w:pPr>
        <w:spacing w:before="240" w:after="240" w:line="276" w:lineRule="auto"/>
        <w:rPr>
          <w:rFonts w:ascii="Times New Roman" w:hAnsi="Times New Roman" w:cs="Times New Roman"/>
          <w:b/>
          <w:sz w:val="24"/>
          <w:szCs w:val="24"/>
        </w:rPr>
      </w:pPr>
      <w:r w:rsidRPr="00004C95">
        <w:rPr>
          <w:rFonts w:ascii="Times New Roman" w:hAnsi="Times New Roman" w:cs="Times New Roman"/>
          <w:b/>
          <w:sz w:val="24"/>
          <w:szCs w:val="24"/>
        </w:rPr>
        <w:t>ACKNOWLEDGEMENTS</w:t>
      </w:r>
    </w:p>
    <w:p w14:paraId="5D1AE553" w14:textId="59F98924" w:rsidR="00E60FBF" w:rsidRPr="00004C95" w:rsidRDefault="00E60FBF" w:rsidP="00E60FBF">
      <w:pPr>
        <w:spacing w:before="240" w:after="240" w:line="276" w:lineRule="auto"/>
        <w:rPr>
          <w:rFonts w:ascii="Times New Roman" w:hAnsi="Times New Roman" w:cs="Times New Roman"/>
          <w:sz w:val="24"/>
          <w:szCs w:val="24"/>
        </w:rPr>
      </w:pPr>
      <w:r w:rsidRPr="00004C95">
        <w:rPr>
          <w:rFonts w:ascii="Times New Roman" w:hAnsi="Times New Roman" w:cs="Times New Roman"/>
          <w:sz w:val="24"/>
          <w:szCs w:val="24"/>
        </w:rPr>
        <w:t xml:space="preserve">This research was supported by a grant to PMAJ and the TRIA Network from the Natural Sciences and Engineering Research Council of Canada (grant no. NET GP 434810-12), with contributions from Alberta Agriculture and Forestry, fRI Research, Manitoba Conservation and Water Stewardship, Canadian Forest Service (Natural Resources Canada), Northwest Territories Environment and Natural Resources, Ontario Ministry of Natural Resources and Forestry, Saskatchewan Ministry of Environment, West Fraser, and Weyerhaeuser. </w:t>
      </w:r>
      <w:r w:rsidR="007E58D0">
        <w:rPr>
          <w:rFonts w:ascii="Times New Roman" w:hAnsi="Times New Roman" w:cs="Times New Roman"/>
          <w:sz w:val="24"/>
          <w:szCs w:val="24"/>
        </w:rPr>
        <w:t xml:space="preserve">This research was also supported by a Discovery Grant to PMAJ. </w:t>
      </w:r>
      <w:r w:rsidRPr="00004C95">
        <w:rPr>
          <w:rFonts w:ascii="Times New Roman" w:hAnsi="Times New Roman" w:cs="Times New Roman"/>
          <w:sz w:val="24"/>
          <w:szCs w:val="24"/>
        </w:rPr>
        <w:t>JW was also supported by a scholarship from the Forest Complexity Modelling (FCM) NSERC CREATE. Computations were made on the supercomputer CEDAR managed by Compute Canada (</w:t>
      </w:r>
      <w:hyperlink r:id="rId11" w:history="1">
        <w:r w:rsidRPr="00004C95">
          <w:rPr>
            <w:rStyle w:val="Lienhypertexte"/>
            <w:rFonts w:ascii="Times New Roman" w:hAnsi="Times New Roman" w:cs="Times New Roman"/>
            <w:sz w:val="24"/>
            <w:szCs w:val="24"/>
          </w:rPr>
          <w:t>www.computecanada.ca</w:t>
        </w:r>
      </w:hyperlink>
      <w:r w:rsidRPr="00004C95">
        <w:rPr>
          <w:rFonts w:ascii="Times New Roman" w:hAnsi="Times New Roman" w:cs="Times New Roman"/>
          <w:sz w:val="24"/>
          <w:szCs w:val="24"/>
        </w:rPr>
        <w:t>). Finally, we thank Jeremy Larroque, Hinatea Ariey and Charlotte Van Engeland for their comments on an earlier version of the manuscript.</w:t>
      </w:r>
    </w:p>
    <w:p w14:paraId="2FC90A86" w14:textId="069013D6" w:rsidR="00B46C5C" w:rsidRPr="00004C95" w:rsidRDefault="00B46C5C" w:rsidP="00E60FBF">
      <w:pPr>
        <w:spacing w:before="240" w:after="240" w:line="276" w:lineRule="auto"/>
        <w:rPr>
          <w:rFonts w:ascii="Times New Roman" w:hAnsi="Times New Roman" w:cs="Times New Roman"/>
          <w:sz w:val="24"/>
          <w:szCs w:val="24"/>
        </w:rPr>
      </w:pPr>
    </w:p>
    <w:p w14:paraId="56AFDE44" w14:textId="77777777" w:rsidR="00B46C5C" w:rsidRPr="00004C95" w:rsidRDefault="00B46C5C" w:rsidP="00B46C5C">
      <w:pPr>
        <w:spacing w:before="240" w:after="240" w:line="276" w:lineRule="auto"/>
        <w:rPr>
          <w:rFonts w:ascii="Times New Roman" w:hAnsi="Times New Roman" w:cs="Times New Roman"/>
          <w:b/>
          <w:sz w:val="24"/>
          <w:szCs w:val="24"/>
        </w:rPr>
      </w:pPr>
      <w:r w:rsidRPr="00004C95">
        <w:rPr>
          <w:rFonts w:ascii="Times New Roman" w:hAnsi="Times New Roman" w:cs="Times New Roman"/>
          <w:b/>
          <w:sz w:val="24"/>
          <w:szCs w:val="24"/>
        </w:rPr>
        <w:t>DATA ACCESSIBILITY</w:t>
      </w:r>
    </w:p>
    <w:p w14:paraId="33EEB32A" w14:textId="77777777" w:rsidR="00B46C5C" w:rsidRPr="00004C95" w:rsidRDefault="00B46C5C" w:rsidP="00B46C5C">
      <w:pPr>
        <w:spacing w:before="240" w:after="240" w:line="276" w:lineRule="auto"/>
        <w:rPr>
          <w:rFonts w:ascii="Times New Roman" w:hAnsi="Times New Roman" w:cs="Times New Roman"/>
          <w:sz w:val="24"/>
          <w:szCs w:val="24"/>
        </w:rPr>
      </w:pPr>
      <w:r w:rsidRPr="00004C95">
        <w:rPr>
          <w:rFonts w:ascii="Times New Roman" w:hAnsi="Times New Roman" w:cs="Times New Roman"/>
          <w:sz w:val="24"/>
          <w:szCs w:val="24"/>
        </w:rPr>
        <w:t xml:space="preserve">All simulation data used for this paper will be deposited online upon acceptance. Functions used to analyze the simulations will be available on a public repository on </w:t>
      </w:r>
      <w:r w:rsidRPr="00004C95">
        <w:rPr>
          <w:rFonts w:ascii="Times New Roman" w:hAnsi="Times New Roman" w:cs="Times New Roman"/>
          <w:i/>
          <w:sz w:val="24"/>
          <w:szCs w:val="24"/>
        </w:rPr>
        <w:t>GitHub</w:t>
      </w:r>
      <w:r w:rsidRPr="00004C95">
        <w:rPr>
          <w:rFonts w:ascii="Times New Roman" w:hAnsi="Times New Roman" w:cs="Times New Roman"/>
          <w:sz w:val="24"/>
          <w:szCs w:val="24"/>
        </w:rPr>
        <w:t>.</w:t>
      </w:r>
      <w:r w:rsidRPr="00004C95">
        <w:rPr>
          <w:rFonts w:ascii="Times New Roman" w:hAnsi="Times New Roman" w:cs="Times New Roman"/>
          <w:i/>
          <w:sz w:val="24"/>
          <w:szCs w:val="24"/>
        </w:rPr>
        <w:t xml:space="preserve"> </w:t>
      </w:r>
      <w:r w:rsidRPr="00004C95">
        <w:rPr>
          <w:rFonts w:ascii="Times New Roman" w:hAnsi="Times New Roman" w:cs="Times New Roman"/>
          <w:sz w:val="24"/>
          <w:szCs w:val="24"/>
        </w:rPr>
        <w:t>TGI, the function that would be most useful to potential users of our approach, will continue to be maintained and developed and may be contributed to a CRAN package in the near future.</w:t>
      </w:r>
    </w:p>
    <w:p w14:paraId="675C31A4" w14:textId="77777777" w:rsidR="00B46C5C" w:rsidRPr="00004C95" w:rsidRDefault="00B46C5C" w:rsidP="00B46C5C">
      <w:pPr>
        <w:spacing w:before="240" w:after="240" w:line="276" w:lineRule="auto"/>
        <w:rPr>
          <w:rFonts w:ascii="Times New Roman" w:hAnsi="Times New Roman" w:cs="Times New Roman"/>
          <w:sz w:val="24"/>
          <w:szCs w:val="24"/>
        </w:rPr>
      </w:pPr>
    </w:p>
    <w:p w14:paraId="56E9432F" w14:textId="77777777" w:rsidR="00B46C5C" w:rsidRPr="00004C95" w:rsidRDefault="00B46C5C" w:rsidP="00B46C5C">
      <w:pPr>
        <w:spacing w:before="240" w:after="240" w:line="276" w:lineRule="auto"/>
        <w:rPr>
          <w:rFonts w:ascii="Times New Roman" w:hAnsi="Times New Roman" w:cs="Times New Roman"/>
          <w:b/>
          <w:sz w:val="24"/>
          <w:szCs w:val="24"/>
        </w:rPr>
      </w:pPr>
      <w:r w:rsidRPr="00004C95">
        <w:rPr>
          <w:rFonts w:ascii="Times New Roman" w:hAnsi="Times New Roman" w:cs="Times New Roman"/>
          <w:b/>
          <w:sz w:val="24"/>
          <w:szCs w:val="24"/>
        </w:rPr>
        <w:t>AUTHOR CONTRIBUTIONS</w:t>
      </w:r>
    </w:p>
    <w:p w14:paraId="4DC33D69" w14:textId="77777777" w:rsidR="00B46C5C" w:rsidRPr="00004C95" w:rsidRDefault="00B46C5C" w:rsidP="00B46C5C">
      <w:pPr>
        <w:spacing w:before="240" w:after="240" w:line="276" w:lineRule="auto"/>
        <w:rPr>
          <w:rFonts w:ascii="Times New Roman" w:hAnsi="Times New Roman" w:cs="Times New Roman"/>
          <w:sz w:val="24"/>
          <w:szCs w:val="24"/>
        </w:rPr>
      </w:pPr>
      <w:r w:rsidRPr="00004C95">
        <w:rPr>
          <w:rFonts w:ascii="Times New Roman" w:hAnsi="Times New Roman" w:cs="Times New Roman"/>
          <w:sz w:val="24"/>
          <w:szCs w:val="24"/>
        </w:rPr>
        <w:lastRenderedPageBreak/>
        <w:t>J.W. designed the study, created the simulation inputs, ran the simulations, transformed the TBI function to TGI, and performed the analyses. P.L. and P.M.A.J. provided advice on the study design, analysis, and the visualization. J.W., P.L. and P.M.A.J. wrote the paper.</w:t>
      </w:r>
    </w:p>
    <w:p w14:paraId="23767EA4" w14:textId="13178C0C" w:rsidR="00182E94" w:rsidRPr="00004C95" w:rsidRDefault="00182E94" w:rsidP="009C6F01">
      <w:pPr>
        <w:spacing w:after="0" w:line="480" w:lineRule="auto"/>
        <w:rPr>
          <w:rFonts w:ascii="Times New Roman" w:eastAsia="Times New Roman" w:hAnsi="Times New Roman" w:cs="Times New Roman"/>
          <w:b/>
          <w:sz w:val="24"/>
          <w:szCs w:val="24"/>
        </w:rPr>
      </w:pPr>
    </w:p>
    <w:p w14:paraId="6A1E109A" w14:textId="69C41C17" w:rsidR="001E62F8" w:rsidRPr="00004C95" w:rsidRDefault="008D3C82" w:rsidP="009C6F01">
      <w:pPr>
        <w:spacing w:after="0" w:line="480" w:lineRule="auto"/>
        <w:rPr>
          <w:rFonts w:ascii="Times New Roman" w:eastAsia="Times New Roman" w:hAnsi="Times New Roman" w:cs="Times New Roman"/>
          <w:b/>
          <w:sz w:val="24"/>
          <w:szCs w:val="24"/>
        </w:rPr>
      </w:pPr>
      <w:r w:rsidRPr="00004C95">
        <w:rPr>
          <w:rFonts w:ascii="Times New Roman" w:eastAsia="Times New Roman" w:hAnsi="Times New Roman" w:cs="Times New Roman"/>
          <w:b/>
          <w:sz w:val="24"/>
          <w:szCs w:val="24"/>
        </w:rPr>
        <w:t>REFERENCES</w:t>
      </w:r>
    </w:p>
    <w:p w14:paraId="6F19C348" w14:textId="140F2533" w:rsidR="001E62F8" w:rsidRPr="00004C95" w:rsidRDefault="001E62F8" w:rsidP="008D3C82">
      <w:pPr>
        <w:spacing w:after="0" w:line="480" w:lineRule="auto"/>
        <w:rPr>
          <w:rFonts w:ascii="Times New Roman" w:eastAsia="Times New Roman" w:hAnsi="Times New Roman" w:cs="Times New Roman"/>
          <w:sz w:val="24"/>
          <w:szCs w:val="24"/>
        </w:rPr>
      </w:pPr>
    </w:p>
    <w:p w14:paraId="0EC61C48" w14:textId="4C634264" w:rsidR="00CA5670" w:rsidRPr="00CA5670" w:rsidRDefault="008D3C82"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004C95">
        <w:rPr>
          <w:rFonts w:ascii="Times New Roman" w:eastAsia="Times New Roman" w:hAnsi="Times New Roman" w:cs="Times New Roman"/>
          <w:sz w:val="24"/>
          <w:szCs w:val="24"/>
        </w:rPr>
        <w:fldChar w:fldCharType="begin" w:fldLock="1"/>
      </w:r>
      <w:r w:rsidRPr="00004C95">
        <w:rPr>
          <w:rFonts w:ascii="Times New Roman" w:eastAsia="Times New Roman" w:hAnsi="Times New Roman" w:cs="Times New Roman"/>
          <w:sz w:val="24"/>
          <w:szCs w:val="24"/>
        </w:rPr>
        <w:instrText xml:space="preserve">ADDIN Mendeley Bibliography CSL_BIBLIOGRAPHY </w:instrText>
      </w:r>
      <w:r w:rsidRPr="00004C95">
        <w:rPr>
          <w:rFonts w:ascii="Times New Roman" w:eastAsia="Times New Roman" w:hAnsi="Times New Roman" w:cs="Times New Roman"/>
          <w:sz w:val="24"/>
          <w:szCs w:val="24"/>
        </w:rPr>
        <w:fldChar w:fldCharType="separate"/>
      </w:r>
      <w:r w:rsidR="00CA5670" w:rsidRPr="00CA5670">
        <w:rPr>
          <w:rFonts w:ascii="Times New Roman" w:hAnsi="Times New Roman" w:cs="Times New Roman"/>
          <w:noProof/>
          <w:sz w:val="24"/>
          <w:szCs w:val="24"/>
        </w:rPr>
        <w:t xml:space="preserve">Aeschbacher, S., Selby, J. P., Willis, J. H., &amp; Coop, G. M. (2016). </w:t>
      </w:r>
      <w:r w:rsidR="00CA5670" w:rsidRPr="00CA5670">
        <w:rPr>
          <w:rFonts w:ascii="Times New Roman" w:hAnsi="Times New Roman" w:cs="Times New Roman"/>
          <w:i/>
          <w:iCs/>
          <w:noProof/>
          <w:sz w:val="24"/>
          <w:szCs w:val="24"/>
        </w:rPr>
        <w:t>Population-genomic inference of the strength and timing of selection against gene flow</w:t>
      </w:r>
      <w:r w:rsidR="00CA5670" w:rsidRPr="00CA5670">
        <w:rPr>
          <w:rFonts w:ascii="Times New Roman" w:hAnsi="Times New Roman" w:cs="Times New Roman"/>
          <w:noProof/>
          <w:sz w:val="24"/>
          <w:szCs w:val="24"/>
        </w:rPr>
        <w:t>. (18), 1–6. doi: 10.1101/072736</w:t>
      </w:r>
    </w:p>
    <w:p w14:paraId="6137B6E5"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Agapow, P. M., &amp; Burt, A. (2001). Indices of multilocus linkage disequilibrium. </w:t>
      </w:r>
      <w:r w:rsidRPr="00CA5670">
        <w:rPr>
          <w:rFonts w:ascii="Times New Roman" w:hAnsi="Times New Roman" w:cs="Times New Roman"/>
          <w:i/>
          <w:iCs/>
          <w:noProof/>
          <w:sz w:val="24"/>
          <w:szCs w:val="24"/>
        </w:rPr>
        <w:t>Molecular Ecology Notes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w:t>
      </w:r>
      <w:r w:rsidRPr="00CA5670">
        <w:rPr>
          <w:rFonts w:ascii="Times New Roman" w:hAnsi="Times New Roman" w:cs="Times New Roman"/>
          <w:noProof/>
          <w:sz w:val="24"/>
          <w:szCs w:val="24"/>
        </w:rPr>
        <w:t>(1–2), 101–102. doi: 10.1046/j.1471-8278.2000.00014.x</w:t>
      </w:r>
    </w:p>
    <w:p w14:paraId="317046A2"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Albrechtsen, A., Nielsen, F. C., &amp; Nielsen, R. (2010). Ascertainment biases in SNP chips affect measures of population divergence. </w:t>
      </w:r>
      <w:r w:rsidRPr="00CA5670">
        <w:rPr>
          <w:rFonts w:ascii="Times New Roman" w:hAnsi="Times New Roman" w:cs="Times New Roman"/>
          <w:i/>
          <w:iCs/>
          <w:noProof/>
          <w:sz w:val="24"/>
          <w:szCs w:val="24"/>
        </w:rPr>
        <w:t>Molecular Biology and Evolution</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27</w:t>
      </w:r>
      <w:r w:rsidRPr="00CA5670">
        <w:rPr>
          <w:rFonts w:ascii="Times New Roman" w:hAnsi="Times New Roman" w:cs="Times New Roman"/>
          <w:noProof/>
          <w:sz w:val="24"/>
          <w:szCs w:val="24"/>
        </w:rPr>
        <w:t>(11), 2534–2547. doi: 10.1093/molbev/msq148</w:t>
      </w:r>
    </w:p>
    <w:p w14:paraId="3B528DB8"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Allendorf, F. W., Hohenlohe, P. A., &amp; Luikart, G. (2010). Genomics and the future of conservation genetics. </w:t>
      </w:r>
      <w:r w:rsidRPr="00CA5670">
        <w:rPr>
          <w:rFonts w:ascii="Times New Roman" w:hAnsi="Times New Roman" w:cs="Times New Roman"/>
          <w:i/>
          <w:iCs/>
          <w:noProof/>
          <w:sz w:val="24"/>
          <w:szCs w:val="24"/>
        </w:rPr>
        <w:t>Nature Reviews. Genetics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11</w:t>
      </w:r>
      <w:r w:rsidRPr="00CA5670">
        <w:rPr>
          <w:rFonts w:ascii="Times New Roman" w:hAnsi="Times New Roman" w:cs="Times New Roman"/>
          <w:noProof/>
          <w:sz w:val="24"/>
          <w:szCs w:val="24"/>
        </w:rPr>
        <w:t>(10), 697–709. doi: 10.1038/nrg2844</w:t>
      </w:r>
    </w:p>
    <w:p w14:paraId="69138FA7"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Allio, R., Donega, S., Galtier, N., &amp; Nabholz, B. (2017). Large variation in the ratio of mitochondrial to nuclear mutation rate across animals: Implications for genetic diversity and the use of mitochondrial DNA as a molecular marker. </w:t>
      </w:r>
      <w:r w:rsidRPr="00CA5670">
        <w:rPr>
          <w:rFonts w:ascii="Times New Roman" w:hAnsi="Times New Roman" w:cs="Times New Roman"/>
          <w:i/>
          <w:iCs/>
          <w:noProof/>
          <w:sz w:val="24"/>
          <w:szCs w:val="24"/>
        </w:rPr>
        <w:t>Molecular Biology and Evolution</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34</w:t>
      </w:r>
      <w:r w:rsidRPr="00CA5670">
        <w:rPr>
          <w:rFonts w:ascii="Times New Roman" w:hAnsi="Times New Roman" w:cs="Times New Roman"/>
          <w:noProof/>
          <w:sz w:val="24"/>
          <w:szCs w:val="24"/>
        </w:rPr>
        <w:t>(11), 2762–2772. doi: 10.1093/molbev/msx197</w:t>
      </w:r>
    </w:p>
    <w:p w14:paraId="2E7AE245"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Apodaca, J. J., Trexler, J. C., Jue, N. K., Schrader, M., &amp; Travis, J. (2013). Large-scale natural disturbance alters genetic population structure of the sailfin molly, poecilia latipinna. </w:t>
      </w:r>
      <w:r w:rsidRPr="00CA5670">
        <w:rPr>
          <w:rFonts w:ascii="Times New Roman" w:hAnsi="Times New Roman" w:cs="Times New Roman"/>
          <w:i/>
          <w:iCs/>
          <w:noProof/>
          <w:sz w:val="24"/>
          <w:szCs w:val="24"/>
        </w:rPr>
        <w:t>American Naturalist</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181</w:t>
      </w:r>
      <w:r w:rsidRPr="00CA5670">
        <w:rPr>
          <w:rFonts w:ascii="Times New Roman" w:hAnsi="Times New Roman" w:cs="Times New Roman"/>
          <w:noProof/>
          <w:sz w:val="24"/>
          <w:szCs w:val="24"/>
        </w:rPr>
        <w:t>(2), 254–263. doi: 10.1086/668831</w:t>
      </w:r>
    </w:p>
    <w:p w14:paraId="3B473A6C"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Banks, S. C., Cary, G. J., Smith, A. L., Davies, I. D., Driscoll, D. A., Gill, A. M., … Peakall, R. (2013). How does ecological disturbance influence genetic diversity ? </w:t>
      </w:r>
      <w:r w:rsidRPr="00CA5670">
        <w:rPr>
          <w:rFonts w:ascii="Times New Roman" w:hAnsi="Times New Roman" w:cs="Times New Roman"/>
          <w:i/>
          <w:iCs/>
          <w:noProof/>
          <w:sz w:val="24"/>
          <w:szCs w:val="24"/>
        </w:rPr>
        <w:t>Trends in Ecology &amp; Evolution</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28</w:t>
      </w:r>
      <w:r w:rsidRPr="00CA5670">
        <w:rPr>
          <w:rFonts w:ascii="Times New Roman" w:hAnsi="Times New Roman" w:cs="Times New Roman"/>
          <w:noProof/>
          <w:sz w:val="24"/>
          <w:szCs w:val="24"/>
        </w:rPr>
        <w:t>(11), 670–679. doi: 10.1016/j.tree.2013.08.005</w:t>
      </w:r>
    </w:p>
    <w:p w14:paraId="36991468"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Bellard, C., Bertelsmeier, C., Leadley, P., Thuiller, W., &amp; Courchamp, F. (2012). Impacts of climate change on the future of biodiversity. </w:t>
      </w:r>
      <w:r w:rsidRPr="00CA5670">
        <w:rPr>
          <w:rFonts w:ascii="Times New Roman" w:hAnsi="Times New Roman" w:cs="Times New Roman"/>
          <w:i/>
          <w:iCs/>
          <w:noProof/>
          <w:sz w:val="24"/>
          <w:szCs w:val="24"/>
        </w:rPr>
        <w:t>Ecology Letters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15</w:t>
      </w:r>
      <w:r w:rsidRPr="00CA5670">
        <w:rPr>
          <w:rFonts w:ascii="Times New Roman" w:hAnsi="Times New Roman" w:cs="Times New Roman"/>
          <w:noProof/>
          <w:sz w:val="24"/>
          <w:szCs w:val="24"/>
        </w:rPr>
        <w:t>(4), 365–377. doi: 10.1111/j.1461-0248.2011.01736.x</w:t>
      </w:r>
    </w:p>
    <w:p w14:paraId="29B0A516"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Bennett, P. I., &amp; Stone, J. K. (2019). Environmental variables associated with Nothophaeocryptopus gaeumannii population structure and Swiss needle cast severity in Western Oregon and Washington. </w:t>
      </w:r>
      <w:r w:rsidRPr="00CA5670">
        <w:rPr>
          <w:rFonts w:ascii="Times New Roman" w:hAnsi="Times New Roman" w:cs="Times New Roman"/>
          <w:i/>
          <w:iCs/>
          <w:noProof/>
          <w:sz w:val="24"/>
          <w:szCs w:val="24"/>
        </w:rPr>
        <w:t>Ecology and Evolution</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9</w:t>
      </w:r>
      <w:r w:rsidRPr="00CA5670">
        <w:rPr>
          <w:rFonts w:ascii="Times New Roman" w:hAnsi="Times New Roman" w:cs="Times New Roman"/>
          <w:noProof/>
          <w:sz w:val="24"/>
          <w:szCs w:val="24"/>
        </w:rPr>
        <w:t>(19), 11379–11394. doi: 10.1002/ece3.5639</w:t>
      </w:r>
    </w:p>
    <w:p w14:paraId="78BA0585"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Bezemer, N., Krauss, S. L., Roberts, D. G., &amp; Hopper, S. D. (2019). Conservation of old individual trees and small populations is integral to maintain species’ genetic diversity of a </w:t>
      </w:r>
      <w:r w:rsidRPr="00CA5670">
        <w:rPr>
          <w:rFonts w:ascii="Times New Roman" w:hAnsi="Times New Roman" w:cs="Times New Roman"/>
          <w:noProof/>
          <w:sz w:val="24"/>
          <w:szCs w:val="24"/>
        </w:rPr>
        <w:lastRenderedPageBreak/>
        <w:t xml:space="preserve">historically fragmented woody perennial. </w:t>
      </w:r>
      <w:r w:rsidRPr="00CA5670">
        <w:rPr>
          <w:rFonts w:ascii="Times New Roman" w:hAnsi="Times New Roman" w:cs="Times New Roman"/>
          <w:i/>
          <w:iCs/>
          <w:noProof/>
          <w:sz w:val="24"/>
          <w:szCs w:val="24"/>
        </w:rPr>
        <w:t>Molecular Ecology</w:t>
      </w:r>
      <w:r w:rsidRPr="00CA5670">
        <w:rPr>
          <w:rFonts w:ascii="Times New Roman" w:hAnsi="Times New Roman" w:cs="Times New Roman"/>
          <w:noProof/>
          <w:sz w:val="24"/>
          <w:szCs w:val="24"/>
        </w:rPr>
        <w:t>, (January), 3339–3357. doi: 10.1111/mec.15164</w:t>
      </w:r>
    </w:p>
    <w:p w14:paraId="1372B8EE"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Bhatia, G., Patterson, N., Sankararaman, S., &amp; Price, A. L. (2013). Estimating and interpreting F. </w:t>
      </w:r>
      <w:r w:rsidRPr="00CA5670">
        <w:rPr>
          <w:rFonts w:ascii="Times New Roman" w:hAnsi="Times New Roman" w:cs="Times New Roman"/>
          <w:i/>
          <w:iCs/>
          <w:noProof/>
          <w:sz w:val="24"/>
          <w:szCs w:val="24"/>
        </w:rPr>
        <w:t>Genome Research</w:t>
      </w:r>
      <w:r w:rsidRPr="00CA5670">
        <w:rPr>
          <w:rFonts w:ascii="Times New Roman" w:hAnsi="Times New Roman" w:cs="Times New Roman"/>
          <w:noProof/>
          <w:sz w:val="24"/>
          <w:szCs w:val="24"/>
        </w:rPr>
        <w:t>, (2), 1–9. doi: 10.1101/gr.154831.113.23</w:t>
      </w:r>
    </w:p>
    <w:p w14:paraId="332D2E72"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Bolnick, D. I., &amp; Nosil, P. (2007). Natural selection in populations subject to a migration load. </w:t>
      </w:r>
      <w:r w:rsidRPr="00CA5670">
        <w:rPr>
          <w:rFonts w:ascii="Times New Roman" w:hAnsi="Times New Roman" w:cs="Times New Roman"/>
          <w:i/>
          <w:iCs/>
          <w:noProof/>
          <w:sz w:val="24"/>
          <w:szCs w:val="24"/>
        </w:rPr>
        <w:t>Evolution</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61</w:t>
      </w:r>
      <w:r w:rsidRPr="00CA5670">
        <w:rPr>
          <w:rFonts w:ascii="Times New Roman" w:hAnsi="Times New Roman" w:cs="Times New Roman"/>
          <w:noProof/>
          <w:sz w:val="24"/>
          <w:szCs w:val="24"/>
        </w:rPr>
        <w:t>(9), 2229–2243. doi: 10.1111/j.1558-5646.2007.00179.x</w:t>
      </w:r>
    </w:p>
    <w:p w14:paraId="675B96CA"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Bradburd, G. S., &amp; Ralph, P. L. (2019). Spatial Population Genetics: It’s About Time. </w:t>
      </w:r>
      <w:r w:rsidRPr="00CA5670">
        <w:rPr>
          <w:rFonts w:ascii="Times New Roman" w:hAnsi="Times New Roman" w:cs="Times New Roman"/>
          <w:i/>
          <w:iCs/>
          <w:noProof/>
          <w:sz w:val="24"/>
          <w:szCs w:val="24"/>
        </w:rPr>
        <w:t>Annual Review of Ecology, Evolution, and Systematics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50</w:t>
      </w:r>
      <w:r w:rsidRPr="00CA5670">
        <w:rPr>
          <w:rFonts w:ascii="Times New Roman" w:hAnsi="Times New Roman" w:cs="Times New Roman"/>
          <w:noProof/>
          <w:sz w:val="24"/>
          <w:szCs w:val="24"/>
        </w:rPr>
        <w:t>(1), 427–449. doi: 10.1146/annurev-ecolsys-110316-022659</w:t>
      </w:r>
    </w:p>
    <w:p w14:paraId="3FB4B93F"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Buschbom, J., Yanbaev, Y., &amp; Degen, B. (2011). Efficient long-distance gene flow into an isolated relict oak stand. </w:t>
      </w:r>
      <w:r w:rsidRPr="00CA5670">
        <w:rPr>
          <w:rFonts w:ascii="Times New Roman" w:hAnsi="Times New Roman" w:cs="Times New Roman"/>
          <w:i/>
          <w:iCs/>
          <w:noProof/>
          <w:sz w:val="24"/>
          <w:szCs w:val="24"/>
        </w:rPr>
        <w:t>Journal of Heredity</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102</w:t>
      </w:r>
      <w:r w:rsidRPr="00CA5670">
        <w:rPr>
          <w:rFonts w:ascii="Times New Roman" w:hAnsi="Times New Roman" w:cs="Times New Roman"/>
          <w:noProof/>
          <w:sz w:val="24"/>
          <w:szCs w:val="24"/>
        </w:rPr>
        <w:t>(4), 464–472. doi: 10.1093/jhered/esr023</w:t>
      </w:r>
    </w:p>
    <w:p w14:paraId="13337504"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Clark, A. G., Hubisz, M. J., Bustamante, C. D., Williamson, S. H., &amp; Nielsen, R. (2005). Ascertainment bias in studies of human genome-wide polymorphism. </w:t>
      </w:r>
      <w:r w:rsidRPr="00CA5670">
        <w:rPr>
          <w:rFonts w:ascii="Times New Roman" w:hAnsi="Times New Roman" w:cs="Times New Roman"/>
          <w:i/>
          <w:iCs/>
          <w:noProof/>
          <w:sz w:val="24"/>
          <w:szCs w:val="24"/>
        </w:rPr>
        <w:t>Genome Research</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15</w:t>
      </w:r>
      <w:r w:rsidRPr="00CA5670">
        <w:rPr>
          <w:rFonts w:ascii="Times New Roman" w:hAnsi="Times New Roman" w:cs="Times New Roman"/>
          <w:noProof/>
          <w:sz w:val="24"/>
          <w:szCs w:val="24"/>
        </w:rPr>
        <w:t>(11), 1496–1502. doi: 10.1101/gr.4107905</w:t>
      </w:r>
    </w:p>
    <w:p w14:paraId="381CC6BD"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Díez-del-Molino, D., Sánchez-Barreiro, F., Barnes, I., Gilbert, M. T. P., &amp; Dalén, L. (2018). Quantifying Temporal Genomic Erosion in Endangered Species. </w:t>
      </w:r>
      <w:r w:rsidRPr="00CA5670">
        <w:rPr>
          <w:rFonts w:ascii="Times New Roman" w:hAnsi="Times New Roman" w:cs="Times New Roman"/>
          <w:i/>
          <w:iCs/>
          <w:noProof/>
          <w:sz w:val="24"/>
          <w:szCs w:val="24"/>
        </w:rPr>
        <w:t>Trends in Ecology and Evolution</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33</w:t>
      </w:r>
      <w:r w:rsidRPr="00CA5670">
        <w:rPr>
          <w:rFonts w:ascii="Times New Roman" w:hAnsi="Times New Roman" w:cs="Times New Roman"/>
          <w:noProof/>
          <w:sz w:val="24"/>
          <w:szCs w:val="24"/>
        </w:rPr>
        <w:t>(3), 176–185. doi: 10.1016/j.tree.2017.12.002</w:t>
      </w:r>
    </w:p>
    <w:p w14:paraId="4301018C"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Dirzo, R., Young, H. S., Galetti, M., Ceballos, G., Isaac, N. J. B., &amp; Collen, B. (2014). Defaunation in the Anthropocene. </w:t>
      </w:r>
      <w:r w:rsidRPr="00CA5670">
        <w:rPr>
          <w:rFonts w:ascii="Times New Roman" w:hAnsi="Times New Roman" w:cs="Times New Roman"/>
          <w:i/>
          <w:iCs/>
          <w:noProof/>
          <w:sz w:val="24"/>
          <w:szCs w:val="24"/>
        </w:rPr>
        <w:t>Science</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401</w:t>
      </w:r>
      <w:r w:rsidRPr="00CA5670">
        <w:rPr>
          <w:rFonts w:ascii="Times New Roman" w:hAnsi="Times New Roman" w:cs="Times New Roman"/>
          <w:noProof/>
          <w:sz w:val="24"/>
          <w:szCs w:val="24"/>
        </w:rPr>
        <w:t>(6195), 401–406. doi: 10.1126/science.1251817</w:t>
      </w:r>
    </w:p>
    <w:p w14:paraId="18A53D3D"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Draheim, H. M., Moore, J. A., Fortin, M. J., &amp; Scribner, K. T. (2018). Beyond the snapshot: Landscape genetic analysis of time series data reveal responses of American black bears to landscape change. </w:t>
      </w:r>
      <w:r w:rsidRPr="00CA5670">
        <w:rPr>
          <w:rFonts w:ascii="Times New Roman" w:hAnsi="Times New Roman" w:cs="Times New Roman"/>
          <w:i/>
          <w:iCs/>
          <w:noProof/>
          <w:sz w:val="24"/>
          <w:szCs w:val="24"/>
        </w:rPr>
        <w:t>Evolutionary Applications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11</w:t>
      </w:r>
      <w:r w:rsidRPr="00CA5670">
        <w:rPr>
          <w:rFonts w:ascii="Times New Roman" w:hAnsi="Times New Roman" w:cs="Times New Roman"/>
          <w:noProof/>
          <w:sz w:val="24"/>
          <w:szCs w:val="24"/>
        </w:rPr>
        <w:t>(8), 1219–1230. doi: 10.1111/eva.12617</w:t>
      </w:r>
    </w:p>
    <w:p w14:paraId="162B1DC9"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Dray, S., Bauman, D., Blanchet, F. G., Borcard, D., Clappe, S., Guenard, G., … Wagner, H. H. (2019). </w:t>
      </w:r>
      <w:r w:rsidRPr="00CA5670">
        <w:rPr>
          <w:rFonts w:ascii="Times New Roman" w:hAnsi="Times New Roman" w:cs="Times New Roman"/>
          <w:i/>
          <w:iCs/>
          <w:noProof/>
          <w:sz w:val="24"/>
          <w:szCs w:val="24"/>
        </w:rPr>
        <w:t>adespatial: multivariate multiscale spatial analysis.</w:t>
      </w:r>
      <w:r w:rsidRPr="00CA5670">
        <w:rPr>
          <w:rFonts w:ascii="Times New Roman" w:hAnsi="Times New Roman" w:cs="Times New Roman"/>
          <w:noProof/>
          <w:sz w:val="24"/>
          <w:szCs w:val="24"/>
        </w:rPr>
        <w:t xml:space="preserve"> Retrieved from https://cran.r-project.org/package=adespatial</w:t>
      </w:r>
    </w:p>
    <w:p w14:paraId="0F226C95"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Excoffier, L., Dupanloup, I., Huerta-Sánchez, E., Sousa, V. C., &amp; Foll, M. (2013). Robust Demographic Inference from Genomic and SNP Data. </w:t>
      </w:r>
      <w:r w:rsidRPr="00CA5670">
        <w:rPr>
          <w:rFonts w:ascii="Times New Roman" w:hAnsi="Times New Roman" w:cs="Times New Roman"/>
          <w:i/>
          <w:iCs/>
          <w:noProof/>
          <w:sz w:val="24"/>
          <w:szCs w:val="24"/>
        </w:rPr>
        <w:t>PLoS Genetics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9</w:t>
      </w:r>
      <w:r w:rsidRPr="00CA5670">
        <w:rPr>
          <w:rFonts w:ascii="Times New Roman" w:hAnsi="Times New Roman" w:cs="Times New Roman"/>
          <w:noProof/>
          <w:sz w:val="24"/>
          <w:szCs w:val="24"/>
        </w:rPr>
        <w:t>(10). doi: 10.1371/journal.pgen.1003905</w:t>
      </w:r>
    </w:p>
    <w:p w14:paraId="36AC4B53"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Fenderson, L. E., Kovach, A. I., &amp; Llamas, B. (2019). Spatiotemporal Landscape Genetics: Investigating Ecology and Evolution through Space and Time. </w:t>
      </w:r>
      <w:r w:rsidRPr="00CA5670">
        <w:rPr>
          <w:rFonts w:ascii="Times New Roman" w:hAnsi="Times New Roman" w:cs="Times New Roman"/>
          <w:i/>
          <w:iCs/>
          <w:noProof/>
          <w:sz w:val="24"/>
          <w:szCs w:val="24"/>
        </w:rPr>
        <w:t>Molecular Ecology</w:t>
      </w:r>
      <w:r w:rsidRPr="00CA5670">
        <w:rPr>
          <w:rFonts w:ascii="Times New Roman" w:hAnsi="Times New Roman" w:cs="Times New Roman"/>
          <w:noProof/>
          <w:sz w:val="24"/>
          <w:szCs w:val="24"/>
        </w:rPr>
        <w:t>, (November 2019), mec.15315. doi: 10.1111/mec.15315</w:t>
      </w:r>
    </w:p>
    <w:p w14:paraId="0AD275AA"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Fisher, M. C., &amp; Garner, T. W. J. (2020). Chytrid fungi and global amphibian declines. </w:t>
      </w:r>
      <w:r w:rsidRPr="00CA5670">
        <w:rPr>
          <w:rFonts w:ascii="Times New Roman" w:hAnsi="Times New Roman" w:cs="Times New Roman"/>
          <w:i/>
          <w:iCs/>
          <w:noProof/>
          <w:sz w:val="24"/>
          <w:szCs w:val="24"/>
        </w:rPr>
        <w:t>Nature Reviews Microbiology</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18</w:t>
      </w:r>
      <w:r w:rsidRPr="00CA5670">
        <w:rPr>
          <w:rFonts w:ascii="Times New Roman" w:hAnsi="Times New Roman" w:cs="Times New Roman"/>
          <w:noProof/>
          <w:sz w:val="24"/>
          <w:szCs w:val="24"/>
        </w:rPr>
        <w:t>(6), 332–343. doi: 10.1038/s41579-020-0335-x</w:t>
      </w:r>
    </w:p>
    <w:p w14:paraId="46F8AB50"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Gattepaille, L. M., Jakobsson, M., &amp; Blum, M. G. B. (2013). Inferring population size changes </w:t>
      </w:r>
      <w:r w:rsidRPr="00CA5670">
        <w:rPr>
          <w:rFonts w:ascii="Times New Roman" w:hAnsi="Times New Roman" w:cs="Times New Roman"/>
          <w:noProof/>
          <w:sz w:val="24"/>
          <w:szCs w:val="24"/>
        </w:rPr>
        <w:lastRenderedPageBreak/>
        <w:t xml:space="preserve">with sequence and SNP data: Lessons from human bottlenecks. </w:t>
      </w:r>
      <w:r w:rsidRPr="00CA5670">
        <w:rPr>
          <w:rFonts w:ascii="Times New Roman" w:hAnsi="Times New Roman" w:cs="Times New Roman"/>
          <w:i/>
          <w:iCs/>
          <w:noProof/>
          <w:sz w:val="24"/>
          <w:szCs w:val="24"/>
        </w:rPr>
        <w:t>Heredity</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110</w:t>
      </w:r>
      <w:r w:rsidRPr="00CA5670">
        <w:rPr>
          <w:rFonts w:ascii="Times New Roman" w:hAnsi="Times New Roman" w:cs="Times New Roman"/>
          <w:noProof/>
          <w:sz w:val="24"/>
          <w:szCs w:val="24"/>
        </w:rPr>
        <w:t>(5), 409–419. doi: 10.1038/hdy.2012.120</w:t>
      </w:r>
    </w:p>
    <w:p w14:paraId="4CD0EA83"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Gutenkunst, R. N., Hernandez, R. D., Williamson, S. H., &amp; Bustamante, C. D. (2009). Inferring the joint demographic history of multiple populations from multidimensional SNP frequency data. </w:t>
      </w:r>
      <w:r w:rsidRPr="00CA5670">
        <w:rPr>
          <w:rFonts w:ascii="Times New Roman" w:hAnsi="Times New Roman" w:cs="Times New Roman"/>
          <w:i/>
          <w:iCs/>
          <w:noProof/>
          <w:sz w:val="24"/>
          <w:szCs w:val="24"/>
        </w:rPr>
        <w:t>PLoS Genetics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5</w:t>
      </w:r>
      <w:r w:rsidRPr="00CA5670">
        <w:rPr>
          <w:rFonts w:ascii="Times New Roman" w:hAnsi="Times New Roman" w:cs="Times New Roman"/>
          <w:noProof/>
          <w:sz w:val="24"/>
          <w:szCs w:val="24"/>
        </w:rPr>
        <w:t>(10). doi: 10.1371/journal.pgen.1000695</w:t>
      </w:r>
    </w:p>
    <w:p w14:paraId="05C18440"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Harrisson, K. A., Pavlova, A., Telonis-Scott, M., &amp; Sunnucks, P. (2014). Using genomics to characterize evolutionary potential for conservation of wild populations. </w:t>
      </w:r>
      <w:r w:rsidRPr="00CA5670">
        <w:rPr>
          <w:rFonts w:ascii="Times New Roman" w:hAnsi="Times New Roman" w:cs="Times New Roman"/>
          <w:i/>
          <w:iCs/>
          <w:noProof/>
          <w:sz w:val="24"/>
          <w:szCs w:val="24"/>
        </w:rPr>
        <w:t>Evolutionary Applications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7</w:t>
      </w:r>
      <w:r w:rsidRPr="00CA5670">
        <w:rPr>
          <w:rFonts w:ascii="Times New Roman" w:hAnsi="Times New Roman" w:cs="Times New Roman"/>
          <w:noProof/>
          <w:sz w:val="24"/>
          <w:szCs w:val="24"/>
        </w:rPr>
        <w:t>(9), 1008–1025. doi: 10.1111/eva.12149</w:t>
      </w:r>
    </w:p>
    <w:p w14:paraId="6BFB4ADD"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Jombart, T. (2008). Adegenet: A R package for the multivariate analysis of genetic markers. </w:t>
      </w:r>
      <w:r w:rsidRPr="00CA5670">
        <w:rPr>
          <w:rFonts w:ascii="Times New Roman" w:hAnsi="Times New Roman" w:cs="Times New Roman"/>
          <w:i/>
          <w:iCs/>
          <w:noProof/>
          <w:sz w:val="24"/>
          <w:szCs w:val="24"/>
        </w:rPr>
        <w:t>Bioinformatics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24</w:t>
      </w:r>
      <w:r w:rsidRPr="00CA5670">
        <w:rPr>
          <w:rFonts w:ascii="Times New Roman" w:hAnsi="Times New Roman" w:cs="Times New Roman"/>
          <w:noProof/>
          <w:sz w:val="24"/>
          <w:szCs w:val="24"/>
        </w:rPr>
        <w:t>(11), 1403–1405. doi: 10.1093/bioinformatics/btn129</w:t>
      </w:r>
    </w:p>
    <w:p w14:paraId="2273E24B"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Jombart, T., &amp; Ahmed, I. (2011). adegenet 1.3-1: New tools for the analysis of genome-wide SNP data. </w:t>
      </w:r>
      <w:r w:rsidRPr="00CA5670">
        <w:rPr>
          <w:rFonts w:ascii="Times New Roman" w:hAnsi="Times New Roman" w:cs="Times New Roman"/>
          <w:i/>
          <w:iCs/>
          <w:noProof/>
          <w:sz w:val="24"/>
          <w:szCs w:val="24"/>
        </w:rPr>
        <w:t>Bioinformatics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27</w:t>
      </w:r>
      <w:r w:rsidRPr="00CA5670">
        <w:rPr>
          <w:rFonts w:ascii="Times New Roman" w:hAnsi="Times New Roman" w:cs="Times New Roman"/>
          <w:noProof/>
          <w:sz w:val="24"/>
          <w:szCs w:val="24"/>
        </w:rPr>
        <w:t>(21), 3070–3071. doi: 10.1093/bioinformatics/btr521</w:t>
      </w:r>
    </w:p>
    <w:p w14:paraId="52BD2133"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Kamm, J., Terhorst, J., Durbin, R., &amp; Song, Y. S. (2019). Efficiently Inferring the Demographic History of Many Populations With Allele Count Data. </w:t>
      </w:r>
      <w:r w:rsidRPr="00CA5670">
        <w:rPr>
          <w:rFonts w:ascii="Times New Roman" w:hAnsi="Times New Roman" w:cs="Times New Roman"/>
          <w:i/>
          <w:iCs/>
          <w:noProof/>
          <w:sz w:val="24"/>
          <w:szCs w:val="24"/>
        </w:rPr>
        <w:t>Journal of the American Statistical Association</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0</w:t>
      </w:r>
      <w:r w:rsidRPr="00CA5670">
        <w:rPr>
          <w:rFonts w:ascii="Times New Roman" w:hAnsi="Times New Roman" w:cs="Times New Roman"/>
          <w:noProof/>
          <w:sz w:val="24"/>
          <w:szCs w:val="24"/>
        </w:rPr>
        <w:t>(0), 1–16. doi: 10.1080/01621459.2019.1635482</w:t>
      </w:r>
    </w:p>
    <w:p w14:paraId="3CAF8615"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Kamvar, Z. N., Brooks, J. C., &amp; Grünwald, N. J. (2015). Novel R tools for analysis of genome-wide population genetic data with emphasis on clonality. </w:t>
      </w:r>
      <w:r w:rsidRPr="00CA5670">
        <w:rPr>
          <w:rFonts w:ascii="Times New Roman" w:hAnsi="Times New Roman" w:cs="Times New Roman"/>
          <w:i/>
          <w:iCs/>
          <w:noProof/>
          <w:sz w:val="24"/>
          <w:szCs w:val="24"/>
        </w:rPr>
        <w:t>Frontiers in Genetics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6</w:t>
      </w:r>
      <w:r w:rsidRPr="00CA5670">
        <w:rPr>
          <w:rFonts w:ascii="Times New Roman" w:hAnsi="Times New Roman" w:cs="Times New Roman"/>
          <w:noProof/>
          <w:sz w:val="24"/>
          <w:szCs w:val="24"/>
        </w:rPr>
        <w:t>(JUN), 1–10. doi: 10.3389/fgene.2015.00208</w:t>
      </w:r>
    </w:p>
    <w:p w14:paraId="34B7A454"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Kamvar, Z. N., Tabima, J. F., &amp; Gr̈unwald, N. J. (2014). Poppr: An R package for genetic analysis of populations with clonal, partially clonal, and/or sexual reproduction. </w:t>
      </w:r>
      <w:r w:rsidRPr="00CA5670">
        <w:rPr>
          <w:rFonts w:ascii="Times New Roman" w:hAnsi="Times New Roman" w:cs="Times New Roman"/>
          <w:i/>
          <w:iCs/>
          <w:noProof/>
          <w:sz w:val="24"/>
          <w:szCs w:val="24"/>
        </w:rPr>
        <w:t>PeerJ</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2014</w:t>
      </w:r>
      <w:r w:rsidRPr="00CA5670">
        <w:rPr>
          <w:rFonts w:ascii="Times New Roman" w:hAnsi="Times New Roman" w:cs="Times New Roman"/>
          <w:noProof/>
          <w:sz w:val="24"/>
          <w:szCs w:val="24"/>
        </w:rPr>
        <w:t>(1), 1–14. doi: 10.7717/peerj.281</w:t>
      </w:r>
    </w:p>
    <w:p w14:paraId="0427F60C"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Kinziger, A. P., Hellmair, M., McCraney, W. T., Jacobs, D. K., &amp; Goldsmith, G. (2015). Temporal genetic analysis of the endangered tidewater goby: Extinction-colonization dynamics or drift in isolation? </w:t>
      </w:r>
      <w:r w:rsidRPr="00CA5670">
        <w:rPr>
          <w:rFonts w:ascii="Times New Roman" w:hAnsi="Times New Roman" w:cs="Times New Roman"/>
          <w:i/>
          <w:iCs/>
          <w:noProof/>
          <w:sz w:val="24"/>
          <w:szCs w:val="24"/>
        </w:rPr>
        <w:t>Molecular Ecology</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24</w:t>
      </w:r>
      <w:r w:rsidRPr="00CA5670">
        <w:rPr>
          <w:rFonts w:ascii="Times New Roman" w:hAnsi="Times New Roman" w:cs="Times New Roman"/>
          <w:noProof/>
          <w:sz w:val="24"/>
          <w:szCs w:val="24"/>
        </w:rPr>
        <w:t>(22), 5544–5560. doi: 10.1111/mec.13424</w:t>
      </w:r>
    </w:p>
    <w:p w14:paraId="0C16E16F"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Knight, N. L., Vaghefi, N., Hansen, Z. R., Kikkert, J. R., &amp; Pethybridge, S. J. (2018). Temporal Genetic Differentiation of Cercospora beticola Populations in New York Table Beet Fields. </w:t>
      </w:r>
      <w:r w:rsidRPr="00CA5670">
        <w:rPr>
          <w:rFonts w:ascii="Times New Roman" w:hAnsi="Times New Roman" w:cs="Times New Roman"/>
          <w:i/>
          <w:iCs/>
          <w:noProof/>
          <w:sz w:val="24"/>
          <w:szCs w:val="24"/>
        </w:rPr>
        <w:t>Plant Disease</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102</w:t>
      </w:r>
      <w:r w:rsidRPr="00CA5670">
        <w:rPr>
          <w:rFonts w:ascii="Times New Roman" w:hAnsi="Times New Roman" w:cs="Times New Roman"/>
          <w:noProof/>
          <w:sz w:val="24"/>
          <w:szCs w:val="24"/>
        </w:rPr>
        <w:t>(11), 2074–2082. doi: 10.1094/PDIS-01-18-0175-RE</w:t>
      </w:r>
    </w:p>
    <w:p w14:paraId="64D32634"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Kremer, A., Ronce, O., Robledo-Arnuncio, J. J., Guillaume, F., Bohrer, G., Nathan, R., … Schueler, S. (2012). Long-distance gene flow and adaptation of forest trees to rapid climate change. </w:t>
      </w:r>
      <w:r w:rsidRPr="00CA5670">
        <w:rPr>
          <w:rFonts w:ascii="Times New Roman" w:hAnsi="Times New Roman" w:cs="Times New Roman"/>
          <w:i/>
          <w:iCs/>
          <w:noProof/>
          <w:sz w:val="24"/>
          <w:szCs w:val="24"/>
        </w:rPr>
        <w:t>Ecology Letters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15</w:t>
      </w:r>
      <w:r w:rsidRPr="00CA5670">
        <w:rPr>
          <w:rFonts w:ascii="Times New Roman" w:hAnsi="Times New Roman" w:cs="Times New Roman"/>
          <w:noProof/>
          <w:sz w:val="24"/>
          <w:szCs w:val="24"/>
        </w:rPr>
        <w:t>(4), 378–392. doi: 10.1111/j.1461-0248.2012.01746.x</w:t>
      </w:r>
    </w:p>
    <w:p w14:paraId="136D92A7"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Landguth, E. L., Bearlin, A., Day, C. C., &amp; Dunham, J. (2016). CDMetaPOP: an individual-based, eco-evolutionary model for spatially-explicit simulation of landscape demogenetics. </w:t>
      </w:r>
      <w:r w:rsidRPr="00CA5670">
        <w:rPr>
          <w:rFonts w:ascii="Times New Roman" w:hAnsi="Times New Roman" w:cs="Times New Roman"/>
          <w:i/>
          <w:iCs/>
          <w:noProof/>
          <w:sz w:val="24"/>
          <w:szCs w:val="24"/>
        </w:rPr>
        <w:t>Methods in Ecology and Evolution</w:t>
      </w:r>
      <w:r w:rsidRPr="00CA5670">
        <w:rPr>
          <w:rFonts w:ascii="Times New Roman" w:hAnsi="Times New Roman" w:cs="Times New Roman"/>
          <w:noProof/>
          <w:sz w:val="24"/>
          <w:szCs w:val="24"/>
        </w:rPr>
        <w:t>. doi: 10.1111/2041-210X.12608</w:t>
      </w:r>
    </w:p>
    <w:p w14:paraId="6D9FCA83"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Landguth, E. L., Bearlin, A., Day, C. C., &amp; Dunham, J. (2017). CDMetaPOP: an individual-based, eco-evolutionary model for spatially explicit simulation of landscape demogenetics. </w:t>
      </w:r>
      <w:r w:rsidRPr="00CA5670">
        <w:rPr>
          <w:rFonts w:ascii="Times New Roman" w:hAnsi="Times New Roman" w:cs="Times New Roman"/>
          <w:i/>
          <w:iCs/>
          <w:noProof/>
          <w:sz w:val="24"/>
          <w:szCs w:val="24"/>
        </w:rPr>
        <w:lastRenderedPageBreak/>
        <w:t>Methods in Ecology and Evolution</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8</w:t>
      </w:r>
      <w:r w:rsidRPr="00CA5670">
        <w:rPr>
          <w:rFonts w:ascii="Times New Roman" w:hAnsi="Times New Roman" w:cs="Times New Roman"/>
          <w:noProof/>
          <w:sz w:val="24"/>
          <w:szCs w:val="24"/>
        </w:rPr>
        <w:t>(1), 4–11. doi: 10.1111/2041-210X.12608</w:t>
      </w:r>
    </w:p>
    <w:p w14:paraId="2628E61F"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Landguth, E. L., Holden, Z. A., Mahalovich, M. F., &amp; Cushman, S. A. (2017). Using landscape genetics simulations for planting blister rust resistant whitebark pine in the US Northern Rocky Mountains. </w:t>
      </w:r>
      <w:r w:rsidRPr="00CA5670">
        <w:rPr>
          <w:rFonts w:ascii="Times New Roman" w:hAnsi="Times New Roman" w:cs="Times New Roman"/>
          <w:i/>
          <w:iCs/>
          <w:noProof/>
          <w:sz w:val="24"/>
          <w:szCs w:val="24"/>
        </w:rPr>
        <w:t>Frontiers in Genetics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8</w:t>
      </w:r>
      <w:r w:rsidRPr="00CA5670">
        <w:rPr>
          <w:rFonts w:ascii="Times New Roman" w:hAnsi="Times New Roman" w:cs="Times New Roman"/>
          <w:noProof/>
          <w:sz w:val="24"/>
          <w:szCs w:val="24"/>
        </w:rPr>
        <w:t>(FEB), 1–12. doi: 10.3389/fgene.2017.00009</w:t>
      </w:r>
    </w:p>
    <w:p w14:paraId="0A1107B6"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Larroque, J., Legault, S., Johns, R., Lumley, L., Cusson, M., Renaut, S., … James, P. M. A. (2019). Temporal variation in spatial genetic structure during population outbreaks: Distinguishing among different potential drivers of spatial synchrony. </w:t>
      </w:r>
      <w:r w:rsidRPr="00CA5670">
        <w:rPr>
          <w:rFonts w:ascii="Times New Roman" w:hAnsi="Times New Roman" w:cs="Times New Roman"/>
          <w:i/>
          <w:iCs/>
          <w:noProof/>
          <w:sz w:val="24"/>
          <w:szCs w:val="24"/>
        </w:rPr>
        <w:t>Evolutionary Applications</w:t>
      </w:r>
      <w:r w:rsidRPr="00CA5670">
        <w:rPr>
          <w:rFonts w:ascii="Times New Roman" w:hAnsi="Times New Roman" w:cs="Times New Roman"/>
          <w:noProof/>
          <w:sz w:val="24"/>
          <w:szCs w:val="24"/>
        </w:rPr>
        <w:t>, (July), 1–15. doi: 10.1111/eva.12852</w:t>
      </w:r>
    </w:p>
    <w:p w14:paraId="4A61796E"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Lauterjung, M. B., Montagna, T., Bernardi, A. P., da Silva, J. Z., da Costa, N. C. F., Steiner, F., … dos Reis, M. S. (2019). Temporal changes in population genetics of six threatened Brazilian plant species in a fragmented landscape. </w:t>
      </w:r>
      <w:r w:rsidRPr="00CA5670">
        <w:rPr>
          <w:rFonts w:ascii="Times New Roman" w:hAnsi="Times New Roman" w:cs="Times New Roman"/>
          <w:i/>
          <w:iCs/>
          <w:noProof/>
          <w:sz w:val="24"/>
          <w:szCs w:val="24"/>
        </w:rPr>
        <w:t>Forest Ecology and Management</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435</w:t>
      </w:r>
      <w:r w:rsidRPr="00CA5670">
        <w:rPr>
          <w:rFonts w:ascii="Times New Roman" w:hAnsi="Times New Roman" w:cs="Times New Roman"/>
          <w:noProof/>
          <w:sz w:val="24"/>
          <w:szCs w:val="24"/>
        </w:rPr>
        <w:t>(October 2018), 144–150. doi: 10.1016/j.foreco.2018.12.058</w:t>
      </w:r>
    </w:p>
    <w:p w14:paraId="187C402A"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Legendre, P. (2019). A temporal beta-diversity index to identify sites that have changed in exceptional ways in space–time surveys. </w:t>
      </w:r>
      <w:r w:rsidRPr="00CA5670">
        <w:rPr>
          <w:rFonts w:ascii="Times New Roman" w:hAnsi="Times New Roman" w:cs="Times New Roman"/>
          <w:i/>
          <w:iCs/>
          <w:noProof/>
          <w:sz w:val="24"/>
          <w:szCs w:val="24"/>
        </w:rPr>
        <w:t>Ecology and Evolution</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9</w:t>
      </w:r>
      <w:r w:rsidRPr="00CA5670">
        <w:rPr>
          <w:rFonts w:ascii="Times New Roman" w:hAnsi="Times New Roman" w:cs="Times New Roman"/>
          <w:noProof/>
          <w:sz w:val="24"/>
          <w:szCs w:val="24"/>
        </w:rPr>
        <w:t>(6), 3500–3514. doi: 10.1002/ece3.4984</w:t>
      </w:r>
    </w:p>
    <w:p w14:paraId="71B63E82"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Leigh, D. M., Hendry, A. P., Vázquez‐Domínguez, E., &amp; Friesen, V. L. (2019). Estimated six percent loss of genetic variation in wild populations since the industrial revolution. </w:t>
      </w:r>
      <w:r w:rsidRPr="00CA5670">
        <w:rPr>
          <w:rFonts w:ascii="Times New Roman" w:hAnsi="Times New Roman" w:cs="Times New Roman"/>
          <w:i/>
          <w:iCs/>
          <w:noProof/>
          <w:sz w:val="24"/>
          <w:szCs w:val="24"/>
        </w:rPr>
        <w:t>Evolutionary Applications</w:t>
      </w:r>
      <w:r w:rsidRPr="00CA5670">
        <w:rPr>
          <w:rFonts w:ascii="Times New Roman" w:hAnsi="Times New Roman" w:cs="Times New Roman"/>
          <w:noProof/>
          <w:sz w:val="24"/>
          <w:szCs w:val="24"/>
        </w:rPr>
        <w:t>, (April), 1–8. doi: 10.1111/eva.12810</w:t>
      </w:r>
    </w:p>
    <w:p w14:paraId="7788E45B"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Mack, R. N., Simberloff, D., Lonsdale, W. M., Evans, H., Clout, M., &amp; Bazzaz, F. a. (2000). Biotic invasions: Causes, epidemiology, global consequences, and control. </w:t>
      </w:r>
      <w:r w:rsidRPr="00CA5670">
        <w:rPr>
          <w:rFonts w:ascii="Times New Roman" w:hAnsi="Times New Roman" w:cs="Times New Roman"/>
          <w:i/>
          <w:iCs/>
          <w:noProof/>
          <w:sz w:val="24"/>
          <w:szCs w:val="24"/>
        </w:rPr>
        <w:t>Ecological Applications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10</w:t>
      </w:r>
      <w:r w:rsidRPr="00CA5670">
        <w:rPr>
          <w:rFonts w:ascii="Times New Roman" w:hAnsi="Times New Roman" w:cs="Times New Roman"/>
          <w:noProof/>
          <w:sz w:val="24"/>
          <w:szCs w:val="24"/>
        </w:rPr>
        <w:t>(3), 689–710. doi: 10.1890/1051-0761(2000)010[0689:BICEGC]2.0.CO;2</w:t>
      </w:r>
    </w:p>
    <w:p w14:paraId="59AD5CE3"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Marth, G. T., Czabarka, E., Murvai, J., &amp; Sherry, S. T. (2004). The Allele Frequency Spectrum in Genome-Wide Human Variation Data Reveals Signals of Differential Demographic History in Three Large World Populations. </w:t>
      </w:r>
      <w:r w:rsidRPr="00CA5670">
        <w:rPr>
          <w:rFonts w:ascii="Times New Roman" w:hAnsi="Times New Roman" w:cs="Times New Roman"/>
          <w:i/>
          <w:iCs/>
          <w:noProof/>
          <w:sz w:val="24"/>
          <w:szCs w:val="24"/>
        </w:rPr>
        <w:t>Genetics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166</w:t>
      </w:r>
      <w:r w:rsidRPr="00CA5670">
        <w:rPr>
          <w:rFonts w:ascii="Times New Roman" w:hAnsi="Times New Roman" w:cs="Times New Roman"/>
          <w:noProof/>
          <w:sz w:val="24"/>
          <w:szCs w:val="24"/>
        </w:rPr>
        <w:t>(1), 351–372. doi: 10.1534/genetics.166.1.351</w:t>
      </w:r>
    </w:p>
    <w:p w14:paraId="6AD1449B"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Maruyama, T., &amp; Fuerstt, P. A. (1985). Population bottlenecks and nonequilibrium models in opulation genetics. II. Number of alleles in a small population that was formed by a recent bottleneck. </w:t>
      </w:r>
      <w:r w:rsidRPr="00CA5670">
        <w:rPr>
          <w:rFonts w:ascii="Times New Roman" w:hAnsi="Times New Roman" w:cs="Times New Roman"/>
          <w:i/>
          <w:iCs/>
          <w:noProof/>
          <w:sz w:val="24"/>
          <w:szCs w:val="24"/>
        </w:rPr>
        <w:t>Genetics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111</w:t>
      </w:r>
      <w:r w:rsidRPr="00CA5670">
        <w:rPr>
          <w:rFonts w:ascii="Times New Roman" w:hAnsi="Times New Roman" w:cs="Times New Roman"/>
          <w:noProof/>
          <w:sz w:val="24"/>
          <w:szCs w:val="24"/>
        </w:rPr>
        <w:t>(3), 675–689. Retrieved from https://www.ncbi.nlm.nih.gov/pmc/articles/PMC1202664/pdf/675.pdf</w:t>
      </w:r>
    </w:p>
    <w:p w14:paraId="7941EDD5"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Maynard, A. J., Ambrose, L., Cooper, R. D., Chow, W. K., Davis, J. B., Muzari, M. O., … Beebe, N. W. (2017). Tiger on the prowl: Invasion history and spatio-temporal genetic structure of the Asian tiger mosquito Aedes albopictus (Skuse 1894) in the Indo-Pacific. </w:t>
      </w:r>
      <w:r w:rsidRPr="00CA5670">
        <w:rPr>
          <w:rFonts w:ascii="Times New Roman" w:hAnsi="Times New Roman" w:cs="Times New Roman"/>
          <w:i/>
          <w:iCs/>
          <w:noProof/>
          <w:sz w:val="24"/>
          <w:szCs w:val="24"/>
        </w:rPr>
        <w:t>PLoS Neglected Tropical Diseases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11</w:t>
      </w:r>
      <w:r w:rsidRPr="00CA5670">
        <w:rPr>
          <w:rFonts w:ascii="Times New Roman" w:hAnsi="Times New Roman" w:cs="Times New Roman"/>
          <w:noProof/>
          <w:sz w:val="24"/>
          <w:szCs w:val="24"/>
        </w:rPr>
        <w:t>(4), 1–27. doi: 10.1371/journal.pntd.0005546</w:t>
      </w:r>
    </w:p>
    <w:p w14:paraId="714E0A93"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Moraes, A. M., Ruiz-Miranda, C. R., Ribeiro, M. C., Grativol, A. D., da S. Carvalho, C., Dietz, J. M., … Galetti, P. M. (2017). Temporal genetic dynamics of reintroduced and translocated populations of the endangered golden lion tamarin (Leontopithecus rosalia). </w:t>
      </w:r>
      <w:r w:rsidRPr="00CA5670">
        <w:rPr>
          <w:rFonts w:ascii="Times New Roman" w:hAnsi="Times New Roman" w:cs="Times New Roman"/>
          <w:i/>
          <w:iCs/>
          <w:noProof/>
          <w:sz w:val="24"/>
          <w:szCs w:val="24"/>
        </w:rPr>
        <w:t>Conservation Genetics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18</w:t>
      </w:r>
      <w:r w:rsidRPr="00CA5670">
        <w:rPr>
          <w:rFonts w:ascii="Times New Roman" w:hAnsi="Times New Roman" w:cs="Times New Roman"/>
          <w:noProof/>
          <w:sz w:val="24"/>
          <w:szCs w:val="24"/>
        </w:rPr>
        <w:t>(5), 995–1009. doi: 10.1007/s10592-017-0948-4</w:t>
      </w:r>
    </w:p>
    <w:p w14:paraId="59F88F87"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lastRenderedPageBreak/>
        <w:t xml:space="preserve">Murray, G. G. R., Wang, F., Harrison, E. M., Paterson, G. K., Mather, A. E., Harris, S. R., … Welch, J. J. (2016). The effect of genetic structure on molecular dating and tests for temporal signal. </w:t>
      </w:r>
      <w:r w:rsidRPr="00CA5670">
        <w:rPr>
          <w:rFonts w:ascii="Times New Roman" w:hAnsi="Times New Roman" w:cs="Times New Roman"/>
          <w:i/>
          <w:iCs/>
          <w:noProof/>
          <w:sz w:val="24"/>
          <w:szCs w:val="24"/>
        </w:rPr>
        <w:t>Methods in Ecology and Evolution</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7</w:t>
      </w:r>
      <w:r w:rsidRPr="00CA5670">
        <w:rPr>
          <w:rFonts w:ascii="Times New Roman" w:hAnsi="Times New Roman" w:cs="Times New Roman"/>
          <w:noProof/>
          <w:sz w:val="24"/>
          <w:szCs w:val="24"/>
        </w:rPr>
        <w:t>(1), 80–89. doi: 10.1111/2041-210X.12466</w:t>
      </w:r>
    </w:p>
    <w:p w14:paraId="2FA71E10"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Paradis, E. (2010). Pegas: An R package for population genetics with an integrated-modular approach. </w:t>
      </w:r>
      <w:r w:rsidRPr="00CA5670">
        <w:rPr>
          <w:rFonts w:ascii="Times New Roman" w:hAnsi="Times New Roman" w:cs="Times New Roman"/>
          <w:i/>
          <w:iCs/>
          <w:noProof/>
          <w:sz w:val="24"/>
          <w:szCs w:val="24"/>
        </w:rPr>
        <w:t>Bioinformatics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26</w:t>
      </w:r>
      <w:r w:rsidRPr="00CA5670">
        <w:rPr>
          <w:rFonts w:ascii="Times New Roman" w:hAnsi="Times New Roman" w:cs="Times New Roman"/>
          <w:noProof/>
          <w:sz w:val="24"/>
          <w:szCs w:val="24"/>
        </w:rPr>
        <w:t>(3), 419–420. doi: 10.1093/bioinformatics/btp696</w:t>
      </w:r>
    </w:p>
    <w:p w14:paraId="3939147E"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Pereira, P., Teixeira, J., &amp; Velo-Antón, G. (2018). Allele surfing shaped the genetic structure of the European pond turtle via colonization and population expansion across the Iberian Peninsula from Africa. </w:t>
      </w:r>
      <w:r w:rsidRPr="00CA5670">
        <w:rPr>
          <w:rFonts w:ascii="Times New Roman" w:hAnsi="Times New Roman" w:cs="Times New Roman"/>
          <w:i/>
          <w:iCs/>
          <w:noProof/>
          <w:sz w:val="24"/>
          <w:szCs w:val="24"/>
        </w:rPr>
        <w:t>Journal of Biogeography</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45</w:t>
      </w:r>
      <w:r w:rsidRPr="00CA5670">
        <w:rPr>
          <w:rFonts w:ascii="Times New Roman" w:hAnsi="Times New Roman" w:cs="Times New Roman"/>
          <w:noProof/>
          <w:sz w:val="24"/>
          <w:szCs w:val="24"/>
        </w:rPr>
        <w:t>(9), 2202–2215. doi: 10.1111/jbi.13412</w:t>
      </w:r>
    </w:p>
    <w:p w14:paraId="5DD406F4"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Poff, N. L. R., Larson, E. I., Salerno, P. E., Morton, S. G., Kondratieff, B. C., Flecker, A. S., … Funk, W. C. (2018). Extreme streams: species persistence and genomic change in montane insect populations across a flooding gradient. </w:t>
      </w:r>
      <w:r w:rsidRPr="00CA5670">
        <w:rPr>
          <w:rFonts w:ascii="Times New Roman" w:hAnsi="Times New Roman" w:cs="Times New Roman"/>
          <w:i/>
          <w:iCs/>
          <w:noProof/>
          <w:sz w:val="24"/>
          <w:szCs w:val="24"/>
        </w:rPr>
        <w:t>Ecology Letters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21</w:t>
      </w:r>
      <w:r w:rsidRPr="00CA5670">
        <w:rPr>
          <w:rFonts w:ascii="Times New Roman" w:hAnsi="Times New Roman" w:cs="Times New Roman"/>
          <w:noProof/>
          <w:sz w:val="24"/>
          <w:szCs w:val="24"/>
        </w:rPr>
        <w:t>(4), 525–535. doi: 10.1111/ele.12918</w:t>
      </w:r>
    </w:p>
    <w:p w14:paraId="2A1BAF09"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R Core Team. (2019). </w:t>
      </w:r>
      <w:r w:rsidRPr="00CA5670">
        <w:rPr>
          <w:rFonts w:ascii="Times New Roman" w:hAnsi="Times New Roman" w:cs="Times New Roman"/>
          <w:i/>
          <w:iCs/>
          <w:noProof/>
          <w:sz w:val="24"/>
          <w:szCs w:val="24"/>
        </w:rPr>
        <w:t>R: A language and environment for statistical computing</w:t>
      </w:r>
      <w:r w:rsidRPr="00CA5670">
        <w:rPr>
          <w:rFonts w:ascii="Times New Roman" w:hAnsi="Times New Roman" w:cs="Times New Roman"/>
          <w:noProof/>
          <w:sz w:val="24"/>
          <w:szCs w:val="24"/>
        </w:rPr>
        <w:t>. Retrieved from https://www.r-project.org/</w:t>
      </w:r>
    </w:p>
    <w:p w14:paraId="0316B16F"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Robledo-Arnuncio, J. J., &amp; Rousset, F. (2010). Isolation by distance in a continuous population under stochastic demographic fluctuations. </w:t>
      </w:r>
      <w:r w:rsidRPr="00CA5670">
        <w:rPr>
          <w:rFonts w:ascii="Times New Roman" w:hAnsi="Times New Roman" w:cs="Times New Roman"/>
          <w:i/>
          <w:iCs/>
          <w:noProof/>
          <w:sz w:val="24"/>
          <w:szCs w:val="24"/>
        </w:rPr>
        <w:t>Journal of Evolutionary Biology</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23</w:t>
      </w:r>
      <w:r w:rsidRPr="00CA5670">
        <w:rPr>
          <w:rFonts w:ascii="Times New Roman" w:hAnsi="Times New Roman" w:cs="Times New Roman"/>
          <w:noProof/>
          <w:sz w:val="24"/>
          <w:szCs w:val="24"/>
        </w:rPr>
        <w:t>(1), 53–71. doi: 10.1111/j.1420-9101.2009.01860.x</w:t>
      </w:r>
    </w:p>
    <w:p w14:paraId="18A1958A"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Rogers, J. S. (1972). Measures of genetic similarity and genetic distances. In M. R. Wheeler (Ed.), </w:t>
      </w:r>
      <w:r w:rsidRPr="00CA5670">
        <w:rPr>
          <w:rFonts w:ascii="Times New Roman" w:hAnsi="Times New Roman" w:cs="Times New Roman"/>
          <w:i/>
          <w:iCs/>
          <w:noProof/>
          <w:sz w:val="24"/>
          <w:szCs w:val="24"/>
        </w:rPr>
        <w:t>Studies in Genetics VII</w:t>
      </w:r>
      <w:r w:rsidRPr="00CA5670">
        <w:rPr>
          <w:rFonts w:ascii="Times New Roman" w:hAnsi="Times New Roman" w:cs="Times New Roman"/>
          <w:noProof/>
          <w:sz w:val="24"/>
          <w:szCs w:val="24"/>
        </w:rPr>
        <w:t xml:space="preserve"> (pp. 145–153). Austin: The University of Texas.</w:t>
      </w:r>
    </w:p>
    <w:p w14:paraId="09F29B0B"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Rousset, F. (1997). Genetic Differentiation and Estimation of Gene Flow from FStatistics Under Isolation by Distance. </w:t>
      </w:r>
      <w:r w:rsidRPr="00CA5670">
        <w:rPr>
          <w:rFonts w:ascii="Times New Roman" w:hAnsi="Times New Roman" w:cs="Times New Roman"/>
          <w:i/>
          <w:iCs/>
          <w:noProof/>
          <w:sz w:val="24"/>
          <w:szCs w:val="24"/>
        </w:rPr>
        <w:t>Genetics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145</w:t>
      </w:r>
      <w:r w:rsidRPr="00CA5670">
        <w:rPr>
          <w:rFonts w:ascii="Times New Roman" w:hAnsi="Times New Roman" w:cs="Times New Roman"/>
          <w:noProof/>
          <w:sz w:val="24"/>
          <w:szCs w:val="24"/>
        </w:rPr>
        <w:t>(4), 1219–1228.</w:t>
      </w:r>
    </w:p>
    <w:p w14:paraId="3B329930"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RStudio Team. (2018). </w:t>
      </w:r>
      <w:r w:rsidRPr="00CA5670">
        <w:rPr>
          <w:rFonts w:ascii="Times New Roman" w:hAnsi="Times New Roman" w:cs="Times New Roman"/>
          <w:i/>
          <w:iCs/>
          <w:noProof/>
          <w:sz w:val="24"/>
          <w:szCs w:val="24"/>
        </w:rPr>
        <w:t>RStudio: Integrated Development for R</w:t>
      </w:r>
      <w:r w:rsidRPr="00CA5670">
        <w:rPr>
          <w:rFonts w:ascii="Times New Roman" w:hAnsi="Times New Roman" w:cs="Times New Roman"/>
          <w:noProof/>
          <w:sz w:val="24"/>
          <w:szCs w:val="24"/>
        </w:rPr>
        <w:t>. Retrieved from http://www.rstudio.com/</w:t>
      </w:r>
    </w:p>
    <w:p w14:paraId="1F2B9604"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Segelbacher, G., Cushman, S. A., Epperson, B. K., Fortin, M. J., Francois, O., Hardy, O. J., … Manel, S. (2010). Applications of landscape genetics in conservation biology: Concepts and challenges. </w:t>
      </w:r>
      <w:r w:rsidRPr="00CA5670">
        <w:rPr>
          <w:rFonts w:ascii="Times New Roman" w:hAnsi="Times New Roman" w:cs="Times New Roman"/>
          <w:i/>
          <w:iCs/>
          <w:noProof/>
          <w:sz w:val="24"/>
          <w:szCs w:val="24"/>
        </w:rPr>
        <w:t>Conservation Genetics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11</w:t>
      </w:r>
      <w:r w:rsidRPr="00CA5670">
        <w:rPr>
          <w:rFonts w:ascii="Times New Roman" w:hAnsi="Times New Roman" w:cs="Times New Roman"/>
          <w:noProof/>
          <w:sz w:val="24"/>
          <w:szCs w:val="24"/>
        </w:rPr>
        <w:t>(2), 375–385. doi: 10.1007/s10592-009-0044-5</w:t>
      </w:r>
    </w:p>
    <w:p w14:paraId="6626C72E"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Segura-García, I., Garavelli, L., Tringali, M., Matthews, T., Chérubin, L. M., Hunt, J., &amp; Box, S. J. (2019). Reconstruction of larval origins based on genetic relatedness and biophysical modeling. </w:t>
      </w:r>
      <w:r w:rsidRPr="00CA5670">
        <w:rPr>
          <w:rFonts w:ascii="Times New Roman" w:hAnsi="Times New Roman" w:cs="Times New Roman"/>
          <w:i/>
          <w:iCs/>
          <w:noProof/>
          <w:sz w:val="24"/>
          <w:szCs w:val="24"/>
        </w:rPr>
        <w:t>Scientific Reports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9</w:t>
      </w:r>
      <w:r w:rsidRPr="00CA5670">
        <w:rPr>
          <w:rFonts w:ascii="Times New Roman" w:hAnsi="Times New Roman" w:cs="Times New Roman"/>
          <w:noProof/>
          <w:sz w:val="24"/>
          <w:szCs w:val="24"/>
        </w:rPr>
        <w:t>(1), 1–9. doi: 10.1038/s41598-019-43435-9</w:t>
      </w:r>
    </w:p>
    <w:p w14:paraId="78B42499"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Skoglund, P., Sjödin, P., Skoglund, T., Lascoux, M., &amp; Jakobsson, M. (2014). Investigating population history using temporal genetic differentiation. </w:t>
      </w:r>
      <w:r w:rsidRPr="00CA5670">
        <w:rPr>
          <w:rFonts w:ascii="Times New Roman" w:hAnsi="Times New Roman" w:cs="Times New Roman"/>
          <w:i/>
          <w:iCs/>
          <w:noProof/>
          <w:sz w:val="24"/>
          <w:szCs w:val="24"/>
        </w:rPr>
        <w:t>Molecular Biology and Evolution</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31</w:t>
      </w:r>
      <w:r w:rsidRPr="00CA5670">
        <w:rPr>
          <w:rFonts w:ascii="Times New Roman" w:hAnsi="Times New Roman" w:cs="Times New Roman"/>
          <w:noProof/>
          <w:sz w:val="24"/>
          <w:szCs w:val="24"/>
        </w:rPr>
        <w:t>(9), 2516–2527. doi: 10.1093/molbev/msu192</w:t>
      </w:r>
    </w:p>
    <w:p w14:paraId="31ECE936"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Suárez, N. M., Betancor, E., Fregel, R., Rodríguez, F., Pestano, J., Sua, N. M., &amp; Pestano, J. (2012). Genetic signature of a severe forest fire on the endangered Gran Canaria blue chaffinch (Fringilla teydea polatzeki). </w:t>
      </w:r>
      <w:r w:rsidRPr="00CA5670">
        <w:rPr>
          <w:rFonts w:ascii="Times New Roman" w:hAnsi="Times New Roman" w:cs="Times New Roman"/>
          <w:i/>
          <w:iCs/>
          <w:noProof/>
          <w:sz w:val="24"/>
          <w:szCs w:val="24"/>
        </w:rPr>
        <w:t>Conservation Genetics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13</w:t>
      </w:r>
      <w:r w:rsidRPr="00CA5670">
        <w:rPr>
          <w:rFonts w:ascii="Times New Roman" w:hAnsi="Times New Roman" w:cs="Times New Roman"/>
          <w:noProof/>
          <w:sz w:val="24"/>
          <w:szCs w:val="24"/>
        </w:rPr>
        <w:t xml:space="preserve">(2), 499–507. doi: </w:t>
      </w:r>
      <w:r w:rsidRPr="00CA5670">
        <w:rPr>
          <w:rFonts w:ascii="Times New Roman" w:hAnsi="Times New Roman" w:cs="Times New Roman"/>
          <w:noProof/>
          <w:sz w:val="24"/>
          <w:szCs w:val="24"/>
        </w:rPr>
        <w:lastRenderedPageBreak/>
        <w:t>10.1007/s10592-011-0302-1</w:t>
      </w:r>
    </w:p>
    <w:p w14:paraId="68BB782F"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Taylor, P. D., Fahrig, L., Henein, K., &amp; Merriam, G. (1993). Connectivity is a vital element of landscape structure. </w:t>
      </w:r>
      <w:r w:rsidRPr="00CA5670">
        <w:rPr>
          <w:rFonts w:ascii="Times New Roman" w:hAnsi="Times New Roman" w:cs="Times New Roman"/>
          <w:i/>
          <w:iCs/>
          <w:noProof/>
          <w:sz w:val="24"/>
          <w:szCs w:val="24"/>
        </w:rPr>
        <w:t>Oikos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68</w:t>
      </w:r>
      <w:r w:rsidRPr="00CA5670">
        <w:rPr>
          <w:rFonts w:ascii="Times New Roman" w:hAnsi="Times New Roman" w:cs="Times New Roman"/>
          <w:noProof/>
          <w:sz w:val="24"/>
          <w:szCs w:val="24"/>
        </w:rPr>
        <w:t>(3), 571–573. doi: 10.2307/3544927</w:t>
      </w:r>
    </w:p>
    <w:p w14:paraId="7AFE8C6C"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CA5670">
        <w:rPr>
          <w:rFonts w:ascii="Times New Roman" w:hAnsi="Times New Roman" w:cs="Times New Roman"/>
          <w:noProof/>
          <w:sz w:val="24"/>
          <w:szCs w:val="24"/>
        </w:rPr>
        <w:t xml:space="preserve">Wittische, J., Janes, J. K., &amp; James, P. M. A. (2019). </w:t>
      </w:r>
      <w:r w:rsidRPr="00CA5670">
        <w:rPr>
          <w:rFonts w:ascii="Times New Roman" w:hAnsi="Times New Roman" w:cs="Times New Roman"/>
          <w:i/>
          <w:iCs/>
          <w:noProof/>
          <w:sz w:val="24"/>
          <w:szCs w:val="24"/>
        </w:rPr>
        <w:t>Modelling landscape genetic connectivity of the mountain pine beetle in western Canada 1</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1348</w:t>
      </w:r>
      <w:r w:rsidRPr="00CA5670">
        <w:rPr>
          <w:rFonts w:ascii="Times New Roman" w:hAnsi="Times New Roman" w:cs="Times New Roman"/>
          <w:noProof/>
          <w:sz w:val="24"/>
          <w:szCs w:val="24"/>
        </w:rPr>
        <w:t>(September), 1339–1348.</w:t>
      </w:r>
    </w:p>
    <w:p w14:paraId="125DF3EA" w14:textId="77777777" w:rsidR="00CA5670" w:rsidRPr="00CA5670" w:rsidRDefault="00CA5670" w:rsidP="00CA5670">
      <w:pPr>
        <w:widowControl w:val="0"/>
        <w:autoSpaceDE w:val="0"/>
        <w:autoSpaceDN w:val="0"/>
        <w:adjustRightInd w:val="0"/>
        <w:spacing w:after="240" w:line="240" w:lineRule="auto"/>
        <w:ind w:left="480" w:hanging="480"/>
        <w:rPr>
          <w:rFonts w:ascii="Times New Roman" w:hAnsi="Times New Roman" w:cs="Times New Roman"/>
          <w:noProof/>
          <w:sz w:val="24"/>
        </w:rPr>
      </w:pPr>
      <w:r w:rsidRPr="00CA5670">
        <w:rPr>
          <w:rFonts w:ascii="Times New Roman" w:hAnsi="Times New Roman" w:cs="Times New Roman"/>
          <w:noProof/>
          <w:sz w:val="24"/>
          <w:szCs w:val="24"/>
        </w:rPr>
        <w:t xml:space="preserve">Wright, S. (1943). Isolation by Distance. </w:t>
      </w:r>
      <w:r w:rsidRPr="00CA5670">
        <w:rPr>
          <w:rFonts w:ascii="Times New Roman" w:hAnsi="Times New Roman" w:cs="Times New Roman"/>
          <w:i/>
          <w:iCs/>
          <w:noProof/>
          <w:sz w:val="24"/>
          <w:szCs w:val="24"/>
        </w:rPr>
        <w:t>Genetics</w:t>
      </w:r>
      <w:r w:rsidRPr="00CA5670">
        <w:rPr>
          <w:rFonts w:ascii="Times New Roman" w:hAnsi="Times New Roman" w:cs="Times New Roman"/>
          <w:noProof/>
          <w:sz w:val="24"/>
          <w:szCs w:val="24"/>
        </w:rPr>
        <w:t xml:space="preserve">, </w:t>
      </w:r>
      <w:r w:rsidRPr="00CA5670">
        <w:rPr>
          <w:rFonts w:ascii="Times New Roman" w:hAnsi="Times New Roman" w:cs="Times New Roman"/>
          <w:i/>
          <w:iCs/>
          <w:noProof/>
          <w:sz w:val="24"/>
          <w:szCs w:val="24"/>
        </w:rPr>
        <w:t>28</w:t>
      </w:r>
      <w:r w:rsidRPr="00CA5670">
        <w:rPr>
          <w:rFonts w:ascii="Times New Roman" w:hAnsi="Times New Roman" w:cs="Times New Roman"/>
          <w:noProof/>
          <w:sz w:val="24"/>
          <w:szCs w:val="24"/>
        </w:rPr>
        <w:t>(2), 114–138.</w:t>
      </w:r>
    </w:p>
    <w:p w14:paraId="0372EB18" w14:textId="053E7221" w:rsidR="00AB1190" w:rsidRPr="00004C95" w:rsidRDefault="008D3C82" w:rsidP="00B46C5C">
      <w:pPr>
        <w:spacing w:before="240" w:after="240" w:line="276" w:lineRule="auto"/>
        <w:rPr>
          <w:rFonts w:ascii="Times New Roman" w:hAnsi="Times New Roman" w:cs="Times New Roman"/>
          <w:sz w:val="24"/>
          <w:szCs w:val="24"/>
        </w:rPr>
      </w:pPr>
      <w:r w:rsidRPr="00004C95">
        <w:rPr>
          <w:rFonts w:ascii="Times New Roman" w:eastAsia="Times New Roman" w:hAnsi="Times New Roman" w:cs="Times New Roman"/>
          <w:sz w:val="24"/>
          <w:szCs w:val="24"/>
        </w:rPr>
        <w:fldChar w:fldCharType="end"/>
      </w:r>
    </w:p>
    <w:p w14:paraId="2412C14A" w14:textId="120DFC07" w:rsidR="008D3C82" w:rsidRPr="00004C95" w:rsidRDefault="008D3C82" w:rsidP="008D3C82">
      <w:pPr>
        <w:spacing w:after="240" w:line="240" w:lineRule="auto"/>
        <w:rPr>
          <w:rFonts w:ascii="Times New Roman" w:eastAsia="Times New Roman" w:hAnsi="Times New Roman" w:cs="Times New Roman"/>
          <w:sz w:val="24"/>
          <w:szCs w:val="24"/>
        </w:rPr>
      </w:pPr>
    </w:p>
    <w:p w14:paraId="3D8A5024" w14:textId="3F29B30F" w:rsidR="00BE1555" w:rsidRPr="00004C95" w:rsidRDefault="00BE1555" w:rsidP="008D3C82">
      <w:pPr>
        <w:spacing w:after="240" w:line="240" w:lineRule="auto"/>
        <w:rPr>
          <w:rFonts w:ascii="Times New Roman" w:eastAsia="Times New Roman" w:hAnsi="Times New Roman" w:cs="Times New Roman"/>
          <w:sz w:val="24"/>
          <w:szCs w:val="24"/>
        </w:rPr>
      </w:pPr>
    </w:p>
    <w:p w14:paraId="3DC72A54" w14:textId="5151D1B0" w:rsidR="00BE1555" w:rsidRPr="00004C95" w:rsidRDefault="00BE1555" w:rsidP="008D3C82">
      <w:pPr>
        <w:spacing w:after="240" w:line="240" w:lineRule="auto"/>
        <w:rPr>
          <w:rFonts w:ascii="Times New Roman" w:eastAsia="Times New Roman" w:hAnsi="Times New Roman" w:cs="Times New Roman"/>
          <w:sz w:val="24"/>
          <w:szCs w:val="24"/>
        </w:rPr>
      </w:pPr>
    </w:p>
    <w:p w14:paraId="4AE633BD" w14:textId="5B5ACA7A" w:rsidR="00BE1555" w:rsidRPr="00004C95" w:rsidRDefault="00BE1555" w:rsidP="008D3C82">
      <w:pPr>
        <w:spacing w:after="240" w:line="240" w:lineRule="auto"/>
        <w:rPr>
          <w:rFonts w:ascii="Times New Roman" w:eastAsia="Times New Roman" w:hAnsi="Times New Roman" w:cs="Times New Roman"/>
          <w:sz w:val="24"/>
          <w:szCs w:val="24"/>
        </w:rPr>
      </w:pPr>
    </w:p>
    <w:p w14:paraId="451687D5" w14:textId="7F0E8A86" w:rsidR="00BE1555" w:rsidRPr="00004C95" w:rsidRDefault="00BE1555" w:rsidP="008D3C82">
      <w:pPr>
        <w:spacing w:after="240" w:line="240" w:lineRule="auto"/>
        <w:rPr>
          <w:rFonts w:ascii="Times New Roman" w:eastAsia="Times New Roman" w:hAnsi="Times New Roman" w:cs="Times New Roman"/>
          <w:sz w:val="24"/>
          <w:szCs w:val="24"/>
        </w:rPr>
      </w:pPr>
    </w:p>
    <w:p w14:paraId="6BE52712" w14:textId="343CEF2B" w:rsidR="00BE1555" w:rsidRPr="00004C95" w:rsidRDefault="00BE1555" w:rsidP="008D3C82">
      <w:pPr>
        <w:spacing w:after="240" w:line="240" w:lineRule="auto"/>
        <w:rPr>
          <w:rFonts w:ascii="Times New Roman" w:eastAsia="Times New Roman" w:hAnsi="Times New Roman" w:cs="Times New Roman"/>
          <w:sz w:val="24"/>
          <w:szCs w:val="24"/>
        </w:rPr>
      </w:pPr>
    </w:p>
    <w:p w14:paraId="20B005F6" w14:textId="79CB2B5A" w:rsidR="00BE1555" w:rsidRPr="00004C95" w:rsidRDefault="00BE1555" w:rsidP="008D3C82">
      <w:pPr>
        <w:spacing w:after="240" w:line="240" w:lineRule="auto"/>
        <w:rPr>
          <w:rFonts w:ascii="Times New Roman" w:eastAsia="Times New Roman" w:hAnsi="Times New Roman" w:cs="Times New Roman"/>
          <w:sz w:val="24"/>
          <w:szCs w:val="24"/>
        </w:rPr>
      </w:pPr>
    </w:p>
    <w:p w14:paraId="024B04D3" w14:textId="5AFBFD3F" w:rsidR="00BE1555" w:rsidRPr="00004C95" w:rsidRDefault="00BE1555" w:rsidP="008D3C82">
      <w:pPr>
        <w:spacing w:after="240" w:line="240" w:lineRule="auto"/>
        <w:rPr>
          <w:rFonts w:ascii="Times New Roman" w:eastAsia="Times New Roman" w:hAnsi="Times New Roman" w:cs="Times New Roman"/>
          <w:sz w:val="24"/>
          <w:szCs w:val="24"/>
        </w:rPr>
      </w:pPr>
    </w:p>
    <w:p w14:paraId="54C66A0F" w14:textId="77777777" w:rsidR="00182E94" w:rsidRPr="00004C95" w:rsidRDefault="00182E94" w:rsidP="003C632F">
      <w:pPr>
        <w:pStyle w:val="Titre1"/>
      </w:pPr>
      <w:r w:rsidRPr="00004C95">
        <w:br w:type="page"/>
      </w:r>
    </w:p>
    <w:p w14:paraId="2078822C" w14:textId="0483F122" w:rsidR="00760250" w:rsidRPr="00004C95" w:rsidRDefault="00760250" w:rsidP="003C632F">
      <w:pPr>
        <w:pStyle w:val="Titre1"/>
      </w:pPr>
      <w:r w:rsidRPr="00004C95">
        <w:lastRenderedPageBreak/>
        <w:t>TABLES AND FIGURES</w:t>
      </w:r>
    </w:p>
    <w:p w14:paraId="4A26A12F" w14:textId="20BB89A3" w:rsidR="00760250" w:rsidRPr="00004C95" w:rsidRDefault="00760250" w:rsidP="00760250">
      <w:pPr>
        <w:spacing w:before="240" w:line="276" w:lineRule="auto"/>
        <w:rPr>
          <w:rFonts w:ascii="Times New Roman" w:hAnsi="Times New Roman" w:cs="Times New Roman"/>
          <w:sz w:val="24"/>
          <w:szCs w:val="24"/>
        </w:rPr>
      </w:pPr>
      <w:r w:rsidRPr="00004C95">
        <w:rPr>
          <w:rFonts w:ascii="Times New Roman" w:hAnsi="Times New Roman" w:cs="Times New Roman"/>
          <w:b/>
          <w:sz w:val="24"/>
          <w:szCs w:val="24"/>
        </w:rPr>
        <w:t>Table 1</w:t>
      </w:r>
      <w:r w:rsidR="00BE1555" w:rsidRPr="00004C95">
        <w:rPr>
          <w:rFonts w:ascii="Times New Roman" w:hAnsi="Times New Roman" w:cs="Times New Roman"/>
          <w:b/>
          <w:sz w:val="24"/>
          <w:szCs w:val="24"/>
        </w:rPr>
        <w:t>.</w:t>
      </w:r>
      <w:r w:rsidR="00BE1555" w:rsidRPr="00004C95">
        <w:rPr>
          <w:rFonts w:ascii="Times New Roman" w:hAnsi="Times New Roman" w:cs="Times New Roman"/>
          <w:sz w:val="24"/>
          <w:szCs w:val="24"/>
        </w:rPr>
        <w:t xml:space="preserve"> Two-factor simulation experiment with scenario abbreviations used throughout the manuscript. Rows: number of populations with </w:t>
      </w:r>
      <w:proofErr w:type="spellStart"/>
      <w:r w:rsidR="00BE1555" w:rsidRPr="00004C95">
        <w:rPr>
          <w:rFonts w:ascii="Times New Roman" w:eastAsia="Times New Roman" w:hAnsi="Times New Roman" w:cs="Times New Roman"/>
          <w:sz w:val="24"/>
          <w:szCs w:val="24"/>
        </w:rPr>
        <w:t>spatio</w:t>
      </w:r>
      <w:proofErr w:type="spellEnd"/>
      <w:r w:rsidR="00BE1555" w:rsidRPr="00004C95">
        <w:rPr>
          <w:rFonts w:ascii="Times New Roman" w:eastAsia="Times New Roman" w:hAnsi="Times New Roman" w:cs="Times New Roman"/>
          <w:sz w:val="24"/>
          <w:szCs w:val="24"/>
        </w:rPr>
        <w:t>-temporal population genetic legacies. Columns: dispersal values.</w:t>
      </w:r>
      <w:r w:rsidR="00BE1555" w:rsidRPr="00004C95">
        <w:rPr>
          <w:rFonts w:ascii="Times New Roman" w:hAnsi="Times New Roman" w:cs="Times New Roman"/>
          <w:sz w:val="24"/>
          <w:szCs w:val="24"/>
        </w:rPr>
        <w:t xml:space="preserve"> Numbers in parentheses indicate the number of unique simulations ran for each factor level or combination of factor levels. We ran 2160 simulations in total.</w:t>
      </w:r>
    </w:p>
    <w:tbl>
      <w:tblPr>
        <w:tblStyle w:val="Grilledutableau"/>
        <w:tblW w:w="0" w:type="auto"/>
        <w:tblLook w:val="04A0" w:firstRow="1" w:lastRow="0" w:firstColumn="1" w:lastColumn="0" w:noHBand="0" w:noVBand="1"/>
      </w:tblPr>
      <w:tblGrid>
        <w:gridCol w:w="2605"/>
        <w:gridCol w:w="2250"/>
        <w:gridCol w:w="2157"/>
        <w:gridCol w:w="2338"/>
      </w:tblGrid>
      <w:tr w:rsidR="00760250" w:rsidRPr="00004C95" w14:paraId="7851A9EA" w14:textId="77777777" w:rsidTr="00813CD6">
        <w:trPr>
          <w:trHeight w:val="1160"/>
        </w:trPr>
        <w:tc>
          <w:tcPr>
            <w:tcW w:w="2605" w:type="dxa"/>
          </w:tcPr>
          <w:p w14:paraId="470261B0" w14:textId="77777777" w:rsidR="00760250" w:rsidRPr="00004C95" w:rsidRDefault="00760250" w:rsidP="00813CD6">
            <w:pPr>
              <w:spacing w:before="240" w:line="276" w:lineRule="auto"/>
              <w:jc w:val="right"/>
              <w:rPr>
                <w:rFonts w:ascii="Times New Roman" w:hAnsi="Times New Roman" w:cs="Times New Roman"/>
                <w:i/>
                <w:sz w:val="24"/>
                <w:szCs w:val="24"/>
              </w:rPr>
            </w:pPr>
            <w:r w:rsidRPr="00004C95">
              <w:rPr>
                <w:rFonts w:ascii="Times New Roman" w:hAnsi="Times New Roman" w:cs="Times New Roman"/>
                <w:i/>
                <w:sz w:val="24"/>
                <w:szCs w:val="24"/>
              </w:rPr>
              <w:t>Dispersal (B)</w:t>
            </w:r>
          </w:p>
          <w:p w14:paraId="416A8011" w14:textId="77777777" w:rsidR="00760250" w:rsidRPr="00004C95" w:rsidRDefault="00760250" w:rsidP="00813CD6">
            <w:pPr>
              <w:spacing w:before="240" w:line="276" w:lineRule="auto"/>
              <w:rPr>
                <w:rFonts w:ascii="Times New Roman" w:hAnsi="Times New Roman" w:cs="Times New Roman"/>
                <w:i/>
                <w:sz w:val="24"/>
                <w:szCs w:val="24"/>
              </w:rPr>
            </w:pPr>
            <w:r w:rsidRPr="00004C95">
              <w:rPr>
                <w:rFonts w:ascii="Times New Roman" w:hAnsi="Times New Roman" w:cs="Times New Roman"/>
                <w:i/>
                <w:sz w:val="24"/>
                <w:szCs w:val="24"/>
              </w:rPr>
              <w:t>No. populations</w:t>
            </w:r>
          </w:p>
        </w:tc>
        <w:tc>
          <w:tcPr>
            <w:tcW w:w="2250" w:type="dxa"/>
          </w:tcPr>
          <w:p w14:paraId="2DBFF1EE" w14:textId="77777777" w:rsidR="00760250" w:rsidRPr="00004C95" w:rsidRDefault="00760250" w:rsidP="00813CD6">
            <w:pPr>
              <w:spacing w:before="240" w:line="276" w:lineRule="auto"/>
              <w:jc w:val="center"/>
              <w:rPr>
                <w:rFonts w:ascii="Times New Roman" w:hAnsi="Times New Roman" w:cs="Times New Roman"/>
                <w:b/>
                <w:sz w:val="24"/>
                <w:szCs w:val="24"/>
              </w:rPr>
            </w:pPr>
            <w:r w:rsidRPr="00004C95">
              <w:rPr>
                <w:rFonts w:ascii="Times New Roman" w:hAnsi="Times New Roman" w:cs="Times New Roman"/>
                <w:b/>
                <w:sz w:val="24"/>
                <w:szCs w:val="24"/>
              </w:rPr>
              <w:t xml:space="preserve">Low </w:t>
            </w:r>
            <w:r w:rsidRPr="00004C95">
              <w:rPr>
                <w:rFonts w:ascii="Times New Roman" w:hAnsi="Times New Roman" w:cs="Times New Roman"/>
                <w:sz w:val="24"/>
                <w:szCs w:val="24"/>
              </w:rPr>
              <w:t>(720)</w:t>
            </w:r>
          </w:p>
        </w:tc>
        <w:tc>
          <w:tcPr>
            <w:tcW w:w="2157" w:type="dxa"/>
          </w:tcPr>
          <w:p w14:paraId="37B10490" w14:textId="77777777" w:rsidR="00760250" w:rsidRPr="00004C95" w:rsidRDefault="00760250" w:rsidP="00813CD6">
            <w:pPr>
              <w:spacing w:before="240" w:line="276" w:lineRule="auto"/>
              <w:jc w:val="center"/>
              <w:rPr>
                <w:rFonts w:ascii="Times New Roman" w:hAnsi="Times New Roman" w:cs="Times New Roman"/>
                <w:b/>
                <w:sz w:val="24"/>
                <w:szCs w:val="24"/>
              </w:rPr>
            </w:pPr>
            <w:r w:rsidRPr="00004C95">
              <w:rPr>
                <w:rFonts w:ascii="Times New Roman" w:hAnsi="Times New Roman" w:cs="Times New Roman"/>
                <w:b/>
                <w:sz w:val="24"/>
                <w:szCs w:val="24"/>
              </w:rPr>
              <w:t xml:space="preserve">Moderate </w:t>
            </w:r>
            <w:r w:rsidRPr="00004C95">
              <w:rPr>
                <w:rFonts w:ascii="Times New Roman" w:hAnsi="Times New Roman" w:cs="Times New Roman"/>
                <w:sz w:val="24"/>
                <w:szCs w:val="24"/>
              </w:rPr>
              <w:t>(720)</w:t>
            </w:r>
          </w:p>
        </w:tc>
        <w:tc>
          <w:tcPr>
            <w:tcW w:w="2338" w:type="dxa"/>
          </w:tcPr>
          <w:p w14:paraId="1D08DEA2" w14:textId="77777777" w:rsidR="00760250" w:rsidRPr="00004C95" w:rsidRDefault="00760250" w:rsidP="00813CD6">
            <w:pPr>
              <w:spacing w:before="240" w:line="276" w:lineRule="auto"/>
              <w:jc w:val="center"/>
              <w:rPr>
                <w:rFonts w:ascii="Times New Roman" w:hAnsi="Times New Roman" w:cs="Times New Roman"/>
                <w:b/>
                <w:sz w:val="24"/>
                <w:szCs w:val="24"/>
              </w:rPr>
            </w:pPr>
            <w:r w:rsidRPr="00004C95">
              <w:rPr>
                <w:rFonts w:ascii="Times New Roman" w:hAnsi="Times New Roman" w:cs="Times New Roman"/>
                <w:b/>
                <w:sz w:val="24"/>
                <w:szCs w:val="24"/>
              </w:rPr>
              <w:t xml:space="preserve">High </w:t>
            </w:r>
            <w:r w:rsidRPr="00004C95">
              <w:rPr>
                <w:rFonts w:ascii="Times New Roman" w:hAnsi="Times New Roman" w:cs="Times New Roman"/>
                <w:sz w:val="24"/>
                <w:szCs w:val="24"/>
              </w:rPr>
              <w:t>(720)</w:t>
            </w:r>
          </w:p>
        </w:tc>
      </w:tr>
      <w:tr w:rsidR="00760250" w:rsidRPr="00004C95" w14:paraId="27C670F7" w14:textId="77777777" w:rsidTr="00813CD6">
        <w:tc>
          <w:tcPr>
            <w:tcW w:w="2605" w:type="dxa"/>
          </w:tcPr>
          <w:p w14:paraId="6FF077A2" w14:textId="77777777" w:rsidR="00760250" w:rsidRPr="00004C95" w:rsidRDefault="00760250" w:rsidP="00813CD6">
            <w:pPr>
              <w:spacing w:before="240" w:line="276" w:lineRule="auto"/>
              <w:rPr>
                <w:rFonts w:ascii="Times New Roman" w:hAnsi="Times New Roman" w:cs="Times New Roman"/>
                <w:b/>
                <w:sz w:val="24"/>
                <w:szCs w:val="24"/>
              </w:rPr>
            </w:pPr>
            <w:r w:rsidRPr="00004C95">
              <w:rPr>
                <w:rFonts w:ascii="Times New Roman" w:hAnsi="Times New Roman" w:cs="Times New Roman"/>
                <w:b/>
                <w:sz w:val="24"/>
                <w:szCs w:val="24"/>
              </w:rPr>
              <w:t xml:space="preserve">1 </w:t>
            </w:r>
            <w:r w:rsidRPr="00004C95">
              <w:rPr>
                <w:rFonts w:ascii="Times New Roman" w:hAnsi="Times New Roman" w:cs="Times New Roman"/>
                <w:sz w:val="24"/>
                <w:szCs w:val="24"/>
              </w:rPr>
              <w:t>(540)</w:t>
            </w:r>
          </w:p>
        </w:tc>
        <w:tc>
          <w:tcPr>
            <w:tcW w:w="2250" w:type="dxa"/>
          </w:tcPr>
          <w:p w14:paraId="772A64FB"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L1 (180)</w:t>
            </w:r>
          </w:p>
        </w:tc>
        <w:tc>
          <w:tcPr>
            <w:tcW w:w="2157" w:type="dxa"/>
          </w:tcPr>
          <w:p w14:paraId="3070D703"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M1 (180)</w:t>
            </w:r>
          </w:p>
        </w:tc>
        <w:tc>
          <w:tcPr>
            <w:tcW w:w="2338" w:type="dxa"/>
          </w:tcPr>
          <w:p w14:paraId="73F5623B"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H1 (180)</w:t>
            </w:r>
          </w:p>
        </w:tc>
      </w:tr>
      <w:tr w:rsidR="00760250" w:rsidRPr="00004C95" w14:paraId="106CA9CA" w14:textId="77777777" w:rsidTr="00813CD6">
        <w:tc>
          <w:tcPr>
            <w:tcW w:w="2605" w:type="dxa"/>
          </w:tcPr>
          <w:p w14:paraId="02E86D34" w14:textId="77777777" w:rsidR="00760250" w:rsidRPr="00004C95" w:rsidRDefault="00760250" w:rsidP="00813CD6">
            <w:pPr>
              <w:spacing w:before="240" w:line="276" w:lineRule="auto"/>
              <w:rPr>
                <w:rFonts w:ascii="Times New Roman" w:hAnsi="Times New Roman" w:cs="Times New Roman"/>
                <w:b/>
                <w:sz w:val="24"/>
                <w:szCs w:val="24"/>
              </w:rPr>
            </w:pPr>
            <w:r w:rsidRPr="00004C95">
              <w:rPr>
                <w:rFonts w:ascii="Times New Roman" w:hAnsi="Times New Roman" w:cs="Times New Roman"/>
                <w:b/>
                <w:sz w:val="24"/>
                <w:szCs w:val="24"/>
              </w:rPr>
              <w:t xml:space="preserve">2 </w:t>
            </w:r>
            <w:r w:rsidRPr="00004C95">
              <w:rPr>
                <w:rFonts w:ascii="Times New Roman" w:hAnsi="Times New Roman" w:cs="Times New Roman"/>
                <w:sz w:val="24"/>
                <w:szCs w:val="24"/>
              </w:rPr>
              <w:t>(540)</w:t>
            </w:r>
          </w:p>
        </w:tc>
        <w:tc>
          <w:tcPr>
            <w:tcW w:w="2250" w:type="dxa"/>
          </w:tcPr>
          <w:p w14:paraId="29B22395"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L2 (180)</w:t>
            </w:r>
          </w:p>
        </w:tc>
        <w:tc>
          <w:tcPr>
            <w:tcW w:w="2157" w:type="dxa"/>
          </w:tcPr>
          <w:p w14:paraId="320BCDBE"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M2 (180)</w:t>
            </w:r>
          </w:p>
        </w:tc>
        <w:tc>
          <w:tcPr>
            <w:tcW w:w="2338" w:type="dxa"/>
          </w:tcPr>
          <w:p w14:paraId="09E0CEDD"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H2 (180)</w:t>
            </w:r>
          </w:p>
        </w:tc>
      </w:tr>
      <w:tr w:rsidR="00760250" w:rsidRPr="00004C95" w14:paraId="09798702" w14:textId="77777777" w:rsidTr="00813CD6">
        <w:tc>
          <w:tcPr>
            <w:tcW w:w="2605" w:type="dxa"/>
          </w:tcPr>
          <w:p w14:paraId="33BA5205" w14:textId="77777777" w:rsidR="00760250" w:rsidRPr="00004C95" w:rsidRDefault="00760250" w:rsidP="00813CD6">
            <w:pPr>
              <w:spacing w:before="240" w:line="276" w:lineRule="auto"/>
              <w:rPr>
                <w:rFonts w:ascii="Times New Roman" w:hAnsi="Times New Roman" w:cs="Times New Roman"/>
                <w:b/>
                <w:sz w:val="24"/>
                <w:szCs w:val="24"/>
              </w:rPr>
            </w:pPr>
            <w:r w:rsidRPr="00004C95">
              <w:rPr>
                <w:rFonts w:ascii="Times New Roman" w:hAnsi="Times New Roman" w:cs="Times New Roman"/>
                <w:b/>
                <w:sz w:val="24"/>
                <w:szCs w:val="24"/>
              </w:rPr>
              <w:t xml:space="preserve">3 </w:t>
            </w:r>
            <w:r w:rsidRPr="00004C95">
              <w:rPr>
                <w:rFonts w:ascii="Times New Roman" w:hAnsi="Times New Roman" w:cs="Times New Roman"/>
                <w:sz w:val="24"/>
                <w:szCs w:val="24"/>
              </w:rPr>
              <w:t>(540)</w:t>
            </w:r>
          </w:p>
        </w:tc>
        <w:tc>
          <w:tcPr>
            <w:tcW w:w="2250" w:type="dxa"/>
          </w:tcPr>
          <w:p w14:paraId="0DE96708"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L3 (180)</w:t>
            </w:r>
          </w:p>
        </w:tc>
        <w:tc>
          <w:tcPr>
            <w:tcW w:w="2157" w:type="dxa"/>
          </w:tcPr>
          <w:p w14:paraId="4E224FE2"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M3 (180)</w:t>
            </w:r>
          </w:p>
        </w:tc>
        <w:tc>
          <w:tcPr>
            <w:tcW w:w="2338" w:type="dxa"/>
          </w:tcPr>
          <w:p w14:paraId="155F70DD"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H3 (180)</w:t>
            </w:r>
          </w:p>
        </w:tc>
      </w:tr>
      <w:tr w:rsidR="00760250" w:rsidRPr="00004C95" w14:paraId="5FA4960E" w14:textId="77777777" w:rsidTr="00813CD6">
        <w:tc>
          <w:tcPr>
            <w:tcW w:w="2605" w:type="dxa"/>
          </w:tcPr>
          <w:p w14:paraId="163D1E76" w14:textId="77777777" w:rsidR="00760250" w:rsidRPr="00004C95" w:rsidRDefault="00760250" w:rsidP="00813CD6">
            <w:pPr>
              <w:spacing w:before="240" w:line="276" w:lineRule="auto"/>
              <w:rPr>
                <w:rFonts w:ascii="Times New Roman" w:hAnsi="Times New Roman" w:cs="Times New Roman"/>
                <w:sz w:val="24"/>
                <w:szCs w:val="24"/>
              </w:rPr>
            </w:pPr>
            <w:r w:rsidRPr="00004C95">
              <w:rPr>
                <w:rFonts w:ascii="Times New Roman" w:hAnsi="Times New Roman" w:cs="Times New Roman"/>
                <w:b/>
                <w:sz w:val="24"/>
                <w:szCs w:val="24"/>
              </w:rPr>
              <w:t>0: control</w:t>
            </w:r>
            <w:r w:rsidRPr="00004C95">
              <w:rPr>
                <w:rFonts w:ascii="Times New Roman" w:hAnsi="Times New Roman" w:cs="Times New Roman"/>
                <w:sz w:val="24"/>
                <w:szCs w:val="24"/>
              </w:rPr>
              <w:t xml:space="preserve"> (540)</w:t>
            </w:r>
          </w:p>
        </w:tc>
        <w:tc>
          <w:tcPr>
            <w:tcW w:w="2250" w:type="dxa"/>
          </w:tcPr>
          <w:p w14:paraId="41C65A53"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CL (180)</w:t>
            </w:r>
          </w:p>
        </w:tc>
        <w:tc>
          <w:tcPr>
            <w:tcW w:w="2157" w:type="dxa"/>
          </w:tcPr>
          <w:p w14:paraId="71840A9A"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 xml:space="preserve">CM (180) </w:t>
            </w:r>
          </w:p>
        </w:tc>
        <w:tc>
          <w:tcPr>
            <w:tcW w:w="2338" w:type="dxa"/>
          </w:tcPr>
          <w:p w14:paraId="719797B9"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CH (180)</w:t>
            </w:r>
          </w:p>
        </w:tc>
      </w:tr>
    </w:tbl>
    <w:p w14:paraId="481D8F0C" w14:textId="77777777" w:rsidR="00760250" w:rsidRPr="00004C95" w:rsidRDefault="00760250" w:rsidP="00760250">
      <w:pPr>
        <w:widowControl w:val="0"/>
        <w:autoSpaceDE w:val="0"/>
        <w:autoSpaceDN w:val="0"/>
        <w:adjustRightInd w:val="0"/>
        <w:spacing w:before="240" w:after="240" w:line="276" w:lineRule="auto"/>
        <w:rPr>
          <w:rFonts w:ascii="Times New Roman" w:eastAsia="Times New Roman" w:hAnsi="Times New Roman" w:cs="Times New Roman"/>
          <w:sz w:val="24"/>
          <w:szCs w:val="24"/>
        </w:rPr>
      </w:pPr>
    </w:p>
    <w:p w14:paraId="310591C8"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p>
    <w:p w14:paraId="3DB67801"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p>
    <w:p w14:paraId="1C2689BE"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p>
    <w:p w14:paraId="0D7F0D87"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p>
    <w:p w14:paraId="5E369CCD"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r w:rsidRPr="00004C95">
        <w:rPr>
          <w:rFonts w:ascii="Times New Roman" w:eastAsia="Times New Roman" w:hAnsi="Times New Roman" w:cs="Times New Roman"/>
          <w:b/>
          <w:sz w:val="24"/>
          <w:szCs w:val="24"/>
        </w:rPr>
        <w:br w:type="page"/>
      </w:r>
    </w:p>
    <w:p w14:paraId="702A5D7B" w14:textId="77777777" w:rsidR="00760250" w:rsidRPr="00004C95" w:rsidRDefault="00760250" w:rsidP="00760250">
      <w:pPr>
        <w:widowControl w:val="0"/>
        <w:autoSpaceDE w:val="0"/>
        <w:autoSpaceDN w:val="0"/>
        <w:adjustRightInd w:val="0"/>
        <w:spacing w:before="240" w:after="240" w:line="276" w:lineRule="auto"/>
        <w:rPr>
          <w:rFonts w:ascii="Times New Roman" w:hAnsi="Times New Roman" w:cs="Times New Roman"/>
          <w:b/>
          <w:sz w:val="24"/>
          <w:szCs w:val="24"/>
        </w:rPr>
      </w:pPr>
      <w:r w:rsidRPr="00004C95">
        <w:rPr>
          <w:rFonts w:ascii="Times New Roman" w:hAnsi="Times New Roman" w:cs="Times New Roman"/>
          <w:b/>
          <w:noProof/>
          <w:sz w:val="24"/>
          <w:szCs w:val="24"/>
        </w:rPr>
        <w:lastRenderedPageBreak/>
        <mc:AlternateContent>
          <mc:Choice Requires="wps">
            <w:drawing>
              <wp:anchor distT="45720" distB="45720" distL="114300" distR="114300" simplePos="0" relativeHeight="251663360" behindDoc="0" locked="0" layoutInCell="1" allowOverlap="1" wp14:anchorId="61FDB953" wp14:editId="5DBB946B">
                <wp:simplePos x="0" y="0"/>
                <wp:positionH relativeFrom="margin">
                  <wp:posOffset>104775</wp:posOffset>
                </wp:positionH>
                <wp:positionV relativeFrom="paragraph">
                  <wp:posOffset>9525</wp:posOffset>
                </wp:positionV>
                <wp:extent cx="552450" cy="1404620"/>
                <wp:effectExtent l="0" t="0" r="0" b="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7554C6" w14:textId="77777777" w:rsidR="00283F14" w:rsidRPr="00A6525C" w:rsidRDefault="00283F14" w:rsidP="00760250">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FDB953" id="_x0000_t202" coordsize="21600,21600" o:spt="202" path="m,l,21600r21600,l21600,xe">
                <v:stroke joinstyle="miter"/>
                <v:path gradientshapeok="t" o:connecttype="rect"/>
              </v:shapetype>
              <v:shape id="Zone de texte 2" o:spid="_x0000_s1026" type="#_x0000_t202" style="position:absolute;margin-left:8.25pt;margin-top:.75pt;width:43.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" filled="f" stroked="f">
                <v:textbox style="mso-fit-shape-to-text:t">
                  <w:txbxContent>
                    <w:p w14:paraId="397554C6" w14:textId="77777777" w:rsidR="00283F14" w:rsidRPr="00A6525C" w:rsidRDefault="00283F14" w:rsidP="00760250">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v:textbox>
                <w10:wrap anchorx="margin"/>
              </v:shape>
            </w:pict>
          </mc:Fallback>
        </mc:AlternateContent>
      </w:r>
      <w:r w:rsidRPr="00004C95">
        <w:rPr>
          <w:rFonts w:ascii="Times New Roman" w:hAnsi="Times New Roman" w:cs="Times New Roman"/>
          <w:b/>
          <w:noProof/>
          <w:sz w:val="24"/>
          <w:szCs w:val="24"/>
        </w:rPr>
        <w:drawing>
          <wp:inline distT="0" distB="0" distL="0" distR="0" wp14:anchorId="0039C2F6" wp14:editId="42F91509">
            <wp:extent cx="3143250" cy="3504655"/>
            <wp:effectExtent l="0" t="0" r="0" b="0"/>
            <wp:docPr id="220" name="Image 220" descr="C:\Users\jwitt\OneDrive\Desktop\Git_projects\Genetic_TBI_LCBD\Fig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itt\OneDrive\Desktop\Git_projects\Genetic_TBI_LCBD\Fig1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5076" cy="3517840"/>
                    </a:xfrm>
                    <a:prstGeom prst="rect">
                      <a:avLst/>
                    </a:prstGeom>
                    <a:noFill/>
                    <a:ln>
                      <a:noFill/>
                    </a:ln>
                  </pic:spPr>
                </pic:pic>
              </a:graphicData>
            </a:graphic>
          </wp:inline>
        </w:drawing>
      </w:r>
    </w:p>
    <w:p w14:paraId="24511EF0" w14:textId="77777777" w:rsidR="00760250" w:rsidRPr="00004C95" w:rsidRDefault="00760250" w:rsidP="00760250">
      <w:pPr>
        <w:widowControl w:val="0"/>
        <w:autoSpaceDE w:val="0"/>
        <w:autoSpaceDN w:val="0"/>
        <w:adjustRightInd w:val="0"/>
        <w:spacing w:before="240" w:after="240" w:line="276" w:lineRule="auto"/>
        <w:rPr>
          <w:rFonts w:ascii="Times New Roman" w:hAnsi="Times New Roman" w:cs="Times New Roman"/>
          <w:b/>
          <w:sz w:val="24"/>
          <w:szCs w:val="24"/>
        </w:rPr>
      </w:pPr>
      <w:r w:rsidRPr="00004C95">
        <w:rPr>
          <w:rFonts w:ascii="Times New Roman" w:hAnsi="Times New Roman" w:cs="Times New Roman"/>
          <w:b/>
          <w:noProof/>
          <w:sz w:val="24"/>
          <w:szCs w:val="24"/>
        </w:rPr>
        <mc:AlternateContent>
          <mc:Choice Requires="wps">
            <w:drawing>
              <wp:anchor distT="45720" distB="45720" distL="114300" distR="114300" simplePos="0" relativeHeight="251664384" behindDoc="0" locked="0" layoutInCell="1" allowOverlap="1" wp14:anchorId="68A8C08D" wp14:editId="2CEFD7FC">
                <wp:simplePos x="0" y="0"/>
                <wp:positionH relativeFrom="margin">
                  <wp:posOffset>123825</wp:posOffset>
                </wp:positionH>
                <wp:positionV relativeFrom="paragraph">
                  <wp:posOffset>15875</wp:posOffset>
                </wp:positionV>
                <wp:extent cx="495300" cy="1404620"/>
                <wp:effectExtent l="0" t="0" r="0" b="381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69FFAD" w14:textId="77777777" w:rsidR="00283F14" w:rsidRPr="00A6525C" w:rsidRDefault="00283F14" w:rsidP="00760250">
                            <w:pPr>
                              <w:rPr>
                                <w:rFonts w:ascii="Times New Roman" w:hAnsi="Times New Roman" w:cs="Times New Roman"/>
                                <w:sz w:val="48"/>
                                <w:szCs w:val="48"/>
                                <w:lang w:val="fr-CA"/>
                              </w:rPr>
                            </w:pPr>
                            <w:r>
                              <w:rPr>
                                <w:rFonts w:ascii="Times New Roman" w:hAnsi="Times New Roman" w:cs="Times New Roman"/>
                                <w:sz w:val="48"/>
                                <w:szCs w:val="48"/>
                                <w:lang w:val="fr-CA"/>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A8C08D" id="_x0000_s1027" type="#_x0000_t202" style="position:absolute;margin-left:9.75pt;margin-top:1.25pt;width:39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" filled="f" stroked="f">
                <v:textbox style="mso-fit-shape-to-text:t">
                  <w:txbxContent>
                    <w:p w14:paraId="2E69FFAD" w14:textId="77777777" w:rsidR="00283F14" w:rsidRPr="00A6525C" w:rsidRDefault="00283F14" w:rsidP="00760250">
                      <w:pPr>
                        <w:rPr>
                          <w:rFonts w:ascii="Times New Roman" w:hAnsi="Times New Roman" w:cs="Times New Roman"/>
                          <w:sz w:val="48"/>
                          <w:szCs w:val="48"/>
                          <w:lang w:val="fr-CA"/>
                        </w:rPr>
                      </w:pPr>
                      <w:r>
                        <w:rPr>
                          <w:rFonts w:ascii="Times New Roman" w:hAnsi="Times New Roman" w:cs="Times New Roman"/>
                          <w:sz w:val="48"/>
                          <w:szCs w:val="48"/>
                          <w:lang w:val="fr-CA"/>
                        </w:rPr>
                        <w:t>B)</w:t>
                      </w:r>
                    </w:p>
                  </w:txbxContent>
                </v:textbox>
                <w10:wrap anchorx="margin"/>
              </v:shape>
            </w:pict>
          </mc:Fallback>
        </mc:AlternateContent>
      </w:r>
      <w:r w:rsidRPr="00004C95">
        <w:rPr>
          <w:rFonts w:ascii="Times New Roman" w:hAnsi="Times New Roman" w:cs="Times New Roman"/>
          <w:b/>
          <w:noProof/>
          <w:sz w:val="24"/>
          <w:szCs w:val="24"/>
        </w:rPr>
        <w:drawing>
          <wp:inline distT="0" distB="0" distL="0" distR="0" wp14:anchorId="083DB491" wp14:editId="4244E63C">
            <wp:extent cx="4635430" cy="3514725"/>
            <wp:effectExtent l="0" t="0" r="0" b="0"/>
            <wp:docPr id="221" name="Image 221" descr="C:\Users\jwitt\OneDrive\Desktop\Git_projects\Genetic_TBI_LCBD\Fig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itt\OneDrive\Desktop\Git_projects\Genetic_TBI_LCBD\Fig1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2540" cy="3520116"/>
                    </a:xfrm>
                    <a:prstGeom prst="rect">
                      <a:avLst/>
                    </a:prstGeom>
                    <a:noFill/>
                    <a:ln>
                      <a:noFill/>
                    </a:ln>
                  </pic:spPr>
                </pic:pic>
              </a:graphicData>
            </a:graphic>
          </wp:inline>
        </w:drawing>
      </w:r>
    </w:p>
    <w:p w14:paraId="571C9C5A" w14:textId="36DC6726" w:rsidR="00760250" w:rsidRPr="00004C95" w:rsidRDefault="00760250" w:rsidP="00BE1555">
      <w:pPr>
        <w:widowControl w:val="0"/>
        <w:autoSpaceDE w:val="0"/>
        <w:autoSpaceDN w:val="0"/>
        <w:adjustRightInd w:val="0"/>
        <w:spacing w:before="240" w:after="240" w:line="276" w:lineRule="auto"/>
        <w:rPr>
          <w:rFonts w:ascii="Times New Roman" w:hAnsi="Times New Roman" w:cs="Times New Roman"/>
          <w:sz w:val="24"/>
          <w:szCs w:val="24"/>
        </w:rPr>
      </w:pPr>
      <w:r w:rsidRPr="00004C95">
        <w:rPr>
          <w:rFonts w:ascii="Times New Roman" w:hAnsi="Times New Roman" w:cs="Times New Roman"/>
          <w:b/>
          <w:sz w:val="24"/>
          <w:szCs w:val="24"/>
        </w:rPr>
        <w:t>Figure 1</w:t>
      </w:r>
      <w:r w:rsidR="00EC12D4" w:rsidRPr="00004C95">
        <w:rPr>
          <w:rFonts w:ascii="Times New Roman" w:hAnsi="Times New Roman" w:cs="Times New Roman"/>
          <w:b/>
          <w:sz w:val="24"/>
          <w:szCs w:val="24"/>
        </w:rPr>
        <w:t>.</w:t>
      </w:r>
      <w:r w:rsidR="00BE1555" w:rsidRPr="00004C95">
        <w:rPr>
          <w:rFonts w:ascii="Times New Roman" w:hAnsi="Times New Roman" w:cs="Times New Roman"/>
          <w:b/>
          <w:sz w:val="24"/>
          <w:szCs w:val="24"/>
        </w:rPr>
        <w:t xml:space="preserve"> </w:t>
      </w:r>
      <w:r w:rsidR="00BE1555" w:rsidRPr="00004C95">
        <w:rPr>
          <w:rFonts w:ascii="Times New Roman" w:hAnsi="Times New Roman" w:cs="Times New Roman"/>
          <w:sz w:val="24"/>
          <w:szCs w:val="24"/>
        </w:rPr>
        <w:t>Schematic representations of A) the computation of the original TGI values and B) the way we permutated input genotypic matrices to create a distribution to test TGI significance.</w:t>
      </w:r>
    </w:p>
    <w:p w14:paraId="7FA70740" w14:textId="77777777" w:rsidR="00760250" w:rsidRPr="00004C95" w:rsidRDefault="00760250" w:rsidP="00760250">
      <w:pPr>
        <w:spacing w:before="240" w:line="276" w:lineRule="auto"/>
        <w:rPr>
          <w:rFonts w:ascii="Times New Roman" w:hAnsi="Times New Roman" w:cs="Times New Roman"/>
          <w:sz w:val="24"/>
          <w:szCs w:val="24"/>
        </w:rPr>
      </w:pPr>
      <w:r w:rsidRPr="00004C95">
        <w:rPr>
          <w:rFonts w:ascii="Times New Roman" w:hAnsi="Times New Roman" w:cs="Times New Roman"/>
          <w:noProof/>
          <w:sz w:val="24"/>
          <w:szCs w:val="24"/>
        </w:rPr>
        <w:lastRenderedPageBreak/>
        <w:drawing>
          <wp:inline distT="0" distB="0" distL="0" distR="0" wp14:anchorId="6841512E" wp14:editId="2CD43332">
            <wp:extent cx="5943600" cy="43795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new.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inline>
        </w:drawing>
      </w:r>
    </w:p>
    <w:p w14:paraId="25128C54" w14:textId="77777777" w:rsidR="00BE1555" w:rsidRPr="00004C95" w:rsidRDefault="00760250" w:rsidP="00BE1555">
      <w:pPr>
        <w:spacing w:before="240" w:line="276" w:lineRule="auto"/>
        <w:rPr>
          <w:rFonts w:ascii="Times New Roman" w:hAnsi="Times New Roman" w:cs="Times New Roman"/>
          <w:sz w:val="24"/>
          <w:szCs w:val="24"/>
        </w:rPr>
      </w:pPr>
      <w:r w:rsidRPr="00004C95">
        <w:rPr>
          <w:rFonts w:ascii="Times New Roman" w:hAnsi="Times New Roman" w:cs="Times New Roman"/>
          <w:b/>
          <w:sz w:val="24"/>
          <w:szCs w:val="24"/>
        </w:rPr>
        <w:t>Figure 2.</w:t>
      </w:r>
      <w:r w:rsidR="00BE1555" w:rsidRPr="00004C95">
        <w:rPr>
          <w:rFonts w:ascii="Times New Roman" w:hAnsi="Times New Roman" w:cs="Times New Roman"/>
          <w:b/>
          <w:sz w:val="24"/>
          <w:szCs w:val="24"/>
        </w:rPr>
        <w:t xml:space="preserve"> </w:t>
      </w:r>
      <w:r w:rsidR="00BE1555" w:rsidRPr="00004C95">
        <w:rPr>
          <w:rFonts w:ascii="Times New Roman" w:hAnsi="Times New Roman" w:cs="Times New Roman"/>
          <w:sz w:val="24"/>
          <w:szCs w:val="24"/>
        </w:rPr>
        <w:t>Probability of dispersal of an individual as a function of geographic distance, in three different dispersal scenarios.</w:t>
      </w:r>
    </w:p>
    <w:p w14:paraId="45CE2B4B" w14:textId="6AD90674" w:rsidR="00760250" w:rsidRPr="00004C95" w:rsidRDefault="00760250" w:rsidP="00760250">
      <w:pPr>
        <w:spacing w:before="240" w:line="276" w:lineRule="auto"/>
        <w:rPr>
          <w:rFonts w:ascii="Times New Roman" w:hAnsi="Times New Roman" w:cs="Times New Roman"/>
          <w:sz w:val="24"/>
          <w:szCs w:val="24"/>
        </w:rPr>
      </w:pPr>
    </w:p>
    <w:p w14:paraId="115FBEA1"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2120ECEC"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072DE9B0"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076AB126"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231AB8BA"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532D7AB5" w14:textId="77777777" w:rsidR="00760250" w:rsidRPr="00004C95" w:rsidRDefault="00760250" w:rsidP="00760250">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noProof/>
          <w:sz w:val="24"/>
          <w:szCs w:val="24"/>
        </w:rPr>
        <w:lastRenderedPageBreak/>
        <w:drawing>
          <wp:inline distT="0" distB="0" distL="0" distR="0" wp14:anchorId="63BCC4B4" wp14:editId="5BD3086D">
            <wp:extent cx="6829425" cy="503232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new.jpeg"/>
                    <pic:cNvPicPr/>
                  </pic:nvPicPr>
                  <pic:blipFill>
                    <a:blip r:embed="rId15">
                      <a:extLst>
                        <a:ext uri="{28A0092B-C50C-407E-A947-70E740481C1C}">
                          <a14:useLocalDpi xmlns:a14="http://schemas.microsoft.com/office/drawing/2010/main" val="0"/>
                        </a:ext>
                      </a:extLst>
                    </a:blip>
                    <a:stretch>
                      <a:fillRect/>
                    </a:stretch>
                  </pic:blipFill>
                  <pic:spPr>
                    <a:xfrm>
                      <a:off x="0" y="0"/>
                      <a:ext cx="6844679" cy="5043563"/>
                    </a:xfrm>
                    <a:prstGeom prst="rect">
                      <a:avLst/>
                    </a:prstGeom>
                  </pic:spPr>
                </pic:pic>
              </a:graphicData>
            </a:graphic>
          </wp:inline>
        </w:drawing>
      </w:r>
    </w:p>
    <w:p w14:paraId="12C94201" w14:textId="448C9092" w:rsidR="00760250" w:rsidRPr="00004C95" w:rsidRDefault="00760250" w:rsidP="00760250">
      <w:pPr>
        <w:spacing w:before="240" w:after="240" w:line="276" w:lineRule="auto"/>
        <w:rPr>
          <w:rFonts w:ascii="Times New Roman" w:eastAsia="Times New Roman" w:hAnsi="Times New Roman" w:cs="Times New Roman"/>
          <w:b/>
          <w:sz w:val="24"/>
          <w:szCs w:val="24"/>
        </w:rPr>
      </w:pPr>
      <w:commentRangeStart w:id="14"/>
      <w:r w:rsidRPr="00004C95">
        <w:rPr>
          <w:rFonts w:ascii="Times New Roman" w:eastAsia="Times New Roman" w:hAnsi="Times New Roman" w:cs="Times New Roman"/>
          <w:b/>
          <w:sz w:val="24"/>
          <w:szCs w:val="24"/>
        </w:rPr>
        <w:t>Figure</w:t>
      </w:r>
      <w:commentRangeEnd w:id="14"/>
      <w:r w:rsidR="008C196C" w:rsidRPr="00004C95">
        <w:rPr>
          <w:rStyle w:val="Marquedecommentaire"/>
        </w:rPr>
        <w:commentReference w:id="14"/>
      </w:r>
      <w:r w:rsidRPr="00004C95">
        <w:rPr>
          <w:rFonts w:ascii="Times New Roman" w:eastAsia="Times New Roman" w:hAnsi="Times New Roman" w:cs="Times New Roman"/>
          <w:b/>
          <w:sz w:val="24"/>
          <w:szCs w:val="24"/>
        </w:rPr>
        <w:t xml:space="preserve"> 3.</w:t>
      </w:r>
      <w:r w:rsidR="00BE1555" w:rsidRPr="00004C95">
        <w:rPr>
          <w:rFonts w:ascii="Times New Roman" w:eastAsia="Times New Roman" w:hAnsi="Times New Roman" w:cs="Times New Roman"/>
          <w:b/>
          <w:sz w:val="24"/>
          <w:szCs w:val="24"/>
        </w:rPr>
        <w:t xml:space="preserve"> </w:t>
      </w:r>
      <w:r w:rsidR="00BE1555" w:rsidRPr="00004C95">
        <w:rPr>
          <w:rFonts w:ascii="Times New Roman" w:eastAsia="Times New Roman" w:hAnsi="Times New Roman" w:cs="Times New Roman"/>
          <w:sz w:val="24"/>
          <w:szCs w:val="24"/>
        </w:rPr>
        <w:t>FNR across all threshold and scenarios. There are no control experiment results displayed for FNR because there are no possible true positives in control experiments, hence no false negatives either. Those values are for samplings done at generations 100 and 101, i.e. right before and after the migration event. 95% confidence intervals of the FNR estimates are displayed by bars. For better visualization, we included only thresholds with FNR values not equal to 1.</w:t>
      </w:r>
    </w:p>
    <w:p w14:paraId="4DF5E872"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6DE32D36"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r w:rsidRPr="00004C95">
        <w:rPr>
          <w:rFonts w:ascii="Times New Roman" w:eastAsia="Times New Roman" w:hAnsi="Times New Roman" w:cs="Times New Roman"/>
          <w:b/>
          <w:noProof/>
          <w:sz w:val="24"/>
          <w:szCs w:val="24"/>
        </w:rPr>
        <w:lastRenderedPageBreak/>
        <w:drawing>
          <wp:inline distT="0" distB="0" distL="0" distR="0" wp14:anchorId="49F73209" wp14:editId="2B476773">
            <wp:extent cx="6850335" cy="5238750"/>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jpeg"/>
                    <pic:cNvPicPr/>
                  </pic:nvPicPr>
                  <pic:blipFill>
                    <a:blip r:embed="rId16">
                      <a:extLst>
                        <a:ext uri="{28A0092B-C50C-407E-A947-70E740481C1C}">
                          <a14:useLocalDpi xmlns:a14="http://schemas.microsoft.com/office/drawing/2010/main" val="0"/>
                        </a:ext>
                      </a:extLst>
                    </a:blip>
                    <a:stretch>
                      <a:fillRect/>
                    </a:stretch>
                  </pic:blipFill>
                  <pic:spPr>
                    <a:xfrm>
                      <a:off x="0" y="0"/>
                      <a:ext cx="6873733" cy="5256643"/>
                    </a:xfrm>
                    <a:prstGeom prst="rect">
                      <a:avLst/>
                    </a:prstGeom>
                  </pic:spPr>
                </pic:pic>
              </a:graphicData>
            </a:graphic>
          </wp:inline>
        </w:drawing>
      </w:r>
    </w:p>
    <w:p w14:paraId="3F4A5B9D" w14:textId="718E9D2B" w:rsidR="00760250" w:rsidRPr="00004C95" w:rsidRDefault="00760250" w:rsidP="00760250">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b/>
          <w:sz w:val="24"/>
          <w:szCs w:val="24"/>
        </w:rPr>
        <w:t>Figure 4.</w:t>
      </w:r>
      <w:r w:rsidR="00F75ADD" w:rsidRPr="00004C95">
        <w:rPr>
          <w:rFonts w:ascii="Times New Roman" w:eastAsia="Times New Roman" w:hAnsi="Times New Roman" w:cs="Times New Roman"/>
          <w:b/>
          <w:sz w:val="24"/>
          <w:szCs w:val="24"/>
        </w:rPr>
        <w:t xml:space="preserve"> </w:t>
      </w:r>
      <w:r w:rsidR="00F75ADD" w:rsidRPr="00004C95">
        <w:rPr>
          <w:rFonts w:ascii="Times New Roman" w:eastAsia="Times New Roman" w:hAnsi="Times New Roman" w:cs="Times New Roman"/>
          <w:sz w:val="24"/>
          <w:szCs w:val="24"/>
        </w:rPr>
        <w:t>FPR across all threshold and scenarios. Control experiments are shown with dashed lines. Those values are for samplings done at the 100 and 101 generations 100 and 101, i.e. right before and after the migration event. 95% confidence intervals of the FPR estimates are displayed by bars.</w:t>
      </w:r>
    </w:p>
    <w:p w14:paraId="22A97E90"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5B691CB3"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6A7ED651"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1EF0D2B8"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17D0A8E6"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r w:rsidRPr="00004C95">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62336" behindDoc="0" locked="0" layoutInCell="1" allowOverlap="1" wp14:anchorId="6D587AFF" wp14:editId="767368C4">
                <wp:simplePos x="0" y="0"/>
                <wp:positionH relativeFrom="column">
                  <wp:posOffset>3409950</wp:posOffset>
                </wp:positionH>
                <wp:positionV relativeFrom="paragraph">
                  <wp:posOffset>5154930</wp:posOffset>
                </wp:positionV>
                <wp:extent cx="3505200" cy="334010"/>
                <wp:effectExtent l="0" t="0" r="0" b="635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29CA7CE4"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5826086D"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587AFF" id="_x0000_s1028" type="#_x0000_t202" style="position:absolute;margin-left:268.5pt;margin-top:405.9pt;width:276pt;height:26.3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" stroked="f">
                <v:textbox style="mso-fit-shape-to-text:t">
                  <w:txbxContent>
                    <w:p w14:paraId="29CA7CE4"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5826086D"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004C95">
        <w:rPr>
          <w:rFonts w:ascii="Times New Roman" w:eastAsia="Times New Roman" w:hAnsi="Times New Roman" w:cs="Times New Roman"/>
          <w:b/>
          <w:noProof/>
          <w:sz w:val="24"/>
          <w:szCs w:val="24"/>
        </w:rPr>
        <mc:AlternateContent>
          <mc:Choice Requires="wps">
            <w:drawing>
              <wp:anchor distT="45720" distB="45720" distL="114300" distR="114300" simplePos="0" relativeHeight="251661312" behindDoc="0" locked="0" layoutInCell="1" allowOverlap="1" wp14:anchorId="44872934" wp14:editId="10448F6D">
                <wp:simplePos x="0" y="0"/>
                <wp:positionH relativeFrom="column">
                  <wp:posOffset>47625</wp:posOffset>
                </wp:positionH>
                <wp:positionV relativeFrom="paragraph">
                  <wp:posOffset>5154930</wp:posOffset>
                </wp:positionV>
                <wp:extent cx="3057525" cy="334010"/>
                <wp:effectExtent l="0" t="0" r="9525" b="63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0A59622B"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217B0A3"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872934" id="_x0000_s1029" type="#_x0000_t202" style="position:absolute;margin-left:3.75pt;margin-top:405.9pt;width:240.75pt;height:26.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" stroked="f">
                <v:textbox style="mso-fit-shape-to-text:t">
                  <w:txbxContent>
                    <w:p w14:paraId="0A59622B"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217B0A3"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Pr="00004C95">
        <w:rPr>
          <w:rFonts w:ascii="Times New Roman" w:eastAsia="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313F12C7" wp14:editId="5BC02F63">
                <wp:simplePos x="0" y="0"/>
                <wp:positionH relativeFrom="column">
                  <wp:posOffset>3143249</wp:posOffset>
                </wp:positionH>
                <wp:positionV relativeFrom="paragraph">
                  <wp:posOffset>5050154</wp:posOffset>
                </wp:positionV>
                <wp:extent cx="2619375" cy="104775"/>
                <wp:effectExtent l="0" t="0" r="9525" b="9525"/>
                <wp:wrapNone/>
                <wp:docPr id="19" name="Double flèche horizontale 19"/>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E4AA74"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19" o:spid="_x0000_s1026" type="#_x0000_t69" style="position:absolute;margin-left:247.5pt;margin-top:397.65pt;width:206.25pt;height: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aaqg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" adj="432" fillcolor="black [3213]" stroked="f" strokeweight="1pt"/>
            </w:pict>
          </mc:Fallback>
        </mc:AlternateContent>
      </w:r>
      <w:r w:rsidRPr="00004C95">
        <w:rPr>
          <w:rFonts w:ascii="Times New Roman" w:eastAsia="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76E6D3A9" wp14:editId="1052ED6A">
                <wp:simplePos x="0" y="0"/>
                <wp:positionH relativeFrom="column">
                  <wp:posOffset>409575</wp:posOffset>
                </wp:positionH>
                <wp:positionV relativeFrom="paragraph">
                  <wp:posOffset>5050155</wp:posOffset>
                </wp:positionV>
                <wp:extent cx="2657475" cy="104775"/>
                <wp:effectExtent l="0" t="0" r="9525" b="9525"/>
                <wp:wrapNone/>
                <wp:docPr id="18" name="Double flèche horizontale 18"/>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7686E" id="Double flèche horizontale 18" o:spid="_x0000_s1026" type="#_x0000_t69" style="position:absolute;margin-left:32.25pt;margin-top:397.65pt;width:209.25pt;height: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" adj="426" fillcolor="black [3213]" stroked="f" strokeweight="1pt"/>
            </w:pict>
          </mc:Fallback>
        </mc:AlternateContent>
      </w:r>
      <w:r w:rsidRPr="00004C95">
        <w:rPr>
          <w:rFonts w:ascii="Times New Roman" w:eastAsia="Times New Roman" w:hAnsi="Times New Roman" w:cs="Times New Roman"/>
          <w:b/>
          <w:noProof/>
          <w:sz w:val="24"/>
          <w:szCs w:val="24"/>
        </w:rPr>
        <w:drawing>
          <wp:inline distT="0" distB="0" distL="0" distR="0" wp14:anchorId="586AA817" wp14:editId="0EBF571F">
            <wp:extent cx="6838950" cy="5039342"/>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5_new.jpeg"/>
                    <pic:cNvPicPr/>
                  </pic:nvPicPr>
                  <pic:blipFill>
                    <a:blip r:embed="rId17">
                      <a:extLst>
                        <a:ext uri="{28A0092B-C50C-407E-A947-70E740481C1C}">
                          <a14:useLocalDpi xmlns:a14="http://schemas.microsoft.com/office/drawing/2010/main" val="0"/>
                        </a:ext>
                      </a:extLst>
                    </a:blip>
                    <a:stretch>
                      <a:fillRect/>
                    </a:stretch>
                  </pic:blipFill>
                  <pic:spPr>
                    <a:xfrm>
                      <a:off x="0" y="0"/>
                      <a:ext cx="6856441" cy="5052231"/>
                    </a:xfrm>
                    <a:prstGeom prst="rect">
                      <a:avLst/>
                    </a:prstGeom>
                  </pic:spPr>
                </pic:pic>
              </a:graphicData>
            </a:graphic>
          </wp:inline>
        </w:drawing>
      </w:r>
    </w:p>
    <w:p w14:paraId="3AEC410B" w14:textId="77777777" w:rsidR="00760250" w:rsidRPr="00004C95" w:rsidRDefault="00760250" w:rsidP="00760250">
      <w:pPr>
        <w:spacing w:after="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b/>
          <w:sz w:val="24"/>
          <w:szCs w:val="24"/>
        </w:rPr>
        <w:tab/>
      </w:r>
    </w:p>
    <w:p w14:paraId="14881366"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p>
    <w:p w14:paraId="435CDFB6" w14:textId="66CDDB5C" w:rsidR="00760250" w:rsidRPr="00004C95" w:rsidRDefault="00760250" w:rsidP="00760250">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b/>
          <w:sz w:val="24"/>
          <w:szCs w:val="24"/>
        </w:rPr>
        <w:t>Figure 5</w:t>
      </w:r>
      <w:r w:rsidR="00EC12D4" w:rsidRPr="00004C95">
        <w:rPr>
          <w:rFonts w:ascii="Times New Roman" w:eastAsia="Times New Roman" w:hAnsi="Times New Roman" w:cs="Times New Roman"/>
          <w:sz w:val="24"/>
          <w:szCs w:val="24"/>
        </w:rPr>
        <w:t>.</w:t>
      </w:r>
      <w:r w:rsidR="0060134C" w:rsidRPr="00004C95">
        <w:rPr>
          <w:rFonts w:ascii="Times New Roman" w:eastAsia="Times New Roman" w:hAnsi="Times New Roman" w:cs="Times New Roman"/>
          <w:sz w:val="24"/>
          <w:szCs w:val="24"/>
        </w:rPr>
        <w:t xml:space="preserve"> FNR from TGI tests performed between samplings carried out up to 9 generations before or after the migration event (arrow) when compared with sampling done the generation after the event for prior samplings, or the generation before the event for posterior samplings. 95% confidence intervals are displayed by bars.</w:t>
      </w:r>
    </w:p>
    <w:p w14:paraId="5CFF10AC"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r w:rsidRPr="00004C95">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68480" behindDoc="0" locked="0" layoutInCell="1" allowOverlap="1" wp14:anchorId="5D7DEECA" wp14:editId="433EB3DE">
                <wp:simplePos x="0" y="0"/>
                <wp:positionH relativeFrom="column">
                  <wp:posOffset>3409950</wp:posOffset>
                </wp:positionH>
                <wp:positionV relativeFrom="paragraph">
                  <wp:posOffset>5208270</wp:posOffset>
                </wp:positionV>
                <wp:extent cx="3505200" cy="334010"/>
                <wp:effectExtent l="0" t="0" r="0" b="635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1020379C"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3F0207F5"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7DEECA" id="_x0000_s1030" type="#_x0000_t202" style="position:absolute;margin-left:268.5pt;margin-top:410.1pt;width:276pt;height:26.3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" stroked="f">
                <v:textbox style="mso-fit-shape-to-text:t">
                  <w:txbxContent>
                    <w:p w14:paraId="1020379C"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3F0207F5"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004C95">
        <w:rPr>
          <w:rFonts w:ascii="Times New Roman" w:eastAsia="Times New Roman" w:hAnsi="Times New Roman" w:cs="Times New Roman"/>
          <w:b/>
          <w:noProof/>
          <w:sz w:val="24"/>
          <w:szCs w:val="24"/>
        </w:rPr>
        <mc:AlternateContent>
          <mc:Choice Requires="wps">
            <w:drawing>
              <wp:anchor distT="45720" distB="45720" distL="114300" distR="114300" simplePos="0" relativeHeight="251667456" behindDoc="0" locked="0" layoutInCell="1" allowOverlap="1" wp14:anchorId="5787287C" wp14:editId="7728F8E8">
                <wp:simplePos x="0" y="0"/>
                <wp:positionH relativeFrom="column">
                  <wp:posOffset>47625</wp:posOffset>
                </wp:positionH>
                <wp:positionV relativeFrom="paragraph">
                  <wp:posOffset>5208270</wp:posOffset>
                </wp:positionV>
                <wp:extent cx="3057525" cy="334010"/>
                <wp:effectExtent l="0" t="0" r="9525" b="635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08064282"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7332204F"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87287C" id="_x0000_s1031" type="#_x0000_t202" style="position:absolute;margin-left:3.75pt;margin-top:410.1pt;width:240.75pt;height:26.3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" stroked="f">
                <v:textbox style="mso-fit-shape-to-text:t">
                  <w:txbxContent>
                    <w:p w14:paraId="08064282"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7332204F"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Pr="00004C95">
        <w:rPr>
          <w:rFonts w:ascii="Times New Roman" w:eastAsia="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79E1D0A4" wp14:editId="670E273A">
                <wp:simplePos x="0" y="0"/>
                <wp:positionH relativeFrom="column">
                  <wp:posOffset>409575</wp:posOffset>
                </wp:positionH>
                <wp:positionV relativeFrom="paragraph">
                  <wp:posOffset>5105400</wp:posOffset>
                </wp:positionV>
                <wp:extent cx="2657475" cy="104775"/>
                <wp:effectExtent l="0" t="0" r="9525" b="9525"/>
                <wp:wrapNone/>
                <wp:docPr id="14" name="Double flèche horizontale 14"/>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ED55A" id="Double flèche horizontale 14" o:spid="_x0000_s1026" type="#_x0000_t69" style="position:absolute;margin-left:32.25pt;margin-top:402pt;width:209.25pt;height: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" adj="426" fillcolor="black [3213]" stroked="f" strokeweight="1pt"/>
            </w:pict>
          </mc:Fallback>
        </mc:AlternateContent>
      </w:r>
      <w:r w:rsidRPr="00004C95">
        <w:rPr>
          <w:rFonts w:ascii="Times New Roman" w:eastAsia="Times New Roman" w:hAnsi="Times New Roman" w:cs="Times New Roman"/>
          <w:b/>
          <w:noProof/>
          <w:sz w:val="24"/>
          <w:szCs w:val="24"/>
        </w:rPr>
        <mc:AlternateContent>
          <mc:Choice Requires="wps">
            <w:drawing>
              <wp:anchor distT="0" distB="0" distL="114300" distR="114300" simplePos="0" relativeHeight="251666432" behindDoc="0" locked="0" layoutInCell="1" allowOverlap="1" wp14:anchorId="2503BB75" wp14:editId="1B3B33C0">
                <wp:simplePos x="0" y="0"/>
                <wp:positionH relativeFrom="column">
                  <wp:posOffset>3142615</wp:posOffset>
                </wp:positionH>
                <wp:positionV relativeFrom="paragraph">
                  <wp:posOffset>5104765</wp:posOffset>
                </wp:positionV>
                <wp:extent cx="2619375" cy="104775"/>
                <wp:effectExtent l="0" t="0" r="9525" b="9525"/>
                <wp:wrapNone/>
                <wp:docPr id="15" name="Double flèche horizontale 15"/>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2DF51" id="Double flèche horizontale 15" o:spid="_x0000_s1026" type="#_x0000_t69" style="position:absolute;margin-left:247.45pt;margin-top:401.95pt;width:206.25pt;height: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UhqQ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" adj="432" fillcolor="black [3213]" stroked="f" strokeweight="1pt"/>
            </w:pict>
          </mc:Fallback>
        </mc:AlternateContent>
      </w:r>
      <w:r w:rsidRPr="00004C95">
        <w:rPr>
          <w:rFonts w:ascii="Times New Roman" w:eastAsia="Times New Roman" w:hAnsi="Times New Roman" w:cs="Times New Roman"/>
          <w:b/>
          <w:noProof/>
          <w:sz w:val="24"/>
          <w:szCs w:val="24"/>
        </w:rPr>
        <w:drawing>
          <wp:inline distT="0" distB="0" distL="0" distR="0" wp14:anchorId="493D01B9" wp14:editId="44780028">
            <wp:extent cx="6838950" cy="5039342"/>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6_new.jpeg"/>
                    <pic:cNvPicPr/>
                  </pic:nvPicPr>
                  <pic:blipFill>
                    <a:blip r:embed="rId18">
                      <a:extLst>
                        <a:ext uri="{28A0092B-C50C-407E-A947-70E740481C1C}">
                          <a14:useLocalDpi xmlns:a14="http://schemas.microsoft.com/office/drawing/2010/main" val="0"/>
                        </a:ext>
                      </a:extLst>
                    </a:blip>
                    <a:stretch>
                      <a:fillRect/>
                    </a:stretch>
                  </pic:blipFill>
                  <pic:spPr>
                    <a:xfrm>
                      <a:off x="0" y="0"/>
                      <a:ext cx="6850224" cy="5047649"/>
                    </a:xfrm>
                    <a:prstGeom prst="rect">
                      <a:avLst/>
                    </a:prstGeom>
                  </pic:spPr>
                </pic:pic>
              </a:graphicData>
            </a:graphic>
          </wp:inline>
        </w:drawing>
      </w:r>
    </w:p>
    <w:p w14:paraId="402F823B"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p>
    <w:p w14:paraId="79A3F2E9"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p>
    <w:p w14:paraId="21AAE0EA" w14:textId="207A1938" w:rsidR="00760250" w:rsidRPr="00004C95" w:rsidRDefault="00760250" w:rsidP="00760250">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b/>
          <w:sz w:val="24"/>
          <w:szCs w:val="24"/>
        </w:rPr>
        <w:t>Figure 6</w:t>
      </w:r>
      <w:r w:rsidR="00EC12D4" w:rsidRPr="00004C95">
        <w:rPr>
          <w:rFonts w:ascii="Times New Roman" w:eastAsia="Times New Roman" w:hAnsi="Times New Roman" w:cs="Times New Roman"/>
          <w:b/>
          <w:sz w:val="24"/>
          <w:szCs w:val="24"/>
        </w:rPr>
        <w:t>.</w:t>
      </w:r>
      <w:r w:rsidR="00F267BC" w:rsidRPr="00004C95">
        <w:rPr>
          <w:rFonts w:ascii="Times New Roman" w:eastAsia="Times New Roman" w:hAnsi="Times New Roman" w:cs="Times New Roman"/>
          <w:b/>
          <w:sz w:val="24"/>
          <w:szCs w:val="24"/>
        </w:rPr>
        <w:t xml:space="preserve"> </w:t>
      </w:r>
      <w:r w:rsidR="00F267BC" w:rsidRPr="00004C95">
        <w:rPr>
          <w:rFonts w:ascii="Times New Roman" w:eastAsia="Times New Roman" w:hAnsi="Times New Roman" w:cs="Times New Roman"/>
          <w:sz w:val="24"/>
          <w:szCs w:val="24"/>
        </w:rPr>
        <w:t>FPR from TGI tests performed between sampling executed up to 9 generations before or after the event (arrow) when compared with sampling done the generation after the event for prior samplings, or the generation before the event for posterior samplings. 95% confidence intervals are displayed by bars.</w:t>
      </w:r>
    </w:p>
    <w:p w14:paraId="338325AF"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494978A6" w14:textId="77777777" w:rsidR="00760250" w:rsidRPr="00004C95" w:rsidRDefault="00760250" w:rsidP="00760250">
      <w:pPr>
        <w:widowControl w:val="0"/>
        <w:autoSpaceDE w:val="0"/>
        <w:autoSpaceDN w:val="0"/>
        <w:adjustRightInd w:val="0"/>
        <w:spacing w:before="240" w:after="240" w:line="276" w:lineRule="auto"/>
        <w:rPr>
          <w:rFonts w:ascii="Times New Roman" w:eastAsia="Times New Roman" w:hAnsi="Times New Roman" w:cs="Times New Roman"/>
          <w:b/>
          <w:sz w:val="24"/>
          <w:szCs w:val="24"/>
        </w:rPr>
      </w:pPr>
    </w:p>
    <w:p w14:paraId="22A65C7C" w14:textId="0FC202B4" w:rsidR="00563238" w:rsidRPr="00004C95" w:rsidRDefault="00563238" w:rsidP="00760250">
      <w:pPr>
        <w:widowControl w:val="0"/>
        <w:autoSpaceDE w:val="0"/>
        <w:autoSpaceDN w:val="0"/>
        <w:adjustRightInd w:val="0"/>
        <w:spacing w:before="240" w:after="240" w:line="276" w:lineRule="auto"/>
      </w:pPr>
    </w:p>
    <w:p w14:paraId="20EE7C99" w14:textId="52DBCF3E" w:rsidR="00F267BC" w:rsidRPr="00004C95" w:rsidRDefault="00F267BC" w:rsidP="00760250">
      <w:pPr>
        <w:widowControl w:val="0"/>
        <w:autoSpaceDE w:val="0"/>
        <w:autoSpaceDN w:val="0"/>
        <w:adjustRightInd w:val="0"/>
        <w:spacing w:before="240" w:after="240" w:line="276" w:lineRule="auto"/>
      </w:pPr>
    </w:p>
    <w:p w14:paraId="3F1516B2" w14:textId="77777777" w:rsidR="00F267BC" w:rsidRPr="00004C95" w:rsidRDefault="00F267BC" w:rsidP="00F267BC">
      <w:pPr>
        <w:widowControl w:val="0"/>
        <w:autoSpaceDE w:val="0"/>
        <w:autoSpaceDN w:val="0"/>
        <w:adjustRightInd w:val="0"/>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b/>
          <w:sz w:val="24"/>
          <w:szCs w:val="24"/>
        </w:rPr>
        <w:lastRenderedPageBreak/>
        <w:t>ANNEX A:</w:t>
      </w:r>
      <w:r w:rsidRPr="00004C95">
        <w:rPr>
          <w:rFonts w:ascii="Times New Roman" w:eastAsia="Times New Roman" w:hAnsi="Times New Roman" w:cs="Times New Roman"/>
          <w:sz w:val="24"/>
          <w:szCs w:val="24"/>
        </w:rPr>
        <w:t xml:space="preserve"> Roger’s genetic distance</w:t>
      </w:r>
    </w:p>
    <w:p w14:paraId="271489FA" w14:textId="77777777" w:rsidR="00F267BC" w:rsidRPr="00004C95" w:rsidRDefault="00F267BC" w:rsidP="00F267BC">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Given </w:t>
      </w:r>
      <m:oMath>
        <m:r>
          <w:rPr>
            <w:rFonts w:ascii="Cambria Math" w:eastAsia="Times New Roman" w:hAnsi="Cambria Math" w:cs="Times New Roman"/>
            <w:sz w:val="24"/>
            <w:szCs w:val="24"/>
          </w:rPr>
          <m:t>L</m:t>
        </m:r>
      </m:oMath>
      <w:r w:rsidRPr="00004C95">
        <w:rPr>
          <w:rFonts w:ascii="Times New Roman" w:eastAsia="Times New Roman" w:hAnsi="Times New Roman" w:cs="Times New Roman"/>
          <w:sz w:val="24"/>
          <w:szCs w:val="24"/>
        </w:rPr>
        <w:t xml:space="preserve"> loci and </w:t>
      </w:r>
      <m:oMath>
        <m:r>
          <w:rPr>
            <w:rFonts w:ascii="Cambria Math" w:eastAsia="Times New Roman" w:hAnsi="Cambria Math" w:cs="Times New Roman"/>
            <w:sz w:val="24"/>
            <w:szCs w:val="24"/>
          </w:rPr>
          <m:t>a</m:t>
        </m:r>
      </m:oMath>
      <w:r w:rsidRPr="00004C95">
        <w:rPr>
          <w:rFonts w:ascii="Times New Roman" w:eastAsia="Times New Roman" w:hAnsi="Times New Roman" w:cs="Times New Roman"/>
          <w:i/>
          <w:sz w:val="24"/>
          <w:szCs w:val="24"/>
        </w:rPr>
        <w:t xml:space="preserve"> </w:t>
      </w:r>
      <w:r w:rsidRPr="00004C95">
        <w:rPr>
          <w:rFonts w:ascii="Times New Roman" w:eastAsia="Times New Roman" w:hAnsi="Times New Roman" w:cs="Times New Roman"/>
          <w:sz w:val="24"/>
          <w:szCs w:val="24"/>
        </w:rPr>
        <w:t>alleles:</w:t>
      </w:r>
    </w:p>
    <w:p w14:paraId="59FDF118" w14:textId="77777777" w:rsidR="00F267BC" w:rsidRPr="00004C95" w:rsidRDefault="00283F14" w:rsidP="00F267BC">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Roger</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e>
          </m:d>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L</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k=1</m:t>
              </m:r>
            </m:sub>
            <m:sup>
              <m:r>
                <w:rPr>
                  <w:rFonts w:ascii="Cambria Math" w:eastAsia="Times New Roman" w:hAnsi="Cambria Math" w:cs="Times New Roman"/>
                  <w:sz w:val="24"/>
                  <w:szCs w:val="24"/>
                </w:rPr>
                <m:t>L</m:t>
              </m:r>
            </m:sup>
            <m:e>
              <m:rad>
                <m:radPr>
                  <m:degHide m:val="1"/>
                  <m:ctrlPr>
                    <w:rPr>
                      <w:rFonts w:ascii="Cambria Math" w:eastAsia="Times New Roman" w:hAnsi="Cambria Math" w:cs="Times New Roman"/>
                      <w:i/>
                      <w:sz w:val="24"/>
                      <w:szCs w:val="24"/>
                    </w:rPr>
                  </m:ctrlPr>
                </m:radPr>
                <m:deg/>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k</m:t>
                          </m:r>
                        </m:sub>
                      </m:sSub>
                    </m:sup>
                    <m:e>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,j,k</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,j,k</m:t>
                                  </m:r>
                                </m:sub>
                              </m:sSub>
                            </m:e>
                          </m:d>
                        </m:e>
                        <m:sup>
                          <m:r>
                            <w:rPr>
                              <w:rFonts w:ascii="Cambria Math" w:eastAsia="Times New Roman" w:hAnsi="Cambria Math" w:cs="Times New Roman"/>
                              <w:sz w:val="24"/>
                              <w:szCs w:val="24"/>
                            </w:rPr>
                            <m:t>2</m:t>
                          </m:r>
                        </m:sup>
                      </m:sSup>
                    </m:e>
                  </m:nary>
                </m:e>
              </m:rad>
            </m:e>
          </m:nary>
        </m:oMath>
      </m:oMathPara>
    </w:p>
    <w:p w14:paraId="542E78EC" w14:textId="679A629B" w:rsidR="00F267BC" w:rsidRPr="00004C95" w:rsidRDefault="00F267BC" w:rsidP="00F267BC">
      <w:pPr>
        <w:widowControl w:val="0"/>
        <w:autoSpaceDE w:val="0"/>
        <w:autoSpaceDN w:val="0"/>
        <w:adjustRightInd w:val="0"/>
        <w:spacing w:before="240" w:after="240" w:line="276" w:lineRule="auto"/>
        <w:rPr>
          <w:rFonts w:ascii="Times New Roman" w:eastAsia="Times New Roman" w:hAnsi="Times New Roman" w:cs="Times New Roman"/>
          <w:b/>
          <w:sz w:val="24"/>
          <w:szCs w:val="24"/>
        </w:rPr>
      </w:pPr>
    </w:p>
    <w:p w14:paraId="15E1CD07" w14:textId="77777777" w:rsidR="00F267BC" w:rsidRPr="00004C95" w:rsidRDefault="00F267BC" w:rsidP="00F267BC">
      <w:pPr>
        <w:widowControl w:val="0"/>
        <w:autoSpaceDE w:val="0"/>
        <w:autoSpaceDN w:val="0"/>
        <w:adjustRightInd w:val="0"/>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b/>
          <w:sz w:val="24"/>
          <w:szCs w:val="24"/>
        </w:rPr>
        <w:t xml:space="preserve">ANNEX B: </w:t>
      </w:r>
      <w:r w:rsidRPr="00004C95">
        <w:rPr>
          <w:rFonts w:ascii="Times New Roman" w:eastAsia="Times New Roman" w:hAnsi="Times New Roman" w:cs="Times New Roman"/>
          <w:sz w:val="24"/>
          <w:szCs w:val="24"/>
        </w:rPr>
        <w:t>TGI function</w:t>
      </w:r>
    </w:p>
    <w:p w14:paraId="12835079"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mat1: the genotypic matrix associated with the first sampling; must be a </w:t>
      </w:r>
      <w:proofErr w:type="spellStart"/>
      <w:r w:rsidRPr="00004C95">
        <w:rPr>
          <w:rFonts w:ascii="Courier New" w:eastAsia="Times New Roman" w:hAnsi="Courier New" w:cs="Courier New"/>
          <w:b/>
          <w:bCs/>
          <w:sz w:val="16"/>
          <w:szCs w:val="16"/>
        </w:rPr>
        <w:t>genind</w:t>
      </w:r>
      <w:proofErr w:type="spellEnd"/>
      <w:r w:rsidRPr="00004C95">
        <w:rPr>
          <w:rFonts w:ascii="Courier New" w:eastAsia="Times New Roman" w:hAnsi="Courier New" w:cs="Courier New"/>
          <w:b/>
          <w:bCs/>
          <w:sz w:val="16"/>
          <w:szCs w:val="16"/>
        </w:rPr>
        <w:t xml:space="preserve"> object</w:t>
      </w:r>
    </w:p>
    <w:p w14:paraId="52B2FE02"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mat2: the genotypic matrix associated with the second sampling; must be a </w:t>
      </w:r>
      <w:proofErr w:type="spellStart"/>
      <w:r w:rsidRPr="00004C95">
        <w:rPr>
          <w:rFonts w:ascii="Courier New" w:eastAsia="Times New Roman" w:hAnsi="Courier New" w:cs="Courier New"/>
          <w:b/>
          <w:bCs/>
          <w:sz w:val="16"/>
          <w:szCs w:val="16"/>
        </w:rPr>
        <w:t>genind</w:t>
      </w:r>
      <w:proofErr w:type="spellEnd"/>
      <w:r w:rsidRPr="00004C95">
        <w:rPr>
          <w:rFonts w:ascii="Courier New" w:eastAsia="Times New Roman" w:hAnsi="Courier New" w:cs="Courier New"/>
          <w:b/>
          <w:bCs/>
          <w:sz w:val="16"/>
          <w:szCs w:val="16"/>
        </w:rPr>
        <w:t xml:space="preserve"> object</w:t>
      </w:r>
    </w:p>
    <w:p w14:paraId="37C77A94"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r w:rsidRPr="00004C95">
        <w:rPr>
          <w:rFonts w:ascii="Courier New" w:eastAsia="Times New Roman" w:hAnsi="Courier New" w:cs="Courier New"/>
          <w:b/>
          <w:bCs/>
          <w:sz w:val="16"/>
          <w:szCs w:val="16"/>
        </w:rPr>
        <w:t>nperm</w:t>
      </w:r>
      <w:proofErr w:type="spellEnd"/>
      <w:r w:rsidRPr="00004C95">
        <w:rPr>
          <w:rFonts w:ascii="Courier New" w:eastAsia="Times New Roman" w:hAnsi="Courier New" w:cs="Courier New"/>
          <w:b/>
          <w:bCs/>
          <w:sz w:val="16"/>
          <w:szCs w:val="16"/>
        </w:rPr>
        <w:t xml:space="preserve">: the </w:t>
      </w:r>
      <w:proofErr w:type="spellStart"/>
      <w:r w:rsidRPr="00004C95">
        <w:rPr>
          <w:rFonts w:ascii="Courier New" w:eastAsia="Times New Roman" w:hAnsi="Courier New" w:cs="Courier New"/>
          <w:b/>
          <w:bCs/>
          <w:sz w:val="16"/>
          <w:szCs w:val="16"/>
        </w:rPr>
        <w:t>the</w:t>
      </w:r>
      <w:proofErr w:type="spellEnd"/>
      <w:r w:rsidRPr="00004C95">
        <w:rPr>
          <w:rFonts w:ascii="Courier New" w:eastAsia="Times New Roman" w:hAnsi="Courier New" w:cs="Courier New"/>
          <w:b/>
          <w:bCs/>
          <w:sz w:val="16"/>
          <w:szCs w:val="16"/>
        </w:rPr>
        <w:t xml:space="preserve"> number of permutations used in the evaluation of significance</w:t>
      </w:r>
    </w:p>
    <w:p w14:paraId="7AB65029"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seed.: you may specify a seed by using this argument</w:t>
      </w:r>
    </w:p>
    <w:p w14:paraId="3F2E3147"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method: </w:t>
      </w:r>
      <w:proofErr w:type="gramStart"/>
      <w:r w:rsidRPr="00004C95">
        <w:rPr>
          <w:rFonts w:ascii="Courier New" w:eastAsia="Times New Roman" w:hAnsi="Courier New" w:cs="Courier New"/>
          <w:b/>
          <w:bCs/>
          <w:sz w:val="16"/>
          <w:szCs w:val="16"/>
        </w:rPr>
        <w:t>see ?</w:t>
      </w:r>
      <w:proofErr w:type="gramEnd"/>
      <w:r w:rsidRPr="00004C95">
        <w:rPr>
          <w:rFonts w:ascii="Courier New" w:eastAsia="Times New Roman" w:hAnsi="Courier New" w:cs="Courier New"/>
          <w:b/>
          <w:bCs/>
          <w:sz w:val="16"/>
          <w:szCs w:val="16"/>
        </w:rPr>
        <w:t>adegenet::dist.genpop</w:t>
      </w:r>
    </w:p>
    <w:p w14:paraId="6A253859"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r w:rsidRPr="00004C95">
        <w:rPr>
          <w:rFonts w:ascii="Courier New" w:eastAsia="Times New Roman" w:hAnsi="Courier New" w:cs="Courier New"/>
          <w:b/>
          <w:bCs/>
          <w:sz w:val="16"/>
          <w:szCs w:val="16"/>
        </w:rPr>
        <w:t>correc</w:t>
      </w:r>
      <w:proofErr w:type="spellEnd"/>
      <w:r w:rsidRPr="00004C95">
        <w:rPr>
          <w:rFonts w:ascii="Courier New" w:eastAsia="Times New Roman" w:hAnsi="Courier New" w:cs="Courier New"/>
          <w:b/>
          <w:bCs/>
          <w:sz w:val="16"/>
          <w:szCs w:val="16"/>
        </w:rPr>
        <w:t xml:space="preserve">: correction for multiple inference; </w:t>
      </w:r>
      <w:proofErr w:type="gramStart"/>
      <w:r w:rsidRPr="00004C95">
        <w:rPr>
          <w:rFonts w:ascii="Courier New" w:eastAsia="Times New Roman" w:hAnsi="Courier New" w:cs="Courier New"/>
          <w:b/>
          <w:bCs/>
          <w:sz w:val="16"/>
          <w:szCs w:val="16"/>
        </w:rPr>
        <w:t>see ?</w:t>
      </w:r>
      <w:proofErr w:type="spellStart"/>
      <w:r w:rsidRPr="00004C95">
        <w:rPr>
          <w:rFonts w:ascii="Courier New" w:eastAsia="Times New Roman" w:hAnsi="Courier New" w:cs="Courier New"/>
          <w:b/>
          <w:bCs/>
          <w:sz w:val="16"/>
          <w:szCs w:val="16"/>
        </w:rPr>
        <w:t>p</w:t>
      </w:r>
      <w:proofErr w:type="gramEnd"/>
      <w:r w:rsidRPr="00004C95">
        <w:rPr>
          <w:rFonts w:ascii="Courier New" w:eastAsia="Times New Roman" w:hAnsi="Courier New" w:cs="Courier New"/>
          <w:b/>
          <w:bCs/>
          <w:sz w:val="16"/>
          <w:szCs w:val="16"/>
        </w:rPr>
        <w:t>.adjust</w:t>
      </w:r>
      <w:proofErr w:type="spellEnd"/>
    </w:p>
    <w:p w14:paraId="30EF9A15"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r w:rsidRPr="00004C95">
        <w:rPr>
          <w:rFonts w:ascii="Courier New" w:eastAsia="Times New Roman" w:hAnsi="Courier New" w:cs="Courier New"/>
          <w:b/>
          <w:bCs/>
          <w:sz w:val="16"/>
          <w:szCs w:val="16"/>
        </w:rPr>
        <w:t>thresh_for_GL</w:t>
      </w:r>
      <w:proofErr w:type="spellEnd"/>
      <w:r w:rsidRPr="00004C95">
        <w:rPr>
          <w:rFonts w:ascii="Courier New" w:eastAsia="Times New Roman" w:hAnsi="Courier New" w:cs="Courier New"/>
          <w:b/>
          <w:bCs/>
          <w:sz w:val="16"/>
          <w:szCs w:val="16"/>
        </w:rPr>
        <w:t>: indicate here the threshold you want to use</w:t>
      </w:r>
    </w:p>
    <w:p w14:paraId="72F6D2BF"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01FFCF4B"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TGI &lt;- function (mat1, mat2, </w:t>
      </w:r>
      <w:proofErr w:type="spellStart"/>
      <w:r w:rsidRPr="00004C95">
        <w:rPr>
          <w:rFonts w:ascii="Courier New" w:eastAsia="Times New Roman" w:hAnsi="Courier New" w:cs="Courier New"/>
          <w:b/>
          <w:bCs/>
          <w:sz w:val="16"/>
          <w:szCs w:val="16"/>
        </w:rPr>
        <w:t>nperm</w:t>
      </w:r>
      <w:proofErr w:type="spellEnd"/>
      <w:r w:rsidRPr="00004C95">
        <w:rPr>
          <w:rFonts w:ascii="Courier New" w:eastAsia="Times New Roman" w:hAnsi="Courier New" w:cs="Courier New"/>
          <w:b/>
          <w:bCs/>
          <w:sz w:val="16"/>
          <w:szCs w:val="16"/>
        </w:rPr>
        <w:t xml:space="preserve"> = 999, replace = FALSE, seed. = NULL,</w:t>
      </w:r>
    </w:p>
    <w:p w14:paraId="4DC024EC" w14:textId="77777777" w:rsidR="00F267BC" w:rsidRPr="00004C95" w:rsidRDefault="00F267BC" w:rsidP="00F267BC">
      <w:pPr>
        <w:widowControl w:val="0"/>
        <w:autoSpaceDE w:val="0"/>
        <w:autoSpaceDN w:val="0"/>
        <w:adjustRightInd w:val="0"/>
        <w:spacing w:after="0" w:line="276" w:lineRule="auto"/>
        <w:ind w:left="1440"/>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method = 4, </w:t>
      </w:r>
      <w:proofErr w:type="spellStart"/>
      <w:r w:rsidRPr="00004C95">
        <w:rPr>
          <w:rFonts w:ascii="Courier New" w:eastAsia="Times New Roman" w:hAnsi="Courier New" w:cs="Courier New"/>
          <w:b/>
          <w:bCs/>
          <w:sz w:val="16"/>
          <w:szCs w:val="16"/>
        </w:rPr>
        <w:t>correc</w:t>
      </w:r>
      <w:proofErr w:type="spellEnd"/>
      <w:r w:rsidRPr="00004C95">
        <w:rPr>
          <w:rFonts w:ascii="Courier New" w:eastAsia="Times New Roman" w:hAnsi="Courier New" w:cs="Courier New"/>
          <w:b/>
          <w:bCs/>
          <w:sz w:val="16"/>
          <w:szCs w:val="16"/>
        </w:rPr>
        <w:t xml:space="preserve"> = "holm", </w:t>
      </w:r>
      <w:proofErr w:type="spellStart"/>
      <w:r w:rsidRPr="00004C95">
        <w:rPr>
          <w:rFonts w:ascii="Courier New" w:eastAsia="Times New Roman" w:hAnsi="Courier New" w:cs="Courier New"/>
          <w:b/>
          <w:bCs/>
          <w:sz w:val="16"/>
          <w:szCs w:val="16"/>
        </w:rPr>
        <w:t>thresh_for_GL</w:t>
      </w:r>
      <w:proofErr w:type="spellEnd"/>
      <w:r w:rsidRPr="00004C95">
        <w:rPr>
          <w:rFonts w:ascii="Courier New" w:eastAsia="Times New Roman" w:hAnsi="Courier New" w:cs="Courier New"/>
          <w:b/>
          <w:bCs/>
          <w:sz w:val="16"/>
          <w:szCs w:val="16"/>
        </w:rPr>
        <w:t xml:space="preserve"> = 0.05) {  </w:t>
      </w:r>
    </w:p>
    <w:p w14:paraId="5F553FCF"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Dependency on packages</w:t>
      </w:r>
    </w:p>
    <w:p w14:paraId="647DE361"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library(adegenet)</w:t>
      </w:r>
    </w:p>
    <w:p w14:paraId="4C88F1C1"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library(poppr)</w:t>
      </w:r>
    </w:p>
    <w:p w14:paraId="3CAF5A12"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Conversion from </w:t>
      </w:r>
      <w:proofErr w:type="spellStart"/>
      <w:r w:rsidRPr="00004C95">
        <w:rPr>
          <w:rFonts w:ascii="Courier New" w:eastAsia="Times New Roman" w:hAnsi="Courier New" w:cs="Courier New"/>
          <w:b/>
          <w:bCs/>
          <w:sz w:val="16"/>
          <w:szCs w:val="16"/>
        </w:rPr>
        <w:t>genind</w:t>
      </w:r>
      <w:proofErr w:type="spellEnd"/>
      <w:r w:rsidRPr="00004C95">
        <w:rPr>
          <w:rFonts w:ascii="Courier New" w:eastAsia="Times New Roman" w:hAnsi="Courier New" w:cs="Courier New"/>
          <w:b/>
          <w:bCs/>
          <w:sz w:val="16"/>
          <w:szCs w:val="16"/>
        </w:rPr>
        <w:t xml:space="preserve"> to </w:t>
      </w:r>
      <w:proofErr w:type="spellStart"/>
      <w:r w:rsidRPr="00004C95">
        <w:rPr>
          <w:rFonts w:ascii="Courier New" w:eastAsia="Times New Roman" w:hAnsi="Courier New" w:cs="Courier New"/>
          <w:b/>
          <w:bCs/>
          <w:sz w:val="16"/>
          <w:szCs w:val="16"/>
        </w:rPr>
        <w:t>genpop</w:t>
      </w:r>
      <w:proofErr w:type="spellEnd"/>
      <w:r w:rsidRPr="00004C95">
        <w:rPr>
          <w:rFonts w:ascii="Courier New" w:eastAsia="Times New Roman" w:hAnsi="Courier New" w:cs="Courier New"/>
          <w:b/>
          <w:bCs/>
          <w:sz w:val="16"/>
          <w:szCs w:val="16"/>
        </w:rPr>
        <w:t xml:space="preserve"> objects  </w:t>
      </w:r>
    </w:p>
    <w:p w14:paraId="2E1F4007"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mat1p &lt;- genind2genpop(mat1)</w:t>
      </w:r>
    </w:p>
    <w:p w14:paraId="7FE81E10"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mat1p &lt;- mat1p</w:t>
      </w:r>
      <w:proofErr w:type="gramStart"/>
      <w:r w:rsidRPr="00004C95">
        <w:rPr>
          <w:rFonts w:ascii="Courier New" w:eastAsia="Times New Roman" w:hAnsi="Courier New" w:cs="Courier New"/>
          <w:b/>
          <w:bCs/>
          <w:sz w:val="16"/>
          <w:szCs w:val="16"/>
        </w:rPr>
        <w:t>[,order</w:t>
      </w:r>
      <w:proofErr w:type="gramEnd"/>
      <w:r w:rsidRPr="00004C95">
        <w:rPr>
          <w:rFonts w:ascii="Courier New" w:eastAsia="Times New Roman" w:hAnsi="Courier New" w:cs="Courier New"/>
          <w:b/>
          <w:bCs/>
          <w:sz w:val="16"/>
          <w:szCs w:val="16"/>
        </w:rPr>
        <w:t>(</w:t>
      </w:r>
      <w:proofErr w:type="spellStart"/>
      <w:r w:rsidRPr="00004C95">
        <w:rPr>
          <w:rFonts w:ascii="Courier New" w:eastAsia="Times New Roman" w:hAnsi="Courier New" w:cs="Courier New"/>
          <w:b/>
          <w:bCs/>
          <w:sz w:val="16"/>
          <w:szCs w:val="16"/>
        </w:rPr>
        <w:t>colnames</w:t>
      </w:r>
      <w:proofErr w:type="spellEnd"/>
      <w:r w:rsidRPr="00004C95">
        <w:rPr>
          <w:rFonts w:ascii="Courier New" w:eastAsia="Times New Roman" w:hAnsi="Courier New" w:cs="Courier New"/>
          <w:b/>
          <w:bCs/>
          <w:sz w:val="16"/>
          <w:szCs w:val="16"/>
        </w:rPr>
        <w:t>(mat1p@tab))]</w:t>
      </w:r>
    </w:p>
    <w:p w14:paraId="06D63DA2"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mat2p &lt;- genind2genpop(mat2)</w:t>
      </w:r>
    </w:p>
    <w:p w14:paraId="64072007"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mat2p &lt;- mat2p</w:t>
      </w:r>
      <w:proofErr w:type="gramStart"/>
      <w:r w:rsidRPr="00004C95">
        <w:rPr>
          <w:rFonts w:ascii="Courier New" w:eastAsia="Times New Roman" w:hAnsi="Courier New" w:cs="Courier New"/>
          <w:b/>
          <w:bCs/>
          <w:sz w:val="16"/>
          <w:szCs w:val="16"/>
        </w:rPr>
        <w:t>[,order</w:t>
      </w:r>
      <w:proofErr w:type="gramEnd"/>
      <w:r w:rsidRPr="00004C95">
        <w:rPr>
          <w:rFonts w:ascii="Courier New" w:eastAsia="Times New Roman" w:hAnsi="Courier New" w:cs="Courier New"/>
          <w:b/>
          <w:bCs/>
          <w:sz w:val="16"/>
          <w:szCs w:val="16"/>
        </w:rPr>
        <w:t>(</w:t>
      </w:r>
      <w:proofErr w:type="spellStart"/>
      <w:r w:rsidRPr="00004C95">
        <w:rPr>
          <w:rFonts w:ascii="Courier New" w:eastAsia="Times New Roman" w:hAnsi="Courier New" w:cs="Courier New"/>
          <w:b/>
          <w:bCs/>
          <w:sz w:val="16"/>
          <w:szCs w:val="16"/>
        </w:rPr>
        <w:t>colnames</w:t>
      </w:r>
      <w:proofErr w:type="spellEnd"/>
      <w:r w:rsidRPr="00004C95">
        <w:rPr>
          <w:rFonts w:ascii="Courier New" w:eastAsia="Times New Roman" w:hAnsi="Courier New" w:cs="Courier New"/>
          <w:b/>
          <w:bCs/>
          <w:sz w:val="16"/>
          <w:szCs w:val="16"/>
        </w:rPr>
        <w:t xml:space="preserve">(mat2p@tab))]  </w:t>
      </w:r>
    </w:p>
    <w:p w14:paraId="0064A4E2"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
    <w:p w14:paraId="30161AA4"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Function to compute genetic distances  </w:t>
      </w:r>
    </w:p>
    <w:p w14:paraId="5B08C352"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r w:rsidRPr="00004C95">
        <w:rPr>
          <w:rFonts w:ascii="Courier New" w:eastAsia="Times New Roman" w:hAnsi="Courier New" w:cs="Courier New"/>
          <w:b/>
          <w:bCs/>
          <w:sz w:val="16"/>
          <w:szCs w:val="16"/>
        </w:rPr>
        <w:t>dissim</w:t>
      </w:r>
      <w:proofErr w:type="spellEnd"/>
      <w:r w:rsidRPr="00004C95">
        <w:rPr>
          <w:rFonts w:ascii="Courier New" w:eastAsia="Times New Roman" w:hAnsi="Courier New" w:cs="Courier New"/>
          <w:b/>
          <w:bCs/>
          <w:sz w:val="16"/>
          <w:szCs w:val="16"/>
        </w:rPr>
        <w:t xml:space="preserve"> &lt;- </w:t>
      </w:r>
      <w:proofErr w:type="gramStart"/>
      <w:r w:rsidRPr="00004C95">
        <w:rPr>
          <w:rFonts w:ascii="Courier New" w:eastAsia="Times New Roman" w:hAnsi="Courier New" w:cs="Courier New"/>
          <w:b/>
          <w:bCs/>
          <w:sz w:val="16"/>
          <w:szCs w:val="16"/>
        </w:rPr>
        <w:t>function(</w:t>
      </w:r>
      <w:proofErr w:type="gramEnd"/>
      <w:r w:rsidRPr="00004C95">
        <w:rPr>
          <w:rFonts w:ascii="Courier New" w:eastAsia="Times New Roman" w:hAnsi="Courier New" w:cs="Courier New"/>
          <w:b/>
          <w:bCs/>
          <w:sz w:val="16"/>
          <w:szCs w:val="16"/>
        </w:rPr>
        <w:t>mat1p, mat2p, method) {</w:t>
      </w:r>
    </w:p>
    <w:p w14:paraId="7A39FC6C"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dis &lt;- </w:t>
      </w:r>
      <w:proofErr w:type="gramStart"/>
      <w:r w:rsidRPr="00004C95">
        <w:rPr>
          <w:rFonts w:ascii="Courier New" w:eastAsia="Times New Roman" w:hAnsi="Courier New" w:cs="Courier New"/>
          <w:b/>
          <w:bCs/>
          <w:sz w:val="16"/>
          <w:szCs w:val="16"/>
        </w:rPr>
        <w:t>vector(</w:t>
      </w:r>
      <w:proofErr w:type="gramEnd"/>
      <w:r w:rsidRPr="00004C95">
        <w:rPr>
          <w:rFonts w:ascii="Courier New" w:eastAsia="Times New Roman" w:hAnsi="Courier New" w:cs="Courier New"/>
          <w:b/>
          <w:bCs/>
          <w:sz w:val="16"/>
          <w:szCs w:val="16"/>
        </w:rPr>
        <w:t xml:space="preserve">mode = "numeric", length = </w:t>
      </w:r>
      <w:proofErr w:type="spellStart"/>
      <w:r w:rsidRPr="00004C95">
        <w:rPr>
          <w:rFonts w:ascii="Courier New" w:eastAsia="Times New Roman" w:hAnsi="Courier New" w:cs="Courier New"/>
          <w:b/>
          <w:bCs/>
          <w:sz w:val="16"/>
          <w:szCs w:val="16"/>
        </w:rPr>
        <w:t>nrow</w:t>
      </w:r>
      <w:proofErr w:type="spellEnd"/>
      <w:r w:rsidRPr="00004C95">
        <w:rPr>
          <w:rFonts w:ascii="Courier New" w:eastAsia="Times New Roman" w:hAnsi="Courier New" w:cs="Courier New"/>
          <w:b/>
          <w:bCs/>
          <w:sz w:val="16"/>
          <w:szCs w:val="16"/>
        </w:rPr>
        <w:t>(mat1p@tab))</w:t>
      </w:r>
    </w:p>
    <w:p w14:paraId="1D95C10F"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for (</w:t>
      </w:r>
      <w:proofErr w:type="spellStart"/>
      <w:r w:rsidRPr="00004C95">
        <w:rPr>
          <w:rFonts w:ascii="Courier New" w:eastAsia="Times New Roman" w:hAnsi="Courier New" w:cs="Courier New"/>
          <w:b/>
          <w:bCs/>
          <w:sz w:val="16"/>
          <w:szCs w:val="16"/>
        </w:rPr>
        <w:t>i</w:t>
      </w:r>
      <w:proofErr w:type="spellEnd"/>
      <w:r w:rsidRPr="00004C95">
        <w:rPr>
          <w:rFonts w:ascii="Courier New" w:eastAsia="Times New Roman" w:hAnsi="Courier New" w:cs="Courier New"/>
          <w:b/>
          <w:bCs/>
          <w:sz w:val="16"/>
          <w:szCs w:val="16"/>
        </w:rPr>
        <w:t xml:space="preserve"> in </w:t>
      </w:r>
      <w:proofErr w:type="gramStart"/>
      <w:r w:rsidRPr="00004C95">
        <w:rPr>
          <w:rFonts w:ascii="Courier New" w:eastAsia="Times New Roman" w:hAnsi="Courier New" w:cs="Courier New"/>
          <w:b/>
          <w:bCs/>
          <w:sz w:val="16"/>
          <w:szCs w:val="16"/>
        </w:rPr>
        <w:t>1:nrow</w:t>
      </w:r>
      <w:proofErr w:type="gramEnd"/>
      <w:r w:rsidRPr="00004C95">
        <w:rPr>
          <w:rFonts w:ascii="Courier New" w:eastAsia="Times New Roman" w:hAnsi="Courier New" w:cs="Courier New"/>
          <w:b/>
          <w:bCs/>
          <w:sz w:val="16"/>
          <w:szCs w:val="16"/>
        </w:rPr>
        <w:t>(mat1p@tab)){</w:t>
      </w:r>
    </w:p>
    <w:p w14:paraId="151C1FD0"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if (</w:t>
      </w:r>
      <w:proofErr w:type="spellStart"/>
      <w:r w:rsidRPr="00004C95">
        <w:rPr>
          <w:rFonts w:ascii="Courier New" w:eastAsia="Times New Roman" w:hAnsi="Courier New" w:cs="Courier New"/>
          <w:b/>
          <w:bCs/>
          <w:sz w:val="16"/>
          <w:szCs w:val="16"/>
        </w:rPr>
        <w:t>i</w:t>
      </w:r>
      <w:proofErr w:type="spellEnd"/>
      <w:r w:rsidRPr="00004C95">
        <w:rPr>
          <w:rFonts w:ascii="Courier New" w:eastAsia="Times New Roman" w:hAnsi="Courier New" w:cs="Courier New"/>
          <w:b/>
          <w:bCs/>
          <w:sz w:val="16"/>
          <w:szCs w:val="16"/>
        </w:rPr>
        <w:t xml:space="preserve"> == </w:t>
      </w:r>
      <w:proofErr w:type="gramStart"/>
      <w:r w:rsidRPr="00004C95">
        <w:rPr>
          <w:rFonts w:ascii="Courier New" w:eastAsia="Times New Roman" w:hAnsi="Courier New" w:cs="Courier New"/>
          <w:b/>
          <w:bCs/>
          <w:sz w:val="16"/>
          <w:szCs w:val="16"/>
        </w:rPr>
        <w:t>1){</w:t>
      </w:r>
      <w:proofErr w:type="gramEnd"/>
    </w:p>
    <w:p w14:paraId="72FD2D5A"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trick &lt;- 2</w:t>
      </w:r>
    </w:p>
    <w:p w14:paraId="75C1B7C6"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 else { </w:t>
      </w:r>
    </w:p>
    <w:p w14:paraId="23B41E4B"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trick &lt;- 1</w:t>
      </w:r>
    </w:p>
    <w:p w14:paraId="4FFAE45C"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 </w:t>
      </w:r>
    </w:p>
    <w:p w14:paraId="67177157"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r w:rsidRPr="00004C95">
        <w:rPr>
          <w:rFonts w:ascii="Courier New" w:eastAsia="Times New Roman" w:hAnsi="Courier New" w:cs="Courier New"/>
          <w:b/>
          <w:bCs/>
          <w:sz w:val="16"/>
          <w:szCs w:val="16"/>
        </w:rPr>
        <w:t>temp_genpop</w:t>
      </w:r>
      <w:proofErr w:type="spellEnd"/>
      <w:r w:rsidRPr="00004C95">
        <w:rPr>
          <w:rFonts w:ascii="Courier New" w:eastAsia="Times New Roman" w:hAnsi="Courier New" w:cs="Courier New"/>
          <w:b/>
          <w:bCs/>
          <w:sz w:val="16"/>
          <w:szCs w:val="16"/>
        </w:rPr>
        <w:t xml:space="preserve"> &lt;- mat1p</w:t>
      </w:r>
    </w:p>
    <w:p w14:paraId="0964013B"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r w:rsidRPr="00004C95">
        <w:rPr>
          <w:rFonts w:ascii="Courier New" w:eastAsia="Times New Roman" w:hAnsi="Courier New" w:cs="Courier New"/>
          <w:b/>
          <w:bCs/>
          <w:sz w:val="16"/>
          <w:szCs w:val="16"/>
        </w:rPr>
        <w:t>temp_genpop@tab</w:t>
      </w:r>
      <w:proofErr w:type="spellEnd"/>
      <w:r w:rsidRPr="00004C95">
        <w:rPr>
          <w:rFonts w:ascii="Courier New" w:eastAsia="Times New Roman" w:hAnsi="Courier New" w:cs="Courier New"/>
          <w:b/>
          <w:bCs/>
          <w:sz w:val="16"/>
          <w:szCs w:val="16"/>
        </w:rPr>
        <w:t>[trick,] &lt;- mat2p@tab[</w:t>
      </w:r>
      <w:proofErr w:type="spellStart"/>
      <w:r w:rsidRPr="00004C95">
        <w:rPr>
          <w:rFonts w:ascii="Courier New" w:eastAsia="Times New Roman" w:hAnsi="Courier New" w:cs="Courier New"/>
          <w:b/>
          <w:bCs/>
          <w:sz w:val="16"/>
          <w:szCs w:val="16"/>
        </w:rPr>
        <w:t>i</w:t>
      </w:r>
      <w:proofErr w:type="spellEnd"/>
      <w:r w:rsidRPr="00004C95">
        <w:rPr>
          <w:rFonts w:ascii="Courier New" w:eastAsia="Times New Roman" w:hAnsi="Courier New" w:cs="Courier New"/>
          <w:b/>
          <w:bCs/>
          <w:sz w:val="16"/>
          <w:szCs w:val="16"/>
        </w:rPr>
        <w:t>,]</w:t>
      </w:r>
    </w:p>
    <w:p w14:paraId="5C8FFA1E"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dis[</w:t>
      </w:r>
      <w:proofErr w:type="spellStart"/>
      <w:r w:rsidRPr="00004C95">
        <w:rPr>
          <w:rFonts w:ascii="Courier New" w:eastAsia="Times New Roman" w:hAnsi="Courier New" w:cs="Courier New"/>
          <w:b/>
          <w:bCs/>
          <w:sz w:val="16"/>
          <w:szCs w:val="16"/>
        </w:rPr>
        <w:t>i</w:t>
      </w:r>
      <w:proofErr w:type="spellEnd"/>
      <w:r w:rsidRPr="00004C95">
        <w:rPr>
          <w:rFonts w:ascii="Courier New" w:eastAsia="Times New Roman" w:hAnsi="Courier New" w:cs="Courier New"/>
          <w:b/>
          <w:bCs/>
          <w:sz w:val="16"/>
          <w:szCs w:val="16"/>
        </w:rPr>
        <w:t xml:space="preserve">] &lt;- </w:t>
      </w:r>
      <w:proofErr w:type="gramStart"/>
      <w:r w:rsidRPr="00004C95">
        <w:rPr>
          <w:rFonts w:ascii="Courier New" w:eastAsia="Times New Roman" w:hAnsi="Courier New" w:cs="Courier New"/>
          <w:b/>
          <w:bCs/>
          <w:sz w:val="16"/>
          <w:szCs w:val="16"/>
        </w:rPr>
        <w:t>dist.genpop</w:t>
      </w:r>
      <w:proofErr w:type="gramEnd"/>
      <w:r w:rsidRPr="00004C95">
        <w:rPr>
          <w:rFonts w:ascii="Courier New" w:eastAsia="Times New Roman" w:hAnsi="Courier New" w:cs="Courier New"/>
          <w:b/>
          <w:bCs/>
          <w:sz w:val="16"/>
          <w:szCs w:val="16"/>
        </w:rPr>
        <w:t>(</w:t>
      </w:r>
      <w:proofErr w:type="spellStart"/>
      <w:r w:rsidRPr="00004C95">
        <w:rPr>
          <w:rFonts w:ascii="Courier New" w:eastAsia="Times New Roman" w:hAnsi="Courier New" w:cs="Courier New"/>
          <w:b/>
          <w:bCs/>
          <w:sz w:val="16"/>
          <w:szCs w:val="16"/>
        </w:rPr>
        <w:t>temp_genpop</w:t>
      </w:r>
      <w:proofErr w:type="spellEnd"/>
      <w:r w:rsidRPr="00004C95">
        <w:rPr>
          <w:rFonts w:ascii="Courier New" w:eastAsia="Times New Roman" w:hAnsi="Courier New" w:cs="Courier New"/>
          <w:b/>
          <w:bCs/>
          <w:sz w:val="16"/>
          <w:szCs w:val="16"/>
        </w:rPr>
        <w:t xml:space="preserve">[c(trick, </w:t>
      </w:r>
      <w:proofErr w:type="spellStart"/>
      <w:r w:rsidRPr="00004C95">
        <w:rPr>
          <w:rFonts w:ascii="Courier New" w:eastAsia="Times New Roman" w:hAnsi="Courier New" w:cs="Courier New"/>
          <w:b/>
          <w:bCs/>
          <w:sz w:val="16"/>
          <w:szCs w:val="16"/>
        </w:rPr>
        <w:t>i</w:t>
      </w:r>
      <w:proofErr w:type="spellEnd"/>
      <w:r w:rsidRPr="00004C95">
        <w:rPr>
          <w:rFonts w:ascii="Courier New" w:eastAsia="Times New Roman" w:hAnsi="Courier New" w:cs="Courier New"/>
          <w:b/>
          <w:bCs/>
          <w:sz w:val="16"/>
          <w:szCs w:val="16"/>
        </w:rPr>
        <w:t>),], method = method)</w:t>
      </w:r>
    </w:p>
    <w:p w14:paraId="1A7B27E5"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
    <w:p w14:paraId="01B62B40"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list(</w:t>
      </w:r>
      <w:proofErr w:type="gramEnd"/>
      <w:r w:rsidRPr="00004C95">
        <w:rPr>
          <w:rFonts w:ascii="Courier New" w:eastAsia="Times New Roman" w:hAnsi="Courier New" w:cs="Courier New"/>
          <w:b/>
          <w:bCs/>
          <w:sz w:val="16"/>
          <w:szCs w:val="16"/>
        </w:rPr>
        <w:t>dis = dis)</w:t>
      </w:r>
    </w:p>
    <w:p w14:paraId="44A5EC6C"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  </w:t>
      </w:r>
    </w:p>
    <w:p w14:paraId="2C6BD197"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
    <w:p w14:paraId="3F545CFB"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Initialization of seed, tolerance  </w:t>
      </w:r>
    </w:p>
    <w:p w14:paraId="227FDBD5"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if </w:t>
      </w:r>
      <w:proofErr w:type="gramStart"/>
      <w:r w:rsidRPr="00004C95">
        <w:rPr>
          <w:rFonts w:ascii="Courier New" w:eastAsia="Times New Roman" w:hAnsi="Courier New" w:cs="Courier New"/>
          <w:b/>
          <w:bCs/>
          <w:sz w:val="16"/>
          <w:szCs w:val="16"/>
        </w:rPr>
        <w:t>(!</w:t>
      </w:r>
      <w:proofErr w:type="spellStart"/>
      <w:r w:rsidRPr="00004C95">
        <w:rPr>
          <w:rFonts w:ascii="Courier New" w:eastAsia="Times New Roman" w:hAnsi="Courier New" w:cs="Courier New"/>
          <w:b/>
          <w:bCs/>
          <w:sz w:val="16"/>
          <w:szCs w:val="16"/>
        </w:rPr>
        <w:t>is</w:t>
      </w:r>
      <w:proofErr w:type="gramEnd"/>
      <w:r w:rsidRPr="00004C95">
        <w:rPr>
          <w:rFonts w:ascii="Courier New" w:eastAsia="Times New Roman" w:hAnsi="Courier New" w:cs="Courier New"/>
          <w:b/>
          <w:bCs/>
          <w:sz w:val="16"/>
          <w:szCs w:val="16"/>
        </w:rPr>
        <w:t>.null</w:t>
      </w:r>
      <w:proofErr w:type="spellEnd"/>
      <w:r w:rsidRPr="00004C95">
        <w:rPr>
          <w:rFonts w:ascii="Courier New" w:eastAsia="Times New Roman" w:hAnsi="Courier New" w:cs="Courier New"/>
          <w:b/>
          <w:bCs/>
          <w:sz w:val="16"/>
          <w:szCs w:val="16"/>
        </w:rPr>
        <w:t>(seed.)){</w:t>
      </w:r>
    </w:p>
    <w:p w14:paraId="1E213B45"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proofErr w:type="gramStart"/>
      <w:r w:rsidRPr="00004C95">
        <w:rPr>
          <w:rFonts w:ascii="Courier New" w:eastAsia="Times New Roman" w:hAnsi="Courier New" w:cs="Courier New"/>
          <w:b/>
          <w:bCs/>
          <w:sz w:val="16"/>
          <w:szCs w:val="16"/>
        </w:rPr>
        <w:t>set.seed</w:t>
      </w:r>
      <w:proofErr w:type="spellEnd"/>
      <w:proofErr w:type="gramEnd"/>
      <w:r w:rsidRPr="00004C95">
        <w:rPr>
          <w:rFonts w:ascii="Courier New" w:eastAsia="Times New Roman" w:hAnsi="Courier New" w:cs="Courier New"/>
          <w:b/>
          <w:bCs/>
          <w:sz w:val="16"/>
          <w:szCs w:val="16"/>
        </w:rPr>
        <w:t xml:space="preserve">(seed.)      </w:t>
      </w:r>
    </w:p>
    <w:p w14:paraId="7BEB8514"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  </w:t>
      </w:r>
    </w:p>
    <w:p w14:paraId="155D4741"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epsilon &lt;- </w:t>
      </w:r>
      <w:proofErr w:type="spellStart"/>
      <w:r w:rsidRPr="00004C95">
        <w:rPr>
          <w:rFonts w:ascii="Courier New" w:eastAsia="Times New Roman" w:hAnsi="Courier New" w:cs="Courier New"/>
          <w:b/>
          <w:bCs/>
          <w:sz w:val="16"/>
          <w:szCs w:val="16"/>
        </w:rPr>
        <w:t>sqrt</w:t>
      </w:r>
      <w:proofErr w:type="spellEnd"/>
      <w:proofErr w:type="gramStart"/>
      <w:r w:rsidRPr="00004C95">
        <w:rPr>
          <w:rFonts w:ascii="Courier New" w:eastAsia="Times New Roman" w:hAnsi="Courier New" w:cs="Courier New"/>
          <w:b/>
          <w:bCs/>
          <w:sz w:val="16"/>
          <w:szCs w:val="16"/>
        </w:rPr>
        <w:t>(.</w:t>
      </w:r>
      <w:proofErr w:type="spellStart"/>
      <w:r w:rsidRPr="00004C95">
        <w:rPr>
          <w:rFonts w:ascii="Courier New" w:eastAsia="Times New Roman" w:hAnsi="Courier New" w:cs="Courier New"/>
          <w:b/>
          <w:bCs/>
          <w:sz w:val="16"/>
          <w:szCs w:val="16"/>
        </w:rPr>
        <w:t>Machine</w:t>
      </w:r>
      <w:proofErr w:type="gramEnd"/>
      <w:r w:rsidRPr="00004C95">
        <w:rPr>
          <w:rFonts w:ascii="Courier New" w:eastAsia="Times New Roman" w:hAnsi="Courier New" w:cs="Courier New"/>
          <w:b/>
          <w:bCs/>
          <w:sz w:val="16"/>
          <w:szCs w:val="16"/>
        </w:rPr>
        <w:t>$double.eps</w:t>
      </w:r>
      <w:proofErr w:type="spellEnd"/>
      <w:r w:rsidRPr="00004C95">
        <w:rPr>
          <w:rFonts w:ascii="Courier New" w:eastAsia="Times New Roman" w:hAnsi="Courier New" w:cs="Courier New"/>
          <w:b/>
          <w:bCs/>
          <w:sz w:val="16"/>
          <w:szCs w:val="16"/>
        </w:rPr>
        <w:t xml:space="preserve">)  </w:t>
      </w:r>
    </w:p>
    <w:p w14:paraId="36834D2C"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6634728A"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Dimensions check  </w:t>
      </w:r>
    </w:p>
    <w:p w14:paraId="051B0502"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n &lt;- </w:t>
      </w:r>
      <w:proofErr w:type="spellStart"/>
      <w:r w:rsidRPr="00004C95">
        <w:rPr>
          <w:rFonts w:ascii="Courier New" w:eastAsia="Times New Roman" w:hAnsi="Courier New" w:cs="Courier New"/>
          <w:b/>
          <w:bCs/>
          <w:sz w:val="16"/>
          <w:szCs w:val="16"/>
        </w:rPr>
        <w:t>nrow</w:t>
      </w:r>
      <w:proofErr w:type="spellEnd"/>
      <w:r w:rsidRPr="00004C95">
        <w:rPr>
          <w:rFonts w:ascii="Courier New" w:eastAsia="Times New Roman" w:hAnsi="Courier New" w:cs="Courier New"/>
          <w:b/>
          <w:bCs/>
          <w:sz w:val="16"/>
          <w:szCs w:val="16"/>
        </w:rPr>
        <w:t>(mat1p@tab)</w:t>
      </w:r>
    </w:p>
    <w:p w14:paraId="789BCE47"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p &lt;- </w:t>
      </w:r>
      <w:proofErr w:type="spellStart"/>
      <w:r w:rsidRPr="00004C95">
        <w:rPr>
          <w:rFonts w:ascii="Courier New" w:eastAsia="Times New Roman" w:hAnsi="Courier New" w:cs="Courier New"/>
          <w:b/>
          <w:bCs/>
          <w:sz w:val="16"/>
          <w:szCs w:val="16"/>
        </w:rPr>
        <w:t>ncol</w:t>
      </w:r>
      <w:proofErr w:type="spellEnd"/>
      <w:r w:rsidRPr="00004C95">
        <w:rPr>
          <w:rFonts w:ascii="Courier New" w:eastAsia="Times New Roman" w:hAnsi="Courier New" w:cs="Courier New"/>
          <w:b/>
          <w:bCs/>
          <w:sz w:val="16"/>
          <w:szCs w:val="16"/>
        </w:rPr>
        <w:t>(mat1p@tab)</w:t>
      </w:r>
    </w:p>
    <w:p w14:paraId="0C456E9C"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lastRenderedPageBreak/>
        <w:t xml:space="preserve">  if ((</w:t>
      </w:r>
      <w:proofErr w:type="spellStart"/>
      <w:r w:rsidRPr="00004C95">
        <w:rPr>
          <w:rFonts w:ascii="Courier New" w:eastAsia="Times New Roman" w:hAnsi="Courier New" w:cs="Courier New"/>
          <w:b/>
          <w:bCs/>
          <w:sz w:val="16"/>
          <w:szCs w:val="16"/>
        </w:rPr>
        <w:t>nrow</w:t>
      </w:r>
      <w:proofErr w:type="spellEnd"/>
      <w:r w:rsidRPr="00004C95">
        <w:rPr>
          <w:rFonts w:ascii="Courier New" w:eastAsia="Times New Roman" w:hAnsi="Courier New" w:cs="Courier New"/>
          <w:b/>
          <w:bCs/>
          <w:sz w:val="16"/>
          <w:szCs w:val="16"/>
        </w:rPr>
        <w:t>(mat2p@tab</w:t>
      </w:r>
      <w:proofErr w:type="gramStart"/>
      <w:r w:rsidRPr="00004C95">
        <w:rPr>
          <w:rFonts w:ascii="Courier New" w:eastAsia="Times New Roman" w:hAnsi="Courier New" w:cs="Courier New"/>
          <w:b/>
          <w:bCs/>
          <w:sz w:val="16"/>
          <w:szCs w:val="16"/>
        </w:rPr>
        <w:t>) !</w:t>
      </w:r>
      <w:proofErr w:type="gramEnd"/>
      <w:r w:rsidRPr="00004C95">
        <w:rPr>
          <w:rFonts w:ascii="Courier New" w:eastAsia="Times New Roman" w:hAnsi="Courier New" w:cs="Courier New"/>
          <w:b/>
          <w:bCs/>
          <w:sz w:val="16"/>
          <w:szCs w:val="16"/>
        </w:rPr>
        <w:t>= n) | (</w:t>
      </w:r>
      <w:proofErr w:type="spellStart"/>
      <w:r w:rsidRPr="00004C95">
        <w:rPr>
          <w:rFonts w:ascii="Courier New" w:eastAsia="Times New Roman" w:hAnsi="Courier New" w:cs="Courier New"/>
          <w:b/>
          <w:bCs/>
          <w:sz w:val="16"/>
          <w:szCs w:val="16"/>
        </w:rPr>
        <w:t>ncol</w:t>
      </w:r>
      <w:proofErr w:type="spellEnd"/>
      <w:r w:rsidRPr="00004C95">
        <w:rPr>
          <w:rFonts w:ascii="Courier New" w:eastAsia="Times New Roman" w:hAnsi="Courier New" w:cs="Courier New"/>
          <w:b/>
          <w:bCs/>
          <w:sz w:val="16"/>
          <w:szCs w:val="16"/>
        </w:rPr>
        <w:t>(mat2p@tab) != p)){</w:t>
      </w:r>
    </w:p>
    <w:p w14:paraId="5EB1110A"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stop(</w:t>
      </w:r>
      <w:proofErr w:type="gramEnd"/>
      <w:r w:rsidRPr="00004C95">
        <w:rPr>
          <w:rFonts w:ascii="Courier New" w:eastAsia="Times New Roman" w:hAnsi="Courier New" w:cs="Courier New"/>
          <w:b/>
          <w:bCs/>
          <w:sz w:val="16"/>
          <w:szCs w:val="16"/>
        </w:rPr>
        <w:t>"The matrices are not of the same size!")</w:t>
      </w:r>
    </w:p>
    <w:p w14:paraId="49E79994"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  </w:t>
      </w:r>
    </w:p>
    <w:p w14:paraId="54FBA0A6"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544EF0FF"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Empirical genetic distances</w:t>
      </w:r>
    </w:p>
    <w:p w14:paraId="738047AB"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r w:rsidRPr="00004C95">
        <w:rPr>
          <w:rFonts w:ascii="Courier New" w:eastAsia="Times New Roman" w:hAnsi="Courier New" w:cs="Courier New"/>
          <w:b/>
          <w:bCs/>
          <w:sz w:val="16"/>
          <w:szCs w:val="16"/>
        </w:rPr>
        <w:t>tmp</w:t>
      </w:r>
      <w:proofErr w:type="spellEnd"/>
      <w:r w:rsidRPr="00004C95">
        <w:rPr>
          <w:rFonts w:ascii="Courier New" w:eastAsia="Times New Roman" w:hAnsi="Courier New" w:cs="Courier New"/>
          <w:b/>
          <w:bCs/>
          <w:sz w:val="16"/>
          <w:szCs w:val="16"/>
        </w:rPr>
        <w:t xml:space="preserve"> &lt;- </w:t>
      </w:r>
      <w:proofErr w:type="spellStart"/>
      <w:proofErr w:type="gramStart"/>
      <w:r w:rsidRPr="00004C95">
        <w:rPr>
          <w:rFonts w:ascii="Courier New" w:eastAsia="Times New Roman" w:hAnsi="Courier New" w:cs="Courier New"/>
          <w:b/>
          <w:bCs/>
          <w:sz w:val="16"/>
          <w:szCs w:val="16"/>
        </w:rPr>
        <w:t>dissim</w:t>
      </w:r>
      <w:proofErr w:type="spellEnd"/>
      <w:r w:rsidRPr="00004C95">
        <w:rPr>
          <w:rFonts w:ascii="Courier New" w:eastAsia="Times New Roman" w:hAnsi="Courier New" w:cs="Courier New"/>
          <w:b/>
          <w:bCs/>
          <w:sz w:val="16"/>
          <w:szCs w:val="16"/>
        </w:rPr>
        <w:t>(</w:t>
      </w:r>
      <w:proofErr w:type="gramEnd"/>
      <w:r w:rsidRPr="00004C95">
        <w:rPr>
          <w:rFonts w:ascii="Courier New" w:eastAsia="Times New Roman" w:hAnsi="Courier New" w:cs="Courier New"/>
          <w:b/>
          <w:bCs/>
          <w:sz w:val="16"/>
          <w:szCs w:val="16"/>
        </w:rPr>
        <w:t>mat1p, mat2p, method)</w:t>
      </w:r>
    </w:p>
    <w:p w14:paraId="1B4A4D94"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r w:rsidRPr="00004C95">
        <w:rPr>
          <w:rFonts w:ascii="Courier New" w:eastAsia="Times New Roman" w:hAnsi="Courier New" w:cs="Courier New"/>
          <w:b/>
          <w:bCs/>
          <w:sz w:val="16"/>
          <w:szCs w:val="16"/>
        </w:rPr>
        <w:t>dis.ref</w:t>
      </w:r>
      <w:proofErr w:type="spellEnd"/>
      <w:r w:rsidRPr="00004C95">
        <w:rPr>
          <w:rFonts w:ascii="Courier New" w:eastAsia="Times New Roman" w:hAnsi="Courier New" w:cs="Courier New"/>
          <w:b/>
          <w:bCs/>
          <w:sz w:val="16"/>
          <w:szCs w:val="16"/>
        </w:rPr>
        <w:t xml:space="preserve"> &lt;- </w:t>
      </w:r>
      <w:proofErr w:type="spellStart"/>
      <w:r w:rsidRPr="00004C95">
        <w:rPr>
          <w:rFonts w:ascii="Courier New" w:eastAsia="Times New Roman" w:hAnsi="Courier New" w:cs="Courier New"/>
          <w:b/>
          <w:bCs/>
          <w:sz w:val="16"/>
          <w:szCs w:val="16"/>
        </w:rPr>
        <w:t>tmp$dis</w:t>
      </w:r>
      <w:proofErr w:type="spellEnd"/>
      <w:r w:rsidRPr="00004C95">
        <w:rPr>
          <w:rFonts w:ascii="Courier New" w:eastAsia="Times New Roman" w:hAnsi="Courier New" w:cs="Courier New"/>
          <w:b/>
          <w:bCs/>
          <w:sz w:val="16"/>
          <w:szCs w:val="16"/>
        </w:rPr>
        <w:t xml:space="preserve">  </w:t>
      </w:r>
    </w:p>
    <w:p w14:paraId="0C8EF452"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 Permutations</w:t>
      </w:r>
    </w:p>
    <w:p w14:paraId="633FA130"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if (</w:t>
      </w:r>
      <w:proofErr w:type="spellStart"/>
      <w:r w:rsidRPr="00004C95">
        <w:rPr>
          <w:rFonts w:ascii="Courier New" w:eastAsia="Times New Roman" w:hAnsi="Courier New" w:cs="Courier New"/>
          <w:b/>
          <w:bCs/>
          <w:sz w:val="16"/>
          <w:szCs w:val="16"/>
        </w:rPr>
        <w:t>nperm</w:t>
      </w:r>
      <w:proofErr w:type="spellEnd"/>
      <w:r w:rsidRPr="00004C95">
        <w:rPr>
          <w:rFonts w:ascii="Courier New" w:eastAsia="Times New Roman" w:hAnsi="Courier New" w:cs="Courier New"/>
          <w:b/>
          <w:bCs/>
          <w:sz w:val="16"/>
          <w:szCs w:val="16"/>
        </w:rPr>
        <w:t xml:space="preserve"> &gt; 0) {</w:t>
      </w:r>
    </w:p>
    <w:p w14:paraId="1B179F82"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r w:rsidRPr="00004C95">
        <w:rPr>
          <w:rFonts w:ascii="Courier New" w:eastAsia="Times New Roman" w:hAnsi="Courier New" w:cs="Courier New"/>
          <w:b/>
          <w:bCs/>
          <w:sz w:val="16"/>
          <w:szCs w:val="16"/>
        </w:rPr>
        <w:t>my.vec</w:t>
      </w:r>
      <w:proofErr w:type="spellEnd"/>
      <w:r w:rsidRPr="00004C95">
        <w:rPr>
          <w:rFonts w:ascii="Courier New" w:eastAsia="Times New Roman" w:hAnsi="Courier New" w:cs="Courier New"/>
          <w:b/>
          <w:bCs/>
          <w:sz w:val="16"/>
          <w:szCs w:val="16"/>
        </w:rPr>
        <w:t xml:space="preserve"> &lt;- </w:t>
      </w:r>
      <w:proofErr w:type="gramStart"/>
      <w:r w:rsidRPr="00004C95">
        <w:rPr>
          <w:rFonts w:ascii="Courier New" w:eastAsia="Times New Roman" w:hAnsi="Courier New" w:cs="Courier New"/>
          <w:b/>
          <w:bCs/>
          <w:sz w:val="16"/>
          <w:szCs w:val="16"/>
        </w:rPr>
        <w:t>sample(</w:t>
      </w:r>
      <w:proofErr w:type="gramEnd"/>
      <w:r w:rsidRPr="00004C95">
        <w:rPr>
          <w:rFonts w:ascii="Courier New" w:eastAsia="Times New Roman" w:hAnsi="Courier New" w:cs="Courier New"/>
          <w:b/>
          <w:bCs/>
          <w:sz w:val="16"/>
          <w:szCs w:val="16"/>
        </w:rPr>
        <w:t xml:space="preserve">1:(10 * </w:t>
      </w:r>
      <w:proofErr w:type="spellStart"/>
      <w:r w:rsidRPr="00004C95">
        <w:rPr>
          <w:rFonts w:ascii="Courier New" w:eastAsia="Times New Roman" w:hAnsi="Courier New" w:cs="Courier New"/>
          <w:b/>
          <w:bCs/>
          <w:sz w:val="16"/>
          <w:szCs w:val="16"/>
        </w:rPr>
        <w:t>nperm</w:t>
      </w:r>
      <w:proofErr w:type="spellEnd"/>
      <w:r w:rsidRPr="00004C95">
        <w:rPr>
          <w:rFonts w:ascii="Courier New" w:eastAsia="Times New Roman" w:hAnsi="Courier New" w:cs="Courier New"/>
          <w:b/>
          <w:bCs/>
          <w:sz w:val="16"/>
          <w:szCs w:val="16"/>
        </w:rPr>
        <w:t xml:space="preserve">), size = </w:t>
      </w:r>
      <w:proofErr w:type="spellStart"/>
      <w:r w:rsidRPr="00004C95">
        <w:rPr>
          <w:rFonts w:ascii="Courier New" w:eastAsia="Times New Roman" w:hAnsi="Courier New" w:cs="Courier New"/>
          <w:b/>
          <w:bCs/>
          <w:sz w:val="16"/>
          <w:szCs w:val="16"/>
        </w:rPr>
        <w:t>nperm</w:t>
      </w:r>
      <w:proofErr w:type="spellEnd"/>
      <w:r w:rsidRPr="00004C95">
        <w:rPr>
          <w:rFonts w:ascii="Courier New" w:eastAsia="Times New Roman" w:hAnsi="Courier New" w:cs="Courier New"/>
          <w:b/>
          <w:bCs/>
          <w:sz w:val="16"/>
          <w:szCs w:val="16"/>
        </w:rPr>
        <w:t>)</w:t>
      </w:r>
    </w:p>
    <w:p w14:paraId="744EF55F"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proofErr w:type="gramStart"/>
      <w:r w:rsidRPr="00004C95">
        <w:rPr>
          <w:rFonts w:ascii="Courier New" w:eastAsia="Times New Roman" w:hAnsi="Courier New" w:cs="Courier New"/>
          <w:b/>
          <w:bCs/>
          <w:sz w:val="16"/>
          <w:szCs w:val="16"/>
        </w:rPr>
        <w:t>outlier.count</w:t>
      </w:r>
      <w:proofErr w:type="spellEnd"/>
      <w:proofErr w:type="gramEnd"/>
      <w:r w:rsidRPr="00004C95">
        <w:rPr>
          <w:rFonts w:ascii="Courier New" w:eastAsia="Times New Roman" w:hAnsi="Courier New" w:cs="Courier New"/>
          <w:b/>
          <w:bCs/>
          <w:sz w:val="16"/>
          <w:szCs w:val="16"/>
        </w:rPr>
        <w:t xml:space="preserve"> = rep(1, n)    </w:t>
      </w:r>
    </w:p>
    <w:p w14:paraId="142831BA"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for (</w:t>
      </w:r>
      <w:proofErr w:type="spellStart"/>
      <w:r w:rsidRPr="00004C95">
        <w:rPr>
          <w:rFonts w:ascii="Courier New" w:eastAsia="Times New Roman" w:hAnsi="Courier New" w:cs="Courier New"/>
          <w:b/>
          <w:bCs/>
          <w:sz w:val="16"/>
          <w:szCs w:val="16"/>
        </w:rPr>
        <w:t>iperm</w:t>
      </w:r>
      <w:proofErr w:type="spellEnd"/>
      <w:r w:rsidRPr="00004C95">
        <w:rPr>
          <w:rFonts w:ascii="Courier New" w:eastAsia="Times New Roman" w:hAnsi="Courier New" w:cs="Courier New"/>
          <w:b/>
          <w:bCs/>
          <w:sz w:val="16"/>
          <w:szCs w:val="16"/>
        </w:rPr>
        <w:t xml:space="preserve"> in </w:t>
      </w:r>
      <w:proofErr w:type="gramStart"/>
      <w:r w:rsidRPr="00004C95">
        <w:rPr>
          <w:rFonts w:ascii="Courier New" w:eastAsia="Times New Roman" w:hAnsi="Courier New" w:cs="Courier New"/>
          <w:b/>
          <w:bCs/>
          <w:sz w:val="16"/>
          <w:szCs w:val="16"/>
        </w:rPr>
        <w:t>1:nperm</w:t>
      </w:r>
      <w:proofErr w:type="gramEnd"/>
      <w:r w:rsidRPr="00004C95">
        <w:rPr>
          <w:rFonts w:ascii="Courier New" w:eastAsia="Times New Roman" w:hAnsi="Courier New" w:cs="Courier New"/>
          <w:b/>
          <w:bCs/>
          <w:sz w:val="16"/>
          <w:szCs w:val="16"/>
        </w:rPr>
        <w:t xml:space="preserve">) {      </w:t>
      </w:r>
    </w:p>
    <w:p w14:paraId="65087BEB"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proofErr w:type="gramStart"/>
      <w:r w:rsidRPr="00004C95">
        <w:rPr>
          <w:rFonts w:ascii="Courier New" w:eastAsia="Times New Roman" w:hAnsi="Courier New" w:cs="Courier New"/>
          <w:b/>
          <w:bCs/>
          <w:sz w:val="16"/>
          <w:szCs w:val="16"/>
        </w:rPr>
        <w:t>set.seed</w:t>
      </w:r>
      <w:proofErr w:type="spellEnd"/>
      <w:proofErr w:type="gramEnd"/>
      <w:r w:rsidRPr="00004C95">
        <w:rPr>
          <w:rFonts w:ascii="Courier New" w:eastAsia="Times New Roman" w:hAnsi="Courier New" w:cs="Courier New"/>
          <w:b/>
          <w:bCs/>
          <w:sz w:val="16"/>
          <w:szCs w:val="16"/>
        </w:rPr>
        <w:t>(</w:t>
      </w:r>
      <w:proofErr w:type="spellStart"/>
      <w:r w:rsidRPr="00004C95">
        <w:rPr>
          <w:rFonts w:ascii="Courier New" w:eastAsia="Times New Roman" w:hAnsi="Courier New" w:cs="Courier New"/>
          <w:b/>
          <w:bCs/>
          <w:sz w:val="16"/>
          <w:szCs w:val="16"/>
        </w:rPr>
        <w:t>my.vec</w:t>
      </w:r>
      <w:proofErr w:type="spellEnd"/>
      <w:r w:rsidRPr="00004C95">
        <w:rPr>
          <w:rFonts w:ascii="Courier New" w:eastAsia="Times New Roman" w:hAnsi="Courier New" w:cs="Courier New"/>
          <w:b/>
          <w:bCs/>
          <w:sz w:val="16"/>
          <w:szCs w:val="16"/>
        </w:rPr>
        <w:t>[</w:t>
      </w:r>
      <w:proofErr w:type="spellStart"/>
      <w:r w:rsidRPr="00004C95">
        <w:rPr>
          <w:rFonts w:ascii="Courier New" w:eastAsia="Times New Roman" w:hAnsi="Courier New" w:cs="Courier New"/>
          <w:b/>
          <w:bCs/>
          <w:sz w:val="16"/>
          <w:szCs w:val="16"/>
        </w:rPr>
        <w:t>iperm</w:t>
      </w:r>
      <w:proofErr w:type="spellEnd"/>
      <w:r w:rsidRPr="00004C95">
        <w:rPr>
          <w:rFonts w:ascii="Courier New" w:eastAsia="Times New Roman" w:hAnsi="Courier New" w:cs="Courier New"/>
          <w:b/>
          <w:bCs/>
          <w:sz w:val="16"/>
          <w:szCs w:val="16"/>
        </w:rPr>
        <w:t>])</w:t>
      </w:r>
    </w:p>
    <w:p w14:paraId="1186CDED"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mat1.perm &lt;- mat1p</w:t>
      </w:r>
    </w:p>
    <w:p w14:paraId="7B96B19E"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mat1.perm &lt;- </w:t>
      </w:r>
      <w:proofErr w:type="spellStart"/>
      <w:proofErr w:type="gramStart"/>
      <w:r w:rsidRPr="00004C95">
        <w:rPr>
          <w:rFonts w:ascii="Courier New" w:eastAsia="Times New Roman" w:hAnsi="Courier New" w:cs="Courier New"/>
          <w:b/>
          <w:bCs/>
          <w:sz w:val="16"/>
          <w:szCs w:val="16"/>
        </w:rPr>
        <w:t>shufflepop</w:t>
      </w:r>
      <w:proofErr w:type="spellEnd"/>
      <w:r w:rsidRPr="00004C95">
        <w:rPr>
          <w:rFonts w:ascii="Courier New" w:eastAsia="Times New Roman" w:hAnsi="Courier New" w:cs="Courier New"/>
          <w:b/>
          <w:bCs/>
          <w:sz w:val="16"/>
          <w:szCs w:val="16"/>
        </w:rPr>
        <w:t>(</w:t>
      </w:r>
      <w:proofErr w:type="gramEnd"/>
      <w:r w:rsidRPr="00004C95">
        <w:rPr>
          <w:rFonts w:ascii="Courier New" w:eastAsia="Times New Roman" w:hAnsi="Courier New" w:cs="Courier New"/>
          <w:b/>
          <w:bCs/>
          <w:sz w:val="16"/>
          <w:szCs w:val="16"/>
        </w:rPr>
        <w:t xml:space="preserve">mat1.perm, method=4)      </w:t>
      </w:r>
    </w:p>
    <w:p w14:paraId="5F290743"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proofErr w:type="gramStart"/>
      <w:r w:rsidRPr="00004C95">
        <w:rPr>
          <w:rFonts w:ascii="Courier New" w:eastAsia="Times New Roman" w:hAnsi="Courier New" w:cs="Courier New"/>
          <w:b/>
          <w:bCs/>
          <w:sz w:val="16"/>
          <w:szCs w:val="16"/>
        </w:rPr>
        <w:t>set.seed</w:t>
      </w:r>
      <w:proofErr w:type="spellEnd"/>
      <w:proofErr w:type="gramEnd"/>
      <w:r w:rsidRPr="00004C95">
        <w:rPr>
          <w:rFonts w:ascii="Courier New" w:eastAsia="Times New Roman" w:hAnsi="Courier New" w:cs="Courier New"/>
          <w:b/>
          <w:bCs/>
          <w:sz w:val="16"/>
          <w:szCs w:val="16"/>
        </w:rPr>
        <w:t>(</w:t>
      </w:r>
      <w:proofErr w:type="spellStart"/>
      <w:r w:rsidRPr="00004C95">
        <w:rPr>
          <w:rFonts w:ascii="Courier New" w:eastAsia="Times New Roman" w:hAnsi="Courier New" w:cs="Courier New"/>
          <w:b/>
          <w:bCs/>
          <w:sz w:val="16"/>
          <w:szCs w:val="16"/>
        </w:rPr>
        <w:t>my.vec</w:t>
      </w:r>
      <w:proofErr w:type="spellEnd"/>
      <w:r w:rsidRPr="00004C95">
        <w:rPr>
          <w:rFonts w:ascii="Courier New" w:eastAsia="Times New Roman" w:hAnsi="Courier New" w:cs="Courier New"/>
          <w:b/>
          <w:bCs/>
          <w:sz w:val="16"/>
          <w:szCs w:val="16"/>
        </w:rPr>
        <w:t>[</w:t>
      </w:r>
      <w:proofErr w:type="spellStart"/>
      <w:r w:rsidRPr="00004C95">
        <w:rPr>
          <w:rFonts w:ascii="Courier New" w:eastAsia="Times New Roman" w:hAnsi="Courier New" w:cs="Courier New"/>
          <w:b/>
          <w:bCs/>
          <w:sz w:val="16"/>
          <w:szCs w:val="16"/>
        </w:rPr>
        <w:t>iperm</w:t>
      </w:r>
      <w:proofErr w:type="spellEnd"/>
      <w:r w:rsidRPr="00004C95">
        <w:rPr>
          <w:rFonts w:ascii="Courier New" w:eastAsia="Times New Roman" w:hAnsi="Courier New" w:cs="Courier New"/>
          <w:b/>
          <w:bCs/>
          <w:sz w:val="16"/>
          <w:szCs w:val="16"/>
        </w:rPr>
        <w:t>])</w:t>
      </w:r>
    </w:p>
    <w:p w14:paraId="440881C3"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mat2.perm &lt;- mat2p</w:t>
      </w:r>
    </w:p>
    <w:p w14:paraId="1566E950"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mat2.perm &lt;- </w:t>
      </w:r>
      <w:proofErr w:type="spellStart"/>
      <w:proofErr w:type="gramStart"/>
      <w:r w:rsidRPr="00004C95">
        <w:rPr>
          <w:rFonts w:ascii="Courier New" w:eastAsia="Times New Roman" w:hAnsi="Courier New" w:cs="Courier New"/>
          <w:b/>
          <w:bCs/>
          <w:sz w:val="16"/>
          <w:szCs w:val="16"/>
        </w:rPr>
        <w:t>shufflepop</w:t>
      </w:r>
      <w:proofErr w:type="spellEnd"/>
      <w:r w:rsidRPr="00004C95">
        <w:rPr>
          <w:rFonts w:ascii="Courier New" w:eastAsia="Times New Roman" w:hAnsi="Courier New" w:cs="Courier New"/>
          <w:b/>
          <w:bCs/>
          <w:sz w:val="16"/>
          <w:szCs w:val="16"/>
        </w:rPr>
        <w:t>(</w:t>
      </w:r>
      <w:proofErr w:type="gramEnd"/>
      <w:r w:rsidRPr="00004C95">
        <w:rPr>
          <w:rFonts w:ascii="Courier New" w:eastAsia="Times New Roman" w:hAnsi="Courier New" w:cs="Courier New"/>
          <w:b/>
          <w:bCs/>
          <w:sz w:val="16"/>
          <w:szCs w:val="16"/>
        </w:rPr>
        <w:t xml:space="preserve">mat2.perm, method=4)      </w:t>
      </w:r>
    </w:p>
    <w:p w14:paraId="281162E1"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r w:rsidRPr="00004C95">
        <w:rPr>
          <w:rFonts w:ascii="Courier New" w:eastAsia="Times New Roman" w:hAnsi="Courier New" w:cs="Courier New"/>
          <w:b/>
          <w:bCs/>
          <w:sz w:val="16"/>
          <w:szCs w:val="16"/>
        </w:rPr>
        <w:t>tmp</w:t>
      </w:r>
      <w:proofErr w:type="spellEnd"/>
      <w:r w:rsidRPr="00004C95">
        <w:rPr>
          <w:rFonts w:ascii="Courier New" w:eastAsia="Times New Roman" w:hAnsi="Courier New" w:cs="Courier New"/>
          <w:b/>
          <w:bCs/>
          <w:sz w:val="16"/>
          <w:szCs w:val="16"/>
        </w:rPr>
        <w:t xml:space="preserve"> &lt;- </w:t>
      </w:r>
      <w:proofErr w:type="spellStart"/>
      <w:proofErr w:type="gramStart"/>
      <w:r w:rsidRPr="00004C95">
        <w:rPr>
          <w:rFonts w:ascii="Courier New" w:eastAsia="Times New Roman" w:hAnsi="Courier New" w:cs="Courier New"/>
          <w:b/>
          <w:bCs/>
          <w:sz w:val="16"/>
          <w:szCs w:val="16"/>
        </w:rPr>
        <w:t>dissim</w:t>
      </w:r>
      <w:proofErr w:type="spellEnd"/>
      <w:r w:rsidRPr="00004C95">
        <w:rPr>
          <w:rFonts w:ascii="Courier New" w:eastAsia="Times New Roman" w:hAnsi="Courier New" w:cs="Courier New"/>
          <w:b/>
          <w:bCs/>
          <w:sz w:val="16"/>
          <w:szCs w:val="16"/>
        </w:rPr>
        <w:t>(</w:t>
      </w:r>
      <w:proofErr w:type="gramEnd"/>
      <w:r w:rsidRPr="00004C95">
        <w:rPr>
          <w:rFonts w:ascii="Courier New" w:eastAsia="Times New Roman" w:hAnsi="Courier New" w:cs="Courier New"/>
          <w:b/>
          <w:bCs/>
          <w:sz w:val="16"/>
          <w:szCs w:val="16"/>
        </w:rPr>
        <w:t xml:space="preserve">mat1.perm, mat2.perm, method)      </w:t>
      </w:r>
    </w:p>
    <w:p w14:paraId="3E0B09C9"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proofErr w:type="gramStart"/>
      <w:r w:rsidRPr="00004C95">
        <w:rPr>
          <w:rFonts w:ascii="Courier New" w:eastAsia="Times New Roman" w:hAnsi="Courier New" w:cs="Courier New"/>
          <w:b/>
          <w:bCs/>
          <w:sz w:val="16"/>
          <w:szCs w:val="16"/>
        </w:rPr>
        <w:t>dis.perm</w:t>
      </w:r>
      <w:proofErr w:type="spellEnd"/>
      <w:proofErr w:type="gramEnd"/>
      <w:r w:rsidRPr="00004C95">
        <w:rPr>
          <w:rFonts w:ascii="Courier New" w:eastAsia="Times New Roman" w:hAnsi="Courier New" w:cs="Courier New"/>
          <w:b/>
          <w:bCs/>
          <w:sz w:val="16"/>
          <w:szCs w:val="16"/>
        </w:rPr>
        <w:t xml:space="preserve"> &lt;- </w:t>
      </w:r>
      <w:proofErr w:type="spellStart"/>
      <w:r w:rsidRPr="00004C95">
        <w:rPr>
          <w:rFonts w:ascii="Courier New" w:eastAsia="Times New Roman" w:hAnsi="Courier New" w:cs="Courier New"/>
          <w:b/>
          <w:bCs/>
          <w:sz w:val="16"/>
          <w:szCs w:val="16"/>
        </w:rPr>
        <w:t>tmp$dis</w:t>
      </w:r>
      <w:proofErr w:type="spellEnd"/>
    </w:p>
    <w:p w14:paraId="488338C3"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r w:rsidRPr="00004C95">
        <w:rPr>
          <w:rFonts w:ascii="Courier New" w:eastAsia="Times New Roman" w:hAnsi="Courier New" w:cs="Courier New"/>
          <w:b/>
          <w:bCs/>
          <w:sz w:val="16"/>
          <w:szCs w:val="16"/>
        </w:rPr>
        <w:t>ge</w:t>
      </w:r>
      <w:proofErr w:type="spellEnd"/>
      <w:r w:rsidRPr="00004C95">
        <w:rPr>
          <w:rFonts w:ascii="Courier New" w:eastAsia="Times New Roman" w:hAnsi="Courier New" w:cs="Courier New"/>
          <w:b/>
          <w:bCs/>
          <w:sz w:val="16"/>
          <w:szCs w:val="16"/>
        </w:rPr>
        <w:t xml:space="preserve"> &lt;- </w:t>
      </w:r>
      <w:proofErr w:type="gramStart"/>
      <w:r w:rsidRPr="00004C95">
        <w:rPr>
          <w:rFonts w:ascii="Courier New" w:eastAsia="Times New Roman" w:hAnsi="Courier New" w:cs="Courier New"/>
          <w:b/>
          <w:bCs/>
          <w:sz w:val="16"/>
          <w:szCs w:val="16"/>
        </w:rPr>
        <w:t>which(</w:t>
      </w:r>
      <w:proofErr w:type="spellStart"/>
      <w:proofErr w:type="gramEnd"/>
      <w:r w:rsidRPr="00004C95">
        <w:rPr>
          <w:rFonts w:ascii="Courier New" w:eastAsia="Times New Roman" w:hAnsi="Courier New" w:cs="Courier New"/>
          <w:b/>
          <w:bCs/>
          <w:sz w:val="16"/>
          <w:szCs w:val="16"/>
        </w:rPr>
        <w:t>dis.perm</w:t>
      </w:r>
      <w:proofErr w:type="spellEnd"/>
      <w:r w:rsidRPr="00004C95">
        <w:rPr>
          <w:rFonts w:ascii="Courier New" w:eastAsia="Times New Roman" w:hAnsi="Courier New" w:cs="Courier New"/>
          <w:b/>
          <w:bCs/>
          <w:sz w:val="16"/>
          <w:szCs w:val="16"/>
        </w:rPr>
        <w:t xml:space="preserve"> + epsilon &gt;= </w:t>
      </w:r>
      <w:proofErr w:type="spellStart"/>
      <w:r w:rsidRPr="00004C95">
        <w:rPr>
          <w:rFonts w:ascii="Courier New" w:eastAsia="Times New Roman" w:hAnsi="Courier New" w:cs="Courier New"/>
          <w:b/>
          <w:bCs/>
          <w:sz w:val="16"/>
          <w:szCs w:val="16"/>
        </w:rPr>
        <w:t>dis.ref</w:t>
      </w:r>
      <w:proofErr w:type="spellEnd"/>
      <w:r w:rsidRPr="00004C95">
        <w:rPr>
          <w:rFonts w:ascii="Courier New" w:eastAsia="Times New Roman" w:hAnsi="Courier New" w:cs="Courier New"/>
          <w:b/>
          <w:bCs/>
          <w:sz w:val="16"/>
          <w:szCs w:val="16"/>
        </w:rPr>
        <w:t>)</w:t>
      </w:r>
    </w:p>
    <w:p w14:paraId="6D257B63"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if (length(</w:t>
      </w:r>
      <w:proofErr w:type="spellStart"/>
      <w:r w:rsidRPr="00004C95">
        <w:rPr>
          <w:rFonts w:ascii="Courier New" w:eastAsia="Times New Roman" w:hAnsi="Courier New" w:cs="Courier New"/>
          <w:b/>
          <w:bCs/>
          <w:sz w:val="16"/>
          <w:szCs w:val="16"/>
        </w:rPr>
        <w:t>ge</w:t>
      </w:r>
      <w:proofErr w:type="spellEnd"/>
      <w:r w:rsidRPr="00004C95">
        <w:rPr>
          <w:rFonts w:ascii="Courier New" w:eastAsia="Times New Roman" w:hAnsi="Courier New" w:cs="Courier New"/>
          <w:b/>
          <w:bCs/>
          <w:sz w:val="16"/>
          <w:szCs w:val="16"/>
        </w:rPr>
        <w:t xml:space="preserve">) &gt; 0) { </w:t>
      </w:r>
    </w:p>
    <w:p w14:paraId="51FB6A0B"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proofErr w:type="gramStart"/>
      <w:r w:rsidRPr="00004C95">
        <w:rPr>
          <w:rFonts w:ascii="Courier New" w:eastAsia="Times New Roman" w:hAnsi="Courier New" w:cs="Courier New"/>
          <w:b/>
          <w:bCs/>
          <w:sz w:val="16"/>
          <w:szCs w:val="16"/>
        </w:rPr>
        <w:t>outlier.count</w:t>
      </w:r>
      <w:proofErr w:type="spellEnd"/>
      <w:proofErr w:type="gramEnd"/>
      <w:r w:rsidRPr="00004C95">
        <w:rPr>
          <w:rFonts w:ascii="Courier New" w:eastAsia="Times New Roman" w:hAnsi="Courier New" w:cs="Courier New"/>
          <w:b/>
          <w:bCs/>
          <w:sz w:val="16"/>
          <w:szCs w:val="16"/>
        </w:rPr>
        <w:t>[</w:t>
      </w:r>
      <w:proofErr w:type="spellStart"/>
      <w:r w:rsidRPr="00004C95">
        <w:rPr>
          <w:rFonts w:ascii="Courier New" w:eastAsia="Times New Roman" w:hAnsi="Courier New" w:cs="Courier New"/>
          <w:b/>
          <w:bCs/>
          <w:sz w:val="16"/>
          <w:szCs w:val="16"/>
        </w:rPr>
        <w:t>ge</w:t>
      </w:r>
      <w:proofErr w:type="spellEnd"/>
      <w:r w:rsidRPr="00004C95">
        <w:rPr>
          <w:rFonts w:ascii="Courier New" w:eastAsia="Times New Roman" w:hAnsi="Courier New" w:cs="Courier New"/>
          <w:b/>
          <w:bCs/>
          <w:sz w:val="16"/>
          <w:szCs w:val="16"/>
        </w:rPr>
        <w:t xml:space="preserve">] &lt;- </w:t>
      </w:r>
      <w:proofErr w:type="spellStart"/>
      <w:r w:rsidRPr="00004C95">
        <w:rPr>
          <w:rFonts w:ascii="Courier New" w:eastAsia="Times New Roman" w:hAnsi="Courier New" w:cs="Courier New"/>
          <w:b/>
          <w:bCs/>
          <w:sz w:val="16"/>
          <w:szCs w:val="16"/>
        </w:rPr>
        <w:t>outlier.count</w:t>
      </w:r>
      <w:proofErr w:type="spellEnd"/>
      <w:r w:rsidRPr="00004C95">
        <w:rPr>
          <w:rFonts w:ascii="Courier New" w:eastAsia="Times New Roman" w:hAnsi="Courier New" w:cs="Courier New"/>
          <w:b/>
          <w:bCs/>
          <w:sz w:val="16"/>
          <w:szCs w:val="16"/>
        </w:rPr>
        <w:t>[</w:t>
      </w:r>
      <w:proofErr w:type="spellStart"/>
      <w:r w:rsidRPr="00004C95">
        <w:rPr>
          <w:rFonts w:ascii="Courier New" w:eastAsia="Times New Roman" w:hAnsi="Courier New" w:cs="Courier New"/>
          <w:b/>
          <w:bCs/>
          <w:sz w:val="16"/>
          <w:szCs w:val="16"/>
        </w:rPr>
        <w:t>ge</w:t>
      </w:r>
      <w:proofErr w:type="spellEnd"/>
      <w:r w:rsidRPr="00004C95">
        <w:rPr>
          <w:rFonts w:ascii="Courier New" w:eastAsia="Times New Roman" w:hAnsi="Courier New" w:cs="Courier New"/>
          <w:b/>
          <w:bCs/>
          <w:sz w:val="16"/>
          <w:szCs w:val="16"/>
        </w:rPr>
        <w:t>] + 1</w:t>
      </w:r>
    </w:p>
    <w:p w14:paraId="3520032F"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
    <w:p w14:paraId="2826FE17"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
    <w:p w14:paraId="7AEE6DED"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proofErr w:type="gramStart"/>
      <w:r w:rsidRPr="00004C95">
        <w:rPr>
          <w:rFonts w:ascii="Courier New" w:eastAsia="Times New Roman" w:hAnsi="Courier New" w:cs="Courier New"/>
          <w:b/>
          <w:bCs/>
          <w:sz w:val="16"/>
          <w:szCs w:val="16"/>
        </w:rPr>
        <w:t>p.dist</w:t>
      </w:r>
      <w:proofErr w:type="spellEnd"/>
      <w:proofErr w:type="gramEnd"/>
      <w:r w:rsidRPr="00004C95">
        <w:rPr>
          <w:rFonts w:ascii="Courier New" w:eastAsia="Times New Roman" w:hAnsi="Courier New" w:cs="Courier New"/>
          <w:b/>
          <w:bCs/>
          <w:sz w:val="16"/>
          <w:szCs w:val="16"/>
        </w:rPr>
        <w:t xml:space="preserve"> &lt;- </w:t>
      </w:r>
      <w:proofErr w:type="spellStart"/>
      <w:r w:rsidRPr="00004C95">
        <w:rPr>
          <w:rFonts w:ascii="Courier New" w:eastAsia="Times New Roman" w:hAnsi="Courier New" w:cs="Courier New"/>
          <w:b/>
          <w:bCs/>
          <w:sz w:val="16"/>
          <w:szCs w:val="16"/>
        </w:rPr>
        <w:t>outlier.count</w:t>
      </w:r>
      <w:proofErr w:type="spellEnd"/>
      <w:r w:rsidRPr="00004C95">
        <w:rPr>
          <w:rFonts w:ascii="Courier New" w:eastAsia="Times New Roman" w:hAnsi="Courier New" w:cs="Courier New"/>
          <w:b/>
          <w:bCs/>
          <w:sz w:val="16"/>
          <w:szCs w:val="16"/>
        </w:rPr>
        <w:t>/(</w:t>
      </w:r>
      <w:proofErr w:type="spellStart"/>
      <w:r w:rsidRPr="00004C95">
        <w:rPr>
          <w:rFonts w:ascii="Courier New" w:eastAsia="Times New Roman" w:hAnsi="Courier New" w:cs="Courier New"/>
          <w:b/>
          <w:bCs/>
          <w:sz w:val="16"/>
          <w:szCs w:val="16"/>
        </w:rPr>
        <w:t>nperm</w:t>
      </w:r>
      <w:proofErr w:type="spellEnd"/>
      <w:r w:rsidRPr="00004C95">
        <w:rPr>
          <w:rFonts w:ascii="Courier New" w:eastAsia="Times New Roman" w:hAnsi="Courier New" w:cs="Courier New"/>
          <w:b/>
          <w:bCs/>
          <w:sz w:val="16"/>
          <w:szCs w:val="16"/>
        </w:rPr>
        <w:t xml:space="preserve"> + 1)</w:t>
      </w:r>
    </w:p>
    <w:p w14:paraId="27FC186E"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  </w:t>
      </w:r>
    </w:p>
    <w:p w14:paraId="0D420D34"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r w:rsidRPr="00004C95">
        <w:rPr>
          <w:rFonts w:ascii="Courier New" w:eastAsia="Times New Roman" w:hAnsi="Courier New" w:cs="Courier New"/>
          <w:b/>
          <w:bCs/>
          <w:sz w:val="16"/>
          <w:szCs w:val="16"/>
        </w:rPr>
        <w:t>p.adj</w:t>
      </w:r>
      <w:proofErr w:type="spellEnd"/>
      <w:r w:rsidRPr="00004C95">
        <w:rPr>
          <w:rFonts w:ascii="Courier New" w:eastAsia="Times New Roman" w:hAnsi="Courier New" w:cs="Courier New"/>
          <w:b/>
          <w:bCs/>
          <w:sz w:val="16"/>
          <w:szCs w:val="16"/>
        </w:rPr>
        <w:t xml:space="preserve"> &lt;- </w:t>
      </w:r>
      <w:proofErr w:type="spellStart"/>
      <w:proofErr w:type="gramStart"/>
      <w:r w:rsidRPr="00004C95">
        <w:rPr>
          <w:rFonts w:ascii="Courier New" w:eastAsia="Times New Roman" w:hAnsi="Courier New" w:cs="Courier New"/>
          <w:b/>
          <w:bCs/>
          <w:sz w:val="16"/>
          <w:szCs w:val="16"/>
        </w:rPr>
        <w:t>p.adjust</w:t>
      </w:r>
      <w:proofErr w:type="spellEnd"/>
      <w:proofErr w:type="gramEnd"/>
      <w:r w:rsidRPr="00004C95">
        <w:rPr>
          <w:rFonts w:ascii="Courier New" w:eastAsia="Times New Roman" w:hAnsi="Courier New" w:cs="Courier New"/>
          <w:b/>
          <w:bCs/>
          <w:sz w:val="16"/>
          <w:szCs w:val="16"/>
        </w:rPr>
        <w:t>(</w:t>
      </w:r>
      <w:proofErr w:type="spellStart"/>
      <w:r w:rsidRPr="00004C95">
        <w:rPr>
          <w:rFonts w:ascii="Courier New" w:eastAsia="Times New Roman" w:hAnsi="Courier New" w:cs="Courier New"/>
          <w:b/>
          <w:bCs/>
          <w:sz w:val="16"/>
          <w:szCs w:val="16"/>
        </w:rPr>
        <w:t>p.dist</w:t>
      </w:r>
      <w:proofErr w:type="spellEnd"/>
      <w:r w:rsidRPr="00004C95">
        <w:rPr>
          <w:rFonts w:ascii="Courier New" w:eastAsia="Times New Roman" w:hAnsi="Courier New" w:cs="Courier New"/>
          <w:b/>
          <w:bCs/>
          <w:sz w:val="16"/>
          <w:szCs w:val="16"/>
        </w:rPr>
        <w:t xml:space="preserve">, method = </w:t>
      </w:r>
      <w:proofErr w:type="spellStart"/>
      <w:r w:rsidRPr="00004C95">
        <w:rPr>
          <w:rFonts w:ascii="Courier New" w:eastAsia="Times New Roman" w:hAnsi="Courier New" w:cs="Courier New"/>
          <w:b/>
          <w:bCs/>
          <w:sz w:val="16"/>
          <w:szCs w:val="16"/>
        </w:rPr>
        <w:t>correc</w:t>
      </w:r>
      <w:proofErr w:type="spellEnd"/>
      <w:r w:rsidRPr="00004C95">
        <w:rPr>
          <w:rFonts w:ascii="Courier New" w:eastAsia="Times New Roman" w:hAnsi="Courier New" w:cs="Courier New"/>
          <w:b/>
          <w:bCs/>
          <w:sz w:val="16"/>
          <w:szCs w:val="16"/>
        </w:rPr>
        <w:t xml:space="preserve">)  </w:t>
      </w:r>
    </w:p>
    <w:p w14:paraId="3A01442E"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5DA16CB4"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Simple gain or loss?  </w:t>
      </w:r>
    </w:p>
    <w:p w14:paraId="14D426FC"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n.pop</w:t>
      </w:r>
      <w:proofErr w:type="gramEnd"/>
      <w:r w:rsidRPr="00004C95">
        <w:rPr>
          <w:rFonts w:ascii="Courier New" w:eastAsia="Times New Roman" w:hAnsi="Courier New" w:cs="Courier New"/>
          <w:b/>
          <w:bCs/>
          <w:sz w:val="16"/>
          <w:szCs w:val="16"/>
        </w:rPr>
        <w:t xml:space="preserve">1 &lt;- </w:t>
      </w:r>
      <w:proofErr w:type="spellStart"/>
      <w:r w:rsidRPr="00004C95">
        <w:rPr>
          <w:rFonts w:ascii="Courier New" w:eastAsia="Times New Roman" w:hAnsi="Courier New" w:cs="Courier New"/>
          <w:b/>
          <w:bCs/>
          <w:sz w:val="16"/>
          <w:szCs w:val="16"/>
        </w:rPr>
        <w:t>seppop</w:t>
      </w:r>
      <w:proofErr w:type="spellEnd"/>
      <w:r w:rsidRPr="00004C95">
        <w:rPr>
          <w:rFonts w:ascii="Courier New" w:eastAsia="Times New Roman" w:hAnsi="Courier New" w:cs="Courier New"/>
          <w:b/>
          <w:bCs/>
          <w:sz w:val="16"/>
          <w:szCs w:val="16"/>
        </w:rPr>
        <w:t>(mat1)</w:t>
      </w:r>
    </w:p>
    <w:p w14:paraId="29E8531C"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n.pop</w:t>
      </w:r>
      <w:proofErr w:type="gramEnd"/>
      <w:r w:rsidRPr="00004C95">
        <w:rPr>
          <w:rFonts w:ascii="Courier New" w:eastAsia="Times New Roman" w:hAnsi="Courier New" w:cs="Courier New"/>
          <w:b/>
          <w:bCs/>
          <w:sz w:val="16"/>
          <w:szCs w:val="16"/>
        </w:rPr>
        <w:t xml:space="preserve">2 &lt;- </w:t>
      </w:r>
      <w:proofErr w:type="spellStart"/>
      <w:r w:rsidRPr="00004C95">
        <w:rPr>
          <w:rFonts w:ascii="Courier New" w:eastAsia="Times New Roman" w:hAnsi="Courier New" w:cs="Courier New"/>
          <w:b/>
          <w:bCs/>
          <w:sz w:val="16"/>
          <w:szCs w:val="16"/>
        </w:rPr>
        <w:t>seppop</w:t>
      </w:r>
      <w:proofErr w:type="spellEnd"/>
      <w:r w:rsidRPr="00004C95">
        <w:rPr>
          <w:rFonts w:ascii="Courier New" w:eastAsia="Times New Roman" w:hAnsi="Courier New" w:cs="Courier New"/>
          <w:b/>
          <w:bCs/>
          <w:sz w:val="16"/>
          <w:szCs w:val="16"/>
        </w:rPr>
        <w:t xml:space="preserve">(mat2)  </w:t>
      </w:r>
    </w:p>
    <w:p w14:paraId="50C9308A"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mean.hexp</w:t>
      </w:r>
      <w:proofErr w:type="gramEnd"/>
      <w:r w:rsidRPr="00004C95">
        <w:rPr>
          <w:rFonts w:ascii="Courier New" w:eastAsia="Times New Roman" w:hAnsi="Courier New" w:cs="Courier New"/>
          <w:b/>
          <w:bCs/>
          <w:sz w:val="16"/>
          <w:szCs w:val="16"/>
        </w:rPr>
        <w:t xml:space="preserve">1 &lt;- </w:t>
      </w:r>
      <w:proofErr w:type="spellStart"/>
      <w:r w:rsidRPr="00004C95">
        <w:rPr>
          <w:rFonts w:ascii="Courier New" w:eastAsia="Times New Roman" w:hAnsi="Courier New" w:cs="Courier New"/>
          <w:b/>
          <w:bCs/>
          <w:sz w:val="16"/>
          <w:szCs w:val="16"/>
        </w:rPr>
        <w:t>do.call</w:t>
      </w:r>
      <w:proofErr w:type="spellEnd"/>
      <w:r w:rsidRPr="00004C95">
        <w:rPr>
          <w:rFonts w:ascii="Courier New" w:eastAsia="Times New Roman" w:hAnsi="Courier New" w:cs="Courier New"/>
          <w:b/>
          <w:bCs/>
          <w:sz w:val="16"/>
          <w:szCs w:val="16"/>
        </w:rPr>
        <w:t xml:space="preserve">("c", </w:t>
      </w:r>
      <w:proofErr w:type="spellStart"/>
      <w:r w:rsidRPr="00004C95">
        <w:rPr>
          <w:rFonts w:ascii="Courier New" w:eastAsia="Times New Roman" w:hAnsi="Courier New" w:cs="Courier New"/>
          <w:b/>
          <w:bCs/>
          <w:sz w:val="16"/>
          <w:szCs w:val="16"/>
        </w:rPr>
        <w:t>lapply</w:t>
      </w:r>
      <w:proofErr w:type="spellEnd"/>
      <w:r w:rsidRPr="00004C95">
        <w:rPr>
          <w:rFonts w:ascii="Courier New" w:eastAsia="Times New Roman" w:hAnsi="Courier New" w:cs="Courier New"/>
          <w:b/>
          <w:bCs/>
          <w:sz w:val="16"/>
          <w:szCs w:val="16"/>
        </w:rPr>
        <w:t>(n.pop1, function(x) mean(summary(x)$</w:t>
      </w:r>
      <w:proofErr w:type="spellStart"/>
      <w:r w:rsidRPr="00004C95">
        <w:rPr>
          <w:rFonts w:ascii="Courier New" w:eastAsia="Times New Roman" w:hAnsi="Courier New" w:cs="Courier New"/>
          <w:b/>
          <w:bCs/>
          <w:sz w:val="16"/>
          <w:szCs w:val="16"/>
        </w:rPr>
        <w:t>Hexp</w:t>
      </w:r>
      <w:proofErr w:type="spellEnd"/>
      <w:r w:rsidRPr="00004C95">
        <w:rPr>
          <w:rFonts w:ascii="Courier New" w:eastAsia="Times New Roman" w:hAnsi="Courier New" w:cs="Courier New"/>
          <w:b/>
          <w:bCs/>
          <w:sz w:val="16"/>
          <w:szCs w:val="16"/>
        </w:rPr>
        <w:t>)))</w:t>
      </w:r>
    </w:p>
    <w:p w14:paraId="5157F007"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mean.hexp</w:t>
      </w:r>
      <w:proofErr w:type="gramEnd"/>
      <w:r w:rsidRPr="00004C95">
        <w:rPr>
          <w:rFonts w:ascii="Courier New" w:eastAsia="Times New Roman" w:hAnsi="Courier New" w:cs="Courier New"/>
          <w:b/>
          <w:bCs/>
          <w:sz w:val="16"/>
          <w:szCs w:val="16"/>
        </w:rPr>
        <w:t xml:space="preserve">2 &lt;- </w:t>
      </w:r>
      <w:proofErr w:type="spellStart"/>
      <w:r w:rsidRPr="00004C95">
        <w:rPr>
          <w:rFonts w:ascii="Courier New" w:eastAsia="Times New Roman" w:hAnsi="Courier New" w:cs="Courier New"/>
          <w:b/>
          <w:bCs/>
          <w:sz w:val="16"/>
          <w:szCs w:val="16"/>
        </w:rPr>
        <w:t>do.call</w:t>
      </w:r>
      <w:proofErr w:type="spellEnd"/>
      <w:r w:rsidRPr="00004C95">
        <w:rPr>
          <w:rFonts w:ascii="Courier New" w:eastAsia="Times New Roman" w:hAnsi="Courier New" w:cs="Courier New"/>
          <w:b/>
          <w:bCs/>
          <w:sz w:val="16"/>
          <w:szCs w:val="16"/>
        </w:rPr>
        <w:t xml:space="preserve">("c", </w:t>
      </w:r>
      <w:proofErr w:type="spellStart"/>
      <w:r w:rsidRPr="00004C95">
        <w:rPr>
          <w:rFonts w:ascii="Courier New" w:eastAsia="Times New Roman" w:hAnsi="Courier New" w:cs="Courier New"/>
          <w:b/>
          <w:bCs/>
          <w:sz w:val="16"/>
          <w:szCs w:val="16"/>
        </w:rPr>
        <w:t>lapply</w:t>
      </w:r>
      <w:proofErr w:type="spellEnd"/>
      <w:r w:rsidRPr="00004C95">
        <w:rPr>
          <w:rFonts w:ascii="Courier New" w:eastAsia="Times New Roman" w:hAnsi="Courier New" w:cs="Courier New"/>
          <w:b/>
          <w:bCs/>
          <w:sz w:val="16"/>
          <w:szCs w:val="16"/>
        </w:rPr>
        <w:t>(n.pop2, function(x) mean(summary(x)$</w:t>
      </w:r>
      <w:proofErr w:type="spellStart"/>
      <w:r w:rsidRPr="00004C95">
        <w:rPr>
          <w:rFonts w:ascii="Courier New" w:eastAsia="Times New Roman" w:hAnsi="Courier New" w:cs="Courier New"/>
          <w:b/>
          <w:bCs/>
          <w:sz w:val="16"/>
          <w:szCs w:val="16"/>
        </w:rPr>
        <w:t>Hexp</w:t>
      </w:r>
      <w:proofErr w:type="spellEnd"/>
      <w:r w:rsidRPr="00004C95">
        <w:rPr>
          <w:rFonts w:ascii="Courier New" w:eastAsia="Times New Roman" w:hAnsi="Courier New" w:cs="Courier New"/>
          <w:b/>
          <w:bCs/>
          <w:sz w:val="16"/>
          <w:szCs w:val="16"/>
        </w:rPr>
        <w:t xml:space="preserve">)))  </w:t>
      </w:r>
    </w:p>
    <w:p w14:paraId="35A02AD7"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mean.hexp</w:t>
      </w:r>
      <w:proofErr w:type="gramEnd"/>
      <w:r w:rsidRPr="00004C95">
        <w:rPr>
          <w:rFonts w:ascii="Courier New" w:eastAsia="Times New Roman" w:hAnsi="Courier New" w:cs="Courier New"/>
          <w:b/>
          <w:bCs/>
          <w:sz w:val="16"/>
          <w:szCs w:val="16"/>
        </w:rPr>
        <w:t>1[</w:t>
      </w:r>
      <w:proofErr w:type="spellStart"/>
      <w:r w:rsidRPr="00004C95">
        <w:rPr>
          <w:rFonts w:ascii="Courier New" w:eastAsia="Times New Roman" w:hAnsi="Courier New" w:cs="Courier New"/>
          <w:b/>
          <w:bCs/>
          <w:sz w:val="16"/>
          <w:szCs w:val="16"/>
        </w:rPr>
        <w:t>is.nan</w:t>
      </w:r>
      <w:proofErr w:type="spellEnd"/>
      <w:r w:rsidRPr="00004C95">
        <w:rPr>
          <w:rFonts w:ascii="Courier New" w:eastAsia="Times New Roman" w:hAnsi="Courier New" w:cs="Courier New"/>
          <w:b/>
          <w:bCs/>
          <w:sz w:val="16"/>
          <w:szCs w:val="16"/>
        </w:rPr>
        <w:t>(mean.hexp1)] &lt;- NA</w:t>
      </w:r>
    </w:p>
    <w:p w14:paraId="5C983BF7"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mean.hexp</w:t>
      </w:r>
      <w:proofErr w:type="gramEnd"/>
      <w:r w:rsidRPr="00004C95">
        <w:rPr>
          <w:rFonts w:ascii="Courier New" w:eastAsia="Times New Roman" w:hAnsi="Courier New" w:cs="Courier New"/>
          <w:b/>
          <w:bCs/>
          <w:sz w:val="16"/>
          <w:szCs w:val="16"/>
        </w:rPr>
        <w:t>2[</w:t>
      </w:r>
      <w:proofErr w:type="spellStart"/>
      <w:r w:rsidRPr="00004C95">
        <w:rPr>
          <w:rFonts w:ascii="Courier New" w:eastAsia="Times New Roman" w:hAnsi="Courier New" w:cs="Courier New"/>
          <w:b/>
          <w:bCs/>
          <w:sz w:val="16"/>
          <w:szCs w:val="16"/>
        </w:rPr>
        <w:t>is.nan</w:t>
      </w:r>
      <w:proofErr w:type="spellEnd"/>
      <w:r w:rsidRPr="00004C95">
        <w:rPr>
          <w:rFonts w:ascii="Courier New" w:eastAsia="Times New Roman" w:hAnsi="Courier New" w:cs="Courier New"/>
          <w:b/>
          <w:bCs/>
          <w:sz w:val="16"/>
          <w:szCs w:val="16"/>
        </w:rPr>
        <w:t xml:space="preserve">(mean.hexp2)] &lt;- NA  </w:t>
      </w:r>
    </w:p>
    <w:p w14:paraId="574165F8"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r w:rsidRPr="00004C95">
        <w:rPr>
          <w:rFonts w:ascii="Courier New" w:eastAsia="Times New Roman" w:hAnsi="Courier New" w:cs="Courier New"/>
          <w:b/>
          <w:bCs/>
          <w:sz w:val="16"/>
          <w:szCs w:val="16"/>
        </w:rPr>
        <w:t>simple_diff</w:t>
      </w:r>
      <w:proofErr w:type="spellEnd"/>
      <w:r w:rsidRPr="00004C95">
        <w:rPr>
          <w:rFonts w:ascii="Courier New" w:eastAsia="Times New Roman" w:hAnsi="Courier New" w:cs="Courier New"/>
          <w:b/>
          <w:bCs/>
          <w:sz w:val="16"/>
          <w:szCs w:val="16"/>
        </w:rPr>
        <w:t xml:space="preserve"> &lt;- </w:t>
      </w:r>
      <w:proofErr w:type="gramStart"/>
      <w:r w:rsidRPr="00004C95">
        <w:rPr>
          <w:rFonts w:ascii="Courier New" w:eastAsia="Times New Roman" w:hAnsi="Courier New" w:cs="Courier New"/>
          <w:b/>
          <w:bCs/>
          <w:sz w:val="16"/>
          <w:szCs w:val="16"/>
        </w:rPr>
        <w:t>mean.hexp</w:t>
      </w:r>
      <w:proofErr w:type="gramEnd"/>
      <w:r w:rsidRPr="00004C95">
        <w:rPr>
          <w:rFonts w:ascii="Courier New" w:eastAsia="Times New Roman" w:hAnsi="Courier New" w:cs="Courier New"/>
          <w:b/>
          <w:bCs/>
          <w:sz w:val="16"/>
          <w:szCs w:val="16"/>
        </w:rPr>
        <w:t>2 - mean.hexp1</w:t>
      </w:r>
    </w:p>
    <w:p w14:paraId="02F1C2E0"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 Please only take note of the sign of this difference, not the absolute value</w:t>
      </w:r>
    </w:p>
    <w:p w14:paraId="0FCDAE72"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output &lt;- </w:t>
      </w:r>
      <w:proofErr w:type="gramStart"/>
      <w:r w:rsidRPr="00004C95">
        <w:rPr>
          <w:rFonts w:ascii="Courier New" w:eastAsia="Times New Roman" w:hAnsi="Courier New" w:cs="Courier New"/>
          <w:b/>
          <w:bCs/>
          <w:sz w:val="16"/>
          <w:szCs w:val="16"/>
        </w:rPr>
        <w:t>list(</w:t>
      </w:r>
      <w:proofErr w:type="gramEnd"/>
      <w:r w:rsidRPr="00004C95">
        <w:rPr>
          <w:rFonts w:ascii="Courier New" w:eastAsia="Times New Roman" w:hAnsi="Courier New" w:cs="Courier New"/>
          <w:b/>
          <w:bCs/>
          <w:sz w:val="16"/>
          <w:szCs w:val="16"/>
        </w:rPr>
        <w:t xml:space="preserve">TBI = </w:t>
      </w:r>
      <w:proofErr w:type="spellStart"/>
      <w:r w:rsidRPr="00004C95">
        <w:rPr>
          <w:rFonts w:ascii="Courier New" w:eastAsia="Times New Roman" w:hAnsi="Courier New" w:cs="Courier New"/>
          <w:b/>
          <w:bCs/>
          <w:sz w:val="16"/>
          <w:szCs w:val="16"/>
        </w:rPr>
        <w:t>dis.ref</w:t>
      </w:r>
      <w:proofErr w:type="spellEnd"/>
      <w:r w:rsidRPr="00004C95">
        <w:rPr>
          <w:rFonts w:ascii="Courier New" w:eastAsia="Times New Roman" w:hAnsi="Courier New" w:cs="Courier New"/>
          <w:b/>
          <w:bCs/>
          <w:sz w:val="16"/>
          <w:szCs w:val="16"/>
        </w:rPr>
        <w:t xml:space="preserve">, </w:t>
      </w:r>
      <w:proofErr w:type="spellStart"/>
      <w:r w:rsidRPr="00004C95">
        <w:rPr>
          <w:rFonts w:ascii="Courier New" w:eastAsia="Times New Roman" w:hAnsi="Courier New" w:cs="Courier New"/>
          <w:b/>
          <w:bCs/>
          <w:sz w:val="16"/>
          <w:szCs w:val="16"/>
        </w:rPr>
        <w:t>p.TBI</w:t>
      </w:r>
      <w:proofErr w:type="spellEnd"/>
      <w:r w:rsidRPr="00004C95">
        <w:rPr>
          <w:rFonts w:ascii="Courier New" w:eastAsia="Times New Roman" w:hAnsi="Courier New" w:cs="Courier New"/>
          <w:b/>
          <w:bCs/>
          <w:sz w:val="16"/>
          <w:szCs w:val="16"/>
        </w:rPr>
        <w:t xml:space="preserve"> = </w:t>
      </w:r>
      <w:proofErr w:type="spellStart"/>
      <w:r w:rsidRPr="00004C95">
        <w:rPr>
          <w:rFonts w:ascii="Courier New" w:eastAsia="Times New Roman" w:hAnsi="Courier New" w:cs="Courier New"/>
          <w:b/>
          <w:bCs/>
          <w:sz w:val="16"/>
          <w:szCs w:val="16"/>
        </w:rPr>
        <w:t>p.dist</w:t>
      </w:r>
      <w:proofErr w:type="spellEnd"/>
      <w:r w:rsidRPr="00004C95">
        <w:rPr>
          <w:rFonts w:ascii="Courier New" w:eastAsia="Times New Roman" w:hAnsi="Courier New" w:cs="Courier New"/>
          <w:b/>
          <w:bCs/>
          <w:sz w:val="16"/>
          <w:szCs w:val="16"/>
        </w:rPr>
        <w:t xml:space="preserve">, </w:t>
      </w:r>
      <w:proofErr w:type="spellStart"/>
      <w:r w:rsidRPr="00004C95">
        <w:rPr>
          <w:rFonts w:ascii="Courier New" w:eastAsia="Times New Roman" w:hAnsi="Courier New" w:cs="Courier New"/>
          <w:b/>
          <w:bCs/>
          <w:sz w:val="16"/>
          <w:szCs w:val="16"/>
        </w:rPr>
        <w:t>p.adj</w:t>
      </w:r>
      <w:proofErr w:type="spellEnd"/>
      <w:r w:rsidRPr="00004C95">
        <w:rPr>
          <w:rFonts w:ascii="Courier New" w:eastAsia="Times New Roman" w:hAnsi="Courier New" w:cs="Courier New"/>
          <w:b/>
          <w:bCs/>
          <w:sz w:val="16"/>
          <w:szCs w:val="16"/>
        </w:rPr>
        <w:t xml:space="preserve"> = </w:t>
      </w:r>
      <w:proofErr w:type="spellStart"/>
      <w:r w:rsidRPr="00004C95">
        <w:rPr>
          <w:rFonts w:ascii="Courier New" w:eastAsia="Times New Roman" w:hAnsi="Courier New" w:cs="Courier New"/>
          <w:b/>
          <w:bCs/>
          <w:sz w:val="16"/>
          <w:szCs w:val="16"/>
        </w:rPr>
        <w:t>p.adj</w:t>
      </w:r>
      <w:proofErr w:type="spellEnd"/>
      <w:r w:rsidRPr="00004C95">
        <w:rPr>
          <w:rFonts w:ascii="Courier New" w:eastAsia="Times New Roman" w:hAnsi="Courier New" w:cs="Courier New"/>
          <w:b/>
          <w:bCs/>
          <w:sz w:val="16"/>
          <w:szCs w:val="16"/>
        </w:rPr>
        <w:t xml:space="preserve">, </w:t>
      </w:r>
      <w:proofErr w:type="spellStart"/>
      <w:r w:rsidRPr="00004C95">
        <w:rPr>
          <w:rFonts w:ascii="Courier New" w:eastAsia="Times New Roman" w:hAnsi="Courier New" w:cs="Courier New"/>
          <w:b/>
          <w:bCs/>
          <w:sz w:val="16"/>
          <w:szCs w:val="16"/>
        </w:rPr>
        <w:t>gainloss</w:t>
      </w:r>
      <w:proofErr w:type="spellEnd"/>
      <w:r w:rsidRPr="00004C95">
        <w:rPr>
          <w:rFonts w:ascii="Courier New" w:eastAsia="Times New Roman" w:hAnsi="Courier New" w:cs="Courier New"/>
          <w:b/>
          <w:bCs/>
          <w:sz w:val="16"/>
          <w:szCs w:val="16"/>
        </w:rPr>
        <w:t xml:space="preserve"> = </w:t>
      </w:r>
      <w:proofErr w:type="spellStart"/>
      <w:r w:rsidRPr="00004C95">
        <w:rPr>
          <w:rFonts w:ascii="Courier New" w:eastAsia="Times New Roman" w:hAnsi="Courier New" w:cs="Courier New"/>
          <w:b/>
          <w:bCs/>
          <w:sz w:val="16"/>
          <w:szCs w:val="16"/>
        </w:rPr>
        <w:t>simple_diff</w:t>
      </w:r>
      <w:proofErr w:type="spellEnd"/>
      <w:r w:rsidRPr="00004C95">
        <w:rPr>
          <w:rFonts w:ascii="Courier New" w:eastAsia="Times New Roman" w:hAnsi="Courier New" w:cs="Courier New"/>
          <w:b/>
          <w:bCs/>
          <w:sz w:val="16"/>
          <w:szCs w:val="16"/>
        </w:rPr>
        <w:t>[</w:t>
      </w:r>
      <w:proofErr w:type="spellStart"/>
      <w:r w:rsidRPr="00004C95">
        <w:rPr>
          <w:rFonts w:ascii="Courier New" w:eastAsia="Times New Roman" w:hAnsi="Courier New" w:cs="Courier New"/>
          <w:b/>
          <w:bCs/>
          <w:sz w:val="16"/>
          <w:szCs w:val="16"/>
        </w:rPr>
        <w:t>p.adj</w:t>
      </w:r>
      <w:proofErr w:type="spellEnd"/>
      <w:r w:rsidRPr="00004C95">
        <w:rPr>
          <w:rFonts w:ascii="Courier New" w:eastAsia="Times New Roman" w:hAnsi="Courier New" w:cs="Courier New"/>
          <w:b/>
          <w:bCs/>
          <w:sz w:val="16"/>
          <w:szCs w:val="16"/>
        </w:rPr>
        <w:t xml:space="preserve"> &lt; </w:t>
      </w:r>
      <w:proofErr w:type="spellStart"/>
      <w:r w:rsidRPr="00004C95">
        <w:rPr>
          <w:rFonts w:ascii="Courier New" w:eastAsia="Times New Roman" w:hAnsi="Courier New" w:cs="Courier New"/>
          <w:b/>
          <w:bCs/>
          <w:sz w:val="16"/>
          <w:szCs w:val="16"/>
        </w:rPr>
        <w:t>thresh_for_GL</w:t>
      </w:r>
      <w:proofErr w:type="spellEnd"/>
      <w:r w:rsidRPr="00004C95">
        <w:rPr>
          <w:rFonts w:ascii="Courier New" w:eastAsia="Times New Roman" w:hAnsi="Courier New" w:cs="Courier New"/>
          <w:b/>
          <w:bCs/>
          <w:sz w:val="16"/>
          <w:szCs w:val="16"/>
        </w:rPr>
        <w:t xml:space="preserve">])  </w:t>
      </w:r>
    </w:p>
    <w:p w14:paraId="60A9FF31"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class(output) &lt;- "TGI"  </w:t>
      </w:r>
    </w:p>
    <w:p w14:paraId="74AFD8FC"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return(output)</w:t>
      </w:r>
    </w:p>
    <w:p w14:paraId="192421C0"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w:t>
      </w:r>
    </w:p>
    <w:p w14:paraId="1A2F934D"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55AA5830" w14:textId="77777777" w:rsidR="00F267BC" w:rsidRPr="00004C95" w:rsidRDefault="00F267BC" w:rsidP="00760250">
      <w:pPr>
        <w:widowControl w:val="0"/>
        <w:autoSpaceDE w:val="0"/>
        <w:autoSpaceDN w:val="0"/>
        <w:adjustRightInd w:val="0"/>
        <w:spacing w:before="240" w:after="240" w:line="276" w:lineRule="auto"/>
      </w:pPr>
    </w:p>
    <w:sectPr w:rsidR="00F267BC" w:rsidRPr="00004C95" w:rsidSect="00813CD6">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Patrick" w:date="2020-11-20T11:20:00Z" w:initials="P">
    <w:p w14:paraId="22DFAFBA" w14:textId="3C5B8204" w:rsidR="00283F14" w:rsidRPr="00F73A5E" w:rsidRDefault="00283F14" w:rsidP="00F73A5E">
      <w:r>
        <w:rPr>
          <w:rStyle w:val="Marquedecommentaire"/>
        </w:rPr>
        <w:annotationRef/>
      </w:r>
      <w:r>
        <w:t>Extend this paragraph is needed to refresh us on the biology / conservation/ genetic questions.</w:t>
      </w:r>
    </w:p>
    <w:p w14:paraId="6E453F0C" w14:textId="7A652EBC" w:rsidR="00283F14" w:rsidRDefault="00283F14">
      <w:pPr>
        <w:pStyle w:val="Commentaire"/>
      </w:pPr>
    </w:p>
  </w:comment>
  <w:comment w:id="3" w:author="Patrick" w:date="2020-11-20T11:45:00Z" w:initials="P">
    <w:p w14:paraId="5546C1CA" w14:textId="41E7F678" w:rsidR="00283F14" w:rsidRDefault="00283F14">
      <w:pPr>
        <w:pStyle w:val="Commentaire"/>
      </w:pPr>
      <w:r>
        <w:rPr>
          <w:rStyle w:val="Marquedecommentaire"/>
        </w:rPr>
        <w:annotationRef/>
      </w:r>
      <w:r>
        <w:t>Rewrite. This is confounding a series of ides. Dispersal is an integral component of the concept of “functional connectivity”. I do no agree that varying dispersal is a “proxy” for connectivity. It is a separate thing. More nuance is required here – I suggest you step back and reconsider what it is you really want to say</w:t>
      </w:r>
    </w:p>
  </w:comment>
  <w:comment w:id="4" w:author="Patrick" w:date="2020-11-20T11:50:00Z" w:initials="P">
    <w:p w14:paraId="5FEEC94A" w14:textId="76179FDD" w:rsidR="00283F14" w:rsidRDefault="00283F14">
      <w:pPr>
        <w:pStyle w:val="Commentaire"/>
      </w:pPr>
      <w:r>
        <w:rPr>
          <w:rStyle w:val="Marquedecommentaire"/>
        </w:rPr>
        <w:annotationRef/>
      </w:r>
      <w:r>
        <w:t xml:space="preserve">Is that biologically reasonable? Some concrete examples would be useful here. </w:t>
      </w:r>
    </w:p>
  </w:comment>
  <w:comment w:id="5" w:author="Patrick" w:date="2020-11-20T11:50:00Z" w:initials="P">
    <w:p w14:paraId="53DF1EDC" w14:textId="707FE2C3" w:rsidR="00283F14" w:rsidRDefault="00283F14">
      <w:pPr>
        <w:pStyle w:val="Commentaire"/>
      </w:pPr>
      <w:r>
        <w:rPr>
          <w:rStyle w:val="Marquedecommentaire"/>
        </w:rPr>
        <w:annotationRef/>
      </w:r>
      <w:r>
        <w:t xml:space="preserve">Plat – what are you really trying to say? Can you be more explicit </w:t>
      </w:r>
      <w:proofErr w:type="spellStart"/>
      <w:r>
        <w:t>wrt</w:t>
      </w:r>
      <w:proofErr w:type="spellEnd"/>
      <w:r>
        <w:t xml:space="preserve"> the following sentence?</w:t>
      </w:r>
    </w:p>
  </w:comment>
  <w:comment w:id="6" w:author="Patrick" w:date="2020-11-20T11:51:00Z" w:initials="P">
    <w:p w14:paraId="4AF81463" w14:textId="28EC50E6" w:rsidR="00283F14" w:rsidRDefault="00283F14">
      <w:pPr>
        <w:pStyle w:val="Commentaire"/>
      </w:pPr>
      <w:r>
        <w:rPr>
          <w:rStyle w:val="Marquedecommentaire"/>
        </w:rPr>
        <w:annotationRef/>
      </w:r>
      <w:r>
        <w:t>Vague – what does this mean? – please revise / expand / clarify this SA / scale section</w:t>
      </w:r>
    </w:p>
  </w:comment>
  <w:comment w:id="7" w:author="Patrick" w:date="2020-11-20T11:52:00Z" w:initials="P">
    <w:p w14:paraId="05457B85" w14:textId="7E73AEE9" w:rsidR="00283F14" w:rsidRDefault="00283F14">
      <w:pPr>
        <w:pStyle w:val="Commentaire"/>
      </w:pPr>
      <w:r>
        <w:rPr>
          <w:rStyle w:val="Marquedecommentaire"/>
        </w:rPr>
        <w:annotationRef/>
      </w:r>
      <w:r>
        <w:t>Two ideas that don’t flow here – rewrite and clarify your meaning</w:t>
      </w:r>
    </w:p>
  </w:comment>
  <w:comment w:id="9" w:author="Patrick" w:date="2020-11-20T11:59:00Z" w:initials="P">
    <w:p w14:paraId="1A2DB7FE" w14:textId="6543A45C" w:rsidR="00283F14" w:rsidRDefault="00283F14">
      <w:pPr>
        <w:pStyle w:val="Commentaire"/>
      </w:pPr>
      <w:r>
        <w:rPr>
          <w:rStyle w:val="Marquedecommentaire"/>
        </w:rPr>
        <w:annotationRef/>
      </w:r>
      <w:r>
        <w:t>What’s the solution here?</w:t>
      </w:r>
    </w:p>
  </w:comment>
  <w:comment w:id="13" w:author="Patrick" w:date="2020-11-20T12:55:00Z" w:initials="P">
    <w:p w14:paraId="60186C01" w14:textId="26D6FBD0" w:rsidR="00283F14" w:rsidRDefault="00283F14">
      <w:pPr>
        <w:pStyle w:val="Commentaire"/>
      </w:pPr>
      <w:r>
        <w:rPr>
          <w:rStyle w:val="Marquedecommentaire"/>
        </w:rPr>
        <w:annotationRef/>
      </w:r>
      <w:r>
        <w:t>Need to restate the issue here – biology /conservation / genetics</w:t>
      </w:r>
    </w:p>
  </w:comment>
  <w:comment w:id="14" w:author="Patrick" w:date="2020-11-20T12:58:00Z" w:initials="P">
    <w:p w14:paraId="7D625CE6" w14:textId="34A899B6" w:rsidR="00283F14" w:rsidRDefault="00283F14">
      <w:pPr>
        <w:pStyle w:val="Commentaire"/>
      </w:pPr>
      <w:r>
        <w:rPr>
          <w:rStyle w:val="Marquedecommentaire"/>
        </w:rPr>
        <w:annotationRef/>
      </w:r>
      <w:r>
        <w:t>Reconsider error bars here as they overlap enough that we can’t really take anything away from it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453F0C" w15:done="0"/>
  <w15:commentEx w15:paraId="5546C1CA" w15:done="0"/>
  <w15:commentEx w15:paraId="5FEEC94A" w15:done="0"/>
  <w15:commentEx w15:paraId="53DF1EDC" w15:done="0"/>
  <w15:commentEx w15:paraId="4AF81463" w15:done="0"/>
  <w15:commentEx w15:paraId="05457B85" w15:done="0"/>
  <w15:commentEx w15:paraId="1A2DB7FE" w15:done="0"/>
  <w15:commentEx w15:paraId="60186C01" w15:done="0"/>
  <w15:commentEx w15:paraId="7D625C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46CE4" w16cex:dateUtc="2020-10-29T04:19:00Z"/>
  <w16cex:commentExtensible w16cex:durableId="2341E170" w16cex:dateUtc="2020-10-27T05:59:00Z"/>
  <w16cex:commentExtensible w16cex:durableId="23450EC8" w16cex:dateUtc="2020-10-29T15:50:00Z"/>
  <w16cex:commentExtensible w16cex:durableId="23446FA2" w16cex:dateUtc="2020-10-29T04:30:00Z"/>
  <w16cex:commentExtensible w16cex:durableId="2344717F" w16cex:dateUtc="2020-10-29T04:38:00Z"/>
  <w16cex:commentExtensible w16cex:durableId="234470E2" w16cex:dateUtc="2020-10-29T04:36:00Z"/>
  <w16cex:commentExtensible w16cex:durableId="2344736D" w16cex:dateUtc="2020-10-29T04:47:00Z"/>
  <w16cex:commentExtensible w16cex:durableId="23447226" w16cex:dateUtc="2020-10-29T04:41:00Z"/>
  <w16cex:commentExtensible w16cex:durableId="2344FFE9" w16cex:dateUtc="2020-10-29T14:46:00Z"/>
  <w16cex:commentExtensible w16cex:durableId="2344EFFD" w16cex:dateUtc="2020-10-29T13:38:00Z"/>
  <w16cex:commentExtensible w16cex:durableId="2341DE30" w16cex:dateUtc="2020-10-27T05:45:00Z"/>
  <w16cex:commentExtensible w16cex:durableId="2345D5EA" w16cex:dateUtc="2020-10-30T05:59:00Z"/>
  <w16cex:commentExtensible w16cex:durableId="2345DC0C" w16cex:dateUtc="2020-10-30T06: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03497E" w16cid:durableId="23621A7D"/>
  <w16cid:commentId w16cid:paraId="31980838" w16cid:durableId="23621AD5"/>
  <w16cid:commentId w16cid:paraId="302C1E27" w16cid:durableId="23621B1C"/>
  <w16cid:commentId w16cid:paraId="66AF4A60" w16cid:durableId="23621B68"/>
  <w16cid:commentId w16cid:paraId="7CA2C093" w16cid:durableId="23621B8F"/>
  <w16cid:commentId w16cid:paraId="4AEA0DFB" w16cid:durableId="23621C81"/>
  <w16cid:commentId w16cid:paraId="5492EEC1" w16cid:durableId="23621CA1"/>
  <w16cid:commentId w16cid:paraId="2291BE6A" w16cid:durableId="23621CB0"/>
  <w16cid:commentId w16cid:paraId="4572F308" w16cid:durableId="23621F69"/>
  <w16cid:commentId w16cid:paraId="36859A59" w16cid:durableId="23622026"/>
  <w16cid:commentId w16cid:paraId="7D5F0065" w16cid:durableId="2362211F"/>
  <w16cid:commentId w16cid:paraId="0E9EAF45" w16cid:durableId="2362214B"/>
  <w16cid:commentId w16cid:paraId="59BE7F45" w16cid:durableId="23622211"/>
  <w16cid:commentId w16cid:paraId="22FADEA0" w16cid:durableId="2362223E"/>
  <w16cid:commentId w16cid:paraId="2E815BA2" w16cid:durableId="2362226C"/>
  <w16cid:commentId w16cid:paraId="6F590A9B" w16cid:durableId="236222F7"/>
  <w16cid:commentId w16cid:paraId="79CCC89B" w16cid:durableId="2362230F"/>
  <w16cid:commentId w16cid:paraId="5B83874B" w16cid:durableId="2362243E"/>
  <w16cid:commentId w16cid:paraId="2AB10957" w16cid:durableId="2362241F"/>
  <w16cid:commentId w16cid:paraId="5438072D" w16cid:durableId="23622445"/>
  <w16cid:commentId w16cid:paraId="632E5765" w16cid:durableId="236224A8"/>
  <w16cid:commentId w16cid:paraId="6E453F0C" w16cid:durableId="2362250A"/>
  <w16cid:commentId w16cid:paraId="22CB4791" w16cid:durableId="2362286E"/>
  <w16cid:commentId w16cid:paraId="7ED36D32" w16cid:durableId="236228A6"/>
  <w16cid:commentId w16cid:paraId="00053A58" w16cid:durableId="236228C8"/>
  <w16cid:commentId w16cid:paraId="756E0F4E" w16cid:durableId="236228D2"/>
  <w16cid:commentId w16cid:paraId="5546C1CA" w16cid:durableId="23622ACC"/>
  <w16cid:commentId w16cid:paraId="0F21173A" w16cid:durableId="23622BA5"/>
  <w16cid:commentId w16cid:paraId="5FEEC94A" w16cid:durableId="23622BFD"/>
  <w16cid:commentId w16cid:paraId="53DF1EDC" w16cid:durableId="23622C1A"/>
  <w16cid:commentId w16cid:paraId="4AF81463" w16cid:durableId="23622C37"/>
  <w16cid:commentId w16cid:paraId="05457B85" w16cid:durableId="23622C70"/>
  <w16cid:commentId w16cid:paraId="2B026E49" w16cid:durableId="23622C84"/>
  <w16cid:commentId w16cid:paraId="7B357A4E" w16cid:durableId="23622DAF"/>
  <w16cid:commentId w16cid:paraId="7D1CC6FB" w16cid:durableId="23622DBC"/>
  <w16cid:commentId w16cid:paraId="1A2DB7FE" w16cid:durableId="23622E32"/>
  <w16cid:commentId w16cid:paraId="489BA8A9" w16cid:durableId="23623A8F"/>
  <w16cid:commentId w16cid:paraId="07B62FB6" w16cid:durableId="23623A88"/>
  <w16cid:commentId w16cid:paraId="63772C73" w16cid:durableId="23623ADC"/>
  <w16cid:commentId w16cid:paraId="190F903C" w16cid:durableId="23623B13"/>
  <w16cid:commentId w16cid:paraId="60186C01" w16cid:durableId="23623B24"/>
  <w16cid:commentId w16cid:paraId="33F039E7" w16cid:durableId="23623B40"/>
  <w16cid:commentId w16cid:paraId="5B5CA8C3" w16cid:durableId="23623B91"/>
  <w16cid:commentId w16cid:paraId="7D625CE6" w16cid:durableId="23623BDE"/>
  <w16cid:commentId w16cid:paraId="1EEE3E2D" w16cid:durableId="23623C16"/>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5E7A63" w14:textId="77777777" w:rsidR="002F0D8A" w:rsidRDefault="002F0D8A">
      <w:pPr>
        <w:spacing w:after="0" w:line="240" w:lineRule="auto"/>
      </w:pPr>
      <w:r>
        <w:separator/>
      </w:r>
    </w:p>
  </w:endnote>
  <w:endnote w:type="continuationSeparator" w:id="0">
    <w:p w14:paraId="024BA3D0" w14:textId="77777777" w:rsidR="002F0D8A" w:rsidRDefault="002F0D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1723703"/>
      <w:docPartObj>
        <w:docPartGallery w:val="Page Numbers (Bottom of Page)"/>
        <w:docPartUnique/>
      </w:docPartObj>
    </w:sdtPr>
    <w:sdtContent>
      <w:p w14:paraId="733C9AA0" w14:textId="4C57570E" w:rsidR="00283F14" w:rsidRDefault="00283F14">
        <w:pPr>
          <w:pStyle w:val="Pieddepage"/>
          <w:jc w:val="right"/>
        </w:pPr>
        <w:r>
          <w:fldChar w:fldCharType="begin"/>
        </w:r>
        <w:r>
          <w:instrText>PAGE   \* MERGEFORMAT</w:instrText>
        </w:r>
        <w:r>
          <w:fldChar w:fldCharType="separate"/>
        </w:r>
        <w:r w:rsidR="002200BB" w:rsidRPr="002200BB">
          <w:rPr>
            <w:noProof/>
            <w:lang w:val="fr-FR"/>
          </w:rPr>
          <w:t>24</w:t>
        </w:r>
        <w:r>
          <w:fldChar w:fldCharType="end"/>
        </w:r>
      </w:p>
    </w:sdtContent>
  </w:sdt>
  <w:p w14:paraId="7704DB3E" w14:textId="77777777" w:rsidR="00283F14" w:rsidRDefault="00283F14">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58BBEC" w14:textId="77777777" w:rsidR="002F0D8A" w:rsidRDefault="002F0D8A">
      <w:pPr>
        <w:spacing w:after="0" w:line="240" w:lineRule="auto"/>
      </w:pPr>
      <w:r>
        <w:separator/>
      </w:r>
    </w:p>
  </w:footnote>
  <w:footnote w:type="continuationSeparator" w:id="0">
    <w:p w14:paraId="30E51F25" w14:textId="77777777" w:rsidR="002F0D8A" w:rsidRDefault="002F0D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25F"/>
    <w:multiLevelType w:val="hybridMultilevel"/>
    <w:tmpl w:val="17C43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D38"/>
    <w:multiLevelType w:val="hybridMultilevel"/>
    <w:tmpl w:val="46102C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466D"/>
    <w:multiLevelType w:val="hybridMultilevel"/>
    <w:tmpl w:val="5D1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5F0775"/>
    <w:multiLevelType w:val="hybridMultilevel"/>
    <w:tmpl w:val="7D34C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F11F58"/>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6749B3"/>
    <w:multiLevelType w:val="hybridMultilevel"/>
    <w:tmpl w:val="05DC27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B58DB"/>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820833"/>
    <w:multiLevelType w:val="hybridMultilevel"/>
    <w:tmpl w:val="9FB6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1"/>
  </w:num>
  <w:num w:numId="5">
    <w:abstractNumId w:val="6"/>
  </w:num>
  <w:num w:numId="6">
    <w:abstractNumId w:val="4"/>
  </w:num>
  <w:num w:numId="7">
    <w:abstractNumId w:val="5"/>
  </w:num>
  <w:num w:numId="8">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rick">
    <w15:presenceInfo w15:providerId="None" w15:userId="Pat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bc0NTQ2NTI0szAwt7RQ0lEKTi0uzszPAykwqQUA8Ve7cSwAAAA="/>
  </w:docVars>
  <w:rsids>
    <w:rsidRoot w:val="00760250"/>
    <w:rsid w:val="00004C95"/>
    <w:rsid w:val="00075041"/>
    <w:rsid w:val="000760B8"/>
    <w:rsid w:val="00092D01"/>
    <w:rsid w:val="0009604A"/>
    <w:rsid w:val="00097F4D"/>
    <w:rsid w:val="000A4BFD"/>
    <w:rsid w:val="000A5AB5"/>
    <w:rsid w:val="000D1E1F"/>
    <w:rsid w:val="000D5772"/>
    <w:rsid w:val="000E305B"/>
    <w:rsid w:val="000E71FA"/>
    <w:rsid w:val="000F3023"/>
    <w:rsid w:val="000F679A"/>
    <w:rsid w:val="0010149D"/>
    <w:rsid w:val="00102C15"/>
    <w:rsid w:val="00103ECA"/>
    <w:rsid w:val="00112BD5"/>
    <w:rsid w:val="00120A52"/>
    <w:rsid w:val="00120F86"/>
    <w:rsid w:val="001226C2"/>
    <w:rsid w:val="0012281A"/>
    <w:rsid w:val="001353C0"/>
    <w:rsid w:val="00141DB8"/>
    <w:rsid w:val="00146198"/>
    <w:rsid w:val="0016435E"/>
    <w:rsid w:val="001660F4"/>
    <w:rsid w:val="00167885"/>
    <w:rsid w:val="001729A4"/>
    <w:rsid w:val="00182E94"/>
    <w:rsid w:val="001832D6"/>
    <w:rsid w:val="001926A6"/>
    <w:rsid w:val="001950C0"/>
    <w:rsid w:val="001A5C1D"/>
    <w:rsid w:val="001B506C"/>
    <w:rsid w:val="001B6501"/>
    <w:rsid w:val="001C7C1F"/>
    <w:rsid w:val="001C7F75"/>
    <w:rsid w:val="001E0427"/>
    <w:rsid w:val="001E62F8"/>
    <w:rsid w:val="001E7EEF"/>
    <w:rsid w:val="001F0EBA"/>
    <w:rsid w:val="001F1335"/>
    <w:rsid w:val="001F1504"/>
    <w:rsid w:val="001F331B"/>
    <w:rsid w:val="002035C8"/>
    <w:rsid w:val="00211EB6"/>
    <w:rsid w:val="00213A41"/>
    <w:rsid w:val="002200BB"/>
    <w:rsid w:val="00232423"/>
    <w:rsid w:val="002354FB"/>
    <w:rsid w:val="0024700E"/>
    <w:rsid w:val="00247C3F"/>
    <w:rsid w:val="002570DB"/>
    <w:rsid w:val="00257F8F"/>
    <w:rsid w:val="00260A84"/>
    <w:rsid w:val="00273D55"/>
    <w:rsid w:val="00281661"/>
    <w:rsid w:val="002826FE"/>
    <w:rsid w:val="00282B66"/>
    <w:rsid w:val="002835AF"/>
    <w:rsid w:val="00283F14"/>
    <w:rsid w:val="00293AD0"/>
    <w:rsid w:val="002B7403"/>
    <w:rsid w:val="002C09F6"/>
    <w:rsid w:val="002C5FC2"/>
    <w:rsid w:val="002C6102"/>
    <w:rsid w:val="002E5FED"/>
    <w:rsid w:val="002F0D8A"/>
    <w:rsid w:val="002F2FCA"/>
    <w:rsid w:val="002F4AF9"/>
    <w:rsid w:val="002F76EF"/>
    <w:rsid w:val="003033F4"/>
    <w:rsid w:val="00307C0B"/>
    <w:rsid w:val="00312CAE"/>
    <w:rsid w:val="00312DA7"/>
    <w:rsid w:val="00312F87"/>
    <w:rsid w:val="00321B50"/>
    <w:rsid w:val="00321C72"/>
    <w:rsid w:val="003237FC"/>
    <w:rsid w:val="00330557"/>
    <w:rsid w:val="0033100C"/>
    <w:rsid w:val="00342978"/>
    <w:rsid w:val="003541EA"/>
    <w:rsid w:val="003552BE"/>
    <w:rsid w:val="00357901"/>
    <w:rsid w:val="0037043A"/>
    <w:rsid w:val="00372656"/>
    <w:rsid w:val="00372E64"/>
    <w:rsid w:val="00373800"/>
    <w:rsid w:val="00374D51"/>
    <w:rsid w:val="00386761"/>
    <w:rsid w:val="003932BE"/>
    <w:rsid w:val="003932F7"/>
    <w:rsid w:val="0039542F"/>
    <w:rsid w:val="003C632F"/>
    <w:rsid w:val="003D300D"/>
    <w:rsid w:val="003F751E"/>
    <w:rsid w:val="00400D4B"/>
    <w:rsid w:val="00402889"/>
    <w:rsid w:val="00406754"/>
    <w:rsid w:val="00407A85"/>
    <w:rsid w:val="00415FF5"/>
    <w:rsid w:val="00420A57"/>
    <w:rsid w:val="0042387A"/>
    <w:rsid w:val="00423CCF"/>
    <w:rsid w:val="00436FC5"/>
    <w:rsid w:val="00467966"/>
    <w:rsid w:val="00497087"/>
    <w:rsid w:val="004B1B7D"/>
    <w:rsid w:val="004B50FE"/>
    <w:rsid w:val="004C03D0"/>
    <w:rsid w:val="004C3D58"/>
    <w:rsid w:val="004C4099"/>
    <w:rsid w:val="004C6358"/>
    <w:rsid w:val="004C7618"/>
    <w:rsid w:val="004D0FC0"/>
    <w:rsid w:val="004D288B"/>
    <w:rsid w:val="004D40A0"/>
    <w:rsid w:val="004D51F7"/>
    <w:rsid w:val="004D7280"/>
    <w:rsid w:val="004E0547"/>
    <w:rsid w:val="004E0ED9"/>
    <w:rsid w:val="004E2B73"/>
    <w:rsid w:val="004E760A"/>
    <w:rsid w:val="005040E6"/>
    <w:rsid w:val="00505EF3"/>
    <w:rsid w:val="00520DE3"/>
    <w:rsid w:val="00522C76"/>
    <w:rsid w:val="00530F04"/>
    <w:rsid w:val="00542C26"/>
    <w:rsid w:val="00545C37"/>
    <w:rsid w:val="00560CDE"/>
    <w:rsid w:val="00563238"/>
    <w:rsid w:val="00563D88"/>
    <w:rsid w:val="00566EA1"/>
    <w:rsid w:val="00571D95"/>
    <w:rsid w:val="00571DB9"/>
    <w:rsid w:val="00584F70"/>
    <w:rsid w:val="00591466"/>
    <w:rsid w:val="005967C0"/>
    <w:rsid w:val="005A30DA"/>
    <w:rsid w:val="005D1254"/>
    <w:rsid w:val="005D2C9D"/>
    <w:rsid w:val="005D3CF7"/>
    <w:rsid w:val="005D42F5"/>
    <w:rsid w:val="005E2D5A"/>
    <w:rsid w:val="005F5B9D"/>
    <w:rsid w:val="0060134C"/>
    <w:rsid w:val="00607FA6"/>
    <w:rsid w:val="00610EB2"/>
    <w:rsid w:val="00611F57"/>
    <w:rsid w:val="0062227C"/>
    <w:rsid w:val="00630537"/>
    <w:rsid w:val="006344AD"/>
    <w:rsid w:val="006350AA"/>
    <w:rsid w:val="00642165"/>
    <w:rsid w:val="006427C8"/>
    <w:rsid w:val="00661D0F"/>
    <w:rsid w:val="00661F5A"/>
    <w:rsid w:val="0066270C"/>
    <w:rsid w:val="00663566"/>
    <w:rsid w:val="00674E94"/>
    <w:rsid w:val="00681B1E"/>
    <w:rsid w:val="00685CAF"/>
    <w:rsid w:val="006A5420"/>
    <w:rsid w:val="006A6EC4"/>
    <w:rsid w:val="006B5C38"/>
    <w:rsid w:val="006B754C"/>
    <w:rsid w:val="006C61A0"/>
    <w:rsid w:val="006C763E"/>
    <w:rsid w:val="006D106B"/>
    <w:rsid w:val="006D298E"/>
    <w:rsid w:val="006D3730"/>
    <w:rsid w:val="006D5381"/>
    <w:rsid w:val="006E4879"/>
    <w:rsid w:val="006F18ED"/>
    <w:rsid w:val="006F542F"/>
    <w:rsid w:val="00702045"/>
    <w:rsid w:val="0072384A"/>
    <w:rsid w:val="00733D61"/>
    <w:rsid w:val="007350D1"/>
    <w:rsid w:val="0073615E"/>
    <w:rsid w:val="00743421"/>
    <w:rsid w:val="0075022C"/>
    <w:rsid w:val="00750ED1"/>
    <w:rsid w:val="0075244A"/>
    <w:rsid w:val="007571D8"/>
    <w:rsid w:val="00760250"/>
    <w:rsid w:val="00760311"/>
    <w:rsid w:val="00766D58"/>
    <w:rsid w:val="00767288"/>
    <w:rsid w:val="007674B3"/>
    <w:rsid w:val="00774E9E"/>
    <w:rsid w:val="007823C3"/>
    <w:rsid w:val="00785D57"/>
    <w:rsid w:val="00790332"/>
    <w:rsid w:val="00793678"/>
    <w:rsid w:val="007A704E"/>
    <w:rsid w:val="007B49AC"/>
    <w:rsid w:val="007C1503"/>
    <w:rsid w:val="007E1BCB"/>
    <w:rsid w:val="007E58D0"/>
    <w:rsid w:val="008047D5"/>
    <w:rsid w:val="00806B39"/>
    <w:rsid w:val="00810109"/>
    <w:rsid w:val="00813CD6"/>
    <w:rsid w:val="008164C6"/>
    <w:rsid w:val="00837F70"/>
    <w:rsid w:val="008437C5"/>
    <w:rsid w:val="00853581"/>
    <w:rsid w:val="00854848"/>
    <w:rsid w:val="00882757"/>
    <w:rsid w:val="00885596"/>
    <w:rsid w:val="00892E6C"/>
    <w:rsid w:val="00897B4B"/>
    <w:rsid w:val="008A6924"/>
    <w:rsid w:val="008B55A9"/>
    <w:rsid w:val="008B6142"/>
    <w:rsid w:val="008B6CEE"/>
    <w:rsid w:val="008C196C"/>
    <w:rsid w:val="008C52CB"/>
    <w:rsid w:val="008D3C82"/>
    <w:rsid w:val="008D64C5"/>
    <w:rsid w:val="008E7320"/>
    <w:rsid w:val="008F7B96"/>
    <w:rsid w:val="009024A7"/>
    <w:rsid w:val="00902C68"/>
    <w:rsid w:val="00920011"/>
    <w:rsid w:val="00930E75"/>
    <w:rsid w:val="009325F1"/>
    <w:rsid w:val="00934E52"/>
    <w:rsid w:val="009360E2"/>
    <w:rsid w:val="00936FFD"/>
    <w:rsid w:val="0093724D"/>
    <w:rsid w:val="009421F4"/>
    <w:rsid w:val="0095640F"/>
    <w:rsid w:val="00960101"/>
    <w:rsid w:val="00960F13"/>
    <w:rsid w:val="0097250E"/>
    <w:rsid w:val="00986514"/>
    <w:rsid w:val="00987C26"/>
    <w:rsid w:val="00995DAE"/>
    <w:rsid w:val="00996F04"/>
    <w:rsid w:val="009A3FF7"/>
    <w:rsid w:val="009A5032"/>
    <w:rsid w:val="009C1731"/>
    <w:rsid w:val="009C6F01"/>
    <w:rsid w:val="009E7F87"/>
    <w:rsid w:val="009F1D3A"/>
    <w:rsid w:val="009F57A2"/>
    <w:rsid w:val="00A01E9A"/>
    <w:rsid w:val="00A12CA2"/>
    <w:rsid w:val="00A151AE"/>
    <w:rsid w:val="00A22F69"/>
    <w:rsid w:val="00A2346E"/>
    <w:rsid w:val="00A25E03"/>
    <w:rsid w:val="00A3681C"/>
    <w:rsid w:val="00A44B87"/>
    <w:rsid w:val="00A452BF"/>
    <w:rsid w:val="00A5327E"/>
    <w:rsid w:val="00A53E10"/>
    <w:rsid w:val="00A622EE"/>
    <w:rsid w:val="00A63C10"/>
    <w:rsid w:val="00A732A2"/>
    <w:rsid w:val="00A86EBE"/>
    <w:rsid w:val="00AA602F"/>
    <w:rsid w:val="00AB1190"/>
    <w:rsid w:val="00AB3923"/>
    <w:rsid w:val="00AB7B1C"/>
    <w:rsid w:val="00AD0F7A"/>
    <w:rsid w:val="00AF3FEB"/>
    <w:rsid w:val="00B04106"/>
    <w:rsid w:val="00B06290"/>
    <w:rsid w:val="00B1324D"/>
    <w:rsid w:val="00B2536B"/>
    <w:rsid w:val="00B25E2C"/>
    <w:rsid w:val="00B26B6F"/>
    <w:rsid w:val="00B32E80"/>
    <w:rsid w:val="00B32F09"/>
    <w:rsid w:val="00B362E2"/>
    <w:rsid w:val="00B46C5C"/>
    <w:rsid w:val="00B71807"/>
    <w:rsid w:val="00B71DCD"/>
    <w:rsid w:val="00B74424"/>
    <w:rsid w:val="00B751B5"/>
    <w:rsid w:val="00B75611"/>
    <w:rsid w:val="00B90E47"/>
    <w:rsid w:val="00B94A15"/>
    <w:rsid w:val="00B96282"/>
    <w:rsid w:val="00B96666"/>
    <w:rsid w:val="00BB457C"/>
    <w:rsid w:val="00BB4BA1"/>
    <w:rsid w:val="00BB62E2"/>
    <w:rsid w:val="00BC1797"/>
    <w:rsid w:val="00BD0358"/>
    <w:rsid w:val="00BD5B94"/>
    <w:rsid w:val="00BE1555"/>
    <w:rsid w:val="00BF7348"/>
    <w:rsid w:val="00C003E2"/>
    <w:rsid w:val="00C05AA5"/>
    <w:rsid w:val="00C10151"/>
    <w:rsid w:val="00C11409"/>
    <w:rsid w:val="00C131FE"/>
    <w:rsid w:val="00C14AE5"/>
    <w:rsid w:val="00C154AF"/>
    <w:rsid w:val="00C15F40"/>
    <w:rsid w:val="00C221ED"/>
    <w:rsid w:val="00C333C4"/>
    <w:rsid w:val="00C500E9"/>
    <w:rsid w:val="00C517D1"/>
    <w:rsid w:val="00C51AD2"/>
    <w:rsid w:val="00C66A6C"/>
    <w:rsid w:val="00C8233C"/>
    <w:rsid w:val="00C8505E"/>
    <w:rsid w:val="00C93EB0"/>
    <w:rsid w:val="00C9762D"/>
    <w:rsid w:val="00CA5670"/>
    <w:rsid w:val="00CB36E0"/>
    <w:rsid w:val="00CB44DC"/>
    <w:rsid w:val="00CB74D9"/>
    <w:rsid w:val="00CC40C2"/>
    <w:rsid w:val="00CC5DA6"/>
    <w:rsid w:val="00CD1CD6"/>
    <w:rsid w:val="00CE46BB"/>
    <w:rsid w:val="00CE721C"/>
    <w:rsid w:val="00CF19A1"/>
    <w:rsid w:val="00CF7127"/>
    <w:rsid w:val="00D23160"/>
    <w:rsid w:val="00D25990"/>
    <w:rsid w:val="00D50D33"/>
    <w:rsid w:val="00D6569F"/>
    <w:rsid w:val="00D71F68"/>
    <w:rsid w:val="00D7237E"/>
    <w:rsid w:val="00D729EF"/>
    <w:rsid w:val="00D96FBB"/>
    <w:rsid w:val="00DA57B8"/>
    <w:rsid w:val="00DB7399"/>
    <w:rsid w:val="00DC4F17"/>
    <w:rsid w:val="00DE246A"/>
    <w:rsid w:val="00DE34CB"/>
    <w:rsid w:val="00E073E3"/>
    <w:rsid w:val="00E1722B"/>
    <w:rsid w:val="00E244CD"/>
    <w:rsid w:val="00E36565"/>
    <w:rsid w:val="00E40D21"/>
    <w:rsid w:val="00E60FBF"/>
    <w:rsid w:val="00E86979"/>
    <w:rsid w:val="00E91AEC"/>
    <w:rsid w:val="00EA200B"/>
    <w:rsid w:val="00EA3B07"/>
    <w:rsid w:val="00EA50A6"/>
    <w:rsid w:val="00EA75BE"/>
    <w:rsid w:val="00EB1BC5"/>
    <w:rsid w:val="00EB2A52"/>
    <w:rsid w:val="00EB35CD"/>
    <w:rsid w:val="00EC12D4"/>
    <w:rsid w:val="00EC2235"/>
    <w:rsid w:val="00EC4F00"/>
    <w:rsid w:val="00EE5414"/>
    <w:rsid w:val="00F02545"/>
    <w:rsid w:val="00F0559D"/>
    <w:rsid w:val="00F0618B"/>
    <w:rsid w:val="00F0721A"/>
    <w:rsid w:val="00F118CE"/>
    <w:rsid w:val="00F122CB"/>
    <w:rsid w:val="00F14201"/>
    <w:rsid w:val="00F2600A"/>
    <w:rsid w:val="00F267BC"/>
    <w:rsid w:val="00F31651"/>
    <w:rsid w:val="00F3259E"/>
    <w:rsid w:val="00F32BEE"/>
    <w:rsid w:val="00F43570"/>
    <w:rsid w:val="00F61846"/>
    <w:rsid w:val="00F716F2"/>
    <w:rsid w:val="00F73A5E"/>
    <w:rsid w:val="00F7572C"/>
    <w:rsid w:val="00F75ADD"/>
    <w:rsid w:val="00F76398"/>
    <w:rsid w:val="00F80082"/>
    <w:rsid w:val="00F855A4"/>
    <w:rsid w:val="00F85D23"/>
    <w:rsid w:val="00F91703"/>
    <w:rsid w:val="00F922BF"/>
    <w:rsid w:val="00F94105"/>
    <w:rsid w:val="00FA735E"/>
    <w:rsid w:val="00FB7E3E"/>
    <w:rsid w:val="00FC726D"/>
    <w:rsid w:val="00FD1A16"/>
    <w:rsid w:val="00FD4CF4"/>
    <w:rsid w:val="00FD4F7E"/>
    <w:rsid w:val="00FD54C9"/>
    <w:rsid w:val="00FD7C1C"/>
    <w:rsid w:val="00FE48FB"/>
    <w:rsid w:val="00FE705A"/>
    <w:rsid w:val="00FF1AA4"/>
    <w:rsid w:val="00FF45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19FA9"/>
  <w15:docId w15:val="{C914B643-E10D-4E8B-BD82-2ED4ED198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0250"/>
  </w:style>
  <w:style w:type="paragraph" w:styleId="Titre1">
    <w:name w:val="heading 1"/>
    <w:basedOn w:val="Normal"/>
    <w:next w:val="Normal"/>
    <w:link w:val="Titre1Car"/>
    <w:uiPriority w:val="9"/>
    <w:qFormat/>
    <w:rsid w:val="001C7C1F"/>
    <w:pPr>
      <w:spacing w:after="0" w:line="480" w:lineRule="auto"/>
      <w:outlineLvl w:val="0"/>
    </w:pPr>
    <w:rPr>
      <w:rFonts w:ascii="Times New Roman" w:eastAsia="Times New Roman" w:hAnsi="Times New Roman" w:cs="Times New Roman"/>
      <w:b/>
      <w:sz w:val="24"/>
      <w:szCs w:val="24"/>
    </w:rPr>
  </w:style>
  <w:style w:type="paragraph" w:styleId="Titre2">
    <w:name w:val="heading 2"/>
    <w:basedOn w:val="Normal"/>
    <w:next w:val="Normal"/>
    <w:link w:val="Titre2Car"/>
    <w:uiPriority w:val="9"/>
    <w:unhideWhenUsed/>
    <w:qFormat/>
    <w:rsid w:val="001C7C1F"/>
    <w:pPr>
      <w:spacing w:after="0" w:line="480" w:lineRule="auto"/>
      <w:outlineLvl w:val="1"/>
    </w:pPr>
    <w:rPr>
      <w:rFonts w:ascii="Times New Roman" w:hAnsi="Times New Roman" w:cs="Times New Roman"/>
      <w:i/>
      <w:sz w:val="24"/>
      <w:szCs w:val="24"/>
      <w:lang w:val="en-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760250"/>
    <w:rPr>
      <w:color w:val="0563C1" w:themeColor="hyperlink"/>
      <w:u w:val="single"/>
    </w:rPr>
  </w:style>
  <w:style w:type="table" w:styleId="Grilledutableau">
    <w:name w:val="Table Grid"/>
    <w:basedOn w:val="TableauNormal"/>
    <w:uiPriority w:val="39"/>
    <w:rsid w:val="007602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60250"/>
    <w:pPr>
      <w:ind w:left="720"/>
      <w:contextualSpacing/>
    </w:pPr>
  </w:style>
  <w:style w:type="character" w:styleId="Marquedecommentaire">
    <w:name w:val="annotation reference"/>
    <w:basedOn w:val="Policepardfaut"/>
    <w:uiPriority w:val="99"/>
    <w:semiHidden/>
    <w:unhideWhenUsed/>
    <w:rsid w:val="00760250"/>
    <w:rPr>
      <w:sz w:val="16"/>
      <w:szCs w:val="16"/>
    </w:rPr>
  </w:style>
  <w:style w:type="paragraph" w:styleId="Commentaire">
    <w:name w:val="annotation text"/>
    <w:basedOn w:val="Normal"/>
    <w:link w:val="CommentaireCar"/>
    <w:uiPriority w:val="99"/>
    <w:unhideWhenUsed/>
    <w:rsid w:val="00760250"/>
    <w:pPr>
      <w:spacing w:line="240" w:lineRule="auto"/>
    </w:pPr>
    <w:rPr>
      <w:sz w:val="20"/>
      <w:szCs w:val="20"/>
    </w:rPr>
  </w:style>
  <w:style w:type="character" w:customStyle="1" w:styleId="CommentaireCar">
    <w:name w:val="Commentaire Car"/>
    <w:basedOn w:val="Policepardfaut"/>
    <w:link w:val="Commentaire"/>
    <w:uiPriority w:val="99"/>
    <w:rsid w:val="00760250"/>
    <w:rPr>
      <w:sz w:val="20"/>
      <w:szCs w:val="20"/>
    </w:rPr>
  </w:style>
  <w:style w:type="paragraph" w:styleId="Textedebulles">
    <w:name w:val="Balloon Text"/>
    <w:basedOn w:val="Normal"/>
    <w:link w:val="TextedebullesCar"/>
    <w:uiPriority w:val="99"/>
    <w:semiHidden/>
    <w:unhideWhenUsed/>
    <w:rsid w:val="0076025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60250"/>
    <w:rPr>
      <w:rFonts w:ascii="Segoe UI" w:hAnsi="Segoe UI" w:cs="Segoe UI"/>
      <w:sz w:val="18"/>
      <w:szCs w:val="18"/>
    </w:rPr>
  </w:style>
  <w:style w:type="character" w:styleId="Lienhypertextesuivivisit">
    <w:name w:val="FollowedHyperlink"/>
    <w:basedOn w:val="Policepardfaut"/>
    <w:uiPriority w:val="99"/>
    <w:semiHidden/>
    <w:unhideWhenUsed/>
    <w:rsid w:val="00760250"/>
    <w:rPr>
      <w:color w:val="954F72" w:themeColor="followedHyperlink"/>
      <w:u w:val="single"/>
    </w:rPr>
  </w:style>
  <w:style w:type="paragraph" w:styleId="Objetducommentaire">
    <w:name w:val="annotation subject"/>
    <w:basedOn w:val="Commentaire"/>
    <w:next w:val="Commentaire"/>
    <w:link w:val="ObjetducommentaireCar"/>
    <w:uiPriority w:val="99"/>
    <w:semiHidden/>
    <w:unhideWhenUsed/>
    <w:rsid w:val="00760250"/>
    <w:rPr>
      <w:b/>
      <w:bCs/>
    </w:rPr>
  </w:style>
  <w:style w:type="character" w:customStyle="1" w:styleId="ObjetducommentaireCar">
    <w:name w:val="Objet du commentaire Car"/>
    <w:basedOn w:val="CommentaireCar"/>
    <w:link w:val="Objetducommentaire"/>
    <w:uiPriority w:val="99"/>
    <w:semiHidden/>
    <w:rsid w:val="00760250"/>
    <w:rPr>
      <w:b/>
      <w:bCs/>
      <w:sz w:val="20"/>
      <w:szCs w:val="20"/>
    </w:rPr>
  </w:style>
  <w:style w:type="character" w:styleId="Textedelespacerserv">
    <w:name w:val="Placeholder Text"/>
    <w:basedOn w:val="Policepardfaut"/>
    <w:uiPriority w:val="99"/>
    <w:semiHidden/>
    <w:rsid w:val="00760250"/>
    <w:rPr>
      <w:color w:val="808080"/>
    </w:rPr>
  </w:style>
  <w:style w:type="paragraph" w:styleId="En-tte">
    <w:name w:val="header"/>
    <w:basedOn w:val="Normal"/>
    <w:link w:val="En-tteCar"/>
    <w:uiPriority w:val="99"/>
    <w:unhideWhenUsed/>
    <w:rsid w:val="00760250"/>
    <w:pPr>
      <w:tabs>
        <w:tab w:val="center" w:pos="4680"/>
        <w:tab w:val="right" w:pos="9360"/>
      </w:tabs>
      <w:spacing w:after="0" w:line="240" w:lineRule="auto"/>
    </w:pPr>
  </w:style>
  <w:style w:type="character" w:customStyle="1" w:styleId="En-tteCar">
    <w:name w:val="En-tête Car"/>
    <w:basedOn w:val="Policepardfaut"/>
    <w:link w:val="En-tte"/>
    <w:uiPriority w:val="99"/>
    <w:rsid w:val="00760250"/>
  </w:style>
  <w:style w:type="paragraph" w:styleId="Pieddepage">
    <w:name w:val="footer"/>
    <w:basedOn w:val="Normal"/>
    <w:link w:val="PieddepageCar"/>
    <w:uiPriority w:val="99"/>
    <w:unhideWhenUsed/>
    <w:rsid w:val="0076025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760250"/>
  </w:style>
  <w:style w:type="character" w:styleId="Numrodeligne">
    <w:name w:val="line number"/>
    <w:basedOn w:val="Policepardfaut"/>
    <w:uiPriority w:val="99"/>
    <w:semiHidden/>
    <w:unhideWhenUsed/>
    <w:rsid w:val="00760250"/>
  </w:style>
  <w:style w:type="paragraph" w:styleId="Rvision">
    <w:name w:val="Revision"/>
    <w:hidden/>
    <w:uiPriority w:val="99"/>
    <w:semiHidden/>
    <w:rsid w:val="00760250"/>
    <w:pPr>
      <w:spacing w:after="0" w:line="240" w:lineRule="auto"/>
    </w:pPr>
  </w:style>
  <w:style w:type="paragraph" w:styleId="NormalWeb">
    <w:name w:val="Normal (Web)"/>
    <w:basedOn w:val="Normal"/>
    <w:uiPriority w:val="99"/>
    <w:semiHidden/>
    <w:unhideWhenUsed/>
    <w:rsid w:val="00760250"/>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Titre1Car">
    <w:name w:val="Titre 1 Car"/>
    <w:basedOn w:val="Policepardfaut"/>
    <w:link w:val="Titre1"/>
    <w:uiPriority w:val="9"/>
    <w:rsid w:val="001C7C1F"/>
    <w:rPr>
      <w:rFonts w:ascii="Times New Roman" w:eastAsia="Times New Roman" w:hAnsi="Times New Roman" w:cs="Times New Roman"/>
      <w:b/>
      <w:sz w:val="24"/>
      <w:szCs w:val="24"/>
    </w:rPr>
  </w:style>
  <w:style w:type="character" w:customStyle="1" w:styleId="Titre2Car">
    <w:name w:val="Titre 2 Car"/>
    <w:basedOn w:val="Policepardfaut"/>
    <w:link w:val="Titre2"/>
    <w:uiPriority w:val="9"/>
    <w:rsid w:val="001C7C1F"/>
    <w:rPr>
      <w:rFonts w:ascii="Times New Roman" w:hAnsi="Times New Roman" w:cs="Times New Roman"/>
      <w:i/>
      <w:sz w:val="24"/>
      <w:szCs w:val="24"/>
      <w:lang w:val="en-CA"/>
    </w:rPr>
  </w:style>
  <w:style w:type="character" w:customStyle="1" w:styleId="UnresolvedMention">
    <w:name w:val="Unresolved Mention"/>
    <w:basedOn w:val="Policepardfaut"/>
    <w:uiPriority w:val="99"/>
    <w:semiHidden/>
    <w:unhideWhenUsed/>
    <w:rsid w:val="002354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91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wittische@gmail.com" TargetMode="Externa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mputecanada.ca" TargetMode="External"/><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92DE9-4C29-4E23-9E30-C4CCB2C4F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1675</TotalTime>
  <Pages>31</Pages>
  <Words>36369</Words>
  <Characters>207306</Characters>
  <Application>Microsoft Office Word</Application>
  <DocSecurity>0</DocSecurity>
  <Lines>1727</Lines>
  <Paragraphs>486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WITTISCHE</dc:creator>
  <cp:keywords/>
  <dc:description/>
  <cp:lastModifiedBy>Julian WITTISCHE</cp:lastModifiedBy>
  <cp:revision>76</cp:revision>
  <dcterms:created xsi:type="dcterms:W3CDTF">2020-12-30T10:38:00Z</dcterms:created>
  <dcterms:modified xsi:type="dcterms:W3CDTF">2020-12-31T14:32:00Z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http://www.zotero.org/styles/molecular-ecology</vt:lpwstr>
  </property>
  <property fmtid="{D5CDD505-2E9C-101B-9397-08002B2CF9AE}" pid="4" name="Mendeley Unique User Id_1">
    <vt:lpwstr>441c624b-6731-3071-a03e-c2bcec96f8d7</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http://www.zotero.org/styles/ecology</vt:lpwstr>
  </property>
  <property fmtid="{D5CDD505-2E9C-101B-9397-08002B2CF9AE}" pid="12" name="Mendeley Recent Style Name 3_1">
    <vt:lpwstr>Ecology</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http://www.zotero.org/styles/journal-of-ecology</vt:lpwstr>
  </property>
  <property fmtid="{D5CDD505-2E9C-101B-9397-08002B2CF9AE}" pid="16" name="Mendeley Recent Style Name 5_1">
    <vt:lpwstr>Journal of Ecology</vt:lpwstr>
  </property>
  <property fmtid="{D5CDD505-2E9C-101B-9397-08002B2CF9AE}" pid="17" name="Mendeley Recent Style Id 6_1">
    <vt:lpwstr>http://www.zotero.org/styles/molecular-ecology</vt:lpwstr>
  </property>
  <property fmtid="{D5CDD505-2E9C-101B-9397-08002B2CF9AE}" pid="18" name="Mendeley Recent Style Name 6_1">
    <vt:lpwstr>Molecular Ecology</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http://www.zotero.org/styles/plos-biology</vt:lpwstr>
  </property>
  <property fmtid="{D5CDD505-2E9C-101B-9397-08002B2CF9AE}" pid="22" name="Mendeley Recent Style Name 8_1">
    <vt:lpwstr>PLOS Biology</vt:lpwstr>
  </property>
  <property fmtid="{D5CDD505-2E9C-101B-9397-08002B2CF9AE}" pid="23" name="Mendeley Recent Style Id 9_1">
    <vt:lpwstr>http://www.zotero.org/styles/science-of-the-total-environment</vt:lpwstr>
  </property>
  <property fmtid="{D5CDD505-2E9C-101B-9397-08002B2CF9AE}" pid="24" name="Mendeley Recent Style Name 9_1">
    <vt:lpwstr>Science of the Total Environment</vt:lpwstr>
  </property>
</Properties>
</file>