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5D339F" w14:textId="77777777" w:rsidR="00760250" w:rsidRPr="00E244CD" w:rsidRDefault="00760250" w:rsidP="00760250">
      <w:pPr>
        <w:spacing w:before="240" w:after="240" w:line="480" w:lineRule="auto"/>
        <w:rPr>
          <w:rFonts w:ascii="Times New Roman" w:hAnsi="Times New Roman" w:cs="Times New Roman"/>
          <w:sz w:val="24"/>
          <w:szCs w:val="24"/>
        </w:rPr>
      </w:pPr>
      <w:r w:rsidRPr="00E244CD">
        <w:rPr>
          <w:rFonts w:ascii="Times New Roman" w:eastAsia="Times New Roman" w:hAnsi="Times New Roman" w:cs="Times New Roman"/>
          <w:b/>
          <w:bCs/>
          <w:sz w:val="24"/>
          <w:szCs w:val="24"/>
        </w:rPr>
        <w:t>Detecting temporal changes in genetic diversity using limited information: a new tool for molecular ecology studies with repeated samples</w:t>
      </w:r>
      <w:del w:id="0" w:author="Editor" w:date="2020-10-28T22:05:00Z">
        <w:r w:rsidRPr="00E244CD" w:rsidDel="00102C15">
          <w:rPr>
            <w:rFonts w:ascii="Times New Roman" w:eastAsia="Times New Roman" w:hAnsi="Times New Roman" w:cs="Times New Roman"/>
            <w:b/>
            <w:bCs/>
            <w:sz w:val="24"/>
            <w:szCs w:val="24"/>
          </w:rPr>
          <w:delText>.</w:delText>
        </w:r>
      </w:del>
      <w:r w:rsidRPr="00E244CD">
        <w:rPr>
          <w:rFonts w:ascii="Times New Roman" w:eastAsia="Times New Roman" w:hAnsi="Times New Roman" w:cs="Times New Roman"/>
          <w:b/>
          <w:bCs/>
          <w:sz w:val="24"/>
          <w:szCs w:val="24"/>
        </w:rPr>
        <w:t xml:space="preserve"> </w:t>
      </w:r>
    </w:p>
    <w:p w14:paraId="1234A9F8" w14:textId="77777777" w:rsidR="00760250" w:rsidRPr="00E244CD" w:rsidRDefault="00760250" w:rsidP="00760250">
      <w:pPr>
        <w:spacing w:before="240" w:after="240" w:line="276" w:lineRule="auto"/>
        <w:rPr>
          <w:rFonts w:ascii="Times New Roman" w:eastAsia="Times New Roman" w:hAnsi="Times New Roman" w:cs="Times New Roman"/>
          <w:sz w:val="24"/>
          <w:szCs w:val="24"/>
        </w:rPr>
      </w:pPr>
    </w:p>
    <w:p w14:paraId="09693BFB" w14:textId="77777777" w:rsidR="00760250" w:rsidRPr="00E244CD" w:rsidRDefault="00760250" w:rsidP="00760250">
      <w:pPr>
        <w:spacing w:before="240" w:after="240" w:line="276" w:lineRule="auto"/>
        <w:rPr>
          <w:rFonts w:ascii="Times New Roman" w:eastAsia="Times New Roman" w:hAnsi="Times New Roman" w:cs="Times New Roman"/>
          <w:sz w:val="24"/>
          <w:szCs w:val="24"/>
        </w:rPr>
      </w:pPr>
    </w:p>
    <w:p w14:paraId="252EB818" w14:textId="77777777" w:rsidR="00760250" w:rsidRPr="00E244CD" w:rsidRDefault="00760250" w:rsidP="00760250">
      <w:pPr>
        <w:spacing w:before="240" w:after="240" w:line="276" w:lineRule="auto"/>
        <w:rPr>
          <w:rFonts w:ascii="Times New Roman" w:eastAsia="Times New Roman" w:hAnsi="Times New Roman" w:cs="Times New Roman"/>
          <w:sz w:val="24"/>
          <w:szCs w:val="24"/>
        </w:rPr>
      </w:pPr>
    </w:p>
    <w:p w14:paraId="5558069B" w14:textId="4E4F3ACD" w:rsidR="00760250" w:rsidRPr="00E244CD" w:rsidRDefault="00760250" w:rsidP="00EC12D4">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br w:type="page"/>
      </w:r>
      <w:bookmarkStart w:id="1" w:name="_Hlk46493480"/>
    </w:p>
    <w:bookmarkEnd w:id="1"/>
    <w:p w14:paraId="2D025D6C" w14:textId="77777777" w:rsidR="00760250" w:rsidRPr="00E244CD" w:rsidRDefault="00760250">
      <w:pPr>
        <w:pStyle w:val="Heading1"/>
        <w:pPrChange w:id="2" w:author="Editor" w:date="2020-10-29T20:09:00Z">
          <w:pPr>
            <w:spacing w:before="240" w:after="240" w:line="480" w:lineRule="auto"/>
          </w:pPr>
        </w:pPrChange>
      </w:pPr>
      <w:r w:rsidRPr="00E244CD">
        <w:lastRenderedPageBreak/>
        <w:t>INTRODUCTION</w:t>
      </w:r>
    </w:p>
    <w:p w14:paraId="4EC6CE67" w14:textId="07CE8E3B" w:rsidR="00760250" w:rsidRPr="00E244CD" w:rsidRDefault="00760250">
      <w:pPr>
        <w:spacing w:after="0" w:line="480" w:lineRule="auto"/>
        <w:ind w:firstLine="720"/>
        <w:rPr>
          <w:rFonts w:ascii="Times New Roman" w:eastAsia="Times New Roman" w:hAnsi="Times New Roman" w:cs="Times New Roman"/>
          <w:sz w:val="24"/>
          <w:szCs w:val="24"/>
        </w:rPr>
        <w:pPrChange w:id="3" w:author="Editor" w:date="2020-10-29T20:09:00Z">
          <w:pPr>
            <w:spacing w:before="240" w:after="240" w:line="480" w:lineRule="auto"/>
          </w:pPr>
        </w:pPrChange>
      </w:pPr>
      <w:commentRangeStart w:id="4"/>
      <w:r w:rsidRPr="00E244CD">
        <w:rPr>
          <w:rFonts w:ascii="Times New Roman" w:eastAsia="Times New Roman" w:hAnsi="Times New Roman" w:cs="Times New Roman"/>
          <w:sz w:val="24"/>
          <w:szCs w:val="24"/>
        </w:rPr>
        <w:t>Global</w:t>
      </w:r>
      <w:commentRangeEnd w:id="4"/>
      <w:r w:rsidR="008F7B96">
        <w:rPr>
          <w:rStyle w:val="CommentReference"/>
        </w:rPr>
        <w:commentReference w:id="4"/>
      </w:r>
      <w:r w:rsidRPr="00E244CD">
        <w:rPr>
          <w:rFonts w:ascii="Times New Roman" w:eastAsia="Times New Roman" w:hAnsi="Times New Roman" w:cs="Times New Roman"/>
          <w:sz w:val="24"/>
          <w:szCs w:val="24"/>
        </w:rPr>
        <w:t xml:space="preserve"> biodiversity </w:t>
      </w:r>
      <w:del w:id="5" w:author="Editor" w:date="2020-10-26T23:27:00Z">
        <w:r w:rsidRPr="00E244CD" w:rsidDel="00A22F69">
          <w:rPr>
            <w:rFonts w:ascii="Times New Roman" w:eastAsia="Times New Roman" w:hAnsi="Times New Roman" w:cs="Times New Roman"/>
            <w:sz w:val="24"/>
            <w:szCs w:val="24"/>
          </w:rPr>
          <w:delText>in terms</w:delText>
        </w:r>
      </w:del>
      <w:ins w:id="6" w:author="Editor" w:date="2020-10-26T23:27:00Z">
        <w:r w:rsidR="00A22F69" w:rsidRPr="00E244CD">
          <w:rPr>
            <w:rFonts w:ascii="Times New Roman" w:eastAsia="Times New Roman" w:hAnsi="Times New Roman" w:cs="Times New Roman"/>
            <w:sz w:val="24"/>
            <w:szCs w:val="24"/>
          </w:rPr>
          <w:t xml:space="preserve">at the </w:t>
        </w:r>
      </w:ins>
      <w:del w:id="7" w:author="Editor" w:date="2020-10-26T23:27:00Z">
        <w:r w:rsidRPr="00E244CD" w:rsidDel="00A22F69">
          <w:rPr>
            <w:rFonts w:ascii="Times New Roman" w:eastAsia="Times New Roman" w:hAnsi="Times New Roman" w:cs="Times New Roman"/>
            <w:sz w:val="24"/>
            <w:szCs w:val="24"/>
          </w:rPr>
          <w:delText xml:space="preserve"> of </w:delText>
        </w:r>
      </w:del>
      <w:r w:rsidRPr="00E244CD">
        <w:rPr>
          <w:rFonts w:ascii="Times New Roman" w:eastAsia="Times New Roman" w:hAnsi="Times New Roman" w:cs="Times New Roman"/>
          <w:sz w:val="24"/>
          <w:szCs w:val="24"/>
        </w:rPr>
        <w:t>gene</w:t>
      </w:r>
      <w:del w:id="8" w:author="Editor" w:date="2020-10-26T23:27:00Z">
        <w:r w:rsidRPr="00E244CD" w:rsidDel="00A22F69">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species, population</w:t>
      </w:r>
      <w:del w:id="9" w:author="Editor" w:date="2020-10-26T23:27:00Z">
        <w:r w:rsidRPr="00E244CD" w:rsidDel="00A22F69">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and ecosystem</w:t>
      </w:r>
      <w:ins w:id="10" w:author="Editor" w:date="2020-10-26T23:27:00Z">
        <w:r w:rsidR="00A22F69" w:rsidRPr="00E244CD">
          <w:rPr>
            <w:rFonts w:ascii="Times New Roman" w:eastAsia="Times New Roman" w:hAnsi="Times New Roman" w:cs="Times New Roman"/>
            <w:sz w:val="24"/>
            <w:szCs w:val="24"/>
          </w:rPr>
          <w:t xml:space="preserve"> scales</w:t>
        </w:r>
      </w:ins>
      <w:del w:id="11" w:author="Editor" w:date="2020-10-26T23:27:00Z">
        <w:r w:rsidRPr="00E244CD" w:rsidDel="00A22F69">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is being lost at an increasing rate</w:t>
      </w:r>
      <w:ins w:id="12" w:author="Editor" w:date="2020-10-26T23:27:00Z">
        <w:r w:rsidR="00A22F69"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with significant consequences for ecosystem functioning and </w:t>
      </w:r>
      <w:ins w:id="13" w:author="Editor" w:date="2020-10-26T23:27:00Z">
        <w:r w:rsidR="00A22F69" w:rsidRPr="00E244CD">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long</w:t>
      </w:r>
      <w:ins w:id="14" w:author="Editor" w:date="2020-10-26T23:27:00Z">
        <w:r w:rsidR="00A22F69" w:rsidRPr="00E244CD">
          <w:rPr>
            <w:rFonts w:ascii="Times New Roman" w:eastAsia="Times New Roman" w:hAnsi="Times New Roman" w:cs="Times New Roman"/>
            <w:sz w:val="24"/>
            <w:szCs w:val="24"/>
          </w:rPr>
          <w:t>-</w:t>
        </w:r>
      </w:ins>
      <w:del w:id="15" w:author="Editor" w:date="2020-10-26T23:27:00Z">
        <w:r w:rsidRPr="00E244CD" w:rsidDel="00A22F69">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 xml:space="preserve">term viability of the biosphere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{"citationItems":[{"id":"ITEM-1","itemData":{"DOI":"10.1111/eva.12810","ISSN":"1752-4571","abstract":"Genetic variation underpins population fitness and adaptive potential. Thus it plays a key role in any species&amp;#039; probability of long-term persistence, particularly under global climate change. Genetic variation can be lost in a single generation but its replenishment may take hundreds of generations. For that reason safeguarding genetic variation is considered fundamental to maintaining biodiversity, and is an Aichi Target for 2020. As human activities are driving declines in many wild populations, genetic variation is also likely declining. However the magnitude of ongoing genetic variation loss has not been assessed, despite its importance. Here we show a 6 percent decline in within-population genetic variation of wild organisms since the industrial revolution. The erosion of genetic variation has been most severe for island species, with an 18 percent average decline. We also identified several key taxonomic and geographic information gaps that must be urgently addressed. Our results are consistent with single time-point meta-analyses that indicated genetic variation is likely declining. However, our results represent the first confirmation of a global decline, and estimate of the magnitude of the genetic variation lost from wild populations.","author":[{"dropping-particle":"","family":"Leigh","given":"Deborah M.","non-dropping-particle":"","parse-names":false,"suffix":""},{"dropping-particle":"","family":"Hendry","given":"Andrew P.","non-dropping-particle":"","parse-names":false,"suffix":""},{"dropping-particle":"","family":"Vázquez‐Domínguez","given":"Ella","non-dropping-particle":"","parse-names":false,"suffix":""},{"dropping-particle":"","family":"Friesen","given":"Vicki L","non-dropping-particle":"","parse-names":false,"suffix":""}],"container-title":"Evolutionary Applications","id":"ITEM-1","issue":"April","issued":{"date-parts":[["2019"]]},"page":"1-8","title":"Estimated six percent loss of genetic variation in wild populations since the industrial revolution","type":"article-journal"},"uris":["http://www.mendeley.com/documents/?uuid=91c1cbbf-f655-49cd-8943-5c0a434cec6f"]},{"id":"ITEM-2","itemData":{"DOI":"10.1126/science.1251817","abstract":"We live amid a global wave of anthropogenically driven biodiversity loss: species and population extirpations and, critically, declines in local species abundance. Particularly, human impacts on animal biodiversity are an under-recognized form of global environmental change. Among terrestrial vertebrates, 322 species have become extinct since 1500, and populations of the remaining species show 25% average decline in abundance. Invertebrate patterns are equally dire: 67% of monitored populations show 45% mean abundance decline. Such animal declines will cascade onto ecosystem functioning and human well-being. Much remains unknown about this “Anthropocene defaunation”; these knowledge gaps hinder our capacity to predict and limit defaunation impacts. Clearly, however, defaunation is both a pervasive component of the planet’s sixth mass extinction and also a major driver of global ecological change.","author":[{"dropping-particle":"","family":"Dirzo","given":"Rodolfo","non-dropping-particle":"","parse-names":false,"suffix":""},{"dropping-particle":"","family":"Young","given":"Hillary S.","non-dropping-particle":"","parse-names":false,"suffix":""},{"dropping-particle":"","family":"Galetti","given":"Mauro","non-dropping-particle":"","parse-names":false,"suffix":""},{"dropping-particle":"","family":"Ceballos","given":"Gerardo","non-dropping-particle":"","parse-names":false,"suffix":""},{"dropping-particle":"","family":"Isaac","given":"Nich J. B.","non-dropping-particle":"","parse-names":false,"suffix":""},{"dropping-particle":"","family":"Collen","given":"Ben","non-dropping-particle":"","parse-names":false,"suffix":""}],"container-title":"Science","id":"ITEM-2","issue":"6195","issued":{"date-parts":[["2014"]]},"page":"401-406","title":"Defaunation in the Anthropocene","type":"article-journal","volume":"401"},"uris":["http://www.mendeley.com/documents/?uuid=acd9fcfa-d1b8-45c6-8d32-328aefb6c2fe"]},{"id":"ITEM-3","itemData":{"DOI":"10.1111/j.1461-0248.2011.01736.x","ISBN":"0471142905","ISSN":"1461023X","PMID":"22257223","abstract":"Many studies in recent years have investigated the effects of climate change on the future of biodiversity. In this review, we first examine the different possible effects of climate change that can operate at individual, population, species, community, ecosystem and biome scales, notably showing that species can respond to climate change challenges by shifting their climatic niche along three non-exclusive axes: time (e.g. phenology), space (e.g. range) and self (e.g. physiology). Then, we present the principal specificities and caveats of the most common approaches used to estimate future biodiversity at global and sub-continental scales and we synthesise their results. Finally, we highlight several challenges for future research both in theoretical and applied realms. Overall, our review shows that current estimates are very variable, depending on the method, taxonomic group, biodiversity loss metrics, spatial scales and time periods considered. Yet, the majority of models indicate alarming consequences for biodiversity, with the worst-case scenarios leading to extinction rates that would qualify as the sixth mass extinction in the history of the earth.","author":[{"dropping-particle":"","family":"Bellard","given":"Céline","non-dropping-particle":"","parse-names":false,"suffix":""},{"dropping-particle":"","family":"Bertelsmeier","given":"Cleo","non-dropping-particle":"","parse-names":false,"suffix":""},{"dropping-particle":"","family":"Leadley","given":"Paul","non-dropping-particle":"","parse-names":false,"suffix":""},{"dropping-particle":"","family":"Thuiller","given":"Wilfried","non-dropping-particle":"","parse-names":false,"suffix":""},{"dropping-particle":"","family":"Courchamp","given":"Franck","non-dropping-particle":"","parse-names":false,"suffix":""}],"container-title":"Ecology Letters","id":"ITEM-3","issue":"4","issued":{"date-parts":[["2012"]]},"page":"365-377","title":"Impacts of climate change on the future of biodiversity","type":"article-journal","volume":"15"},"uris":["http://www.mendeley.com/documents/?uuid=6edcb743-ffdc-43ab-a618-354e9c4d297a"]}],"mendeley":{"formattedCitation":"[1–3]","plainTextFormattedCitation":"[1–3]","previouslyFormattedCitation":"[1–3]"},"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[1–3]</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Novel monitoring techniques are needed to track these losses and </w:t>
      </w:r>
      <w:del w:id="16" w:author="Editor" w:date="2020-10-26T23:28:00Z">
        <w:r w:rsidRPr="00E244CD" w:rsidDel="00A22F69">
          <w:rPr>
            <w:rFonts w:ascii="Times New Roman" w:eastAsia="Times New Roman" w:hAnsi="Times New Roman" w:cs="Times New Roman"/>
            <w:sz w:val="24"/>
            <w:szCs w:val="24"/>
          </w:rPr>
          <w:delText xml:space="preserve">to </w:delText>
        </w:r>
      </w:del>
      <w:r w:rsidRPr="00E244CD">
        <w:rPr>
          <w:rFonts w:ascii="Times New Roman" w:eastAsia="Times New Roman" w:hAnsi="Times New Roman" w:cs="Times New Roman"/>
          <w:sz w:val="24"/>
          <w:szCs w:val="24"/>
        </w:rPr>
        <w:t xml:space="preserve">inform conservation efforts. </w:t>
      </w:r>
      <w:commentRangeStart w:id="17"/>
      <w:r w:rsidRPr="00E244CD">
        <w:rPr>
          <w:rFonts w:ascii="Times New Roman" w:eastAsia="Times New Roman" w:hAnsi="Times New Roman" w:cs="Times New Roman"/>
          <w:sz w:val="24"/>
          <w:szCs w:val="24"/>
        </w:rPr>
        <w:t>Further</w:t>
      </w:r>
      <w:ins w:id="18" w:author="Editor" w:date="2020-10-29T19:53:00Z">
        <w:r w:rsidR="00B04106">
          <w:rPr>
            <w:rFonts w:ascii="Times New Roman" w:eastAsia="Times New Roman" w:hAnsi="Times New Roman" w:cs="Times New Roman"/>
            <w:sz w:val="24"/>
            <w:szCs w:val="24"/>
          </w:rPr>
          <w:t>more</w:t>
        </w:r>
      </w:ins>
      <w:r w:rsidRPr="00E244CD">
        <w:rPr>
          <w:rFonts w:ascii="Times New Roman" w:eastAsia="Times New Roman" w:hAnsi="Times New Roman" w:cs="Times New Roman"/>
          <w:sz w:val="24"/>
          <w:szCs w:val="24"/>
        </w:rPr>
        <w:t xml:space="preserve">, </w:t>
      </w:r>
      <w:commentRangeStart w:id="19"/>
      <w:del w:id="20" w:author="Editor" w:date="2020-10-28T22:18:00Z">
        <w:r w:rsidRPr="00E244CD" w:rsidDel="00386761">
          <w:rPr>
            <w:rFonts w:ascii="Times New Roman" w:eastAsia="Times New Roman" w:hAnsi="Times New Roman" w:cs="Times New Roman"/>
            <w:sz w:val="24"/>
            <w:szCs w:val="24"/>
          </w:rPr>
          <w:delText>it is</w:delText>
        </w:r>
      </w:del>
      <w:ins w:id="21" w:author="Editor" w:date="2020-10-28T22:18:00Z">
        <w:r w:rsidR="00386761" w:rsidRPr="00E244CD">
          <w:rPr>
            <w:rFonts w:ascii="Times New Roman" w:eastAsia="Times New Roman" w:hAnsi="Times New Roman" w:cs="Times New Roman"/>
            <w:sz w:val="24"/>
            <w:szCs w:val="24"/>
          </w:rPr>
          <w:t>conservation biologists</w:t>
        </w:r>
      </w:ins>
      <w:commentRangeEnd w:id="19"/>
      <w:ins w:id="22" w:author="Editor" w:date="2020-10-28T22:19:00Z">
        <w:r w:rsidR="00386761" w:rsidRPr="00E244CD">
          <w:rPr>
            <w:rStyle w:val="CommentReference"/>
          </w:rPr>
          <w:commentReference w:id="19"/>
        </w:r>
      </w:ins>
      <w:ins w:id="23" w:author="Editor" w:date="2020-10-28T22:18:00Z">
        <w:r w:rsidR="00386761" w:rsidRPr="00E244CD">
          <w:rPr>
            <w:rFonts w:ascii="Times New Roman" w:eastAsia="Times New Roman" w:hAnsi="Times New Roman" w:cs="Times New Roman"/>
            <w:sz w:val="24"/>
            <w:szCs w:val="24"/>
          </w:rPr>
          <w:t xml:space="preserve"> are</w:t>
        </w:r>
      </w:ins>
      <w:r w:rsidRPr="00E244CD">
        <w:rPr>
          <w:rFonts w:ascii="Times New Roman" w:eastAsia="Times New Roman" w:hAnsi="Times New Roman" w:cs="Times New Roman"/>
          <w:sz w:val="24"/>
          <w:szCs w:val="24"/>
        </w:rPr>
        <w:t xml:space="preserve"> </w:t>
      </w:r>
      <w:ins w:id="24" w:author="Editor" w:date="2020-10-28T22:18:00Z">
        <w:r w:rsidR="00386761" w:rsidRPr="00E244CD">
          <w:rPr>
            <w:rFonts w:ascii="Times New Roman" w:eastAsia="Times New Roman" w:hAnsi="Times New Roman" w:cs="Times New Roman"/>
            <w:sz w:val="24"/>
            <w:szCs w:val="24"/>
          </w:rPr>
          <w:t xml:space="preserve">increasingly </w:t>
        </w:r>
      </w:ins>
      <w:del w:id="25" w:author="Editor" w:date="2020-10-28T22:18:00Z">
        <w:r w:rsidRPr="00E244CD" w:rsidDel="00386761">
          <w:rPr>
            <w:rFonts w:ascii="Times New Roman" w:eastAsia="Times New Roman" w:hAnsi="Times New Roman" w:cs="Times New Roman"/>
            <w:sz w:val="24"/>
            <w:szCs w:val="24"/>
          </w:rPr>
          <w:delText xml:space="preserve">recognized </w:delText>
        </w:r>
      </w:del>
      <w:ins w:id="26" w:author="Editor" w:date="2020-10-28T22:18:00Z">
        <w:r w:rsidR="00386761" w:rsidRPr="00E244CD">
          <w:rPr>
            <w:rFonts w:ascii="Times New Roman" w:eastAsia="Times New Roman" w:hAnsi="Times New Roman" w:cs="Times New Roman"/>
            <w:sz w:val="24"/>
            <w:szCs w:val="24"/>
          </w:rPr>
          <w:t>recognizin</w:t>
        </w:r>
      </w:ins>
      <w:ins w:id="27" w:author="Editor" w:date="2020-10-28T22:19:00Z">
        <w:r w:rsidR="00386761" w:rsidRPr="00E244CD">
          <w:rPr>
            <w:rFonts w:ascii="Times New Roman" w:eastAsia="Times New Roman" w:hAnsi="Times New Roman" w:cs="Times New Roman"/>
            <w:sz w:val="24"/>
            <w:szCs w:val="24"/>
          </w:rPr>
          <w:t>g</w:t>
        </w:r>
      </w:ins>
      <w:ins w:id="28" w:author="Editor" w:date="2020-10-28T22:18:00Z">
        <w:r w:rsidR="00386761"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that it is no longer sufficient to study spatial patterns in biodiversity loss at a single point in time</w:t>
      </w:r>
      <w:commentRangeEnd w:id="17"/>
      <w:r w:rsidR="004C3D58" w:rsidRPr="00E244CD">
        <w:rPr>
          <w:rStyle w:val="CommentReference"/>
        </w:rPr>
        <w:commentReference w:id="17"/>
      </w:r>
      <w:r w:rsidRPr="00E244CD">
        <w:rPr>
          <w:rFonts w:ascii="Times New Roman" w:eastAsia="Times New Roman" w:hAnsi="Times New Roman" w:cs="Times New Roman"/>
          <w:sz w:val="24"/>
          <w:szCs w:val="24"/>
        </w:rPr>
        <w:t xml:space="preserve">. Instead, </w:t>
      </w:r>
      <w:del w:id="29" w:author="Editor" w:date="2020-10-26T23:29:00Z">
        <w:r w:rsidRPr="00E244CD" w:rsidDel="00A22F69">
          <w:rPr>
            <w:rFonts w:ascii="Times New Roman" w:eastAsia="Times New Roman" w:hAnsi="Times New Roman" w:cs="Times New Roman"/>
            <w:sz w:val="24"/>
            <w:szCs w:val="24"/>
          </w:rPr>
          <w:delText xml:space="preserve">one must examine </w:delText>
        </w:r>
      </w:del>
      <w:r w:rsidRPr="00E244CD">
        <w:rPr>
          <w:rFonts w:ascii="Times New Roman" w:eastAsia="Times New Roman" w:hAnsi="Times New Roman" w:cs="Times New Roman"/>
          <w:sz w:val="24"/>
          <w:szCs w:val="24"/>
        </w:rPr>
        <w:t xml:space="preserve">trends </w:t>
      </w:r>
      <w:del w:id="30" w:author="Editor" w:date="2020-10-26T23:29:00Z">
        <w:r w:rsidRPr="00E244CD" w:rsidDel="00A22F69">
          <w:rPr>
            <w:rFonts w:ascii="Times New Roman" w:eastAsia="Times New Roman" w:hAnsi="Times New Roman" w:cs="Times New Roman"/>
            <w:sz w:val="24"/>
            <w:szCs w:val="24"/>
          </w:rPr>
          <w:delText xml:space="preserve">and patterns </w:delText>
        </w:r>
      </w:del>
      <w:r w:rsidRPr="00E244CD">
        <w:rPr>
          <w:rFonts w:ascii="Times New Roman" w:eastAsia="Times New Roman" w:hAnsi="Times New Roman" w:cs="Times New Roman"/>
          <w:sz w:val="24"/>
          <w:szCs w:val="24"/>
        </w:rPr>
        <w:t xml:space="preserve">in biodiversity </w:t>
      </w:r>
      <w:del w:id="31" w:author="Editor" w:date="2020-10-26T23:29:00Z">
        <w:r w:rsidRPr="00E244CD" w:rsidDel="00A22F69">
          <w:rPr>
            <w:rFonts w:ascii="Times New Roman" w:eastAsia="Times New Roman" w:hAnsi="Times New Roman" w:cs="Times New Roman"/>
            <w:sz w:val="24"/>
            <w:szCs w:val="24"/>
          </w:rPr>
          <w:delText xml:space="preserve">through </w:delText>
        </w:r>
      </w:del>
      <w:ins w:id="32" w:author="Editor" w:date="2020-10-26T23:29:00Z">
        <w:r w:rsidR="00A22F69" w:rsidRPr="00E244CD">
          <w:rPr>
            <w:rFonts w:ascii="Times New Roman" w:eastAsia="Times New Roman" w:hAnsi="Times New Roman" w:cs="Times New Roman"/>
            <w:sz w:val="24"/>
            <w:szCs w:val="24"/>
          </w:rPr>
          <w:t xml:space="preserve">must be observed across </w:t>
        </w:r>
      </w:ins>
      <w:r w:rsidRPr="00E244CD">
        <w:rPr>
          <w:rFonts w:ascii="Times New Roman" w:eastAsia="Times New Roman" w:hAnsi="Times New Roman" w:cs="Times New Roman"/>
          <w:sz w:val="24"/>
          <w:szCs w:val="24"/>
        </w:rPr>
        <w:t xml:space="preserve">both space and time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[4,5]","plainTextFormattedCitation":"[4,5]","previouslyFormattedCitation":"[4,5]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[4,5]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p>
    <w:p w14:paraId="30F3D853" w14:textId="77777777" w:rsidR="000E71FA" w:rsidRPr="00E244CD" w:rsidRDefault="00B06290">
      <w:pPr>
        <w:spacing w:after="0" w:line="480" w:lineRule="auto"/>
        <w:ind w:firstLine="720"/>
        <w:rPr>
          <w:ins w:id="33" w:author="Editor" w:date="2020-10-29T15:40:00Z"/>
          <w:rFonts w:ascii="Times New Roman" w:eastAsia="Times New Roman" w:hAnsi="Times New Roman" w:cs="Times New Roman"/>
          <w:sz w:val="24"/>
          <w:szCs w:val="24"/>
        </w:rPr>
        <w:pPrChange w:id="34" w:author="Editor" w:date="2020-10-29T20:09:00Z">
          <w:pPr>
            <w:spacing w:before="240" w:after="240" w:line="480" w:lineRule="auto"/>
          </w:pPr>
        </w:pPrChange>
      </w:pPr>
      <w:ins w:id="35" w:author="Editor" w:date="2020-10-27T00:08:00Z">
        <w:r w:rsidRPr="00E244CD">
          <w:rPr>
            <w:rFonts w:ascii="Times New Roman" w:eastAsia="Times New Roman" w:hAnsi="Times New Roman" w:cs="Times New Roman"/>
            <w:sz w:val="24"/>
            <w:szCs w:val="24"/>
          </w:rPr>
          <w:t xml:space="preserve">Information about </w:t>
        </w:r>
      </w:ins>
      <w:del w:id="36" w:author="Editor" w:date="2020-10-27T00:08:00Z">
        <w:r w:rsidR="00760250" w:rsidRPr="00E244CD" w:rsidDel="00B06290">
          <w:rPr>
            <w:rFonts w:ascii="Times New Roman" w:eastAsia="Times New Roman" w:hAnsi="Times New Roman" w:cs="Times New Roman"/>
            <w:sz w:val="24"/>
            <w:szCs w:val="24"/>
          </w:rPr>
          <w:delText>S</w:delText>
        </w:r>
      </w:del>
      <w:ins w:id="37" w:author="Editor" w:date="2020-10-27T00:08:00Z">
        <w:r w:rsidRPr="00E244CD">
          <w:rPr>
            <w:rFonts w:ascii="Times New Roman" w:eastAsia="Times New Roman" w:hAnsi="Times New Roman" w:cs="Times New Roman"/>
            <w:sz w:val="24"/>
            <w:szCs w:val="24"/>
          </w:rPr>
          <w:t>s</w:t>
        </w:r>
      </w:ins>
      <w:r w:rsidR="00760250" w:rsidRPr="00E244CD">
        <w:rPr>
          <w:rFonts w:ascii="Times New Roman" w:eastAsia="Times New Roman" w:hAnsi="Times New Roman" w:cs="Times New Roman"/>
          <w:sz w:val="24"/>
          <w:szCs w:val="24"/>
        </w:rPr>
        <w:t>pati</w:t>
      </w:r>
      <w:ins w:id="38" w:author="Editor" w:date="2020-10-27T00:08:00Z">
        <w:r w:rsidRPr="00E244CD">
          <w:rPr>
            <w:rFonts w:ascii="Times New Roman" w:eastAsia="Times New Roman" w:hAnsi="Times New Roman" w:cs="Times New Roman"/>
            <w:sz w:val="24"/>
            <w:szCs w:val="24"/>
          </w:rPr>
          <w:t>o</w:t>
        </w:r>
      </w:ins>
      <w:del w:id="39" w:author="Editor" w:date="2020-10-27T00:08:00Z">
        <w:r w:rsidR="00760250" w:rsidRPr="00E244CD" w:rsidDel="00B06290">
          <w:rPr>
            <w:rFonts w:ascii="Times New Roman" w:eastAsia="Times New Roman" w:hAnsi="Times New Roman" w:cs="Times New Roman"/>
            <w:sz w:val="24"/>
            <w:szCs w:val="24"/>
          </w:rPr>
          <w:delText xml:space="preserve">al and </w:delText>
        </w:r>
      </w:del>
      <w:r w:rsidR="00760250" w:rsidRPr="00E244CD">
        <w:rPr>
          <w:rFonts w:ascii="Times New Roman" w:eastAsia="Times New Roman" w:hAnsi="Times New Roman" w:cs="Times New Roman"/>
          <w:sz w:val="24"/>
          <w:szCs w:val="24"/>
        </w:rPr>
        <w:t xml:space="preserve">temporal variation in genetic diversity can </w:t>
      </w:r>
      <w:del w:id="40" w:author="Editor" w:date="2020-10-27T00:08:00Z">
        <w:r w:rsidR="00760250" w:rsidRPr="00E244CD" w:rsidDel="00B06290">
          <w:rPr>
            <w:rFonts w:ascii="Times New Roman" w:eastAsia="Times New Roman" w:hAnsi="Times New Roman" w:cs="Times New Roman"/>
            <w:sz w:val="24"/>
            <w:szCs w:val="24"/>
          </w:rPr>
          <w:delText>tell us a great deal</w:delText>
        </w:r>
      </w:del>
      <w:ins w:id="41" w:author="Editor" w:date="2020-10-27T00:08:00Z">
        <w:r w:rsidRPr="00E244CD">
          <w:rPr>
            <w:rFonts w:ascii="Times New Roman" w:eastAsia="Times New Roman" w:hAnsi="Times New Roman" w:cs="Times New Roman"/>
            <w:sz w:val="24"/>
            <w:szCs w:val="24"/>
          </w:rPr>
          <w:t>provide important insights into</w:t>
        </w:r>
      </w:ins>
      <w:del w:id="42" w:author="Editor" w:date="2020-10-27T00:08:00Z">
        <w:r w:rsidR="00760250" w:rsidRPr="00E244CD" w:rsidDel="00B06290">
          <w:rPr>
            <w:rFonts w:ascii="Times New Roman" w:eastAsia="Times New Roman" w:hAnsi="Times New Roman" w:cs="Times New Roman"/>
            <w:sz w:val="24"/>
            <w:szCs w:val="24"/>
          </w:rPr>
          <w:delText xml:space="preserve"> about</w:delText>
        </w:r>
      </w:del>
      <w:r w:rsidR="00760250" w:rsidRPr="00E244CD">
        <w:rPr>
          <w:rFonts w:ascii="Times New Roman" w:hAnsi="Times New Roman" w:cs="Times New Roman"/>
          <w:sz w:val="24"/>
          <w:szCs w:val="24"/>
        </w:rPr>
        <w:t xml:space="preserve"> </w:t>
      </w:r>
      <w:ins w:id="43" w:author="Editor" w:date="2020-10-29T15:17:00Z">
        <w:r w:rsidR="00DB7399" w:rsidRPr="00E244CD">
          <w:rPr>
            <w:rFonts w:ascii="Times New Roman" w:hAnsi="Times New Roman" w:cs="Times New Roman"/>
            <w:sz w:val="24"/>
            <w:szCs w:val="24"/>
          </w:rPr>
          <w:t xml:space="preserve">the connectivity and demographic history of different </w:t>
        </w:r>
      </w:ins>
      <w:r w:rsidR="00760250" w:rsidRPr="00E244CD">
        <w:rPr>
          <w:rFonts w:ascii="Times New Roman" w:hAnsi="Times New Roman" w:cs="Times New Roman"/>
          <w:sz w:val="24"/>
          <w:szCs w:val="24"/>
        </w:rPr>
        <w:t>population</w:t>
      </w:r>
      <w:del w:id="44" w:author="Editor" w:date="2020-10-29T15:17:00Z">
        <w:r w:rsidR="00760250" w:rsidRPr="00E244CD" w:rsidDel="00DB7399">
          <w:rPr>
            <w:rFonts w:ascii="Times New Roman" w:hAnsi="Times New Roman" w:cs="Times New Roman"/>
            <w:sz w:val="24"/>
            <w:szCs w:val="24"/>
          </w:rPr>
          <w:delText xml:space="preserve"> demography and connectivity</w:delText>
        </w:r>
      </w:del>
      <w:ins w:id="45" w:author="Editor" w:date="2020-10-29T15:17:00Z">
        <w:r w:rsidR="00DB7399" w:rsidRPr="00E244CD">
          <w:rPr>
            <w:rFonts w:ascii="Times New Roman" w:hAnsi="Times New Roman" w:cs="Times New Roman"/>
            <w:sz w:val="24"/>
            <w:szCs w:val="24"/>
          </w:rPr>
          <w:t>s</w:t>
        </w:r>
      </w:ins>
      <w:r w:rsidR="00760250" w:rsidRPr="00E244CD">
        <w:rPr>
          <w:rFonts w:ascii="Times New Roman" w:hAnsi="Times New Roman" w:cs="Times New Roman"/>
          <w:sz w:val="24"/>
          <w:szCs w:val="24"/>
        </w:rPr>
        <w:t xml:space="preserve"> </w:t>
      </w:r>
      <w:del w:id="46" w:author="Editor" w:date="2020-10-29T15:19:00Z">
        <w:r w:rsidR="00760250" w:rsidRPr="00E244CD" w:rsidDel="00DB7399">
          <w:rPr>
            <w:rFonts w:ascii="Times New Roman" w:hAnsi="Times New Roman" w:cs="Times New Roman"/>
            <w:sz w:val="24"/>
            <w:szCs w:val="24"/>
          </w:rPr>
          <w:fldChar w:fldCharType="begin" w:fldLock="1"/>
        </w:r>
        <w:r w:rsidR="00760250" w:rsidRPr="00E244CD" w:rsidDel="00DB7399">
          <w:rPr>
            <w:rFonts w:ascii="Times New Roman" w:hAnsi="Times New Roman" w:cs="Times New Roman"/>
            <w:sz w:val="24"/>
            <w:szCs w:val="24"/>
          </w:rPr>
          <w:del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[5,6]","plainTextFormattedCitation":"[5,6]","previouslyFormattedCitation":"[5,6]"},"properties":{"noteIndex":0},"schema":"https://github.com/citation-style-language/schema/raw/master/csl-citation.json"}</w:delInstrText>
        </w:r>
        <w:r w:rsidR="00760250" w:rsidRPr="00E244CD" w:rsidDel="00DB7399">
          <w:rPr>
            <w:rFonts w:ascii="Times New Roman" w:hAnsi="Times New Roman" w:cs="Times New Roman"/>
            <w:sz w:val="24"/>
            <w:szCs w:val="24"/>
          </w:rPr>
          <w:fldChar w:fldCharType="separate"/>
        </w:r>
        <w:r w:rsidR="00760250" w:rsidRPr="00E244CD" w:rsidDel="00DB7399">
          <w:rPr>
            <w:rFonts w:ascii="Times New Roman" w:hAnsi="Times New Roman" w:cs="Times New Roman"/>
            <w:noProof/>
            <w:sz w:val="24"/>
            <w:szCs w:val="24"/>
          </w:rPr>
          <w:delText>[5,6]</w:delText>
        </w:r>
        <w:r w:rsidR="00760250" w:rsidRPr="00E244CD" w:rsidDel="00DB7399">
          <w:rPr>
            <w:rFonts w:ascii="Times New Roman" w:hAnsi="Times New Roman" w:cs="Times New Roman"/>
            <w:sz w:val="24"/>
            <w:szCs w:val="24"/>
          </w:rPr>
          <w:fldChar w:fldCharType="end"/>
        </w:r>
        <w:r w:rsidR="00760250" w:rsidRPr="00E244CD" w:rsidDel="00DB7399">
          <w:rPr>
            <w:rFonts w:ascii="Times New Roman" w:hAnsi="Times New Roman" w:cs="Times New Roman"/>
            <w:sz w:val="24"/>
            <w:szCs w:val="24"/>
          </w:rPr>
          <w:delText>.</w:delText>
        </w:r>
        <w:r w:rsidR="00760250" w:rsidRPr="00E244CD" w:rsidDel="00DB7399">
          <w:rPr>
            <w:rFonts w:ascii="Times New Roman" w:eastAsia="Times New Roman" w:hAnsi="Times New Roman" w:cs="Times New Roman"/>
            <w:sz w:val="24"/>
            <w:szCs w:val="24"/>
          </w:rPr>
          <w:delText xml:space="preserve"> </w:delText>
        </w:r>
      </w:del>
      <w:ins w:id="47" w:author="Editor" w:date="2020-10-29T15:19:00Z">
        <w:r w:rsidR="00DB7399" w:rsidRPr="00E244CD">
          <w:rPr>
            <w:rFonts w:ascii="Times New Roman" w:hAnsi="Times New Roman" w:cs="Times New Roman"/>
            <w:sz w:val="24"/>
            <w:szCs w:val="24"/>
          </w:rPr>
          <w:fldChar w:fldCharType="begin" w:fldLock="1"/>
        </w:r>
        <w:r w:rsidR="00DB7399" w:rsidRPr="00E244CD">
          <w:rPr>
            <w:rFonts w:ascii="Times New Roman" w:hAnsi="Times New Roman" w:cs="Times New Roman"/>
            <w:sz w:val="24"/>
            <w:szCs w:val="24"/>
          </w:rPr>
          <w:instrText>ADDIN CSL_CITATION {"citationItems":[{"id":"ITEM-1","itemData":{"DOI":"10.1111/j.1365-294X.2010.04688.x","ISBN":"0962-1083; 1365-294X","ISSN":"09621083","PMID":"20618697","abstract":"Genetic data are often used to assess 'population connectivity' because it is difficult to measure dispersal directly at large spatial scales. Genetic connectivity, however, depends primarily on the absolute number of dispersers among populations, whereas demographic connectivity depends on the relative contributions to population growth rates of dispersal vs. local recruitment (i.e. survival and reproduction of residents). Although many questions are best answered with data on genetic connectivity, genetic data alone provide little information on demographic connectivity. The importance of demographic connectivity is clear when the elimination of immigration results in a shift from stable or positive population growth to negative population growth. Otherwise, the amount of dispersal required for demographic connectivity depends on the context (e.g. conservation or harvest management), and even high dispersal rates may not indicate demographic interdependence. Therefore, it is risky to infer the importance of demographic connectivity without information on local demographic rates and how those rates vary over time. Genetic methods can provide insight on demographic connectivity when combined with these local demographic rates, data on movement behaviour, or estimates of reproductive success of immigrants and residents. We also consider the strengths and limitations of genetic measures of connectivity and discuss three concepts of genetic connectivity that depend upon the evolutionary criteria of interest: inbreeding connectivity, drift connectivity, and adaptive connectivity. To conclude, we describe alternative approaches for assessing population connectivity, highlighting the value of combining genetic data with capture-mark-recapture methods or other direct measures of movement to elucidate the complex role of dispersal in natural populations.","author":[{"dropping-particle":"","family":"Lowe","given":"Winsor H.","non-dropping-particle":"","parse-names":false,"suffix":""},{"dropping-particle":"","family":"Allendorf","given":"Fred W.","non-dropping-particle":"","parse-names":false,"suffix":""}],"container-title":"Molecular Ecology","id":"ITEM-1","issue":"15","issued":{"date-parts":[["2010"]]},"page":"3038-3051","title":"What can genetics tell us about population connectivity?","type":"article-journal","volume":"19"},"uris":["http://www.mendeley.com/documents/?uuid=474618ca-6c41-4348-81dd-0f1f50562cf2"]},{"id":"ITEM-2","itemData":{"DOI":"10.1146/annurev-ecolsys-110316-022659","ISSN":"1543-592X","abstract":"Many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Systematics","id":"ITEM-2","issue":"1","issued":{"date-parts":[["2019"]]},"page":"427-449","title":"Spatial Population Genetics: It's About Time","type":"article-journal","volume":"50"},"uris":["http://www.mendeley.com/documents/?uuid=5b8329f5-6c06-479c-a979-f166811dcc49"]}],"mendeley":{"formattedCitation":"[5,6]","plainTextFormattedCitation":"[5,6]","previouslyFormattedCitation":"[5,6]"},"properties":{"noteIndex":0},"schema":"https://github.com/citation-style-language/schema/raw/master/csl-citation.json"}</w:instrText>
        </w:r>
        <w:r w:rsidR="00DB7399" w:rsidRPr="00E244CD">
          <w:rPr>
            <w:rFonts w:ascii="Times New Roman" w:hAnsi="Times New Roman" w:cs="Times New Roman"/>
            <w:sz w:val="24"/>
            <w:szCs w:val="24"/>
          </w:rPr>
          <w:fldChar w:fldCharType="separate"/>
        </w:r>
        <w:r w:rsidR="00DB7399" w:rsidRPr="00E244CD">
          <w:rPr>
            <w:rFonts w:ascii="Times New Roman" w:hAnsi="Times New Roman" w:cs="Times New Roman"/>
            <w:noProof/>
            <w:sz w:val="24"/>
            <w:szCs w:val="24"/>
          </w:rPr>
          <w:t>[5,6]</w:t>
        </w:r>
        <w:r w:rsidR="00DB7399" w:rsidRPr="00E244CD">
          <w:rPr>
            <w:rFonts w:ascii="Times New Roman" w:hAnsi="Times New Roman" w:cs="Times New Roman"/>
            <w:sz w:val="24"/>
            <w:szCs w:val="24"/>
          </w:rPr>
          <w:fldChar w:fldCharType="end"/>
        </w:r>
        <w:r w:rsidR="00DB7399" w:rsidRPr="00E244CD">
          <w:rPr>
            <w:rFonts w:ascii="Times New Roman" w:hAnsi="Times New Roman" w:cs="Times New Roman"/>
            <w:sz w:val="24"/>
            <w:szCs w:val="24"/>
          </w:rPr>
          <w:t>.</w:t>
        </w:r>
        <w:r w:rsidR="00DB7399"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Indeed, population genetics has proven essential </w:t>
      </w:r>
      <w:del w:id="48" w:author="Editor" w:date="2020-10-26T23:29:00Z">
        <w:r w:rsidR="00760250" w:rsidRPr="00E244CD" w:rsidDel="00A22F69">
          <w:rPr>
            <w:rFonts w:ascii="Times New Roman" w:eastAsia="Times New Roman" w:hAnsi="Times New Roman" w:cs="Times New Roman"/>
            <w:sz w:val="24"/>
            <w:szCs w:val="24"/>
          </w:rPr>
          <w:delText xml:space="preserve">to </w:delText>
        </w:r>
      </w:del>
      <w:ins w:id="49" w:author="Editor" w:date="2020-10-26T23:29:00Z">
        <w:r w:rsidR="00A22F69" w:rsidRPr="00E244CD">
          <w:rPr>
            <w:rFonts w:ascii="Times New Roman" w:eastAsia="Times New Roman" w:hAnsi="Times New Roman" w:cs="Times New Roman"/>
            <w:sz w:val="24"/>
            <w:szCs w:val="24"/>
          </w:rPr>
          <w:t xml:space="preserve">for </w:t>
        </w:r>
      </w:ins>
      <w:del w:id="50" w:author="Editor" w:date="2020-10-26T23:29:00Z">
        <w:r w:rsidR="00760250" w:rsidRPr="00E244CD" w:rsidDel="00A22F69">
          <w:rPr>
            <w:rFonts w:ascii="Times New Roman" w:eastAsia="Times New Roman" w:hAnsi="Times New Roman" w:cs="Times New Roman"/>
            <w:sz w:val="24"/>
            <w:szCs w:val="24"/>
          </w:rPr>
          <w:delText xml:space="preserve">translate </w:delText>
        </w:r>
      </w:del>
      <w:ins w:id="51" w:author="Editor" w:date="2020-10-26T23:29:00Z">
        <w:r w:rsidR="00A22F69" w:rsidRPr="00E244CD">
          <w:rPr>
            <w:rFonts w:ascii="Times New Roman" w:eastAsia="Times New Roman" w:hAnsi="Times New Roman" w:cs="Times New Roman"/>
            <w:sz w:val="24"/>
            <w:szCs w:val="24"/>
          </w:rPr>
          <w:t xml:space="preserve">translating </w:t>
        </w:r>
      </w:ins>
      <w:r w:rsidR="00760250" w:rsidRPr="00E244CD">
        <w:rPr>
          <w:rFonts w:ascii="Times New Roman" w:eastAsia="Times New Roman" w:hAnsi="Times New Roman" w:cs="Times New Roman"/>
          <w:sz w:val="24"/>
          <w:szCs w:val="24"/>
        </w:rPr>
        <w:t xml:space="preserve">observed genetic variation into meaningful inferences that </w:t>
      </w:r>
      <w:del w:id="52" w:author="Editor" w:date="2020-10-29T15:18:00Z">
        <w:r w:rsidR="00760250" w:rsidRPr="00E244CD" w:rsidDel="00DB7399">
          <w:rPr>
            <w:rFonts w:ascii="Times New Roman" w:eastAsia="Times New Roman" w:hAnsi="Times New Roman" w:cs="Times New Roman"/>
            <w:sz w:val="24"/>
            <w:szCs w:val="24"/>
          </w:rPr>
          <w:delText>are essential for</w:delText>
        </w:r>
      </w:del>
      <w:ins w:id="53" w:author="Editor" w:date="2020-10-29T15:18:00Z">
        <w:r w:rsidR="00DB7399" w:rsidRPr="00E244CD">
          <w:rPr>
            <w:rFonts w:ascii="Times New Roman" w:eastAsia="Times New Roman" w:hAnsi="Times New Roman" w:cs="Times New Roman"/>
            <w:sz w:val="24"/>
            <w:szCs w:val="24"/>
          </w:rPr>
          <w:t>can inform</w:t>
        </w:r>
      </w:ins>
      <w:r w:rsidR="00760250" w:rsidRPr="00E244CD">
        <w:rPr>
          <w:rFonts w:ascii="Times New Roman" w:eastAsia="Times New Roman" w:hAnsi="Times New Roman" w:cs="Times New Roman"/>
          <w:sz w:val="24"/>
          <w:szCs w:val="24"/>
        </w:rPr>
        <w:t xml:space="preserve"> conservation efforts </w:t>
      </w:r>
      <w:del w:id="54" w:author="Editor" w:date="2020-10-29T15:35:00Z">
        <w:r w:rsidR="00760250" w:rsidRPr="00E244CD" w:rsidDel="000E71FA">
          <w:rPr>
            <w:rFonts w:ascii="Times New Roman" w:eastAsia="Times New Roman" w:hAnsi="Times New Roman" w:cs="Times New Roman"/>
            <w:sz w:val="24"/>
            <w:szCs w:val="24"/>
          </w:rPr>
          <w:fldChar w:fldCharType="begin" w:fldLock="1"/>
        </w:r>
        <w:r w:rsidR="00760250" w:rsidRPr="00E244CD" w:rsidDel="000E71FA">
          <w:rPr>
            <w:rFonts w:ascii="Times New Roman" w:eastAsia="Times New Roman" w:hAnsi="Times New Roman" w:cs="Times New Roman"/>
            <w:sz w:val="24"/>
            <w:szCs w:val="24"/>
          </w:rPr>
          <w:del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[7–9]","plainTextFormattedCitation":"[7–9]","previouslyFormattedCitation":"[7–9]"},"properties":{"noteIndex":0},"schema":"https://github.com/citation-style-language/schema/raw/master/csl-citation.json"}</w:delInstrText>
        </w:r>
        <w:r w:rsidR="00760250" w:rsidRPr="00E244CD" w:rsidDel="000E71FA">
          <w:rPr>
            <w:rFonts w:ascii="Times New Roman" w:eastAsia="Times New Roman" w:hAnsi="Times New Roman" w:cs="Times New Roman"/>
            <w:sz w:val="24"/>
            <w:szCs w:val="24"/>
          </w:rPr>
          <w:fldChar w:fldCharType="separate"/>
        </w:r>
        <w:r w:rsidR="00760250" w:rsidRPr="00E244CD" w:rsidDel="000E71FA">
          <w:rPr>
            <w:rFonts w:ascii="Times New Roman" w:eastAsia="Times New Roman" w:hAnsi="Times New Roman" w:cs="Times New Roman"/>
            <w:noProof/>
            <w:sz w:val="24"/>
            <w:szCs w:val="24"/>
          </w:rPr>
          <w:delText>[7–9]</w:delText>
        </w:r>
        <w:r w:rsidR="00760250" w:rsidRPr="00E244CD" w:rsidDel="000E71FA">
          <w:rPr>
            <w:rFonts w:ascii="Times New Roman" w:eastAsia="Times New Roman" w:hAnsi="Times New Roman" w:cs="Times New Roman"/>
            <w:sz w:val="24"/>
            <w:szCs w:val="24"/>
          </w:rPr>
          <w:fldChar w:fldCharType="end"/>
        </w:r>
        <w:r w:rsidR="00760250" w:rsidRPr="00E244CD" w:rsidDel="000E71FA">
          <w:rPr>
            <w:rFonts w:ascii="Times New Roman" w:eastAsia="Times New Roman" w:hAnsi="Times New Roman" w:cs="Times New Roman"/>
            <w:sz w:val="24"/>
            <w:szCs w:val="24"/>
          </w:rPr>
          <w:delText xml:space="preserve">. </w:delText>
        </w:r>
      </w:del>
      <w:ins w:id="55" w:author="Editor" w:date="2020-10-29T15:35:00Z">
        <w:r w:rsidR="000E71FA" w:rsidRPr="00E244CD">
          <w:rPr>
            <w:rFonts w:ascii="Times New Roman" w:eastAsia="Times New Roman" w:hAnsi="Times New Roman" w:cs="Times New Roman"/>
            <w:sz w:val="24"/>
            <w:szCs w:val="24"/>
          </w:rPr>
          <w:fldChar w:fldCharType="begin" w:fldLock="1"/>
        </w:r>
        <w:r w:rsidR="000E71FA" w:rsidRPr="00E244CD">
          <w:rPr>
            <w:rFonts w:ascii="Times New Roman" w:eastAsia="Times New Roman" w:hAnsi="Times New Roman" w:cs="Times New Roman"/>
            <w:sz w:val="24"/>
            <w:szCs w:val="24"/>
          </w:rPr>
          <w:instrText>ADDIN CSL_CITATION {"citationItems":[{"id":"ITEM-1","itemData":{"DOI":"10.1007/s10592-009-0044-5","ISSN":"15660621","abstract":"Landscape genetics plays an increasingly important role in the management and conservation of species. Here, we highlight some of the opportunities and challenges in using landscape genetic approaches in conservation biology. We first discuss challenges related to sampling design and introduce several recent methodological developments in landscape genetics (analyses based on pairwise relatedness, the application of Bayesian methods, inference from landscape resistance and a shift from population-based to individual-based analyses). We then show how simulations can foster the field of landscape genetics and, finally, elaborate on technical developments in sequencing techniques that will dramatically improve our ability to study genetic variation in wild species, opening up new and unprecedented avenues for genetic analysis in conservation biology.","author":[{"dropping-particle":"","family":"Segelbacher","given":"Gernot","non-dropping-particle":"","parse-names":false,"suffix":""},{"dropping-particle":"","family":"Cushman","given":"Samuel A.","non-dropping-particle":"","parse-names":false,"suffix":""},{"dropping-particle":"","family":"Epperson","given":"Bryan K.","non-dropping-particle":"","parse-names":false,"suffix":""},{"dropping-particle":"","family":"Fortin","given":"Marie Josée","non-dropping-particle":"","parse-names":false,"suffix":""},{"dropping-particle":"","family":"Francois","given":"Olivier","non-dropping-particle":"","parse-names":false,"suffix":""},{"dropping-particle":"","family":"Hardy","given":"Olivier J.","non-dropping-particle":"","parse-names":false,"suffix":""},{"dropping-particle":"","family":"Holderegger","given":"Rolf","non-dropping-particle":"","parse-names":false,"suffix":""},{"dropping-particle":"","family":"Taberlet","given":"Pierre","non-dropping-particle":"","parse-names":false,"suffix":""},{"dropping-particle":"","family":"Waits","given":"Lisette P.","non-dropping-particle":"","parse-names":false,"suffix":""},{"dropping-particle":"","family":"Manel","given":"Stéphanie","non-dropping-particle":"","parse-names":false,"suffix":""}],"container-title":"Conservation Genetics","id":"ITEM-1","issue":"2","issued":{"date-parts":[["2010"]]},"page":"375-385","title":"Applications of landscape genetics in conservation biology: Concepts and challenges","type":"article-journal","volume":"11"},"uris":["http://www.mendeley.com/documents/?uuid=246c5eae-f2d0-43c0-8dbd-cdd70de7e828"]},{"id":"ITEM-2","itemData":{"DOI":"10.1038/nrg2844","ISSN":"1471-0064","PMID":"20847747","abstract":"We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genetics.","type":"article-journal","volume":"11"},"uris":["http://www.mendeley.com/documents/?uuid=ddcf9cd8-4cae-476c-8278-1189fefa6bda"]},{"id":"ITEM-3","itemData":{"DOI":"10.1111/eva.12149","ISBN":"1752-4571","ISSN":"17524571","PMID":"25553064","abstract":"Genomics promises exciting advances towards the important conservation goal of maximizing evolutionary potential, notwithstanding associated challenges. Here, we explore some of the complexity of adaptation genetics and discuss the strengths and limitations of genomics as a tool for characterizing evolutionary potential in the context of conservation management. Many traits are polygenic and can be strongly influenced by minor differences in regulatory networks and by epigenetic variation not visible in DNA sequence. Much of this critical complexity is difficult to detect using methods commonly used to identify adaptive variation, and this needs appropriate consideration when planning genomic screens, and when basing management decisions on genomic data. When the genomic basis of adaptation and future threats are well understood, it may be appropriate to focus management on particular adaptive traits. For more typical conservations scenarios, we argue that screening genome-wide variation should be a sensible approach that may provide a generalized measure of evolutionary potential that accounts for the contributions of small-effect loci and cryptic variation and is robust to uncertainty about future change and required adaptive response(s). The best conservation outcomes should be achieved when genomic estimates of evolutionary potential are used within an adaptive management framework.","author":[{"dropping-particle":"","family":"Harrisson","given":"Katherine A.","non-dropping-particle":"","parse-names":false,"suffix":""},{"dropping-particle":"","family":"Pavlova","given":"Alexandra","non-dropping-particle":"","parse-names":false,"suffix":""},{"dropping-particle":"","family":"Telonis-Scott","given":"Marina","non-dropping-particle":"","parse-names":false,"suffix":""},{"dropping-particle":"","family":"Sunnucks","given":"Paul","non-dropping-particle":"","parse-names":false,"suffix":""}],"container-title":"Evolutionary Applications","id":"ITEM-3","issue":"9","issued":{"date-parts":[["2014"]]},"page":"1008-1025","title":"Using genomics to characterize evolutionary potential for conservation of wild populations","type":"article-journal","volume":"7"},"uris":["http://www.mendeley.com/documents/?uuid=aed8b163-ccec-4ea2-85f2-8575c5a66e5a"]}],"mendeley":{"formattedCitation":"[7–9]","plainTextFormattedCitation":"[7–9]","previouslyFormattedCitation":"[7–9]"},"properties":{"noteIndex":0},"schema":"https://github.com/citation-style-language/schema/raw/master/csl-citation.json"}</w:instrText>
        </w:r>
        <w:r w:rsidR="000E71FA" w:rsidRPr="00E244CD">
          <w:rPr>
            <w:rFonts w:ascii="Times New Roman" w:eastAsia="Times New Roman" w:hAnsi="Times New Roman" w:cs="Times New Roman"/>
            <w:sz w:val="24"/>
            <w:szCs w:val="24"/>
          </w:rPr>
          <w:fldChar w:fldCharType="separate"/>
        </w:r>
        <w:r w:rsidR="000E71FA" w:rsidRPr="00E244CD">
          <w:rPr>
            <w:rFonts w:ascii="Times New Roman" w:eastAsia="Times New Roman" w:hAnsi="Times New Roman" w:cs="Times New Roman"/>
            <w:noProof/>
            <w:sz w:val="24"/>
            <w:szCs w:val="24"/>
          </w:rPr>
          <w:t>[7–9]</w:t>
        </w:r>
        <w:r w:rsidR="000E71FA" w:rsidRPr="00E244CD">
          <w:rPr>
            <w:rFonts w:ascii="Times New Roman" w:eastAsia="Times New Roman" w:hAnsi="Times New Roman" w:cs="Times New Roman"/>
            <w:sz w:val="24"/>
            <w:szCs w:val="24"/>
          </w:rPr>
          <w:fldChar w:fldCharType="end"/>
        </w:r>
        <w:r w:rsidR="000E71FA" w:rsidRPr="00E244CD">
          <w:rPr>
            <w:rFonts w:ascii="Times New Roman" w:eastAsia="Times New Roman" w:hAnsi="Times New Roman" w:cs="Times New Roman"/>
            <w:sz w:val="24"/>
            <w:szCs w:val="24"/>
          </w:rPr>
          <w:t xml:space="preserve">, and </w:t>
        </w:r>
        <w:commentRangeStart w:id="56"/>
        <w:r w:rsidR="000E71FA" w:rsidRPr="00E244CD">
          <w:rPr>
            <w:rFonts w:ascii="Times New Roman" w:eastAsia="Times New Roman" w:hAnsi="Times New Roman" w:cs="Times New Roman"/>
            <w:sz w:val="24"/>
            <w:szCs w:val="24"/>
          </w:rPr>
          <w:t xml:space="preserve">the </w:t>
        </w:r>
      </w:ins>
      <w:del w:id="57" w:author="Editor" w:date="2020-10-29T15:35:00Z">
        <w:r w:rsidR="00760250" w:rsidRPr="00E244CD" w:rsidDel="000E71FA">
          <w:rPr>
            <w:rFonts w:ascii="Times New Roman" w:eastAsia="Times New Roman" w:hAnsi="Times New Roman" w:cs="Times New Roman"/>
            <w:sz w:val="24"/>
            <w:szCs w:val="24"/>
          </w:rPr>
          <w:delText xml:space="preserve">More specifically, </w:delText>
        </w:r>
      </w:del>
      <w:ins w:id="58" w:author="Editor" w:date="2020-10-29T15:35:00Z">
        <w:r w:rsidR="000E71FA" w:rsidRPr="00E244CD">
          <w:rPr>
            <w:rFonts w:ascii="Times New Roman" w:eastAsia="Times New Roman" w:hAnsi="Times New Roman" w:cs="Times New Roman"/>
            <w:sz w:val="24"/>
            <w:szCs w:val="24"/>
          </w:rPr>
          <w:t xml:space="preserve">causes and consequences of </w:t>
        </w:r>
      </w:ins>
      <w:r w:rsidR="00760250" w:rsidRPr="00E244CD">
        <w:rPr>
          <w:rFonts w:ascii="Times New Roman" w:eastAsia="Times New Roman" w:hAnsi="Times New Roman" w:cs="Times New Roman"/>
          <w:sz w:val="24"/>
          <w:szCs w:val="24"/>
        </w:rPr>
        <w:t>temporal variation in genetic diversity</w:t>
      </w:r>
      <w:commentRangeEnd w:id="56"/>
      <w:r w:rsidR="000E71FA" w:rsidRPr="00E244CD">
        <w:rPr>
          <w:rStyle w:val="CommentReference"/>
        </w:rPr>
        <w:commentReference w:id="56"/>
      </w:r>
      <w:del w:id="59" w:author="Editor" w:date="2020-10-29T15:35:00Z">
        <w:r w:rsidR="00760250" w:rsidRPr="00E244CD" w:rsidDel="000E71FA">
          <w:rPr>
            <w:rFonts w:ascii="Times New Roman" w:eastAsia="Times New Roman" w:hAnsi="Times New Roman" w:cs="Times New Roman"/>
            <w:sz w:val="24"/>
            <w:szCs w:val="24"/>
          </w:rPr>
          <w:delText>, and its drivers</w:delText>
        </w:r>
      </w:del>
      <w:del w:id="60" w:author="Editor" w:date="2020-10-29T19:59:00Z">
        <w:r w:rsidR="00760250" w:rsidRPr="00E244CD" w:rsidDel="00B04106">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are at the crux of many conservation and public health issues </w:t>
      </w:r>
      <w:r w:rsidR="00760250" w:rsidRPr="00E244CD">
        <w:rPr>
          <w:rFonts w:ascii="Times New Roman" w:eastAsia="Times New Roman" w:hAnsi="Times New Roman" w:cs="Times New Roman"/>
          <w:sz w:val="24"/>
          <w:szCs w:val="24"/>
        </w:rPr>
        <w:fldChar w:fldCharType="begin" w:fldLock="1"/>
      </w:r>
      <w:r w:rsidR="00760250" w:rsidRPr="00E244CD">
        <w:rPr>
          <w:rFonts w:ascii="Times New Roman" w:eastAsia="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rosalia)","type":"article-journal","volume":"18"},"uris":["http://www.mendeley.com/documents/?uuid=93d4612c-9f69-4023-9248-f5d4124d37fa"]},{"id":"ITEM-2","itemData":{"DOI":"10.1016/j.tree.2017.12.002","ISSN":"01695347","abstract":"Many species have undergone dramatic population size declines over the past centuries. Although stochastic genetic processes during and after such declines are thought to elevate the risk of extinction, comparative analyses of genomic data from several endangered species suggest little concordance between genome-wide diversity and current population sizes. This is likely because species-specific life-history traits and ancient bottlenecks overshadow the genetic effect of recent demographic declines. Therefore, we advocate that temporal sampling of genomic data provides a more accurate approach to quantify genetic threats in endangered species. Specifically, genomic data from predecline museum specimens will provide valuable baseline data that enable accurate estimation of recent decreases in genome-wide diversity, increases in inbreeding levels, and accumulation of deleterious genetic variation.","author":[{"dropping-particle":"","family":"Díez-del-Molino","given":"David","non-dropping-particle":"","parse-names":false,"suffix":""},{"dropping-particle":"","family":"Sánchez-Barreiro","given":"Fatima","non-dropping-particle":"","parse-names":false,"suffix":""},{"dropping-particle":"","family":"Barnes","given":"Ian","non-dropping-particle":"","parse-names":false,"suffix":""},{"dropping-particle":"","family":"Gilbert","given":"M. Thomas P.","non-dropping-particle":"","parse-names":false,"suffix":""},{"dropping-particle":"","family":"Dalén","given":"Love","non-dropping-particle":"","parse-names":false,"suffix":""}],"container-title":"Trends in Ecology and Evolution","id":"ITEM-2","issue":"3","issued":{"date-parts":[["2018"]]},"page":"176-185","publisher":"Elsevier Ltd","title":"Quantifying Temporal Genomic Erosion in Endangered Species","type":"article-journal","volume":"33"},"uris":["http://www.mendeley.com/documents/?uuid=6490b294-2981-4b13-af74-d61203972718"]},{"id":"ITEM-3","itemData":{"DOI":"10.1016/j.foreco.2018.12.058","ISSN":"03781127","abstract":"Anthropic pressure has caused several changes in the environment, such as habitat loss and fragmentation. One effective way to evaluate its effects on population genetics is to monitor populations through time. We aimed to characterize the population genetics of six plant species at two different times (cohorts). We asked (1) if populations show genetic divergence between cohorts, (2) if any significant changes are present between the genetic index of cohorts and, if so, (3) whether such changes are related to the adult cohort fixation index. To address these questions, we studied 61 populations of 50 adult and 50 seedling individuals genotyped with allozyme markers. We calculated allelic richness (Ar), observed (Ho) and expected heterozygosity (He), and fixation index (f) for each population cohort; and pairwise F ST between cohorts. Seedlings were genetically similar to the adults (mean pairwise F ST = 0.014). No difference was found in the proportion of populations that showed increases and decreases of the genetic indexes over cohorts, except f, for which more populations showed a decrease. Adult fixation index had a correlation with Ho (r = 0.507, p = 3∙10 −5 ) and He (r = −0.247, p = 0.055). A mean test between cohorts revealed the maintenance of high f values in Araucaria angustifolia and Ocotea catharinensis, as well as a significant decrease in He of Euterpe edulis, species widely explored in the past. Although we only studied two cohorts, general trends and significant changes were detected, which could be important in the conservation of those six species.","author":[{"dropping-particle":"","family":"Lauterjung","given":"Miguel Busarello","non-dropping-particle":"","parse-names":false,"suffix":""},{"dropping-particle":"","family":"Montagna","given":"Tiago","non-dropping-particle":"","parse-names":false,"suffix":""},{"dropping-particle":"","family":"Bernardi","given":"Alison Paulo","non-dropping-particle":"","parse-names":false,"suffix":""},{"dropping-particle":"","family":"Silva","given":"Juliano Zago","non-dropping-particle":"da","parse-names":false,"suffix":""},{"dropping-particle":"","family":"Costa","given":"Newton Clóvis Freitas","non-dropping-particle":"da","parse-names":false,"suffix":""},{"dropping-particle":"","family":"Steiner","given":"Felipe","non-dropping-particle":"","parse-names":false,"suffix":""},{"dropping-particle":"","family":"Mantovani","given":"Adelar","non-dropping-particle":"","parse-names":false,"suffix":""},{"dropping-particle":"","family":"Reis","given":"Maurício Sedrez","non-dropping-particle":"dos","parse-names":false,"suffix":""}],"container-title":"Forest Ecology and Management","id":"ITEM-3","issue":"October 2018","issued":{"date-parts":[["2019"]]},"page":"144-150","publisher":"Elsevier","title":"Temporal changes in population genetics of six threatened Brazilian plant species in a fragmented landscape","type":"article-journal","volume":"435"},"uris":["http://www.mendeley.com/documents/?uuid=9bd1dcb3-564c-4adf-8ceb-377304856ad0"]}],"mendeley":{"formattedCitation":"[10–12]","plainTextFormattedCitation":"[10–12]","previouslyFormattedCitation":"[10–12]"},"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[10–12]</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Researchers commonly </w:t>
      </w:r>
      <w:del w:id="61" w:author="Editor" w:date="2020-10-28T22:24:00Z">
        <w:r w:rsidR="00760250" w:rsidRPr="00E244CD" w:rsidDel="00386761">
          <w:rPr>
            <w:rFonts w:ascii="Times New Roman" w:eastAsia="Times New Roman" w:hAnsi="Times New Roman" w:cs="Times New Roman"/>
            <w:sz w:val="24"/>
            <w:szCs w:val="24"/>
          </w:rPr>
          <w:delText xml:space="preserve">use </w:delText>
        </w:r>
      </w:del>
      <w:ins w:id="62" w:author="Editor" w:date="2020-10-28T22:24:00Z">
        <w:r w:rsidR="00386761" w:rsidRPr="00E244CD">
          <w:rPr>
            <w:rFonts w:ascii="Times New Roman" w:eastAsia="Times New Roman" w:hAnsi="Times New Roman" w:cs="Times New Roman"/>
            <w:sz w:val="24"/>
            <w:szCs w:val="24"/>
          </w:rPr>
          <w:t xml:space="preserve">explore </w:t>
        </w:r>
      </w:ins>
      <w:r w:rsidR="00760250" w:rsidRPr="00E244CD">
        <w:rPr>
          <w:rFonts w:ascii="Times New Roman" w:eastAsia="Times New Roman" w:hAnsi="Times New Roman" w:cs="Times New Roman"/>
          <w:sz w:val="24"/>
          <w:szCs w:val="24"/>
        </w:rPr>
        <w:t>patterns in spatio</w:t>
      </w:r>
      <w:del w:id="63" w:author="Editor" w:date="2020-10-26T23:30:00Z">
        <w:r w:rsidR="00760250" w:rsidRPr="00E244CD" w:rsidDel="00A22F69">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temporal population genetic data </w:t>
      </w:r>
      <w:r w:rsidR="00760250" w:rsidRPr="00E244CD">
        <w:rPr>
          <w:rFonts w:ascii="Times New Roman" w:eastAsia="Times New Roman" w:hAnsi="Times New Roman" w:cs="Times New Roman"/>
          <w:sz w:val="24"/>
          <w:szCs w:val="24"/>
        </w:rPr>
        <w:fldChar w:fldCharType="begin" w:fldLock="1"/>
      </w:r>
      <w:r w:rsidR="00760250" w:rsidRPr="00E244CD">
        <w:rPr>
          <w:rFonts w:ascii="Times New Roman" w:eastAsia="Times New Roman" w:hAnsi="Times New Roman" w:cs="Times New Roman"/>
          <w:sz w:val="24"/>
          <w:szCs w:val="24"/>
        </w:rPr>
        <w:instrText>ADDIN CSL_CITATION {"citationItems":[{"id":"ITEM-1","itemData":{"DOI":"10.1016/j.tree.2013.08.005","ISSN":"0169-5347","author":[{"dropping-particle":"","family":"Banks","given":"Sam C","non-dropping-particle":"","parse-names":false,"suffix":""},{"dropping-particle":"","family":"Cary","given":"Geoffrey J","non-dropping-particle":"","parse-names":false,"suffix":""},{"dropping-particle":"","family":"Smith","given":"Annabel L","non-dropping-particle":"","parse-names":false,"suffix":""},{"dropping-particle":"","family":"Davies","given":"Ian D","non-dropping-particle":"","parse-names":false,"suffix":""},{"dropping-particle":"","family":"Driscoll","given":"Don A","non-dropping-particle":"","parse-names":false,"suffix":""},{"dropping-particle":"","family":"Gill","given":"A Malcolm","non-dropping-particle":"","parse-names":false,"suffix":""},{"dropping-particle":"","family":"Lindenmayer","given":"David B","non-dropping-particle":"","parse-names":false,"suffix":""},{"dropping-particle":"","family":"Peakall","given":"Rod","non-dropping-particle":"","parse-names":false,"suffix":""}],"container-title":"Trends in Ecology &amp; Evolution","id":"ITEM-1","issue":"11","issued":{"date-parts":[["2013"]]},"page":"670-679","publisher":"Elsevier Ltd","title":"How does ecological disturbance influence genetic diversity ?","type":"article-journal","volume":"28"},"uris":["http://www.mendeley.com/documents/?uuid=06ebdefa-cee6-4920-8a7d-6c048017100c"]}],"mendeley":{"formattedCitation":"[13]","plainTextFormattedCitation":"[13]","previouslyFormattedCitation":"[13]"},"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[13]</w:t>
      </w:r>
      <w:r w:rsidR="00760250" w:rsidRPr="00E244CD">
        <w:rPr>
          <w:rFonts w:ascii="Times New Roman" w:eastAsia="Times New Roman" w:hAnsi="Times New Roman" w:cs="Times New Roman"/>
          <w:sz w:val="24"/>
          <w:szCs w:val="24"/>
        </w:rPr>
        <w:fldChar w:fldCharType="end"/>
      </w:r>
      <w:del w:id="64" w:author="Editor" w:date="2020-10-26T23:30:00Z">
        <w:r w:rsidR="00760250" w:rsidRPr="00E244CD" w:rsidDel="00A22F69">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to quantify isolation-by-distance </w:t>
      </w:r>
      <w:r w:rsidR="00760250" w:rsidRPr="00E244CD">
        <w:rPr>
          <w:rFonts w:ascii="Times New Roman" w:eastAsia="Times New Roman" w:hAnsi="Times New Roman" w:cs="Times New Roman"/>
          <w:sz w:val="24"/>
          <w:szCs w:val="24"/>
        </w:rPr>
        <w:fldChar w:fldCharType="begin" w:fldLock="1"/>
      </w:r>
      <w:r w:rsidR="00760250" w:rsidRPr="00E244CD">
        <w:rPr>
          <w:rFonts w:ascii="Times New Roman" w:eastAsia="Times New Roman" w:hAnsi="Times New Roman" w:cs="Times New Roman"/>
          <w:sz w:val="24"/>
          <w:szCs w:val="24"/>
        </w:rPr>
        <w:instrText>ADDIN CSL_CITATION {"citationItems":[{"id":"ITEM-1","itemData":{"ISBN":"0016-6731","ISSN":"0016-6731","PMID":"17247074","abstract":"Study of statistical differences among local populations is an important line of attack on the evolutionary problem. While such differences can only rarely represent first steps toward speciation in the sense of the splitting of the species, they are important for the evolution of the species as a whole. They provide a possible basis for intergroup selection of genetic systems, a process that provides a more effective mechanism for adaptive advance of the species as a whole than does the mass selection which is all that can occur under panmixia.","author":[{"dropping-particle":"","family":"Wright","given":"Sewall","non-dropping-particle":"","parse-names":false,"suffix":""}],"container-title":"Genetics","id":"ITEM-1","issue":"2","issued":{"date-parts":[["1943"]]},"page":"114-138","title":"Isolation by Distance","type":"article-journal","volume":"28"},"uris":["http://www.mendeley.com/documents/?uuid=83c5b9f6-692e-4161-9c86-e721b1939c0f"]},{"id":"ITEM-2","itemData":{"author":[{"dropping-particle":"","family":"Rousset","given":"François","non-dropping-particle":"","parse-names":false,"suffix":""}],"container-title":"Genetics","id":"ITEM-2","issue":"4","issued":{"date-parts":[["1997"]]},"page":"1219-1228","title":"Genetic Differentiation and Estimation of Gene Flow from FStatistics Under Isolation by Distance","type":"article-journal","volume":"145"},"uris":["http://www.mendeley.com/documents/?uuid=07defe57-b994-46f3-9050-b8e833258ac5"]}],"mendeley":{"formattedCitation":"[14,15]","plainTextFormattedCitation":"[14,15]","previouslyFormattedCitation":"[14,15]"},"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[14,15]</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time since population bottlenecks </w:t>
      </w:r>
      <w:r w:rsidR="00760250" w:rsidRPr="00E244CD">
        <w:rPr>
          <w:rFonts w:ascii="Times New Roman" w:eastAsia="Times New Roman" w:hAnsi="Times New Roman" w:cs="Times New Roman"/>
          <w:sz w:val="24"/>
          <w:szCs w:val="24"/>
        </w:rPr>
        <w:fldChar w:fldCharType="begin" w:fldLock="1"/>
      </w:r>
      <w:r w:rsidR="00760250" w:rsidRPr="00E244CD">
        <w:rPr>
          <w:rFonts w:ascii="Times New Roman" w:eastAsia="Times New Roman" w:hAnsi="Times New Roman" w:cs="Times New Roman"/>
          <w:sz w:val="24"/>
          <w:szCs w:val="24"/>
        </w:rPr>
        <w:instrText>ADDIN CSL_CITATION {"citationItems":[{"id":"ITEM-1","itemData":{"abstract":"A model is presented in which a large population in mutation/drift equilib-rium undergoes a severe restriction in size and subsequently remains at the small size. The rate of loss of genetic variability has been studied. Allelic loss occurs more rapidly than loss of genic heterozygosity. Rare alleles are lost especially rapidly. The result is a transient deficiency in the total number of alleles observed in samples taken from the reduced population when compared with the number expected in a sample from a steady-state population having the same observed heterozygosity. Alternatively, the population can be consid-ered to possess excess gene diversity if the number of alleles is used as the statistical estimator of mutation rate. The deficit in allele number arises prin-cipally from a lack of those alleles that are expected to appear only once or twice in the sample. The magnitude of the allelic deficiency is less, however, than the excess that an earlier study predicted to follow a rapid population expansion. This suggests that populations that have undergone a single bottle-neck event, followed by rapid population growth, should have an apparent excess number of alleles, given the observed level of genic heterozygosity and provided that the bottleneck has not occurred very recently. Conversely, such populations will be deficient for observed heterozygosity if allele number is used as the sufficient statistic for the estimation of 4Nev. Populations that have undergone very recent restrictions in size should show the opposite tendencies.","author":[{"dropping-particle":"","family":"Maruyama","given":"Take0","non-dropping-particle":"","parse-names":false,"suffix":""},{"dropping-particle":"","family":"Fuerstt","given":"Paul A","non-dropping-particle":"","parse-names":false,"suffix":""}],"container-title":"Genetics","id":"ITEM-1","issue":"3","issued":{"date-parts":[["1985"]]},"page":"675-689","title":"Population bottlenecks and nonequilibrium models in opulation genetics. II. Number of alleles in a small population that was formed by a recent bottleneck.","type":"article-journal","volume":"111"},"uris":["http://www.mendeley.com/documents/?uuid=284f12f4-993d-47a8-86da-202da9cedded"]},{"id":"ITEM-2","itemData":{"DOI":"10.1038/hdy.2012.120","ISSN":"0018067X","abstract":"Reconstructing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G.B.","non-dropping-particle":"","parse-names":false,"suffix":""}],"container-title":"Heredity","id":"ITEM-2","issue":"5","issued":{"date-parts":[["2013"]]},"page":"409-419","publisher":"Nature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[16,17]","plainTextFormattedCitation":"[16,17]","previouslyFormattedCitation":"[16,17]"},"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[16,17]</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rates of migration between isolated populations </w:t>
      </w:r>
      <w:r w:rsidR="00760250" w:rsidRPr="00E244CD">
        <w:rPr>
          <w:rFonts w:ascii="Times New Roman" w:eastAsia="Times New Roman" w:hAnsi="Times New Roman" w:cs="Times New Roman"/>
          <w:sz w:val="24"/>
          <w:szCs w:val="24"/>
        </w:rPr>
        <w:fldChar w:fldCharType="begin" w:fldLock="1"/>
      </w:r>
      <w:r w:rsidR="00760250" w:rsidRPr="00E244CD">
        <w:rPr>
          <w:rFonts w:ascii="Times New Roman" w:eastAsia="Times New Roman" w:hAnsi="Times New Roman" w:cs="Times New Roman"/>
          <w:sz w:val="24"/>
          <w:szCs w:val="24"/>
        </w:rPr>
        <w:instrText>ADDIN CSL_CITATION {"citationItems":[{"id":"ITEM-1","itemData":{"DOI":"10.1093/jhered/esr023","ISSN":"00221503","abstract":"Geographically isolated and small populations outside a species' central distribution range are likely to be of major importance to a species' ability to quickly adjust its distribution range to global change dynamics. Gene flow from the outside plays a pivotal role in the fate of these marginal populations. It has been proposed that spatial fragmentation and perceived geographic isolation do not necessarily reflect a loss of genetic connectivity in tree species. However, the spatial limits of long-distance gene flow, as well as its magnitude and impact, are still generally unknown. In the present study, we analyzed long-distance pollen-mediated gene flow into an isolated relict stand consisting of 7 individuals of Quercus robur L. based on a total sample of 177 trees and 9 microsatellite loci. We show that pollen-mediated gene flow across more than 80 km in this wind-pollinated tree species contributed at least 35% of all successful pollinations in the investigated isolated and small oak stand at the eastern limit of the species' distribution. The observed pollen immigration shaped the genetic diversity of acorn progenies in the stand and might explain the comparably high genetic diversity in the persisting adult population. © 2011 The American Genetic Association. All rights reserved.","author":[{"dropping-particle":"","family":"Buschbom","given":"Jutta","non-dropping-particle":"","parse-names":false,"suffix":""},{"dropping-particle":"","family":"Yanbaev","given":"Yulay","non-dropping-particle":"","parse-names":false,"suffix":""},{"dropping-particle":"","family":"Degen","given":"Bernd","non-dropping-particle":"","parse-names":false,"suffix":""}],"container-title":"Journal of Heredity","id":"ITEM-1","issue":"4","issued":{"date-parts":[["2011"]]},"page":"464-472","title":"Efficient long-distance gene flow into an isolated relict oak stand","type":"article-journal","volume":"102"},"uris":["http://www.mendeley.com/documents/?uuid=bb5c0da3-720a-4984-9c9c-33a9d32d964f"]},{"id":"ITEM-2","itemData":{"DOI":"10.1111/mec.15164","ISSN":"1365294X","author":[{"dropping-particle":"","family":"Bezemer","given":"Nicole","non-dropping-particle":"","parse-names":false,"suffix":""},{"dropping-particle":"","family":"Krauss","given":"Siegfried L.","non-dropping-particle":"","parse-names":false,"suffix":""},{"dropping-particle":"","family":"Roberts","given":"David G.","non-dropping-particle":"","parse-names":false,"suffix":""},{"dropping-particle":"","family":"Hopper","given":"Stephen D.","non-dropping-particle":"","parse-names":false,"suffix":""}],"container-title":"Molecular Ecology","id":"ITEM-2","issue":"January","issued":{"date-parts":[["2019"]]},"page":"3339-3357","title":"Conservation of old individual trees and small populations is integral to maintain species' genetic diversity of a historically fragmented woody perennial","type":"article-journal"},"uris":["http://www.mendeley.com/documents/?uuid=9f3c626e-abbe-421a-8574-24de090e77a5"]}],"mendeley":{"formattedCitation":"[18,19]","plainTextFormattedCitation":"[18,19]","previouslyFormattedCitation":"[18,19]"},"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[18,19]</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and </w:t>
      </w:r>
      <w:ins w:id="65" w:author="Editor" w:date="2020-10-27T00:04:00Z">
        <w:r w:rsidR="004C3D58" w:rsidRPr="00E244CD">
          <w:rPr>
            <w:rFonts w:ascii="Times New Roman" w:eastAsia="Times New Roman" w:hAnsi="Times New Roman" w:cs="Times New Roman"/>
            <w:sz w:val="24"/>
            <w:szCs w:val="24"/>
          </w:rPr>
          <w:t xml:space="preserve">the </w:t>
        </w:r>
      </w:ins>
      <w:r w:rsidR="00760250" w:rsidRPr="00E244CD">
        <w:rPr>
          <w:rFonts w:ascii="Times New Roman" w:eastAsia="Times New Roman" w:hAnsi="Times New Roman" w:cs="Times New Roman"/>
          <w:sz w:val="24"/>
          <w:szCs w:val="24"/>
        </w:rPr>
        <w:t xml:space="preserve">timing and extent of outbreak expansions </w:t>
      </w:r>
      <w:r w:rsidR="00760250" w:rsidRPr="00E244CD">
        <w:rPr>
          <w:rFonts w:ascii="Times New Roman" w:eastAsia="Times New Roman" w:hAnsi="Times New Roman" w:cs="Times New Roman"/>
          <w:sz w:val="24"/>
          <w:szCs w:val="24"/>
        </w:rPr>
        <w:fldChar w:fldCharType="begin" w:fldLock="1"/>
      </w:r>
      <w:r w:rsidR="00760250" w:rsidRPr="00E244CD">
        <w:rPr>
          <w:rFonts w:ascii="Times New Roman" w:eastAsia="Times New Roman" w:hAnsi="Times New Roman" w:cs="Times New Roman"/>
          <w:sz w:val="24"/>
          <w:szCs w:val="24"/>
        </w:rPr>
        <w:instrText>ADDIN CSL_CITATION {"citationItems":[{"id":"ITEM-1","itemData":{"DOI":"10.1139/cjfr-2018-0417","ISSN":"0045-5067","abstract":"The current mountain pine beetle (MPB; Dendroctonus ponderosae Hopkins, 1902) outbreak has reached more than 25 million hectares of forests in North America, affecting pine species throughout the r...","author":[{"dropping-particle":"","family":"Wittische","given":"Julian","non-dropping-particle":"","parse-names":false,"suffix":""},{"dropping-particle":"","family":"Janes","given":"Jasmine K.","non-dropping-particle":"","parse-names":false,"suffix":""},{"dropping-particle":"","family":"James","given":"Patrick M. A.","non-dropping-particle":"","parse-names":false,"suffix":""}],"container-title":"Canadian Journal of Forest Research","id":"ITEM-1","issue":"September","issued":{"date-parts":[["2019"]]},"page":"1339-1348","title":"Modelling landscape genetic connectivity of the mountain pine beetle in western Canada","type":"article-journal","volume":"1348"},"uris":["http://www.mendeley.com/documents/?uuid=216d171b-a4b5-4f0f-86dc-d796b98161cd"]},{"id":"ITEM-2","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Applications","id":"ITEM-2","issue":"July","issued":{"date-parts":[["2019"]]},"page":"1-15","title":"Temporal variation in spatial genetic structure during population outbreaks: Distinguishing among different potential drivers of spatial synchrony","type":"article-journal"},"uris":["http://www.mendeley.com/documents/?uuid=da1e66b1-4fe8-44a7-8665-3e43a3981b3d"]}],"mendeley":{"formattedCitation":"[20,21]","plainTextFormattedCitation":"[20,21]","previouslyFormattedCitation":"[20,21]"},"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[20,21]</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p>
    <w:p w14:paraId="3BE91AE9" w14:textId="66337201" w:rsidR="00760250" w:rsidRPr="00E244CD" w:rsidRDefault="000E71FA">
      <w:pPr>
        <w:spacing w:after="0" w:line="480" w:lineRule="auto"/>
        <w:ind w:firstLine="720"/>
        <w:rPr>
          <w:rFonts w:ascii="Times New Roman" w:eastAsia="Times New Roman" w:hAnsi="Times New Roman" w:cs="Times New Roman"/>
          <w:sz w:val="24"/>
          <w:szCs w:val="24"/>
        </w:rPr>
        <w:pPrChange w:id="66" w:author="Editor" w:date="2020-10-29T20:09:00Z">
          <w:pPr>
            <w:spacing w:before="240" w:after="240" w:line="480" w:lineRule="auto"/>
          </w:pPr>
        </w:pPrChange>
      </w:pPr>
      <w:ins w:id="67" w:author="Editor" w:date="2020-10-29T15:37:00Z">
        <w:r w:rsidRPr="00E244CD">
          <w:rPr>
            <w:rFonts w:ascii="Times New Roman" w:eastAsia="Times New Roman" w:hAnsi="Times New Roman" w:cs="Times New Roman"/>
            <w:sz w:val="24"/>
            <w:szCs w:val="24"/>
          </w:rPr>
          <w:t xml:space="preserve">However, </w:t>
        </w:r>
      </w:ins>
      <w:ins w:id="68" w:author="Editor" w:date="2020-10-29T15:38:00Z">
        <w:r w:rsidRPr="00E244CD">
          <w:rPr>
            <w:rFonts w:ascii="Times New Roman" w:eastAsia="Times New Roman" w:hAnsi="Times New Roman" w:cs="Times New Roman"/>
            <w:sz w:val="24"/>
            <w:szCs w:val="24"/>
          </w:rPr>
          <w:t xml:space="preserve">new </w:t>
        </w:r>
      </w:ins>
      <w:del w:id="69" w:author="Editor" w:date="2020-10-29T15:37:00Z">
        <w:r w:rsidR="00760250" w:rsidRPr="00E244CD" w:rsidDel="000E71FA">
          <w:rPr>
            <w:rFonts w:ascii="Times New Roman" w:eastAsia="Times New Roman" w:hAnsi="Times New Roman" w:cs="Times New Roman"/>
            <w:sz w:val="24"/>
            <w:szCs w:val="24"/>
          </w:rPr>
          <w:delText xml:space="preserve">Further development of </w:delText>
        </w:r>
      </w:del>
      <w:r w:rsidR="00760250" w:rsidRPr="00E244CD">
        <w:rPr>
          <w:rFonts w:ascii="Times New Roman" w:eastAsia="Times New Roman" w:hAnsi="Times New Roman" w:cs="Times New Roman"/>
          <w:sz w:val="24"/>
          <w:szCs w:val="24"/>
        </w:rPr>
        <w:t xml:space="preserve">approaches </w:t>
      </w:r>
      <w:del w:id="70" w:author="Editor" w:date="2020-10-29T15:37:00Z">
        <w:r w:rsidR="00760250" w:rsidRPr="00E244CD" w:rsidDel="000E71FA">
          <w:rPr>
            <w:rFonts w:ascii="Times New Roman" w:eastAsia="Times New Roman" w:hAnsi="Times New Roman" w:cs="Times New Roman"/>
            <w:sz w:val="24"/>
            <w:szCs w:val="24"/>
          </w:rPr>
          <w:delText xml:space="preserve">able </w:delText>
        </w:r>
      </w:del>
      <w:del w:id="71" w:author="Editor" w:date="2020-10-29T15:38:00Z">
        <w:r w:rsidR="00760250" w:rsidRPr="00E244CD" w:rsidDel="000E71FA">
          <w:rPr>
            <w:rFonts w:ascii="Times New Roman" w:eastAsia="Times New Roman" w:hAnsi="Times New Roman" w:cs="Times New Roman"/>
            <w:sz w:val="24"/>
            <w:szCs w:val="24"/>
          </w:rPr>
          <w:delText>to</w:delText>
        </w:r>
      </w:del>
      <w:ins w:id="72" w:author="Editor" w:date="2020-10-29T15:38:00Z">
        <w:r w:rsidRPr="00E244CD">
          <w:rPr>
            <w:rFonts w:ascii="Times New Roman" w:eastAsia="Times New Roman" w:hAnsi="Times New Roman" w:cs="Times New Roman"/>
            <w:sz w:val="24"/>
            <w:szCs w:val="24"/>
          </w:rPr>
          <w:t>for</w:t>
        </w:r>
      </w:ins>
      <w:r w:rsidR="00760250" w:rsidRPr="00E244CD">
        <w:rPr>
          <w:rFonts w:ascii="Times New Roman" w:eastAsia="Times New Roman" w:hAnsi="Times New Roman" w:cs="Times New Roman"/>
          <w:sz w:val="24"/>
          <w:szCs w:val="24"/>
        </w:rPr>
        <w:t xml:space="preserve"> detect</w:t>
      </w:r>
      <w:ins w:id="73" w:author="Editor" w:date="2020-10-29T15:37:00Z">
        <w:r w:rsidRPr="00E244CD">
          <w:rPr>
            <w:rFonts w:ascii="Times New Roman" w:eastAsia="Times New Roman" w:hAnsi="Times New Roman" w:cs="Times New Roman"/>
            <w:sz w:val="24"/>
            <w:szCs w:val="24"/>
          </w:rPr>
          <w:t>ing</w:t>
        </w:r>
      </w:ins>
      <w:r w:rsidR="00760250" w:rsidRPr="00E244CD">
        <w:rPr>
          <w:rFonts w:ascii="Times New Roman" w:eastAsia="Times New Roman" w:hAnsi="Times New Roman" w:cs="Times New Roman"/>
          <w:sz w:val="24"/>
          <w:szCs w:val="24"/>
        </w:rPr>
        <w:t xml:space="preserve"> </w:t>
      </w:r>
      <w:commentRangeStart w:id="74"/>
      <w:del w:id="75" w:author="Editor" w:date="2020-10-29T15:37:00Z">
        <w:r w:rsidR="00760250" w:rsidRPr="00E244CD" w:rsidDel="000E71FA">
          <w:rPr>
            <w:rFonts w:ascii="Times New Roman" w:eastAsia="Times New Roman" w:hAnsi="Times New Roman" w:cs="Times New Roman"/>
            <w:sz w:val="24"/>
            <w:szCs w:val="24"/>
          </w:rPr>
          <w:delText>changes in genetic variation through time</w:delText>
        </w:r>
      </w:del>
      <w:ins w:id="76" w:author="Editor" w:date="2020-10-29T15:37:00Z">
        <w:r w:rsidRPr="00E244CD">
          <w:rPr>
            <w:rFonts w:ascii="Times New Roman" w:eastAsia="Times New Roman" w:hAnsi="Times New Roman" w:cs="Times New Roman"/>
            <w:sz w:val="24"/>
            <w:szCs w:val="24"/>
          </w:rPr>
          <w:t>temporal variation in genetic diversity</w:t>
        </w:r>
        <w:commentRangeEnd w:id="74"/>
        <w:r w:rsidRPr="00E244CD">
          <w:rPr>
            <w:rStyle w:val="CommentReference"/>
          </w:rPr>
          <w:commentReference w:id="74"/>
        </w:r>
      </w:ins>
      <w:r w:rsidR="00760250" w:rsidRPr="00E244CD">
        <w:rPr>
          <w:rFonts w:ascii="Times New Roman" w:eastAsia="Times New Roman" w:hAnsi="Times New Roman" w:cs="Times New Roman"/>
          <w:sz w:val="24"/>
          <w:szCs w:val="24"/>
        </w:rPr>
        <w:t xml:space="preserve"> </w:t>
      </w:r>
      <w:del w:id="77" w:author="Editor" w:date="2020-10-29T15:37:00Z">
        <w:r w:rsidR="00760250" w:rsidRPr="00E244CD" w:rsidDel="000E71FA">
          <w:rPr>
            <w:rFonts w:ascii="Times New Roman" w:eastAsia="Times New Roman" w:hAnsi="Times New Roman" w:cs="Times New Roman"/>
            <w:sz w:val="24"/>
            <w:szCs w:val="24"/>
          </w:rPr>
          <w:delText>is needed</w:delText>
        </w:r>
      </w:del>
      <w:ins w:id="78" w:author="Editor" w:date="2020-10-29T15:37:00Z">
        <w:r w:rsidRPr="00E244CD">
          <w:rPr>
            <w:rFonts w:ascii="Times New Roman" w:eastAsia="Times New Roman" w:hAnsi="Times New Roman" w:cs="Times New Roman"/>
            <w:sz w:val="24"/>
            <w:szCs w:val="24"/>
          </w:rPr>
          <w:t>must be developed</w:t>
        </w:r>
      </w:ins>
      <w:r w:rsidR="00760250" w:rsidRPr="00E244CD">
        <w:rPr>
          <w:rFonts w:ascii="Times New Roman" w:eastAsia="Times New Roman" w:hAnsi="Times New Roman" w:cs="Times New Roman"/>
          <w:sz w:val="24"/>
          <w:szCs w:val="24"/>
        </w:rPr>
        <w:t xml:space="preserve"> to further elucidate the processes that govern demographically dynamic </w:t>
      </w:r>
      <w:del w:id="79" w:author="Editor" w:date="2020-10-29T15:45:00Z">
        <w:r w:rsidR="00760250" w:rsidRPr="00E244CD" w:rsidDel="00A732A2">
          <w:rPr>
            <w:rFonts w:ascii="Times New Roman" w:eastAsia="Times New Roman" w:hAnsi="Times New Roman" w:cs="Times New Roman"/>
            <w:sz w:val="24"/>
            <w:szCs w:val="24"/>
          </w:rPr>
          <w:delText xml:space="preserve">systems </w:delText>
        </w:r>
      </w:del>
      <w:ins w:id="80" w:author="Editor" w:date="2020-10-29T15:45:00Z">
        <w:r w:rsidR="00A732A2" w:rsidRPr="00E244CD">
          <w:rPr>
            <w:rFonts w:ascii="Times New Roman" w:eastAsia="Times New Roman" w:hAnsi="Times New Roman" w:cs="Times New Roman"/>
            <w:sz w:val="24"/>
            <w:szCs w:val="24"/>
          </w:rPr>
          <w:t xml:space="preserve">events </w:t>
        </w:r>
      </w:ins>
      <w:r w:rsidR="00760250" w:rsidRPr="00E244CD">
        <w:rPr>
          <w:rFonts w:ascii="Times New Roman" w:eastAsia="Times New Roman" w:hAnsi="Times New Roman" w:cs="Times New Roman"/>
          <w:sz w:val="24"/>
          <w:szCs w:val="24"/>
        </w:rPr>
        <w:t xml:space="preserve">such as insect outbreaks, invasions, disease spread, and species declines </w:t>
      </w:r>
      <w:r w:rsidR="00760250" w:rsidRPr="00E244CD">
        <w:rPr>
          <w:rFonts w:ascii="Times New Roman" w:eastAsia="Times New Roman" w:hAnsi="Times New Roman" w:cs="Times New Roman"/>
          <w:sz w:val="24"/>
          <w:szCs w:val="24"/>
        </w:rPr>
        <w:fldChar w:fldCharType="begin" w:fldLock="1"/>
      </w:r>
      <w:r w:rsidR="00760250" w:rsidRPr="00E244CD">
        <w:rPr>
          <w:rFonts w:ascii="Times New Roman" w:eastAsia="Times New Roman" w:hAnsi="Times New Roman" w:cs="Times New Roman"/>
          <w:sz w:val="24"/>
          <w:szCs w:val="24"/>
        </w:rPr>
        <w:instrText>ADDIN CSL_CITATION {"citationItems":[{"id":"ITEM-1","itemData":{"DOI":"10.1111/mec.15315","ISSN":"0962-1083","abstract":"&lt;p&gt;Genetic time‐series data from historical samples greatly facilitate inference of past population dynamics and species evolution. Yet, although climate and landscape change are often touted as post‐hoc explanations of biological change, our understanding of past climate and landscape change influences on evolutionary processes is severely hindered by the limited application of methods that directly relate environmental change to species dynamics through time. Increased integration of spatiotemporal environmental and genetic data will revolutionize the interpretation of environmental influences on past population processes, the quantification of recent anthropogenic impacts on species, and vastly improve prediction of species responses under future climate change scenarios, yielding widespread revelations across evolutionary biology, landscape ecology and conservation genetics. This review encourages greater use of spatiotemporal landscape genetic analyses that explicitly link landscape, climate and genetic data through time by providing an overview of analytical approaches for integrating historical genetic and environmental data in five key research areas: population genetic structure, demography, phylogeography, metapopulation connectivity, and adaptation. We also include a tabular summary of key methodological information, suggest approaches for mitigating the particular difficulties in applying these techniques to ancient DNA and paleoclimate data, and highlight areas for future methodological development.&lt;/p&gt;","author":[{"dropping-particle":"","family":"Fenderson","given":"Lindsey E.","non-dropping-particle":"","parse-names":false,"suffix":""},{"dropping-particle":"","family":"Kovach","given":"Adrienne I.","non-dropping-particle":"","parse-names":false,"suffix":""},{"dropping-particle":"","family":"Llamas","given":"Bastien","non-dropping-particle":"","parse-names":false,"suffix":""}],"container-title":"Molecular Ecology","id":"ITEM-1","issue":"November 2019","issued":{"date-parts":[["2019"]]},"page":"mec.15315","title":"Spatiotemporal Landscape Genetics: Investigating Ecology and Evolution through Space and Time","type":"article-journal"},"uris":["http://www.mendeley.com/documents/?uuid=7575be7e-4c8f-4444-bd0d-94bf482af6cb"]},{"id":"ITEM-2","itemData":{"DOI":"10.1038/nrg2844","ISSN":"1471-0064","PMID":"20847747","abstract":"We will soon have complete genome sequences from thousands of species, as well as from many individuals within species. This coming explosion of information will transform our understanding of the amount, distribution and functional significance of genetic variation in natural populations. Now is a crucial time to explore the potential implications of this information revolution for conservation genetics and to recognize limitations in applying genomic tools to conservation issues. We identify and discuss those problems for which genomics will be most valuable for curbing the accelerating worldwide loss of biodiversity. We also provide guidance on which genomics tools and approaches will be most appropriate to use for different aspects of conservation.","author":[{"dropping-particle":"","family":"Allendorf","given":"Fred W","non-dropping-particle":"","parse-names":false,"suffix":""},{"dropping-particle":"","family":"Hohenlohe","given":"Paul A","non-dropping-particle":"","parse-names":false,"suffix":""},{"dropping-particle":"","family":"Luikart","given":"Gordon","non-dropping-particle":"","parse-names":false,"suffix":""}],"container-title":"Nature reviews. Genetics","id":"ITEM-2","issue":"10","issued":{"date-parts":[["2010"]]},"page":"697-709","publisher":"Nature Publishing Group","title":"Genomics and the future of conservation genetics.","type":"article-journal","volume":"11"},"uris":["http://www.mendeley.com/documents/?uuid=49bad344-a793-48eb-aa17-035c8a7d7f8c"]},{"id":"ITEM-3","itemData":{"DOI":"10.1146/annurev-ecolsys-110316-022659","ISSN":"1543-592X","abstract":"Many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Systematics","id":"ITEM-3","issue":"1","issued":{"date-parts":[["2019"]]},"page":"427-449","title":"Spatial Population Genetics: It's About Time","type":"article-journal","volume":"50"},"uris":["http://www.mendeley.com/documents/?uuid=5b8329f5-6c06-479c-a979-f166811dcc49"]}],"mendeley":{"formattedCitation":"[4,5,8]","plainTextFormattedCitation":"[4,5,8]","previouslyFormattedCitation":"[4,5,8]"},"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[4,5,8]</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Such tools are especially needed to identify populations that have experienced important historical demographic events</w:t>
      </w:r>
      <w:ins w:id="81" w:author="Editor" w:date="2020-10-29T15:47:00Z">
        <w:r w:rsidR="00A732A2" w:rsidRPr="00E244CD">
          <w:rPr>
            <w:rFonts w:ascii="Times New Roman" w:eastAsia="Times New Roman" w:hAnsi="Times New Roman" w:cs="Times New Roman"/>
            <w:sz w:val="24"/>
            <w:szCs w:val="24"/>
          </w:rPr>
          <w:t>,</w:t>
        </w:r>
      </w:ins>
      <w:r w:rsidR="00760250" w:rsidRPr="00E244CD">
        <w:rPr>
          <w:rFonts w:ascii="Times New Roman" w:eastAsia="Times New Roman" w:hAnsi="Times New Roman" w:cs="Times New Roman"/>
          <w:sz w:val="24"/>
          <w:szCs w:val="24"/>
        </w:rPr>
        <w:t xml:space="preserve"> </w:t>
      </w:r>
      <w:del w:id="82" w:author="Editor" w:date="2020-10-29T15:47:00Z">
        <w:r w:rsidR="00760250" w:rsidRPr="00E244CD" w:rsidDel="00A732A2">
          <w:rPr>
            <w:rFonts w:ascii="Times New Roman" w:eastAsia="Times New Roman" w:hAnsi="Times New Roman" w:cs="Times New Roman"/>
            <w:sz w:val="24"/>
            <w:szCs w:val="24"/>
          </w:rPr>
          <w:delText xml:space="preserve">which may </w:delText>
        </w:r>
      </w:del>
      <w:r w:rsidR="00760250" w:rsidRPr="00E244CD">
        <w:rPr>
          <w:rFonts w:ascii="Times New Roman" w:eastAsia="Times New Roman" w:hAnsi="Times New Roman" w:cs="Times New Roman"/>
          <w:sz w:val="24"/>
          <w:szCs w:val="24"/>
        </w:rPr>
        <w:t>includ</w:t>
      </w:r>
      <w:ins w:id="83" w:author="Editor" w:date="2020-10-29T15:47:00Z">
        <w:r w:rsidR="00A732A2" w:rsidRPr="00E244CD">
          <w:rPr>
            <w:rFonts w:ascii="Times New Roman" w:eastAsia="Times New Roman" w:hAnsi="Times New Roman" w:cs="Times New Roman"/>
            <w:sz w:val="24"/>
            <w:szCs w:val="24"/>
          </w:rPr>
          <w:t>ing</w:t>
        </w:r>
      </w:ins>
      <w:del w:id="84" w:author="Editor" w:date="2020-10-29T15:47:00Z">
        <w:r w:rsidR="00760250" w:rsidRPr="00E244CD" w:rsidDel="00A732A2">
          <w:rPr>
            <w:rFonts w:ascii="Times New Roman" w:eastAsia="Times New Roman" w:hAnsi="Times New Roman" w:cs="Times New Roman"/>
            <w:sz w:val="24"/>
            <w:szCs w:val="24"/>
          </w:rPr>
          <w:delText>e disturbances such as a wildfire,</w:delText>
        </w:r>
      </w:del>
      <w:r w:rsidR="00760250" w:rsidRPr="00E244CD">
        <w:rPr>
          <w:rFonts w:ascii="Times New Roman" w:eastAsia="Times New Roman" w:hAnsi="Times New Roman" w:cs="Times New Roman"/>
          <w:sz w:val="24"/>
          <w:szCs w:val="24"/>
        </w:rPr>
        <w:t xml:space="preserve"> major weather events, invasions of predators or competitors, </w:t>
      </w:r>
      <w:del w:id="85" w:author="Editor" w:date="2020-10-29T15:47:00Z">
        <w:r w:rsidR="00760250" w:rsidRPr="00E244CD" w:rsidDel="00A732A2">
          <w:rPr>
            <w:rFonts w:ascii="Times New Roman" w:eastAsia="Times New Roman" w:hAnsi="Times New Roman" w:cs="Times New Roman"/>
            <w:sz w:val="24"/>
            <w:szCs w:val="24"/>
          </w:rPr>
          <w:delText xml:space="preserve">or </w:delText>
        </w:r>
      </w:del>
      <w:ins w:id="86" w:author="Editor" w:date="2020-10-29T15:47:00Z">
        <w:r w:rsidR="00A732A2" w:rsidRPr="00E244CD">
          <w:rPr>
            <w:rFonts w:ascii="Times New Roman" w:eastAsia="Times New Roman" w:hAnsi="Times New Roman" w:cs="Times New Roman"/>
            <w:sz w:val="24"/>
            <w:szCs w:val="24"/>
          </w:rPr>
          <w:t xml:space="preserve">disease </w:t>
        </w:r>
      </w:ins>
      <w:r w:rsidR="00760250" w:rsidRPr="00E244CD">
        <w:rPr>
          <w:rFonts w:ascii="Times New Roman" w:eastAsia="Times New Roman" w:hAnsi="Times New Roman" w:cs="Times New Roman"/>
          <w:sz w:val="24"/>
          <w:szCs w:val="24"/>
        </w:rPr>
        <w:t>outbreaks</w:t>
      </w:r>
      <w:ins w:id="87" w:author="Editor" w:date="2020-10-29T15:47:00Z">
        <w:r w:rsidR="00A732A2" w:rsidRPr="00E244CD">
          <w:rPr>
            <w:rFonts w:ascii="Times New Roman" w:eastAsia="Times New Roman" w:hAnsi="Times New Roman" w:cs="Times New Roman"/>
            <w:sz w:val="24"/>
            <w:szCs w:val="24"/>
          </w:rPr>
          <w:t>,</w:t>
        </w:r>
      </w:ins>
      <w:r w:rsidR="00760250" w:rsidRPr="00E244CD">
        <w:rPr>
          <w:rFonts w:ascii="Times New Roman" w:eastAsia="Times New Roman" w:hAnsi="Times New Roman" w:cs="Times New Roman"/>
          <w:sz w:val="24"/>
          <w:szCs w:val="24"/>
        </w:rPr>
        <w:t xml:space="preserve"> </w:t>
      </w:r>
      <w:del w:id="88" w:author="Editor" w:date="2020-10-29T15:47:00Z">
        <w:r w:rsidR="00760250" w:rsidRPr="00E244CD" w:rsidDel="00A732A2">
          <w:rPr>
            <w:rFonts w:ascii="Times New Roman" w:eastAsia="Times New Roman" w:hAnsi="Times New Roman" w:cs="Times New Roman"/>
            <w:sz w:val="24"/>
            <w:szCs w:val="24"/>
          </w:rPr>
          <w:delText xml:space="preserve">of </w:delText>
        </w:r>
      </w:del>
      <w:ins w:id="89" w:author="Editor" w:date="2020-10-29T15:47:00Z">
        <w:r w:rsidR="00A732A2" w:rsidRPr="00E244CD">
          <w:rPr>
            <w:rFonts w:ascii="Times New Roman" w:eastAsia="Times New Roman" w:hAnsi="Times New Roman" w:cs="Times New Roman"/>
            <w:sz w:val="24"/>
            <w:szCs w:val="24"/>
          </w:rPr>
          <w:t xml:space="preserve">or </w:t>
        </w:r>
      </w:ins>
      <w:del w:id="90" w:author="Editor" w:date="2020-10-29T15:47:00Z">
        <w:r w:rsidR="00760250" w:rsidRPr="00E244CD" w:rsidDel="00A732A2">
          <w:rPr>
            <w:rFonts w:ascii="Times New Roman" w:eastAsia="Times New Roman" w:hAnsi="Times New Roman" w:cs="Times New Roman"/>
            <w:sz w:val="24"/>
            <w:szCs w:val="24"/>
          </w:rPr>
          <w:delText xml:space="preserve">disease </w:delText>
        </w:r>
      </w:del>
      <w:ins w:id="91" w:author="Editor" w:date="2020-10-29T15:47:00Z">
        <w:r w:rsidR="00A732A2" w:rsidRPr="00E244CD">
          <w:rPr>
            <w:rFonts w:ascii="Times New Roman" w:eastAsia="Times New Roman" w:hAnsi="Times New Roman" w:cs="Times New Roman"/>
            <w:sz w:val="24"/>
            <w:szCs w:val="24"/>
          </w:rPr>
          <w:t xml:space="preserve">other disturbances such as a wildfire </w:t>
        </w:r>
      </w:ins>
      <w:r w:rsidR="00760250" w:rsidRPr="00E244CD">
        <w:rPr>
          <w:rFonts w:ascii="Times New Roman" w:eastAsia="Times New Roman" w:hAnsi="Times New Roman" w:cs="Times New Roman"/>
          <w:sz w:val="24"/>
          <w:szCs w:val="24"/>
        </w:rPr>
        <w:fldChar w:fldCharType="begin" w:fldLock="1"/>
      </w:r>
      <w:r w:rsidR="00760250" w:rsidRPr="00E244CD">
        <w:rPr>
          <w:rFonts w:ascii="Times New Roman" w:eastAsia="Times New Roman" w:hAnsi="Times New Roman" w:cs="Times New Roman"/>
          <w:sz w:val="24"/>
          <w:szCs w:val="24"/>
        </w:rPr>
        <w:instrText>ADDIN CSL_CITATION {"citationItems":[{"id":"ITEM-1","itemData":{"DOI":"10.1007/s10592-011-0302-1","ISSN":"15660621","abstract":"Habitat destruction has been identified as one of the main threats to biodiversity. Among all factors causing habitat disturbance, wildfire is recognized as one of the most important ecological forces that influences not only the physical environment, but also the structure and composition of floral and faunal communities. These processes are often translated in population bottlenecks, which occur frequently in threatened species and result in loss of genetic diversity and evolutionary potential. In this study, we analyzed the genetic consequences of a demographic bottleneck produced by a forest fire that reduced the population of the endangered blue chaffinch (Fringilla teydea polatzeki), which inhabits the island of Gran Canaria, to approximately 122 individuals. Analysis of nine microsatellite loci revealed that, while a decline in census was observed during the bottleneck, there was no observed excess of heterozygosity or evidence of a decline in allelic richness, two characteristic bottleneck signatures. On the contrary, we observed that the Gran Canaria blue chaffinch has retained significant levels of genetic diversity and shows no evidence of an increased level of inbreeding (F IS) either before or after the bottleneck. The results from this study have important implications for the conservation of this endangered subspecies and provide insights concerning management strategies to prevent its extinction. © 2011 Springer Science+Business Media B.V.","author":[{"dropping-particle":"","family":"Suárez","given":"N. M.","non-dropping-particle":"","parse-names":false,"suffix":""},{"dropping-particle":"","family":"Betancor","given":"E.","non-dropping-particle":"","parse-names":false,"suffix":""},{"dropping-particle":"","family":"Fregel","given":"R.","non-dropping-particle":"","parse-names":false,"suffix":""},{"dropping-particle":"","family":"Rodríguez","given":"F.","non-dropping-particle":"","parse-names":false,"suffix":""},{"dropping-particle":"","family":"Pestano","given":"J.","non-dropping-particle":"","parse-names":false,"suffix":""},{"dropping-particle":"","family":"Sua","given":"N M","non-dropping-particle":"","parse-names":false,"suffix":""},{"dropping-particle":"","family":"Pestano","given":"J.","non-dropping-particle":"","parse-names":false,"suffix":""}],"container-title":"Conservation Genetics","id":"ITEM-1","issue":"2","issued":{"date-parts":[["2012"]]},"page":"499-507","title":"Genetic signature of a severe forest fire on the endangered Gran Canaria blue chaffinch (Fringilla teydea polatzeki)","type":"article-journal","volume":"13"},"uris":["http://www.mendeley.com/documents/?uuid=ef6e48b8-f511-4ced-a661-d23ecc4c8f8b"]},{"id":"ITEM-2","itemData":{"DOI":"10.1111/ele.12918","ISSN":"14610248","abstract":"The ecological and evolutionary consequences of extreme events are poorly understood. Here, we tested predictions about species persistence and population genomic change in aquatic insects in 14 Colorado mountain streams across a hydrological disturbance gradient caused by a one in 500-year rainfall event. Taxa persistence ranged from 39 to 77% across sites and declined with increasing disturbance in relation to species' resistance and resilience traits. For taxa with mobile larvae and terrestrial adult stages present at the time of the flood, average persistence was 84% compared to 25% for immobile taxa that lacked terrestrial adults. For two of six species analysed, genomic diversity (allelic richness) declined after the event. For one species it greatly expanded, suggesting resilience via re-colonisation from upstream populations. Thus, while resistance and resilience traits can explain species persistence to extreme disturbance, population genomic change varies among species, challenging generalisations about evolutionary responses to extreme events at landscape scales.","author":[{"dropping-particle":"","family":"Poff","given":"N. Le Roy","non-dropping-particle":"","parse-names":false,"suffix":""},{"dropping-particle":"","family":"Larson","given":"Erin I.","non-dropping-particle":"","parse-names":false,"suffix":""},{"dropping-particle":"","family":"Salerno","given":"Patricia E.","non-dropping-particle":"","parse-names":false,"suffix":""},{"dropping-particle":"","family":"Morton","given":"Scott G.","non-dropping-particle":"","parse-names":false,"suffix":""},{"dropping-particle":"","family":"Kondratieff","given":"Boris C.","non-dropping-particle":"","parse-names":false,"suffix":""},{"dropping-particle":"","family":"Flecker","given":"Alexander S.","non-dropping-particle":"","parse-names":false,"suffix":""},{"dropping-particle":"","family":"Zamudio","given":"Kelly R.","non-dropping-particle":"","parse-names":false,"suffix":""},{"dropping-particle":"","family":"Funk","given":"W. Chris","non-dropping-particle":"","parse-names":false,"suffix":""}],"container-title":"Ecology Letters","id":"ITEM-2","issue":"4","issued":{"date-parts":[["2018"]]},"page":"525-535","title":"Extreme streams: species persistence and genomic change in montane insect populations across a flooding gradient","type":"article-journal","volume":"21"},"uris":["http://www.mendeley.com/documents/?uuid=f11777e8-48d5-4be7-91e3-33e1a4149214"]},{"id":"ITEM-3","itemData":{"abstract":"Biotic invaders are species that establish a new range in which they proliferate, spread, and persist to the detriment of the environment. They are the most important ecological outcomes from the unprecedented alterations in the distribution of the earth’s biota brought about largely through human transport and commerce. In a world without borders, few if any areas remain sheltered from these immigrations. The fate of immigrants is decidedly mixed. Few survive the hazards of chronic and stochastic forces, and only a small fraction become naturalized. In turn, some naturalized species do become invasive. There are several potential reasons why some immigrant species prosper: some escape from the constraints of their native predators or parasites; others are aided by human-caused disturbance that disrupts native communities. Ironically, many biotic invasions are apparently facilitated by cultivation and husbandry, unintentional actions that foster immigrant populations until they are self-perpetuating and uncontrollable. Whatever the cause, biotic invaders can in many cases inflict enormous environmental damage: (1) Animal invaders can cause extinctions of vulnerable native species through predation, grazing, competition, and habitat alteration. (2) Plant invaders can completely alter the fire regime, nutrient cycling, hydrology, and energy budgets in a native ecosystem and can greatly diminish the abundance or survival of native species. (3) In agriculture, the principal pests of temperate crops are nonindigenous, and the combined expenses of pest control and crop losses constitute an onerous ‘‘tax’’ on food, fiber, and forage production. (4) The global cost of virulent plant and animal diseases caused by parasites transported to new ranges and presented with susceptible new hosts is currently incalculable. Identifying future invaders and taking effective steps to prevent their dispersal and establishment constitutes an enormous challenge to both conservation and international commerce. Detection and management when exclusion fails have proved daunting for varied reasons: (1) Efforts to identify general attributes of future invaders have often been inconclusive. (2) Predicting susceptible locales for future invasions seems even more problematic, given the enormous differences in the rates of arrival among potential invaders. (3) Eradication of an established invader is rare, and control efforts vary enormously in their efficacy. Successful control, howev…","author":[{"dropping-particle":"","family":"Mack","given":"Richard N.","non-dropping-particle":"","parse-names":false,"suffix":""},{"dropping-particle":"","family":"Simberloff","given":"Daniel","non-dropping-particle":"","parse-names":false,"suffix":""},{"dropping-particle":"","family":"Lonsdale","given":"W. Mark","non-dropping-particle":"","parse-names":false,"suffix":""},{"dropping-particle":"","family":"Evans","given":"Harry","non-dropping-particle":"","parse-names":false,"suffix":""},{"dropping-particle":"","family":"Clout","given":"Michael","non-dropping-particle":"","parse-names":false,"suffix":""},{"dropping-particle":"","family":"Bazzaz","given":"Fakhri A.","non-dropping-particle":"","parse-names":false,"suffix":""}],"container-title":"Ecological Applications","id":"ITEM-3","issue":"3","issued":{"date-parts":[["2000"]]},"page":"689-710","title":"Biotic invasions: causes, epidemiology, global consequences, and control","type":"article-journal","volume":"10"},"uris":["http://www.mendeley.com/documents/?uuid=b47451d7-f015-42e9-9336-c47c3aa387cc"]},{"id":"ITEM-4","itemData":{"DOI":"10.1038/s41579-020-0335-x","ISSN":"17401534","PMID":"32099078","abstract":"Discovering that chytrid fungi cause chytridiomycosis in amphibians represented a paradigm shift in our understanding of how emerging infectious diseases contribute to global patterns of biodiversity loss. In this Review we describe how the use of multidisciplinary biological approaches has been essential to pinpointing the origins of amphibian-parasitizing chytrid fungi, including Batrachochytrium dendrobatidis and Batrachochytrium salamandrivorans, as well as to timing their emergence, tracking their cycles of expansion and identifying the core mechanisms that underpin their pathogenicity. We discuss the development of the experimental methods and bioinformatics toolkits that have provided a fuller understanding of batrachochytrid biology and informed policy and control measures.","author":[{"dropping-particle":"","family":"Fisher","given":"Matthew C.","non-dropping-particle":"","parse-names":false,"suffix":""},{"dropping-particle":"","family":"Garner","given":"Trenton W.J.","non-dropping-particle":"","parse-names":false,"suffix":""}],"container-title":"Nature Reviews Microbiology","id":"ITEM-4","issue":"6","issued":{"date-parts":[["2020"]]},"page":"332-343","publisher":"Springer US","title":"Chytrid fungi and global amphibian declines","type":"article-journal","volume":"18"},"uris":["http://www.mendeley.com/documents/?uuid=14c65ebc-3ee1-48bb-91a6-5332a0632fb2"]},{"id":"ITEM-5","itemData":{"DOI":"10.1371/journal.pntd.0005546","ISBN":"1111111111","ISSN":"19352735","abstract":"Background: Within the last century, increases in human movement and globalization of trade have facilitated the establishment of several highly invasive mosquito species in new geographic locations with concurrent major environmental, economic and health consequences. The Asian tiger mosquito, Aedes albopictus, is an extremely invasive and aggressive daytime-biting mosquito that is a major public health threat throughout its expanding range. Methodology/Principal findings: We used 13 nuclear microsatellite loci (on 911 individuals) and mitochondrial COI sequences to gain a better understanding of the historical and contemporary movements of Ae. albopictus in the Indo-Pacific region and to characterize its population structure. Approximate Bayesian computation (ABC) was employed to test competing historical routes of invasion of Ae. albopictus within the Southeast (SE) Asian/Australasian region. Our ABC results show that Ae. albopictus was most likely introduced to New Guinea via mainland Southeast Asia, before colonizing the Solomon Islands via either Papua New Guinea or SE Asia. The analysis also supported that the recent incursion into northern Australia’s Torres Strait Islands was seeded chiefly from Indonesia. For the first time documented in this invasive species, we provide evidence of a recently colonized population (the Torres Strait Islands) that has undergone rapid temporal changes in its genetic makeup, which could be the result of genetic drift or represent a secondary invasion from an unknown source. Conclusions/Significance: There appears to be high spatial genetic structure and high gene flow between some geographically distant populations. The species' genetic structure in the region tends to favour a dispersal pattern driven mostly by human movements. Importantly, this study provides a more widespread sampling distribution of the species’ native range, revealing more spatial population structure than previously shown. Additionally, we present the most probable invasion history of this species in the Australasian region using ABC analysis.","author":[{"dropping-particle":"","family":"Maynard","given":"Andrew J.","non-dropping-particle":"","parse-names":false,"suffix":""},{"dropping-particle":"","family":"Ambrose","given":"Luke","non-dropping-particle":"","parse-names":false,"suffix":""},{"dropping-particle":"","family":"Cooper","given":"Robert D.","non-dropping-particle":"","parse-names":false,"suffix":""},{"dropping-particle":"","family":"Chow","given":"Weng K.","non-dropping-particle":"","parse-names":false,"suffix":""},{"dropping-particle":"","family":"Davis","given":"Joseph B.","non-dropping-particle":"","parse-names":false,"suffix":""},{"dropping-particle":"","family":"Muzari","given":"Mutizwa O.","non-dropping-particle":"","parse-names":false,"suffix":""},{"dropping-particle":"","family":"Hurk","given":"Andrew F.","non-dropping-particle":"van den","parse-names":false,"suffix":""},{"dropping-particle":"","family":"Hall-Mendelin","given":"Sonja","non-dropping-particle":"","parse-names":false,"suffix":""},{"dropping-particle":"","family":"Hasty","given":"Jeomhee M.","non-dropping-particle":"","parse-names":false,"suffix":""},{"dropping-particle":"","family":"Burkot","given":"Thomas R.","non-dropping-particle":"","parse-names":false,"suffix":""},{"dropping-particle":"","family":"Bangs","given":"Michael J.","non-dropping-particle":"","parse-names":false,"suffix":""},{"dropping-particle":"","family":"Reimer","given":"Lisa J.","non-dropping-particle":"","parse-names":false,"suffix":""},{"dropping-particle":"","family":"Butafa","given":"Charles","non-dropping-particle":"","parse-names":false,"suffix":""},{"dropping-particle":"","family":"Lobo","given":"Neil F.","non-dropping-particle":"","parse-names":false,"suffix":""},{"dropping-particle":"","family":"Syafruddin","given":"Din","non-dropping-particle":"","parse-names":false,"suffix":""},{"dropping-particle":"","family":"Maung Maung","given":"Yan Naung","non-dropping-particle":"","parse-names":false,"suffix":""},{"dropping-particle":"","family":"Ahmad","given":"Rohani","non-dropping-particle":"","parse-names":false,"suffix":""},{"dropping-particle":"","family":"Beebe","given":"Nigel W.","non-dropping-particle":"","parse-names":false,"suffix":""}],"container-title":"PLoS Neglected Tropical Diseases","id":"ITEM-5","issue":"4","issued":{"date-parts":[["2017"]]},"page":"1-27","title":"Tiger on the prowl: Invasion history and spatio-temporal genetic structure of the Asian tiger mosquito Aedes albopictus (Skuse 1894) in the Indo-Pacific","type":"article-journal","volume":"11"},"uris":["http://www.mendeley.com/documents/?uuid=504e76fd-cda2-43b5-bc93-59c51d059adf"]}],"mendeley":{"formattedCitation":"[22–26]","plainTextFormattedCitation":"[22–26]","previouslyFormattedCitation":"[22–26]"},"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[22–26]</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del w:id="92" w:author="Editor" w:date="2020-10-29T15:48:00Z">
        <w:r w:rsidR="00760250" w:rsidRPr="00E244CD" w:rsidDel="00A732A2">
          <w:rPr>
            <w:rFonts w:ascii="Times New Roman" w:eastAsia="Times New Roman" w:hAnsi="Times New Roman" w:cs="Times New Roman"/>
            <w:sz w:val="24"/>
            <w:szCs w:val="24"/>
          </w:rPr>
          <w:delText>Similarly, such</w:delText>
        </w:r>
      </w:del>
      <w:ins w:id="93" w:author="Editor" w:date="2020-10-29T15:48:00Z">
        <w:r w:rsidR="00A732A2" w:rsidRPr="00E244CD">
          <w:rPr>
            <w:rFonts w:ascii="Times New Roman" w:eastAsia="Times New Roman" w:hAnsi="Times New Roman" w:cs="Times New Roman"/>
            <w:sz w:val="24"/>
            <w:szCs w:val="24"/>
          </w:rPr>
          <w:t>These</w:t>
        </w:r>
      </w:ins>
      <w:r w:rsidR="00760250" w:rsidRPr="00E244CD">
        <w:rPr>
          <w:rFonts w:ascii="Times New Roman" w:eastAsia="Times New Roman" w:hAnsi="Times New Roman" w:cs="Times New Roman"/>
          <w:sz w:val="24"/>
          <w:szCs w:val="24"/>
        </w:rPr>
        <w:t xml:space="preserve"> analyses could </w:t>
      </w:r>
      <w:ins w:id="94" w:author="Editor" w:date="2020-10-29T15:48:00Z">
        <w:r w:rsidR="00A732A2" w:rsidRPr="00E244CD">
          <w:rPr>
            <w:rFonts w:ascii="Times New Roman" w:eastAsia="Times New Roman" w:hAnsi="Times New Roman" w:cs="Times New Roman"/>
            <w:sz w:val="24"/>
            <w:szCs w:val="24"/>
          </w:rPr>
          <w:t xml:space="preserve">similarly </w:t>
        </w:r>
      </w:ins>
      <w:r w:rsidR="00760250" w:rsidRPr="00E244CD">
        <w:rPr>
          <w:rFonts w:ascii="Times New Roman" w:eastAsia="Times New Roman" w:hAnsi="Times New Roman" w:cs="Times New Roman"/>
          <w:sz w:val="24"/>
          <w:szCs w:val="24"/>
        </w:rPr>
        <w:t>identify which</w:t>
      </w:r>
      <w:del w:id="95" w:author="Editor" w:date="2020-10-28T22:25:00Z">
        <w:r w:rsidR="00760250" w:rsidRPr="00E244CD" w:rsidDel="00386761">
          <w:rPr>
            <w:rFonts w:ascii="Times New Roman" w:eastAsia="Times New Roman" w:hAnsi="Times New Roman" w:cs="Times New Roman"/>
            <w:sz w:val="24"/>
            <w:szCs w:val="24"/>
          </w:rPr>
          <w:delText xml:space="preserve">, </w:delText>
        </w:r>
      </w:del>
      <w:ins w:id="96" w:author="Editor" w:date="2020-10-28T22:25:00Z">
        <w:r w:rsidR="00386761" w:rsidRPr="00E244CD">
          <w:rPr>
            <w:rFonts w:ascii="Times New Roman" w:eastAsia="Times New Roman" w:hAnsi="Times New Roman" w:cs="Times New Roman"/>
            <w:sz w:val="24"/>
            <w:szCs w:val="24"/>
          </w:rPr>
          <w:t xml:space="preserve"> population</w:t>
        </w:r>
      </w:ins>
      <w:ins w:id="97" w:author="Editor" w:date="2020-10-28T22:26:00Z">
        <w:r w:rsidR="00386761" w:rsidRPr="00E244CD">
          <w:rPr>
            <w:rFonts w:ascii="Times New Roman" w:eastAsia="Times New Roman" w:hAnsi="Times New Roman" w:cs="Times New Roman"/>
            <w:sz w:val="24"/>
            <w:szCs w:val="24"/>
          </w:rPr>
          <w:t>s</w:t>
        </w:r>
      </w:ins>
      <w:ins w:id="98" w:author="Editor" w:date="2020-10-29T15:48:00Z">
        <w:r w:rsidR="00A732A2" w:rsidRPr="00E244CD">
          <w:rPr>
            <w:rFonts w:ascii="Times New Roman" w:eastAsia="Times New Roman" w:hAnsi="Times New Roman" w:cs="Times New Roman"/>
            <w:sz w:val="24"/>
            <w:szCs w:val="24"/>
          </w:rPr>
          <w:t>,</w:t>
        </w:r>
      </w:ins>
      <w:ins w:id="99" w:author="Editor" w:date="2020-10-28T22:25:00Z">
        <w:r w:rsidR="00386761"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among a set of previously sampled populations</w:t>
      </w:r>
      <w:ins w:id="100" w:author="Editor" w:date="2020-10-29T15:48:00Z">
        <w:r w:rsidR="00A732A2" w:rsidRPr="00E244CD">
          <w:rPr>
            <w:rFonts w:ascii="Times New Roman" w:eastAsia="Times New Roman" w:hAnsi="Times New Roman" w:cs="Times New Roman"/>
            <w:sz w:val="24"/>
            <w:szCs w:val="24"/>
          </w:rPr>
          <w:t>,</w:t>
        </w:r>
      </w:ins>
      <w:del w:id="101" w:author="Editor" w:date="2020-10-28T22:26:00Z">
        <w:r w:rsidR="00760250" w:rsidRPr="00E244CD" w:rsidDel="00386761">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received migrants from a long-distance dispersal event </w:t>
      </w:r>
      <w:r w:rsidR="00760250" w:rsidRPr="00E244CD">
        <w:rPr>
          <w:rFonts w:ascii="Times New Roman" w:eastAsia="Times New Roman" w:hAnsi="Times New Roman" w:cs="Times New Roman"/>
          <w:sz w:val="24"/>
          <w:szCs w:val="24"/>
        </w:rPr>
        <w:fldChar w:fldCharType="begin" w:fldLock="1"/>
      </w:r>
      <w:r w:rsidR="00760250" w:rsidRPr="00E244CD">
        <w:rPr>
          <w:rFonts w:ascii="Times New Roman" w:eastAsia="Times New Roman" w:hAnsi="Times New Roman" w:cs="Times New Roman"/>
          <w:sz w:val="24"/>
          <w:szCs w:val="24"/>
        </w:rPr>
        <w:instrText>ADDIN CSL_CITATION {"citationItems":[{"id":"ITEM-1","itemData":{"DOI":"10.1086/668831","ISSN":"00030147","abstract":"Many inferences about contemporary rates of gene flow are based on the assumption that the observed genetic structure among populations is stable. Recent studies have uncovered several cases in which this assumption is tenuous. Most of those studies have focused on the effects that regular environmental fluctuations can have on genetic structure and gene flow patterns. Occasional catastrophic disturbances could also alter either the distribution of habitat or the spatial distribution of organisms in a way that affects population structure. However, evidence of such effects is sparse in the literature because it is difficult to obtain. Hurricanes, in particular, have the potential to exert dramatic effects on population structure of organisms found on islands or coral reefs or in near shore and coastal habitats. Here we draw on a historic genetic data set and new data to suggest that the genetic structure of sailfin molly (Poecilia latipinna) populations in north Florida was altered dramatically by an unusually large and uncommon type of storm surge associated with Hurricane Dennis in 2005. We compare the spatial pattern of genetic variation in these populations after Hurricane Dennis to the patterns described in an earlier study in this same area. We use comparable genetic data from another region of Florida, collected in the same two periods, to estimate the amount of change expected from typical temporal variation in population structure. The comparative natural history of sailfin mollies in these two regions indicates that the change in population structure produced by the storm surge is not the result of many local extinctions with recolonization from a few refugia but emerged from a pattern of mixing and redistribution. © 2013 by The University of Chicago.","author":[{"dropping-particle":"","family":"Apodaca","given":"Joseph J.","non-dropping-particle":"","parse-names":false,"suffix":""},{"dropping-particle":"","family":"Trexler","given":"Joel C.","non-dropping-particle":"","parse-names":false,"suffix":""},{"dropping-particle":"","family":"Jue","given":"Nathaniel K.","non-dropping-particle":"","parse-names":false,"suffix":""},{"dropping-particle":"","family":"Schrader","given":"Matthew","non-dropping-particle":"","parse-names":false,"suffix":""},{"dropping-particle":"","family":"Travis","given":"Joseph","non-dropping-particle":"","parse-names":false,"suffix":""}],"container-title":"American Naturalist","id":"ITEM-1","issue":"2","issued":{"date-parts":[["2013"]]},"page":"254-263","title":"Large-scale natural disturbance alters genetic population structure of the sailfin molly, poecilia latipinna","type":"article-journal","volume":"181"},"uris":["http://www.mendeley.com/documents/?uuid=8c95d3bd-3c90-49c6-8de9-fbd4b5165a8d"]}],"mendeley":{"formattedCitation":"[27]","plainTextFormattedCitation":"[27]","previouslyFormattedCitation":"[27]"},"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[27]</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Because temporal genetic variation reflects the evolutionary potential of a population and the probability of its persistence </w:t>
      </w:r>
      <w:r w:rsidR="00760250" w:rsidRPr="00E244CD">
        <w:rPr>
          <w:rFonts w:ascii="Times New Roman" w:eastAsia="Times New Roman" w:hAnsi="Times New Roman" w:cs="Times New Roman"/>
          <w:sz w:val="24"/>
          <w:szCs w:val="24"/>
        </w:rPr>
        <w:fldChar w:fldCharType="begin" w:fldLock="1"/>
      </w:r>
      <w:r w:rsidR="00760250" w:rsidRPr="00E244CD">
        <w:rPr>
          <w:rFonts w:ascii="Times New Roman" w:eastAsia="Times New Roman" w:hAnsi="Times New Roman" w:cs="Times New Roman"/>
          <w:sz w:val="24"/>
          <w:szCs w:val="24"/>
        </w:rPr>
        <w:instrText>ADDIN CSL_CITATION {"citationItems":[{"id":"ITEM-1","itemData":{"DOI":"10.1111/j.1558-5646.2007.00179.x","ISBN":"1558-5646","ISSN":"00143820","PMID":"17767592","abstract":"Migration tends to oppose the effects of divergent natural selection among populations. Numerous theoretical and empirical studies have demonstrated that this migration-selection balance constrains genetic divergence among populations. In contrast, relatively few studies have examined immigration's effects on fitness and natural selection within recipient populations. By constraining local adaptation, migration can lead to reduced fitness, known as a \"migration load,\" which in turn causes persistent natural selection. We develop a simple two-island model of migration-selection balance that, although very general, also reflects the natural history of Timema cristinae walking-stick insects that inhabit two host plant species that favor different cryptic color patterns. We derive theoretical predictions about how migration rates affect the level of maladaptation within populations (measured as the frequency of less-cryptic color-pattern morphs), which in turn determines the selection differential (the within-generation morph frequency change). Using data on color morph frequencies from 25 natural populations, we confirm previous results showing that maladaptation is higher in populations receiving more immigrants. We then present novel evidence that this increased maladaptation leads to larger selection differentials, consistent with our model. Our results provide comparative evidence that immigration elevates the variance in fitness, which in turn leads to larger selection differentials, consistent with Fisher's Theorem of Natural Selection. However, we also find evidence that recurrent adult migration between parapatric populations may tend to obscure the effects of selection.","author":[{"dropping-particle":"","family":"Bolnick","given":"Daniel I.","non-dropping-particle":"","parse-names":false,"suffix":""},{"dropping-particle":"","family":"Nosil","given":"Patrik","non-dropping-particle":"","parse-names":false,"suffix":""}],"container-title":"Evolution","id":"ITEM-1","issue":"9","issued":{"date-parts":[["2007"]]},"page":"2229-2243","title":"Natural selection in populations subject to a migration load","type":"article-journal","volume":"61"},"uris":["http://www.mendeley.com/documents/?uuid=2db5f8c4-df2b-46fa-b6fe-ff1e76307378"]},{"id":"ITEM-2","itemData":{"DOI":"10.1111/j.1461-0248.2012.01746.x","ISBN":"1461-0248","ISSN":"1461023X","PMID":"22372546","abstract":"Ecology Letters (2012) ABSTRACT: Forest trees are the dominant species in many parts of the world and predicting how they might respond to climate change is a vital global concern. Trees are capable of long-distance gene flow, which can promote adaptive evolution in novel environments by increasing genetic variation for fitness. It is unclear, however, if this can compensate for maladaptive effects of gene flow and for the long-generation times of trees. We critically review data on the extent of long-distance gene flow and summarise theory that allows us to predict evolutionary responses of trees to climate change. Estimates of long-distance gene flow based both on direct observations and on genetic methods provide evidence that genes can move over spatial scales larger than habitat shifts predicted under climate change within one generation. Both theoretical and empirical data suggest that the positive effects of gene flow on adaptation may dominate in many instances. The balance of positive to negative consequences of gene flow may, however, differ for leading edge, core and rear sections of forest distributions. We propose future experimental and theoretical research that would better integrate dispersal biology with evolutionary quantitative genetics and improve predictions of tree responses to climate change.","author":[{"dropping-particle":"","family":"Kremer","given":"Antoine","non-dropping-particle":"","parse-names":false,"suffix":""},{"dropping-particle":"","family":"Ronce","given":"Ophélie","non-dropping-particle":"","parse-names":false,"suffix":""},{"dropping-particle":"","family":"Robledo-Arnuncio","given":"Juan J.","non-dropping-particle":"","parse-names":false,"suffix":""},{"dropping-particle":"","family":"Guillaume","given":"Frédéric","non-dropping-particle":"","parse-names":false,"suffix":""},{"dropping-particle":"","family":"Bohrer","given":"Gil","non-dropping-particle":"","parse-names":false,"suffix":""},{"dropping-particle":"","family":"Nathan","given":"Ran","non-dropping-particle":"","parse-names":false,"suffix":""},{"dropping-particle":"","family":"Bridle","given":"Jon R.","non-dropping-particle":"","parse-names":false,"suffix":""},{"dropping-particle":"","family":"Gomulkiewicz","given":"Richard","non-dropping-particle":"","parse-names":false,"suffix":""},{"dropping-particle":"","family":"Klein","given":"Etienne K.","non-dropping-particle":"","parse-names":false,"suffix":""},{"dropping-particle":"","family":"Ritland","given":"Kermit","non-dropping-particle":"","parse-names":false,"suffix":""},{"dropping-particle":"","family":"Kuparinen","given":"Anna","non-dropping-particle":"","parse-names":false,"suffix":""},{"dropping-particle":"","family":"Gerber","given":"Sophie","non-dropping-particle":"","parse-names":false,"suffix":""},{"dropping-particle":"","family":"Schueler","given":"Silvio","non-dropping-particle":"","parse-names":false,"suffix":""}],"container-title":"Ecology Letters","id":"ITEM-2","issue":"4","issued":{"date-parts":[["2012"]]},"page":"378-392","title":"Long-distance gene flow and adaptation of forest trees to rapid climate change","type":"article-journal","volume":"15"},"uris":["http://www.mendeley.com/documents/?uuid=af396273-4a7d-444a-87bd-ea21dd36958f"]},{"id":"ITEM-3","itemData":{"DOI":"10.1101/072736","ISSN":"0027-8424","PMID":"28634295","abstract":"How strong is the natural selection that maintains species and locally adapted populations in the face of gene flow? To what extent is genomic divergence limited by gene flow? Here, we use DNA polymorphism data and the genome-wide variation in recombination rate to infer the strength and timing of selection, and the baseline level of gene flow under various demographic scenarios. To achieve this, we develop theory that merges the coalescent process with the concept of effective gene flow. The latter describes the reduction in gene flow at neutral loci due to divergent selection against maladapted immigrant alleles. This effect decreases with recombinational distance from the loci under selection, such that in regions of low recombination genetic divergence among populations is on average increased compared to regions of high recombination. Our inference procedure exploits this relationship in a genome-wide aggregate manner. We validate our approach using individual-based simulations and apply it to two datasets from the yellow monkeyflower ( Mimulus guttatus ). First, we infer a strong signal of adaptive divergence in the face of gene flow between populations growing on and off phytotoxic serpentine soils. We show that the genome-wide intensity of this selection is not exceptional compared to what M. guttatus may usually experience when adapting to local conditions. Second, we quantify and date selection against introgression from the selfing sister species M. nasutus . Our study provides a theoretical framework that explicitly links genome-wide patterns of divergence and recombination with the underlying evolutionary mechanisms.","author":[{"dropping-particle":"","family":"Aeschbacher","given":"Simon","non-dropping-particle":"","parse-names":false,"suffix":""},{"dropping-particle":"","family":"Selby","given":"Jessica Packard","non-dropping-particle":"","parse-names":false,"suffix":""},{"dropping-particle":"","family":"Willis","given":"John H.","non-dropping-particle":"","parse-names":false,"suffix":""},{"dropping-particle":"","family":"Coop","given":"Graham M.","non-dropping-particle":"","parse-names":false,"suffix":""}],"id":"ITEM-3","issue":"18","issued":{"date-parts":[["2016"]]},"page":"1-6","title":"Population-genomic inference of the strength and timing of selection against gene flow","type":"article-journal"},"uris":["http://www.mendeley.com/documents/?uuid=49ab130a-2db8-4b24-b6ac-84fdddfa37c7"]}],"mendeley":{"formattedCitation":"[28–30]","plainTextFormattedCitation":"[28–30]","previouslyFormattedCitation":"[29–31]"},"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[28–30]</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relating </w:t>
      </w:r>
      <w:del w:id="102" w:author="Editor" w:date="2020-10-28T22:26:00Z">
        <w:r w:rsidR="00760250" w:rsidRPr="00E244CD" w:rsidDel="00386761">
          <w:rPr>
            <w:rFonts w:ascii="Times New Roman" w:eastAsia="Times New Roman" w:hAnsi="Times New Roman" w:cs="Times New Roman"/>
            <w:sz w:val="24"/>
            <w:szCs w:val="24"/>
          </w:rPr>
          <w:delText xml:space="preserve">it </w:delText>
        </w:r>
      </w:del>
      <w:ins w:id="103" w:author="Editor" w:date="2020-10-28T22:26:00Z">
        <w:r w:rsidR="00386761" w:rsidRPr="00E244CD">
          <w:rPr>
            <w:rFonts w:ascii="Times New Roman" w:eastAsia="Times New Roman" w:hAnsi="Times New Roman" w:cs="Times New Roman"/>
            <w:sz w:val="24"/>
            <w:szCs w:val="24"/>
          </w:rPr>
          <w:t xml:space="preserve">temporal genetic variation </w:t>
        </w:r>
      </w:ins>
      <w:r w:rsidR="00760250" w:rsidRPr="00E244CD">
        <w:rPr>
          <w:rFonts w:ascii="Times New Roman" w:eastAsia="Times New Roman" w:hAnsi="Times New Roman" w:cs="Times New Roman"/>
          <w:sz w:val="24"/>
          <w:szCs w:val="24"/>
        </w:rPr>
        <w:t xml:space="preserve">to landscape change can </w:t>
      </w:r>
      <w:del w:id="104" w:author="Editor" w:date="2020-10-28T22:26:00Z">
        <w:r w:rsidR="00760250" w:rsidRPr="00E244CD" w:rsidDel="00386761">
          <w:rPr>
            <w:rFonts w:ascii="Times New Roman" w:eastAsia="Times New Roman" w:hAnsi="Times New Roman" w:cs="Times New Roman"/>
            <w:sz w:val="24"/>
            <w:szCs w:val="24"/>
          </w:rPr>
          <w:delText>give us</w:delText>
        </w:r>
      </w:del>
      <w:ins w:id="105" w:author="Editor" w:date="2020-10-28T22:26:00Z">
        <w:r w:rsidR="00386761" w:rsidRPr="00E244CD">
          <w:rPr>
            <w:rFonts w:ascii="Times New Roman" w:eastAsia="Times New Roman" w:hAnsi="Times New Roman" w:cs="Times New Roman"/>
            <w:sz w:val="24"/>
            <w:szCs w:val="24"/>
          </w:rPr>
          <w:t>provide</w:t>
        </w:r>
      </w:ins>
      <w:r w:rsidR="00760250" w:rsidRPr="00E244CD">
        <w:rPr>
          <w:rFonts w:ascii="Times New Roman" w:eastAsia="Times New Roman" w:hAnsi="Times New Roman" w:cs="Times New Roman"/>
          <w:sz w:val="24"/>
          <w:szCs w:val="24"/>
        </w:rPr>
        <w:t xml:space="preserve"> important insights about the eco-evolutionary dynamics of a species</w:t>
      </w:r>
      <w:del w:id="106" w:author="Editor" w:date="2020-10-29T15:48:00Z">
        <w:r w:rsidR="00760250" w:rsidRPr="00E244CD" w:rsidDel="00A732A2">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and be used to inform conservation strategies </w:t>
      </w:r>
      <w:commentRangeStart w:id="107"/>
      <w:r w:rsidR="00760250" w:rsidRPr="00E244CD">
        <w:rPr>
          <w:rFonts w:ascii="Times New Roman" w:eastAsia="Times New Roman" w:hAnsi="Times New Roman" w:cs="Times New Roman"/>
          <w:sz w:val="24"/>
          <w:szCs w:val="24"/>
        </w:rPr>
        <w:fldChar w:fldCharType="begin" w:fldLock="1"/>
      </w:r>
      <w:r w:rsidR="00760250" w:rsidRPr="00E244CD">
        <w:rPr>
          <w:rFonts w:ascii="Times New Roman" w:eastAsia="Times New Roman" w:hAnsi="Times New Roman" w:cs="Times New Roman"/>
          <w:sz w:val="24"/>
          <w:szCs w:val="24"/>
        </w:rPr>
        <w:instrText>ADDIN CSL_CITATION {"citationItems":[{"id":"ITEM-1","itemData":{"DOI":"10.3389/fgene.2017.00009","ISSN":"16648021","author":[{"dropping-particle":"","family":"Landguth","given":"Erin L.","non-dropping-particle":"","parse-names":false,"suffix":""},{"dropping-particle":"","family":"Holden","given":"Zachary A","non-dropping-particle":"","parse-names":false,"suffix":""},{"dropping-particle":"","family":"Mahalovich","given":"Mary F","non-dropping-particle":"","parse-names":false,"suffix":""},{"dropping-particle":"","family":"Cushman","given":"Samuel A","non-dropping-particle":"","parse-names":false,"suffix":""}],"container-title":"Frontiers in Genetics","id":"ITEM-1","issue":"FEB","issued":{"date-parts":[["2017"]]},"page":"1-12","title":"Using landscape genetics simulations for planting blister rust resistant whitebark pine in the US Northern Rocky Mountains","type":"article-journal","volume":"8"},"uris":["http://www.mendeley.com/documents/?uuid=278a9795-021c-4ae0-9851-8bded50cff67"]}],"mendeley":{"formattedCitation":"[31]","manualFormatting":"(e.g. Landguth, Holden, Mahalovich, &amp; Cushman, 2017)","plainTextFormattedCitation":"[31]","previouslyFormattedCitation":"[32]"},"properties":{"noteIndex":0},"schema":"https://github.com/citation-style-language/schema/raw/master/csl-citation.json"}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(e.g. Landguth, Holden, Mahalovich, &amp; Cushman, 2017)</w:t>
      </w:r>
      <w:r w:rsidR="00760250" w:rsidRPr="00E244CD">
        <w:rPr>
          <w:rFonts w:ascii="Times New Roman" w:eastAsia="Times New Roman" w:hAnsi="Times New Roman" w:cs="Times New Roman"/>
          <w:sz w:val="24"/>
          <w:szCs w:val="24"/>
        </w:rPr>
        <w:fldChar w:fldCharType="end"/>
      </w:r>
      <w:commentRangeEnd w:id="107"/>
      <w:r w:rsidR="0093724D" w:rsidRPr="00E244CD">
        <w:rPr>
          <w:rStyle w:val="CommentReference"/>
        </w:rPr>
        <w:commentReference w:id="107"/>
      </w:r>
      <w:r w:rsidR="00760250" w:rsidRPr="00E244CD">
        <w:rPr>
          <w:rFonts w:ascii="Times New Roman" w:eastAsia="Times New Roman" w:hAnsi="Times New Roman" w:cs="Times New Roman"/>
          <w:sz w:val="24"/>
          <w:szCs w:val="24"/>
        </w:rPr>
        <w:t xml:space="preserve">. </w:t>
      </w:r>
    </w:p>
    <w:p w14:paraId="1A8A8851" w14:textId="5DAD9D4B" w:rsidR="00A732A2" w:rsidRPr="00E244CD" w:rsidRDefault="00760250">
      <w:pPr>
        <w:spacing w:after="0" w:line="480" w:lineRule="auto"/>
        <w:ind w:firstLine="720"/>
        <w:rPr>
          <w:ins w:id="108" w:author="Editor" w:date="2020-10-29T15:55:00Z"/>
          <w:rFonts w:ascii="Times New Roman" w:hAnsi="Times New Roman" w:cs="Times New Roman"/>
          <w:sz w:val="24"/>
          <w:szCs w:val="24"/>
        </w:rPr>
        <w:pPrChange w:id="109" w:author="Editor" w:date="2020-10-29T20:09:00Z">
          <w:pPr>
            <w:spacing w:before="240" w:after="240" w:line="480" w:lineRule="auto"/>
          </w:pPr>
        </w:pPrChange>
      </w:pPr>
      <w:commentRangeStart w:id="110"/>
      <w:r w:rsidRPr="00E244CD">
        <w:rPr>
          <w:rFonts w:ascii="Times New Roman" w:hAnsi="Times New Roman" w:cs="Times New Roman"/>
          <w:sz w:val="24"/>
          <w:szCs w:val="24"/>
        </w:rPr>
        <w:t>There</w:t>
      </w:r>
      <w:commentRangeEnd w:id="110"/>
      <w:r w:rsidR="008F7B96">
        <w:rPr>
          <w:rStyle w:val="CommentReference"/>
        </w:rPr>
        <w:commentReference w:id="110"/>
      </w:r>
      <w:r w:rsidRPr="00E244CD">
        <w:rPr>
          <w:rFonts w:ascii="Times New Roman" w:hAnsi="Times New Roman" w:cs="Times New Roman"/>
          <w:sz w:val="24"/>
          <w:szCs w:val="24"/>
        </w:rPr>
        <w:t xml:space="preserve"> are </w:t>
      </w:r>
      <w:ins w:id="111" w:author="Editor" w:date="2020-10-28T22:28:00Z">
        <w:r w:rsidR="00386761" w:rsidRPr="00E244CD">
          <w:rPr>
            <w:rFonts w:ascii="Times New Roman" w:hAnsi="Times New Roman" w:cs="Times New Roman"/>
            <w:sz w:val="24"/>
            <w:szCs w:val="24"/>
          </w:rPr>
          <w:t xml:space="preserve">currently </w:t>
        </w:r>
      </w:ins>
      <w:r w:rsidRPr="00E244CD">
        <w:rPr>
          <w:rFonts w:ascii="Times New Roman" w:hAnsi="Times New Roman" w:cs="Times New Roman"/>
          <w:sz w:val="24"/>
          <w:szCs w:val="24"/>
        </w:rPr>
        <w:t xml:space="preserve">two </w:t>
      </w:r>
      <w:del w:id="112" w:author="Editor" w:date="2020-10-28T22:28:00Z">
        <w:r w:rsidRPr="00E244CD" w:rsidDel="00386761">
          <w:rPr>
            <w:rFonts w:ascii="Times New Roman" w:hAnsi="Times New Roman" w:cs="Times New Roman"/>
            <w:sz w:val="24"/>
            <w:szCs w:val="24"/>
          </w:rPr>
          <w:delText>types of</w:delText>
        </w:r>
      </w:del>
      <w:ins w:id="113" w:author="Editor" w:date="2020-10-28T22:28:00Z">
        <w:r w:rsidR="00386761" w:rsidRPr="00E244CD">
          <w:rPr>
            <w:rFonts w:ascii="Times New Roman" w:hAnsi="Times New Roman" w:cs="Times New Roman"/>
            <w:sz w:val="24"/>
            <w:szCs w:val="24"/>
          </w:rPr>
          <w:t>general</w:t>
        </w:r>
      </w:ins>
      <w:r w:rsidRPr="00E244CD">
        <w:rPr>
          <w:rFonts w:ascii="Times New Roman" w:hAnsi="Times New Roman" w:cs="Times New Roman"/>
          <w:sz w:val="24"/>
          <w:szCs w:val="24"/>
        </w:rPr>
        <w:t xml:space="preserve"> approaches </w:t>
      </w:r>
      <w:del w:id="114" w:author="Editor" w:date="2020-10-28T22:28:00Z">
        <w:r w:rsidRPr="00E244CD" w:rsidDel="00386761">
          <w:rPr>
            <w:rFonts w:ascii="Times New Roman" w:hAnsi="Times New Roman" w:cs="Times New Roman"/>
            <w:sz w:val="24"/>
            <w:szCs w:val="24"/>
          </w:rPr>
          <w:delText>available t</w:delText>
        </w:r>
      </w:del>
      <w:ins w:id="115" w:author="Editor" w:date="2020-10-28T22:28:00Z">
        <w:r w:rsidR="00386761" w:rsidRPr="00E244CD">
          <w:rPr>
            <w:rFonts w:ascii="Times New Roman" w:hAnsi="Times New Roman" w:cs="Times New Roman"/>
            <w:sz w:val="24"/>
            <w:szCs w:val="24"/>
          </w:rPr>
          <w:t>f</w:t>
        </w:r>
      </w:ins>
      <w:r w:rsidRPr="00E244CD">
        <w:rPr>
          <w:rFonts w:ascii="Times New Roman" w:hAnsi="Times New Roman" w:cs="Times New Roman"/>
          <w:sz w:val="24"/>
          <w:szCs w:val="24"/>
        </w:rPr>
        <w:t>o</w:t>
      </w:r>
      <w:ins w:id="116" w:author="Editor" w:date="2020-10-28T22:28:00Z">
        <w:r w:rsidR="00386761" w:rsidRPr="00E244CD">
          <w:rPr>
            <w:rFonts w:ascii="Times New Roman" w:hAnsi="Times New Roman" w:cs="Times New Roman"/>
            <w:sz w:val="24"/>
            <w:szCs w:val="24"/>
          </w:rPr>
          <w:t>r</w:t>
        </w:r>
      </w:ins>
      <w:r w:rsidRPr="00E244CD">
        <w:rPr>
          <w:rFonts w:ascii="Times New Roman" w:hAnsi="Times New Roman" w:cs="Times New Roman"/>
          <w:sz w:val="24"/>
          <w:szCs w:val="24"/>
        </w:rPr>
        <w:t xml:space="preserve"> </w:t>
      </w:r>
      <w:del w:id="117" w:author="Editor" w:date="2020-10-28T22:28:00Z">
        <w:r w:rsidRPr="00E244CD" w:rsidDel="00386761">
          <w:rPr>
            <w:rFonts w:ascii="Times New Roman" w:hAnsi="Times New Roman" w:cs="Times New Roman"/>
            <w:sz w:val="24"/>
            <w:szCs w:val="24"/>
          </w:rPr>
          <w:delText xml:space="preserve">investigate </w:delText>
        </w:r>
      </w:del>
      <w:ins w:id="118" w:author="Editor" w:date="2020-10-28T22:28:00Z">
        <w:r w:rsidR="00386761" w:rsidRPr="00E244CD">
          <w:rPr>
            <w:rFonts w:ascii="Times New Roman" w:hAnsi="Times New Roman" w:cs="Times New Roman"/>
            <w:sz w:val="24"/>
            <w:szCs w:val="24"/>
          </w:rPr>
          <w:t xml:space="preserve">investigating </w:t>
        </w:r>
      </w:ins>
      <w:r w:rsidRPr="00E244CD">
        <w:rPr>
          <w:rFonts w:ascii="Times New Roman" w:hAnsi="Times New Roman" w:cs="Times New Roman"/>
          <w:sz w:val="24"/>
          <w:szCs w:val="24"/>
        </w:rPr>
        <w:t xml:space="preserve">temporal genetic variation. The first </w:t>
      </w:r>
      <w:del w:id="119" w:author="Editor" w:date="2020-10-26T23:32:00Z">
        <w:r w:rsidRPr="00E244CD" w:rsidDel="00A22F69">
          <w:rPr>
            <w:rFonts w:ascii="Times New Roman" w:hAnsi="Times New Roman" w:cs="Times New Roman"/>
            <w:sz w:val="24"/>
            <w:szCs w:val="24"/>
          </w:rPr>
          <w:delText xml:space="preserve">kind </w:delText>
        </w:r>
      </w:del>
      <w:ins w:id="120" w:author="Editor" w:date="2020-10-26T23:32:00Z">
        <w:r w:rsidR="00A22F69" w:rsidRPr="00E244CD">
          <w:rPr>
            <w:rFonts w:ascii="Times New Roman" w:hAnsi="Times New Roman" w:cs="Times New Roman"/>
            <w:sz w:val="24"/>
            <w:szCs w:val="24"/>
          </w:rPr>
          <w:t xml:space="preserve">suite </w:t>
        </w:r>
      </w:ins>
      <w:r w:rsidRPr="00E244CD">
        <w:rPr>
          <w:rFonts w:ascii="Times New Roman" w:hAnsi="Times New Roman" w:cs="Times New Roman"/>
          <w:sz w:val="24"/>
          <w:szCs w:val="24"/>
        </w:rPr>
        <w:t xml:space="preserve">of approaches </w:t>
      </w:r>
      <w:ins w:id="121" w:author="Editor" w:date="2020-10-26T23:33:00Z">
        <w:r w:rsidR="00A22F69" w:rsidRPr="00E244CD">
          <w:rPr>
            <w:rFonts w:ascii="Times New Roman" w:hAnsi="Times New Roman" w:cs="Times New Roman"/>
            <w:sz w:val="24"/>
            <w:szCs w:val="24"/>
          </w:rPr>
          <w:t>use</w:t>
        </w:r>
      </w:ins>
      <w:ins w:id="122" w:author="Editor-in-Chief" w:date="2020-10-30T10:09:00Z">
        <w:r w:rsidR="00321C72">
          <w:rPr>
            <w:rFonts w:ascii="Times New Roman" w:hAnsi="Times New Roman" w:cs="Times New Roman"/>
            <w:sz w:val="24"/>
            <w:szCs w:val="24"/>
          </w:rPr>
          <w:t>s</w:t>
        </w:r>
      </w:ins>
      <w:ins w:id="123" w:author="Editor" w:date="2020-10-26T23:33:00Z">
        <w:r w:rsidR="00A22F69" w:rsidRPr="00E244CD">
          <w:rPr>
            <w:rFonts w:ascii="Times New Roman" w:hAnsi="Times New Roman" w:cs="Times New Roman"/>
            <w:sz w:val="24"/>
            <w:szCs w:val="24"/>
          </w:rPr>
          <w:t xml:space="preserve"> complex statistical </w:t>
        </w:r>
      </w:ins>
      <w:ins w:id="124" w:author="Editor" w:date="2020-10-26T23:35:00Z">
        <w:r w:rsidR="00A22F69" w:rsidRPr="00E244CD">
          <w:rPr>
            <w:rFonts w:ascii="Times New Roman" w:hAnsi="Times New Roman" w:cs="Times New Roman"/>
            <w:sz w:val="24"/>
            <w:szCs w:val="24"/>
          </w:rPr>
          <w:t>models</w:t>
        </w:r>
      </w:ins>
      <w:ins w:id="125" w:author="Editor" w:date="2020-10-26T23:33:00Z">
        <w:r w:rsidR="00A22F69" w:rsidRPr="00E244CD">
          <w:rPr>
            <w:rFonts w:ascii="Times New Roman" w:hAnsi="Times New Roman" w:cs="Times New Roman"/>
            <w:sz w:val="24"/>
            <w:szCs w:val="24"/>
          </w:rPr>
          <w:t xml:space="preserve"> </w:t>
        </w:r>
      </w:ins>
      <w:ins w:id="126" w:author="Editor" w:date="2020-10-26T23:34:00Z">
        <w:r w:rsidR="00A22F69" w:rsidRPr="00E244CD">
          <w:rPr>
            <w:rFonts w:ascii="Times New Roman" w:hAnsi="Times New Roman" w:cs="Times New Roman"/>
            <w:sz w:val="24"/>
            <w:szCs w:val="24"/>
          </w:rPr>
          <w:t>to infer demographic history from genetic data obtained at a single timepoint</w:t>
        </w:r>
      </w:ins>
      <w:del w:id="127" w:author="Editor" w:date="2020-10-26T23:32:00Z">
        <w:r w:rsidRPr="00E244CD" w:rsidDel="00A22F69">
          <w:rPr>
            <w:rFonts w:ascii="Times New Roman" w:hAnsi="Times New Roman" w:cs="Times New Roman"/>
            <w:sz w:val="24"/>
            <w:szCs w:val="24"/>
          </w:rPr>
          <w:delText xml:space="preserve">generally </w:delText>
        </w:r>
      </w:del>
      <w:del w:id="128" w:author="Editor" w:date="2020-10-26T23:34:00Z">
        <w:r w:rsidRPr="00E244CD" w:rsidDel="00A22F69">
          <w:rPr>
            <w:rFonts w:ascii="Times New Roman" w:hAnsi="Times New Roman" w:cs="Times New Roman"/>
            <w:sz w:val="24"/>
            <w:szCs w:val="24"/>
          </w:rPr>
          <w:delText>consists of a single time sampling scheme, combined with statistical approaches purpose-designed to directly infer demographic history from the single time sampling</w:delText>
        </w:r>
      </w:del>
      <w:r w:rsidRPr="00E244CD">
        <w:rPr>
          <w:rFonts w:ascii="Times New Roman" w:hAnsi="Times New Roman" w:cs="Times New Roman"/>
          <w:sz w:val="24"/>
          <w:szCs w:val="24"/>
        </w:rPr>
        <w:t xml:space="preserve"> </w:t>
      </w:r>
      <w:r w:rsidRPr="00E244CD">
        <w:rPr>
          <w:rFonts w:ascii="Times New Roman" w:hAnsi="Times New Roman" w:cs="Times New Roman"/>
          <w:sz w:val="24"/>
          <w:szCs w:val="24"/>
        </w:rPr>
        <w:fldChar w:fldCharType="begin" w:fldLock="1"/>
      </w:r>
      <w:r w:rsidRPr="00E244CD">
        <w:rPr>
          <w:rFonts w:ascii="Times New Roman" w:hAnsi="Times New Roman" w:cs="Times New Roman"/>
          <w:sz w:val="24"/>
          <w:szCs w:val="24"/>
        </w:rPr>
        <w:instrText>ADDIN CSL_CITATION {"citationItems":[{"id":"ITEM-1","itemData":{"DOI":"10.1371/journal.pgen.1003905","ISSN":"15537390","abstract":"We introduce a flexible and robust simulation-based framework to infer demographic parameters from the site frequency spectrum (SFS) computed on large genomic datasets. We show that our composite-likelihood approach allows one to study evolutionary models of arbitrary complexity, which cannot be tackled by other current likelihood-based methods. For simple scenarios, our approach compares favorably in terms of accuracy and speed with ∂a∂i, the current reference in the field, while showing better convergence properties for complex models. We first apply our methodology to non-coding genomic SNP data from four human populations. To infer their demographic history, we compare neutral evolutionary models of increasing complexity, including unsampled populations. We further show the versatility of our framework by extending it to the inference of demographic parameters from SNP chips with known ascertainment, such as that recently released by Affymetrix to study human origins. Whereas previous ways of handling ascertained SNPs were either restricted to a single population or only allowed the inference of divergence time between a pair of populations, our framework can correctly infer parameters of more complex models including the divergence of several populations, bottlenecks and migration. We apply this approach to the reconstruction of African demography using two distinct ascertained human SNP panels studied under two evolutionary models. The two SNP panels lead to globally very similar estimates and confidence intervals, and suggest an ancient divergence (&gt;110 Ky) between Yoruba and San populations. Our methodology appears well suited to the study of complex scenarios from large genomic data sets.","author":[{"dropping-particle":"","family":"Excoffier","given":"Laurent","non-dropping-particle":"","parse-names":false,"suffix":""},{"dropping-particle":"","family":"Dupanloup","given":"Isabelle","non-dropping-particle":"","parse-names":false,"suffix":""},{"dropping-particle":"","family":"Huerta-Sánchez","given":"Emilia","non-dropping-particle":"","parse-names":false,"suffix":""},{"dropping-particle":"","family":"Sousa","given":"Vitor C.","non-dropping-particle":"","parse-names":false,"suffix":""},{"dropping-particle":"","family":"Foll","given":"Matthieu","non-dropping-particle":"","parse-names":false,"suffix":""}],"container-title":"PLoS Genetics","id":"ITEM-1","issue":"10","issued":{"date-parts":[["2013"]]},"title":"Robust Demographic Inference from Genomic and SNP Data","type":"article-journal","volume":"9"},"uris":["http://www.mendeley.com/documents/?uuid=21e14d39-e6e9-40d6-ad28-e457893641ca"]},{"id":"ITEM-2","itemData":{"DOI":"10.1371/journal.pgen.1000695","ISSN":"15537390","abstract":"Demographic models built from genetic data play important roles in illuminating prehistorical events and serving as null models in genome scans for selection. We introduce an inference method based on the joint frequency spectrum of genetic variants within and between populations. For candidate models we numerically compute the expected spectrum using a diffusion approximation to the one-locus, two-allele Wright-Fisher process, involving up to three simultaneous populations. Our approach is a composite likelihood scheme, since linkage between neutral loci alters the variance but not the expectation of the frequency spectrum. We thus use bootstraps incorporating linkage to estimate uncertainties for parameters and significance values for hypothesis tests. Our method can also incorporate selection on single sites, predicting the joint distribution of selected alleles among populations experiencing a bevy of evolutionary forces, including expansions, contractions, migrations, and admixture. We model human expansion out of Africa and the settlement of the New World, using 5 Mb of noncoding DNA resequenced in 68 individuals from 4 populations (YRI, CHB, CEU, and MXL) by the Environmental Genome Project. We infer divergence between West African and Eurasian populations 140 thousand years ago (95% confidence interval: 40-270 kya). This is earlier than other genetic studies, in part because we incorporate migration. We estimate the European (CEU) and East Asian (CHB) divergence time to be 23 kya (95% c.i.: 17-43 kya), long after archeological evidence places modern humans in Europe. Finally, we estimate divergence between East Asians (CHB) and Mexican-Americans (MXL) of 22 kya (95% c.i.: 16.3-26.9 kya), and our analysis yields no evidence for subsequent migration. Furthermore, combining our demographic model with a previously estimated distribution of selective effects among newly arising amino acid mutations accurately predicts the frequency spectrum of nonsynonymous variants across three continental populations (YRI, CHB, CEU).","author":[{"dropping-particle":"","family":"Gutenkunst","given":"Ryan N.","non-dropping-particle":"","parse-names":false,"suffix":""},{"dropping-particle":"","family":"Hernandez","given":"Ryan D.","non-dropping-particle":"","parse-names":false,"suffix":""},{"dropping-particle":"","family":"Williamson","given":"Scott H.","non-dropping-particle":"","parse-names":false,"suffix":""},{"dropping-particle":"","family":"Bustamante","given":"Carlos D.","non-dropping-particle":"","parse-names":false,"suffix":""}],"container-title":"PLoS Genetics","id":"ITEM-2","issue":"10","issued":{"date-parts":[["2009"]]},"title":"Inferring the joint demographic history of multiple populations from multidimensional SNP frequency data","type":"article-journal","volume":"5"},"uris":["http://www.mendeley.com/documents/?uuid=c06f5592-1cb2-4a40-9677-0f7b5e875cc8"]},{"id":"ITEM-3","itemData":{"DOI":"10.1080/01621459.2019.1635482","ISSN":"0162-1459","abstract":"The sample frequency spectrum (SFS), or histogram of allele counts, is an important summary statistic in evolutionary biology, and is often used to infer the history of population size changes, migrations, and other demographic events affecting a set of populations. The expected multipopulation SFS under a given demographic model can be efficiently computed when the populations in the model are related by a tree, scaling to hundreds of populations. Admixture, back-migration, and introgression are common natural processes that violate the assumption of a tree-like population history, however, and until now the expected SFS could be computed for only a handful of populations when the demographic history is not a tree. In this article, we present a new method for efficiently computing the expected SFS and linear functionals of it, for demographies described by general directed acyclic graphs. This method can scale to more populations than previously possible for complex demographic histories including admixture. We apply our method to an 8-population SFS to estimate the timing and strength of a proposed \"basal Eurasian\" admixture event in human history. We implement and release our method in a new open-source software package momi2.","author":[{"dropping-particle":"","family":"Kamm","given":"Jack","non-dropping-particle":"","parse-names":false,"suffix":""},{"dropping-particle":"","family":"Terhorst","given":"Jonathan","non-dropping-particle":"","parse-names":false,"suffix":""},{"dropping-particle":"","family":"Durbin","given":"Richard","non-dropping-particle":"","parse-names":false,"suffix":""},{"dropping-particle":"","family":"Song","given":"Yun S.","non-dropping-particle":"","parse-names":false,"suffix":""}],"container-title":"Journal of the American Statistical Association","id":"ITEM-3","issue":"0","issued":{"date-parts":[["2019"]]},"page":"1-16","publisher":"Taylor &amp; Francis","title":"Efficiently Inferring the Demographic History of Many Populations With Allele Count Data","type":"article-journal","volume":"0"},"uris":["http://www.mendeley.com/documents/?uuid=148d0e38-889f-4b1f-a86b-ae84ba95573a"]}],"mendeley":{"formattedCitation":"[32–34]","plainTextFormattedCitation":"[32–34]","previouslyFormattedCitation":"[33–35]"},"properties":{"noteIndex":0},"schema":"https://github.com/citation-style-language/schema/raw/master/csl-citation.json"}</w:instrText>
      </w:r>
      <w:r w:rsidRPr="00E244CD">
        <w:rPr>
          <w:rFonts w:ascii="Times New Roman" w:hAnsi="Times New Roman" w:cs="Times New Roman"/>
          <w:sz w:val="24"/>
          <w:szCs w:val="24"/>
        </w:rPr>
        <w:fldChar w:fldCharType="separate"/>
      </w:r>
      <w:r w:rsidRPr="00E244CD">
        <w:rPr>
          <w:rFonts w:ascii="Times New Roman" w:hAnsi="Times New Roman" w:cs="Times New Roman"/>
          <w:noProof/>
          <w:sz w:val="24"/>
          <w:szCs w:val="24"/>
        </w:rPr>
        <w:t>[32–34]</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This approach </w:t>
      </w:r>
      <w:ins w:id="129" w:author="Editor" w:date="2020-10-26T23:35:00Z">
        <w:r w:rsidR="00813CD6" w:rsidRPr="00E244CD">
          <w:rPr>
            <w:rFonts w:ascii="Times New Roman" w:hAnsi="Times New Roman" w:cs="Times New Roman"/>
            <w:sz w:val="24"/>
            <w:szCs w:val="24"/>
          </w:rPr>
          <w:t xml:space="preserve">is </w:t>
        </w:r>
      </w:ins>
      <w:r w:rsidRPr="00E244CD">
        <w:rPr>
          <w:rFonts w:ascii="Times New Roman" w:hAnsi="Times New Roman" w:cs="Times New Roman"/>
          <w:sz w:val="24"/>
          <w:szCs w:val="24"/>
        </w:rPr>
        <w:t xml:space="preserve">often </w:t>
      </w:r>
      <w:ins w:id="130" w:author="Editor" w:date="2020-10-26T23:35:00Z">
        <w:r w:rsidR="00813CD6" w:rsidRPr="00E244CD">
          <w:rPr>
            <w:rFonts w:ascii="Times New Roman" w:hAnsi="Times New Roman" w:cs="Times New Roman"/>
            <w:sz w:val="24"/>
            <w:szCs w:val="24"/>
          </w:rPr>
          <w:t>computa</w:t>
        </w:r>
      </w:ins>
      <w:ins w:id="131" w:author="Editor" w:date="2020-10-26T23:36:00Z">
        <w:r w:rsidR="00813CD6" w:rsidRPr="00E244CD">
          <w:rPr>
            <w:rFonts w:ascii="Times New Roman" w:hAnsi="Times New Roman" w:cs="Times New Roman"/>
            <w:sz w:val="24"/>
            <w:szCs w:val="24"/>
          </w:rPr>
          <w:t xml:space="preserve">tionally intensive, requires high-quality microsatellite datasets encompassing a minimum of tens of thousands of loci, and </w:t>
        </w:r>
      </w:ins>
      <w:del w:id="132" w:author="Editor" w:date="2020-10-29T15:51:00Z">
        <w:r w:rsidRPr="00E244CD" w:rsidDel="00A732A2">
          <w:rPr>
            <w:rFonts w:ascii="Times New Roman" w:hAnsi="Times New Roman" w:cs="Times New Roman"/>
            <w:sz w:val="24"/>
            <w:szCs w:val="24"/>
          </w:rPr>
          <w:delText xml:space="preserve">involves </w:delText>
        </w:r>
      </w:del>
      <w:ins w:id="133" w:author="Editor" w:date="2020-10-29T15:51:00Z">
        <w:r w:rsidR="00A732A2" w:rsidRPr="00E244CD">
          <w:rPr>
            <w:rFonts w:ascii="Times New Roman" w:hAnsi="Times New Roman" w:cs="Times New Roman"/>
            <w:sz w:val="24"/>
            <w:szCs w:val="24"/>
          </w:rPr>
          <w:t xml:space="preserve">depends on </w:t>
        </w:r>
      </w:ins>
      <w:r w:rsidRPr="00E244CD">
        <w:rPr>
          <w:rFonts w:ascii="Times New Roman" w:hAnsi="Times New Roman" w:cs="Times New Roman"/>
          <w:sz w:val="24"/>
          <w:szCs w:val="24"/>
        </w:rPr>
        <w:t xml:space="preserve">extensive knowledge </w:t>
      </w:r>
      <w:del w:id="134" w:author="Editor" w:date="2020-10-29T23:40:00Z">
        <w:r w:rsidRPr="00E244CD" w:rsidDel="00902C68">
          <w:rPr>
            <w:rFonts w:ascii="Times New Roman" w:hAnsi="Times New Roman" w:cs="Times New Roman"/>
            <w:sz w:val="24"/>
            <w:szCs w:val="24"/>
          </w:rPr>
          <w:delText xml:space="preserve">about </w:delText>
        </w:r>
      </w:del>
      <w:ins w:id="135" w:author="Editor" w:date="2020-10-29T23:40:00Z">
        <w:r w:rsidR="00902C68">
          <w:rPr>
            <w:rFonts w:ascii="Times New Roman" w:hAnsi="Times New Roman" w:cs="Times New Roman"/>
            <w:sz w:val="24"/>
            <w:szCs w:val="24"/>
          </w:rPr>
          <w:t>of</w:t>
        </w:r>
        <w:r w:rsidR="00902C68" w:rsidRPr="00E244CD">
          <w:rPr>
            <w:rFonts w:ascii="Times New Roman" w:hAnsi="Times New Roman" w:cs="Times New Roman"/>
            <w:sz w:val="24"/>
            <w:szCs w:val="24"/>
          </w:rPr>
          <w:t xml:space="preserve"> </w:t>
        </w:r>
      </w:ins>
      <w:r w:rsidRPr="00E244CD">
        <w:rPr>
          <w:rFonts w:ascii="Times New Roman" w:hAnsi="Times New Roman" w:cs="Times New Roman"/>
          <w:sz w:val="24"/>
          <w:szCs w:val="24"/>
        </w:rPr>
        <w:t>the biological system</w:t>
      </w:r>
      <w:ins w:id="136" w:author="Editor" w:date="2020-10-28T22:27:00Z">
        <w:r w:rsidR="00386761" w:rsidRPr="00E244CD">
          <w:rPr>
            <w:rFonts w:ascii="Times New Roman" w:hAnsi="Times New Roman" w:cs="Times New Roman"/>
            <w:sz w:val="24"/>
            <w:szCs w:val="24"/>
          </w:rPr>
          <w:t>,</w:t>
        </w:r>
      </w:ins>
      <w:ins w:id="137" w:author="Editor" w:date="2020-10-26T23:36:00Z">
        <w:r w:rsidR="00813CD6" w:rsidRPr="00E244CD">
          <w:rPr>
            <w:rFonts w:ascii="Times New Roman" w:hAnsi="Times New Roman" w:cs="Times New Roman"/>
            <w:sz w:val="24"/>
            <w:szCs w:val="24"/>
          </w:rPr>
          <w:t xml:space="preserve"> </w:t>
        </w:r>
      </w:ins>
      <w:del w:id="138" w:author="Editor" w:date="2020-10-26T23:36:00Z">
        <w:r w:rsidRPr="00E244CD" w:rsidDel="00813CD6">
          <w:rPr>
            <w:rFonts w:ascii="Times New Roman" w:hAnsi="Times New Roman" w:cs="Times New Roman"/>
            <w:sz w:val="24"/>
            <w:szCs w:val="24"/>
          </w:rPr>
          <w:delText xml:space="preserve">, very intensive computation, and requires high-quality microsatellite datasets, or a minimum of tens of thousands of loci, and further </w:delText>
        </w:r>
      </w:del>
      <w:ins w:id="139" w:author="Editor" w:date="2020-10-26T23:36:00Z">
        <w:r w:rsidR="00813CD6" w:rsidRPr="00E244CD">
          <w:rPr>
            <w:rFonts w:ascii="Times New Roman" w:hAnsi="Times New Roman" w:cs="Times New Roman"/>
            <w:sz w:val="24"/>
            <w:szCs w:val="24"/>
          </w:rPr>
          <w:t xml:space="preserve">including </w:t>
        </w:r>
      </w:ins>
      <w:r w:rsidRPr="00E244CD">
        <w:rPr>
          <w:rFonts w:ascii="Times New Roman" w:hAnsi="Times New Roman" w:cs="Times New Roman"/>
          <w:sz w:val="24"/>
          <w:szCs w:val="24"/>
        </w:rPr>
        <w:t xml:space="preserve">information </w:t>
      </w:r>
      <w:del w:id="140" w:author="Editor" w:date="2020-10-26T23:36:00Z">
        <w:r w:rsidRPr="00E244CD" w:rsidDel="00813CD6">
          <w:rPr>
            <w:rFonts w:ascii="Times New Roman" w:hAnsi="Times New Roman" w:cs="Times New Roman"/>
            <w:sz w:val="24"/>
            <w:szCs w:val="24"/>
          </w:rPr>
          <w:delText>such as</w:delText>
        </w:r>
      </w:del>
      <w:ins w:id="141" w:author="Editor" w:date="2020-10-26T23:36:00Z">
        <w:r w:rsidR="00813CD6" w:rsidRPr="00E244CD">
          <w:rPr>
            <w:rFonts w:ascii="Times New Roman" w:hAnsi="Times New Roman" w:cs="Times New Roman"/>
            <w:sz w:val="24"/>
            <w:szCs w:val="24"/>
          </w:rPr>
          <w:t>on</w:t>
        </w:r>
      </w:ins>
      <w:r w:rsidRPr="00E244CD">
        <w:rPr>
          <w:rFonts w:ascii="Times New Roman" w:hAnsi="Times New Roman" w:cs="Times New Roman"/>
          <w:sz w:val="24"/>
          <w:szCs w:val="24"/>
        </w:rPr>
        <w:t xml:space="preserve"> recombination processes </w:t>
      </w:r>
      <w:r w:rsidRPr="00E244CD">
        <w:rPr>
          <w:rFonts w:ascii="Times New Roman" w:hAnsi="Times New Roman" w:cs="Times New Roman"/>
          <w:sz w:val="24"/>
          <w:szCs w:val="24"/>
        </w:rPr>
        <w:fldChar w:fldCharType="begin" w:fldLock="1"/>
      </w:r>
      <w:r w:rsidRPr="00E244CD">
        <w:rPr>
          <w:rFonts w:ascii="Times New Roman" w:hAnsi="Times New Roman" w:cs="Times New Roman"/>
          <w:sz w:val="24"/>
          <w:szCs w:val="24"/>
        </w:rPr>
        <w:instrText>ADDIN CSL_CITATION {"citationItems":[{"id":"ITEM-1","itemData":{"DOI":"10.1038/hdy.2012.120","ISSN":"0018067X","abstract":"Reconstructing historical variation of population size from sequence and single-nucleotide polymorphism (SNP) data is valuable for understanding the evolutionary history of species. Changes in the population size of humans have been thoroughly investigated, and we review different methodologies of demographic reconstruction, specifically focusing on human bottlenecks. In addition to the classical approaches based on the site-frequency spectrum (SFS) or based on linkage disequilibrium, we also review more recent approaches that utilize atypical shared genomic fragments, such as identical by descent or homozygous segments between or within individuals. Compared with methods based on the SFS, these methods are well suited for detecting recent bottlenecks. In general, all these various methods suffer from bias and dependencies on confounding factors such as population structure or poor specification of the mutational and recombination processes, which can affect the demographic reconstruction. With the exception of SFS-based methods, the effects of confounding factors on the inference methods remain poorly investigated. We conclude that an important step when investigating population size changes rests on validating the demographic model by investigating to what extent the fitted demographic model can reproduce the main features of the polymorphism data.","author":[{"dropping-particle":"","family":"Gattepaille","given":"L. M.","non-dropping-particle":"","parse-names":false,"suffix":""},{"dropping-particle":"","family":"Jakobsson","given":"M.","non-dropping-particle":"","parse-names":false,"suffix":""},{"dropping-particle":"","family":"Blum","given":"M. G.B.","non-dropping-particle":"","parse-names":false,"suffix":""}],"container-title":"Heredity","id":"ITEM-1","issue":"5","issued":{"date-parts":[["2013"]]},"page":"409-419","publisher":"Nature Publishing Group","title":"Inferring population size changes with sequence and SNP data: Lessons from human bottlenecks","type":"article-journal","volume":"110"},"uris":["http://www.mendeley.com/documents/?uuid=7a6aff89-2fdf-4dce-b807-21e5eb50e8a2"]}],"mendeley":{"formattedCitation":"[17]","plainTextFormattedCitation":"[17]","previouslyFormattedCitation":"[17]"},"properties":{"noteIndex":0},"schema":"https://github.com/citation-style-language/schema/raw/master/csl-citation.json"}</w:instrText>
      </w:r>
      <w:r w:rsidRPr="00E244CD">
        <w:rPr>
          <w:rFonts w:ascii="Times New Roman" w:hAnsi="Times New Roman" w:cs="Times New Roman"/>
          <w:sz w:val="24"/>
          <w:szCs w:val="24"/>
        </w:rPr>
        <w:fldChar w:fldCharType="separate"/>
      </w:r>
      <w:r w:rsidRPr="00E244CD">
        <w:rPr>
          <w:rFonts w:ascii="Times New Roman" w:hAnsi="Times New Roman" w:cs="Times New Roman"/>
          <w:noProof/>
          <w:sz w:val="24"/>
          <w:szCs w:val="24"/>
        </w:rPr>
        <w:t>[17]</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and ascertainment bias </w:t>
      </w:r>
      <w:r w:rsidRPr="00E244CD">
        <w:rPr>
          <w:rFonts w:ascii="Times New Roman" w:hAnsi="Times New Roman" w:cs="Times New Roman"/>
          <w:sz w:val="24"/>
          <w:szCs w:val="24"/>
        </w:rPr>
        <w:fldChar w:fldCharType="begin" w:fldLock="1"/>
      </w:r>
      <w:r w:rsidRPr="00E244CD">
        <w:rPr>
          <w:rFonts w:ascii="Times New Roman" w:hAnsi="Times New Roman" w:cs="Times New Roman"/>
          <w:sz w:val="24"/>
          <w:szCs w:val="24"/>
        </w:rPr>
        <w:instrText>ADDIN CSL_CITATION {"citationItems":[{"id":"ITEM-1","itemData":{"DOI":"10.1534/genetics.166.1.351","ISSN":"00166731","abstract":"We have studied a genome-wide set of single-nucleotide polymorphism (SNP) allele frequency measures for African-American, East Asian, and European-American samples. For this analysis we derived a simple, closed mathematical formulation for the spectrum of expected allele frequencies when the sampled populations have experienced nonstationary demographic histories. The direct calculation generates the spectrum orders of magnitude faster than coalescent simulations do and allows us to generate spectra for a large number of alternative histories on a multidimensional parameter grid. Model-fitting experiments using this grid reveal significant population-specific differences among the demographic histories that best describe the observed allele frequency spectra. European and Asian spectra show a bottleneck-shaped history: a reduction of effective population size in the past followed by a recent phase of size recovery. In contrast, the African-American spectrum shows a history of moderate but uninterrupted population expansion. These differences are expected to have profound consequences for the design of medical association studies. The analytical methods developed for this study, i.e., a closed mathematical formulation for the allele frequency spectrum, correcting the ascertainment bias introduced by shallow SNP sampling, and dealing with variable sample sizes provide a general framework for the analysis of public variation data.","author":[{"dropping-particle":"","family":"Marth","given":"Gabor T.","non-dropping-particle":"","parse-names":false,"suffix":""},{"dropping-particle":"","family":"Czabarka","given":"Eva","non-dropping-particle":"","parse-names":false,"suffix":""},{"dropping-particle":"","family":"Murvai","given":"Janos","non-dropping-particle":"","parse-names":false,"suffix":""},{"dropping-particle":"","family":"Sherry","given":"Stephen T.","non-dropping-particle":"","parse-names":false,"suffix":""}],"container-title":"Genetics","id":"ITEM-1","issue":"1","issued":{"date-parts":[["2004"]]},"page":"351-372","title":"The Allele Frequency Spectrum in Genome-Wide Human Variation Data Reveals Signals of Differential Demographic History in Three Large World Populations","type":"article-journal","volume":"166"},"uris":["http://www.mendeley.com/documents/?uuid=221d0b34-8d4b-4e60-9acb-4b7b90de03c4"]},{"id":"ITEM-2","itemData":{"DOI":"10.1093/molbev/msq148","ISSN":"07374038","abstract":"Chip-based high-throughput genotyping has facilitated genome-wide studies of genetic diversity. Many studies have utilized these large data sets to make inferences about the demographic history of human populations using measures of genetic differentiation such as FST or principal component analyses. However, the single nucleotide polymorphism (SNP) chip data suffer from ascertainment biases caused by the SNP discovery process in which a small number of individuals from selected populations are used as discovery panels. In this study, we investigate the effect of the ascertainment bias on inferences regarding genetic differentiation among populations in one of the common genome-wide genotyping platforms. We generate SNP genotyping data for individuals that previously have been subject to partial genome-wide Sanger sequencing and compare inferences based on genotyping data to inferences based on direct sequencing. In addition, we also analyze publicly available genome-wide data. We demonstrate that the ascertainment biases will distort measures of human diversity and possibly change conclusions drawn from these measures in some times unexpected ways. We also show that details of the genotyping calling algorithms can have a surprisingly large effect on population genetic inferences. We not only present a correction of the spectrum for the widely used Affymetrix SNP chips but also show that such corrections are difficult to generalize among studies. © 2010 The Author.","author":[{"dropping-particle":"","family":"Albrechtsen","given":"Anders","non-dropping-particle":"","parse-names":false,"suffix":""},{"dropping-particle":"","family":"Nielsen","given":"Finn Cilius","non-dropping-particle":"","parse-names":false,"suffix":""},{"dropping-particle":"","family":"Nielsen","given":"Rasmus","non-dropping-particle":"","parse-names":false,"suffix":""}],"container-title":"Molecular Biology and Evolution","id":"ITEM-2","issue":"11","issued":{"date-parts":[["2010"]]},"page":"2534-2547","title":"Ascertainment biases in SNP chips affect measures of population divergence","type":"article-journal","volume":"27"},"uris":["http://www.mendeley.com/documents/?uuid=fa003f6b-ca02-4921-b427-b61d3b316913"]},{"id":"ITEM-3","itemData":{"DOI":"10.1101/gr.4107905","ISSN":"10889051","abstract":"Large-scale SNP genotyping studies rely on an initial assessment of nucleotide variation to identify sites in the DNA sequence that harbor variation among individuals. This \"SNP discovery\" sample may be quite variable in size and composition, and it has been well established that properties of the SNPs that are found are influenced by the discovery sampling effort. The International HapMap project relied on nearly any piece of information available to identify SNPs-including BAC end sequences, shotgun reads, and differences between public and private sequences-and even made use of chimpanzee data to confirm human sequence differences. In addition, the ascertainment criteria shifted from using only SNPs that had been validated in population samples, to double-hit SNPs, to finally accepting SNPs that were singletons in small discovery samples. In contrast, Perlegen's primary discovery was a resequencing-by-hybridization effort using the 24 people of diverse origin in the Polymorphism Discovery Resource. Here we take these two data sets and contrast two basic summary statistics, heterozygosity and FST, as well as the site frequency spectra, for 500-kb windows spanning the genome. The magnitude of disparity between these samples in these measures of variability indicates that population genetic analysis on the raw genotype data is ill advised. Given the knowledge of the discovery samples, we perform an ascertainment correction and show how the post-correction data are more consistent across these studies. However, discrepancies persist, suggesting that the heterogeneity in the SNP discovery process of the HapMap project resulted in a data set resistant to complete ascertainment correction. Ascertainment bias will likely erode the power of tests of association between SNPs and complex disorders, but the effect will likely be small, and perhaps more importantly, it is unlikely that the bias will introduce false-positive inferences. ©2005 by Cold Spring Harbor Laboratory Press.","author":[{"dropping-particle":"","family":"Clark","given":"Andrew G.","non-dropping-particle":"","parse-names":false,"suffix":""},{"dropping-particle":"","family":"Hubisz","given":"Melissa J.","non-dropping-particle":"","parse-names":false,"suffix":""},{"dropping-particle":"","family":"Bustamante","given":"Carlos D.","non-dropping-particle":"","parse-names":false,"suffix":""},{"dropping-particle":"","family":"Williamson","given":"Scott H.","non-dropping-particle":"","parse-names":false,"suffix":""},{"dropping-particle":"","family":"Nielsen","given":"Rasmus","non-dropping-particle":"","parse-names":false,"suffix":""}],"container-title":"Genome Research","id":"ITEM-3","issue":"11","issued":{"date-parts":[["2005"]]},"page":"1496-1502","title":"Ascertainment bias in studies of human genome-wide polymorphism","type":"article-journal","volume":"15"},"uris":["http://www.mendeley.com/documents/?uuid=9b136313-01e9-44fa-b912-0864235c0a66"]}],"mendeley":{"formattedCitation":"[35–37]","plainTextFormattedCitation":"[35–37]","previouslyFormattedCitation":"[36–38]"},"properties":{"noteIndex":0},"schema":"https://github.com/citation-style-language/schema/raw/master/csl-citation.json"}</w:instrText>
      </w:r>
      <w:r w:rsidRPr="00E244CD">
        <w:rPr>
          <w:rFonts w:ascii="Times New Roman" w:hAnsi="Times New Roman" w:cs="Times New Roman"/>
          <w:sz w:val="24"/>
          <w:szCs w:val="24"/>
        </w:rPr>
        <w:fldChar w:fldCharType="separate"/>
      </w:r>
      <w:r w:rsidRPr="00E244CD">
        <w:rPr>
          <w:rFonts w:ascii="Times New Roman" w:hAnsi="Times New Roman" w:cs="Times New Roman"/>
          <w:noProof/>
          <w:sz w:val="24"/>
          <w:szCs w:val="24"/>
        </w:rPr>
        <w:t>[35–37]</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The second </w:t>
      </w:r>
      <w:del w:id="142" w:author="Editor" w:date="2020-10-26T23:36:00Z">
        <w:r w:rsidRPr="00E244CD" w:rsidDel="00813CD6">
          <w:rPr>
            <w:rFonts w:ascii="Times New Roman" w:hAnsi="Times New Roman" w:cs="Times New Roman"/>
            <w:sz w:val="24"/>
            <w:szCs w:val="24"/>
          </w:rPr>
          <w:delText xml:space="preserve">kind </w:delText>
        </w:r>
      </w:del>
      <w:ins w:id="143" w:author="Editor" w:date="2020-10-26T23:36:00Z">
        <w:r w:rsidR="00813CD6" w:rsidRPr="00E244CD">
          <w:rPr>
            <w:rFonts w:ascii="Times New Roman" w:hAnsi="Times New Roman" w:cs="Times New Roman"/>
            <w:sz w:val="24"/>
            <w:szCs w:val="24"/>
          </w:rPr>
          <w:t>suit</w:t>
        </w:r>
      </w:ins>
      <w:ins w:id="144" w:author="Editor" w:date="2020-10-26T23:37:00Z">
        <w:r w:rsidR="00813CD6" w:rsidRPr="00E244CD">
          <w:rPr>
            <w:rFonts w:ascii="Times New Roman" w:hAnsi="Times New Roman" w:cs="Times New Roman"/>
            <w:sz w:val="24"/>
            <w:szCs w:val="24"/>
          </w:rPr>
          <w:t>e</w:t>
        </w:r>
      </w:ins>
      <w:ins w:id="145" w:author="Editor" w:date="2020-10-26T23:36:00Z">
        <w:r w:rsidR="00813CD6" w:rsidRPr="00E244CD">
          <w:rPr>
            <w:rFonts w:ascii="Times New Roman" w:hAnsi="Times New Roman" w:cs="Times New Roman"/>
            <w:sz w:val="24"/>
            <w:szCs w:val="24"/>
          </w:rPr>
          <w:t xml:space="preserve"> </w:t>
        </w:r>
      </w:ins>
      <w:r w:rsidRPr="00E244CD">
        <w:rPr>
          <w:rFonts w:ascii="Times New Roman" w:hAnsi="Times New Roman" w:cs="Times New Roman"/>
          <w:sz w:val="24"/>
          <w:szCs w:val="24"/>
        </w:rPr>
        <w:t xml:space="preserve">of approaches </w:t>
      </w:r>
      <w:del w:id="146" w:author="Editor" w:date="2020-10-26T23:37:00Z">
        <w:r w:rsidRPr="00E244CD" w:rsidDel="00813CD6">
          <w:rPr>
            <w:rFonts w:ascii="Times New Roman" w:hAnsi="Times New Roman" w:cs="Times New Roman"/>
            <w:sz w:val="24"/>
            <w:szCs w:val="24"/>
          </w:rPr>
          <w:delText xml:space="preserve">consists in </w:delText>
        </w:r>
      </w:del>
      <w:r w:rsidRPr="00E244CD">
        <w:rPr>
          <w:rFonts w:ascii="Times New Roman" w:hAnsi="Times New Roman" w:cs="Times New Roman"/>
          <w:sz w:val="24"/>
          <w:szCs w:val="24"/>
        </w:rPr>
        <w:t>compar</w:t>
      </w:r>
      <w:del w:id="147" w:author="Editor" w:date="2020-10-26T23:37:00Z">
        <w:r w:rsidRPr="00E244CD" w:rsidDel="00813CD6">
          <w:rPr>
            <w:rFonts w:ascii="Times New Roman" w:hAnsi="Times New Roman" w:cs="Times New Roman"/>
            <w:sz w:val="24"/>
            <w:szCs w:val="24"/>
          </w:rPr>
          <w:delText>ing</w:delText>
        </w:r>
      </w:del>
      <w:ins w:id="148" w:author="Editor" w:date="2020-10-26T23:37:00Z">
        <w:r w:rsidR="00813CD6" w:rsidRPr="00E244CD">
          <w:rPr>
            <w:rFonts w:ascii="Times New Roman" w:hAnsi="Times New Roman" w:cs="Times New Roman"/>
            <w:sz w:val="24"/>
            <w:szCs w:val="24"/>
          </w:rPr>
          <w:t>es</w:t>
        </w:r>
      </w:ins>
      <w:r w:rsidRPr="00E244CD">
        <w:rPr>
          <w:rFonts w:ascii="Times New Roman" w:hAnsi="Times New Roman" w:cs="Times New Roman"/>
          <w:sz w:val="24"/>
          <w:szCs w:val="24"/>
        </w:rPr>
        <w:t xml:space="preserve"> genetic diversity between </w:t>
      </w:r>
      <w:del w:id="149" w:author="Editor" w:date="2020-10-28T22:30:00Z">
        <w:r w:rsidRPr="00E244CD" w:rsidDel="002F4AF9">
          <w:rPr>
            <w:rFonts w:ascii="Times New Roman" w:hAnsi="Times New Roman" w:cs="Times New Roman"/>
            <w:sz w:val="24"/>
            <w:szCs w:val="24"/>
          </w:rPr>
          <w:delText>repeated (same sites) temporal samples</w:delText>
        </w:r>
      </w:del>
      <w:ins w:id="150" w:author="Editor" w:date="2020-10-28T22:30:00Z">
        <w:r w:rsidR="002F4AF9" w:rsidRPr="00E244CD">
          <w:rPr>
            <w:rFonts w:ascii="Times New Roman" w:hAnsi="Times New Roman" w:cs="Times New Roman"/>
            <w:sz w:val="24"/>
            <w:szCs w:val="24"/>
          </w:rPr>
          <w:t xml:space="preserve">samples </w:t>
        </w:r>
        <w:commentRangeStart w:id="151"/>
        <w:r w:rsidR="002F4AF9" w:rsidRPr="00E244CD">
          <w:rPr>
            <w:rFonts w:ascii="Times New Roman" w:hAnsi="Times New Roman" w:cs="Times New Roman"/>
            <w:sz w:val="24"/>
            <w:szCs w:val="24"/>
          </w:rPr>
          <w:t>taken from the same site over extended time</w:t>
        </w:r>
        <w:commentRangeEnd w:id="151"/>
        <w:r w:rsidR="002F4AF9" w:rsidRPr="00E244CD">
          <w:rPr>
            <w:rStyle w:val="CommentReference"/>
          </w:rPr>
          <w:commentReference w:id="151"/>
        </w:r>
      </w:ins>
      <w:ins w:id="152" w:author="Editor" w:date="2020-10-29T15:53:00Z">
        <w:r w:rsidR="00A732A2" w:rsidRPr="00E244CD">
          <w:rPr>
            <w:rFonts w:ascii="Times New Roman" w:hAnsi="Times New Roman" w:cs="Times New Roman"/>
            <w:sz w:val="24"/>
            <w:szCs w:val="24"/>
          </w:rPr>
          <w:t xml:space="preserve">. These </w:t>
        </w:r>
      </w:ins>
      <w:ins w:id="153" w:author="Editor" w:date="2020-10-29T15:54:00Z">
        <w:r w:rsidR="00A732A2" w:rsidRPr="00E244CD">
          <w:rPr>
            <w:rFonts w:ascii="Times New Roman" w:hAnsi="Times New Roman" w:cs="Times New Roman"/>
            <w:sz w:val="24"/>
            <w:szCs w:val="24"/>
          </w:rPr>
          <w:t xml:space="preserve">repeated-sample </w:t>
        </w:r>
      </w:ins>
      <w:ins w:id="154" w:author="Editor" w:date="2020-10-29T15:53:00Z">
        <w:r w:rsidR="00A732A2" w:rsidRPr="00E244CD">
          <w:rPr>
            <w:rFonts w:ascii="Times New Roman" w:hAnsi="Times New Roman" w:cs="Times New Roman"/>
            <w:sz w:val="24"/>
            <w:szCs w:val="24"/>
          </w:rPr>
          <w:t>approaches</w:t>
        </w:r>
      </w:ins>
      <w:ins w:id="155" w:author="Editor" w:date="2020-10-29T15:52:00Z">
        <w:r w:rsidR="00A732A2" w:rsidRPr="00E244CD">
          <w:rPr>
            <w:rFonts w:ascii="Times New Roman" w:hAnsi="Times New Roman" w:cs="Times New Roman"/>
            <w:sz w:val="24"/>
            <w:szCs w:val="24"/>
          </w:rPr>
          <w:t xml:space="preserve"> </w:t>
        </w:r>
      </w:ins>
      <w:ins w:id="156" w:author="Editor" w:date="2020-10-29T15:53:00Z">
        <w:r w:rsidR="00A732A2" w:rsidRPr="00E244CD">
          <w:rPr>
            <w:rFonts w:ascii="Times New Roman" w:hAnsi="Times New Roman" w:cs="Times New Roman"/>
            <w:sz w:val="24"/>
            <w:szCs w:val="24"/>
          </w:rPr>
          <w:t>are</w:t>
        </w:r>
      </w:ins>
      <w:del w:id="157" w:author="Editor" w:date="2020-10-29T15:52:00Z">
        <w:r w:rsidRPr="00E244CD" w:rsidDel="00A732A2">
          <w:rPr>
            <w:rFonts w:ascii="Times New Roman" w:hAnsi="Times New Roman" w:cs="Times New Roman"/>
            <w:sz w:val="24"/>
            <w:szCs w:val="24"/>
          </w:rPr>
          <w:delText xml:space="preserve">. </w:delText>
        </w:r>
      </w:del>
      <w:del w:id="158" w:author="Editor" w:date="2020-10-29T15:51:00Z">
        <w:r w:rsidRPr="00E244CD" w:rsidDel="00A732A2">
          <w:rPr>
            <w:rFonts w:ascii="Times New Roman" w:hAnsi="Times New Roman" w:cs="Times New Roman"/>
            <w:sz w:val="24"/>
            <w:szCs w:val="24"/>
          </w:rPr>
          <w:delText xml:space="preserve">Such </w:delText>
        </w:r>
      </w:del>
      <w:del w:id="159" w:author="Editor" w:date="2020-10-29T15:52:00Z">
        <w:r w:rsidRPr="00E244CD" w:rsidDel="00A732A2">
          <w:rPr>
            <w:rFonts w:ascii="Times New Roman" w:hAnsi="Times New Roman" w:cs="Times New Roman"/>
            <w:sz w:val="24"/>
            <w:szCs w:val="24"/>
          </w:rPr>
          <w:delText xml:space="preserve">approaches </w:delText>
        </w:r>
      </w:del>
      <w:del w:id="160" w:author="Editor" w:date="2020-10-29T15:51:00Z">
        <w:r w:rsidRPr="00E244CD" w:rsidDel="00A732A2">
          <w:rPr>
            <w:rFonts w:ascii="Times New Roman" w:hAnsi="Times New Roman" w:cs="Times New Roman"/>
            <w:sz w:val="24"/>
            <w:szCs w:val="24"/>
          </w:rPr>
          <w:delText xml:space="preserve">are </w:delText>
        </w:r>
      </w:del>
      <w:ins w:id="161" w:author="Editor" w:date="2020-10-29T15:51:00Z">
        <w:r w:rsidR="00A732A2" w:rsidRPr="00E244CD">
          <w:rPr>
            <w:rFonts w:ascii="Times New Roman" w:hAnsi="Times New Roman" w:cs="Times New Roman"/>
            <w:sz w:val="24"/>
            <w:szCs w:val="24"/>
          </w:rPr>
          <w:t xml:space="preserve"> </w:t>
        </w:r>
      </w:ins>
      <w:r w:rsidRPr="00E244CD">
        <w:rPr>
          <w:rFonts w:ascii="Times New Roman" w:hAnsi="Times New Roman" w:cs="Times New Roman"/>
          <w:sz w:val="24"/>
          <w:szCs w:val="24"/>
        </w:rPr>
        <w:t>more readily usable in systems where less information is available</w:t>
      </w:r>
      <w:ins w:id="162" w:author="Editor" w:date="2020-10-26T23:38:00Z">
        <w:r w:rsidR="00813CD6" w:rsidRPr="00E244CD">
          <w:rPr>
            <w:rFonts w:ascii="Times New Roman" w:hAnsi="Times New Roman" w:cs="Times New Roman"/>
            <w:sz w:val="24"/>
            <w:szCs w:val="24"/>
          </w:rPr>
          <w:t>,</w:t>
        </w:r>
      </w:ins>
      <w:r w:rsidRPr="00E244CD">
        <w:rPr>
          <w:rFonts w:ascii="Times New Roman" w:hAnsi="Times New Roman" w:cs="Times New Roman"/>
          <w:sz w:val="24"/>
          <w:szCs w:val="24"/>
        </w:rPr>
        <w:t xml:space="preserve"> such as non-model species</w:t>
      </w:r>
      <w:del w:id="163" w:author="Editor" w:date="2020-10-29T15:52:00Z">
        <w:r w:rsidRPr="00E244CD" w:rsidDel="00A732A2">
          <w:rPr>
            <w:rFonts w:ascii="Times New Roman" w:hAnsi="Times New Roman" w:cs="Times New Roman"/>
            <w:sz w:val="24"/>
            <w:szCs w:val="24"/>
          </w:rPr>
          <w:delText xml:space="preserve"> or systems</w:delText>
        </w:r>
      </w:del>
      <w:ins w:id="164" w:author="Editor" w:date="2020-10-29T15:52:00Z">
        <w:r w:rsidR="00A732A2" w:rsidRPr="00E244CD">
          <w:rPr>
            <w:rFonts w:ascii="Times New Roman" w:hAnsi="Times New Roman" w:cs="Times New Roman"/>
            <w:sz w:val="24"/>
            <w:szCs w:val="24"/>
          </w:rPr>
          <w:t xml:space="preserve">. </w:t>
        </w:r>
      </w:ins>
      <w:ins w:id="165" w:author="Editor" w:date="2020-10-29T15:53:00Z">
        <w:r w:rsidR="00A732A2" w:rsidRPr="00E244CD">
          <w:rPr>
            <w:rFonts w:ascii="Times New Roman" w:hAnsi="Times New Roman" w:cs="Times New Roman"/>
            <w:sz w:val="24"/>
            <w:szCs w:val="24"/>
          </w:rPr>
          <w:t>They</w:t>
        </w:r>
      </w:ins>
      <w:ins w:id="166" w:author="Editor" w:date="2020-10-29T15:52:00Z">
        <w:r w:rsidR="00A732A2" w:rsidRPr="00E244CD">
          <w:rPr>
            <w:rFonts w:ascii="Times New Roman" w:hAnsi="Times New Roman" w:cs="Times New Roman"/>
            <w:sz w:val="24"/>
            <w:szCs w:val="24"/>
          </w:rPr>
          <w:t xml:space="preserve"> can also be used</w:t>
        </w:r>
      </w:ins>
      <w:ins w:id="167" w:author="Editor" w:date="2020-10-28T22:31:00Z">
        <w:r w:rsidR="002F4AF9" w:rsidRPr="00E244CD">
          <w:rPr>
            <w:rFonts w:ascii="Times New Roman" w:hAnsi="Times New Roman" w:cs="Times New Roman"/>
            <w:sz w:val="24"/>
            <w:szCs w:val="24"/>
          </w:rPr>
          <w:t xml:space="preserve"> in systems</w:t>
        </w:r>
      </w:ins>
      <w:r w:rsidRPr="00E244CD">
        <w:rPr>
          <w:rFonts w:ascii="Times New Roman" w:hAnsi="Times New Roman" w:cs="Times New Roman"/>
          <w:sz w:val="24"/>
          <w:szCs w:val="24"/>
        </w:rPr>
        <w:t xml:space="preserve"> that were sampled historically, with </w:t>
      </w:r>
      <w:del w:id="168" w:author="Editor" w:date="2020-10-28T22:29:00Z">
        <w:r w:rsidRPr="00E244CD" w:rsidDel="002F4AF9">
          <w:rPr>
            <w:rFonts w:ascii="Times New Roman" w:hAnsi="Times New Roman" w:cs="Times New Roman"/>
            <w:sz w:val="24"/>
            <w:szCs w:val="24"/>
          </w:rPr>
          <w:delText xml:space="preserve">and </w:delText>
        </w:r>
      </w:del>
      <w:r w:rsidRPr="00E244CD">
        <w:rPr>
          <w:rFonts w:ascii="Times New Roman" w:hAnsi="Times New Roman" w:cs="Times New Roman"/>
          <w:sz w:val="24"/>
          <w:szCs w:val="24"/>
        </w:rPr>
        <w:t>a</w:t>
      </w:r>
      <w:ins w:id="169" w:author="Editor" w:date="2020-10-29T15:52:00Z">
        <w:r w:rsidR="00A732A2" w:rsidRPr="00E244CD">
          <w:rPr>
            <w:rFonts w:ascii="Times New Roman" w:hAnsi="Times New Roman" w:cs="Times New Roman"/>
            <w:sz w:val="24"/>
            <w:szCs w:val="24"/>
          </w:rPr>
          <w:t xml:space="preserve"> </w:t>
        </w:r>
      </w:ins>
      <w:del w:id="170" w:author="Editor" w:date="2020-10-29T15:52:00Z">
        <w:r w:rsidRPr="00E244CD" w:rsidDel="00A732A2">
          <w:rPr>
            <w:rFonts w:ascii="Times New Roman" w:hAnsi="Times New Roman" w:cs="Times New Roman"/>
            <w:sz w:val="24"/>
            <w:szCs w:val="24"/>
          </w:rPr>
          <w:delText>n interest in</w:delText>
        </w:r>
      </w:del>
      <w:ins w:id="171" w:author="Editor" w:date="2020-10-29T15:52:00Z">
        <w:r w:rsidR="00A732A2" w:rsidRPr="00E244CD">
          <w:rPr>
            <w:rFonts w:ascii="Times New Roman" w:hAnsi="Times New Roman" w:cs="Times New Roman"/>
            <w:sz w:val="24"/>
            <w:szCs w:val="24"/>
          </w:rPr>
          <w:t>goal of</w:t>
        </w:r>
      </w:ins>
      <w:r w:rsidRPr="00E244CD">
        <w:rPr>
          <w:rFonts w:ascii="Times New Roman" w:hAnsi="Times New Roman" w:cs="Times New Roman"/>
          <w:sz w:val="24"/>
          <w:szCs w:val="24"/>
        </w:rPr>
        <w:t xml:space="preserve"> comparing contemporary patterns with these older data </w:t>
      </w:r>
      <w:r w:rsidRPr="00E244CD">
        <w:rPr>
          <w:rFonts w:ascii="Times New Roman" w:hAnsi="Times New Roman" w:cs="Times New Roman"/>
          <w:sz w:val="24"/>
          <w:szCs w:val="24"/>
        </w:rPr>
        <w:fldChar w:fldCharType="begin" w:fldLock="1"/>
      </w:r>
      <w:r w:rsidRPr="00E244CD">
        <w:rPr>
          <w:rFonts w:ascii="Times New Roman" w:hAnsi="Times New Roman" w:cs="Times New Roman"/>
          <w:sz w:val="24"/>
          <w:szCs w:val="24"/>
        </w:rPr>
        <w:instrText>ADDIN CSL_CITATION {"citationItems":[{"id":"ITEM-1","itemData":{"DOI":"10.1007/s10592-017-0948-4","ISBN":"0123456789","ISSN":"15729737","abstract":"Reintroductions—captive-born animals introduced into the species’ original distribution area—and translocations—free-living animals transferred to another location within the historical distribution area—are important conservation strategies for endangered species. Genetic analyses of 239 individuals from unmanaged, translocated and reintroduced populations of Leontopithecus rosalia were performed using 14 microsatellites. These samples were collected during two periods: (a) 1996–1997 (historic), when individuals were translocated and reintroduced into forest fragments in the lowland Atlantic Forest, and (b) 2007–09 (recent). We hypothesized that effective population size and genetic diversity would increase over time and that these management strategies would affect the resulting population genetic structure. We found trends indicating that the effective population size at the translocation site increased while that at the reintroduction sites diminished over time. The inbreeding coefficient of the translocated population diminished over time (from 0.38 to 0.03) and was much lower than that of the native (0.29) and reintroduced (0.13) recent populations. We observed a greater genetic admixture among the reintroduced sites on the historic sampling, as well as a strong genetic structure at the translocation site. In the recent sampling, the population structuring became more site-related suggesting low or inconsistent gene flow between sampling sites. This research highlights how conservation management decisions have an important influence on the genetic outcome of translocations and reintroductions. Future conservation planning should consider population genetic monitoring before and after management measures and maintain population connectivity thereafter to avoid the negative effects of a population size reduction.","author":[{"dropping-particle":"","family":"Moraes","given":"Andreia Magro","non-dropping-particle":"","parse-names":false,"suffix":""},{"dropping-particle":"","family":"Ruiz-Miranda","given":"Carlos R.","non-dropping-particle":"","parse-names":false,"suffix":""},{"dropping-particle":"","family":"Ribeiro","given":"Milton Cezar","non-dropping-particle":"","parse-names":false,"suffix":""},{"dropping-particle":"","family":"Grativol","given":"Adriana D.","non-dropping-particle":"","parse-names":false,"suffix":""},{"dropping-particle":"","family":"S. Carvalho","given":"Carolina","non-dropping-particle":"da","parse-names":false,"suffix":""},{"dropping-particle":"","family":"Dietz","given":"James M.","non-dropping-particle":"","parse-names":false,"suffix":""},{"dropping-particle":"","family":"Kierulff","given":"Maria Cecília M.","non-dropping-particle":"","parse-names":false,"suffix":""},{"dropping-particle":"","family":"Freitas","given":"Lucas A.","non-dropping-particle":"","parse-names":false,"suffix":""},{"dropping-particle":"","family":"Galetti","given":"Pedro M.","non-dropping-particle":"","parse-names":false,"suffix":""}],"container-title":"Conservation Genetics","id":"ITEM-1","issue":"5","issued":{"date-parts":[["2017"]]},"page":"995-1009","publisher":"Springer Netherlands","title":"Temporal genetic dynamics of reintroduced and translocated populations of the endangered golden lion tamarin (Leontopithecus rosalia)","type":"article-journal","volume":"18"},"uris":["http://www.mendeley.com/documents/?uuid=93d4612c-9f69-4023-9248-f5d4124d37fa"]}],"mendeley":{"formattedCitation":"[10]","plainTextFormattedCitation":"[10]","previouslyFormattedCitation":"[10]"},"properties":{"noteIndex":0},"schema":"https://github.com/citation-style-language/schema/raw/master/csl-citation.json"}</w:instrText>
      </w:r>
      <w:r w:rsidRPr="00E244CD">
        <w:rPr>
          <w:rFonts w:ascii="Times New Roman" w:hAnsi="Times New Roman" w:cs="Times New Roman"/>
          <w:sz w:val="24"/>
          <w:szCs w:val="24"/>
        </w:rPr>
        <w:fldChar w:fldCharType="separate"/>
      </w:r>
      <w:r w:rsidRPr="00E244CD">
        <w:rPr>
          <w:rFonts w:ascii="Times New Roman" w:hAnsi="Times New Roman" w:cs="Times New Roman"/>
          <w:noProof/>
          <w:sz w:val="24"/>
          <w:szCs w:val="24"/>
        </w:rPr>
        <w:t>[10]</w:t>
      </w:r>
      <w:r w:rsidRPr="00E244CD">
        <w:rPr>
          <w:rFonts w:ascii="Times New Roman" w:hAnsi="Times New Roman" w:cs="Times New Roman"/>
          <w:sz w:val="24"/>
          <w:szCs w:val="24"/>
        </w:rPr>
        <w:fldChar w:fldCharType="end"/>
      </w:r>
      <w:r w:rsidRPr="00E244CD">
        <w:rPr>
          <w:rFonts w:ascii="Times New Roman" w:hAnsi="Times New Roman" w:cs="Times New Roman"/>
          <w:sz w:val="24"/>
          <w:szCs w:val="24"/>
        </w:rPr>
        <w:t xml:space="preserve">. </w:t>
      </w:r>
    </w:p>
    <w:p w14:paraId="78BA4025" w14:textId="58726167" w:rsidR="00760250" w:rsidRPr="00E244CD" w:rsidDel="00A732A2" w:rsidRDefault="00A732A2">
      <w:pPr>
        <w:spacing w:after="0" w:line="480" w:lineRule="auto"/>
        <w:ind w:firstLine="720"/>
        <w:rPr>
          <w:del w:id="172" w:author="Editor" w:date="2020-10-29T15:55:00Z"/>
          <w:rFonts w:ascii="Times New Roman" w:hAnsi="Times New Roman" w:cs="Times New Roman"/>
          <w:sz w:val="24"/>
          <w:szCs w:val="24"/>
        </w:rPr>
        <w:pPrChange w:id="173" w:author="Editor" w:date="2020-10-29T20:09:00Z">
          <w:pPr>
            <w:spacing w:before="240" w:after="240" w:line="480" w:lineRule="auto"/>
          </w:pPr>
        </w:pPrChange>
      </w:pPr>
      <w:ins w:id="174" w:author="Editor" w:date="2020-10-29T15:55:00Z">
        <w:r w:rsidRPr="00E244CD">
          <w:rPr>
            <w:rFonts w:ascii="Times New Roman" w:eastAsia="Times New Roman" w:hAnsi="Times New Roman" w:cs="Times New Roman"/>
            <w:sz w:val="24"/>
            <w:szCs w:val="24"/>
          </w:rPr>
          <w:t>Despite our ability to compare genetic diversities evaluated at two points in time,</w:t>
        </w:r>
        <w:r w:rsidR="008D64C5" w:rsidRPr="00E244CD">
          <w:rPr>
            <w:rFonts w:ascii="Times New Roman" w:eastAsia="Times New Roman" w:hAnsi="Times New Roman" w:cs="Times New Roman"/>
            <w:sz w:val="24"/>
            <w:szCs w:val="24"/>
          </w:rPr>
          <w:t xml:space="preserve"> </w:t>
        </w:r>
      </w:ins>
      <w:del w:id="175" w:author="Editor" w:date="2020-10-29T15:55:00Z">
        <w:r w:rsidR="00760250" w:rsidRPr="00E244CD" w:rsidDel="00A732A2">
          <w:rPr>
            <w:rFonts w:ascii="Times New Roman" w:eastAsia="Times New Roman" w:hAnsi="Times New Roman" w:cs="Times New Roman"/>
            <w:sz w:val="24"/>
            <w:szCs w:val="24"/>
          </w:rPr>
          <w:delText>However, t</w:delText>
        </w:r>
      </w:del>
      <w:ins w:id="176" w:author="Editor" w:date="2020-10-29T15:55:00Z">
        <w:r w:rsidR="008D64C5" w:rsidRPr="00E244CD">
          <w:rPr>
            <w:rFonts w:ascii="Times New Roman" w:eastAsia="Times New Roman" w:hAnsi="Times New Roman" w:cs="Times New Roman"/>
            <w:sz w:val="24"/>
            <w:szCs w:val="24"/>
          </w:rPr>
          <w:t>t</w:t>
        </w:r>
      </w:ins>
      <w:r w:rsidR="00760250" w:rsidRPr="00E244CD">
        <w:rPr>
          <w:rFonts w:ascii="Times New Roman" w:eastAsia="Times New Roman" w:hAnsi="Times New Roman" w:cs="Times New Roman"/>
          <w:sz w:val="24"/>
          <w:szCs w:val="24"/>
        </w:rPr>
        <w:t xml:space="preserve">here are </w:t>
      </w:r>
      <w:ins w:id="177" w:author="Editor" w:date="2020-10-29T15:55:00Z">
        <w:r w:rsidRPr="00E244CD">
          <w:rPr>
            <w:rFonts w:ascii="Times New Roman" w:eastAsia="Times New Roman" w:hAnsi="Times New Roman" w:cs="Times New Roman"/>
            <w:sz w:val="24"/>
            <w:szCs w:val="24"/>
          </w:rPr>
          <w:t xml:space="preserve">still </w:t>
        </w:r>
      </w:ins>
      <w:r w:rsidR="00760250" w:rsidRPr="00E244CD">
        <w:rPr>
          <w:rFonts w:ascii="Times New Roman" w:eastAsia="Times New Roman" w:hAnsi="Times New Roman" w:cs="Times New Roman"/>
          <w:sz w:val="24"/>
          <w:szCs w:val="24"/>
        </w:rPr>
        <w:t xml:space="preserve">several technical and conceptual challenges associated with the </w:t>
      </w:r>
      <w:del w:id="178" w:author="Editor" w:date="2020-10-29T15:53:00Z">
        <w:r w:rsidR="00760250" w:rsidRPr="00E244CD" w:rsidDel="00A732A2">
          <w:rPr>
            <w:rFonts w:ascii="Times New Roman" w:eastAsia="Times New Roman" w:hAnsi="Times New Roman" w:cs="Times New Roman"/>
            <w:sz w:val="24"/>
            <w:szCs w:val="24"/>
          </w:rPr>
          <w:delText>latter kind of approaches</w:delText>
        </w:r>
      </w:del>
      <w:ins w:id="179" w:author="Editor" w:date="2020-10-29T15:53:00Z">
        <w:r w:rsidRPr="00E244CD">
          <w:rPr>
            <w:rFonts w:ascii="Times New Roman" w:eastAsia="Times New Roman" w:hAnsi="Times New Roman" w:cs="Times New Roman"/>
            <w:sz w:val="24"/>
            <w:szCs w:val="24"/>
          </w:rPr>
          <w:t xml:space="preserve">analysis of </w:t>
        </w:r>
      </w:ins>
      <w:ins w:id="180" w:author="Editor" w:date="2020-10-29T15:54:00Z">
        <w:r w:rsidRPr="00E244CD">
          <w:rPr>
            <w:rFonts w:ascii="Times New Roman" w:eastAsia="Times New Roman" w:hAnsi="Times New Roman" w:cs="Times New Roman"/>
            <w:sz w:val="24"/>
            <w:szCs w:val="24"/>
          </w:rPr>
          <w:t>repeated samples</w:t>
        </w:r>
      </w:ins>
      <w:r w:rsidR="00760250" w:rsidRPr="00E244CD">
        <w:rPr>
          <w:rFonts w:ascii="Times New Roman" w:eastAsia="Times New Roman" w:hAnsi="Times New Roman" w:cs="Times New Roman"/>
          <w:sz w:val="24"/>
          <w:szCs w:val="24"/>
        </w:rPr>
        <w:t>.</w:t>
      </w:r>
      <w:ins w:id="181" w:author="Editor" w:date="2020-10-29T15:55:00Z">
        <w:r w:rsidRPr="00E244CD">
          <w:rPr>
            <w:rFonts w:ascii="Times New Roman" w:eastAsia="Times New Roman" w:hAnsi="Times New Roman" w:cs="Times New Roman"/>
            <w:sz w:val="24"/>
            <w:szCs w:val="24"/>
          </w:rPr>
          <w:t xml:space="preserve"> </w:t>
        </w:r>
      </w:ins>
      <w:ins w:id="182" w:author="Editor" w:date="2020-10-29T16:02:00Z">
        <w:r w:rsidR="008D64C5" w:rsidRPr="00E244CD">
          <w:rPr>
            <w:rFonts w:ascii="Times New Roman" w:eastAsia="Times New Roman" w:hAnsi="Times New Roman" w:cs="Times New Roman"/>
            <w:sz w:val="24"/>
            <w:szCs w:val="24"/>
          </w:rPr>
          <w:t>One such challenge is determining</w:t>
        </w:r>
      </w:ins>
      <w:ins w:id="183" w:author="Editor" w:date="2020-10-29T16:00:00Z">
        <w:r w:rsidR="008D64C5" w:rsidRPr="00E244CD">
          <w:rPr>
            <w:rFonts w:ascii="Times New Roman" w:eastAsia="Times New Roman" w:hAnsi="Times New Roman" w:cs="Times New Roman"/>
            <w:sz w:val="24"/>
            <w:szCs w:val="24"/>
          </w:rPr>
          <w:t xml:space="preserve"> </w:t>
        </w:r>
      </w:ins>
    </w:p>
    <w:p w14:paraId="1C3BD40A" w14:textId="6B19DA7B" w:rsidR="00760250" w:rsidRPr="00E244CD" w:rsidRDefault="00760250">
      <w:pPr>
        <w:spacing w:after="0" w:line="480" w:lineRule="auto"/>
        <w:ind w:firstLine="720"/>
        <w:rPr>
          <w:rFonts w:ascii="Times New Roman" w:eastAsia="Times New Roman" w:hAnsi="Times New Roman" w:cs="Times New Roman"/>
          <w:sz w:val="24"/>
          <w:szCs w:val="24"/>
        </w:rPr>
        <w:pPrChange w:id="184" w:author="Editor" w:date="2020-10-29T20:09:00Z">
          <w:pPr>
            <w:spacing w:before="240" w:after="240" w:line="480" w:lineRule="auto"/>
          </w:pPr>
        </w:pPrChange>
      </w:pPr>
      <w:del w:id="185" w:author="Editor" w:date="2020-10-29T15:55:00Z">
        <w:r w:rsidRPr="00E244CD" w:rsidDel="00A732A2">
          <w:rPr>
            <w:rFonts w:ascii="Times New Roman" w:eastAsia="Times New Roman" w:hAnsi="Times New Roman" w:cs="Times New Roman"/>
            <w:sz w:val="24"/>
            <w:szCs w:val="24"/>
          </w:rPr>
          <w:delText xml:space="preserve">Despite our ability to compare genetic diversities evaluated at two points in time, </w:delText>
        </w:r>
      </w:del>
      <w:r w:rsidRPr="00E244CD">
        <w:rPr>
          <w:rFonts w:ascii="Times New Roman" w:eastAsia="Times New Roman" w:hAnsi="Times New Roman" w:cs="Times New Roman"/>
          <w:sz w:val="24"/>
          <w:szCs w:val="24"/>
        </w:rPr>
        <w:t>how to meaningfully quantify and detect temporal changes</w:t>
      </w:r>
      <w:del w:id="186" w:author="Editor" w:date="2020-10-29T16:02:00Z">
        <w:r w:rsidRPr="00E244CD" w:rsidDel="008D64C5">
          <w:rPr>
            <w:rFonts w:ascii="Times New Roman" w:eastAsia="Times New Roman" w:hAnsi="Times New Roman" w:cs="Times New Roman"/>
            <w:sz w:val="24"/>
            <w:szCs w:val="24"/>
          </w:rPr>
          <w:delText xml:space="preserve"> remains unclear</w:delText>
        </w:r>
      </w:del>
      <w:r w:rsidRPr="00E244CD">
        <w:rPr>
          <w:rFonts w:ascii="Times New Roman" w:eastAsia="Times New Roman" w:hAnsi="Times New Roman" w:cs="Times New Roman"/>
          <w:sz w:val="24"/>
          <w:szCs w:val="24"/>
        </w:rPr>
        <w:t>. Some studies have used genetic differentiation metrics such as Jost’s D</w:t>
      </w:r>
      <w:del w:id="187" w:author="Editor" w:date="2020-10-29T16:00:00Z">
        <w:r w:rsidRPr="00E244CD" w:rsidDel="008D64C5">
          <w:rPr>
            <w:rFonts w:ascii="Times New Roman" w:eastAsia="Times New Roman" w:hAnsi="Times New Roman" w:cs="Times New Roman"/>
            <w:sz w:val="24"/>
            <w:szCs w:val="24"/>
          </w:rPr>
          <w:delText xml:space="preserve">, </w:delText>
        </w:r>
      </w:del>
      <w:ins w:id="188" w:author="Editor" w:date="2020-10-29T16:00:00Z">
        <w:r w:rsidR="008D64C5" w:rsidRPr="00E244CD">
          <w:rPr>
            <w:rFonts w:ascii="Times New Roman" w:eastAsia="Times New Roman" w:hAnsi="Times New Roman" w:cs="Times New Roman"/>
            <w:sz w:val="24"/>
            <w:szCs w:val="24"/>
          </w:rPr>
          <w:t xml:space="preserve"> or </w:t>
        </w:r>
      </w:ins>
      <w:r w:rsidRPr="00E244CD">
        <w:rPr>
          <w:rFonts w:ascii="Times New Roman" w:eastAsia="Times New Roman" w:hAnsi="Times New Roman" w:cs="Times New Roman"/>
          <w:sz w:val="24"/>
          <w:szCs w:val="24"/>
        </w:rPr>
        <w:t>F</w:t>
      </w:r>
      <w:r w:rsidRPr="00E244CD">
        <w:rPr>
          <w:rFonts w:ascii="Times New Roman" w:eastAsia="Times New Roman" w:hAnsi="Times New Roman" w:cs="Times New Roman"/>
          <w:sz w:val="24"/>
          <w:szCs w:val="24"/>
          <w:vertAlign w:val="subscript"/>
        </w:rPr>
        <w:t>ST</w:t>
      </w:r>
      <w:r w:rsidRPr="00E244CD">
        <w:rPr>
          <w:rFonts w:ascii="Times New Roman" w:eastAsia="Times New Roman" w:hAnsi="Times New Roman" w:cs="Times New Roman"/>
          <w:sz w:val="24"/>
          <w:szCs w:val="24"/>
        </w:rPr>
        <w:t xml:space="preserve"> or its analogs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10.1111/eva.12852","ISSN":"1752-4571","author":[{"dropping-particle":"","family":"Larroque","given":"Jeremy","non-dropping-particle":"","parse-names":false,"suffix":""},{"dropping-particle":"","family":"Legault","given":"Simon","non-dropping-particle":"","parse-names":false,"suffix":""},{"dropping-particle":"","family":"Johns","given":"Rob","non-dropping-particle":"","parse-names":false,"suffix":""},{"dropping-particle":"","family":"Lumley","given":"Lisa","non-dropping-particle":"","parse-names":false,"suffix":""},{"dropping-particle":"","family":"Cusson","given":"Michel","non-dropping-particle":"","parse-names":false,"suffix":""},{"dropping-particle":"","family":"Renaut","given":"Sébastien","non-dropping-particle":"","parse-names":false,"suffix":""},{"dropping-particle":"","family":"Levesque","given":"Roger C.","non-dropping-particle":"","parse-names":false,"suffix":""},{"dropping-particle":"","family":"James","given":"Patrick M. A.","non-dropping-particle":"","parse-names":false,"suffix":""}],"container-title":"Evolutionary Applications","id":"ITEM-1","issue":"July","issued":{"date-parts":[["2019"]]},"page":"1-15","title":"Temporal variation in spatial genetic structure during population outbreaks: Distinguishing among different potential drivers of spatial synchrony","type":"article-journal"},"uris":["http://www.mendeley.com/documents/?uuid=da1e66b1-4fe8-44a7-8665-3e43a3981b3d"]},{"id":"ITEM-2","itemData":{"DOI":"10.1038/s41598-019-43435-9","ISBN":"4159801943","ISSN":"20452322","abstract":"the assessment of the mechanisms and patterns of larval connectivity between geographically separated populations leads to a better understanding of benthic marine population dynamics, especially in commercially valuable species. This study investigated for the first time the fine-scale temporal genetic variability of new settlers and their origins in a benthic marine organism with one of the longest pelagic larval phases, the Caribbean spiny lobster (Panulirus argus). We genotyped newly settled postlarvae in the Florida Keys and adults of spiny lobster from the Florida Keys and throughout the Caribbean Sea. We identified strong larval connectivity between Dominican Republic, Belize, Nicaragua, the Florida Keys, and West-Florida. the larval dispersal modeling suggests that Florida’s lobster population could receive recruits from within and from other areas outside its state and national maritime boundaries. The genetic analyses refine the oceanographic model indicating that the connectivity patterns described could also result from unknown parental populations sourcing adults and postlarvae in different spawning seasons to the Florida Keys. We discuss the importance of small temporal scales to identify patterns in larval export. Our findings are significant on two levels. From the larval dispersal perspective, genetic results and biophysical modeling identify patterns of gene flow enhancing persistence of local populations. From an economic and fishery perspective, P. argus is the most important commercial species in the Caribbean and our results inform how considering larval source and sink dynamics across international boundaries could improve management plans at local, national, and regional levels.","author":[{"dropping-particle":"","family":"Segura-García","given":"I.","non-dropping-particle":"","parse-names":false,"suffix":""},{"dropping-particle":"","family":"Garavelli","given":"L.","non-dropping-particle":"","parse-names":false,"suffix":""},{"dropping-particle":"","family":"Tringali","given":"M.","non-dropping-particle":"","parse-names":false,"suffix":""},{"dropping-particle":"","family":"Matthews","given":"T.","non-dropping-particle":"","parse-names":false,"suffix":""},{"dropping-particle":"","family":"Chérubin","given":"L. M.","non-dropping-particle":"","parse-names":false,"suffix":""},{"dropping-particle":"","family":"Hunt","given":"J.","non-dropping-particle":"","parse-names":false,"suffix":""},{"dropping-particle":"","family":"Box","given":"S. J.","non-dropping-particle":"","parse-names":false,"suffix":""}],"container-title":"Scientific Reports","id":"ITEM-2","issue":"1","issued":{"date-parts":[["2019"]]},"page":"1-9","title":"Reconstruction of larval origins based on genetic relatedness and biophysical modeling","type":"article-journal","volume":"9"},"uris":["http://www.mendeley.com/documents/?uuid=1a71448c-4e3e-4d57-a1ae-0d8e447e4885"]},{"id":"ITEM-3","itemData":{"DOI":"10.1094/PDIS-01-18-0175-RE","ISSN":"01912917","PMID":"30156961","abstract":"Annual epidemics of Cercospora leaf spot (CLS), caused by the fungus Cercospora beticola, can result in substantial defoliation in table beet fields in New York. High allelic and genotypic diversity have been described within C. beticola populations; however, information on the temporal stability of populations is lacking. C. beticola isolates were obtained from symptomatic leaves in three table beet fields in successive years. Two of the fields were organic mixed-cropping farms and the third was managed conventionally in a broad-acre cropping system. C. beticola isolates (n = 304) were genotyped using 12 microsatellite markers. Genotypic diversity (Simpson's complement index = 0.178 to 0.990), allele frequencies, and indices of differentiation between years varied. Pairwise index of differentiation values ranged from 0.02 to 0.25 for clone-corrected data, and indicated significant genetic differentiation at Farm 2. No multilocus genotype was shared between years. The shift in multilocus genotypes between years questions the role of clonally reproducing primary inoculum. Collectively, these results suggest that a dominant inoculum source for initiating annual CLS epidemics is external to the field of interest. These findings have implications for CLS disease management in conventional and organic table beet production.","author":[{"dropping-particle":"","family":"Knight","given":"Noel L.","non-dropping-particle":"","parse-names":false,"suffix":""},{"dropping-particle":"","family":"Vaghefi","given":"Niloofar","non-dropping-particle":"","parse-names":false,"suffix":""},{"dropping-particle":"","family":"Hansen","given":"Zachariah R.","non-dropping-particle":"","parse-names":false,"suffix":""},{"dropping-particle":"","family":"Kikkert","given":"Julie R.","non-dropping-particle":"","parse-names":false,"suffix":""},{"dropping-particle":"","family":"Pethybridge","given":"Sarah J.","non-dropping-particle":"","parse-names":false,"suffix":""}],"container-title":"Plant disease","id":"ITEM-3","issue":"11","issued":{"date-parts":[["2018"]]},"page":"2074-2082","title":"Temporal Genetic Differentiation of Cercospora beticola Populations in New York Table Beet Fields","type":"article-journal","volume":"102"},"uris":["http://www.mendeley.com/documents/?uuid=ca1b4241-a6fc-42b8-91c8-1d87580df923"]}],"mendeley":{"formattedCitation":"[21,38,39]","plainTextFormattedCitation":"[21,38,39]","previouslyFormattedCitation":"[21,39,40]"},"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[21,38,39]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to evaluate temporal changes between genetic datasets. However, translating our spatial understanding of </w:t>
      </w:r>
      <w:del w:id="189" w:author="Editor" w:date="2020-10-29T16:01:00Z">
        <w:r w:rsidRPr="00E244CD" w:rsidDel="008D64C5">
          <w:rPr>
            <w:rFonts w:ascii="Times New Roman" w:eastAsia="Times New Roman" w:hAnsi="Times New Roman" w:cs="Times New Roman"/>
            <w:sz w:val="24"/>
            <w:szCs w:val="24"/>
          </w:rPr>
          <w:delText xml:space="preserve">such </w:delText>
        </w:r>
      </w:del>
      <w:ins w:id="190" w:author="Editor" w:date="2020-10-29T16:01:00Z">
        <w:r w:rsidR="008D64C5" w:rsidRPr="00E244CD">
          <w:rPr>
            <w:rFonts w:ascii="Times New Roman" w:eastAsia="Times New Roman" w:hAnsi="Times New Roman" w:cs="Times New Roman"/>
            <w:sz w:val="24"/>
            <w:szCs w:val="24"/>
          </w:rPr>
          <w:t xml:space="preserve">these genetic </w:t>
        </w:r>
      </w:ins>
      <w:r w:rsidRPr="00E244CD">
        <w:rPr>
          <w:rFonts w:ascii="Times New Roman" w:eastAsia="Times New Roman" w:hAnsi="Times New Roman" w:cs="Times New Roman"/>
          <w:sz w:val="24"/>
          <w:szCs w:val="24"/>
        </w:rPr>
        <w:t xml:space="preserve">differentiation indices </w:t>
      </w:r>
      <w:ins w:id="191" w:author="Editor" w:date="2020-10-29T16:02:00Z">
        <w:r w:rsidR="008D64C5" w:rsidRPr="00E244CD">
          <w:rPr>
            <w:rFonts w:ascii="Times New Roman" w:eastAsia="Times New Roman" w:hAnsi="Times New Roman" w:cs="Times New Roman"/>
            <w:sz w:val="24"/>
            <w:szCs w:val="24"/>
          </w:rPr>
          <w:t xml:space="preserve">to </w:t>
        </w:r>
      </w:ins>
      <w:r w:rsidRPr="00E244CD">
        <w:rPr>
          <w:rFonts w:ascii="Times New Roman" w:eastAsia="Times New Roman" w:hAnsi="Times New Roman" w:cs="Times New Roman"/>
          <w:sz w:val="24"/>
          <w:szCs w:val="24"/>
        </w:rPr>
        <w:t xml:space="preserve">the temporal dimension is not straightforward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{"citationItems":[{"id":"ITEM-1","itemData":{"DOI":"10.1101/gr.154831.113.23","ISBN":"1549-5469 (Electronic)\\n1088-9051 (Linking)","ISSN":"1088-9051","PMID":"23861382","abstract":"In a pair of seminal papers, Sewall Wright and Gustave Male ´cot introduced FST as a measure of structure in natural populations. In the decades that followed, a number of papers provided differing definitions, estimation methods, and interpretations beyond Wright’s. While this diversity in methods has enabled many studies in genetics, it has also in- troduced confusion regarding how to estimate FST from available data. Considering this confusion, wide variation in published estimates of FST for pairs of HapMap populations is a cause for concern. These estimates changed—in some cases more than twofold—when comparing estimates from genotyping arrays to those from sequence data. Indeed, changes in FST from sequencing data might be expected due to population genetic factors affecting rare variants. While rare variants do influence the result, we show that this is largely through differences in estimation methods. Correcting for this yields estimates of FST that are much more concordant between sequence and genotype data. These differences relate to three specific issues: (1) estimating FST for a single SNP, (2) combining estimates of FST across multiple SNPs, and (3) selecting the set of SNPs used in the computation. Changes in each of these aspects of estimation may result in FST estimates that are highly","author":[{"dropping-particle":"","family":"Bhatia","given":"Gaurav","non-dropping-particle":"","parse-names":false,"suffix":""},{"dropping-particle":"","family":"Patterson","given":"Nick","non-dropping-particle":"","parse-names":false,"suffix":""},{"dropping-particle":"","family":"Sankararaman","given":"Sriram","non-dropping-particle":"","parse-names":false,"suffix":""},{"dropping-particle":"","family":"Price","given":"Alkes L","non-dropping-particle":"","parse-names":false,"suffix":""}],"container-title":"Genome Research","id":"ITEM-1","issue":"2","issued":{"date-parts":[["2013"]]},"page":"1-9","title":"Estimating and interpreting F","type":"article-journal"},"uris":["http://www.mendeley.com/documents/?uuid=58492e0a-19d0-4fcb-ab51-2b854d2cc15b"]}],"mendeley":{"formattedCitation":"[40]","plainTextFormattedCitation":"[40]","previouslyFormattedCitation":"[41]"},"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[40]</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w:t>
      </w:r>
      <w:del w:id="192" w:author="Editor" w:date="2020-10-29T16:02:00Z">
        <w:r w:rsidRPr="00E244CD" w:rsidDel="008D64C5">
          <w:rPr>
            <w:rFonts w:ascii="Times New Roman" w:eastAsia="Times New Roman" w:hAnsi="Times New Roman" w:cs="Times New Roman"/>
            <w:sz w:val="24"/>
            <w:szCs w:val="24"/>
          </w:rPr>
          <w:delText xml:space="preserve"> Additionally</w:delText>
        </w:r>
      </w:del>
      <w:ins w:id="193" w:author="Editor" w:date="2020-10-29T16:02:00Z">
        <w:r w:rsidR="008D64C5" w:rsidRPr="00E244CD">
          <w:rPr>
            <w:rFonts w:ascii="Times New Roman" w:eastAsia="Times New Roman" w:hAnsi="Times New Roman" w:cs="Times New Roman"/>
            <w:sz w:val="24"/>
            <w:szCs w:val="24"/>
          </w:rPr>
          <w:t xml:space="preserve"> An additional challenge for temporal genetic analyses is</w:t>
        </w:r>
      </w:ins>
      <w:del w:id="194" w:author="Editor" w:date="2020-10-29T16:02:00Z">
        <w:r w:rsidRPr="00E244CD" w:rsidDel="008D64C5">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disentangling spatial from temporal effects</w:t>
      </w:r>
      <w:del w:id="195" w:author="Editor" w:date="2020-10-29T16:03:00Z">
        <w:r w:rsidRPr="00E244CD" w:rsidDel="008D64C5">
          <w:rPr>
            <w:rFonts w:ascii="Times New Roman" w:eastAsia="Times New Roman" w:hAnsi="Times New Roman" w:cs="Times New Roman"/>
            <w:sz w:val="24"/>
            <w:szCs w:val="24"/>
          </w:rPr>
          <w:delText xml:space="preserve"> is a challenge</w:delText>
        </w:r>
      </w:del>
      <w:ins w:id="196" w:author="Editor" w:date="2020-10-29T16:03:00Z">
        <w:r w:rsidR="008D64C5"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because the additivity of genetic drift means </w:t>
      </w:r>
      <w:del w:id="197" w:author="Editor" w:date="2020-10-29T16:03:00Z">
        <w:r w:rsidRPr="00E244CD" w:rsidDel="008D64C5">
          <w:rPr>
            <w:rFonts w:ascii="Times New Roman" w:eastAsia="Times New Roman" w:hAnsi="Times New Roman" w:cs="Times New Roman"/>
            <w:sz w:val="24"/>
            <w:szCs w:val="24"/>
          </w:rPr>
          <w:delText xml:space="preserve">than </w:delText>
        </w:r>
      </w:del>
      <w:ins w:id="198" w:author="Editor" w:date="2020-10-29T16:03:00Z">
        <w:r w:rsidR="008D64C5" w:rsidRPr="00E244CD">
          <w:rPr>
            <w:rFonts w:ascii="Times New Roman" w:eastAsia="Times New Roman" w:hAnsi="Times New Roman" w:cs="Times New Roman"/>
            <w:sz w:val="24"/>
            <w:szCs w:val="24"/>
          </w:rPr>
          <w:t xml:space="preserve">that </w:t>
        </w:r>
      </w:ins>
      <w:r w:rsidRPr="00E244CD">
        <w:rPr>
          <w:rFonts w:ascii="Times New Roman" w:eastAsia="Times New Roman" w:hAnsi="Times New Roman" w:cs="Times New Roman"/>
          <w:sz w:val="24"/>
          <w:szCs w:val="24"/>
        </w:rPr>
        <w:t xml:space="preserve">genetic differentiation can be associated with both space and time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{"citationItems":[{"id":"ITEM-1","itemData":{"DOI":"10.1093/molbev/msu192","ISSN":"15371719","abstract":"The rapid advance of sequencing technology, coupled with improvements in molecular methods for obtaining genetic data from ancient sources, holds the promise of producing a wealth of genomic data from time-separated individuals. However, the population-genetic properties of time-structured samples have not been extensively explored. Here, we consider the implications of temporal sampling for analyses of genetic differentiation and use a temporal coalescent framework to show that complex historical events such as size reductions, population replacements, and transient genetic barriers between populations leave a footprint of genetic differentiation that can be traced through history using temporal samples. Our results emphasize explicit consideration of the temporal structure when making inferences and indicate that genomic data from ancient individuals will greatly increase our ability to reconstruct population history.","author":[{"dropping-particle":"","family":"Skoglund","given":"Pontus","non-dropping-particle":"","parse-names":false,"suffix":""},{"dropping-particle":"","family":"Sjödin","given":"Per","non-dropping-particle":"","parse-names":false,"suffix":""},{"dropping-particle":"","family":"Skoglund","given":"Tobias","non-dropping-particle":"","parse-names":false,"suffix":""},{"dropping-particle":"","family":"Lascoux","given":"Martin","non-dropping-particle":"","parse-names":false,"suffix":""},{"dropping-particle":"","family":"Jakobsson","given":"Mattias","non-dropping-particle":"","parse-names":false,"suffix":""}],"container-title":"Molecular Biology and Evolution","id":"ITEM-1","issue":"9","issued":{"date-parts":[["2014"]]},"page":"2516-2527","title":"Investigating population history using temporal genetic differentiation","type":"article-journal","volume":"31"},"uris":["http://www.mendeley.com/documents/?uuid=159068d3-055b-4398-b95c-e5023e739c21"]},{"id":"ITEM-2","itemData":{"DOI":"10.1111/2041-210X.12466","ISSN":"2041210X","abstract":"'Dated-tip' methods of molecular dating use DNA sequences sampled at different times, to estimate the age of their most recent common ancestor. Several tests of 'temporal signal' are available to determine whether data sets are suitable for such analysis. However, it remains unclear whether these tests are reliable. We investigate the performance of several tests of temporal signal, including some recently suggested modifications. We use simulated data (where the true evolutionary history is known), and whole genomes of methicillin-resistant Staphylococcus aureus (to show how particular problems arise with real-world data sets). We show that all of the standard tests of temporal signal are seriously misleading for data where temporal and genetic structures are confounded (i.e. where closely related sequences are more likely to have been sampled at similar times). This is not an artefact of genetic structure or tree shape per se, and can arise even when sequences have measurably evolved during the sampling period. More positively, we show that a 'clustered permutation' approach introduced by Duchêne et al. (Molecular Biology and Evolution, 32, 2015, 1895) can successfully correct for this artefact in all cases and introduce techniques for implementing this method with real data sets. The confounding of temporal and genetic structures may be difficult to avoid in practice, particularly for outbreaks of infectious disease, or when using ancient DNA. Therefore, we recommend the use of 'clustered permutation' for all analyses. The failure of the standard tests may explain why different methods of dating pathogen origins have reached such wildly different conclusions.","author":[{"dropping-particle":"","family":"Murray","given":"Gemma G.R.","non-dropping-particle":"","parse-names":false,"suffix":""},{"dropping-particle":"","family":"Wang","given":"Fang","non-dropping-particle":"","parse-names":false,"suffix":""},{"dropping-particle":"","family":"Harrison","given":"Ewan M.","non-dropping-particle":"","parse-names":false,"suffix":""},{"dropping-particle":"","family":"Paterson","given":"Gavin K.","non-dropping-particle":"","parse-names":false,"suffix":""},{"dropping-particle":"","family":"Mather","given":"Alison E.","non-dropping-particle":"","parse-names":false,"suffix":""},{"dropping-particle":"","family":"Harris","given":"Simon R.","non-dropping-particle":"","parse-names":false,"suffix":""},{"dropping-particle":"","family":"Holmes","given":"Mark A.","non-dropping-particle":"","parse-names":false,"suffix":""},{"dropping-particle":"","family":"Rambaut","given":"Andrew","non-dropping-particle":"","parse-names":false,"suffix":""},{"dropping-particle":"","family":"Welch","given":"John J.","non-dropping-particle":"","parse-names":false,"suffix":""}],"container-title":"Methods in Ecology and Evolution","id":"ITEM-2","issue":"1","issued":{"date-parts":[["2016"]]},"page":"80-89","title":"The effect of genetic structure on molecular dating and tests for temporal signal","type":"article-journal","volume":"7"},"uris":["http://www.mendeley.com/documents/?uuid=b964db6a-16d9-4d24-8218-b06153896842"]}],"mendeley":{"formattedCitation":"[41,42]","plainTextFormattedCitation":"[41,42]","previouslyFormattedCitation":"[42,43]"},"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[41,42]</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ins w:id="199" w:author="Editor" w:date="2020-10-29T20:04:00Z">
        <w:r w:rsidR="009360E2">
          <w:rPr>
            <w:rFonts w:ascii="Times New Roman" w:eastAsia="Times New Roman" w:hAnsi="Times New Roman" w:cs="Times New Roman"/>
            <w:sz w:val="24"/>
            <w:szCs w:val="24"/>
          </w:rPr>
          <w:t xml:space="preserve">Analyses that can </w:t>
        </w:r>
      </w:ins>
      <w:del w:id="200" w:author="Editor" w:date="2020-10-29T20:04:00Z">
        <w:r w:rsidRPr="00E244CD" w:rsidDel="009360E2">
          <w:rPr>
            <w:rFonts w:ascii="Times New Roman" w:eastAsia="Times New Roman" w:hAnsi="Times New Roman" w:cs="Times New Roman"/>
            <w:sz w:val="24"/>
            <w:szCs w:val="24"/>
          </w:rPr>
          <w:delText xml:space="preserve">Distinguishing </w:delText>
        </w:r>
      </w:del>
      <w:ins w:id="201" w:author="Editor" w:date="2020-10-29T20:04:00Z">
        <w:r w:rsidR="009360E2">
          <w:rPr>
            <w:rFonts w:ascii="Times New Roman" w:eastAsia="Times New Roman" w:hAnsi="Times New Roman" w:cs="Times New Roman"/>
            <w:sz w:val="24"/>
            <w:szCs w:val="24"/>
          </w:rPr>
          <w:t>d</w:t>
        </w:r>
        <w:r w:rsidR="009360E2" w:rsidRPr="00E244CD">
          <w:rPr>
            <w:rFonts w:ascii="Times New Roman" w:eastAsia="Times New Roman" w:hAnsi="Times New Roman" w:cs="Times New Roman"/>
            <w:sz w:val="24"/>
            <w:szCs w:val="24"/>
          </w:rPr>
          <w:t xml:space="preserve">istinguish </w:t>
        </w:r>
      </w:ins>
      <w:del w:id="202" w:author="Editor" w:date="2020-10-29T16:03:00Z">
        <w:r w:rsidRPr="00E244CD" w:rsidDel="008D64C5">
          <w:rPr>
            <w:rFonts w:ascii="Times New Roman" w:eastAsia="Times New Roman" w:hAnsi="Times New Roman" w:cs="Times New Roman"/>
            <w:sz w:val="24"/>
            <w:szCs w:val="24"/>
          </w:rPr>
          <w:delText xml:space="preserve">between </w:delText>
        </w:r>
      </w:del>
      <w:r w:rsidRPr="00E244CD">
        <w:rPr>
          <w:rFonts w:ascii="Times New Roman" w:eastAsia="Times New Roman" w:hAnsi="Times New Roman" w:cs="Times New Roman"/>
          <w:sz w:val="24"/>
          <w:szCs w:val="24"/>
        </w:rPr>
        <w:t xml:space="preserve">natural </w:t>
      </w:r>
      <w:ins w:id="203" w:author="Editor" w:date="2020-10-29T16:04:00Z">
        <w:r w:rsidR="008D64C5" w:rsidRPr="00E244CD">
          <w:rPr>
            <w:rFonts w:ascii="Times New Roman" w:eastAsia="Times New Roman" w:hAnsi="Times New Roman" w:cs="Times New Roman"/>
            <w:sz w:val="24"/>
            <w:szCs w:val="24"/>
          </w:rPr>
          <w:t xml:space="preserve">temporal </w:t>
        </w:r>
      </w:ins>
      <w:r w:rsidRPr="00E244CD">
        <w:rPr>
          <w:rFonts w:ascii="Times New Roman" w:eastAsia="Times New Roman" w:hAnsi="Times New Roman" w:cs="Times New Roman"/>
          <w:sz w:val="24"/>
          <w:szCs w:val="24"/>
        </w:rPr>
        <w:t xml:space="preserve">variation in </w:t>
      </w:r>
      <w:del w:id="204" w:author="Editor" w:date="2020-10-29T16:04:00Z">
        <w:r w:rsidRPr="00E244CD" w:rsidDel="008D64C5">
          <w:rPr>
            <w:rFonts w:ascii="Times New Roman" w:eastAsia="Times New Roman" w:hAnsi="Times New Roman" w:cs="Times New Roman"/>
            <w:sz w:val="24"/>
            <w:szCs w:val="24"/>
          </w:rPr>
          <w:delText xml:space="preserve">temporal </w:delText>
        </w:r>
      </w:del>
      <w:r w:rsidRPr="00E244CD">
        <w:rPr>
          <w:rFonts w:ascii="Times New Roman" w:eastAsia="Times New Roman" w:hAnsi="Times New Roman" w:cs="Times New Roman"/>
          <w:sz w:val="24"/>
          <w:szCs w:val="24"/>
        </w:rPr>
        <w:t xml:space="preserve">genetic structure due to </w:t>
      </w:r>
      <w:del w:id="205" w:author="Editor" w:date="2020-10-29T16:03:00Z">
        <w:r w:rsidRPr="00E244CD" w:rsidDel="008D64C5">
          <w:rPr>
            <w:rFonts w:ascii="Times New Roman" w:eastAsia="Times New Roman" w:hAnsi="Times New Roman" w:cs="Times New Roman"/>
            <w:sz w:val="24"/>
            <w:szCs w:val="24"/>
          </w:rPr>
          <w:delText xml:space="preserve">the processes of </w:delText>
        </w:r>
      </w:del>
      <w:r w:rsidRPr="00E244CD">
        <w:rPr>
          <w:rFonts w:ascii="Times New Roman" w:eastAsia="Times New Roman" w:hAnsi="Times New Roman" w:cs="Times New Roman"/>
          <w:sz w:val="24"/>
          <w:szCs w:val="24"/>
        </w:rPr>
        <w:t xml:space="preserve">recombination, mutation, and demographically-induced </w:t>
      </w:r>
      <w:del w:id="206" w:author="Editor" w:date="2020-10-29T20:05:00Z">
        <w:r w:rsidRPr="00E244CD" w:rsidDel="009360E2">
          <w:rPr>
            <w:rFonts w:ascii="Times New Roman" w:eastAsia="Times New Roman" w:hAnsi="Times New Roman" w:cs="Times New Roman"/>
            <w:sz w:val="24"/>
            <w:szCs w:val="24"/>
          </w:rPr>
          <w:delText xml:space="preserve">genetic </w:delText>
        </w:r>
      </w:del>
      <w:r w:rsidRPr="00E244CD">
        <w:rPr>
          <w:rFonts w:ascii="Times New Roman" w:eastAsia="Times New Roman" w:hAnsi="Times New Roman" w:cs="Times New Roman"/>
          <w:sz w:val="24"/>
          <w:szCs w:val="24"/>
        </w:rPr>
        <w:t xml:space="preserve">drift from the changes </w:t>
      </w:r>
      <w:del w:id="207" w:author="Editor" w:date="2020-10-29T16:03:00Z">
        <w:r w:rsidRPr="00E244CD" w:rsidDel="008D64C5">
          <w:rPr>
            <w:rFonts w:ascii="Times New Roman" w:eastAsia="Times New Roman" w:hAnsi="Times New Roman" w:cs="Times New Roman"/>
            <w:sz w:val="24"/>
            <w:szCs w:val="24"/>
          </w:rPr>
          <w:delText xml:space="preserve">brought </w:delText>
        </w:r>
      </w:del>
      <w:ins w:id="208" w:author="Editor" w:date="2020-10-29T16:03:00Z">
        <w:r w:rsidR="008D64C5" w:rsidRPr="00E244CD">
          <w:rPr>
            <w:rFonts w:ascii="Times New Roman" w:eastAsia="Times New Roman" w:hAnsi="Times New Roman" w:cs="Times New Roman"/>
            <w:sz w:val="24"/>
            <w:szCs w:val="24"/>
          </w:rPr>
          <w:t xml:space="preserve">caused </w:t>
        </w:r>
      </w:ins>
      <w:r w:rsidRPr="00E244CD">
        <w:rPr>
          <w:rFonts w:ascii="Times New Roman" w:eastAsia="Times New Roman" w:hAnsi="Times New Roman" w:cs="Times New Roman"/>
          <w:sz w:val="24"/>
          <w:szCs w:val="24"/>
        </w:rPr>
        <w:t xml:space="preserve">by external </w:t>
      </w:r>
      <w:del w:id="209" w:author="Editor" w:date="2020-10-29T16:04:00Z">
        <w:r w:rsidRPr="00E244CD" w:rsidDel="008D64C5">
          <w:rPr>
            <w:rFonts w:ascii="Times New Roman" w:eastAsia="Times New Roman" w:hAnsi="Times New Roman" w:cs="Times New Roman"/>
            <w:sz w:val="24"/>
            <w:szCs w:val="24"/>
          </w:rPr>
          <w:delText>landscape variation</w:delText>
        </w:r>
      </w:del>
      <w:ins w:id="210" w:author="Editor" w:date="2020-10-29T16:04:00Z">
        <w:r w:rsidR="008D64C5" w:rsidRPr="00E244CD">
          <w:rPr>
            <w:rFonts w:ascii="Times New Roman" w:eastAsia="Times New Roman" w:hAnsi="Times New Roman" w:cs="Times New Roman"/>
            <w:sz w:val="24"/>
            <w:szCs w:val="24"/>
          </w:rPr>
          <w:t>forces</w:t>
        </w:r>
      </w:ins>
      <w:r w:rsidRPr="00E244CD">
        <w:rPr>
          <w:rFonts w:ascii="Times New Roman" w:eastAsia="Times New Roman" w:hAnsi="Times New Roman" w:cs="Times New Roman"/>
          <w:sz w:val="24"/>
          <w:szCs w:val="24"/>
        </w:rPr>
        <w:t xml:space="preserve"> remain</w:t>
      </w:r>
      <w:del w:id="211" w:author="Editor" w:date="2020-10-29T20:05:00Z">
        <w:r w:rsidRPr="00E244CD" w:rsidDel="009360E2">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w:t>
      </w:r>
      <w:ins w:id="212" w:author="Editor" w:date="2020-10-29T20:05:00Z">
        <w:r w:rsidR="009360E2">
          <w:rPr>
            <w:rFonts w:ascii="Times New Roman" w:eastAsia="Times New Roman" w:hAnsi="Times New Roman" w:cs="Times New Roman"/>
            <w:sz w:val="24"/>
            <w:szCs w:val="24"/>
          </w:rPr>
          <w:t>elusive</w:t>
        </w:r>
      </w:ins>
      <w:del w:id="213" w:author="Editor" w:date="2020-10-29T16:05:00Z">
        <w:r w:rsidRPr="00E244CD" w:rsidDel="008D64C5">
          <w:rPr>
            <w:rFonts w:ascii="Times New Roman" w:eastAsia="Times New Roman" w:hAnsi="Times New Roman" w:cs="Times New Roman"/>
            <w:sz w:val="24"/>
            <w:szCs w:val="24"/>
          </w:rPr>
          <w:delText>challenging</w:delText>
        </w:r>
      </w:del>
      <w:r w:rsidRPr="00E244CD">
        <w:rPr>
          <w:rFonts w:ascii="Times New Roman" w:eastAsia="Times New Roman" w:hAnsi="Times New Roman" w:cs="Times New Roman"/>
          <w:sz w:val="24"/>
          <w:szCs w:val="24"/>
        </w:rPr>
        <w:t>.</w:t>
      </w:r>
    </w:p>
    <w:p w14:paraId="3E423C34" w14:textId="3EC33902" w:rsidR="00760250" w:rsidRPr="00E244CD" w:rsidRDefault="00760250">
      <w:pPr>
        <w:spacing w:after="0" w:line="480" w:lineRule="auto"/>
        <w:ind w:firstLine="720"/>
        <w:rPr>
          <w:rFonts w:ascii="Times New Roman" w:eastAsia="Times New Roman" w:hAnsi="Times New Roman" w:cs="Times New Roman"/>
          <w:sz w:val="24"/>
          <w:szCs w:val="24"/>
        </w:rPr>
        <w:pPrChange w:id="214" w:author="Editor" w:date="2020-10-29T20:09:00Z">
          <w:pPr>
            <w:spacing w:before="240" w:after="240" w:line="480" w:lineRule="auto"/>
          </w:pPr>
        </w:pPrChange>
      </w:pPr>
      <w:commentRangeStart w:id="215"/>
      <w:r w:rsidRPr="00E244CD">
        <w:rPr>
          <w:rFonts w:ascii="Times New Roman" w:eastAsia="Times New Roman" w:hAnsi="Times New Roman" w:cs="Times New Roman"/>
          <w:sz w:val="24"/>
          <w:szCs w:val="24"/>
        </w:rPr>
        <w:t>Temporal</w:t>
      </w:r>
      <w:commentRangeEnd w:id="215"/>
      <w:r w:rsidR="00810109" w:rsidRPr="00E244CD">
        <w:rPr>
          <w:rStyle w:val="CommentReference"/>
        </w:rPr>
        <w:commentReference w:id="215"/>
      </w:r>
      <w:r w:rsidRPr="00E244CD">
        <w:rPr>
          <w:rFonts w:ascii="Times New Roman" w:eastAsia="Times New Roman" w:hAnsi="Times New Roman" w:cs="Times New Roman"/>
          <w:sz w:val="24"/>
          <w:szCs w:val="24"/>
        </w:rPr>
        <w:t xml:space="preserve"> </w:t>
      </w:r>
      <w:del w:id="216" w:author="Editor" w:date="2020-10-29T10:45:00Z">
        <w:r w:rsidRPr="00E244CD" w:rsidDel="001C7C1F">
          <w:rPr>
            <w:rFonts w:ascii="Times New Roman" w:eastAsia="Times New Roman" w:hAnsi="Times New Roman" w:cs="Times New Roman"/>
            <w:sz w:val="24"/>
            <w:szCs w:val="24"/>
          </w:rPr>
          <w:delText>Beta</w:delText>
        </w:r>
      </w:del>
      <w:ins w:id="217" w:author="Editor" w:date="2020-10-29T10:45:00Z">
        <w:r w:rsidR="001C7C1F" w:rsidRPr="00E244CD">
          <w:rPr>
            <w:rFonts w:ascii="Times New Roman" w:eastAsia="Times New Roman" w:hAnsi="Times New Roman" w:cs="Times New Roman"/>
            <w:sz w:val="24"/>
            <w:szCs w:val="24"/>
          </w:rPr>
          <w:t>beta</w:t>
        </w:r>
      </w:ins>
      <w:r w:rsidRPr="00E244CD">
        <w:rPr>
          <w:rFonts w:ascii="Times New Roman" w:eastAsia="Times New Roman" w:hAnsi="Times New Roman" w:cs="Times New Roman"/>
          <w:sz w:val="24"/>
          <w:szCs w:val="24"/>
        </w:rPr>
        <w:t xml:space="preserve">-diversity </w:t>
      </w:r>
      <w:del w:id="218" w:author="Editor" w:date="2020-10-29T10:45:00Z">
        <w:r w:rsidRPr="00E244CD" w:rsidDel="001C7C1F">
          <w:rPr>
            <w:rFonts w:ascii="Times New Roman" w:eastAsia="Times New Roman" w:hAnsi="Times New Roman" w:cs="Times New Roman"/>
            <w:sz w:val="24"/>
            <w:szCs w:val="24"/>
          </w:rPr>
          <w:delText xml:space="preserve">Indices </w:delText>
        </w:r>
      </w:del>
      <w:ins w:id="219" w:author="Editor" w:date="2020-10-29T10:45:00Z">
        <w:r w:rsidR="001C7C1F" w:rsidRPr="00E244CD">
          <w:rPr>
            <w:rFonts w:ascii="Times New Roman" w:eastAsia="Times New Roman" w:hAnsi="Times New Roman" w:cs="Times New Roman"/>
            <w:sz w:val="24"/>
            <w:szCs w:val="24"/>
          </w:rPr>
          <w:t xml:space="preserve">indices </w:t>
        </w:r>
      </w:ins>
      <w:r w:rsidRPr="00E244CD">
        <w:rPr>
          <w:rFonts w:ascii="Times New Roman" w:eastAsia="Times New Roman" w:hAnsi="Times New Roman" w:cs="Times New Roman"/>
          <w:sz w:val="24"/>
          <w:szCs w:val="24"/>
        </w:rPr>
        <w:t xml:space="preserve">(TBI; </w:t>
      </w:r>
      <w:commentRangeStart w:id="220"/>
      <w:r w:rsidRPr="00E244CD">
        <w:rPr>
          <w:rFonts w:ascii="Times New Roman" w:eastAsia="Times New Roman" w:hAnsi="Times New Roman" w:cs="Times New Roman"/>
          <w:sz w:val="24"/>
          <w:szCs w:val="24"/>
        </w:rPr>
        <w:t>Legendre 2019</w:t>
      </w:r>
      <w:commentRangeEnd w:id="220"/>
      <w:r w:rsidR="00733D61" w:rsidRPr="00E244CD">
        <w:rPr>
          <w:rStyle w:val="CommentReference"/>
        </w:rPr>
        <w:commentReference w:id="220"/>
      </w:r>
      <w:r w:rsidRPr="00E244CD">
        <w:rPr>
          <w:rFonts w:ascii="Times New Roman" w:eastAsia="Times New Roman" w:hAnsi="Times New Roman" w:cs="Times New Roman"/>
          <w:sz w:val="24"/>
          <w:szCs w:val="24"/>
        </w:rPr>
        <w:t xml:space="preserve">) are used to quantify and assess </w:t>
      </w:r>
      <w:ins w:id="221" w:author="Editor" w:date="2020-10-28T22:39:00Z">
        <w:r w:rsidR="00733D61" w:rsidRPr="00E244CD">
          <w:rPr>
            <w:rFonts w:ascii="Times New Roman" w:eastAsia="Times New Roman" w:hAnsi="Times New Roman" w:cs="Times New Roman"/>
            <w:sz w:val="24"/>
            <w:szCs w:val="24"/>
          </w:rPr>
          <w:t xml:space="preserve">temporal </w:t>
        </w:r>
      </w:ins>
      <w:del w:id="222" w:author="Editor" w:date="2020-10-28T22:35:00Z">
        <w:r w:rsidRPr="00E244CD" w:rsidDel="002F4AF9">
          <w:rPr>
            <w:rFonts w:ascii="Times New Roman" w:eastAsia="Times New Roman" w:hAnsi="Times New Roman" w:cs="Times New Roman"/>
            <w:sz w:val="24"/>
            <w:szCs w:val="24"/>
          </w:rPr>
          <w:delText xml:space="preserve">the significance of </w:delText>
        </w:r>
      </w:del>
      <w:r w:rsidRPr="00E244CD">
        <w:rPr>
          <w:rFonts w:ascii="Times New Roman" w:eastAsia="Times New Roman" w:hAnsi="Times New Roman" w:cs="Times New Roman"/>
          <w:sz w:val="24"/>
          <w:szCs w:val="24"/>
        </w:rPr>
        <w:t xml:space="preserve">changes in ecological community composition </w:t>
      </w:r>
      <w:del w:id="223" w:author="Editor" w:date="2020-10-28T22:39:00Z">
        <w:r w:rsidRPr="00E244CD" w:rsidDel="00733D61">
          <w:rPr>
            <w:rFonts w:ascii="Times New Roman" w:eastAsia="Times New Roman" w:hAnsi="Times New Roman" w:cs="Times New Roman"/>
            <w:sz w:val="24"/>
            <w:szCs w:val="24"/>
          </w:rPr>
          <w:delText xml:space="preserve">through time </w:delText>
        </w:r>
      </w:del>
      <w:r w:rsidRPr="00E244CD">
        <w:rPr>
          <w:rFonts w:ascii="Times New Roman" w:eastAsia="Times New Roman" w:hAnsi="Times New Roman" w:cs="Times New Roman"/>
          <w:sz w:val="24"/>
          <w:szCs w:val="24"/>
        </w:rPr>
        <w:t xml:space="preserve">using a </w:t>
      </w:r>
      <w:commentRangeStart w:id="224"/>
      <w:r w:rsidRPr="00E244CD">
        <w:rPr>
          <w:rFonts w:ascii="Times New Roman" w:eastAsia="Times New Roman" w:hAnsi="Times New Roman" w:cs="Times New Roman"/>
          <w:sz w:val="24"/>
          <w:szCs w:val="24"/>
        </w:rPr>
        <w:t>dissimilarity index</w:t>
      </w:r>
      <w:ins w:id="225" w:author="Editor" w:date="2020-10-28T22:35:00Z">
        <w:r w:rsidR="002F4AF9" w:rsidRPr="00E244CD">
          <w:rPr>
            <w:rFonts w:ascii="Times New Roman" w:eastAsia="Times New Roman" w:hAnsi="Times New Roman" w:cs="Times New Roman"/>
            <w:sz w:val="24"/>
            <w:szCs w:val="24"/>
          </w:rPr>
          <w:t xml:space="preserve"> calculated </w:t>
        </w:r>
      </w:ins>
      <w:ins w:id="226" w:author="Editor" w:date="2020-10-28T22:36:00Z">
        <w:r w:rsidR="002F4AF9" w:rsidRPr="00E244CD">
          <w:rPr>
            <w:rFonts w:ascii="Times New Roman" w:eastAsia="Times New Roman" w:hAnsi="Times New Roman" w:cs="Times New Roman"/>
            <w:sz w:val="24"/>
            <w:szCs w:val="24"/>
          </w:rPr>
          <w:t>between samples taken at different times</w:t>
        </w:r>
        <w:commentRangeEnd w:id="224"/>
        <w:r w:rsidR="002F4AF9" w:rsidRPr="00E244CD">
          <w:rPr>
            <w:rStyle w:val="CommentReference"/>
          </w:rPr>
          <w:commentReference w:id="224"/>
        </w:r>
      </w:ins>
      <w:r w:rsidRPr="00E244CD">
        <w:rPr>
          <w:rFonts w:ascii="Times New Roman" w:eastAsia="Times New Roman" w:hAnsi="Times New Roman" w:cs="Times New Roman"/>
          <w:sz w:val="24"/>
          <w:szCs w:val="24"/>
        </w:rPr>
        <w:t xml:space="preserve">. The significance of these dissimilarities is then tested using </w:t>
      </w:r>
      <w:ins w:id="227" w:author="Editor" w:date="2020-10-28T22:38:00Z">
        <w:r w:rsidR="002F4AF9" w:rsidRPr="00E244CD">
          <w:rPr>
            <w:rFonts w:ascii="Times New Roman" w:eastAsia="Times New Roman" w:hAnsi="Times New Roman" w:cs="Times New Roman"/>
            <w:sz w:val="24"/>
            <w:szCs w:val="24"/>
          </w:rPr>
          <w:t xml:space="preserve">a </w:t>
        </w:r>
      </w:ins>
      <w:r w:rsidRPr="00E244CD">
        <w:rPr>
          <w:rFonts w:ascii="Times New Roman" w:eastAsia="Times New Roman" w:hAnsi="Times New Roman" w:cs="Times New Roman"/>
          <w:sz w:val="24"/>
          <w:szCs w:val="24"/>
        </w:rPr>
        <w:t>permutation</w:t>
      </w:r>
      <w:ins w:id="228" w:author="Editor" w:date="2020-10-28T22:38:00Z">
        <w:r w:rsidR="002F4AF9" w:rsidRPr="00E244CD">
          <w:rPr>
            <w:rFonts w:ascii="Times New Roman" w:eastAsia="Times New Roman" w:hAnsi="Times New Roman" w:cs="Times New Roman"/>
            <w:sz w:val="24"/>
            <w:szCs w:val="24"/>
          </w:rPr>
          <w:t>al procedure</w:t>
        </w:r>
      </w:ins>
      <w:r w:rsidRPr="00E244CD">
        <w:rPr>
          <w:rFonts w:ascii="Times New Roman" w:eastAsia="Times New Roman" w:hAnsi="Times New Roman" w:cs="Times New Roman"/>
          <w:sz w:val="24"/>
          <w:szCs w:val="24"/>
        </w:rPr>
        <w:t xml:space="preserve">. </w:t>
      </w:r>
      <w:commentRangeStart w:id="229"/>
      <w:r w:rsidRPr="00E244CD">
        <w:rPr>
          <w:rFonts w:ascii="Times New Roman" w:eastAsia="Times New Roman" w:hAnsi="Times New Roman" w:cs="Times New Roman"/>
          <w:sz w:val="24"/>
          <w:szCs w:val="24"/>
        </w:rPr>
        <w:t xml:space="preserve">The TBI approach has been extensively tested on simulated community composition data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{"citationItems":[{"id":"ITEM-1","itemData":{"DOI":"10.1002/ece3.4984","ISSN":"20457758","abstract":"Aim This paper presents the foundations and statistical bases for Temporal Beta diversity analysis, a method for comparison of repeated multi-species surveys at the same sites. Surveys of that type are presently done by ecologists around the world. In particular, the paper describes a method (TBI) to test the differences between community data matrices corresponding to observations made at times T1 and T2 in space-time ecological surveys involving several sites. 18 The objective is to identify the sites that have changed in an exceptional way in species 19 composition between T1 and T2. Innovation The null hypothesis of the TBI test of significance is that a species assemblage is not exceptionally different between T1 and T2. The problem: testing the significance of dissimilarity coefficients is usually not possible because the values in a dissimilarity matrix are interrelated. However, the dissimilarity between T1 and T2 for a site is independent of the dissimilarities that concern T1–T2 data at other sites. The paper shows that it is possible to compute a valid test of significance in that case. The method also allows users to examine the processes of biodiversity losses and gains through time at the different sites in space-time surveys. Main conclusion Three applications of the method to different ecological communities are presented. This method is applicable worldwide to all types of ecological communities, marine and terrestrial. It will be of value to identify exceptional sites in space-time ecological surveys carried out to study anthropogenic impacts, including climate change. R software is available implementing the method.","author":[{"dropping-particle":"","family":"Legendre","given":"Pierre","non-dropping-particle":"","parse-names":false,"suffix":""}],"container-title":"Ecology and Evolution","id":"ITEM-1","issue":"6","issued":{"date-parts":[["2019"]]},"page":"3500-3514","title":"A temporal beta-diversity index to identify sites that have changed in exceptional ways in space–time surveys","type":"article-journal","volume":"9"},"uris":["http://www.mendeley.com/documents/?uuid=ed4d950b-7e2f-4fbc-8ebf-8e715a145794"]}],"mendeley":{"formattedCitation":"[43]","plainTextFormattedCitation":"[43]","previouslyFormattedCitation":"[44]"},"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[43]</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w:t>
      </w:r>
      <w:commentRangeEnd w:id="229"/>
      <w:r w:rsidR="00733D61" w:rsidRPr="00E244CD">
        <w:rPr>
          <w:rStyle w:val="CommentReference"/>
        </w:rPr>
        <w:commentReference w:id="229"/>
      </w:r>
      <w:r w:rsidRPr="00E244CD">
        <w:rPr>
          <w:rFonts w:ascii="Times New Roman" w:eastAsia="Times New Roman" w:hAnsi="Times New Roman" w:cs="Times New Roman"/>
          <w:sz w:val="24"/>
          <w:szCs w:val="24"/>
        </w:rPr>
        <w:t xml:space="preserve"> but the potential of a TBI-inspired tool to detect meaningful temporal changes in genetic diversity has not yet been examined. </w:t>
      </w:r>
      <w:commentRangeStart w:id="230"/>
      <w:r w:rsidRPr="00E244CD">
        <w:rPr>
          <w:rFonts w:ascii="Times New Roman" w:eastAsia="Times New Roman" w:hAnsi="Times New Roman" w:cs="Times New Roman"/>
          <w:sz w:val="24"/>
          <w:szCs w:val="24"/>
        </w:rPr>
        <w:t xml:space="preserve">Given the conceptual similarity between </w:t>
      </w:r>
      <w:ins w:id="231" w:author="Editor" w:date="2020-10-28T22:40:00Z">
        <w:r w:rsidR="00733D61" w:rsidRPr="00E244CD">
          <w:rPr>
            <w:rFonts w:ascii="Times New Roman" w:eastAsia="Times New Roman" w:hAnsi="Times New Roman" w:cs="Times New Roman"/>
            <w:sz w:val="24"/>
            <w:szCs w:val="24"/>
          </w:rPr>
          <w:t xml:space="preserve">species </w:t>
        </w:r>
      </w:ins>
      <w:del w:id="232" w:author="Editor" w:date="2020-10-28T22:40:00Z">
        <w:r w:rsidRPr="00E244CD" w:rsidDel="00733D61">
          <w:rPr>
            <w:rFonts w:ascii="Times New Roman" w:eastAsia="Times New Roman" w:hAnsi="Times New Roman" w:cs="Times New Roman"/>
            <w:sz w:val="24"/>
            <w:szCs w:val="24"/>
          </w:rPr>
          <w:delText xml:space="preserve">the question of how </w:delText>
        </w:r>
      </w:del>
      <w:r w:rsidRPr="00E244CD">
        <w:rPr>
          <w:rFonts w:ascii="Times New Roman" w:eastAsia="Times New Roman" w:hAnsi="Times New Roman" w:cs="Times New Roman"/>
          <w:sz w:val="24"/>
          <w:szCs w:val="24"/>
        </w:rPr>
        <w:t xml:space="preserve">diversity in multi-species </w:t>
      </w:r>
      <w:del w:id="233" w:author="Editor" w:date="2020-10-28T22:40:00Z">
        <w:r w:rsidRPr="00E244CD" w:rsidDel="00733D61">
          <w:rPr>
            <w:rFonts w:ascii="Times New Roman" w:eastAsia="Times New Roman" w:hAnsi="Times New Roman" w:cs="Times New Roman"/>
            <w:sz w:val="24"/>
            <w:szCs w:val="24"/>
          </w:rPr>
          <w:delText xml:space="preserve">communities </w:delText>
        </w:r>
      </w:del>
      <w:ins w:id="234" w:author="Editor" w:date="2020-10-28T22:40:00Z">
        <w:r w:rsidR="00733D61" w:rsidRPr="00E244CD">
          <w:rPr>
            <w:rFonts w:ascii="Times New Roman" w:eastAsia="Times New Roman" w:hAnsi="Times New Roman" w:cs="Times New Roman"/>
            <w:sz w:val="24"/>
            <w:szCs w:val="24"/>
          </w:rPr>
          <w:t xml:space="preserve">community composition data </w:t>
        </w:r>
      </w:ins>
      <w:r w:rsidRPr="00E244CD">
        <w:rPr>
          <w:rFonts w:ascii="Times New Roman" w:eastAsia="Times New Roman" w:hAnsi="Times New Roman" w:cs="Times New Roman"/>
          <w:sz w:val="24"/>
          <w:szCs w:val="24"/>
        </w:rPr>
        <w:t xml:space="preserve">and </w:t>
      </w:r>
      <w:ins w:id="235" w:author="Editor" w:date="2020-10-28T22:40:00Z">
        <w:r w:rsidR="00733D61" w:rsidRPr="00E244CD">
          <w:rPr>
            <w:rFonts w:ascii="Times New Roman" w:eastAsia="Times New Roman" w:hAnsi="Times New Roman" w:cs="Times New Roman"/>
            <w:sz w:val="24"/>
            <w:szCs w:val="24"/>
          </w:rPr>
          <w:t xml:space="preserve">genetic diversity </w:t>
        </w:r>
      </w:ins>
      <w:ins w:id="236" w:author="Editor" w:date="2020-10-28T22:41:00Z">
        <w:r w:rsidR="00733D61" w:rsidRPr="00E244CD">
          <w:rPr>
            <w:rFonts w:ascii="Times New Roman" w:eastAsia="Times New Roman" w:hAnsi="Times New Roman" w:cs="Times New Roman"/>
            <w:sz w:val="24"/>
            <w:szCs w:val="24"/>
          </w:rPr>
          <w:t xml:space="preserve">in </w:t>
        </w:r>
      </w:ins>
      <w:r w:rsidRPr="00E244CD">
        <w:rPr>
          <w:rFonts w:ascii="Times New Roman" w:eastAsia="Times New Roman" w:hAnsi="Times New Roman" w:cs="Times New Roman"/>
          <w:sz w:val="24"/>
          <w:szCs w:val="24"/>
        </w:rPr>
        <w:t>multi-locus gen</w:t>
      </w:r>
      <w:del w:id="237" w:author="Editor" w:date="2020-10-28T22:41:00Z">
        <w:r w:rsidRPr="00E244CD" w:rsidDel="00733D61">
          <w:rPr>
            <w:rFonts w:ascii="Times New Roman" w:eastAsia="Times New Roman" w:hAnsi="Times New Roman" w:cs="Times New Roman"/>
            <w:sz w:val="24"/>
            <w:szCs w:val="24"/>
          </w:rPr>
          <w:delText>etic diversity</w:delText>
        </w:r>
      </w:del>
      <w:ins w:id="238" w:author="Editor" w:date="2020-10-28T22:41:00Z">
        <w:r w:rsidR="00733D61" w:rsidRPr="00E244CD">
          <w:rPr>
            <w:rFonts w:ascii="Times New Roman" w:eastAsia="Times New Roman" w:hAnsi="Times New Roman" w:cs="Times New Roman"/>
            <w:sz w:val="24"/>
            <w:szCs w:val="24"/>
          </w:rPr>
          <w:t>otype data</w:t>
        </w:r>
        <w:commentRangeEnd w:id="230"/>
        <w:r w:rsidR="00733D61" w:rsidRPr="00E244CD">
          <w:rPr>
            <w:rStyle w:val="CommentReference"/>
          </w:rPr>
          <w:commentReference w:id="230"/>
        </w:r>
      </w:ins>
      <w:del w:id="239" w:author="Editor" w:date="2020-10-28T22:41:00Z">
        <w:r w:rsidRPr="00E244CD" w:rsidDel="00733D61">
          <w:rPr>
            <w:rFonts w:ascii="Times New Roman" w:eastAsia="Times New Roman" w:hAnsi="Times New Roman" w:cs="Times New Roman"/>
            <w:sz w:val="24"/>
            <w:szCs w:val="24"/>
          </w:rPr>
          <w:delText xml:space="preserve"> change through time</w:delText>
        </w:r>
      </w:del>
      <w:r w:rsidRPr="00E244CD">
        <w:rPr>
          <w:rFonts w:ascii="Times New Roman" w:eastAsia="Times New Roman" w:hAnsi="Times New Roman" w:cs="Times New Roman"/>
          <w:sz w:val="24"/>
          <w:szCs w:val="24"/>
        </w:rPr>
        <w:t xml:space="preserve">, we </w:t>
      </w:r>
      <w:del w:id="240" w:author="Editor" w:date="2020-10-29T16:12:00Z">
        <w:r w:rsidRPr="00E244CD" w:rsidDel="00810109">
          <w:rPr>
            <w:rFonts w:ascii="Times New Roman" w:eastAsia="Times New Roman" w:hAnsi="Times New Roman" w:cs="Times New Roman"/>
            <w:sz w:val="24"/>
            <w:szCs w:val="24"/>
          </w:rPr>
          <w:delText>sought to determine if</w:delText>
        </w:r>
      </w:del>
      <w:ins w:id="241" w:author="Editor" w:date="2020-10-29T16:12:00Z">
        <w:r w:rsidR="00810109" w:rsidRPr="00E244CD">
          <w:rPr>
            <w:rFonts w:ascii="Times New Roman" w:eastAsia="Times New Roman" w:hAnsi="Times New Roman" w:cs="Times New Roman"/>
            <w:sz w:val="24"/>
            <w:szCs w:val="24"/>
          </w:rPr>
          <w:t>suspected that</w:t>
        </w:r>
      </w:ins>
      <w:r w:rsidRPr="00E244CD">
        <w:rPr>
          <w:rFonts w:ascii="Times New Roman" w:eastAsia="Times New Roman" w:hAnsi="Times New Roman" w:cs="Times New Roman"/>
          <w:sz w:val="24"/>
          <w:szCs w:val="24"/>
        </w:rPr>
        <w:t xml:space="preserve"> TBI could be </w:t>
      </w:r>
      <w:del w:id="242" w:author="Editor" w:date="2020-10-29T16:12:00Z">
        <w:r w:rsidRPr="00E244CD" w:rsidDel="00810109">
          <w:rPr>
            <w:rFonts w:ascii="Times New Roman" w:eastAsia="Times New Roman" w:hAnsi="Times New Roman" w:cs="Times New Roman"/>
            <w:sz w:val="24"/>
            <w:szCs w:val="24"/>
          </w:rPr>
          <w:delText>successfully applied</w:delText>
        </w:r>
      </w:del>
      <w:ins w:id="243" w:author="Editor" w:date="2020-10-29T16:12:00Z">
        <w:r w:rsidR="00810109" w:rsidRPr="00E244CD">
          <w:rPr>
            <w:rFonts w:ascii="Times New Roman" w:eastAsia="Times New Roman" w:hAnsi="Times New Roman" w:cs="Times New Roman"/>
            <w:sz w:val="24"/>
            <w:szCs w:val="24"/>
          </w:rPr>
          <w:t xml:space="preserve">modified </w:t>
        </w:r>
      </w:ins>
      <w:del w:id="244" w:author="Editor" w:date="2020-10-29T16:12:00Z">
        <w:r w:rsidRPr="00E244CD" w:rsidDel="00810109">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 xml:space="preserve">to </w:t>
      </w:r>
      <w:ins w:id="245" w:author="Editor" w:date="2020-10-29T16:12:00Z">
        <w:r w:rsidR="00810109" w:rsidRPr="00E244CD">
          <w:rPr>
            <w:rFonts w:ascii="Times New Roman" w:eastAsia="Times New Roman" w:hAnsi="Times New Roman" w:cs="Times New Roman"/>
            <w:sz w:val="24"/>
            <w:szCs w:val="24"/>
          </w:rPr>
          <w:t xml:space="preserve">identify significant variation in </w:t>
        </w:r>
      </w:ins>
      <w:r w:rsidRPr="00E244CD">
        <w:rPr>
          <w:rFonts w:ascii="Times New Roman" w:eastAsia="Times New Roman" w:hAnsi="Times New Roman" w:cs="Times New Roman"/>
          <w:sz w:val="24"/>
          <w:szCs w:val="24"/>
        </w:rPr>
        <w:t>spatio</w:t>
      </w:r>
      <w:del w:id="246" w:author="Editor" w:date="2020-10-26T23:40:00Z">
        <w:r w:rsidRPr="00E244CD" w:rsidDel="00813CD6">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temporal genotypic data. </w:t>
      </w:r>
      <w:commentRangeStart w:id="247"/>
      <w:del w:id="248" w:author="Editor" w:date="2020-10-29T16:23:00Z">
        <w:r w:rsidRPr="00E244CD" w:rsidDel="00A44B87">
          <w:rPr>
            <w:rFonts w:ascii="Times New Roman" w:eastAsia="Times New Roman" w:hAnsi="Times New Roman" w:cs="Times New Roman"/>
            <w:sz w:val="24"/>
            <w:szCs w:val="24"/>
          </w:rPr>
          <w:delText xml:space="preserve">We also </w:delText>
        </w:r>
      </w:del>
      <w:del w:id="249" w:author="Editor" w:date="2020-10-28T22:48:00Z">
        <w:r w:rsidRPr="00E244CD" w:rsidDel="00733D61">
          <w:rPr>
            <w:rFonts w:ascii="Times New Roman" w:eastAsia="Times New Roman" w:hAnsi="Times New Roman" w:cs="Times New Roman"/>
            <w:sz w:val="24"/>
            <w:szCs w:val="24"/>
          </w:rPr>
          <w:delText>set out</w:delText>
        </w:r>
      </w:del>
      <w:del w:id="250" w:author="Editor" w:date="2020-10-29T16:23:00Z">
        <w:r w:rsidRPr="00E244CD" w:rsidDel="00A44B87">
          <w:rPr>
            <w:rFonts w:ascii="Times New Roman" w:eastAsia="Times New Roman" w:hAnsi="Times New Roman" w:cs="Times New Roman"/>
            <w:sz w:val="24"/>
            <w:szCs w:val="24"/>
          </w:rPr>
          <w:delText xml:space="preserve"> to determine how different demographic contexts influence the ability of this method to identify atypical temporal genetic changes in diversity.</w:delText>
        </w:r>
        <w:commentRangeEnd w:id="247"/>
        <w:r w:rsidR="00A44B87" w:rsidRPr="00E244CD" w:rsidDel="00A44B87">
          <w:rPr>
            <w:rStyle w:val="CommentReference"/>
          </w:rPr>
          <w:commentReference w:id="247"/>
        </w:r>
      </w:del>
    </w:p>
    <w:p w14:paraId="0E0C760E" w14:textId="233B1343" w:rsidR="00760250" w:rsidRPr="00E244CD" w:rsidRDefault="00FC726D">
      <w:pPr>
        <w:spacing w:after="0" w:line="480" w:lineRule="auto"/>
        <w:ind w:firstLine="720"/>
        <w:rPr>
          <w:rFonts w:ascii="Times New Roman" w:eastAsia="Times New Roman" w:hAnsi="Times New Roman" w:cs="Times New Roman"/>
          <w:sz w:val="24"/>
          <w:szCs w:val="24"/>
        </w:rPr>
        <w:pPrChange w:id="251" w:author="Editor" w:date="2020-10-29T20:09:00Z">
          <w:pPr>
            <w:spacing w:before="240" w:after="240" w:line="480" w:lineRule="auto"/>
          </w:pPr>
        </w:pPrChange>
      </w:pPr>
      <w:ins w:id="252" w:author="Editor" w:date="2020-10-28T22:49:00Z">
        <w:r w:rsidRPr="00E244CD">
          <w:rPr>
            <w:rFonts w:ascii="Times New Roman" w:eastAsia="Times New Roman" w:hAnsi="Times New Roman" w:cs="Times New Roman"/>
            <w:sz w:val="24"/>
            <w:szCs w:val="24"/>
          </w:rPr>
          <w:t xml:space="preserve">In this paper, </w:t>
        </w:r>
      </w:ins>
      <w:del w:id="253" w:author="Editor" w:date="2020-10-28T22:49:00Z">
        <w:r w:rsidR="00760250" w:rsidRPr="00E244CD" w:rsidDel="00FC726D">
          <w:rPr>
            <w:rFonts w:ascii="Times New Roman" w:eastAsia="Times New Roman" w:hAnsi="Times New Roman" w:cs="Times New Roman"/>
            <w:sz w:val="24"/>
            <w:szCs w:val="24"/>
          </w:rPr>
          <w:delText xml:space="preserve">To </w:delText>
        </w:r>
      </w:del>
      <w:ins w:id="254" w:author="Editor" w:date="2020-10-28T22:49:00Z">
        <w:r w:rsidRPr="00E244CD">
          <w:rPr>
            <w:rFonts w:ascii="Times New Roman" w:eastAsia="Times New Roman" w:hAnsi="Times New Roman" w:cs="Times New Roman"/>
            <w:sz w:val="24"/>
            <w:szCs w:val="24"/>
          </w:rPr>
          <w:t xml:space="preserve">we </w:t>
        </w:r>
      </w:ins>
      <w:del w:id="255" w:author="Editor" w:date="2020-10-29T16:15:00Z">
        <w:r w:rsidR="00760250" w:rsidRPr="00E244CD" w:rsidDel="00810109">
          <w:rPr>
            <w:rFonts w:ascii="Times New Roman" w:eastAsia="Times New Roman" w:hAnsi="Times New Roman" w:cs="Times New Roman"/>
            <w:sz w:val="24"/>
            <w:szCs w:val="24"/>
          </w:rPr>
          <w:delText>address these questions</w:delText>
        </w:r>
      </w:del>
      <w:del w:id="256" w:author="Editor" w:date="2020-10-28T22:49:00Z">
        <w:r w:rsidR="00760250" w:rsidRPr="00E244CD" w:rsidDel="00FC726D">
          <w:rPr>
            <w:rFonts w:ascii="Times New Roman" w:eastAsia="Times New Roman" w:hAnsi="Times New Roman" w:cs="Times New Roman"/>
            <w:sz w:val="24"/>
            <w:szCs w:val="24"/>
          </w:rPr>
          <w:delText>,</w:delText>
        </w:r>
      </w:del>
      <w:del w:id="257" w:author="Editor" w:date="2020-10-29T16:15:00Z">
        <w:r w:rsidR="00760250" w:rsidRPr="00E244CD" w:rsidDel="00810109">
          <w:rPr>
            <w:rFonts w:ascii="Times New Roman" w:eastAsia="Times New Roman" w:hAnsi="Times New Roman" w:cs="Times New Roman"/>
            <w:sz w:val="24"/>
            <w:szCs w:val="24"/>
          </w:rPr>
          <w:delText xml:space="preserve"> </w:delText>
        </w:r>
      </w:del>
      <w:del w:id="258" w:author="Editor" w:date="2020-10-28T22:49:00Z">
        <w:r w:rsidR="00760250" w:rsidRPr="00E244CD" w:rsidDel="00FC726D">
          <w:rPr>
            <w:rFonts w:ascii="Times New Roman" w:eastAsia="Times New Roman" w:hAnsi="Times New Roman" w:cs="Times New Roman"/>
            <w:sz w:val="24"/>
            <w:szCs w:val="24"/>
          </w:rPr>
          <w:delText xml:space="preserve">we </w:delText>
        </w:r>
      </w:del>
      <w:ins w:id="259" w:author="Editor" w:date="2020-10-29T16:15:00Z">
        <w:r w:rsidR="00810109" w:rsidRPr="00E244CD">
          <w:rPr>
            <w:rFonts w:ascii="Times New Roman" w:eastAsia="Times New Roman" w:hAnsi="Times New Roman" w:cs="Times New Roman"/>
            <w:sz w:val="24"/>
            <w:szCs w:val="24"/>
          </w:rPr>
          <w:t xml:space="preserve">propose </w:t>
        </w:r>
      </w:ins>
      <w:ins w:id="260" w:author="Editor" w:date="2020-10-29T16:23:00Z">
        <w:r w:rsidR="00A44B87" w:rsidRPr="00E244CD">
          <w:rPr>
            <w:rFonts w:ascii="Times New Roman" w:eastAsia="Times New Roman" w:hAnsi="Times New Roman" w:cs="Times New Roman"/>
            <w:sz w:val="24"/>
            <w:szCs w:val="24"/>
          </w:rPr>
          <w:t xml:space="preserve">and evaluate </w:t>
        </w:r>
      </w:ins>
      <w:ins w:id="261" w:author="Editor" w:date="2020-10-29T16:15:00Z">
        <w:r w:rsidR="00810109" w:rsidRPr="00E244CD">
          <w:rPr>
            <w:rFonts w:ascii="Times New Roman" w:eastAsia="Times New Roman" w:hAnsi="Times New Roman" w:cs="Times New Roman"/>
            <w:sz w:val="24"/>
            <w:szCs w:val="24"/>
          </w:rPr>
          <w:t>a method for</w:t>
        </w:r>
      </w:ins>
      <w:ins w:id="262" w:author="Editor" w:date="2020-10-28T22:49:00Z">
        <w:r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extend</w:t>
      </w:r>
      <w:ins w:id="263" w:author="Editor" w:date="2020-10-28T22:49:00Z">
        <w:r w:rsidRPr="00E244CD">
          <w:rPr>
            <w:rFonts w:ascii="Times New Roman" w:eastAsia="Times New Roman" w:hAnsi="Times New Roman" w:cs="Times New Roman"/>
            <w:sz w:val="24"/>
            <w:szCs w:val="24"/>
          </w:rPr>
          <w:t>ing</w:t>
        </w:r>
      </w:ins>
      <w:r w:rsidR="00760250" w:rsidRPr="00E244CD">
        <w:rPr>
          <w:rFonts w:ascii="Times New Roman" w:eastAsia="Times New Roman" w:hAnsi="Times New Roman" w:cs="Times New Roman"/>
          <w:sz w:val="24"/>
          <w:szCs w:val="24"/>
        </w:rPr>
        <w:t xml:space="preserve"> the TBI framework to spatio</w:t>
      </w:r>
      <w:del w:id="264" w:author="Editor" w:date="2020-10-26T23:40:00Z">
        <w:r w:rsidR="00760250" w:rsidRPr="00E244CD" w:rsidDel="00813CD6">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temporal population genetic data. </w:t>
      </w:r>
      <w:del w:id="265" w:author="Editor" w:date="2020-10-28T22:50:00Z">
        <w:r w:rsidR="00760250" w:rsidRPr="00E244CD" w:rsidDel="00FC726D">
          <w:rPr>
            <w:rFonts w:ascii="Times New Roman" w:eastAsia="Times New Roman" w:hAnsi="Times New Roman" w:cs="Times New Roman"/>
            <w:sz w:val="24"/>
            <w:szCs w:val="24"/>
          </w:rPr>
          <w:delText>The objective of o</w:delText>
        </w:r>
      </w:del>
      <w:ins w:id="266" w:author="Editor" w:date="2020-10-28T22:50:00Z">
        <w:r w:rsidRPr="00E244CD">
          <w:rPr>
            <w:rFonts w:ascii="Times New Roman" w:eastAsia="Times New Roman" w:hAnsi="Times New Roman" w:cs="Times New Roman"/>
            <w:sz w:val="24"/>
            <w:szCs w:val="24"/>
          </w:rPr>
          <w:t>O</w:t>
        </w:r>
      </w:ins>
      <w:r w:rsidR="00760250" w:rsidRPr="00E244CD">
        <w:rPr>
          <w:rFonts w:ascii="Times New Roman" w:eastAsia="Times New Roman" w:hAnsi="Times New Roman" w:cs="Times New Roman"/>
          <w:sz w:val="24"/>
          <w:szCs w:val="24"/>
        </w:rPr>
        <w:t xml:space="preserve">ur new framework, </w:t>
      </w:r>
      <w:ins w:id="267" w:author="Editor" w:date="2020-10-28T22:50:00Z">
        <w:r w:rsidRPr="00E244CD">
          <w:rPr>
            <w:rFonts w:ascii="Times New Roman" w:eastAsia="Times New Roman" w:hAnsi="Times New Roman" w:cs="Times New Roman"/>
            <w:sz w:val="24"/>
            <w:szCs w:val="24"/>
          </w:rPr>
          <w:t xml:space="preserve">which we call </w:t>
        </w:r>
      </w:ins>
      <w:del w:id="268" w:author="Editor" w:date="2020-10-29T10:45:00Z">
        <w:r w:rsidR="00760250" w:rsidRPr="00E244CD" w:rsidDel="001C7C1F">
          <w:rPr>
            <w:rFonts w:ascii="Times New Roman" w:eastAsia="Times New Roman" w:hAnsi="Times New Roman" w:cs="Times New Roman"/>
            <w:sz w:val="24"/>
            <w:szCs w:val="24"/>
          </w:rPr>
          <w:delText xml:space="preserve">Temporal </w:delText>
        </w:r>
      </w:del>
      <w:ins w:id="269" w:author="Editor" w:date="2020-10-29T10:45:00Z">
        <w:r w:rsidR="001C7C1F" w:rsidRPr="00E244CD">
          <w:rPr>
            <w:rFonts w:ascii="Times New Roman" w:eastAsia="Times New Roman" w:hAnsi="Times New Roman" w:cs="Times New Roman"/>
            <w:sz w:val="24"/>
            <w:szCs w:val="24"/>
          </w:rPr>
          <w:t xml:space="preserve">temporal </w:t>
        </w:r>
      </w:ins>
      <w:del w:id="270" w:author="Editor" w:date="2020-10-29T10:45:00Z">
        <w:r w:rsidR="00760250" w:rsidRPr="00E244CD" w:rsidDel="001C7C1F">
          <w:rPr>
            <w:rFonts w:ascii="Times New Roman" w:eastAsia="Times New Roman" w:hAnsi="Times New Roman" w:cs="Times New Roman"/>
            <w:sz w:val="24"/>
            <w:szCs w:val="24"/>
          </w:rPr>
          <w:delText xml:space="preserve">Genetic </w:delText>
        </w:r>
      </w:del>
      <w:ins w:id="271" w:author="Editor" w:date="2020-10-29T10:45:00Z">
        <w:r w:rsidR="001C7C1F" w:rsidRPr="00E244CD">
          <w:rPr>
            <w:rFonts w:ascii="Times New Roman" w:eastAsia="Times New Roman" w:hAnsi="Times New Roman" w:cs="Times New Roman"/>
            <w:sz w:val="24"/>
            <w:szCs w:val="24"/>
          </w:rPr>
          <w:t xml:space="preserve">genetic </w:t>
        </w:r>
      </w:ins>
      <w:r w:rsidR="00760250" w:rsidRPr="00E244CD">
        <w:rPr>
          <w:rFonts w:ascii="Times New Roman" w:eastAsia="Times New Roman" w:hAnsi="Times New Roman" w:cs="Times New Roman"/>
          <w:sz w:val="24"/>
          <w:szCs w:val="24"/>
        </w:rPr>
        <w:t xml:space="preserve">diversity </w:t>
      </w:r>
      <w:del w:id="272" w:author="Editor" w:date="2020-10-29T10:45:00Z">
        <w:r w:rsidR="00760250" w:rsidRPr="00E244CD" w:rsidDel="001C7C1F">
          <w:rPr>
            <w:rFonts w:ascii="Times New Roman" w:eastAsia="Times New Roman" w:hAnsi="Times New Roman" w:cs="Times New Roman"/>
            <w:sz w:val="24"/>
            <w:szCs w:val="24"/>
          </w:rPr>
          <w:delText xml:space="preserve">Indices </w:delText>
        </w:r>
      </w:del>
      <w:ins w:id="273" w:author="Editor" w:date="2020-10-29T10:45:00Z">
        <w:r w:rsidR="001C7C1F" w:rsidRPr="00E244CD">
          <w:rPr>
            <w:rFonts w:ascii="Times New Roman" w:eastAsia="Times New Roman" w:hAnsi="Times New Roman" w:cs="Times New Roman"/>
            <w:sz w:val="24"/>
            <w:szCs w:val="24"/>
          </w:rPr>
          <w:t xml:space="preserve">indices </w:t>
        </w:r>
      </w:ins>
      <w:r w:rsidR="00760250" w:rsidRPr="00E244CD">
        <w:rPr>
          <w:rFonts w:ascii="Times New Roman" w:eastAsia="Times New Roman" w:hAnsi="Times New Roman" w:cs="Times New Roman"/>
          <w:sz w:val="24"/>
          <w:szCs w:val="24"/>
        </w:rPr>
        <w:t xml:space="preserve">(TGI), is </w:t>
      </w:r>
      <w:ins w:id="274" w:author="Editor" w:date="2020-10-28T22:50:00Z">
        <w:r w:rsidRPr="00E244CD">
          <w:rPr>
            <w:rFonts w:ascii="Times New Roman" w:eastAsia="Times New Roman" w:hAnsi="Times New Roman" w:cs="Times New Roman"/>
            <w:sz w:val="24"/>
            <w:szCs w:val="24"/>
          </w:rPr>
          <w:t xml:space="preserve">designed </w:t>
        </w:r>
      </w:ins>
      <w:r w:rsidR="00760250" w:rsidRPr="00E244CD">
        <w:rPr>
          <w:rFonts w:ascii="Times New Roman" w:eastAsia="Times New Roman" w:hAnsi="Times New Roman" w:cs="Times New Roman"/>
          <w:sz w:val="24"/>
          <w:szCs w:val="24"/>
        </w:rPr>
        <w:t>to identify significant temporal variation in spatial genetic diversity using relatively information-poor genetic data</w:t>
      </w:r>
      <w:del w:id="275" w:author="Editor" w:date="2020-10-29T16:32:00Z">
        <w:r w:rsidR="00760250" w:rsidRPr="00E244CD" w:rsidDel="00B96666">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w:t>
      </w:r>
      <w:del w:id="276" w:author="Editor" w:date="2020-10-28T22:50:00Z">
        <w:r w:rsidR="00760250" w:rsidRPr="00E244CD" w:rsidDel="00FC726D">
          <w:rPr>
            <w:rFonts w:ascii="Times New Roman" w:eastAsia="Times New Roman" w:hAnsi="Times New Roman" w:cs="Times New Roman"/>
            <w:sz w:val="24"/>
            <w:szCs w:val="24"/>
          </w:rPr>
          <w:delText xml:space="preserve">despite </w:delText>
        </w:r>
      </w:del>
      <w:ins w:id="277" w:author="Editor" w:date="2020-10-28T22:50:00Z">
        <w:r w:rsidRPr="00E244CD">
          <w:rPr>
            <w:rFonts w:ascii="Times New Roman" w:eastAsia="Times New Roman" w:hAnsi="Times New Roman" w:cs="Times New Roman"/>
            <w:sz w:val="24"/>
            <w:szCs w:val="24"/>
          </w:rPr>
          <w:t>while</w:t>
        </w:r>
      </w:ins>
      <w:ins w:id="278" w:author="Editor" w:date="2020-10-28T22:51:00Z">
        <w:r w:rsidRPr="00E244CD">
          <w:rPr>
            <w:rFonts w:ascii="Times New Roman" w:eastAsia="Times New Roman" w:hAnsi="Times New Roman" w:cs="Times New Roman"/>
            <w:sz w:val="24"/>
            <w:szCs w:val="24"/>
          </w:rPr>
          <w:t xml:space="preserve"> accounting for</w:t>
        </w:r>
      </w:ins>
      <w:ins w:id="279" w:author="Editor" w:date="2020-10-28T22:50:00Z">
        <w:r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confounding forces such as drift. We demonstrate the effectiveness and applicability of the </w:t>
      </w:r>
      <w:ins w:id="280" w:author="Editor" w:date="2020-10-28T22:51:00Z">
        <w:r w:rsidRPr="00E244CD">
          <w:rPr>
            <w:rFonts w:ascii="Times New Roman" w:eastAsia="Times New Roman" w:hAnsi="Times New Roman" w:cs="Times New Roman"/>
            <w:sz w:val="24"/>
            <w:szCs w:val="24"/>
          </w:rPr>
          <w:t xml:space="preserve">TGI </w:t>
        </w:r>
      </w:ins>
      <w:r w:rsidR="00760250" w:rsidRPr="00E244CD">
        <w:rPr>
          <w:rFonts w:ascii="Times New Roman" w:eastAsia="Times New Roman" w:hAnsi="Times New Roman" w:cs="Times New Roman"/>
          <w:sz w:val="24"/>
          <w:szCs w:val="24"/>
        </w:rPr>
        <w:t>approach using simulated genetic data</w:t>
      </w:r>
      <w:del w:id="281" w:author="Editor" w:date="2020-10-29T16:19:00Z">
        <w:r w:rsidR="00760250" w:rsidRPr="00E244CD" w:rsidDel="00A44B87">
          <w:rPr>
            <w:rFonts w:ascii="Times New Roman" w:eastAsia="Times New Roman" w:hAnsi="Times New Roman" w:cs="Times New Roman"/>
            <w:sz w:val="24"/>
            <w:szCs w:val="24"/>
          </w:rPr>
          <w:delText xml:space="preserve"> </w:delText>
        </w:r>
        <w:commentRangeStart w:id="282"/>
        <w:r w:rsidR="00760250" w:rsidRPr="00E244CD" w:rsidDel="00A44B87">
          <w:rPr>
            <w:rFonts w:ascii="Times New Roman" w:eastAsia="Times New Roman" w:hAnsi="Times New Roman" w:cs="Times New Roman"/>
            <w:sz w:val="24"/>
            <w:szCs w:val="24"/>
          </w:rPr>
          <w:delText xml:space="preserve">generated </w:delText>
        </w:r>
      </w:del>
      <w:del w:id="283" w:author="Editor" w:date="2020-10-29T16:16:00Z">
        <w:r w:rsidR="00760250" w:rsidRPr="00E244CD" w:rsidDel="00A44B87">
          <w:rPr>
            <w:rFonts w:ascii="Times New Roman" w:eastAsia="Times New Roman" w:hAnsi="Times New Roman" w:cs="Times New Roman"/>
            <w:sz w:val="24"/>
            <w:szCs w:val="24"/>
          </w:rPr>
          <w:delText xml:space="preserve">using </w:delText>
        </w:r>
      </w:del>
      <w:del w:id="284" w:author="Editor" w:date="2020-10-29T16:19:00Z">
        <w:r w:rsidR="00760250" w:rsidRPr="00E244CD" w:rsidDel="00A44B87">
          <w:rPr>
            <w:rFonts w:ascii="Times New Roman" w:eastAsia="Times New Roman" w:hAnsi="Times New Roman" w:cs="Times New Roman"/>
            <w:sz w:val="24"/>
            <w:szCs w:val="24"/>
          </w:rPr>
          <w:delText xml:space="preserve">a spatially-explicit demo-genetic simulator </w:delText>
        </w:r>
        <w:r w:rsidR="00760250" w:rsidRPr="00E244CD" w:rsidDel="00A44B87">
          <w:rPr>
            <w:rFonts w:ascii="Times New Roman" w:eastAsia="Times New Roman" w:hAnsi="Times New Roman" w:cs="Times New Roman"/>
            <w:sz w:val="24"/>
            <w:szCs w:val="24"/>
          </w:rPr>
          <w:fldChar w:fldCharType="begin" w:fldLock="1"/>
        </w:r>
        <w:r w:rsidR="00760250" w:rsidRPr="00E244CD" w:rsidDel="00A44B87">
          <w:rPr>
            <w:rFonts w:ascii="Times New Roman" w:eastAsia="Times New Roman" w:hAnsi="Times New Roman" w:cs="Times New Roman"/>
            <w:sz w:val="24"/>
            <w:szCs w:val="24"/>
          </w:rPr>
          <w:del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demogenetics","type":"article-journal","volume":"8"},"uris":["http://www.mendeley.com/documents/?uuid=37d37f94-8f1b-4ec8-8cbb-784d8d20d9a7"]}],"mendeley":{"formattedCitation":"[44]","manualFormatting":"(CDMetaPOP; Landguth, Bearlin, Day, &amp; Dunham, 2017)","plainTextFormattedCitation":"[44]","previouslyFormattedCitation":"[45]"},"properties":{"noteIndex":0},"schema":"https://github.com/citation-style-language/schema/raw/master/csl-citation.json"}</w:delInstrText>
        </w:r>
        <w:r w:rsidR="00760250" w:rsidRPr="00E244CD" w:rsidDel="00A44B87">
          <w:rPr>
            <w:rFonts w:ascii="Times New Roman" w:eastAsia="Times New Roman" w:hAnsi="Times New Roman" w:cs="Times New Roman"/>
            <w:sz w:val="24"/>
            <w:szCs w:val="24"/>
          </w:rPr>
          <w:fldChar w:fldCharType="separate"/>
        </w:r>
        <w:r w:rsidR="00760250" w:rsidRPr="00E244CD" w:rsidDel="00A44B87">
          <w:rPr>
            <w:rFonts w:ascii="Times New Roman" w:eastAsia="Times New Roman" w:hAnsi="Times New Roman" w:cs="Times New Roman"/>
            <w:noProof/>
            <w:sz w:val="24"/>
            <w:szCs w:val="24"/>
          </w:rPr>
          <w:delText>(</w:delText>
        </w:r>
        <w:r w:rsidR="00760250" w:rsidRPr="00E244CD" w:rsidDel="00A44B87">
          <w:rPr>
            <w:rFonts w:ascii="Times New Roman" w:eastAsia="Times New Roman" w:hAnsi="Times New Roman" w:cs="Times New Roman"/>
            <w:i/>
            <w:noProof/>
            <w:sz w:val="24"/>
            <w:szCs w:val="24"/>
          </w:rPr>
          <w:delText>CDMetaPOP</w:delText>
        </w:r>
        <w:r w:rsidR="00760250" w:rsidRPr="00E244CD" w:rsidDel="00A44B87">
          <w:rPr>
            <w:rFonts w:ascii="Times New Roman" w:eastAsia="Times New Roman" w:hAnsi="Times New Roman" w:cs="Times New Roman"/>
            <w:noProof/>
            <w:sz w:val="24"/>
            <w:szCs w:val="24"/>
          </w:rPr>
          <w:delText>; Landguth, Bearlin, Day, &amp; Dunham, 2017)</w:delText>
        </w:r>
        <w:r w:rsidR="00760250" w:rsidRPr="00E244CD" w:rsidDel="00A44B87">
          <w:rPr>
            <w:rFonts w:ascii="Times New Roman" w:eastAsia="Times New Roman" w:hAnsi="Times New Roman" w:cs="Times New Roman"/>
            <w:sz w:val="24"/>
            <w:szCs w:val="24"/>
          </w:rPr>
          <w:fldChar w:fldCharType="end"/>
        </w:r>
      </w:del>
      <w:commentRangeEnd w:id="282"/>
      <w:r w:rsidR="009360E2">
        <w:rPr>
          <w:rStyle w:val="CommentReference"/>
        </w:rPr>
        <w:commentReference w:id="282"/>
      </w:r>
      <w:del w:id="285" w:author="Editor" w:date="2020-10-29T16:19:00Z">
        <w:r w:rsidR="00760250" w:rsidRPr="00E244CD" w:rsidDel="00A44B87">
          <w:rPr>
            <w:rFonts w:ascii="Times New Roman" w:eastAsia="Times New Roman" w:hAnsi="Times New Roman" w:cs="Times New Roman"/>
            <w:sz w:val="24"/>
            <w:szCs w:val="24"/>
          </w:rPr>
          <w:delText>.</w:delText>
        </w:r>
      </w:del>
      <w:ins w:id="286" w:author="Editor" w:date="2020-10-29T16:19:00Z">
        <w:r w:rsidR="00A44B87" w:rsidRPr="00E244CD">
          <w:rPr>
            <w:rFonts w:ascii="Times New Roman" w:eastAsia="Times New Roman" w:hAnsi="Times New Roman" w:cs="Times New Roman"/>
            <w:sz w:val="24"/>
            <w:szCs w:val="24"/>
          </w:rPr>
          <w:t>,</w:t>
        </w:r>
      </w:ins>
      <w:r w:rsidR="00760250" w:rsidRPr="00E244CD">
        <w:rPr>
          <w:rFonts w:ascii="Times New Roman" w:eastAsia="Times New Roman" w:hAnsi="Times New Roman" w:cs="Times New Roman"/>
          <w:sz w:val="24"/>
          <w:szCs w:val="24"/>
        </w:rPr>
        <w:t xml:space="preserve"> </w:t>
      </w:r>
      <w:ins w:id="287" w:author="Editor" w:date="2020-10-29T16:19:00Z">
        <w:r w:rsidR="00A44B87" w:rsidRPr="00E244CD">
          <w:rPr>
            <w:rFonts w:ascii="Times New Roman" w:eastAsia="Times New Roman" w:hAnsi="Times New Roman" w:cs="Times New Roman"/>
            <w:sz w:val="24"/>
            <w:szCs w:val="24"/>
          </w:rPr>
          <w:t xml:space="preserve">where </w:t>
        </w:r>
      </w:ins>
      <w:del w:id="288" w:author="Editor" w:date="2020-10-28T22:52:00Z">
        <w:r w:rsidR="00760250" w:rsidRPr="00E244CD" w:rsidDel="00FC726D">
          <w:rPr>
            <w:rFonts w:ascii="Times New Roman" w:eastAsia="Times New Roman" w:hAnsi="Times New Roman" w:cs="Times New Roman"/>
            <w:sz w:val="24"/>
            <w:szCs w:val="24"/>
          </w:rPr>
          <w:delText>Our general approach was to simulate</w:delText>
        </w:r>
      </w:del>
      <w:ins w:id="289" w:author="Editor" w:date="2020-10-29T16:19:00Z">
        <w:r w:rsidR="00A44B87" w:rsidRPr="00E244CD">
          <w:rPr>
            <w:rFonts w:ascii="Times New Roman" w:eastAsia="Times New Roman" w:hAnsi="Times New Roman" w:cs="Times New Roman"/>
            <w:sz w:val="24"/>
            <w:szCs w:val="24"/>
          </w:rPr>
          <w:t>e</w:t>
        </w:r>
      </w:ins>
      <w:ins w:id="290" w:author="Editor" w:date="2020-10-28T22:52:00Z">
        <w:r w:rsidRPr="00E244CD">
          <w:rPr>
            <w:rFonts w:ascii="Times New Roman" w:eastAsia="Times New Roman" w:hAnsi="Times New Roman" w:cs="Times New Roman"/>
            <w:sz w:val="24"/>
            <w:szCs w:val="24"/>
          </w:rPr>
          <w:t>ach simulation included</w:t>
        </w:r>
      </w:ins>
      <w:r w:rsidR="00760250" w:rsidRPr="00E244CD">
        <w:rPr>
          <w:rFonts w:ascii="Times New Roman" w:eastAsia="Times New Roman" w:hAnsi="Times New Roman" w:cs="Times New Roman"/>
          <w:sz w:val="24"/>
          <w:szCs w:val="24"/>
        </w:rPr>
        <w:t xml:space="preserve"> multiple scenarios in which portions of a landscape </w:t>
      </w:r>
      <w:del w:id="291" w:author="Editor" w:date="2020-10-29T16:19:00Z">
        <w:r w:rsidR="00760250" w:rsidRPr="00E244CD" w:rsidDel="00A44B87">
          <w:rPr>
            <w:rFonts w:ascii="Times New Roman" w:eastAsia="Times New Roman" w:hAnsi="Times New Roman" w:cs="Times New Roman"/>
            <w:sz w:val="24"/>
            <w:szCs w:val="24"/>
          </w:rPr>
          <w:delText xml:space="preserve">are </w:delText>
        </w:r>
      </w:del>
      <w:ins w:id="292" w:author="Editor" w:date="2020-10-29T16:19:00Z">
        <w:r w:rsidR="00A44B87" w:rsidRPr="00E244CD">
          <w:rPr>
            <w:rFonts w:ascii="Times New Roman" w:eastAsia="Times New Roman" w:hAnsi="Times New Roman" w:cs="Times New Roman"/>
            <w:sz w:val="24"/>
            <w:szCs w:val="24"/>
          </w:rPr>
          <w:t xml:space="preserve">were </w:t>
        </w:r>
      </w:ins>
      <w:r w:rsidR="00760250" w:rsidRPr="00E244CD">
        <w:rPr>
          <w:rFonts w:ascii="Times New Roman" w:eastAsia="Times New Roman" w:hAnsi="Times New Roman" w:cs="Times New Roman"/>
          <w:sz w:val="24"/>
          <w:szCs w:val="24"/>
        </w:rPr>
        <w:t>affected by a non-selective demographic change</w:t>
      </w:r>
      <w:r w:rsidR="00760250" w:rsidRPr="00E244CD">
        <w:rPr>
          <w:rStyle w:val="CommentReference"/>
          <w:rFonts w:ascii="Times New Roman" w:hAnsi="Times New Roman" w:cs="Times New Roman"/>
          <w:sz w:val="24"/>
          <w:szCs w:val="24"/>
        </w:rPr>
        <w:t>.</w:t>
      </w:r>
      <w:r w:rsidR="00760250" w:rsidRPr="00E244CD">
        <w:rPr>
          <w:rFonts w:ascii="Times New Roman" w:eastAsia="Times New Roman" w:hAnsi="Times New Roman" w:cs="Times New Roman"/>
          <w:sz w:val="24"/>
          <w:szCs w:val="24"/>
        </w:rPr>
        <w:t xml:space="preserve"> </w:t>
      </w:r>
      <w:commentRangeStart w:id="293"/>
      <w:r w:rsidR="00760250" w:rsidRPr="00E244CD">
        <w:rPr>
          <w:rFonts w:ascii="Times New Roman" w:eastAsia="Times New Roman" w:hAnsi="Times New Roman" w:cs="Times New Roman"/>
          <w:sz w:val="24"/>
          <w:szCs w:val="24"/>
        </w:rPr>
        <w:t xml:space="preserve">We </w:t>
      </w:r>
      <w:del w:id="294" w:author="Editor" w:date="2020-10-29T16:20:00Z">
        <w:r w:rsidR="00760250" w:rsidRPr="00E244CD" w:rsidDel="00A44B87">
          <w:rPr>
            <w:rFonts w:ascii="Times New Roman" w:eastAsia="Times New Roman" w:hAnsi="Times New Roman" w:cs="Times New Roman"/>
            <w:sz w:val="24"/>
            <w:szCs w:val="24"/>
          </w:rPr>
          <w:delText xml:space="preserve">then </w:delText>
        </w:r>
      </w:del>
      <w:ins w:id="295" w:author="Editor" w:date="2020-10-29T16:20:00Z">
        <w:r w:rsidR="00A44B87" w:rsidRPr="00E244CD">
          <w:rPr>
            <w:rFonts w:ascii="Times New Roman" w:eastAsia="Times New Roman" w:hAnsi="Times New Roman" w:cs="Times New Roman"/>
            <w:sz w:val="24"/>
            <w:szCs w:val="24"/>
          </w:rPr>
          <w:t xml:space="preserve">additionally </w:t>
        </w:r>
      </w:ins>
      <w:del w:id="296" w:author="Editor" w:date="2020-10-29T16:20:00Z">
        <w:r w:rsidR="00760250" w:rsidRPr="00E244CD" w:rsidDel="00A44B87">
          <w:rPr>
            <w:rFonts w:ascii="Times New Roman" w:eastAsia="Times New Roman" w:hAnsi="Times New Roman" w:cs="Times New Roman"/>
            <w:sz w:val="24"/>
            <w:szCs w:val="24"/>
          </w:rPr>
          <w:delText xml:space="preserve">used </w:delText>
        </w:r>
      </w:del>
      <w:ins w:id="297" w:author="Editor" w:date="2020-10-29T16:20:00Z">
        <w:r w:rsidR="00A44B87" w:rsidRPr="00E244CD">
          <w:rPr>
            <w:rFonts w:ascii="Times New Roman" w:eastAsia="Times New Roman" w:hAnsi="Times New Roman" w:cs="Times New Roman"/>
            <w:sz w:val="24"/>
            <w:szCs w:val="24"/>
          </w:rPr>
          <w:t xml:space="preserve">determined </w:t>
        </w:r>
      </w:ins>
      <w:ins w:id="298" w:author="Editor" w:date="2020-10-29T16:21:00Z">
        <w:r w:rsidR="00A44B87" w:rsidRPr="00E244CD">
          <w:rPr>
            <w:rFonts w:ascii="Times New Roman" w:eastAsia="Times New Roman" w:hAnsi="Times New Roman" w:cs="Times New Roman"/>
            <w:sz w:val="24"/>
            <w:szCs w:val="24"/>
          </w:rPr>
          <w:t xml:space="preserve">how </w:t>
        </w:r>
      </w:ins>
      <w:del w:id="299" w:author="Editor" w:date="2020-10-29T16:34:00Z">
        <w:r w:rsidR="00760250" w:rsidRPr="00E244CD" w:rsidDel="00B96666">
          <w:rPr>
            <w:rFonts w:ascii="Times New Roman" w:eastAsia="Times New Roman" w:hAnsi="Times New Roman" w:cs="Times New Roman"/>
            <w:sz w:val="24"/>
            <w:szCs w:val="24"/>
          </w:rPr>
          <w:delText xml:space="preserve">TGI </w:delText>
        </w:r>
      </w:del>
      <w:ins w:id="300" w:author="Editor" w:date="2020-10-29T16:34:00Z">
        <w:r w:rsidR="00B96666" w:rsidRPr="00E244CD">
          <w:rPr>
            <w:rFonts w:ascii="Times New Roman" w:eastAsia="Times New Roman" w:hAnsi="Times New Roman" w:cs="Times New Roman"/>
            <w:sz w:val="24"/>
            <w:szCs w:val="24"/>
          </w:rPr>
          <w:t xml:space="preserve">the ability of TGI to detect significant, atypical temporal variation in genetic diversity </w:t>
        </w:r>
      </w:ins>
      <w:del w:id="301" w:author="Editor" w:date="2020-10-29T16:34:00Z">
        <w:r w:rsidR="00760250" w:rsidRPr="00E244CD" w:rsidDel="00B96666">
          <w:rPr>
            <w:rFonts w:ascii="Times New Roman" w:eastAsia="Times New Roman" w:hAnsi="Times New Roman" w:cs="Times New Roman"/>
            <w:sz w:val="24"/>
            <w:szCs w:val="24"/>
          </w:rPr>
          <w:delText>to measure changes in the genetic diversity of our populations under</w:delText>
        </w:r>
      </w:del>
      <w:ins w:id="302" w:author="Editor" w:date="2020-10-29T16:34:00Z">
        <w:r w:rsidR="00B96666" w:rsidRPr="00E244CD">
          <w:rPr>
            <w:rFonts w:ascii="Times New Roman" w:eastAsia="Times New Roman" w:hAnsi="Times New Roman" w:cs="Times New Roman"/>
            <w:sz w:val="24"/>
            <w:szCs w:val="24"/>
          </w:rPr>
          <w:t>was affected by</w:t>
        </w:r>
      </w:ins>
      <w:r w:rsidR="00760250" w:rsidRPr="00E244CD">
        <w:rPr>
          <w:rFonts w:ascii="Times New Roman" w:eastAsia="Times New Roman" w:hAnsi="Times New Roman" w:cs="Times New Roman"/>
          <w:sz w:val="24"/>
          <w:szCs w:val="24"/>
        </w:rPr>
        <w:t xml:space="preserve"> </w:t>
      </w:r>
      <w:del w:id="303" w:author="Editor" w:date="2020-10-29T16:21:00Z">
        <w:r w:rsidR="00760250" w:rsidRPr="00E244CD" w:rsidDel="00A44B87">
          <w:rPr>
            <w:rFonts w:ascii="Times New Roman" w:eastAsia="Times New Roman" w:hAnsi="Times New Roman" w:cs="Times New Roman"/>
            <w:sz w:val="24"/>
            <w:szCs w:val="24"/>
          </w:rPr>
          <w:delText xml:space="preserve">these </w:delText>
        </w:r>
      </w:del>
      <w:ins w:id="304" w:author="Editor" w:date="2020-10-29T16:21:00Z">
        <w:r w:rsidR="00A44B87" w:rsidRPr="00E244CD">
          <w:rPr>
            <w:rFonts w:ascii="Times New Roman" w:eastAsia="Times New Roman" w:hAnsi="Times New Roman" w:cs="Times New Roman"/>
            <w:sz w:val="24"/>
            <w:szCs w:val="24"/>
          </w:rPr>
          <w:t xml:space="preserve">three </w:t>
        </w:r>
      </w:ins>
      <w:r w:rsidR="00760250" w:rsidRPr="00E244CD">
        <w:rPr>
          <w:rFonts w:ascii="Times New Roman" w:eastAsia="Times New Roman" w:hAnsi="Times New Roman" w:cs="Times New Roman"/>
          <w:sz w:val="24"/>
          <w:szCs w:val="24"/>
        </w:rPr>
        <w:t>different demographic contexts</w:t>
      </w:r>
      <w:del w:id="305" w:author="Editor" w:date="2020-10-29T16:34:00Z">
        <w:r w:rsidR="00760250" w:rsidRPr="00E244CD" w:rsidDel="00B96666">
          <w:rPr>
            <w:rFonts w:ascii="Times New Roman" w:eastAsia="Times New Roman" w:hAnsi="Times New Roman" w:cs="Times New Roman"/>
            <w:sz w:val="24"/>
            <w:szCs w:val="24"/>
          </w:rPr>
          <w:delText xml:space="preserve">. </w:delText>
        </w:r>
      </w:del>
      <w:ins w:id="306" w:author="Editor" w:date="2020-10-29T16:34:00Z">
        <w:r w:rsidR="00B96666" w:rsidRPr="00E244CD">
          <w:rPr>
            <w:rFonts w:ascii="Times New Roman" w:eastAsia="Times New Roman" w:hAnsi="Times New Roman" w:cs="Times New Roman"/>
            <w:sz w:val="24"/>
            <w:szCs w:val="24"/>
          </w:rPr>
          <w:t xml:space="preserve">: </w:t>
        </w:r>
      </w:ins>
      <w:del w:id="307" w:author="Editor" w:date="2020-10-29T16:34:00Z">
        <w:r w:rsidR="00760250" w:rsidRPr="00E244CD" w:rsidDel="00B96666">
          <w:rPr>
            <w:rFonts w:ascii="Times New Roman" w:eastAsia="Times New Roman" w:hAnsi="Times New Roman" w:cs="Times New Roman"/>
            <w:sz w:val="24"/>
            <w:szCs w:val="24"/>
          </w:rPr>
          <w:delText>Specifically, we explored how</w:delText>
        </w:r>
      </w:del>
      <w:ins w:id="308" w:author="Editor" w:date="2020-10-29T16:34:00Z">
        <w:r w:rsidR="00B96666" w:rsidRPr="00E244CD">
          <w:rPr>
            <w:rFonts w:ascii="Times New Roman" w:eastAsia="Times New Roman" w:hAnsi="Times New Roman" w:cs="Times New Roman"/>
            <w:sz w:val="24"/>
            <w:szCs w:val="24"/>
          </w:rPr>
          <w:t>population</w:t>
        </w:r>
      </w:ins>
      <w:r w:rsidR="00760250" w:rsidRPr="00E244CD">
        <w:rPr>
          <w:rFonts w:ascii="Times New Roman" w:eastAsia="Times New Roman" w:hAnsi="Times New Roman" w:cs="Times New Roman"/>
          <w:sz w:val="24"/>
          <w:szCs w:val="24"/>
        </w:rPr>
        <w:t xml:space="preserve"> dispersal ability, the number of populations affected by a demographic event (i.e., spatial extent</w:t>
      </w:r>
      <w:ins w:id="309" w:author="Editor" w:date="2020-10-29T16:34:00Z">
        <w:r w:rsidR="00B96666" w:rsidRPr="00E244CD">
          <w:rPr>
            <w:rFonts w:ascii="Times New Roman" w:eastAsia="Times New Roman" w:hAnsi="Times New Roman" w:cs="Times New Roman"/>
            <w:sz w:val="24"/>
            <w:szCs w:val="24"/>
          </w:rPr>
          <w:t xml:space="preserve"> of the event</w:t>
        </w:r>
      </w:ins>
      <w:r w:rsidR="00760250" w:rsidRPr="00E244CD">
        <w:rPr>
          <w:rFonts w:ascii="Times New Roman" w:eastAsia="Times New Roman" w:hAnsi="Times New Roman" w:cs="Times New Roman"/>
          <w:sz w:val="24"/>
          <w:szCs w:val="24"/>
        </w:rPr>
        <w:t xml:space="preserve">), and </w:t>
      </w:r>
      <w:ins w:id="310" w:author="Editor" w:date="2020-10-28T22:53:00Z">
        <w:r w:rsidRPr="00E244CD">
          <w:rPr>
            <w:rFonts w:ascii="Times New Roman" w:eastAsia="Times New Roman" w:hAnsi="Times New Roman" w:cs="Times New Roman"/>
            <w:sz w:val="24"/>
            <w:szCs w:val="24"/>
          </w:rPr>
          <w:t xml:space="preserve">the </w:t>
        </w:r>
      </w:ins>
      <w:r w:rsidR="00760250" w:rsidRPr="00E244CD">
        <w:rPr>
          <w:rFonts w:ascii="Times New Roman" w:eastAsia="Times New Roman" w:hAnsi="Times New Roman" w:cs="Times New Roman"/>
          <w:sz w:val="24"/>
          <w:szCs w:val="24"/>
        </w:rPr>
        <w:t>time between two sampling efforts</w:t>
      </w:r>
      <w:del w:id="311" w:author="Editor" w:date="2020-10-29T16:34:00Z">
        <w:r w:rsidR="00760250" w:rsidRPr="00E244CD" w:rsidDel="00B96666">
          <w:rPr>
            <w:rFonts w:ascii="Times New Roman" w:eastAsia="Times New Roman" w:hAnsi="Times New Roman" w:cs="Times New Roman"/>
            <w:sz w:val="24"/>
            <w:szCs w:val="24"/>
          </w:rPr>
          <w:delText xml:space="preserve"> affected our </w:delText>
        </w:r>
      </w:del>
      <w:del w:id="312" w:author="Editor" w:date="2020-10-29T16:22:00Z">
        <w:r w:rsidR="00760250" w:rsidRPr="00E244CD" w:rsidDel="00A44B87">
          <w:rPr>
            <w:rFonts w:ascii="Times New Roman" w:eastAsia="Times New Roman" w:hAnsi="Times New Roman" w:cs="Times New Roman"/>
            <w:sz w:val="24"/>
            <w:szCs w:val="24"/>
          </w:rPr>
          <w:delText xml:space="preserve">capacity </w:delText>
        </w:r>
      </w:del>
      <w:del w:id="313" w:author="Editor" w:date="2020-10-29T16:34:00Z">
        <w:r w:rsidR="00760250" w:rsidRPr="00E244CD" w:rsidDel="00B96666">
          <w:rPr>
            <w:rFonts w:ascii="Times New Roman" w:eastAsia="Times New Roman" w:hAnsi="Times New Roman" w:cs="Times New Roman"/>
            <w:sz w:val="24"/>
            <w:szCs w:val="24"/>
          </w:rPr>
          <w:delText>to detect significant temporal variation in genetic diversity</w:delText>
        </w:r>
      </w:del>
      <w:r w:rsidR="00760250" w:rsidRPr="00E244CD">
        <w:rPr>
          <w:rFonts w:ascii="Times New Roman" w:eastAsia="Times New Roman" w:hAnsi="Times New Roman" w:cs="Times New Roman"/>
          <w:sz w:val="24"/>
          <w:szCs w:val="24"/>
        </w:rPr>
        <w:t xml:space="preserve">. </w:t>
      </w:r>
      <w:del w:id="314" w:author="Editor" w:date="2020-10-29T16:14:00Z">
        <w:r w:rsidR="00760250" w:rsidRPr="00E244CD" w:rsidDel="00810109">
          <w:rPr>
            <w:rFonts w:ascii="Times New Roman" w:eastAsia="Times New Roman" w:hAnsi="Times New Roman" w:cs="Times New Roman"/>
            <w:sz w:val="24"/>
            <w:szCs w:val="24"/>
          </w:rPr>
          <w:delText xml:space="preserve">Performance was quantified using standard false positive/negative rates binary classification </w:delText>
        </w:r>
        <w:r w:rsidR="00760250" w:rsidRPr="00E244CD" w:rsidDel="00810109">
          <w:rPr>
            <w:rFonts w:ascii="Times New Roman" w:eastAsia="Times New Roman" w:hAnsi="Times New Roman" w:cs="Times New Roman"/>
            <w:sz w:val="24"/>
            <w:szCs w:val="24"/>
          </w:rPr>
          <w:fldChar w:fldCharType="begin" w:fldLock="1"/>
        </w:r>
        <w:r w:rsidR="00760250" w:rsidRPr="00E244CD" w:rsidDel="00810109">
          <w:rPr>
            <w:rFonts w:ascii="Times New Roman" w:eastAsia="Times New Roman" w:hAnsi="Times New Roman" w:cs="Times New Roman"/>
            <w:sz w:val="24"/>
            <w:szCs w:val="24"/>
          </w:rPr>
          <w:delInstrText>ADDIN CSL_CITATION {"citationItems":[{"id":"ITEM-1","itemData":{"author":[{"dropping-particle":"","family":"Legendre","given":"Pierre","non-dropping-particle":"","parse-names":false,"suffix":""},{"dropping-particle":"","family":"Legendre","given":"Louis","non-dropping-particle":"","parse-names":false,"suffix":""}],"edition":"Third Engl","id":"ITEM-1","issued":{"date-parts":[["2012"]]},"publisher":"Elsevier","publisher-place":"Amsterdam","title":"Numerical Ecology","type":"book"},"uris":["http://www.mendeley.com/documents/?uuid=59d90cfa-9c0b-486e-84de-e29ce055bc9c"]}],"mendeley":{"formattedCitation":"[45]","plainTextFormattedCitation":"[45]","previouslyFormattedCitation":"[46]"},"properties":{"noteIndex":0},"schema":"https://github.com/citation-style-language/schema/raw/master/csl-citation.json"}</w:delInstrText>
        </w:r>
        <w:r w:rsidR="00760250" w:rsidRPr="00E244CD" w:rsidDel="00810109">
          <w:rPr>
            <w:rFonts w:ascii="Times New Roman" w:eastAsia="Times New Roman" w:hAnsi="Times New Roman" w:cs="Times New Roman"/>
            <w:sz w:val="24"/>
            <w:szCs w:val="24"/>
          </w:rPr>
          <w:fldChar w:fldCharType="separate"/>
        </w:r>
        <w:r w:rsidR="00760250" w:rsidRPr="00E244CD" w:rsidDel="00810109">
          <w:rPr>
            <w:rFonts w:ascii="Times New Roman" w:eastAsia="Times New Roman" w:hAnsi="Times New Roman" w:cs="Times New Roman"/>
            <w:noProof/>
            <w:sz w:val="24"/>
            <w:szCs w:val="24"/>
          </w:rPr>
          <w:delText>[45]</w:delText>
        </w:r>
        <w:r w:rsidR="00760250" w:rsidRPr="00E244CD" w:rsidDel="00810109">
          <w:rPr>
            <w:rFonts w:ascii="Times New Roman" w:eastAsia="Times New Roman" w:hAnsi="Times New Roman" w:cs="Times New Roman"/>
            <w:sz w:val="24"/>
            <w:szCs w:val="24"/>
          </w:rPr>
          <w:fldChar w:fldCharType="end"/>
        </w:r>
        <w:r w:rsidR="00760250" w:rsidRPr="00E244CD" w:rsidDel="00810109">
          <w:rPr>
            <w:rFonts w:ascii="Times New Roman" w:eastAsia="Times New Roman" w:hAnsi="Times New Roman" w:cs="Times New Roman"/>
            <w:sz w:val="24"/>
            <w:szCs w:val="24"/>
          </w:rPr>
          <w:delText xml:space="preserve">. </w:delText>
        </w:r>
      </w:del>
      <w:r w:rsidR="00760250" w:rsidRPr="00E244CD">
        <w:rPr>
          <w:rFonts w:ascii="Times New Roman" w:eastAsia="Times New Roman" w:hAnsi="Times New Roman" w:cs="Times New Roman"/>
          <w:sz w:val="24"/>
          <w:szCs w:val="24"/>
        </w:rPr>
        <w:t>W</w:t>
      </w:r>
      <w:ins w:id="315" w:author="Editor" w:date="2020-10-29T16:36:00Z">
        <w:r w:rsidR="00B96666" w:rsidRPr="00E244CD">
          <w:rPr>
            <w:rFonts w:ascii="Times New Roman" w:eastAsia="Times New Roman" w:hAnsi="Times New Roman" w:cs="Times New Roman"/>
            <w:sz w:val="24"/>
            <w:szCs w:val="24"/>
          </w:rPr>
          <w:t xml:space="preserve">ith respect to these demographic contexts, we </w:t>
        </w:r>
      </w:ins>
      <w:del w:id="316" w:author="Editor" w:date="2020-10-29T16:37:00Z">
        <w:r w:rsidR="00760250" w:rsidRPr="00E244CD" w:rsidDel="00B96666">
          <w:rPr>
            <w:rFonts w:ascii="Times New Roman" w:eastAsia="Times New Roman" w:hAnsi="Times New Roman" w:cs="Times New Roman"/>
            <w:sz w:val="24"/>
            <w:szCs w:val="24"/>
          </w:rPr>
          <w:delText xml:space="preserve">e </w:delText>
        </w:r>
      </w:del>
      <w:r w:rsidR="00760250" w:rsidRPr="00E244CD">
        <w:rPr>
          <w:rFonts w:ascii="Times New Roman" w:eastAsia="Times New Roman" w:hAnsi="Times New Roman" w:cs="Times New Roman"/>
          <w:sz w:val="24"/>
          <w:szCs w:val="24"/>
        </w:rPr>
        <w:t>predict</w:t>
      </w:r>
      <w:ins w:id="317" w:author="Editor" w:date="2020-10-29T16:14:00Z">
        <w:r w:rsidR="00810109" w:rsidRPr="00E244CD">
          <w:rPr>
            <w:rFonts w:ascii="Times New Roman" w:eastAsia="Times New Roman" w:hAnsi="Times New Roman" w:cs="Times New Roman"/>
            <w:sz w:val="24"/>
            <w:szCs w:val="24"/>
          </w:rPr>
          <w:t>ed</w:t>
        </w:r>
      </w:ins>
      <w:r w:rsidR="00760250" w:rsidRPr="00E244CD">
        <w:rPr>
          <w:rFonts w:ascii="Times New Roman" w:eastAsia="Times New Roman" w:hAnsi="Times New Roman" w:cs="Times New Roman"/>
          <w:sz w:val="24"/>
          <w:szCs w:val="24"/>
        </w:rPr>
        <w:t xml:space="preserve"> that our ability to detect temporal genetic changes would </w:t>
      </w:r>
      <w:ins w:id="318" w:author="Editor" w:date="2020-10-29T16:37:00Z">
        <w:r w:rsidR="00B96666" w:rsidRPr="00E244CD">
          <w:rPr>
            <w:rFonts w:ascii="Times New Roman" w:eastAsia="Times New Roman" w:hAnsi="Times New Roman" w:cs="Times New Roman"/>
            <w:sz w:val="24"/>
            <w:szCs w:val="24"/>
          </w:rPr>
          <w:t xml:space="preserve">1) </w:t>
        </w:r>
      </w:ins>
      <w:del w:id="319" w:author="Editor" w:date="2020-10-29T16:38:00Z">
        <w:r w:rsidR="00760250" w:rsidRPr="00E244CD" w:rsidDel="00B96666">
          <w:rPr>
            <w:rFonts w:ascii="Times New Roman" w:eastAsia="Times New Roman" w:hAnsi="Times New Roman" w:cs="Times New Roman"/>
            <w:sz w:val="24"/>
            <w:szCs w:val="24"/>
          </w:rPr>
          <w:delText>be lower</w:delText>
        </w:r>
      </w:del>
      <w:ins w:id="320" w:author="Editor" w:date="2020-10-29T16:38:00Z">
        <w:r w:rsidR="00B96666" w:rsidRPr="00E244CD">
          <w:rPr>
            <w:rFonts w:ascii="Times New Roman" w:eastAsia="Times New Roman" w:hAnsi="Times New Roman" w:cs="Times New Roman"/>
            <w:sz w:val="24"/>
            <w:szCs w:val="24"/>
          </w:rPr>
          <w:t>decrease</w:t>
        </w:r>
      </w:ins>
      <w:r w:rsidR="00760250" w:rsidRPr="00E244CD">
        <w:rPr>
          <w:rFonts w:ascii="Times New Roman" w:eastAsia="Times New Roman" w:hAnsi="Times New Roman" w:cs="Times New Roman"/>
          <w:sz w:val="24"/>
          <w:szCs w:val="24"/>
        </w:rPr>
        <w:t xml:space="preserve"> </w:t>
      </w:r>
      <w:del w:id="321" w:author="Editor" w:date="2020-10-29T16:14:00Z">
        <w:r w:rsidR="00760250" w:rsidRPr="00E244CD" w:rsidDel="00810109">
          <w:rPr>
            <w:rFonts w:ascii="Times New Roman" w:eastAsia="Times New Roman" w:hAnsi="Times New Roman" w:cs="Times New Roman"/>
            <w:sz w:val="24"/>
            <w:szCs w:val="24"/>
          </w:rPr>
          <w:delText xml:space="preserve">with </w:delText>
        </w:r>
      </w:del>
      <w:ins w:id="322" w:author="Editor" w:date="2020-10-29T16:14:00Z">
        <w:r w:rsidR="00810109" w:rsidRPr="00E244CD">
          <w:rPr>
            <w:rFonts w:ascii="Times New Roman" w:eastAsia="Times New Roman" w:hAnsi="Times New Roman" w:cs="Times New Roman"/>
            <w:sz w:val="24"/>
            <w:szCs w:val="24"/>
          </w:rPr>
          <w:t xml:space="preserve">in populations with </w:t>
        </w:r>
      </w:ins>
      <w:del w:id="323" w:author="Editor" w:date="2020-10-29T16:14:00Z">
        <w:r w:rsidR="00760250" w:rsidRPr="00E244CD" w:rsidDel="00810109">
          <w:rPr>
            <w:rFonts w:ascii="Times New Roman" w:eastAsia="Times New Roman" w:hAnsi="Times New Roman" w:cs="Times New Roman"/>
            <w:sz w:val="24"/>
            <w:szCs w:val="24"/>
          </w:rPr>
          <w:delText xml:space="preserve">increasing </w:delText>
        </w:r>
      </w:del>
      <w:ins w:id="324" w:author="Editor" w:date="2020-10-29T16:14:00Z">
        <w:r w:rsidR="00810109" w:rsidRPr="00E244CD">
          <w:rPr>
            <w:rFonts w:ascii="Times New Roman" w:eastAsia="Times New Roman" w:hAnsi="Times New Roman" w:cs="Times New Roman"/>
            <w:sz w:val="24"/>
            <w:szCs w:val="24"/>
          </w:rPr>
          <w:t xml:space="preserve">higher </w:t>
        </w:r>
      </w:ins>
      <w:r w:rsidR="00760250" w:rsidRPr="00E244CD">
        <w:rPr>
          <w:rFonts w:ascii="Times New Roman" w:eastAsia="Times New Roman" w:hAnsi="Times New Roman" w:cs="Times New Roman"/>
          <w:sz w:val="24"/>
          <w:szCs w:val="24"/>
        </w:rPr>
        <w:t xml:space="preserve">dispersal </w:t>
      </w:r>
      <w:del w:id="325" w:author="Editor" w:date="2020-10-29T16:15:00Z">
        <w:r w:rsidR="00760250" w:rsidRPr="00E244CD" w:rsidDel="00810109">
          <w:rPr>
            <w:rFonts w:ascii="Times New Roman" w:eastAsia="Times New Roman" w:hAnsi="Times New Roman" w:cs="Times New Roman"/>
            <w:sz w:val="24"/>
            <w:szCs w:val="24"/>
          </w:rPr>
          <w:delText xml:space="preserve">ability </w:delText>
        </w:r>
      </w:del>
      <w:ins w:id="326" w:author="Editor" w:date="2020-10-29T16:15:00Z">
        <w:r w:rsidR="00810109" w:rsidRPr="00E244CD">
          <w:rPr>
            <w:rFonts w:ascii="Times New Roman" w:eastAsia="Times New Roman" w:hAnsi="Times New Roman" w:cs="Times New Roman"/>
            <w:sz w:val="24"/>
            <w:szCs w:val="24"/>
          </w:rPr>
          <w:t xml:space="preserve">capacity </w:t>
        </w:r>
      </w:ins>
      <w:r w:rsidR="00760250" w:rsidRPr="00E244CD">
        <w:rPr>
          <w:rFonts w:ascii="Times New Roman" w:eastAsia="Times New Roman" w:hAnsi="Times New Roman" w:cs="Times New Roman"/>
          <w:sz w:val="24"/>
          <w:szCs w:val="24"/>
        </w:rPr>
        <w:t>because of the homogenizing effect of higher gene flow</w:t>
      </w:r>
      <w:del w:id="327" w:author="Editor" w:date="2020-10-29T16:37:00Z">
        <w:r w:rsidR="00760250" w:rsidRPr="00E244CD" w:rsidDel="00B96666">
          <w:rPr>
            <w:rFonts w:ascii="Times New Roman" w:eastAsia="Times New Roman" w:hAnsi="Times New Roman" w:cs="Times New Roman"/>
            <w:sz w:val="24"/>
            <w:szCs w:val="24"/>
          </w:rPr>
          <w:delText xml:space="preserve">. </w:delText>
        </w:r>
      </w:del>
      <w:ins w:id="328" w:author="Editor" w:date="2020-10-29T16:37:00Z">
        <w:r w:rsidR="00B96666" w:rsidRPr="00E244CD">
          <w:rPr>
            <w:rFonts w:ascii="Times New Roman" w:eastAsia="Times New Roman" w:hAnsi="Times New Roman" w:cs="Times New Roman"/>
            <w:sz w:val="24"/>
            <w:szCs w:val="24"/>
          </w:rPr>
          <w:t xml:space="preserve">; 2) _____ when the spatial extent of the demographic event was larger because </w:t>
        </w:r>
      </w:ins>
      <w:ins w:id="329" w:author="Editor" w:date="2020-10-29T16:38:00Z">
        <w:r w:rsidR="00B96666" w:rsidRPr="00E244CD">
          <w:rPr>
            <w:rFonts w:ascii="Times New Roman" w:eastAsia="Times New Roman" w:hAnsi="Times New Roman" w:cs="Times New Roman"/>
            <w:sz w:val="24"/>
            <w:szCs w:val="24"/>
          </w:rPr>
          <w:t xml:space="preserve">______; and 3) </w:t>
        </w:r>
      </w:ins>
      <w:ins w:id="330" w:author="Editor" w:date="2020-10-29T16:39:00Z">
        <w:r w:rsidR="00B96666" w:rsidRPr="00E244CD">
          <w:rPr>
            <w:rFonts w:ascii="Times New Roman" w:eastAsia="Times New Roman" w:hAnsi="Times New Roman" w:cs="Times New Roman"/>
            <w:sz w:val="24"/>
            <w:szCs w:val="24"/>
          </w:rPr>
          <w:t>decrease</w:t>
        </w:r>
      </w:ins>
      <w:ins w:id="331" w:author="Editor" w:date="2020-10-29T16:38:00Z">
        <w:r w:rsidR="00B96666" w:rsidRPr="00E244CD">
          <w:rPr>
            <w:rFonts w:ascii="Times New Roman" w:eastAsia="Times New Roman" w:hAnsi="Times New Roman" w:cs="Times New Roman"/>
            <w:sz w:val="24"/>
            <w:szCs w:val="24"/>
          </w:rPr>
          <w:t xml:space="preserve"> </w:t>
        </w:r>
      </w:ins>
      <w:del w:id="332" w:author="Editor" w:date="2020-10-29T16:39:00Z">
        <w:r w:rsidR="00760250" w:rsidRPr="00E244CD" w:rsidDel="00B96666">
          <w:rPr>
            <w:rFonts w:ascii="Times New Roman" w:eastAsia="Times New Roman" w:hAnsi="Times New Roman" w:cs="Times New Roman"/>
            <w:sz w:val="24"/>
            <w:szCs w:val="24"/>
          </w:rPr>
          <w:delText xml:space="preserve">We </w:delText>
        </w:r>
      </w:del>
      <w:del w:id="333" w:author="Editor" w:date="2020-10-29T16:15:00Z">
        <w:r w:rsidR="00760250" w:rsidRPr="00E244CD" w:rsidDel="00810109">
          <w:rPr>
            <w:rFonts w:ascii="Times New Roman" w:eastAsia="Times New Roman" w:hAnsi="Times New Roman" w:cs="Times New Roman"/>
            <w:sz w:val="24"/>
            <w:szCs w:val="24"/>
          </w:rPr>
          <w:delText xml:space="preserve">also </w:delText>
        </w:r>
      </w:del>
      <w:del w:id="334" w:author="Editor" w:date="2020-10-29T16:39:00Z">
        <w:r w:rsidR="00760250" w:rsidRPr="00E244CD" w:rsidDel="00B96666">
          <w:rPr>
            <w:rFonts w:ascii="Times New Roman" w:eastAsia="Times New Roman" w:hAnsi="Times New Roman" w:cs="Times New Roman"/>
            <w:sz w:val="24"/>
            <w:szCs w:val="24"/>
          </w:rPr>
          <w:delText>predict that the longer</w:delText>
        </w:r>
      </w:del>
      <w:ins w:id="335" w:author="Editor" w:date="2020-10-29T16:39:00Z">
        <w:r w:rsidR="00B96666" w:rsidRPr="00E244CD">
          <w:rPr>
            <w:rFonts w:ascii="Times New Roman" w:eastAsia="Times New Roman" w:hAnsi="Times New Roman" w:cs="Times New Roman"/>
            <w:sz w:val="24"/>
            <w:szCs w:val="24"/>
          </w:rPr>
          <w:t>when</w:t>
        </w:r>
      </w:ins>
      <w:r w:rsidR="00760250" w:rsidRPr="00E244CD">
        <w:rPr>
          <w:rFonts w:ascii="Times New Roman" w:eastAsia="Times New Roman" w:hAnsi="Times New Roman" w:cs="Times New Roman"/>
          <w:sz w:val="24"/>
          <w:szCs w:val="24"/>
        </w:rPr>
        <w:t xml:space="preserve"> the time between successive sampling</w:t>
      </w:r>
      <w:ins w:id="336" w:author="Editor" w:date="2020-10-29T16:39:00Z">
        <w:r w:rsidR="00B96666" w:rsidRPr="00E244CD">
          <w:rPr>
            <w:rFonts w:ascii="Times New Roman" w:eastAsia="Times New Roman" w:hAnsi="Times New Roman" w:cs="Times New Roman"/>
            <w:sz w:val="24"/>
            <w:szCs w:val="24"/>
          </w:rPr>
          <w:t xml:space="preserve"> events increased</w:t>
        </w:r>
      </w:ins>
      <w:r w:rsidR="00760250" w:rsidRPr="00E244CD">
        <w:rPr>
          <w:rFonts w:ascii="Times New Roman" w:eastAsia="Times New Roman" w:hAnsi="Times New Roman" w:cs="Times New Roman"/>
          <w:sz w:val="24"/>
          <w:szCs w:val="24"/>
        </w:rPr>
        <w:t xml:space="preserve">, regardless of when an event occurred between </w:t>
      </w:r>
      <w:del w:id="337" w:author="Editor" w:date="2020-10-29T16:39:00Z">
        <w:r w:rsidR="00760250" w:rsidRPr="00E244CD" w:rsidDel="00B96666">
          <w:rPr>
            <w:rFonts w:ascii="Times New Roman" w:eastAsia="Times New Roman" w:hAnsi="Times New Roman" w:cs="Times New Roman"/>
            <w:sz w:val="24"/>
            <w:szCs w:val="24"/>
          </w:rPr>
          <w:delText>them</w:delText>
        </w:r>
      </w:del>
      <w:ins w:id="338" w:author="Editor" w:date="2020-10-29T16:39:00Z">
        <w:r w:rsidR="00B96666" w:rsidRPr="00E244CD">
          <w:rPr>
            <w:rFonts w:ascii="Times New Roman" w:eastAsia="Times New Roman" w:hAnsi="Times New Roman" w:cs="Times New Roman"/>
            <w:sz w:val="24"/>
            <w:szCs w:val="24"/>
          </w:rPr>
          <w:t>samples</w:t>
        </w:r>
      </w:ins>
      <w:del w:id="339" w:author="Editor" w:date="2020-10-29T16:39:00Z">
        <w:r w:rsidR="00760250" w:rsidRPr="00E244CD" w:rsidDel="00B96666">
          <w:rPr>
            <w:rFonts w:ascii="Times New Roman" w:eastAsia="Times New Roman" w:hAnsi="Times New Roman" w:cs="Times New Roman"/>
            <w:sz w:val="24"/>
            <w:szCs w:val="24"/>
          </w:rPr>
          <w:delText>, the harder it will be to identify where and when atypical genetic change occurred</w:delText>
        </w:r>
      </w:del>
      <w:r w:rsidR="00760250" w:rsidRPr="00E244CD">
        <w:rPr>
          <w:rFonts w:ascii="Times New Roman" w:eastAsia="Times New Roman" w:hAnsi="Times New Roman" w:cs="Times New Roman"/>
          <w:sz w:val="24"/>
          <w:szCs w:val="24"/>
        </w:rPr>
        <w:t xml:space="preserve">. </w:t>
      </w:r>
      <w:commentRangeEnd w:id="293"/>
      <w:r w:rsidR="00B96666" w:rsidRPr="00E244CD">
        <w:rPr>
          <w:rStyle w:val="CommentReference"/>
        </w:rPr>
        <w:commentReference w:id="293"/>
      </w:r>
      <w:r w:rsidR="00760250" w:rsidRPr="00E244CD">
        <w:rPr>
          <w:rFonts w:ascii="Times New Roman" w:eastAsia="Times New Roman" w:hAnsi="Times New Roman" w:cs="Times New Roman"/>
          <w:sz w:val="24"/>
          <w:szCs w:val="24"/>
        </w:rPr>
        <w:t>Finally, we illustrate how TGI provides a functional testing framework by applying it to a real genetic dataset representing a large landscape with many populations of a threatened vertebrate.</w:t>
      </w:r>
    </w:p>
    <w:p w14:paraId="0F199E6D" w14:textId="77777777" w:rsidR="00760250" w:rsidRPr="00E244CD" w:rsidRDefault="00760250">
      <w:pPr>
        <w:spacing w:after="0" w:line="480" w:lineRule="auto"/>
        <w:rPr>
          <w:rFonts w:ascii="Times New Roman" w:eastAsia="Times New Roman" w:hAnsi="Times New Roman" w:cs="Times New Roman"/>
          <w:sz w:val="24"/>
          <w:szCs w:val="24"/>
        </w:rPr>
        <w:pPrChange w:id="340" w:author="Editor" w:date="2020-10-29T20:29:00Z">
          <w:pPr>
            <w:spacing w:before="240" w:after="240" w:line="480" w:lineRule="auto"/>
          </w:pPr>
        </w:pPrChange>
      </w:pPr>
    </w:p>
    <w:p w14:paraId="64DF7CEF" w14:textId="77777777" w:rsidR="00760250" w:rsidRPr="00E244CD" w:rsidRDefault="00760250">
      <w:pPr>
        <w:pStyle w:val="Heading1"/>
        <w:pPrChange w:id="341" w:author="Editor" w:date="2020-10-29T20:29:00Z">
          <w:pPr>
            <w:spacing w:before="240" w:after="240" w:line="480" w:lineRule="auto"/>
          </w:pPr>
        </w:pPrChange>
      </w:pPr>
      <w:r w:rsidRPr="00E244CD">
        <w:t>METHODS</w:t>
      </w:r>
    </w:p>
    <w:p w14:paraId="6CC8C5A6" w14:textId="0C7A97A1" w:rsidR="00760250" w:rsidRPr="00B04106" w:rsidRDefault="00760250">
      <w:pPr>
        <w:pStyle w:val="Heading2"/>
        <w:pPrChange w:id="342" w:author="Editor" w:date="2020-10-29T20:29:00Z">
          <w:pPr>
            <w:spacing w:before="240" w:after="240" w:line="480" w:lineRule="auto"/>
          </w:pPr>
        </w:pPrChange>
      </w:pPr>
      <w:r w:rsidRPr="00E244CD">
        <w:rPr>
          <w:lang w:val="en-US"/>
        </w:rPr>
        <w:t xml:space="preserve">Adapting </w:t>
      </w:r>
      <w:r w:rsidR="00C66A6C" w:rsidRPr="00E244CD">
        <w:rPr>
          <w:lang w:val="en-US"/>
        </w:rPr>
        <w:t xml:space="preserve">TBI </w:t>
      </w:r>
      <w:r w:rsidRPr="00B04106">
        <w:rPr>
          <w:lang w:val="en-US"/>
        </w:rPr>
        <w:t>for genetic data</w:t>
      </w:r>
    </w:p>
    <w:p w14:paraId="6D534F90" w14:textId="3F398248" w:rsidR="00760250" w:rsidRPr="00E244CD" w:rsidRDefault="00760250">
      <w:pPr>
        <w:spacing w:after="0" w:line="480" w:lineRule="auto"/>
        <w:ind w:firstLine="720"/>
        <w:rPr>
          <w:rFonts w:ascii="Times New Roman" w:eastAsia="Times New Roman" w:hAnsi="Times New Roman" w:cs="Times New Roman"/>
          <w:sz w:val="24"/>
          <w:szCs w:val="24"/>
        </w:rPr>
        <w:pPrChange w:id="343" w:author="Editor" w:date="2020-10-29T20:29:00Z">
          <w:pPr>
            <w:spacing w:line="480" w:lineRule="auto"/>
          </w:pPr>
        </w:pPrChange>
      </w:pPr>
      <w:del w:id="344" w:author="Editor" w:date="2020-10-28T22:54:00Z">
        <w:r w:rsidRPr="00E244CD" w:rsidDel="00FC726D">
          <w:rPr>
            <w:rFonts w:ascii="Times New Roman" w:eastAsia="Times New Roman" w:hAnsi="Times New Roman" w:cs="Times New Roman"/>
            <w:sz w:val="24"/>
            <w:szCs w:val="24"/>
          </w:rPr>
          <w:delText xml:space="preserve">Calculating </w:delText>
        </w:r>
      </w:del>
      <w:r w:rsidRPr="00E244CD">
        <w:rPr>
          <w:rFonts w:ascii="Times New Roman" w:eastAsia="Times New Roman" w:hAnsi="Times New Roman" w:cs="Times New Roman"/>
          <w:sz w:val="24"/>
          <w:szCs w:val="24"/>
        </w:rPr>
        <w:t>T</w:t>
      </w:r>
      <w:ins w:id="345" w:author="Editor" w:date="2020-10-28T22:55:00Z">
        <w:r w:rsidR="00FC726D" w:rsidRPr="00E244CD">
          <w:rPr>
            <w:rFonts w:ascii="Times New Roman" w:eastAsia="Times New Roman" w:hAnsi="Times New Roman" w:cs="Times New Roman"/>
            <w:sz w:val="24"/>
            <w:szCs w:val="24"/>
          </w:rPr>
          <w:t xml:space="preserve">emporal </w:t>
        </w:r>
      </w:ins>
      <w:del w:id="346" w:author="Editor" w:date="2020-10-29T10:46:00Z">
        <w:r w:rsidRPr="00E244CD" w:rsidDel="001C7C1F">
          <w:rPr>
            <w:rFonts w:ascii="Times New Roman" w:eastAsia="Times New Roman" w:hAnsi="Times New Roman" w:cs="Times New Roman"/>
            <w:sz w:val="24"/>
            <w:szCs w:val="24"/>
          </w:rPr>
          <w:delText>B</w:delText>
        </w:r>
      </w:del>
      <w:ins w:id="347" w:author="Editor" w:date="2020-10-29T10:46:00Z">
        <w:r w:rsidR="001C7C1F" w:rsidRPr="00E244CD">
          <w:rPr>
            <w:rFonts w:ascii="Times New Roman" w:eastAsia="Times New Roman" w:hAnsi="Times New Roman" w:cs="Times New Roman"/>
            <w:sz w:val="24"/>
            <w:szCs w:val="24"/>
          </w:rPr>
          <w:t>beta-</w:t>
        </w:r>
      </w:ins>
      <w:ins w:id="348" w:author="Editor" w:date="2020-10-28T22:55:00Z">
        <w:r w:rsidR="00FC726D" w:rsidRPr="00E244CD">
          <w:rPr>
            <w:rFonts w:ascii="Times New Roman" w:eastAsia="Times New Roman" w:hAnsi="Times New Roman" w:cs="Times New Roman"/>
            <w:sz w:val="24"/>
            <w:szCs w:val="24"/>
          </w:rPr>
          <w:t xml:space="preserve">diversity </w:t>
        </w:r>
      </w:ins>
      <w:del w:id="349" w:author="Editor" w:date="2020-10-29T10:46:00Z">
        <w:r w:rsidRPr="00E244CD" w:rsidDel="001C7C1F">
          <w:rPr>
            <w:rFonts w:ascii="Times New Roman" w:eastAsia="Times New Roman" w:hAnsi="Times New Roman" w:cs="Times New Roman"/>
            <w:sz w:val="24"/>
            <w:szCs w:val="24"/>
          </w:rPr>
          <w:delText xml:space="preserve">I </w:delText>
        </w:r>
      </w:del>
      <w:ins w:id="350" w:author="Editor" w:date="2020-10-29T10:46:00Z">
        <w:r w:rsidR="001C7C1F" w:rsidRPr="00E244CD">
          <w:rPr>
            <w:rFonts w:ascii="Times New Roman" w:eastAsia="Times New Roman" w:hAnsi="Times New Roman" w:cs="Times New Roman"/>
            <w:sz w:val="24"/>
            <w:szCs w:val="24"/>
          </w:rPr>
          <w:t xml:space="preserve">indices </w:t>
        </w:r>
      </w:ins>
      <w:ins w:id="351" w:author="Editor" w:date="2020-10-29T20:10:00Z">
        <w:r w:rsidR="009360E2">
          <w:rPr>
            <w:rFonts w:ascii="Times New Roman" w:eastAsia="Times New Roman" w:hAnsi="Times New Roman" w:cs="Times New Roman"/>
            <w:sz w:val="24"/>
            <w:szCs w:val="24"/>
          </w:rPr>
          <w:t xml:space="preserve">(TBI) </w:t>
        </w:r>
      </w:ins>
      <w:del w:id="352" w:author="Editor" w:date="2020-10-28T22:54:00Z">
        <w:r w:rsidRPr="00E244CD" w:rsidDel="00FC726D">
          <w:rPr>
            <w:rFonts w:ascii="Times New Roman" w:eastAsia="Times New Roman" w:hAnsi="Times New Roman" w:cs="Times New Roman"/>
            <w:sz w:val="24"/>
            <w:szCs w:val="24"/>
          </w:rPr>
          <w:delText xml:space="preserve">involves </w:delText>
        </w:r>
      </w:del>
      <w:ins w:id="353" w:author="Editor" w:date="2020-10-28T22:54:00Z">
        <w:r w:rsidR="00FC726D" w:rsidRPr="00E244CD">
          <w:rPr>
            <w:rFonts w:ascii="Times New Roman" w:eastAsia="Times New Roman" w:hAnsi="Times New Roman" w:cs="Times New Roman"/>
            <w:sz w:val="24"/>
            <w:szCs w:val="24"/>
          </w:rPr>
          <w:t xml:space="preserve">are calculated by </w:t>
        </w:r>
      </w:ins>
      <w:r w:rsidRPr="00E244CD">
        <w:rPr>
          <w:rFonts w:ascii="Times New Roman" w:eastAsia="Times New Roman" w:hAnsi="Times New Roman" w:cs="Times New Roman"/>
          <w:sz w:val="24"/>
          <w:szCs w:val="24"/>
        </w:rPr>
        <w:t xml:space="preserve">computing dissimilarities in species composition between </w:t>
      </w:r>
      <w:del w:id="354" w:author="Editor" w:date="2020-10-28T22:54:00Z">
        <w:r w:rsidRPr="00E244CD" w:rsidDel="00FC726D">
          <w:rPr>
            <w:rFonts w:ascii="Times New Roman" w:eastAsia="Times New Roman" w:hAnsi="Times New Roman" w:cs="Times New Roman"/>
            <w:sz w:val="24"/>
            <w:szCs w:val="24"/>
          </w:rPr>
          <w:delText xml:space="preserve">the </w:delText>
        </w:r>
      </w:del>
      <w:r w:rsidRPr="00E244CD">
        <w:rPr>
          <w:rFonts w:ascii="Times New Roman" w:eastAsia="Times New Roman" w:hAnsi="Times New Roman" w:cs="Times New Roman"/>
          <w:sz w:val="24"/>
          <w:szCs w:val="24"/>
        </w:rPr>
        <w:t>data sampled at two different times at all sampling sites</w:t>
      </w:r>
      <w:ins w:id="355" w:author="Editor" w:date="2020-10-29T20:11:00Z">
        <w:r w:rsidR="00B2536B">
          <w:rPr>
            <w:rFonts w:ascii="Times New Roman" w:eastAsia="Times New Roman" w:hAnsi="Times New Roman" w:cs="Times New Roman"/>
            <w:sz w:val="24"/>
            <w:szCs w:val="24"/>
          </w:rPr>
          <w:t>.</w:t>
        </w:r>
      </w:ins>
      <w:del w:id="356" w:author="Editor" w:date="2020-10-29T08:29:00Z">
        <w:r w:rsidRPr="00E244CD" w:rsidDel="00571DB9">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del w:id="357" w:author="Editor" w:date="2020-10-29T20:11:00Z">
        <w:r w:rsidRPr="00E244CD" w:rsidDel="00B2536B">
          <w:rPr>
            <w:rFonts w:ascii="Times New Roman" w:eastAsia="Times New Roman" w:hAnsi="Times New Roman" w:cs="Times New Roman"/>
            <w:sz w:val="24"/>
            <w:szCs w:val="24"/>
          </w:rPr>
          <w:delText xml:space="preserve">and </w:delText>
        </w:r>
      </w:del>
      <w:ins w:id="358" w:author="Editor" w:date="2020-10-29T20:11:00Z">
        <w:r w:rsidR="00B2536B">
          <w:rPr>
            <w:rFonts w:ascii="Times New Roman" w:eastAsia="Times New Roman" w:hAnsi="Times New Roman" w:cs="Times New Roman"/>
            <w:sz w:val="24"/>
            <w:szCs w:val="24"/>
          </w:rPr>
          <w:t xml:space="preserve">The </w:t>
        </w:r>
      </w:ins>
      <w:del w:id="359" w:author="Editor" w:date="2020-10-29T20:11:00Z">
        <w:r w:rsidRPr="00E244CD" w:rsidDel="00B2536B">
          <w:rPr>
            <w:rFonts w:ascii="Times New Roman" w:eastAsia="Times New Roman" w:hAnsi="Times New Roman" w:cs="Times New Roman"/>
            <w:sz w:val="24"/>
            <w:szCs w:val="24"/>
          </w:rPr>
          <w:delText xml:space="preserve">testing the </w:delText>
        </w:r>
      </w:del>
      <w:r w:rsidRPr="00E244CD">
        <w:rPr>
          <w:rFonts w:ascii="Times New Roman" w:eastAsia="Times New Roman" w:hAnsi="Times New Roman" w:cs="Times New Roman"/>
          <w:sz w:val="24"/>
          <w:szCs w:val="24"/>
        </w:rPr>
        <w:t xml:space="preserve">significance of these indices </w:t>
      </w:r>
      <w:ins w:id="360" w:author="Editor" w:date="2020-10-29T20:11:00Z">
        <w:r w:rsidR="00B2536B">
          <w:rPr>
            <w:rFonts w:ascii="Times New Roman" w:eastAsia="Times New Roman" w:hAnsi="Times New Roman" w:cs="Times New Roman"/>
            <w:sz w:val="24"/>
            <w:szCs w:val="24"/>
          </w:rPr>
          <w:t xml:space="preserve">is then tested </w:t>
        </w:r>
      </w:ins>
      <w:r w:rsidRPr="00E244CD">
        <w:rPr>
          <w:rFonts w:ascii="Times New Roman" w:eastAsia="Times New Roman" w:hAnsi="Times New Roman" w:cs="Times New Roman"/>
          <w:sz w:val="24"/>
          <w:szCs w:val="24"/>
        </w:rPr>
        <w:t xml:space="preserve">through simultaneous permutations of the two site-by-species input matrices. </w:t>
      </w:r>
      <w:ins w:id="361" w:author="Editor" w:date="2020-10-28T22:55:00Z">
        <w:r w:rsidR="00FC726D" w:rsidRPr="00E244CD">
          <w:rPr>
            <w:rFonts w:ascii="Times New Roman" w:eastAsia="Times New Roman" w:hAnsi="Times New Roman" w:cs="Times New Roman"/>
            <w:sz w:val="24"/>
            <w:szCs w:val="24"/>
          </w:rPr>
          <w:t>To</w:t>
        </w:r>
      </w:ins>
      <w:del w:id="362" w:author="Editor" w:date="2020-10-28T22:55:00Z">
        <w:r w:rsidRPr="00E244CD" w:rsidDel="00FC726D">
          <w:rPr>
            <w:rFonts w:ascii="Times New Roman" w:eastAsia="Times New Roman" w:hAnsi="Times New Roman" w:cs="Times New Roman"/>
            <w:sz w:val="24"/>
            <w:szCs w:val="24"/>
          </w:rPr>
          <w:delText>In</w:delText>
        </w:r>
      </w:del>
      <w:r w:rsidRPr="00E244CD">
        <w:rPr>
          <w:rFonts w:ascii="Times New Roman" w:eastAsia="Times New Roman" w:hAnsi="Times New Roman" w:cs="Times New Roman"/>
          <w:sz w:val="24"/>
          <w:szCs w:val="24"/>
        </w:rPr>
        <w:t xml:space="preserve"> extend</w:t>
      </w:r>
      <w:del w:id="363" w:author="Editor" w:date="2020-10-28T22:56:00Z">
        <w:r w:rsidRPr="00E244CD" w:rsidDel="00FC726D">
          <w:rPr>
            <w:rFonts w:ascii="Times New Roman" w:eastAsia="Times New Roman" w:hAnsi="Times New Roman" w:cs="Times New Roman"/>
            <w:sz w:val="24"/>
            <w:szCs w:val="24"/>
          </w:rPr>
          <w:delText>ing</w:delText>
        </w:r>
      </w:del>
      <w:r w:rsidRPr="00E244CD">
        <w:rPr>
          <w:rFonts w:ascii="Times New Roman" w:eastAsia="Times New Roman" w:hAnsi="Times New Roman" w:cs="Times New Roman"/>
          <w:sz w:val="24"/>
          <w:szCs w:val="24"/>
        </w:rPr>
        <w:t xml:space="preserve"> TBI to TGI, we </w:t>
      </w:r>
      <w:del w:id="364" w:author="Editor" w:date="2020-10-28T22:59:00Z">
        <w:r w:rsidRPr="00E244CD" w:rsidDel="00FC726D">
          <w:rPr>
            <w:rFonts w:ascii="Times New Roman" w:eastAsia="Times New Roman" w:hAnsi="Times New Roman" w:cs="Times New Roman"/>
            <w:sz w:val="24"/>
            <w:szCs w:val="24"/>
          </w:rPr>
          <w:delText xml:space="preserve">used </w:delText>
        </w:r>
      </w:del>
      <w:ins w:id="365" w:author="Editor" w:date="2020-10-28T22:59:00Z">
        <w:r w:rsidR="00FC726D" w:rsidRPr="00E244CD">
          <w:rPr>
            <w:rFonts w:ascii="Times New Roman" w:eastAsia="Times New Roman" w:hAnsi="Times New Roman" w:cs="Times New Roman"/>
            <w:sz w:val="24"/>
            <w:szCs w:val="24"/>
          </w:rPr>
          <w:t>substituted community dissimilarities</w:t>
        </w:r>
        <w:r w:rsidR="006A6EC4" w:rsidRPr="00E244CD">
          <w:rPr>
            <w:rFonts w:ascii="Times New Roman" w:eastAsia="Times New Roman" w:hAnsi="Times New Roman" w:cs="Times New Roman"/>
            <w:sz w:val="24"/>
            <w:szCs w:val="24"/>
          </w:rPr>
          <w:t xml:space="preserve"> with</w:t>
        </w:r>
        <w:r w:rsidR="00FC726D"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genetic distances </w:t>
      </w:r>
      <w:ins w:id="366" w:author="Editor" w:date="2020-10-28T22:59:00Z">
        <w:r w:rsidR="006A6EC4" w:rsidRPr="00E244CD">
          <w:rPr>
            <w:rFonts w:ascii="Times New Roman" w:eastAsia="Times New Roman" w:hAnsi="Times New Roman" w:cs="Times New Roman"/>
            <w:sz w:val="24"/>
            <w:szCs w:val="24"/>
          </w:rPr>
          <w:t xml:space="preserve">calculated from site-level allele frequencies </w:t>
        </w:r>
      </w:ins>
      <w:del w:id="367" w:author="Editor" w:date="2020-10-29T07:42:00Z">
        <w:r w:rsidRPr="00E244CD" w:rsidDel="007C1503">
          <w:rPr>
            <w:rFonts w:ascii="Times New Roman" w:eastAsia="Times New Roman" w:hAnsi="Times New Roman" w:cs="Times New Roman"/>
            <w:sz w:val="24"/>
            <w:szCs w:val="24"/>
          </w:rPr>
          <w:delText>(see Fig. 1</w:delText>
        </w:r>
      </w:del>
      <w:del w:id="368" w:author="Editor" w:date="2020-10-26T23:42:00Z">
        <w:r w:rsidRPr="00E244CD" w:rsidDel="00813CD6">
          <w:rPr>
            <w:rFonts w:ascii="Times New Roman" w:eastAsia="Times New Roman" w:hAnsi="Times New Roman" w:cs="Times New Roman"/>
            <w:sz w:val="24"/>
            <w:szCs w:val="24"/>
          </w:rPr>
          <w:delText xml:space="preserve"> </w:delText>
        </w:r>
      </w:del>
      <w:del w:id="369" w:author="Editor" w:date="2020-10-29T07:42:00Z">
        <w:r w:rsidRPr="00E244CD" w:rsidDel="007C1503">
          <w:rPr>
            <w:rFonts w:ascii="Times New Roman" w:eastAsia="Times New Roman" w:hAnsi="Times New Roman" w:cs="Times New Roman"/>
            <w:sz w:val="24"/>
            <w:szCs w:val="24"/>
          </w:rPr>
          <w:delText xml:space="preserve">A for a simple example showing how we transformed two temporal samples into a genetic distance, for a two-site landscape) </w:delText>
        </w:r>
      </w:del>
      <w:ins w:id="370" w:author="Editor" w:date="2020-10-28T23:00:00Z">
        <w:r w:rsidR="006A6EC4" w:rsidRPr="00E244CD">
          <w:rPr>
            <w:rFonts w:ascii="Times New Roman" w:eastAsia="Times New Roman" w:hAnsi="Times New Roman" w:cs="Times New Roman"/>
            <w:sz w:val="24"/>
            <w:szCs w:val="24"/>
          </w:rPr>
          <w:t xml:space="preserve">in order </w:t>
        </w:r>
      </w:ins>
      <w:del w:id="371" w:author="Editor" w:date="2020-10-28T22:59:00Z">
        <w:r w:rsidRPr="00E244CD" w:rsidDel="006A6EC4">
          <w:rPr>
            <w:rFonts w:ascii="Times New Roman" w:eastAsia="Times New Roman" w:hAnsi="Times New Roman" w:cs="Times New Roman"/>
            <w:sz w:val="24"/>
            <w:szCs w:val="24"/>
          </w:rPr>
          <w:delText xml:space="preserve">calculated from site-level allele frequencies </w:delText>
        </w:r>
        <w:r w:rsidRPr="00E244CD" w:rsidDel="00FC726D">
          <w:rPr>
            <w:rFonts w:ascii="Times New Roman" w:eastAsia="Times New Roman" w:hAnsi="Times New Roman" w:cs="Times New Roman"/>
            <w:sz w:val="24"/>
            <w:szCs w:val="24"/>
          </w:rPr>
          <w:delText>instead of</w:delText>
        </w:r>
        <w:r w:rsidRPr="00E244CD" w:rsidDel="006A6EC4">
          <w:rPr>
            <w:rFonts w:ascii="Times New Roman" w:eastAsia="Times New Roman" w:hAnsi="Times New Roman" w:cs="Times New Roman"/>
            <w:sz w:val="24"/>
            <w:szCs w:val="24"/>
          </w:rPr>
          <w:delText xml:space="preserve"> </w:delText>
        </w:r>
        <w:r w:rsidRPr="00E244CD" w:rsidDel="00FC726D">
          <w:rPr>
            <w:rFonts w:ascii="Times New Roman" w:eastAsia="Times New Roman" w:hAnsi="Times New Roman" w:cs="Times New Roman"/>
            <w:sz w:val="24"/>
            <w:szCs w:val="24"/>
          </w:rPr>
          <w:delText xml:space="preserve">community dissimilarities </w:delText>
        </w:r>
      </w:del>
      <w:r w:rsidRPr="00E244CD">
        <w:rPr>
          <w:rFonts w:ascii="Times New Roman" w:eastAsia="Times New Roman" w:hAnsi="Times New Roman" w:cs="Times New Roman"/>
          <w:sz w:val="24"/>
          <w:szCs w:val="24"/>
        </w:rPr>
        <w:t xml:space="preserve">to compare </w:t>
      </w:r>
      <w:del w:id="372" w:author="Editor" w:date="2020-10-28T23:04:00Z">
        <w:r w:rsidRPr="00E244CD" w:rsidDel="006A6EC4">
          <w:rPr>
            <w:rFonts w:ascii="Times New Roman" w:eastAsia="Times New Roman" w:hAnsi="Times New Roman" w:cs="Times New Roman"/>
            <w:sz w:val="24"/>
            <w:szCs w:val="24"/>
          </w:rPr>
          <w:delText xml:space="preserve">the </w:delText>
        </w:r>
      </w:del>
      <w:r w:rsidRPr="00E244CD">
        <w:rPr>
          <w:rFonts w:ascii="Times New Roman" w:eastAsia="Times New Roman" w:hAnsi="Times New Roman" w:cs="Times New Roman"/>
          <w:sz w:val="24"/>
          <w:szCs w:val="24"/>
        </w:rPr>
        <w:t>two different temporal samples</w:t>
      </w:r>
      <w:ins w:id="373" w:author="Editor" w:date="2020-10-29T07:42:00Z">
        <w:r w:rsidR="007C1503" w:rsidRPr="00E244CD">
          <w:rPr>
            <w:rFonts w:ascii="Times New Roman" w:eastAsia="Times New Roman" w:hAnsi="Times New Roman" w:cs="Times New Roman"/>
            <w:sz w:val="24"/>
            <w:szCs w:val="24"/>
          </w:rPr>
          <w:t xml:space="preserve"> (see Fig. 1A for a simple example showing how we transformed two temporal samples into a genetic distance, for a two-site landscape)</w:t>
        </w:r>
      </w:ins>
      <w:r w:rsidRPr="00E244CD">
        <w:rPr>
          <w:rFonts w:ascii="Times New Roman" w:eastAsia="Times New Roman" w:hAnsi="Times New Roman" w:cs="Times New Roman"/>
          <w:sz w:val="24"/>
          <w:szCs w:val="24"/>
        </w:rPr>
        <w:t xml:space="preserve">. </w:t>
      </w:r>
      <w:del w:id="374" w:author="Editor" w:date="2020-10-28T23:00:00Z">
        <w:r w:rsidRPr="00E244CD" w:rsidDel="006A6EC4">
          <w:rPr>
            <w:rFonts w:ascii="Times New Roman" w:eastAsia="Times New Roman" w:hAnsi="Times New Roman" w:cs="Times New Roman"/>
            <w:sz w:val="24"/>
            <w:szCs w:val="24"/>
          </w:rPr>
          <w:delText>In this case, t</w:delText>
        </w:r>
      </w:del>
      <w:ins w:id="375" w:author="Editor" w:date="2020-10-28T23:00:00Z">
        <w:r w:rsidR="006A6EC4" w:rsidRPr="00E244CD">
          <w:rPr>
            <w:rFonts w:ascii="Times New Roman" w:eastAsia="Times New Roman" w:hAnsi="Times New Roman" w:cs="Times New Roman"/>
            <w:sz w:val="24"/>
            <w:szCs w:val="24"/>
          </w:rPr>
          <w:t>T</w:t>
        </w:r>
      </w:ins>
      <w:r w:rsidRPr="00E244CD">
        <w:rPr>
          <w:rFonts w:ascii="Times New Roman" w:eastAsia="Times New Roman" w:hAnsi="Times New Roman" w:cs="Times New Roman"/>
          <w:sz w:val="24"/>
          <w:szCs w:val="24"/>
        </w:rPr>
        <w:t xml:space="preserve">he null hypothesis </w:t>
      </w:r>
      <w:ins w:id="376" w:author="Editor" w:date="2020-10-28T23:00:00Z">
        <w:r w:rsidR="006A6EC4" w:rsidRPr="00E244CD">
          <w:rPr>
            <w:rFonts w:ascii="Times New Roman" w:eastAsia="Times New Roman" w:hAnsi="Times New Roman" w:cs="Times New Roman"/>
            <w:sz w:val="24"/>
            <w:szCs w:val="24"/>
          </w:rPr>
          <w:t xml:space="preserve">in this case </w:t>
        </w:r>
      </w:ins>
      <w:r w:rsidRPr="00E244CD">
        <w:rPr>
          <w:rFonts w:ascii="Times New Roman" w:eastAsia="Times New Roman" w:hAnsi="Times New Roman" w:cs="Times New Roman"/>
          <w:sz w:val="24"/>
          <w:szCs w:val="24"/>
        </w:rPr>
        <w:t xml:space="preserve">is that genetic composition </w:t>
      </w:r>
      <w:ins w:id="377" w:author="Editor" w:date="2020-10-28T23:00:00Z">
        <w:r w:rsidR="006A6EC4" w:rsidRPr="00E244CD">
          <w:rPr>
            <w:rFonts w:ascii="Times New Roman" w:eastAsia="Times New Roman" w:hAnsi="Times New Roman" w:cs="Times New Roman"/>
            <w:sz w:val="24"/>
            <w:szCs w:val="24"/>
          </w:rPr>
          <w:t xml:space="preserve">between the two time points </w:t>
        </w:r>
      </w:ins>
      <w:r w:rsidRPr="00E244CD">
        <w:rPr>
          <w:rFonts w:ascii="Times New Roman" w:eastAsia="Times New Roman" w:hAnsi="Times New Roman" w:cs="Times New Roman"/>
          <w:sz w:val="24"/>
          <w:szCs w:val="24"/>
        </w:rPr>
        <w:t xml:space="preserve">does not differ </w:t>
      </w:r>
      <w:del w:id="378" w:author="Editor" w:date="2020-10-28T23:00:00Z">
        <w:r w:rsidRPr="00E244CD" w:rsidDel="006A6EC4">
          <w:rPr>
            <w:rFonts w:ascii="Times New Roman" w:eastAsia="Times New Roman" w:hAnsi="Times New Roman" w:cs="Times New Roman"/>
            <w:sz w:val="24"/>
            <w:szCs w:val="24"/>
          </w:rPr>
          <w:delText xml:space="preserve">between the two points in time that were sampled, </w:delText>
        </w:r>
      </w:del>
      <w:r w:rsidRPr="00E244CD">
        <w:rPr>
          <w:rFonts w:ascii="Times New Roman" w:eastAsia="Times New Roman" w:hAnsi="Times New Roman" w:cs="Times New Roman"/>
          <w:sz w:val="24"/>
          <w:szCs w:val="24"/>
        </w:rPr>
        <w:t xml:space="preserve">more than </w:t>
      </w:r>
      <w:del w:id="379" w:author="Editor" w:date="2020-10-28T23:01:00Z">
        <w:r w:rsidRPr="00E244CD" w:rsidDel="006A6EC4">
          <w:rPr>
            <w:rFonts w:ascii="Times New Roman" w:eastAsia="Times New Roman" w:hAnsi="Times New Roman" w:cs="Times New Roman"/>
            <w:sz w:val="24"/>
            <w:szCs w:val="24"/>
          </w:rPr>
          <w:delText xml:space="preserve">is </w:delText>
        </w:r>
      </w:del>
      <w:ins w:id="380" w:author="Editor" w:date="2020-10-28T23:01:00Z">
        <w:r w:rsidR="006A6EC4" w:rsidRPr="00E244CD">
          <w:rPr>
            <w:rFonts w:ascii="Times New Roman" w:eastAsia="Times New Roman" w:hAnsi="Times New Roman" w:cs="Times New Roman"/>
            <w:sz w:val="24"/>
            <w:szCs w:val="24"/>
          </w:rPr>
          <w:t xml:space="preserve">would be </w:t>
        </w:r>
      </w:ins>
      <w:r w:rsidRPr="00E244CD">
        <w:rPr>
          <w:rFonts w:ascii="Times New Roman" w:eastAsia="Times New Roman" w:hAnsi="Times New Roman" w:cs="Times New Roman"/>
          <w:sz w:val="24"/>
          <w:szCs w:val="24"/>
        </w:rPr>
        <w:t xml:space="preserve">expected </w:t>
      </w:r>
      <w:del w:id="381" w:author="Editor" w:date="2020-10-28T23:01:00Z">
        <w:r w:rsidRPr="00E244CD" w:rsidDel="006A6EC4">
          <w:rPr>
            <w:rFonts w:ascii="Times New Roman" w:eastAsia="Times New Roman" w:hAnsi="Times New Roman" w:cs="Times New Roman"/>
            <w:sz w:val="24"/>
            <w:szCs w:val="24"/>
          </w:rPr>
          <w:delText xml:space="preserve">by </w:delText>
        </w:r>
      </w:del>
      <w:ins w:id="382" w:author="Editor" w:date="2020-10-28T23:01:00Z">
        <w:r w:rsidR="006A6EC4" w:rsidRPr="00E244CD">
          <w:rPr>
            <w:rFonts w:ascii="Times New Roman" w:eastAsia="Times New Roman" w:hAnsi="Times New Roman" w:cs="Times New Roman"/>
            <w:sz w:val="24"/>
            <w:szCs w:val="24"/>
          </w:rPr>
          <w:t xml:space="preserve">due to background </w:t>
        </w:r>
      </w:ins>
      <w:r w:rsidRPr="00E244CD">
        <w:rPr>
          <w:rFonts w:ascii="Times New Roman" w:eastAsia="Times New Roman" w:hAnsi="Times New Roman" w:cs="Times New Roman"/>
          <w:sz w:val="24"/>
          <w:szCs w:val="24"/>
        </w:rPr>
        <w:t>processes typical to the landscape.</w:t>
      </w:r>
    </w:p>
    <w:p w14:paraId="302034A2" w14:textId="7D7594A8" w:rsidR="00760250" w:rsidRPr="00E244CD" w:rsidDel="002E5FED" w:rsidRDefault="00760250">
      <w:pPr>
        <w:spacing w:after="0" w:line="480" w:lineRule="auto"/>
        <w:ind w:firstLine="720"/>
        <w:rPr>
          <w:del w:id="383" w:author="Editor" w:date="2020-10-29T08:45:00Z"/>
          <w:rFonts w:ascii="Times New Roman" w:eastAsia="Times New Roman" w:hAnsi="Times New Roman" w:cs="Times New Roman"/>
          <w:sz w:val="24"/>
          <w:szCs w:val="24"/>
        </w:rPr>
        <w:pPrChange w:id="384" w:author="Editor" w:date="2020-10-29T20:29:00Z">
          <w:pPr>
            <w:spacing w:before="240" w:after="240" w:line="480" w:lineRule="auto"/>
          </w:pPr>
        </w:pPrChange>
      </w:pPr>
      <w:r w:rsidRPr="00E244CD">
        <w:rPr>
          <w:rFonts w:ascii="Times New Roman" w:eastAsia="Times New Roman" w:hAnsi="Times New Roman" w:cs="Times New Roman"/>
          <w:sz w:val="24"/>
          <w:szCs w:val="24"/>
        </w:rPr>
        <w:t xml:space="preserve">Indeed, </w:t>
      </w:r>
      <w:del w:id="385" w:author="Editor" w:date="2020-10-28T23:01:00Z">
        <w:r w:rsidRPr="00E244CD" w:rsidDel="006A6EC4">
          <w:rPr>
            <w:rFonts w:ascii="Times New Roman" w:eastAsia="Times New Roman" w:hAnsi="Times New Roman" w:cs="Times New Roman"/>
            <w:sz w:val="24"/>
            <w:szCs w:val="24"/>
          </w:rPr>
          <w:delText xml:space="preserve">Background </w:delText>
        </w:r>
      </w:del>
      <w:ins w:id="386" w:author="Editor" w:date="2020-10-28T23:01:00Z">
        <w:r w:rsidR="006A6EC4" w:rsidRPr="00E244CD">
          <w:rPr>
            <w:rFonts w:ascii="Times New Roman" w:eastAsia="Times New Roman" w:hAnsi="Times New Roman" w:cs="Times New Roman"/>
            <w:sz w:val="24"/>
            <w:szCs w:val="24"/>
          </w:rPr>
          <w:t xml:space="preserve">background </w:t>
        </w:r>
      </w:ins>
      <w:r w:rsidRPr="00E244CD">
        <w:rPr>
          <w:rFonts w:ascii="Times New Roman" w:eastAsia="Times New Roman" w:hAnsi="Times New Roman" w:cs="Times New Roman"/>
          <w:sz w:val="24"/>
          <w:szCs w:val="24"/>
        </w:rPr>
        <w:t>genetic processes</w:t>
      </w:r>
      <w:ins w:id="387" w:author="Editor" w:date="2020-10-28T23:01:00Z">
        <w:r w:rsidR="006A6EC4"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such as drift</w:t>
      </w:r>
      <w:ins w:id="388" w:author="Editor" w:date="2020-10-28T23:01:00Z">
        <w:r w:rsidR="006A6EC4"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can also </w:t>
      </w:r>
      <w:del w:id="389" w:author="Editor" w:date="2020-10-28T23:02:00Z">
        <w:r w:rsidRPr="00E244CD" w:rsidDel="006A6EC4">
          <w:rPr>
            <w:rFonts w:ascii="Times New Roman" w:eastAsia="Times New Roman" w:hAnsi="Times New Roman" w:cs="Times New Roman"/>
            <w:sz w:val="24"/>
            <w:szCs w:val="24"/>
          </w:rPr>
          <w:delText>result in</w:delText>
        </w:r>
      </w:del>
      <w:ins w:id="390" w:author="Editor" w:date="2020-10-28T23:02:00Z">
        <w:r w:rsidR="006A6EC4" w:rsidRPr="00E244CD">
          <w:rPr>
            <w:rFonts w:ascii="Times New Roman" w:eastAsia="Times New Roman" w:hAnsi="Times New Roman" w:cs="Times New Roman"/>
            <w:sz w:val="24"/>
            <w:szCs w:val="24"/>
          </w:rPr>
          <w:t>produce</w:t>
        </w:r>
      </w:ins>
      <w:r w:rsidRPr="00E244CD">
        <w:rPr>
          <w:rFonts w:ascii="Times New Roman" w:eastAsia="Times New Roman" w:hAnsi="Times New Roman" w:cs="Times New Roman"/>
          <w:sz w:val="24"/>
          <w:szCs w:val="24"/>
        </w:rPr>
        <w:t xml:space="preserve"> temporal differences in genetic structure</w:t>
      </w:r>
      <w:ins w:id="391" w:author="Editor" w:date="2020-10-29T08:34:00Z">
        <w:r w:rsidR="00571DB9" w:rsidRPr="00E244CD">
          <w:rPr>
            <w:rFonts w:ascii="Times New Roman" w:eastAsia="Times New Roman" w:hAnsi="Times New Roman" w:cs="Times New Roman"/>
            <w:sz w:val="24"/>
            <w:szCs w:val="24"/>
          </w:rPr>
          <w:t>, and so</w:t>
        </w:r>
      </w:ins>
      <w:del w:id="392" w:author="Editor" w:date="2020-10-29T08:34:00Z">
        <w:r w:rsidRPr="00E244CD" w:rsidDel="00571DB9">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del w:id="393" w:author="Editor" w:date="2020-10-29T08:34:00Z">
        <w:r w:rsidRPr="00E244CD" w:rsidDel="00571DB9">
          <w:rPr>
            <w:rFonts w:ascii="Times New Roman" w:eastAsia="Times New Roman" w:hAnsi="Times New Roman" w:cs="Times New Roman"/>
            <w:sz w:val="24"/>
            <w:szCs w:val="24"/>
          </w:rPr>
          <w:delText xml:space="preserve">The </w:delText>
        </w:r>
      </w:del>
      <w:ins w:id="394" w:author="Editor" w:date="2020-10-29T08:34:00Z">
        <w:r w:rsidR="00571DB9" w:rsidRPr="00E244CD">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 xml:space="preserve">challenge </w:t>
      </w:r>
      <w:ins w:id="395" w:author="Editor" w:date="2020-10-28T23:02:00Z">
        <w:r w:rsidR="006A6EC4" w:rsidRPr="00E244CD">
          <w:rPr>
            <w:rFonts w:ascii="Times New Roman" w:eastAsia="Times New Roman" w:hAnsi="Times New Roman" w:cs="Times New Roman"/>
            <w:sz w:val="24"/>
            <w:szCs w:val="24"/>
          </w:rPr>
          <w:t xml:space="preserve">in designing TGI </w:t>
        </w:r>
      </w:ins>
      <w:del w:id="396" w:author="Editor" w:date="2020-10-28T23:02:00Z">
        <w:r w:rsidRPr="00E244CD" w:rsidDel="006A6EC4">
          <w:rPr>
            <w:rFonts w:ascii="Times New Roman" w:eastAsia="Times New Roman" w:hAnsi="Times New Roman" w:cs="Times New Roman"/>
            <w:sz w:val="24"/>
            <w:szCs w:val="24"/>
          </w:rPr>
          <w:delText xml:space="preserve">is </w:delText>
        </w:r>
      </w:del>
      <w:ins w:id="397" w:author="Editor" w:date="2020-10-28T23:02:00Z">
        <w:r w:rsidR="006A6EC4" w:rsidRPr="00E244CD">
          <w:rPr>
            <w:rFonts w:ascii="Times New Roman" w:eastAsia="Times New Roman" w:hAnsi="Times New Roman" w:cs="Times New Roman"/>
            <w:sz w:val="24"/>
            <w:szCs w:val="24"/>
          </w:rPr>
          <w:t xml:space="preserve">was </w:t>
        </w:r>
      </w:ins>
      <w:del w:id="398" w:author="Editor" w:date="2020-10-29T07:43:00Z">
        <w:r w:rsidRPr="00E244CD" w:rsidDel="007C1503">
          <w:rPr>
            <w:rFonts w:ascii="Times New Roman" w:eastAsia="Times New Roman" w:hAnsi="Times New Roman" w:cs="Times New Roman"/>
            <w:sz w:val="24"/>
            <w:szCs w:val="24"/>
          </w:rPr>
          <w:delText xml:space="preserve">therefore </w:delText>
        </w:r>
      </w:del>
      <w:r w:rsidRPr="00E244CD">
        <w:rPr>
          <w:rFonts w:ascii="Times New Roman" w:eastAsia="Times New Roman" w:hAnsi="Times New Roman" w:cs="Times New Roman"/>
          <w:sz w:val="24"/>
          <w:szCs w:val="24"/>
        </w:rPr>
        <w:t xml:space="preserve">to identify temporal changes that are significantly different from what </w:t>
      </w:r>
      <w:del w:id="399" w:author="Editor" w:date="2020-10-28T23:03:00Z">
        <w:r w:rsidRPr="00E244CD" w:rsidDel="006A6EC4">
          <w:rPr>
            <w:rFonts w:ascii="Times New Roman" w:eastAsia="Times New Roman" w:hAnsi="Times New Roman" w:cs="Times New Roman"/>
            <w:sz w:val="24"/>
            <w:szCs w:val="24"/>
          </w:rPr>
          <w:delText xml:space="preserve">one </w:delText>
        </w:r>
      </w:del>
      <w:r w:rsidRPr="00E244CD">
        <w:rPr>
          <w:rFonts w:ascii="Times New Roman" w:eastAsia="Times New Roman" w:hAnsi="Times New Roman" w:cs="Times New Roman"/>
          <w:sz w:val="24"/>
          <w:szCs w:val="24"/>
        </w:rPr>
        <w:t xml:space="preserve">would </w:t>
      </w:r>
      <w:ins w:id="400" w:author="Editor" w:date="2020-10-28T23:03:00Z">
        <w:r w:rsidR="006A6EC4" w:rsidRPr="00E244CD">
          <w:rPr>
            <w:rFonts w:ascii="Times New Roman" w:eastAsia="Times New Roman" w:hAnsi="Times New Roman" w:cs="Times New Roman"/>
            <w:sz w:val="24"/>
            <w:szCs w:val="24"/>
          </w:rPr>
          <w:t xml:space="preserve">be </w:t>
        </w:r>
      </w:ins>
      <w:r w:rsidRPr="00E244CD">
        <w:rPr>
          <w:rFonts w:ascii="Times New Roman" w:eastAsia="Times New Roman" w:hAnsi="Times New Roman" w:cs="Times New Roman"/>
          <w:sz w:val="24"/>
          <w:szCs w:val="24"/>
        </w:rPr>
        <w:t>expect</w:t>
      </w:r>
      <w:ins w:id="401" w:author="Editor" w:date="2020-10-28T23:03:00Z">
        <w:r w:rsidR="006A6EC4" w:rsidRPr="00E244CD">
          <w:rPr>
            <w:rFonts w:ascii="Times New Roman" w:eastAsia="Times New Roman" w:hAnsi="Times New Roman" w:cs="Times New Roman"/>
            <w:sz w:val="24"/>
            <w:szCs w:val="24"/>
          </w:rPr>
          <w:t>ed</w:t>
        </w:r>
      </w:ins>
      <w:r w:rsidRPr="00E244CD">
        <w:rPr>
          <w:rFonts w:ascii="Times New Roman" w:eastAsia="Times New Roman" w:hAnsi="Times New Roman" w:cs="Times New Roman"/>
          <w:sz w:val="24"/>
          <w:szCs w:val="24"/>
        </w:rPr>
        <w:t xml:space="preserve"> under a </w:t>
      </w:r>
      <w:del w:id="402" w:author="Editor" w:date="2020-10-28T23:03:00Z">
        <w:r w:rsidRPr="00E244CD" w:rsidDel="006A6EC4">
          <w:rPr>
            <w:rFonts w:ascii="Times New Roman" w:eastAsia="Times New Roman" w:hAnsi="Times New Roman" w:cs="Times New Roman"/>
            <w:sz w:val="24"/>
            <w:szCs w:val="24"/>
          </w:rPr>
          <w:delText xml:space="preserve">drift </w:delText>
        </w:r>
      </w:del>
      <w:ins w:id="403" w:author="Editor" w:date="2020-10-28T23:03:00Z">
        <w:r w:rsidR="006A6EC4" w:rsidRPr="00E244CD">
          <w:rPr>
            <w:rFonts w:ascii="Times New Roman" w:eastAsia="Times New Roman" w:hAnsi="Times New Roman" w:cs="Times New Roman"/>
            <w:sz w:val="24"/>
            <w:szCs w:val="24"/>
          </w:rPr>
          <w:t>drift-</w:t>
        </w:r>
      </w:ins>
      <w:r w:rsidRPr="00E244CD">
        <w:rPr>
          <w:rFonts w:ascii="Times New Roman" w:eastAsia="Times New Roman" w:hAnsi="Times New Roman" w:cs="Times New Roman"/>
          <w:sz w:val="24"/>
          <w:szCs w:val="24"/>
        </w:rPr>
        <w:t xml:space="preserve">only scenario. </w:t>
      </w:r>
      <w:commentRangeStart w:id="404"/>
      <w:r w:rsidRPr="00E244CD">
        <w:rPr>
          <w:rFonts w:ascii="Times New Roman" w:eastAsia="Times New Roman" w:hAnsi="Times New Roman" w:cs="Times New Roman"/>
          <w:sz w:val="24"/>
          <w:szCs w:val="24"/>
        </w:rPr>
        <w:t>Because there are no reference distributions for what constitutes a significant temporal genetic change, we use</w:t>
      </w:r>
      <w:ins w:id="405" w:author="Editor" w:date="2020-10-29T11:35:00Z">
        <w:r w:rsidR="00B75611" w:rsidRPr="00E244CD">
          <w:rPr>
            <w:rFonts w:ascii="Times New Roman" w:eastAsia="Times New Roman" w:hAnsi="Times New Roman" w:cs="Times New Roman"/>
            <w:sz w:val="24"/>
            <w:szCs w:val="24"/>
          </w:rPr>
          <w:t>d</w:t>
        </w:r>
      </w:ins>
      <w:r w:rsidRPr="00E244CD">
        <w:rPr>
          <w:rFonts w:ascii="Times New Roman" w:eastAsia="Times New Roman" w:hAnsi="Times New Roman" w:cs="Times New Roman"/>
          <w:sz w:val="24"/>
          <w:szCs w:val="24"/>
        </w:rPr>
        <w:t xml:space="preserve"> a permutation-based approach to generate a distribution of values to which an observed value can be compared</w:t>
      </w:r>
      <w:commentRangeEnd w:id="404"/>
      <w:r w:rsidR="00B75611" w:rsidRPr="00E244CD">
        <w:rPr>
          <w:rStyle w:val="CommentReference"/>
        </w:rPr>
        <w:commentReference w:id="404"/>
      </w:r>
      <w:r w:rsidRPr="00E244CD">
        <w:rPr>
          <w:rFonts w:ascii="Times New Roman" w:eastAsia="Times New Roman" w:hAnsi="Times New Roman" w:cs="Times New Roman"/>
          <w:sz w:val="24"/>
          <w:szCs w:val="24"/>
        </w:rPr>
        <w:t>.</w:t>
      </w:r>
      <w:ins w:id="406" w:author="Editor" w:date="2020-10-29T08:38:00Z">
        <w:r w:rsidR="002E5FED" w:rsidRPr="00E244CD">
          <w:rPr>
            <w:rFonts w:ascii="Times New Roman" w:eastAsia="Times New Roman" w:hAnsi="Times New Roman" w:cs="Times New Roman"/>
            <w:sz w:val="24"/>
            <w:szCs w:val="24"/>
          </w:rPr>
          <w:t xml:space="preserve"> </w:t>
        </w:r>
      </w:ins>
      <w:commentRangeStart w:id="407"/>
      <w:ins w:id="408" w:author="Editor" w:date="2020-10-29T08:41:00Z">
        <w:r w:rsidR="002E5FED" w:rsidRPr="00E244CD">
          <w:rPr>
            <w:rFonts w:ascii="Times New Roman" w:eastAsia="Times New Roman" w:hAnsi="Times New Roman" w:cs="Times New Roman"/>
            <w:sz w:val="24"/>
            <w:szCs w:val="24"/>
          </w:rPr>
          <w:t xml:space="preserve">For each </w:t>
        </w:r>
      </w:ins>
      <w:ins w:id="409" w:author="Editor" w:date="2020-10-29T08:44:00Z">
        <w:r w:rsidR="002E5FED" w:rsidRPr="00E244CD">
          <w:rPr>
            <w:rFonts w:ascii="Times New Roman" w:eastAsia="Times New Roman" w:hAnsi="Times New Roman" w:cs="Times New Roman"/>
            <w:sz w:val="24"/>
            <w:szCs w:val="24"/>
          </w:rPr>
          <w:t xml:space="preserve">of the two </w:t>
        </w:r>
      </w:ins>
      <w:ins w:id="410" w:author="Editor" w:date="2020-10-29T08:41:00Z">
        <w:r w:rsidR="002E5FED" w:rsidRPr="00E244CD">
          <w:rPr>
            <w:rFonts w:ascii="Times New Roman" w:eastAsia="Times New Roman" w:hAnsi="Times New Roman" w:cs="Times New Roman"/>
            <w:sz w:val="24"/>
            <w:szCs w:val="24"/>
          </w:rPr>
          <w:t>input genotypic matri</w:t>
        </w:r>
      </w:ins>
      <w:ins w:id="411" w:author="Editor" w:date="2020-10-29T08:45:00Z">
        <w:r w:rsidR="002E5FED" w:rsidRPr="00E244CD">
          <w:rPr>
            <w:rFonts w:ascii="Times New Roman" w:eastAsia="Times New Roman" w:hAnsi="Times New Roman" w:cs="Times New Roman"/>
            <w:sz w:val="24"/>
            <w:szCs w:val="24"/>
          </w:rPr>
          <w:t>ces</w:t>
        </w:r>
      </w:ins>
      <w:ins w:id="412" w:author="Editor" w:date="2020-10-29T08:47:00Z">
        <w:r w:rsidR="00F94105" w:rsidRPr="00E244CD">
          <w:rPr>
            <w:rFonts w:ascii="Times New Roman" w:eastAsia="Times New Roman" w:hAnsi="Times New Roman" w:cs="Times New Roman"/>
            <w:sz w:val="24"/>
            <w:szCs w:val="24"/>
          </w:rPr>
          <w:t>, which were</w:t>
        </w:r>
      </w:ins>
      <w:ins w:id="413" w:author="Editor" w:date="2020-10-29T08:41:00Z">
        <w:r w:rsidR="002E5FED" w:rsidRPr="00E244CD">
          <w:rPr>
            <w:rFonts w:ascii="Times New Roman" w:eastAsia="Times New Roman" w:hAnsi="Times New Roman" w:cs="Times New Roman"/>
            <w:sz w:val="24"/>
            <w:szCs w:val="24"/>
          </w:rPr>
          <w:t xml:space="preserve"> </w:t>
        </w:r>
      </w:ins>
      <w:ins w:id="414" w:author="Editor" w:date="2020-10-29T08:48:00Z">
        <w:r w:rsidR="00F94105" w:rsidRPr="00E244CD">
          <w:rPr>
            <w:rFonts w:ascii="Times New Roman" w:eastAsia="Times New Roman" w:hAnsi="Times New Roman" w:cs="Times New Roman"/>
            <w:sz w:val="24"/>
            <w:szCs w:val="24"/>
          </w:rPr>
          <w:t>obtained</w:t>
        </w:r>
      </w:ins>
      <w:ins w:id="415" w:author="Editor" w:date="2020-10-29T08:41:00Z">
        <w:r w:rsidR="002E5FED" w:rsidRPr="00E244CD">
          <w:rPr>
            <w:rFonts w:ascii="Times New Roman" w:eastAsia="Times New Roman" w:hAnsi="Times New Roman" w:cs="Times New Roman"/>
            <w:sz w:val="24"/>
            <w:szCs w:val="24"/>
          </w:rPr>
          <w:t xml:space="preserve"> from </w:t>
        </w:r>
      </w:ins>
      <w:ins w:id="416" w:author="Editor" w:date="2020-10-29T08:48:00Z">
        <w:r w:rsidR="00F94105" w:rsidRPr="00E244CD">
          <w:rPr>
            <w:rFonts w:ascii="Times New Roman" w:eastAsia="Times New Roman" w:hAnsi="Times New Roman" w:cs="Times New Roman"/>
            <w:sz w:val="24"/>
            <w:szCs w:val="24"/>
          </w:rPr>
          <w:t xml:space="preserve">two </w:t>
        </w:r>
      </w:ins>
      <w:ins w:id="417" w:author="Editor" w:date="2020-10-29T08:41:00Z">
        <w:r w:rsidR="002E5FED" w:rsidRPr="00E244CD">
          <w:rPr>
            <w:rFonts w:ascii="Times New Roman" w:eastAsia="Times New Roman" w:hAnsi="Times New Roman" w:cs="Times New Roman"/>
            <w:sz w:val="24"/>
            <w:szCs w:val="24"/>
          </w:rPr>
          <w:t>temporally distinct sample</w:t>
        </w:r>
      </w:ins>
      <w:ins w:id="418" w:author="Editor" w:date="2020-10-29T08:45:00Z">
        <w:r w:rsidR="002E5FED" w:rsidRPr="00E244CD">
          <w:rPr>
            <w:rFonts w:ascii="Times New Roman" w:eastAsia="Times New Roman" w:hAnsi="Times New Roman" w:cs="Times New Roman"/>
            <w:sz w:val="24"/>
            <w:szCs w:val="24"/>
          </w:rPr>
          <w:t>s</w:t>
        </w:r>
      </w:ins>
      <w:commentRangeEnd w:id="407"/>
      <w:ins w:id="419" w:author="Editor" w:date="2020-10-29T08:46:00Z">
        <w:r w:rsidR="00F94105" w:rsidRPr="00E244CD">
          <w:rPr>
            <w:rStyle w:val="CommentReference"/>
          </w:rPr>
          <w:commentReference w:id="407"/>
        </w:r>
      </w:ins>
      <w:ins w:id="420" w:author="Editor" w:date="2020-10-29T08:41:00Z">
        <w:r w:rsidR="002E5FED" w:rsidRPr="00E244CD">
          <w:rPr>
            <w:rFonts w:ascii="Times New Roman" w:eastAsia="Times New Roman" w:hAnsi="Times New Roman" w:cs="Times New Roman"/>
            <w:sz w:val="24"/>
            <w:szCs w:val="24"/>
          </w:rPr>
          <w:t xml:space="preserve">, we </w:t>
        </w:r>
      </w:ins>
      <w:ins w:id="421" w:author="Editor" w:date="2020-10-29T08:42:00Z">
        <w:r w:rsidR="002E5FED" w:rsidRPr="00E244CD">
          <w:rPr>
            <w:rFonts w:ascii="Times New Roman" w:eastAsia="Times New Roman" w:hAnsi="Times New Roman" w:cs="Times New Roman"/>
            <w:sz w:val="24"/>
            <w:szCs w:val="24"/>
          </w:rPr>
          <w:t>permuted the genotypes at each locus (see Fig. 1B for a simple example showing how we conducted the permutations, for a two-site landscape).</w:t>
        </w:r>
      </w:ins>
      <w:ins w:id="422" w:author="Editor" w:date="2020-10-29T08:44:00Z">
        <w:r w:rsidR="002E5FED" w:rsidRPr="00E244CD">
          <w:rPr>
            <w:rFonts w:ascii="Times New Roman" w:eastAsia="Times New Roman" w:hAnsi="Times New Roman" w:cs="Times New Roman"/>
            <w:sz w:val="24"/>
            <w:szCs w:val="24"/>
          </w:rPr>
          <w:t xml:space="preserve"> </w:t>
        </w:r>
      </w:ins>
      <w:ins w:id="423" w:author="Editor" w:date="2020-10-29T08:45:00Z">
        <w:r w:rsidR="002E5FED" w:rsidRPr="00E244CD">
          <w:rPr>
            <w:rFonts w:ascii="Times New Roman" w:eastAsia="Times New Roman" w:hAnsi="Times New Roman" w:cs="Times New Roman"/>
            <w:sz w:val="24"/>
            <w:szCs w:val="24"/>
          </w:rPr>
          <w:t xml:space="preserve">Permutations were performed </w:t>
        </w:r>
      </w:ins>
      <w:ins w:id="424" w:author="Editor" w:date="2020-10-29T08:44:00Z">
        <w:r w:rsidR="002E5FED" w:rsidRPr="00E244CD">
          <w:rPr>
            <w:rFonts w:ascii="Times New Roman" w:eastAsia="Times New Roman" w:hAnsi="Times New Roman" w:cs="Times New Roman"/>
            <w:sz w:val="24"/>
            <w:szCs w:val="24"/>
          </w:rPr>
          <w:t xml:space="preserve">using the </w:t>
        </w:r>
        <w:r w:rsidR="002E5FED" w:rsidRPr="00E244CD">
          <w:rPr>
            <w:rFonts w:ascii="Times New Roman" w:eastAsia="Times New Roman" w:hAnsi="Times New Roman" w:cs="Times New Roman"/>
            <w:i/>
            <w:sz w:val="24"/>
            <w:szCs w:val="24"/>
          </w:rPr>
          <w:t>poppr</w:t>
        </w:r>
        <w:r w:rsidR="002E5FED" w:rsidRPr="00E244CD">
          <w:rPr>
            <w:rFonts w:ascii="Times New Roman" w:eastAsia="Times New Roman" w:hAnsi="Times New Roman" w:cs="Times New Roman"/>
            <w:sz w:val="24"/>
            <w:szCs w:val="24"/>
          </w:rPr>
          <w:t xml:space="preserve"> R package (see </w:t>
        </w:r>
        <w:r w:rsidR="002E5FED" w:rsidRPr="00E244CD">
          <w:rPr>
            <w:rFonts w:ascii="Times New Roman" w:eastAsia="Times New Roman" w:hAnsi="Times New Roman" w:cs="Times New Roman"/>
            <w:i/>
            <w:sz w:val="24"/>
            <w:szCs w:val="24"/>
          </w:rPr>
          <w:t>Software</w:t>
        </w:r>
        <w:r w:rsidR="002E5FED" w:rsidRPr="00E244CD">
          <w:rPr>
            <w:rFonts w:ascii="Times New Roman" w:eastAsia="Times New Roman" w:hAnsi="Times New Roman" w:cs="Times New Roman"/>
            <w:sz w:val="24"/>
            <w:szCs w:val="24"/>
          </w:rPr>
          <w:t>)</w:t>
        </w:r>
      </w:ins>
      <w:ins w:id="425" w:author="Editor" w:date="2020-10-29T08:45:00Z">
        <w:r w:rsidR="002E5FED" w:rsidRPr="00E244CD">
          <w:rPr>
            <w:rFonts w:ascii="Times New Roman" w:eastAsia="Times New Roman" w:hAnsi="Times New Roman" w:cs="Times New Roman"/>
            <w:sz w:val="24"/>
            <w:szCs w:val="24"/>
          </w:rPr>
          <w:t xml:space="preserve"> </w:t>
        </w:r>
      </w:ins>
      <w:ins w:id="426" w:author="Editor" w:date="2020-10-29T08:48:00Z">
        <w:r w:rsidR="00F94105" w:rsidRPr="00E244CD">
          <w:rPr>
            <w:rFonts w:ascii="Times New Roman" w:eastAsia="Times New Roman" w:hAnsi="Times New Roman" w:cs="Times New Roman"/>
            <w:sz w:val="24"/>
            <w:szCs w:val="24"/>
          </w:rPr>
          <w:t>to</w:t>
        </w:r>
      </w:ins>
      <w:ins w:id="427" w:author="Editor" w:date="2020-10-29T08:45:00Z">
        <w:r w:rsidR="002E5FED" w:rsidRPr="00E244CD">
          <w:rPr>
            <w:rFonts w:ascii="Times New Roman" w:eastAsia="Times New Roman" w:hAnsi="Times New Roman" w:cs="Times New Roman"/>
            <w:sz w:val="24"/>
            <w:szCs w:val="24"/>
          </w:rPr>
          <w:t xml:space="preserve"> maintain allelic structure and heterozygosity </w:t>
        </w:r>
        <w:r w:rsidR="002E5FED" w:rsidRPr="00E244CD">
          <w:rPr>
            <w:rFonts w:ascii="Times New Roman" w:eastAsia="Times New Roman" w:hAnsi="Times New Roman" w:cs="Times New Roman"/>
            <w:sz w:val="24"/>
            <w:szCs w:val="24"/>
          </w:rPr>
          <w:fldChar w:fldCharType="begin" w:fldLock="1"/>
        </w:r>
        <w:r w:rsidR="002E5FED" w:rsidRPr="00E244CD">
          <w:rPr>
            <w:rFonts w:ascii="Times New Roman" w:eastAsia="Times New Roman" w:hAnsi="Times New Roman" w:cs="Times New Roman"/>
            <w:sz w:val="24"/>
            <w:szCs w:val="24"/>
          </w:rPr>
          <w: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[46]","plainTextFormattedCitation":"[46]","previouslyFormattedCitation":"[47]"},"properties":{"noteIndex":0},"schema":"https://github.com/citation-style-language/schema/raw/master/csl-citation.json"}</w:instrText>
        </w:r>
        <w:r w:rsidR="002E5FED" w:rsidRPr="00E244CD">
          <w:rPr>
            <w:rFonts w:ascii="Times New Roman" w:eastAsia="Times New Roman" w:hAnsi="Times New Roman" w:cs="Times New Roman"/>
            <w:sz w:val="24"/>
            <w:szCs w:val="24"/>
          </w:rPr>
          <w:fldChar w:fldCharType="separate"/>
        </w:r>
        <w:r w:rsidR="002E5FED" w:rsidRPr="00E244CD">
          <w:rPr>
            <w:rFonts w:ascii="Times New Roman" w:eastAsia="Times New Roman" w:hAnsi="Times New Roman" w:cs="Times New Roman"/>
            <w:noProof/>
            <w:sz w:val="24"/>
            <w:szCs w:val="24"/>
          </w:rPr>
          <w:t>[46]</w:t>
        </w:r>
        <w:r w:rsidR="002E5FED" w:rsidRPr="00E244CD">
          <w:rPr>
            <w:rFonts w:ascii="Times New Roman" w:eastAsia="Times New Roman" w:hAnsi="Times New Roman" w:cs="Times New Roman"/>
            <w:sz w:val="24"/>
            <w:szCs w:val="24"/>
          </w:rPr>
          <w:fldChar w:fldCharType="end"/>
        </w:r>
        <w:r w:rsidR="002E5FED" w:rsidRPr="00E244CD">
          <w:rPr>
            <w:rFonts w:ascii="Times New Roman" w:eastAsia="Times New Roman" w:hAnsi="Times New Roman" w:cs="Times New Roman"/>
            <w:sz w:val="24"/>
            <w:szCs w:val="24"/>
          </w:rPr>
          <w:t>.</w:t>
        </w:r>
      </w:ins>
    </w:p>
    <w:p w14:paraId="5E90054A" w14:textId="181C3560" w:rsidR="00760250" w:rsidRPr="00E244CD" w:rsidRDefault="00760250">
      <w:pPr>
        <w:spacing w:after="0" w:line="480" w:lineRule="auto"/>
        <w:ind w:firstLine="720"/>
        <w:rPr>
          <w:rFonts w:ascii="Times New Roman" w:eastAsia="Times New Roman" w:hAnsi="Times New Roman" w:cs="Times New Roman"/>
          <w:sz w:val="24"/>
          <w:szCs w:val="24"/>
        </w:rPr>
        <w:pPrChange w:id="428" w:author="Editor" w:date="2020-10-29T20:29:00Z">
          <w:pPr>
            <w:spacing w:before="240" w:after="240" w:line="480" w:lineRule="auto"/>
          </w:pPr>
        </w:pPrChange>
      </w:pPr>
      <w:del w:id="429" w:author="Editor" w:date="2020-10-29T08:45:00Z">
        <w:r w:rsidRPr="00E244CD" w:rsidDel="002E5FED">
          <w:rPr>
            <w:rFonts w:ascii="Times New Roman" w:eastAsia="Times New Roman" w:hAnsi="Times New Roman" w:cs="Times New Roman"/>
            <w:sz w:val="24"/>
            <w:szCs w:val="24"/>
          </w:rPr>
          <w:delText xml:space="preserve">Testing the significance of TGI involved permuting the input genotypic matrices. Here, we </w:delText>
        </w:r>
      </w:del>
      <w:del w:id="430" w:author="Editor" w:date="2020-10-29T08:42:00Z">
        <w:r w:rsidRPr="00E244CD" w:rsidDel="002E5FED">
          <w:rPr>
            <w:rFonts w:ascii="Times New Roman" w:eastAsia="Times New Roman" w:hAnsi="Times New Roman" w:cs="Times New Roman"/>
            <w:sz w:val="24"/>
            <w:szCs w:val="24"/>
          </w:rPr>
          <w:delText xml:space="preserve">permuted the genotypes at each locus </w:delText>
        </w:r>
      </w:del>
      <w:del w:id="431" w:author="Editor" w:date="2020-10-29T08:45:00Z">
        <w:r w:rsidRPr="00E244CD" w:rsidDel="002E5FED">
          <w:rPr>
            <w:rFonts w:ascii="Times New Roman" w:eastAsia="Times New Roman" w:hAnsi="Times New Roman" w:cs="Times New Roman"/>
            <w:sz w:val="24"/>
            <w:szCs w:val="24"/>
          </w:rPr>
          <w:delText xml:space="preserve">in the same way in both time samples </w:delText>
        </w:r>
      </w:del>
      <w:del w:id="432" w:author="Editor" w:date="2020-10-29T08:42:00Z">
        <w:r w:rsidRPr="00E244CD" w:rsidDel="002E5FED">
          <w:rPr>
            <w:rFonts w:ascii="Times New Roman" w:eastAsia="Times New Roman" w:hAnsi="Times New Roman" w:cs="Times New Roman"/>
            <w:sz w:val="24"/>
            <w:szCs w:val="24"/>
          </w:rPr>
          <w:delText>(see Fig. 1</w:delText>
        </w:r>
      </w:del>
      <w:del w:id="433" w:author="Editor" w:date="2020-10-26T23:42:00Z">
        <w:r w:rsidRPr="00E244CD" w:rsidDel="00813CD6">
          <w:rPr>
            <w:rFonts w:ascii="Times New Roman" w:eastAsia="Times New Roman" w:hAnsi="Times New Roman" w:cs="Times New Roman"/>
            <w:sz w:val="24"/>
            <w:szCs w:val="24"/>
          </w:rPr>
          <w:delText xml:space="preserve"> </w:delText>
        </w:r>
      </w:del>
      <w:del w:id="434" w:author="Editor" w:date="2020-10-29T08:42:00Z">
        <w:r w:rsidRPr="00E244CD" w:rsidDel="002E5FED">
          <w:rPr>
            <w:rFonts w:ascii="Times New Roman" w:eastAsia="Times New Roman" w:hAnsi="Times New Roman" w:cs="Times New Roman"/>
            <w:sz w:val="24"/>
            <w:szCs w:val="24"/>
          </w:rPr>
          <w:delText>B for a simple example showing how we conducted the permutations, for a two-site landscape)</w:delText>
        </w:r>
      </w:del>
      <w:del w:id="435" w:author="Editor" w:date="2020-10-29T08:45:00Z">
        <w:r w:rsidRPr="00E244CD" w:rsidDel="002E5FED">
          <w:rPr>
            <w:rFonts w:ascii="Times New Roman" w:eastAsia="Times New Roman" w:hAnsi="Times New Roman" w:cs="Times New Roman"/>
            <w:sz w:val="24"/>
            <w:szCs w:val="24"/>
          </w:rPr>
          <w:delText xml:space="preserve"> </w:delText>
        </w:r>
      </w:del>
      <w:del w:id="436" w:author="Editor" w:date="2020-10-29T08:42:00Z">
        <w:r w:rsidRPr="00E244CD" w:rsidDel="002E5FED">
          <w:rPr>
            <w:rFonts w:ascii="Times New Roman" w:eastAsia="Times New Roman" w:hAnsi="Times New Roman" w:cs="Times New Roman"/>
            <w:sz w:val="24"/>
            <w:szCs w:val="24"/>
          </w:rPr>
          <w:delText xml:space="preserve">using the </w:delText>
        </w:r>
        <w:r w:rsidRPr="00E244CD" w:rsidDel="002E5FED">
          <w:rPr>
            <w:rFonts w:ascii="Times New Roman" w:eastAsia="Times New Roman" w:hAnsi="Times New Roman" w:cs="Times New Roman"/>
            <w:i/>
            <w:sz w:val="24"/>
            <w:szCs w:val="24"/>
          </w:rPr>
          <w:delText>poppr</w:delText>
        </w:r>
        <w:r w:rsidRPr="00E244CD" w:rsidDel="002E5FED">
          <w:rPr>
            <w:rFonts w:ascii="Times New Roman" w:eastAsia="Times New Roman" w:hAnsi="Times New Roman" w:cs="Times New Roman"/>
            <w:sz w:val="24"/>
            <w:szCs w:val="24"/>
          </w:rPr>
          <w:delText xml:space="preserve"> R package (see </w:delText>
        </w:r>
        <w:r w:rsidRPr="00E244CD" w:rsidDel="002E5FED">
          <w:rPr>
            <w:rFonts w:ascii="Times New Roman" w:eastAsia="Times New Roman" w:hAnsi="Times New Roman" w:cs="Times New Roman"/>
            <w:i/>
            <w:sz w:val="24"/>
            <w:szCs w:val="24"/>
          </w:rPr>
          <w:delText>Software</w:delText>
        </w:r>
        <w:r w:rsidRPr="00E244CD" w:rsidDel="002E5FED">
          <w:rPr>
            <w:rFonts w:ascii="Times New Roman" w:eastAsia="Times New Roman" w:hAnsi="Times New Roman" w:cs="Times New Roman"/>
            <w:sz w:val="24"/>
            <w:szCs w:val="24"/>
          </w:rPr>
          <w:delText xml:space="preserve">). </w:delText>
        </w:r>
      </w:del>
      <w:del w:id="437" w:author="Editor" w:date="2020-10-29T08:45:00Z">
        <w:r w:rsidRPr="00E244CD" w:rsidDel="002E5FED">
          <w:rPr>
            <w:rFonts w:ascii="Times New Roman" w:eastAsia="Times New Roman" w:hAnsi="Times New Roman" w:cs="Times New Roman"/>
            <w:sz w:val="24"/>
            <w:szCs w:val="24"/>
          </w:rPr>
          <w:delText>This permutation was chosen</w:delText>
        </w:r>
      </w:del>
      <w:r w:rsidRPr="00E244CD">
        <w:rPr>
          <w:rFonts w:ascii="Times New Roman" w:eastAsia="Times New Roman" w:hAnsi="Times New Roman" w:cs="Times New Roman"/>
          <w:sz w:val="24"/>
          <w:szCs w:val="24"/>
        </w:rPr>
        <w:t xml:space="preserve"> </w:t>
      </w:r>
      <w:del w:id="438" w:author="Editor" w:date="2020-10-29T08:45:00Z">
        <w:r w:rsidRPr="00E244CD" w:rsidDel="002E5FED">
          <w:rPr>
            <w:rFonts w:ascii="Times New Roman" w:eastAsia="Times New Roman" w:hAnsi="Times New Roman" w:cs="Times New Roman"/>
            <w:sz w:val="24"/>
            <w:szCs w:val="24"/>
          </w:rPr>
          <w:delText xml:space="preserve">because it maintains allelic structure and heterozygosity </w:delText>
        </w:r>
        <w:r w:rsidRPr="00E244CD" w:rsidDel="002E5FED">
          <w:rPr>
            <w:rFonts w:ascii="Times New Roman" w:eastAsia="Times New Roman" w:hAnsi="Times New Roman" w:cs="Times New Roman"/>
            <w:sz w:val="24"/>
            <w:szCs w:val="24"/>
          </w:rPr>
          <w:fldChar w:fldCharType="begin" w:fldLock="1"/>
        </w:r>
        <w:r w:rsidRPr="00E244CD" w:rsidDel="002E5FED">
          <w:rPr>
            <w:rFonts w:ascii="Times New Roman" w:eastAsia="Times New Roman" w:hAnsi="Times New Roman" w:cs="Times New Roman"/>
            <w:sz w:val="24"/>
            <w:szCs w:val="24"/>
          </w:rPr>
          <w:delInstrText>ADDIN CSL_CITATION {"citationItems":[{"id":"ITEM-1","itemData":{"DOI":"10.1046/j.1471-8278.2000.00014.x","ISSN":"14718278","abstract":"Linkage disequilibrium is an ubiquitous biological phenomenon. However a common metric for disequilibrium - the index of association or IA - is dependent on sample size. In this paper we present a modification of IA that removes this dependency. This method has been implemented in a software package.","author":[{"dropping-particle":"","family":"Agapow","given":"Paul Michael","non-dropping-particle":"","parse-names":false,"suffix":""},{"dropping-particle":"","family":"Burt","given":"Austin","non-dropping-particle":"","parse-names":false,"suffix":""}],"container-title":"Molecular Ecology Notes","id":"ITEM-1","issue":"1-2","issued":{"date-parts":[["2001"]]},"page":"101-102","title":"Indices of multilocus linkage disequilibrium","type":"article-journal","volume":"1"},"uris":["http://www.mendeley.com/documents/?uuid=7c529bf8-96c8-4c1a-9db6-c7e336498f76"]}],"mendeley":{"formattedCitation":"[46]","plainTextFormattedCitation":"[46]","previouslyFormattedCitation":"[47]"},"properties":{"noteIndex":0},"schema":"https://github.com/citation-style-language/schema/raw/master/csl-citation.json"}</w:delInstrText>
        </w:r>
        <w:r w:rsidRPr="00E244CD" w:rsidDel="002E5FED">
          <w:rPr>
            <w:rFonts w:ascii="Times New Roman" w:eastAsia="Times New Roman" w:hAnsi="Times New Roman" w:cs="Times New Roman"/>
            <w:sz w:val="24"/>
            <w:szCs w:val="24"/>
          </w:rPr>
          <w:fldChar w:fldCharType="separate"/>
        </w:r>
        <w:r w:rsidRPr="00E244CD" w:rsidDel="002E5FED">
          <w:rPr>
            <w:rFonts w:ascii="Times New Roman" w:eastAsia="Times New Roman" w:hAnsi="Times New Roman" w:cs="Times New Roman"/>
            <w:noProof/>
            <w:sz w:val="24"/>
            <w:szCs w:val="24"/>
          </w:rPr>
          <w:delText>[46]</w:delText>
        </w:r>
        <w:r w:rsidRPr="00E244CD" w:rsidDel="002E5FED">
          <w:rPr>
            <w:rFonts w:ascii="Times New Roman" w:eastAsia="Times New Roman" w:hAnsi="Times New Roman" w:cs="Times New Roman"/>
            <w:sz w:val="24"/>
            <w:szCs w:val="24"/>
          </w:rPr>
          <w:fldChar w:fldCharType="end"/>
        </w:r>
        <w:r w:rsidRPr="00E244CD" w:rsidDel="002E5FED">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 xml:space="preserve">We used 999 permutations </w:t>
      </w:r>
      <w:del w:id="439" w:author="Editor" w:date="2020-10-29T11:33:00Z">
        <w:r w:rsidRPr="00E244CD" w:rsidDel="00B75611">
          <w:rPr>
            <w:rFonts w:ascii="Times New Roman" w:eastAsia="Times New Roman" w:hAnsi="Times New Roman" w:cs="Times New Roman"/>
            <w:sz w:val="24"/>
            <w:szCs w:val="24"/>
          </w:rPr>
          <w:delText xml:space="preserve">in </w:delText>
        </w:r>
      </w:del>
      <w:ins w:id="440" w:author="Editor" w:date="2020-10-29T11:33:00Z">
        <w:r w:rsidR="00B75611" w:rsidRPr="00E244CD">
          <w:rPr>
            <w:rFonts w:ascii="Times New Roman" w:eastAsia="Times New Roman" w:hAnsi="Times New Roman" w:cs="Times New Roman"/>
            <w:sz w:val="24"/>
            <w:szCs w:val="24"/>
          </w:rPr>
          <w:t xml:space="preserve">for </w:t>
        </w:r>
      </w:ins>
      <w:r w:rsidRPr="00E244CD">
        <w:rPr>
          <w:rFonts w:ascii="Times New Roman" w:eastAsia="Times New Roman" w:hAnsi="Times New Roman" w:cs="Times New Roman"/>
          <w:sz w:val="24"/>
          <w:szCs w:val="24"/>
        </w:rPr>
        <w:t>all analyses.</w:t>
      </w:r>
    </w:p>
    <w:p w14:paraId="5627CAF0" w14:textId="77777777" w:rsidR="00760250" w:rsidRPr="00E244CD" w:rsidRDefault="00760250">
      <w:pPr>
        <w:spacing w:after="0" w:line="480" w:lineRule="auto"/>
        <w:rPr>
          <w:rFonts w:ascii="Times New Roman" w:eastAsia="Times New Roman" w:hAnsi="Times New Roman" w:cs="Times New Roman"/>
          <w:sz w:val="24"/>
          <w:szCs w:val="24"/>
        </w:rPr>
        <w:pPrChange w:id="441" w:author="Editor" w:date="2020-10-29T20:29:00Z">
          <w:pPr>
            <w:spacing w:before="240" w:after="240" w:line="480" w:lineRule="auto"/>
          </w:pPr>
        </w:pPrChange>
      </w:pPr>
    </w:p>
    <w:p w14:paraId="4FA137F9" w14:textId="77777777" w:rsidR="00760250" w:rsidRPr="00E244CD" w:rsidRDefault="00760250">
      <w:pPr>
        <w:pStyle w:val="Heading2"/>
        <w:pPrChange w:id="442" w:author="Editor" w:date="2020-10-29T20:29:00Z">
          <w:pPr>
            <w:spacing w:before="240" w:after="240" w:line="480" w:lineRule="auto"/>
          </w:pPr>
        </w:pPrChange>
      </w:pPr>
      <w:r w:rsidRPr="00E244CD">
        <w:rPr>
          <w:lang w:val="en-US"/>
        </w:rPr>
        <w:t>Genetic distance</w:t>
      </w:r>
    </w:p>
    <w:p w14:paraId="76ED1CAD" w14:textId="2E649728" w:rsidR="00760250" w:rsidRPr="00E244CD" w:rsidRDefault="00760250">
      <w:pPr>
        <w:spacing w:after="0" w:line="480" w:lineRule="auto"/>
        <w:ind w:firstLine="720"/>
        <w:rPr>
          <w:rFonts w:ascii="Times New Roman" w:eastAsia="Times New Roman" w:hAnsi="Times New Roman" w:cs="Times New Roman"/>
          <w:i/>
          <w:sz w:val="24"/>
          <w:szCs w:val="24"/>
        </w:rPr>
        <w:pPrChange w:id="443" w:author="Editor" w:date="2020-10-29T20:29:00Z">
          <w:pPr>
            <w:spacing w:before="240" w:after="240" w:line="480" w:lineRule="auto"/>
          </w:pPr>
        </w:pPrChange>
      </w:pPr>
      <w:r w:rsidRPr="00E244CD">
        <w:rPr>
          <w:rFonts w:ascii="Times New Roman" w:eastAsia="Times New Roman" w:hAnsi="Times New Roman" w:cs="Times New Roman"/>
          <w:sz w:val="24"/>
          <w:szCs w:val="24"/>
        </w:rPr>
        <w:t xml:space="preserve">Genetic distances between </w:t>
      </w:r>
      <w:ins w:id="444" w:author="Editor" w:date="2020-10-28T23:05:00Z">
        <w:r w:rsidR="006A6EC4" w:rsidRPr="00E244CD">
          <w:rPr>
            <w:rFonts w:ascii="Times New Roman" w:eastAsia="Times New Roman" w:hAnsi="Times New Roman" w:cs="Times New Roman"/>
            <w:sz w:val="24"/>
            <w:szCs w:val="24"/>
          </w:rPr>
          <w:t xml:space="preserve">time </w:t>
        </w:r>
      </w:ins>
      <w:r w:rsidRPr="00E244CD">
        <w:rPr>
          <w:rFonts w:ascii="Times New Roman" w:eastAsia="Times New Roman" w:hAnsi="Times New Roman" w:cs="Times New Roman"/>
          <w:sz w:val="24"/>
          <w:szCs w:val="24"/>
        </w:rPr>
        <w:t xml:space="preserve">points </w:t>
      </w:r>
      <w:del w:id="445" w:author="Editor" w:date="2020-10-28T23:05:00Z">
        <w:r w:rsidRPr="00E244CD" w:rsidDel="006A6EC4">
          <w:rPr>
            <w:rFonts w:ascii="Times New Roman" w:eastAsia="Times New Roman" w:hAnsi="Times New Roman" w:cs="Times New Roman"/>
            <w:sz w:val="24"/>
            <w:szCs w:val="24"/>
          </w:rPr>
          <w:delText xml:space="preserve">in time </w:delText>
        </w:r>
      </w:del>
      <w:r w:rsidRPr="00E244CD">
        <w:rPr>
          <w:rFonts w:ascii="Times New Roman" w:eastAsia="Times New Roman" w:hAnsi="Times New Roman" w:cs="Times New Roman"/>
          <w:sz w:val="24"/>
          <w:szCs w:val="24"/>
        </w:rPr>
        <w:t xml:space="preserve">for a given location were calculated using </w:t>
      </w:r>
      <w:del w:id="446" w:author="Editor" w:date="2020-10-28T23:05:00Z">
        <w:r w:rsidRPr="00E244CD" w:rsidDel="006A6EC4">
          <w:rPr>
            <w:rFonts w:ascii="Times New Roman" w:eastAsia="Times New Roman" w:hAnsi="Times New Roman" w:cs="Times New Roman"/>
            <w:sz w:val="24"/>
            <w:szCs w:val="24"/>
          </w:rPr>
          <w:delText xml:space="preserve">the </w:delText>
        </w:r>
      </w:del>
      <w:r w:rsidRPr="00E244CD">
        <w:rPr>
          <w:rFonts w:ascii="Times New Roman" w:eastAsia="Times New Roman" w:hAnsi="Times New Roman" w:cs="Times New Roman"/>
          <w:sz w:val="24"/>
          <w:szCs w:val="24"/>
        </w:rPr>
        <w:t xml:space="preserve">Rogers’ genetic distance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{"citationItems":[{"id":"ITEM-1","itemData":{"author":[{"dropping-particle":"","family":"Rogers","given":"J.S.","non-dropping-particle":"","parse-names":false,"suffix":""}],"chapter-number":"4","container-title":"Studies in Genetics VII","editor":[{"dropping-particle":"","family":"Wheeler","given":"Marshall R.","non-dropping-particle":"","parse-names":false,"suffix":""}],"id":"ITEM-1","issued":{"date-parts":[["1972"]]},"page":"145-153","publisher":"The University of Texas","publisher-place":"Austin","title":"Measures of genetic similarity and genetic distances","type":"chapter"},"uris":["http://www.mendeley.com/documents/?uuid=e2f47413-304f-48e0-970f-b95fba975af9"]}],"mendeley":{"formattedCitation":"[47]","plainTextFormattedCitation":"[47]","previouslyFormattedCitation":"[48]"},"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[47]</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which is similar to the Euclidean genetic distance (see Annex A). </w:t>
      </w:r>
      <w:del w:id="447" w:author="Editor" w:date="2020-10-28T23:06:00Z">
        <w:r w:rsidRPr="00E244CD" w:rsidDel="006A6EC4">
          <w:rPr>
            <w:rFonts w:ascii="Times New Roman" w:eastAsia="Times New Roman" w:hAnsi="Times New Roman" w:cs="Times New Roman"/>
            <w:sz w:val="24"/>
            <w:szCs w:val="24"/>
          </w:rPr>
          <w:delText xml:space="preserve">It </w:delText>
        </w:r>
      </w:del>
      <w:ins w:id="448" w:author="Editor" w:date="2020-10-28T23:06:00Z">
        <w:r w:rsidR="006A6EC4" w:rsidRPr="00E244CD">
          <w:rPr>
            <w:rFonts w:ascii="Times New Roman" w:eastAsia="Times New Roman" w:hAnsi="Times New Roman" w:cs="Times New Roman"/>
            <w:sz w:val="24"/>
            <w:szCs w:val="24"/>
          </w:rPr>
          <w:t xml:space="preserve">Rogers’ distance </w:t>
        </w:r>
      </w:ins>
      <w:r w:rsidRPr="00E244CD">
        <w:rPr>
          <w:rFonts w:ascii="Times New Roman" w:eastAsia="Times New Roman" w:hAnsi="Times New Roman" w:cs="Times New Roman"/>
          <w:sz w:val="24"/>
          <w:szCs w:val="24"/>
        </w:rPr>
        <w:t xml:space="preserve">makes no assumptions about base-pair substitutions or time since separation and is </w:t>
      </w:r>
      <w:ins w:id="449" w:author="Editor" w:date="2020-10-29T07:38:00Z">
        <w:r w:rsidR="007C1503" w:rsidRPr="00E244CD">
          <w:rPr>
            <w:rFonts w:ascii="Times New Roman" w:eastAsia="Times New Roman" w:hAnsi="Times New Roman" w:cs="Times New Roman"/>
            <w:sz w:val="24"/>
            <w:szCs w:val="24"/>
          </w:rPr>
          <w:t xml:space="preserve">therefore </w:t>
        </w:r>
      </w:ins>
      <w:r w:rsidRPr="00E244CD">
        <w:rPr>
          <w:rFonts w:ascii="Times New Roman" w:eastAsia="Times New Roman" w:hAnsi="Times New Roman" w:cs="Times New Roman"/>
          <w:sz w:val="24"/>
          <w:szCs w:val="24"/>
        </w:rPr>
        <w:t xml:space="preserve">suitable to study short-term dynamics. </w:t>
      </w:r>
      <w:commentRangeStart w:id="450"/>
      <w:r w:rsidRPr="00E244CD">
        <w:rPr>
          <w:rFonts w:ascii="Times New Roman" w:eastAsia="Times New Roman" w:hAnsi="Times New Roman" w:cs="Times New Roman"/>
          <w:sz w:val="24"/>
          <w:szCs w:val="24"/>
        </w:rPr>
        <w:t xml:space="preserve">It has </w:t>
      </w:r>
      <w:ins w:id="451" w:author="Editor" w:date="2020-10-28T23:06:00Z">
        <w:r w:rsidR="006A6EC4" w:rsidRPr="00E244CD">
          <w:rPr>
            <w:rFonts w:ascii="Times New Roman" w:eastAsia="Times New Roman" w:hAnsi="Times New Roman" w:cs="Times New Roman"/>
            <w:sz w:val="24"/>
            <w:szCs w:val="24"/>
          </w:rPr>
          <w:t xml:space="preserve">most </w:t>
        </w:r>
      </w:ins>
      <w:r w:rsidRPr="00E244CD">
        <w:rPr>
          <w:rFonts w:ascii="Times New Roman" w:eastAsia="Times New Roman" w:hAnsi="Times New Roman" w:cs="Times New Roman"/>
          <w:sz w:val="24"/>
          <w:szCs w:val="24"/>
        </w:rPr>
        <w:t xml:space="preserve">recently been used to investigate spatial genetic structure in a pond turtle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{"citationItems":[{"id":"ITEM-1","itemData":{"DOI":"10.1111/jbi.13412","ISSN":"13652699","abstract":"Aim: Allele surfing remains poorly investigated in empirical studies due to a lack of explicit methods to detect it in natural populations. Here, we introduce a spatially explicit, sliding-window method to test hypotheses on how range expansions and geographic barriers impact neutral genetic structure using allele frequency data. We then use this approach to study the Ibero-Moroccan lineage of the European pond turtle, Emys orbicularis occidentalis, which recolonized the Iberian Peninsula from Africa. Location: Iberian Peninsula, Morocco. Methods: We generated a dataset of 453 genotyped individuals from 21 populations from throughout the E. o. occidentalis distribution at seven microsatellite loci. The microsatellite data were used to evaluate spatial patterns of genetic diversity and structure, as well as recent gene flow between populations. Using a spatially explicit, sliding-window approach, linear models and permutation tests, we tested for signals of allele surfing throughout the Iberian populations, including barriers to gene flow that may enhance the effect of founder events typical of range expansions. Finally, we tested for signatures of adaptation on identified surfing alleles using environmental association analysis. Results: Our study identified signatures of allele surfing throughout the range of Iberian populations. We did not find evidence that any of the loci studied are under natural selection. We therefore concluded that allele surfing has had a significant impact on genetic structure observed in E. o. occidentalis. Population isolation and fragmentation, due to habitat loss, further contribute to the present genetic differentiation between populations. Main conclusion: The sliding-window method proposed herein can help to identify alleles that underwent allele surfing at the front of range expansions. This study also highlights the role of genetic drift and geographic barriers in shaping the species’ genetic structure following population range expansions. Finally, we stress the importance of evaluating the existence of allele surfing processes in biogeographic and population genetic studies, relying on allele frequency analysis, for a better interpretation of contemporary patterns of intraspecific genetic structure.","author":[{"dropping-particle":"","family":"Pereira","given":"Paulo","non-dropping-particle":"","parse-names":false,"suffix":""},{"dropping-particle":"","family":"Teixeira","given":"José","non-dropping-particle":"","parse-names":false,"suffix":""},{"dropping-particle":"","family":"Velo-Antón","given":"Guillermo","non-dropping-particle":"","parse-names":false,"suffix":""}],"container-title":"Journal of Biogeography","id":"ITEM-1","issue":"9","issued":{"date-parts":[["2018"]]},"page":"2202-2215","title":"Allele surfing shaped the genetic structure of the European pond turtle via colonization and population expansion across the Iberian Peninsula from Africa","type":"article-journal","volume":"45"},"uris":["http://www.mendeley.com/documents/?uuid=38e02322-6ed5-476e-a0fe-17097992713c"]}],"mendeley":{"formattedCitation":"[48]","plainTextFormattedCitation":"[48]","previouslyFormattedCitation":"[49]"},"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[48]</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and a fungus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{"citationItems":[{"id":"ITEM-1","itemData":{"DOI":"10.1002/ece3.5639","ISSN":"20457758","abstract":"The environment has a strong influence on the abundance and distribution of plant pathogenic organisms and plays a major role in plant disease. Climatological factors may also alter the dynamics of the interactions between plant pathogens and their hosts. Nothophaeocryptopus (=Phaeocryptopus) gaeumannii, the causal agent of Swiss needle cast (SNC) of Douglas-fir, is endemic to western North America where it exists as two sympatric, reproductively isolated lineages. The abundance of this fungus and the severity of SNC are strongly influenced by climate. We used statistical and population genetic analyses to examine relationships between environment, pathogen population structure, and SNC severity. Although N. gaeumannii Lineage 2 in western Oregon and Washington was most abundant where SNC symptoms were most severe, we did not detect a significant relationship between Lineage 2 and disease severity. Warmer winter temperatures were inversely correlated with foliage retention (AFR) and positively correlated with the relative abundance of Lineage 2 (PL2). However when distance inland, which was strongly correlated with both AFR and PL2, was included in the model, there was no significant relationship between Lineage 2 and AFR. Spring/early summer dew point temperatures also were positively associated with total N. gaeumannii abundance (colonization index (CI)) and inversely correlated with AFR. Warmer summer mean temperatures were associated with lower CI and higher AFR. Our results suggest that the two lineages have overlapping environmental optima, but slightly different tolerance ranges. Lineage 2 was absent from more inland sites where winters are colder and summers are warm and dry, while Lineage 1 occurred at most sites across an environmental gradient suggesting broader environmental tolerance. These relationships suggest that climate influences the abundance and distribution of this ecologically important plant pathogen and may have played a role in the evolutionary divergence of these two cryptic fungal lineages.","author":[{"dropping-particle":"","family":"Bennett","given":"Patrick I.","non-dropping-particle":"","parse-names":false,"suffix":""},{"dropping-particle":"","family":"Stone","given":"Jeffrey K.","non-dropping-particle":"","parse-names":false,"suffix":""}],"container-title":"Ecology and Evolution","id":"ITEM-1","issue":"19","issued":{"date-parts":[["2019"]]},"page":"11379-11394","title":"Environmental variables associated with Nothophaeocryptopus gaeumannii population structure and Swiss needle cast severity in Western Oregon and Washington","type":"article-journal","volume":"9"},"uris":["http://www.mendeley.com/documents/?uuid=5b84ba76-0c77-4eef-97f7-1da7212b27bc"]}],"mendeley":{"formattedCitation":"[49]","plainTextFormattedCitation":"[49]","previouslyFormattedCitation":"[50]"},"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[49]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commentRangeEnd w:id="450"/>
      <w:r w:rsidR="007C1503" w:rsidRPr="00E244CD">
        <w:rPr>
          <w:rStyle w:val="CommentReference"/>
        </w:rPr>
        <w:commentReference w:id="450"/>
      </w:r>
      <w:r w:rsidRPr="00E244CD">
        <w:rPr>
          <w:rFonts w:ascii="Times New Roman" w:eastAsia="Times New Roman" w:hAnsi="Times New Roman" w:cs="Times New Roman"/>
          <w:sz w:val="24"/>
          <w:szCs w:val="24"/>
        </w:rPr>
        <w:t xml:space="preserve">We computed </w:t>
      </w:r>
      <w:del w:id="452" w:author="Editor" w:date="2020-10-28T23:06:00Z">
        <w:r w:rsidRPr="00E244CD" w:rsidDel="006A6EC4">
          <w:rPr>
            <w:rFonts w:ascii="Times New Roman" w:eastAsia="Times New Roman" w:hAnsi="Times New Roman" w:cs="Times New Roman"/>
            <w:sz w:val="24"/>
            <w:szCs w:val="24"/>
          </w:rPr>
          <w:delText xml:space="preserve">the </w:delText>
        </w:r>
      </w:del>
      <w:ins w:id="453" w:author="Editor" w:date="2020-10-28T23:06:00Z">
        <w:r w:rsidR="006A6EC4" w:rsidRPr="00E244CD">
          <w:rPr>
            <w:rFonts w:ascii="Times New Roman" w:eastAsia="Times New Roman" w:hAnsi="Times New Roman" w:cs="Times New Roman"/>
            <w:sz w:val="24"/>
            <w:szCs w:val="24"/>
          </w:rPr>
          <w:t xml:space="preserve">Rogers’ </w:t>
        </w:r>
      </w:ins>
      <w:r w:rsidRPr="00E244CD">
        <w:rPr>
          <w:rFonts w:ascii="Times New Roman" w:eastAsia="Times New Roman" w:hAnsi="Times New Roman" w:cs="Times New Roman"/>
          <w:sz w:val="24"/>
          <w:szCs w:val="24"/>
        </w:rPr>
        <w:t xml:space="preserve">distance using the </w:t>
      </w:r>
      <w:r w:rsidRPr="00E244CD">
        <w:rPr>
          <w:rFonts w:ascii="Times New Roman" w:eastAsia="Times New Roman" w:hAnsi="Times New Roman" w:cs="Times New Roman"/>
          <w:i/>
          <w:sz w:val="24"/>
          <w:szCs w:val="24"/>
        </w:rPr>
        <w:t>dist.genpop</w:t>
      </w:r>
      <w:r w:rsidRPr="00E244CD">
        <w:rPr>
          <w:rFonts w:ascii="Times New Roman" w:eastAsia="Times New Roman" w:hAnsi="Times New Roman" w:cs="Times New Roman"/>
          <w:sz w:val="24"/>
          <w:szCs w:val="24"/>
        </w:rPr>
        <w:t xml:space="preserve"> function from the </w:t>
      </w:r>
      <w:r w:rsidRPr="00E244CD">
        <w:rPr>
          <w:rFonts w:ascii="Times New Roman" w:eastAsia="Times New Roman" w:hAnsi="Times New Roman" w:cs="Times New Roman"/>
          <w:i/>
          <w:sz w:val="24"/>
          <w:szCs w:val="24"/>
        </w:rPr>
        <w:t xml:space="preserve">adegenet </w:t>
      </w:r>
      <w:r w:rsidRPr="00E244CD">
        <w:rPr>
          <w:rFonts w:ascii="Times New Roman" w:eastAsia="Times New Roman" w:hAnsi="Times New Roman" w:cs="Times New Roman"/>
          <w:sz w:val="24"/>
          <w:szCs w:val="24"/>
        </w:rPr>
        <w:t xml:space="preserve">R package (see </w:t>
      </w:r>
      <w:r w:rsidRPr="00E244CD">
        <w:rPr>
          <w:rFonts w:ascii="Times New Roman" w:eastAsia="Times New Roman" w:hAnsi="Times New Roman" w:cs="Times New Roman"/>
          <w:i/>
          <w:sz w:val="24"/>
          <w:szCs w:val="24"/>
        </w:rPr>
        <w:t>Software</w:t>
      </w:r>
      <w:r w:rsidRPr="00E244CD">
        <w:rPr>
          <w:rFonts w:ascii="Times New Roman" w:eastAsia="Times New Roman" w:hAnsi="Times New Roman" w:cs="Times New Roman"/>
          <w:sz w:val="24"/>
          <w:szCs w:val="24"/>
        </w:rPr>
        <w:t>).</w:t>
      </w:r>
    </w:p>
    <w:p w14:paraId="01721528" w14:textId="77777777" w:rsidR="00760250" w:rsidRPr="00E244CD" w:rsidRDefault="00760250">
      <w:pPr>
        <w:spacing w:after="0" w:line="480" w:lineRule="auto"/>
        <w:rPr>
          <w:rFonts w:ascii="Times New Roman" w:hAnsi="Times New Roman" w:cs="Times New Roman"/>
          <w:sz w:val="24"/>
          <w:szCs w:val="24"/>
        </w:rPr>
        <w:pPrChange w:id="454" w:author="Editor" w:date="2020-10-29T20:29:00Z">
          <w:pPr>
            <w:spacing w:before="240" w:line="480" w:lineRule="auto"/>
          </w:pPr>
        </w:pPrChange>
      </w:pPr>
      <w:bookmarkStart w:id="455" w:name="_Toc471728242"/>
      <w:bookmarkStart w:id="456" w:name="_Toc479591296"/>
    </w:p>
    <w:p w14:paraId="10A26033" w14:textId="77777777" w:rsidR="00760250" w:rsidRPr="00E244CD" w:rsidRDefault="00760250">
      <w:pPr>
        <w:pStyle w:val="Heading2"/>
        <w:pPrChange w:id="457" w:author="Editor" w:date="2020-10-29T20:29:00Z">
          <w:pPr>
            <w:spacing w:before="240" w:line="480" w:lineRule="auto"/>
          </w:pPr>
        </w:pPrChange>
      </w:pPr>
      <w:commentRangeStart w:id="458"/>
      <w:r w:rsidRPr="00E244CD">
        <w:rPr>
          <w:lang w:val="en-US"/>
        </w:rPr>
        <w:t>Simulation framework</w:t>
      </w:r>
      <w:bookmarkEnd w:id="455"/>
      <w:bookmarkEnd w:id="456"/>
      <w:commentRangeEnd w:id="458"/>
      <w:r w:rsidR="00B04106">
        <w:rPr>
          <w:rStyle w:val="CommentReference"/>
          <w:rFonts w:asciiTheme="minorHAnsi" w:hAnsiTheme="minorHAnsi" w:cstheme="minorBidi"/>
          <w:i w:val="0"/>
          <w:lang w:val="en-US"/>
        </w:rPr>
        <w:commentReference w:id="458"/>
      </w:r>
    </w:p>
    <w:p w14:paraId="40512EA3" w14:textId="0D881669" w:rsidR="00760250" w:rsidRPr="00E244CD" w:rsidRDefault="00760250">
      <w:pPr>
        <w:spacing w:after="0" w:line="480" w:lineRule="auto"/>
        <w:ind w:firstLine="720"/>
        <w:rPr>
          <w:rFonts w:ascii="Times New Roman" w:eastAsia="Times New Roman" w:hAnsi="Times New Roman" w:cs="Times New Roman"/>
          <w:sz w:val="24"/>
          <w:szCs w:val="24"/>
        </w:rPr>
        <w:pPrChange w:id="459" w:author="Editor" w:date="2020-10-29T20:29:00Z">
          <w:pPr>
            <w:spacing w:before="240" w:after="240" w:line="480" w:lineRule="auto"/>
          </w:pPr>
        </w:pPrChange>
      </w:pPr>
      <w:r w:rsidRPr="00E244CD">
        <w:rPr>
          <w:rFonts w:ascii="Times New Roman" w:eastAsia="Times New Roman" w:hAnsi="Times New Roman" w:cs="Times New Roman"/>
          <w:sz w:val="24"/>
          <w:szCs w:val="24"/>
        </w:rPr>
        <w:t xml:space="preserve">To simulate the dynamics of population genetic changes through time and test the performance of TGI, we used the spatially-explicit gene flow simulator </w:t>
      </w: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[44]</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simulates dispersal and mating of individuals across a landscape and allows the user to define </w:t>
      </w:r>
      <w:ins w:id="460" w:author="Editor" w:date="2020-10-29T08:50:00Z">
        <w:r w:rsidR="00F94105" w:rsidRPr="00E244CD">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initial genetic structure, spatial distribution of individuals, dispersal characteristics, and life</w:t>
      </w:r>
      <w:ins w:id="461" w:author="Editor" w:date="2020-10-29T10:47:00Z">
        <w:r w:rsidR="001C7C1F" w:rsidRPr="00E244CD">
          <w:rPr>
            <w:rFonts w:ascii="Times New Roman" w:eastAsia="Times New Roman" w:hAnsi="Times New Roman" w:cs="Times New Roman"/>
            <w:sz w:val="24"/>
            <w:szCs w:val="24"/>
          </w:rPr>
          <w:t xml:space="preserve"> </w:t>
        </w:r>
      </w:ins>
      <w:del w:id="462" w:author="Editor" w:date="2020-10-29T10:47:00Z">
        <w:r w:rsidRPr="00E244CD" w:rsidDel="001C7C1F">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history traits of the population. The physical landscape we simulated was a homogeneous</w:t>
      </w:r>
      <w:ins w:id="463" w:author="Editor" w:date="2020-10-29T10:59:00Z">
        <w:r w:rsidR="00E40D21" w:rsidRPr="00E244CD">
          <w:rPr>
            <w:rFonts w:ascii="Times New Roman" w:eastAsia="Times New Roman" w:hAnsi="Times New Roman" w:cs="Times New Roman"/>
            <w:sz w:val="24"/>
            <w:szCs w:val="24"/>
          </w:rPr>
          <w:t xml:space="preserve">, </w:t>
        </w:r>
      </w:ins>
      <w:del w:id="464" w:author="Editor" w:date="2020-10-29T10:59:00Z">
        <w:r w:rsidRPr="00E244CD" w:rsidDel="00E40D21">
          <w:rPr>
            <w:rFonts w:ascii="Times New Roman" w:eastAsia="Times New Roman" w:hAnsi="Times New Roman" w:cs="Times New Roman"/>
            <w:sz w:val="24"/>
            <w:szCs w:val="24"/>
          </w:rPr>
          <w:delText xml:space="preserve"> and </w:delText>
        </w:r>
      </w:del>
      <w:r w:rsidRPr="00E244CD">
        <w:rPr>
          <w:rFonts w:ascii="Times New Roman" w:eastAsia="Times New Roman" w:hAnsi="Times New Roman" w:cs="Times New Roman"/>
          <w:sz w:val="24"/>
          <w:szCs w:val="24"/>
        </w:rPr>
        <w:t xml:space="preserve">interconnected </w:t>
      </w:r>
      <w:ins w:id="465" w:author="Editor" w:date="2020-10-29T11:00:00Z">
        <w:r w:rsidR="00E40D21" w:rsidRPr="00E244CD">
          <w:rPr>
            <w:rFonts w:ascii="Times New Roman" w:eastAsia="Times New Roman" w:hAnsi="Times New Roman" w:cs="Times New Roman"/>
            <w:sz w:val="24"/>
            <w:szCs w:val="24"/>
          </w:rPr>
          <w:t xml:space="preserve">5 </w:t>
        </w:r>
        <w:r w:rsidR="00E40D21" w:rsidRPr="00E244CD">
          <w:rPr>
            <w:rFonts w:ascii="Times New Roman" w:eastAsia="Times New Roman" w:hAnsi="Times New Roman" w:cs="Times New Roman"/>
            <w:sz w:val="24"/>
            <w:szCs w:val="24"/>
          </w:rPr>
          <w:sym w:font="Symbol" w:char="F0B4"/>
        </w:r>
        <w:r w:rsidR="00E40D21" w:rsidRPr="00E244CD">
          <w:rPr>
            <w:rFonts w:ascii="Times New Roman" w:eastAsia="Times New Roman" w:hAnsi="Times New Roman" w:cs="Times New Roman"/>
            <w:sz w:val="24"/>
            <w:szCs w:val="24"/>
          </w:rPr>
          <w:t xml:space="preserve"> 5 </w:t>
        </w:r>
      </w:ins>
      <w:r w:rsidRPr="00E244CD">
        <w:rPr>
          <w:rFonts w:ascii="Times New Roman" w:eastAsia="Times New Roman" w:hAnsi="Times New Roman" w:cs="Times New Roman"/>
          <w:sz w:val="24"/>
          <w:szCs w:val="24"/>
        </w:rPr>
        <w:t>square grid</w:t>
      </w:r>
      <w:ins w:id="466" w:author="Editor" w:date="2020-10-29T11:00:00Z">
        <w:r w:rsidR="00E40D21"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w:t>
      </w:r>
      <w:del w:id="467" w:author="Editor" w:date="2020-10-29T11:00:00Z">
        <w:r w:rsidRPr="00E244CD" w:rsidDel="00E40D21">
          <w:rPr>
            <w:rFonts w:ascii="Times New Roman" w:eastAsia="Times New Roman" w:hAnsi="Times New Roman" w:cs="Times New Roman"/>
            <w:sz w:val="24"/>
            <w:szCs w:val="24"/>
          </w:rPr>
          <w:delText xml:space="preserve">containing 5 </w:delText>
        </w:r>
        <w:r w:rsidRPr="00E244CD" w:rsidDel="00E40D21">
          <w:rPr>
            <w:rFonts w:ascii="Times New Roman" w:eastAsia="Times New Roman" w:hAnsi="Times New Roman" w:cs="Times New Roman"/>
            <w:sz w:val="24"/>
            <w:szCs w:val="24"/>
          </w:rPr>
          <w:sym w:font="Symbol" w:char="F0B4"/>
        </w:r>
        <w:r w:rsidRPr="00E244CD" w:rsidDel="00E40D21">
          <w:rPr>
            <w:rFonts w:ascii="Times New Roman" w:eastAsia="Times New Roman" w:hAnsi="Times New Roman" w:cs="Times New Roman"/>
            <w:sz w:val="24"/>
            <w:szCs w:val="24"/>
          </w:rPr>
          <w:delText xml:space="preserve"> 5 cells, </w:delText>
        </w:r>
      </w:del>
      <w:ins w:id="468" w:author="Editor" w:date="2020-10-29T08:51:00Z">
        <w:r w:rsidR="00F94105" w:rsidRPr="00E244CD">
          <w:rPr>
            <w:rFonts w:ascii="Times New Roman" w:eastAsia="Times New Roman" w:hAnsi="Times New Roman" w:cs="Times New Roman"/>
            <w:sz w:val="24"/>
            <w:szCs w:val="24"/>
          </w:rPr>
          <w:t xml:space="preserve">with </w:t>
        </w:r>
      </w:ins>
      <w:r w:rsidRPr="00E244CD">
        <w:rPr>
          <w:rFonts w:ascii="Times New Roman" w:eastAsia="Times New Roman" w:hAnsi="Times New Roman" w:cs="Times New Roman"/>
          <w:sz w:val="24"/>
          <w:szCs w:val="24"/>
        </w:rPr>
        <w:t xml:space="preserve">each </w:t>
      </w:r>
      <w:ins w:id="469" w:author="Editor" w:date="2020-10-29T11:00:00Z">
        <w:r w:rsidR="00E40D21" w:rsidRPr="00E244CD">
          <w:rPr>
            <w:rFonts w:ascii="Times New Roman" w:eastAsia="Times New Roman" w:hAnsi="Times New Roman" w:cs="Times New Roman"/>
            <w:sz w:val="24"/>
            <w:szCs w:val="24"/>
          </w:rPr>
          <w:t xml:space="preserve">of the 25 </w:t>
        </w:r>
      </w:ins>
      <w:r w:rsidRPr="00E244CD">
        <w:rPr>
          <w:rFonts w:ascii="Times New Roman" w:eastAsia="Times New Roman" w:hAnsi="Times New Roman" w:cs="Times New Roman"/>
          <w:sz w:val="24"/>
          <w:szCs w:val="24"/>
        </w:rPr>
        <w:t>cell</w:t>
      </w:r>
      <w:ins w:id="470" w:author="Editor" w:date="2020-10-29T11:00:00Z">
        <w:r w:rsidR="00E40D21" w:rsidRPr="00E244CD">
          <w:rPr>
            <w:rFonts w:ascii="Times New Roman" w:eastAsia="Times New Roman" w:hAnsi="Times New Roman" w:cs="Times New Roman"/>
            <w:sz w:val="24"/>
            <w:szCs w:val="24"/>
          </w:rPr>
          <w:t>s</w:t>
        </w:r>
      </w:ins>
      <w:r w:rsidRPr="00E244CD">
        <w:rPr>
          <w:rFonts w:ascii="Times New Roman" w:eastAsia="Times New Roman" w:hAnsi="Times New Roman" w:cs="Times New Roman"/>
          <w:sz w:val="24"/>
          <w:szCs w:val="24"/>
        </w:rPr>
        <w:t xml:space="preserve"> representing a population. Each population had a maximum carrying capacity of 50 individuals</w:t>
      </w:r>
      <w:ins w:id="471" w:author="Editor" w:date="2020-10-29T11:00:00Z">
        <w:r w:rsidR="00E40D21" w:rsidRPr="00E244CD">
          <w:rPr>
            <w:rFonts w:ascii="Times New Roman" w:eastAsia="Times New Roman" w:hAnsi="Times New Roman" w:cs="Times New Roman"/>
            <w:sz w:val="24"/>
            <w:szCs w:val="24"/>
          </w:rPr>
          <w:t>, and</w:t>
        </w:r>
      </w:ins>
      <w:del w:id="472" w:author="Editor" w:date="2020-10-29T11:00:00Z">
        <w:r w:rsidRPr="00E244CD" w:rsidDel="00E40D21">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moveToRangeStart w:id="473" w:author="Editor" w:date="2020-10-26T23:44:00Z" w:name="move54648312"/>
      <w:moveTo w:id="474" w:author="Editor" w:date="2020-10-26T23:44:00Z">
        <w:del w:id="475" w:author="Editor" w:date="2020-10-29T11:01:00Z">
          <w:r w:rsidR="00813CD6" w:rsidRPr="00E244CD" w:rsidDel="00E40D21">
            <w:rPr>
              <w:rFonts w:ascii="Times New Roman" w:eastAsia="Times New Roman" w:hAnsi="Times New Roman" w:cs="Times New Roman"/>
              <w:sz w:val="24"/>
              <w:szCs w:val="24"/>
            </w:rPr>
            <w:delText>T</w:delText>
          </w:r>
        </w:del>
      </w:moveTo>
      <w:ins w:id="476" w:author="Editor" w:date="2020-10-29T11:01:00Z">
        <w:r w:rsidR="00E40D21" w:rsidRPr="00E244CD">
          <w:rPr>
            <w:rFonts w:ascii="Times New Roman" w:eastAsia="Times New Roman" w:hAnsi="Times New Roman" w:cs="Times New Roman"/>
            <w:sz w:val="24"/>
            <w:szCs w:val="24"/>
          </w:rPr>
          <w:t>t</w:t>
        </w:r>
      </w:ins>
      <w:moveTo w:id="477" w:author="Editor" w:date="2020-10-26T23:44:00Z">
        <w:r w:rsidR="00813CD6" w:rsidRPr="00E244CD">
          <w:rPr>
            <w:rFonts w:ascii="Times New Roman" w:eastAsia="Times New Roman" w:hAnsi="Times New Roman" w:cs="Times New Roman"/>
            <w:sz w:val="24"/>
            <w:szCs w:val="24"/>
          </w:rPr>
          <w:t>he populated landscape</w:t>
        </w:r>
        <w:del w:id="478" w:author="Editor" w:date="2020-10-29T08:52:00Z">
          <w:r w:rsidR="00813CD6" w:rsidRPr="00E244CD" w:rsidDel="00F94105">
            <w:rPr>
              <w:rFonts w:ascii="Times New Roman" w:eastAsia="Times New Roman" w:hAnsi="Times New Roman" w:cs="Times New Roman"/>
              <w:sz w:val="24"/>
              <w:szCs w:val="24"/>
            </w:rPr>
            <w:delText>,</w:delText>
          </w:r>
        </w:del>
        <w:r w:rsidR="00813CD6" w:rsidRPr="00E244CD">
          <w:rPr>
            <w:rFonts w:ascii="Times New Roman" w:eastAsia="Times New Roman" w:hAnsi="Times New Roman" w:cs="Times New Roman"/>
            <w:sz w:val="24"/>
            <w:szCs w:val="24"/>
          </w:rPr>
          <w:t xml:space="preserve"> therefore</w:t>
        </w:r>
        <w:del w:id="479" w:author="Editor" w:date="2020-10-29T08:52:00Z">
          <w:r w:rsidR="00813CD6" w:rsidRPr="00E244CD" w:rsidDel="00F94105">
            <w:rPr>
              <w:rFonts w:ascii="Times New Roman" w:eastAsia="Times New Roman" w:hAnsi="Times New Roman" w:cs="Times New Roman"/>
              <w:sz w:val="24"/>
              <w:szCs w:val="24"/>
            </w:rPr>
            <w:delText>,</w:delText>
          </w:r>
        </w:del>
        <w:r w:rsidR="00813CD6" w:rsidRPr="00E244CD">
          <w:rPr>
            <w:rFonts w:ascii="Times New Roman" w:eastAsia="Times New Roman" w:hAnsi="Times New Roman" w:cs="Times New Roman"/>
            <w:sz w:val="24"/>
            <w:szCs w:val="24"/>
          </w:rPr>
          <w:t xml:space="preserve"> contained a maximum of 1</w:t>
        </w:r>
      </w:moveTo>
      <w:ins w:id="480" w:author="Editor" w:date="2020-10-29T08:52:00Z">
        <w:r w:rsidR="00F94105" w:rsidRPr="00E244CD">
          <w:rPr>
            <w:rFonts w:ascii="Times New Roman" w:eastAsia="Times New Roman" w:hAnsi="Times New Roman" w:cs="Times New Roman"/>
            <w:sz w:val="24"/>
            <w:szCs w:val="24"/>
          </w:rPr>
          <w:t>,</w:t>
        </w:r>
      </w:ins>
      <w:moveTo w:id="481" w:author="Editor" w:date="2020-10-26T23:44:00Z">
        <w:r w:rsidR="00813CD6" w:rsidRPr="00E244CD">
          <w:rPr>
            <w:rFonts w:ascii="Times New Roman" w:eastAsia="Times New Roman" w:hAnsi="Times New Roman" w:cs="Times New Roman"/>
            <w:sz w:val="24"/>
            <w:szCs w:val="24"/>
          </w:rPr>
          <w:t>250</w:t>
        </w:r>
      </w:moveTo>
      <w:ins w:id="482" w:author="Editor" w:date="2020-10-30T08:34:00Z">
        <w:r w:rsidR="00BD5B94">
          <w:rPr>
            <w:rFonts w:ascii="Times New Roman" w:eastAsia="Times New Roman" w:hAnsi="Times New Roman" w:cs="Times New Roman"/>
            <w:sz w:val="24"/>
            <w:szCs w:val="24"/>
          </w:rPr>
          <w:t xml:space="preserve"> </w:t>
        </w:r>
        <w:r w:rsidR="00BD5B94" w:rsidRPr="00E244CD">
          <w:rPr>
            <w:rFonts w:ascii="Times New Roman" w:hAnsi="Times New Roman" w:cs="Times New Roman"/>
            <w:sz w:val="24"/>
            <w:szCs w:val="24"/>
          </w:rPr>
          <w:t>(</w:t>
        </w:r>
        <w:r w:rsidR="00BD5B94">
          <w:rPr>
            <w:rFonts w:ascii="Times New Roman" w:hAnsi="Times New Roman" w:cs="Times New Roman"/>
            <w:sz w:val="24"/>
            <w:szCs w:val="24"/>
          </w:rPr>
          <w:t>25</w:t>
        </w:r>
        <w:r w:rsidR="00BD5B94" w:rsidRPr="00E244CD">
          <w:rPr>
            <w:rFonts w:ascii="Times New Roman" w:hAnsi="Times New Roman" w:cs="Times New Roman"/>
            <w:sz w:val="24"/>
            <w:szCs w:val="24"/>
          </w:rPr>
          <w:t xml:space="preserve"> × </w:t>
        </w:r>
        <w:r w:rsidR="00BD5B94">
          <w:rPr>
            <w:rFonts w:ascii="Times New Roman" w:hAnsi="Times New Roman" w:cs="Times New Roman"/>
            <w:sz w:val="24"/>
            <w:szCs w:val="24"/>
          </w:rPr>
          <w:t>50</w:t>
        </w:r>
        <w:r w:rsidR="00BD5B94" w:rsidRPr="00E244CD">
          <w:rPr>
            <w:rFonts w:ascii="Times New Roman" w:hAnsi="Times New Roman" w:cs="Times New Roman"/>
            <w:sz w:val="24"/>
            <w:szCs w:val="24"/>
          </w:rPr>
          <w:t xml:space="preserve">) </w:t>
        </w:r>
      </w:ins>
      <w:moveTo w:id="483" w:author="Editor" w:date="2020-10-26T23:44:00Z">
        <w:del w:id="484" w:author="Editor" w:date="2020-10-30T08:34:00Z">
          <w:r w:rsidR="00813CD6" w:rsidRPr="00E244CD" w:rsidDel="00BD5B94">
            <w:rPr>
              <w:rFonts w:ascii="Times New Roman" w:eastAsia="Times New Roman" w:hAnsi="Times New Roman" w:cs="Times New Roman"/>
              <w:sz w:val="24"/>
              <w:szCs w:val="24"/>
            </w:rPr>
            <w:delText xml:space="preserve"> </w:delText>
          </w:r>
        </w:del>
        <w:r w:rsidR="00813CD6" w:rsidRPr="00E244CD">
          <w:rPr>
            <w:rFonts w:ascii="Times New Roman" w:eastAsia="Times New Roman" w:hAnsi="Times New Roman" w:cs="Times New Roman"/>
            <w:sz w:val="24"/>
            <w:szCs w:val="24"/>
          </w:rPr>
          <w:t xml:space="preserve">individuals. </w:t>
        </w:r>
      </w:moveTo>
      <w:moveToRangeEnd w:id="473"/>
      <w:r w:rsidRPr="00E244CD">
        <w:rPr>
          <w:rFonts w:ascii="Times New Roman" w:eastAsia="Times New Roman" w:hAnsi="Times New Roman" w:cs="Times New Roman"/>
          <w:sz w:val="24"/>
          <w:szCs w:val="24"/>
        </w:rPr>
        <w:t xml:space="preserve">Distance between populations was </w:t>
      </w:r>
      <w:del w:id="485" w:author="Editor" w:date="2020-10-29T11:01:00Z">
        <w:r w:rsidRPr="00E244CD" w:rsidDel="00E40D21">
          <w:rPr>
            <w:rFonts w:ascii="Times New Roman" w:eastAsia="Times New Roman" w:hAnsi="Times New Roman" w:cs="Times New Roman"/>
            <w:sz w:val="24"/>
            <w:szCs w:val="24"/>
          </w:rPr>
          <w:delText xml:space="preserve">simply </w:delText>
        </w:r>
      </w:del>
      <w:r w:rsidRPr="00E244CD">
        <w:rPr>
          <w:rFonts w:ascii="Times New Roman" w:eastAsia="Times New Roman" w:hAnsi="Times New Roman" w:cs="Times New Roman"/>
          <w:sz w:val="24"/>
          <w:szCs w:val="24"/>
        </w:rPr>
        <w:t xml:space="preserve">set as the Euclidean geographic distance. </w:t>
      </w:r>
      <w:moveFromRangeStart w:id="486" w:author="Editor" w:date="2020-10-26T23:44:00Z" w:name="move54648312"/>
      <w:moveFrom w:id="487" w:author="Editor" w:date="2020-10-26T23:44:00Z">
        <w:r w:rsidRPr="00E244CD" w:rsidDel="00813CD6">
          <w:rPr>
            <w:rFonts w:ascii="Times New Roman" w:eastAsia="Times New Roman" w:hAnsi="Times New Roman" w:cs="Times New Roman"/>
            <w:sz w:val="24"/>
            <w:szCs w:val="24"/>
          </w:rPr>
          <w:t xml:space="preserve">The populated landscape, therefore, contained a maximum of 1250 individuals. </w:t>
        </w:r>
      </w:moveFrom>
      <w:moveFromRangeEnd w:id="486"/>
      <w:r w:rsidRPr="00E244CD">
        <w:rPr>
          <w:rFonts w:ascii="Times New Roman" w:eastAsia="Times New Roman" w:hAnsi="Times New Roman" w:cs="Times New Roman"/>
          <w:sz w:val="24"/>
          <w:szCs w:val="24"/>
        </w:rPr>
        <w:t xml:space="preserve">The genotypic information of each </w:t>
      </w:r>
      <w:ins w:id="488" w:author="Editor" w:date="2020-10-29T11:02:00Z">
        <w:r w:rsidR="00E40D21" w:rsidRPr="00E244CD">
          <w:rPr>
            <w:rFonts w:ascii="Times New Roman" w:eastAsia="Times New Roman" w:hAnsi="Times New Roman" w:cs="Times New Roman"/>
            <w:sz w:val="24"/>
            <w:szCs w:val="24"/>
          </w:rPr>
          <w:t xml:space="preserve">individual </w:t>
        </w:r>
      </w:ins>
      <w:del w:id="489" w:author="Editor" w:date="2020-10-29T08:52:00Z">
        <w:r w:rsidRPr="00E244CD" w:rsidDel="00F94105">
          <w:rPr>
            <w:rFonts w:ascii="Times New Roman" w:eastAsia="Times New Roman" w:hAnsi="Times New Roman" w:cs="Times New Roman"/>
            <w:sz w:val="24"/>
            <w:szCs w:val="24"/>
          </w:rPr>
          <w:delText xml:space="preserve">individual was recorded and </w:delText>
        </w:r>
      </w:del>
      <w:r w:rsidRPr="00E244CD">
        <w:rPr>
          <w:rFonts w:ascii="Times New Roman" w:eastAsia="Times New Roman" w:hAnsi="Times New Roman" w:cs="Times New Roman"/>
          <w:sz w:val="24"/>
          <w:szCs w:val="24"/>
        </w:rPr>
        <w:t xml:space="preserve">consisted of 100 neutral, unlinked, bi-allelic </w:t>
      </w:r>
      <w:del w:id="490" w:author="Editor" w:date="2020-10-29T08:53:00Z">
        <w:r w:rsidRPr="00E244CD" w:rsidDel="00F94105">
          <w:rPr>
            <w:rFonts w:ascii="Times New Roman" w:eastAsia="Times New Roman" w:hAnsi="Times New Roman" w:cs="Times New Roman"/>
            <w:sz w:val="24"/>
            <w:szCs w:val="24"/>
          </w:rPr>
          <w:delText xml:space="preserve">SNP </w:delText>
        </w:r>
      </w:del>
      <w:ins w:id="491" w:author="Editor" w:date="2020-10-29T08:53:00Z">
        <w:r w:rsidR="00F94105" w:rsidRPr="00E244CD">
          <w:rPr>
            <w:rFonts w:ascii="Times New Roman" w:eastAsia="Times New Roman" w:hAnsi="Times New Roman" w:cs="Times New Roman"/>
            <w:sz w:val="24"/>
            <w:szCs w:val="24"/>
          </w:rPr>
          <w:t xml:space="preserve">single nucleotide polymorphism (SNP) </w:t>
        </w:r>
      </w:ins>
      <w:r w:rsidRPr="00E244CD">
        <w:rPr>
          <w:rFonts w:ascii="Times New Roman" w:eastAsia="Times New Roman" w:hAnsi="Times New Roman" w:cs="Times New Roman"/>
          <w:sz w:val="24"/>
          <w:szCs w:val="24"/>
        </w:rPr>
        <w:t xml:space="preserve">loci. </w:t>
      </w:r>
      <w:moveFromRangeStart w:id="492" w:author="Editor" w:date="2020-10-29T10:53:00Z" w:name="move54861241"/>
      <w:moveFrom w:id="493" w:author="Editor" w:date="2020-10-29T10:53:00Z">
        <w:r w:rsidRPr="00E244CD" w:rsidDel="00996F04">
          <w:rPr>
            <w:rFonts w:ascii="Times New Roman" w:eastAsia="Times New Roman" w:hAnsi="Times New Roman" w:cs="Times New Roman"/>
            <w:sz w:val="24"/>
            <w:szCs w:val="24"/>
          </w:rPr>
          <w:t xml:space="preserve">Sampling was done before and after the event unless otherwise specified. </w:t>
        </w:r>
      </w:moveFrom>
      <w:moveFromRangeEnd w:id="492"/>
      <w:r w:rsidRPr="00E244CD">
        <w:rPr>
          <w:rFonts w:ascii="Times New Roman" w:eastAsia="Times New Roman" w:hAnsi="Times New Roman" w:cs="Times New Roman"/>
          <w:sz w:val="24"/>
          <w:szCs w:val="24"/>
        </w:rPr>
        <w:t xml:space="preserve">The mutation rate was set at </w:t>
      </w:r>
      <w:commentRangeStart w:id="494"/>
      <w:r w:rsidRPr="00E244CD">
        <w:rPr>
          <w:rFonts w:ascii="Times New Roman" w:eastAsia="Times New Roman" w:hAnsi="Times New Roman" w:cs="Times New Roman"/>
          <w:sz w:val="24"/>
          <w:szCs w:val="24"/>
        </w:rPr>
        <w:t>10</w:t>
      </w:r>
      <w:r w:rsidRPr="00E244CD">
        <w:rPr>
          <w:rFonts w:ascii="Times New Roman" w:eastAsia="Times New Roman" w:hAnsi="Times New Roman" w:cs="Times New Roman"/>
          <w:sz w:val="24"/>
          <w:szCs w:val="24"/>
          <w:vertAlign w:val="superscript"/>
        </w:rPr>
        <w:t>-8</w:t>
      </w:r>
      <w:r w:rsidRPr="00E244CD">
        <w:rPr>
          <w:rFonts w:ascii="Times New Roman" w:eastAsia="Times New Roman" w:hAnsi="Times New Roman" w:cs="Times New Roman"/>
          <w:sz w:val="24"/>
          <w:szCs w:val="24"/>
        </w:rPr>
        <w:t xml:space="preserve"> </w:t>
      </w:r>
      <w:commentRangeEnd w:id="494"/>
      <w:r w:rsidR="00813CD6" w:rsidRPr="00E244CD">
        <w:rPr>
          <w:rStyle w:val="CommentReference"/>
        </w:rPr>
        <w:commentReference w:id="494"/>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{"citationItems":[{"id":"ITEM-1","itemData":{"DOI":"10.1093/molbev/msx197","ISSN":"15371719","abstract":"It is commonly assumed that mitochondrial DNA (mtDNA) evolves at a faster rate than nuclear DNA (nuDNA) in animals. This has contributed to the popularity of mtDNA as a molecular marker in evolutionary studies. Analyzing 121 multilocus data sets and four phylogenomic data sets encompassing 4,676 species of animals, we demonstrate that the ratio ofmitochondrial over nuclear mutation rate is highly variable among animal taxa. In nonvertebrates, such as insects and arachnids, the ratio ofmtDNA over nuDNA mutation rate varies between 2 and 6, whereas it is above 20, on average, in vertebrates such as scaled reptiles and birds. Interestingly, this variation is sufficient to explain the previous report of a similar level of mitochondrial polymorphism, on average, between vertebrates and nonvertebrates, which was originally interpreted as reflecting the effect of pervasive positive selection. Our analysis rather indicates that the among-phyla homogeneity in within-species mtDNA diversity is due to a negative correlation between mtDNA per-generation mutation rate and effective population size, irrespective of the action of natural selection. Finally, we explore the variation in the absolute per-year mutation rate of both mtDNA and nuDNA using a reduced data set for which fossil calibration is available, and discuss the potential determinants of mutation rate variation across genomes and taxa. This study has important implications regarding DNA-based identification methods in predicting that mtDNA barcoding should be less reliable in nonvertebrates than in vertebrates.","author":[{"dropping-particle":"","family":"Allio","given":"Remi","non-dropping-particle":"","parse-names":false,"suffix":""},{"dropping-particle":"","family":"Donega","given":"Stefano","non-dropping-particle":"","parse-names":false,"suffix":""},{"dropping-particle":"","family":"Galtier","given":"Nicolas","non-dropping-particle":"","parse-names":false,"suffix":""},{"dropping-particle":"","family":"Nabholz","given":"Benoit","non-dropping-particle":"","parse-names":false,"suffix":""}],"container-title":"Molecular Biology and Evolution","id":"ITEM-1","issue":"11","issued":{"date-parts":[["2017"]]},"page":"2762-2772","title":"Large variation in the ratio of mitochondrial to nuclear mutation rate across animals: Implications for genetic diversity and the use of mitochondrial DNA as a molecular marker","type":"article-journal","volume":"34"},"uris":["http://www.mendeley.com/documents/?uuid=1bfabed9-585b-49eb-a9ac-2e5e6b5c8bf6"]}],"mendeley":{"formattedCitation":"[50]","plainTextFormattedCitation":"[50]","previouslyFormattedCitation":"[51]"},"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[50]</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w:t>
      </w:r>
    </w:p>
    <w:p w14:paraId="05770BB5" w14:textId="295F2F69" w:rsidR="00760250" w:rsidRPr="00E244CD" w:rsidDel="00996F04" w:rsidRDefault="00760250">
      <w:pPr>
        <w:autoSpaceDE w:val="0"/>
        <w:autoSpaceDN w:val="0"/>
        <w:adjustRightInd w:val="0"/>
        <w:spacing w:after="0" w:line="480" w:lineRule="auto"/>
        <w:ind w:firstLine="720"/>
        <w:rPr>
          <w:del w:id="495" w:author="Editor" w:date="2020-10-29T10:51:00Z"/>
          <w:rFonts w:ascii="Times New Roman" w:hAnsi="Times New Roman" w:cs="Times New Roman"/>
          <w:sz w:val="24"/>
          <w:szCs w:val="24"/>
        </w:rPr>
        <w:pPrChange w:id="496" w:author="Editor" w:date="2020-10-29T20:29:00Z">
          <w:pPr>
            <w:autoSpaceDE w:val="0"/>
            <w:autoSpaceDN w:val="0"/>
            <w:adjustRightInd w:val="0"/>
            <w:spacing w:before="240" w:after="0" w:line="480" w:lineRule="auto"/>
          </w:pPr>
        </w:pPrChange>
      </w:pPr>
      <w:del w:id="497" w:author="Editor" w:date="2020-10-29T10:51:00Z">
        <w:r w:rsidRPr="00E244CD" w:rsidDel="00996F04">
          <w:rPr>
            <w:rFonts w:ascii="Times New Roman" w:eastAsia="Times New Roman" w:hAnsi="Times New Roman" w:cs="Times New Roman"/>
            <w:sz w:val="24"/>
            <w:szCs w:val="24"/>
          </w:rPr>
          <w:delText>We simulated 180 replicates for each scenario</w:delText>
        </w:r>
        <w:r w:rsidRPr="00E244CD" w:rsidDel="00996F04">
          <w:rPr>
            <w:rFonts w:ascii="Times New Roman" w:hAnsi="Times New Roman" w:cs="Times New Roman"/>
            <w:sz w:val="24"/>
            <w:szCs w:val="24"/>
          </w:rPr>
          <w:delText xml:space="preserve"> (see below)</w:delText>
        </w:r>
        <w:r w:rsidRPr="00E244CD" w:rsidDel="00996F04">
          <w:rPr>
            <w:rFonts w:ascii="Times New Roman" w:eastAsia="Times New Roman" w:hAnsi="Times New Roman" w:cs="Times New Roman"/>
            <w:sz w:val="24"/>
            <w:szCs w:val="24"/>
          </w:rPr>
          <w:delText xml:space="preserve">. For each replicate, we initialized the simulation with random and unique allocations of alleles among individuals, therefore approaching maximum diversity </w:delText>
        </w:r>
        <w:r w:rsidRPr="00E244CD" w:rsidDel="00996F04">
          <w:rPr>
            <w:rFonts w:ascii="Times New Roman" w:eastAsia="Times New Roman" w:hAnsi="Times New Roman" w:cs="Times New Roman"/>
            <w:sz w:val="24"/>
            <w:szCs w:val="24"/>
          </w:rPr>
          <w:fldChar w:fldCharType="begin" w:fldLock="1"/>
        </w:r>
        <w:r w:rsidRPr="00E244CD" w:rsidDel="00996F04">
          <w:rPr>
            <w:rFonts w:ascii="Times New Roman" w:eastAsia="Times New Roman" w:hAnsi="Times New Roman" w:cs="Times New Roman"/>
            <w:sz w:val="24"/>
            <w:szCs w:val="24"/>
          </w:rPr>
          <w:del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[51]","plainTextFormattedCitation":"[51]","previouslyFormattedCitation":"[52]"},"properties":{"noteIndex":0},"schema":"https://github.com/citation-style-language/schema/raw/master/csl-citation.json"}</w:delInstrText>
        </w:r>
        <w:r w:rsidRPr="00E244CD" w:rsidDel="00996F04">
          <w:rPr>
            <w:rFonts w:ascii="Times New Roman" w:eastAsia="Times New Roman" w:hAnsi="Times New Roman" w:cs="Times New Roman"/>
            <w:sz w:val="24"/>
            <w:szCs w:val="24"/>
          </w:rPr>
          <w:fldChar w:fldCharType="separate"/>
        </w:r>
        <w:r w:rsidRPr="00E244CD" w:rsidDel="00996F04">
          <w:rPr>
            <w:rFonts w:ascii="Times New Roman" w:eastAsia="Times New Roman" w:hAnsi="Times New Roman" w:cs="Times New Roman"/>
            <w:noProof/>
            <w:sz w:val="24"/>
            <w:szCs w:val="24"/>
          </w:rPr>
          <w:delText>[51]</w:delText>
        </w:r>
        <w:r w:rsidRPr="00E244CD" w:rsidDel="00996F04">
          <w:rPr>
            <w:rFonts w:ascii="Times New Roman" w:eastAsia="Times New Roman" w:hAnsi="Times New Roman" w:cs="Times New Roman"/>
            <w:sz w:val="24"/>
            <w:szCs w:val="24"/>
          </w:rPr>
          <w:fldChar w:fldCharType="end"/>
        </w:r>
        <w:r w:rsidRPr="00E244CD" w:rsidDel="00996F04">
          <w:rPr>
            <w:rFonts w:ascii="Times New Roman" w:eastAsia="Times New Roman" w:hAnsi="Times New Roman" w:cs="Times New Roman"/>
            <w:sz w:val="24"/>
            <w:szCs w:val="24"/>
          </w:rPr>
          <w:delText xml:space="preserve">. Those parameters were chosen as a compromise between realism and computational time limitations, and </w:delText>
        </w:r>
        <w:r w:rsidRPr="00E244CD" w:rsidDel="00996F04">
          <w:rPr>
            <w:rFonts w:ascii="Times New Roman" w:hAnsi="Times New Roman" w:cs="Times New Roman"/>
            <w:sz w:val="24"/>
            <w:szCs w:val="24"/>
          </w:rPr>
          <w:delText xml:space="preserve">they seemed appropriate to produce the complex evolutionary dynamics necessary to produce reasonably realistic and useful simulated genetic data. </w:delText>
        </w:r>
        <w:r w:rsidRPr="00E244CD" w:rsidDel="00996F04">
          <w:rPr>
            <w:rFonts w:ascii="Times New Roman" w:eastAsia="Times New Roman" w:hAnsi="Times New Roman" w:cs="Times New Roman"/>
            <w:sz w:val="24"/>
            <w:szCs w:val="24"/>
          </w:rPr>
          <w:delText xml:space="preserve">Each simulation was run for 100 generations before a demographic event (see below) was imposed on up to three populations in the landscape. </w:delText>
        </w:r>
      </w:del>
      <w:del w:id="498" w:author="Editor" w:date="2020-10-29T08:59:00Z">
        <w:r w:rsidRPr="00E244CD" w:rsidDel="001B6501">
          <w:rPr>
            <w:rFonts w:ascii="Times New Roman" w:eastAsia="Times New Roman" w:hAnsi="Times New Roman" w:cs="Times New Roman"/>
            <w:sz w:val="24"/>
            <w:szCs w:val="24"/>
          </w:rPr>
          <w:delText xml:space="preserve">10 more </w:delText>
        </w:r>
      </w:del>
      <w:del w:id="499" w:author="Editor" w:date="2020-10-29T10:51:00Z">
        <w:r w:rsidRPr="00E244CD" w:rsidDel="00996F04">
          <w:rPr>
            <w:rFonts w:ascii="Times New Roman" w:eastAsia="Times New Roman" w:hAnsi="Times New Roman" w:cs="Times New Roman"/>
            <w:sz w:val="24"/>
            <w:szCs w:val="24"/>
          </w:rPr>
          <w:delText>generations were simulated after this event.</w:delText>
        </w:r>
      </w:del>
    </w:p>
    <w:p w14:paraId="4308CA83" w14:textId="4DE98A9F" w:rsidR="00760250" w:rsidRPr="00E244CD" w:rsidRDefault="00760250">
      <w:pPr>
        <w:autoSpaceDE w:val="0"/>
        <w:autoSpaceDN w:val="0"/>
        <w:adjustRightInd w:val="0"/>
        <w:spacing w:after="0" w:line="480" w:lineRule="auto"/>
        <w:ind w:firstLine="720"/>
        <w:rPr>
          <w:ins w:id="500" w:author="Editor" w:date="2020-10-29T08:58:00Z"/>
          <w:rFonts w:ascii="Times New Roman" w:eastAsia="Times New Roman" w:hAnsi="Times New Roman" w:cs="Times New Roman"/>
          <w:sz w:val="24"/>
          <w:szCs w:val="24"/>
        </w:rPr>
        <w:pPrChange w:id="501" w:author="Editor" w:date="2020-10-29T20:29:00Z">
          <w:pPr>
            <w:autoSpaceDE w:val="0"/>
            <w:autoSpaceDN w:val="0"/>
            <w:adjustRightInd w:val="0"/>
            <w:spacing w:before="240" w:after="0" w:line="480" w:lineRule="auto"/>
          </w:pPr>
        </w:pPrChange>
      </w:pPr>
      <w:r w:rsidRPr="00E244CD">
        <w:rPr>
          <w:rFonts w:ascii="Times New Roman" w:eastAsia="Times New Roman" w:hAnsi="Times New Roman" w:cs="Times New Roman"/>
          <w:sz w:val="24"/>
          <w:szCs w:val="24"/>
        </w:rPr>
        <w:t xml:space="preserve">Multiple demographic processes affect the spatial apportionment of genetic variation. For this study, we </w:t>
      </w:r>
      <w:del w:id="502" w:author="Editor" w:date="2020-10-29T08:55:00Z">
        <w:r w:rsidRPr="00E244CD" w:rsidDel="00F94105">
          <w:rPr>
            <w:rFonts w:ascii="Times New Roman" w:eastAsia="Times New Roman" w:hAnsi="Times New Roman" w:cs="Times New Roman"/>
            <w:sz w:val="24"/>
            <w:szCs w:val="24"/>
          </w:rPr>
          <w:delText xml:space="preserve">chose to </w:delText>
        </w:r>
      </w:del>
      <w:r w:rsidRPr="00E244CD">
        <w:rPr>
          <w:rFonts w:ascii="Times New Roman" w:eastAsia="Times New Roman" w:hAnsi="Times New Roman" w:cs="Times New Roman"/>
          <w:sz w:val="24"/>
          <w:szCs w:val="24"/>
        </w:rPr>
        <w:t>investigate</w:t>
      </w:r>
      <w:ins w:id="503" w:author="Editor" w:date="2020-10-29T08:55:00Z">
        <w:r w:rsidR="00F94105" w:rsidRPr="00E244CD">
          <w:rPr>
            <w:rFonts w:ascii="Times New Roman" w:eastAsia="Times New Roman" w:hAnsi="Times New Roman" w:cs="Times New Roman"/>
            <w:sz w:val="24"/>
            <w:szCs w:val="24"/>
          </w:rPr>
          <w:t>d</w:t>
        </w:r>
      </w:ins>
      <w:r w:rsidRPr="00E244CD">
        <w:rPr>
          <w:rFonts w:ascii="Times New Roman" w:eastAsia="Times New Roman" w:hAnsi="Times New Roman" w:cs="Times New Roman"/>
          <w:sz w:val="24"/>
          <w:szCs w:val="24"/>
        </w:rPr>
        <w:t xml:space="preserve"> the influence </w:t>
      </w:r>
      <w:commentRangeStart w:id="504"/>
      <w:r w:rsidRPr="00E244CD">
        <w:rPr>
          <w:rFonts w:ascii="Times New Roman" w:eastAsia="Times New Roman" w:hAnsi="Times New Roman" w:cs="Times New Roman"/>
          <w:sz w:val="24"/>
          <w:szCs w:val="24"/>
        </w:rPr>
        <w:t xml:space="preserve">of </w:t>
      </w:r>
      <w:ins w:id="505" w:author="Editor" w:date="2020-10-29T10:51:00Z">
        <w:r w:rsidR="00996F04" w:rsidRPr="00E244CD">
          <w:rPr>
            <w:rFonts w:ascii="Times New Roman" w:eastAsia="Times New Roman" w:hAnsi="Times New Roman" w:cs="Times New Roman"/>
            <w:sz w:val="24"/>
            <w:szCs w:val="24"/>
          </w:rPr>
          <w:t>a single demographic event</w:t>
        </w:r>
      </w:ins>
      <w:commentRangeEnd w:id="504"/>
      <w:ins w:id="506" w:author="Editor" w:date="2020-10-29T10:52:00Z">
        <w:r w:rsidR="00996F04" w:rsidRPr="00E244CD">
          <w:rPr>
            <w:rStyle w:val="CommentReference"/>
          </w:rPr>
          <w:commentReference w:id="504"/>
        </w:r>
      </w:ins>
      <w:ins w:id="507" w:author="Editor" w:date="2020-10-29T10:51:00Z">
        <w:r w:rsidR="00996F04"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immigration from a previously isolated population. </w:t>
      </w:r>
      <w:del w:id="508" w:author="Editor" w:date="2020-10-29T08:55:00Z">
        <w:r w:rsidRPr="00E244CD" w:rsidDel="00F94105">
          <w:rPr>
            <w:rFonts w:ascii="Times New Roman" w:eastAsia="Times New Roman" w:hAnsi="Times New Roman" w:cs="Times New Roman"/>
            <w:sz w:val="24"/>
            <w:szCs w:val="24"/>
          </w:rPr>
          <w:delText>When modelling immigration, w</w:delText>
        </w:r>
      </w:del>
      <w:ins w:id="509" w:author="Editor" w:date="2020-10-29T08:55:00Z">
        <w:r w:rsidR="00F94105" w:rsidRPr="00E244CD">
          <w:rPr>
            <w:rFonts w:ascii="Times New Roman" w:eastAsia="Times New Roman" w:hAnsi="Times New Roman" w:cs="Times New Roman"/>
            <w:sz w:val="24"/>
            <w:szCs w:val="24"/>
          </w:rPr>
          <w:t>W</w:t>
        </w:r>
      </w:ins>
      <w:r w:rsidRPr="00E244CD">
        <w:rPr>
          <w:rFonts w:ascii="Times New Roman" w:eastAsia="Times New Roman" w:hAnsi="Times New Roman" w:cs="Times New Roman"/>
          <w:sz w:val="24"/>
          <w:szCs w:val="24"/>
        </w:rPr>
        <w:t>e simulated immigration from a population that was separate from our 5</w:t>
      </w:r>
      <w:ins w:id="510" w:author="Editor" w:date="2020-10-29T11:03:00Z">
        <w:r w:rsidR="00E40D21"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sym w:font="Symbol" w:char="F0B4"/>
      </w:r>
      <w:ins w:id="511" w:author="Editor" w:date="2020-10-29T11:03:00Z">
        <w:r w:rsidR="00E40D21"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5 grid (i.e., population #26</w:t>
      </w:r>
      <w:del w:id="512" w:author="Editor" w:date="2020-10-29T08:56:00Z">
        <w:r w:rsidRPr="00E244CD" w:rsidDel="00F94105">
          <w:rPr>
            <w:rFonts w:ascii="Times New Roman" w:eastAsia="Times New Roman" w:hAnsi="Times New Roman" w:cs="Times New Roman"/>
            <w:sz w:val="24"/>
            <w:szCs w:val="24"/>
          </w:rPr>
          <w:delText xml:space="preserve">). </w:delText>
        </w:r>
      </w:del>
      <w:ins w:id="513" w:author="Editor" w:date="2020-10-29T08:56:00Z">
        <w:r w:rsidR="00F94105" w:rsidRPr="00E244CD">
          <w:rPr>
            <w:rFonts w:ascii="Times New Roman" w:eastAsia="Times New Roman" w:hAnsi="Times New Roman" w:cs="Times New Roman"/>
            <w:sz w:val="24"/>
            <w:szCs w:val="24"/>
          </w:rPr>
          <w:t>), with the goal of</w:t>
        </w:r>
      </w:ins>
      <w:del w:id="514" w:author="Editor" w:date="2020-10-29T08:56:00Z">
        <w:r w:rsidRPr="00E244CD" w:rsidDel="00F94105">
          <w:rPr>
            <w:rFonts w:ascii="Times New Roman" w:eastAsia="Times New Roman" w:hAnsi="Times New Roman" w:cs="Times New Roman"/>
            <w:sz w:val="24"/>
            <w:szCs w:val="24"/>
          </w:rPr>
          <w:delText>Our goal was to</w:delText>
        </w:r>
      </w:del>
      <w:r w:rsidRPr="00E244CD">
        <w:rPr>
          <w:rFonts w:ascii="Times New Roman" w:eastAsia="Times New Roman" w:hAnsi="Times New Roman" w:cs="Times New Roman"/>
          <w:sz w:val="24"/>
          <w:szCs w:val="24"/>
        </w:rPr>
        <w:t xml:space="preserve"> apply</w:t>
      </w:r>
      <w:ins w:id="515" w:author="Editor" w:date="2020-10-29T08:56:00Z">
        <w:r w:rsidR="00F94105" w:rsidRPr="00E244CD">
          <w:rPr>
            <w:rFonts w:ascii="Times New Roman" w:eastAsia="Times New Roman" w:hAnsi="Times New Roman" w:cs="Times New Roman"/>
            <w:sz w:val="24"/>
            <w:szCs w:val="24"/>
          </w:rPr>
          <w:t>ing</w:t>
        </w:r>
      </w:ins>
      <w:r w:rsidRPr="00E244CD">
        <w:rPr>
          <w:rFonts w:ascii="Times New Roman" w:eastAsia="Times New Roman" w:hAnsi="Times New Roman" w:cs="Times New Roman"/>
          <w:sz w:val="24"/>
          <w:szCs w:val="24"/>
        </w:rPr>
        <w:t xml:space="preserve"> the TGI approach to detect historical </w:t>
      </w:r>
      <w:del w:id="516" w:author="Editor" w:date="2020-10-29T08:56:00Z">
        <w:r w:rsidRPr="00E244CD" w:rsidDel="001B6501">
          <w:rPr>
            <w:rFonts w:ascii="Times New Roman" w:eastAsia="Times New Roman" w:hAnsi="Times New Roman" w:cs="Times New Roman"/>
            <w:sz w:val="24"/>
            <w:szCs w:val="24"/>
          </w:rPr>
          <w:delText xml:space="preserve">population </w:delText>
        </w:r>
      </w:del>
      <w:r w:rsidRPr="00E244CD">
        <w:rPr>
          <w:rFonts w:ascii="Times New Roman" w:eastAsia="Times New Roman" w:hAnsi="Times New Roman" w:cs="Times New Roman"/>
          <w:sz w:val="24"/>
          <w:szCs w:val="24"/>
        </w:rPr>
        <w:t xml:space="preserve">changes in </w:t>
      </w:r>
      <w:ins w:id="517" w:author="Editor" w:date="2020-10-29T08:56:00Z">
        <w:r w:rsidR="001B6501" w:rsidRPr="00E244CD">
          <w:rPr>
            <w:rFonts w:ascii="Times New Roman" w:eastAsia="Times New Roman" w:hAnsi="Times New Roman" w:cs="Times New Roman"/>
            <w:sz w:val="24"/>
            <w:szCs w:val="24"/>
          </w:rPr>
          <w:t xml:space="preserve">population </w:t>
        </w:r>
      </w:ins>
      <w:r w:rsidRPr="00E244CD">
        <w:rPr>
          <w:rFonts w:ascii="Times New Roman" w:eastAsia="Times New Roman" w:hAnsi="Times New Roman" w:cs="Times New Roman"/>
          <w:sz w:val="24"/>
          <w:szCs w:val="24"/>
        </w:rPr>
        <w:t>genetic data</w:t>
      </w:r>
      <w:r w:rsidRPr="00E244CD">
        <w:rPr>
          <w:rFonts w:ascii="Times New Roman" w:hAnsi="Times New Roman" w:cs="Times New Roman"/>
          <w:sz w:val="24"/>
          <w:szCs w:val="24"/>
        </w:rPr>
        <w:t xml:space="preserve"> due to immigration</w:t>
      </w:r>
      <w:r w:rsidRPr="00E244CD">
        <w:rPr>
          <w:rFonts w:ascii="Times New Roman" w:eastAsia="Times New Roman" w:hAnsi="Times New Roman" w:cs="Times New Roman"/>
          <w:sz w:val="24"/>
          <w:szCs w:val="24"/>
        </w:rPr>
        <w:t xml:space="preserve">. This independent source population </w:t>
      </w:r>
      <w:del w:id="518" w:author="Editor" w:date="2020-10-29T08:56:00Z">
        <w:r w:rsidRPr="00E244CD" w:rsidDel="001B6501">
          <w:rPr>
            <w:rFonts w:ascii="Times New Roman" w:eastAsia="Times New Roman" w:hAnsi="Times New Roman" w:cs="Times New Roman"/>
            <w:sz w:val="24"/>
            <w:szCs w:val="24"/>
          </w:rPr>
          <w:delText xml:space="preserve">otherwise </w:delText>
        </w:r>
      </w:del>
      <w:r w:rsidRPr="00E244CD">
        <w:rPr>
          <w:rFonts w:ascii="Times New Roman" w:eastAsia="Times New Roman" w:hAnsi="Times New Roman" w:cs="Times New Roman"/>
          <w:sz w:val="24"/>
          <w:szCs w:val="24"/>
        </w:rPr>
        <w:t>shared the same attributes as other populations in our simulated landscape</w:t>
      </w:r>
      <w:ins w:id="519" w:author="Editor" w:date="2020-10-29T08:57:00Z">
        <w:r w:rsidR="001B6501" w:rsidRPr="00E244CD">
          <w:rPr>
            <w:rFonts w:ascii="Times New Roman" w:eastAsia="Times New Roman" w:hAnsi="Times New Roman" w:cs="Times New Roman"/>
            <w:sz w:val="24"/>
            <w:szCs w:val="24"/>
          </w:rPr>
          <w:t xml:space="preserve"> and was only </w:t>
        </w:r>
      </w:ins>
      <w:del w:id="520" w:author="Editor" w:date="2020-10-29T08:57:00Z">
        <w:r w:rsidRPr="00E244CD" w:rsidDel="001B6501">
          <w:rPr>
            <w:rFonts w:ascii="Times New Roman" w:eastAsia="Times New Roman" w:hAnsi="Times New Roman" w:cs="Times New Roman"/>
            <w:sz w:val="24"/>
            <w:szCs w:val="24"/>
          </w:rPr>
          <w:delText xml:space="preserve">. </w:delText>
        </w:r>
      </w:del>
      <w:ins w:id="521" w:author="Editor" w:date="2020-10-29T08:57:00Z">
        <w:r w:rsidR="001B6501" w:rsidRPr="00E244CD">
          <w:rPr>
            <w:rFonts w:ascii="Times New Roman" w:eastAsia="Times New Roman" w:hAnsi="Times New Roman" w:cs="Times New Roman"/>
            <w:sz w:val="24"/>
            <w:szCs w:val="24"/>
          </w:rPr>
          <w:t>allowed to disperse into the 5</w:t>
        </w:r>
      </w:ins>
      <w:ins w:id="522" w:author="Editor" w:date="2020-10-29T10:49:00Z">
        <w:r w:rsidR="00996F04" w:rsidRPr="00E244CD">
          <w:rPr>
            <w:rFonts w:ascii="Times New Roman" w:eastAsia="Times New Roman" w:hAnsi="Times New Roman" w:cs="Times New Roman"/>
            <w:sz w:val="24"/>
            <w:szCs w:val="24"/>
          </w:rPr>
          <w:t xml:space="preserve"> </w:t>
        </w:r>
        <w:r w:rsidR="00996F04" w:rsidRPr="00E244CD">
          <w:rPr>
            <w:rFonts w:ascii="Times New Roman" w:eastAsia="Times New Roman" w:hAnsi="Times New Roman" w:cs="Times New Roman"/>
            <w:sz w:val="24"/>
            <w:szCs w:val="24"/>
          </w:rPr>
          <w:sym w:font="Symbol" w:char="F0B4"/>
        </w:r>
        <w:r w:rsidR="00996F04" w:rsidRPr="00E244CD">
          <w:rPr>
            <w:rFonts w:ascii="Times New Roman" w:eastAsia="Times New Roman" w:hAnsi="Times New Roman" w:cs="Times New Roman"/>
            <w:sz w:val="24"/>
            <w:szCs w:val="24"/>
          </w:rPr>
          <w:t xml:space="preserve"> </w:t>
        </w:r>
      </w:ins>
      <w:ins w:id="523" w:author="Editor" w:date="2020-10-29T08:57:00Z">
        <w:r w:rsidR="001B6501" w:rsidRPr="00E244CD">
          <w:rPr>
            <w:rFonts w:ascii="Times New Roman" w:eastAsia="Times New Roman" w:hAnsi="Times New Roman" w:cs="Times New Roman"/>
            <w:sz w:val="24"/>
            <w:szCs w:val="24"/>
          </w:rPr>
          <w:t xml:space="preserve">5 simulation grid </w:t>
        </w:r>
      </w:ins>
      <w:del w:id="524" w:author="Editor" w:date="2020-10-29T08:57:00Z">
        <w:r w:rsidRPr="00E244CD" w:rsidDel="001B6501">
          <w:rPr>
            <w:rFonts w:ascii="Times New Roman" w:eastAsia="Times New Roman" w:hAnsi="Times New Roman" w:cs="Times New Roman"/>
            <w:sz w:val="24"/>
            <w:szCs w:val="24"/>
          </w:rPr>
          <w:delText xml:space="preserve">Only </w:delText>
        </w:r>
      </w:del>
      <w:r w:rsidRPr="00E244CD">
        <w:rPr>
          <w:rFonts w:ascii="Times New Roman" w:eastAsia="Times New Roman" w:hAnsi="Times New Roman" w:cs="Times New Roman"/>
          <w:sz w:val="24"/>
          <w:szCs w:val="24"/>
        </w:rPr>
        <w:t>during simulated demographic events</w:t>
      </w:r>
      <w:del w:id="525" w:author="Editor" w:date="2020-10-29T08:57:00Z">
        <w:r w:rsidRPr="00E244CD" w:rsidDel="001B6501">
          <w:rPr>
            <w:rFonts w:ascii="Times New Roman" w:eastAsia="Times New Roman" w:hAnsi="Times New Roman" w:cs="Times New Roman"/>
            <w:sz w:val="24"/>
            <w:szCs w:val="24"/>
          </w:rPr>
          <w:delText xml:space="preserve"> were individuals from the 26</w:delText>
        </w:r>
        <w:r w:rsidRPr="00E244CD" w:rsidDel="001B6501">
          <w:rPr>
            <w:rFonts w:ascii="Times New Roman" w:eastAsia="Times New Roman" w:hAnsi="Times New Roman" w:cs="Times New Roman"/>
            <w:sz w:val="24"/>
            <w:szCs w:val="24"/>
            <w:vertAlign w:val="superscript"/>
          </w:rPr>
          <w:delText>th</w:delText>
        </w:r>
        <w:r w:rsidRPr="00E244CD" w:rsidDel="001B6501">
          <w:rPr>
            <w:rFonts w:ascii="Times New Roman" w:eastAsia="Times New Roman" w:hAnsi="Times New Roman" w:cs="Times New Roman"/>
            <w:sz w:val="24"/>
            <w:szCs w:val="24"/>
          </w:rPr>
          <w:delText xml:space="preserve"> isolated population allowed to disperse into the simulation grid</w:delText>
        </w:r>
      </w:del>
      <w:r w:rsidRPr="00E244CD">
        <w:rPr>
          <w:rFonts w:ascii="Times New Roman" w:eastAsia="Times New Roman" w:hAnsi="Times New Roman" w:cs="Times New Roman"/>
          <w:sz w:val="24"/>
          <w:szCs w:val="24"/>
        </w:rPr>
        <w:t>.</w:t>
      </w:r>
    </w:p>
    <w:p w14:paraId="254812FD" w14:textId="5224B2FA" w:rsidR="001B6501" w:rsidRPr="00E244CD" w:rsidDel="00996F04" w:rsidRDefault="001B6501">
      <w:pPr>
        <w:autoSpaceDE w:val="0"/>
        <w:autoSpaceDN w:val="0"/>
        <w:adjustRightInd w:val="0"/>
        <w:spacing w:after="0" w:line="480" w:lineRule="auto"/>
        <w:rPr>
          <w:del w:id="526" w:author="Editor" w:date="2020-10-29T10:51:00Z"/>
          <w:rFonts w:ascii="Times New Roman" w:eastAsia="Times New Roman" w:hAnsi="Times New Roman" w:cs="Times New Roman"/>
          <w:sz w:val="24"/>
          <w:szCs w:val="24"/>
        </w:rPr>
        <w:pPrChange w:id="527" w:author="Editor" w:date="2020-10-29T20:29:00Z">
          <w:pPr>
            <w:autoSpaceDE w:val="0"/>
            <w:autoSpaceDN w:val="0"/>
            <w:adjustRightInd w:val="0"/>
            <w:spacing w:before="240" w:after="0" w:line="480" w:lineRule="auto"/>
          </w:pPr>
        </w:pPrChange>
      </w:pPr>
    </w:p>
    <w:p w14:paraId="434DE06D" w14:textId="160CD7D6" w:rsidR="00760250" w:rsidRPr="00E244CD" w:rsidRDefault="00760250">
      <w:pPr>
        <w:autoSpaceDE w:val="0"/>
        <w:autoSpaceDN w:val="0"/>
        <w:adjustRightInd w:val="0"/>
        <w:spacing w:after="0" w:line="480" w:lineRule="auto"/>
        <w:ind w:firstLine="720"/>
        <w:rPr>
          <w:rFonts w:ascii="Times New Roman" w:hAnsi="Times New Roman" w:cs="Times New Roman"/>
          <w:sz w:val="24"/>
          <w:szCs w:val="24"/>
        </w:rPr>
        <w:pPrChange w:id="528" w:author="Editor" w:date="2020-10-29T20:29:00Z">
          <w:pPr>
            <w:autoSpaceDE w:val="0"/>
            <w:autoSpaceDN w:val="0"/>
            <w:adjustRightInd w:val="0"/>
            <w:spacing w:before="240" w:after="0" w:line="480" w:lineRule="auto"/>
          </w:pPr>
        </w:pPrChange>
      </w:pPr>
      <w:r w:rsidRPr="00E244CD">
        <w:rPr>
          <w:rFonts w:ascii="Times New Roman" w:hAnsi="Times New Roman" w:cs="Times New Roman"/>
          <w:sz w:val="24"/>
          <w:szCs w:val="24"/>
        </w:rPr>
        <w:t xml:space="preserve">Using this model, we examined the influence of dispersal </w:t>
      </w:r>
      <w:ins w:id="529" w:author="Editor" w:date="2020-10-29T10:55:00Z">
        <w:r w:rsidR="00996F04" w:rsidRPr="00E244CD">
          <w:rPr>
            <w:rFonts w:ascii="Times New Roman" w:hAnsi="Times New Roman" w:cs="Times New Roman"/>
            <w:sz w:val="24"/>
            <w:szCs w:val="24"/>
          </w:rPr>
          <w:t>(</w:t>
        </w:r>
        <w:commentRangeStart w:id="530"/>
        <w:r w:rsidR="00996F04" w:rsidRPr="00E244CD">
          <w:rPr>
            <w:rFonts w:ascii="Times New Roman" w:hAnsi="Times New Roman" w:cs="Times New Roman"/>
            <w:sz w:val="24"/>
            <w:szCs w:val="24"/>
          </w:rPr>
          <w:t>movement among our 25 populations</w:t>
        </w:r>
      </w:ins>
      <w:commentRangeEnd w:id="530"/>
      <w:ins w:id="531" w:author="Editor" w:date="2020-10-29T11:04:00Z">
        <w:r w:rsidR="00E40D21" w:rsidRPr="00E244CD">
          <w:rPr>
            <w:rStyle w:val="CommentReference"/>
          </w:rPr>
          <w:commentReference w:id="530"/>
        </w:r>
      </w:ins>
      <w:ins w:id="532" w:author="Editor" w:date="2020-10-29T10:56:00Z">
        <w:r w:rsidR="00996F04" w:rsidRPr="00E244CD">
          <w:rPr>
            <w:rFonts w:ascii="Times New Roman" w:hAnsi="Times New Roman" w:cs="Times New Roman"/>
            <w:sz w:val="24"/>
            <w:szCs w:val="24"/>
          </w:rPr>
          <w:t xml:space="preserve">) </w:t>
        </w:r>
      </w:ins>
      <w:r w:rsidRPr="00E244CD">
        <w:rPr>
          <w:rFonts w:ascii="Times New Roman" w:hAnsi="Times New Roman" w:cs="Times New Roman"/>
          <w:sz w:val="24"/>
          <w:szCs w:val="24"/>
        </w:rPr>
        <w:t xml:space="preserve">and the spatial extent of demographic events (number of </w:t>
      </w:r>
      <w:del w:id="533" w:author="Editor" w:date="2020-10-29T10:56:00Z">
        <w:r w:rsidRPr="00E244CD" w:rsidDel="00996F04">
          <w:rPr>
            <w:rFonts w:ascii="Times New Roman" w:hAnsi="Times New Roman" w:cs="Times New Roman"/>
            <w:sz w:val="24"/>
            <w:szCs w:val="24"/>
          </w:rPr>
          <w:delText xml:space="preserve">affected </w:delText>
        </w:r>
      </w:del>
      <w:r w:rsidRPr="00E244CD">
        <w:rPr>
          <w:rFonts w:ascii="Times New Roman" w:hAnsi="Times New Roman" w:cs="Times New Roman"/>
          <w:sz w:val="24"/>
          <w:szCs w:val="24"/>
        </w:rPr>
        <w:t>populations</w:t>
      </w:r>
      <w:ins w:id="534" w:author="Editor" w:date="2020-10-29T10:56:00Z">
        <w:r w:rsidR="00996F04" w:rsidRPr="00E244CD">
          <w:rPr>
            <w:rFonts w:ascii="Times New Roman" w:hAnsi="Times New Roman" w:cs="Times New Roman"/>
            <w:sz w:val="24"/>
            <w:szCs w:val="24"/>
          </w:rPr>
          <w:t xml:space="preserve"> that received immigrants from population #26</w:t>
        </w:r>
      </w:ins>
      <w:r w:rsidRPr="00E244CD">
        <w:rPr>
          <w:rFonts w:ascii="Times New Roman" w:hAnsi="Times New Roman" w:cs="Times New Roman"/>
          <w:sz w:val="24"/>
          <w:szCs w:val="24"/>
        </w:rPr>
        <w:t xml:space="preserve">) on the persistence of </w:t>
      </w:r>
      <w:ins w:id="535" w:author="Editor" w:date="2020-10-29T09:01:00Z">
        <w:r w:rsidR="001B6501" w:rsidRPr="00E244CD">
          <w:rPr>
            <w:rFonts w:ascii="Times New Roman" w:hAnsi="Times New Roman" w:cs="Times New Roman"/>
            <w:sz w:val="24"/>
            <w:szCs w:val="24"/>
          </w:rPr>
          <w:t xml:space="preserve">spatial </w:t>
        </w:r>
      </w:ins>
      <w:r w:rsidRPr="00E244CD">
        <w:rPr>
          <w:rFonts w:ascii="Times New Roman" w:hAnsi="Times New Roman" w:cs="Times New Roman"/>
          <w:sz w:val="24"/>
          <w:szCs w:val="24"/>
        </w:rPr>
        <w:t xml:space="preserve">genetic </w:t>
      </w:r>
      <w:del w:id="536" w:author="Editor" w:date="2020-10-29T09:01:00Z">
        <w:r w:rsidRPr="00E244CD" w:rsidDel="001B6501">
          <w:rPr>
            <w:rFonts w:ascii="Times New Roman" w:hAnsi="Times New Roman" w:cs="Times New Roman"/>
            <w:sz w:val="24"/>
            <w:szCs w:val="24"/>
          </w:rPr>
          <w:delText xml:space="preserve">spatial </w:delText>
        </w:r>
      </w:del>
      <w:r w:rsidRPr="00E244CD">
        <w:rPr>
          <w:rFonts w:ascii="Times New Roman" w:hAnsi="Times New Roman" w:cs="Times New Roman"/>
          <w:sz w:val="24"/>
          <w:szCs w:val="24"/>
        </w:rPr>
        <w:t xml:space="preserve">legacies. We examined three levels of dispersal </w:t>
      </w:r>
      <w:ins w:id="537" w:author="Editor" w:date="2020-10-29T11:06:00Z">
        <w:r w:rsidR="00E40D21" w:rsidRPr="00E244CD">
          <w:rPr>
            <w:rFonts w:ascii="Times New Roman" w:hAnsi="Times New Roman" w:cs="Times New Roman"/>
            <w:sz w:val="24"/>
            <w:szCs w:val="24"/>
          </w:rPr>
          <w:t xml:space="preserve">capacity </w:t>
        </w:r>
      </w:ins>
      <w:r w:rsidRPr="00E244CD">
        <w:rPr>
          <w:rFonts w:ascii="Times New Roman" w:hAnsi="Times New Roman" w:cs="Times New Roman"/>
          <w:sz w:val="24"/>
          <w:szCs w:val="24"/>
        </w:rPr>
        <w:t>(</w:t>
      </w:r>
      <w:del w:id="538" w:author="Editor" w:date="2020-10-29T11:06:00Z">
        <w:r w:rsidRPr="00E244CD" w:rsidDel="00E40D21">
          <w:rPr>
            <w:rFonts w:ascii="Times New Roman" w:hAnsi="Times New Roman" w:cs="Times New Roman"/>
            <w:sz w:val="24"/>
            <w:szCs w:val="24"/>
          </w:rPr>
          <w:delText xml:space="preserve">see </w:delText>
        </w:r>
      </w:del>
      <w:ins w:id="539" w:author="Editor" w:date="2020-10-29T11:06:00Z">
        <w:r w:rsidR="00E40D21" w:rsidRPr="00E244CD">
          <w:rPr>
            <w:rFonts w:ascii="Times New Roman" w:hAnsi="Times New Roman" w:cs="Times New Roman"/>
            <w:sz w:val="24"/>
            <w:szCs w:val="24"/>
          </w:rPr>
          <w:t xml:space="preserve">described </w:t>
        </w:r>
      </w:ins>
      <w:r w:rsidRPr="00E244CD">
        <w:rPr>
          <w:rFonts w:ascii="Times New Roman" w:hAnsi="Times New Roman" w:cs="Times New Roman"/>
          <w:sz w:val="24"/>
          <w:szCs w:val="24"/>
        </w:rPr>
        <w:t>below)</w:t>
      </w:r>
      <w:del w:id="540" w:author="Editor" w:date="2020-10-29T10:57:00Z">
        <w:r w:rsidRPr="00E244CD" w:rsidDel="00996F04">
          <w:rPr>
            <w:rFonts w:ascii="Times New Roman" w:hAnsi="Times New Roman" w:cs="Times New Roman"/>
            <w:sz w:val="24"/>
            <w:szCs w:val="24"/>
          </w:rPr>
          <w:delText>,</w:delText>
        </w:r>
      </w:del>
      <w:r w:rsidRPr="00E244CD">
        <w:rPr>
          <w:rFonts w:ascii="Times New Roman" w:hAnsi="Times New Roman" w:cs="Times New Roman"/>
          <w:sz w:val="24"/>
          <w:szCs w:val="24"/>
        </w:rPr>
        <w:t xml:space="preserve"> and three different numbers of </w:t>
      </w:r>
      <w:ins w:id="541" w:author="Editor" w:date="2020-10-29T11:06:00Z">
        <w:r w:rsidR="00E40D21" w:rsidRPr="00E244CD">
          <w:rPr>
            <w:rFonts w:ascii="Times New Roman" w:hAnsi="Times New Roman" w:cs="Times New Roman"/>
            <w:sz w:val="24"/>
            <w:szCs w:val="24"/>
          </w:rPr>
          <w:t xml:space="preserve">affected </w:t>
        </w:r>
      </w:ins>
      <w:r w:rsidRPr="00E244CD">
        <w:rPr>
          <w:rFonts w:ascii="Times New Roman" w:hAnsi="Times New Roman" w:cs="Times New Roman"/>
          <w:sz w:val="24"/>
          <w:szCs w:val="24"/>
        </w:rPr>
        <w:t xml:space="preserve">populations </w:t>
      </w:r>
      <w:del w:id="542" w:author="Editor" w:date="2020-10-29T11:06:00Z">
        <w:r w:rsidRPr="00E244CD" w:rsidDel="00E40D21">
          <w:rPr>
            <w:rFonts w:ascii="Times New Roman" w:hAnsi="Times New Roman" w:cs="Times New Roman"/>
            <w:sz w:val="24"/>
            <w:szCs w:val="24"/>
          </w:rPr>
          <w:delText xml:space="preserve">affected </w:delText>
        </w:r>
      </w:del>
      <w:r w:rsidRPr="00E244CD">
        <w:rPr>
          <w:rFonts w:ascii="Times New Roman" w:hAnsi="Times New Roman" w:cs="Times New Roman"/>
          <w:sz w:val="24"/>
          <w:szCs w:val="24"/>
        </w:rPr>
        <w:t xml:space="preserve">(1, 2, </w:t>
      </w:r>
      <w:ins w:id="543" w:author="Editor" w:date="2020-10-29T11:06:00Z">
        <w:r w:rsidR="00E40D21" w:rsidRPr="00E244CD">
          <w:rPr>
            <w:rFonts w:ascii="Times New Roman" w:hAnsi="Times New Roman" w:cs="Times New Roman"/>
            <w:sz w:val="24"/>
            <w:szCs w:val="24"/>
          </w:rPr>
          <w:t xml:space="preserve">or </w:t>
        </w:r>
      </w:ins>
      <w:r w:rsidRPr="00E244CD">
        <w:rPr>
          <w:rFonts w:ascii="Times New Roman" w:hAnsi="Times New Roman" w:cs="Times New Roman"/>
          <w:sz w:val="24"/>
          <w:szCs w:val="24"/>
        </w:rPr>
        <w:t xml:space="preserve">3) for a total of </w:t>
      </w:r>
      <w:del w:id="544" w:author="Editor" w:date="2020-10-29T10:57:00Z">
        <w:r w:rsidRPr="00E244CD" w:rsidDel="00996F04">
          <w:rPr>
            <w:rFonts w:ascii="Times New Roman" w:hAnsi="Times New Roman" w:cs="Times New Roman"/>
            <w:sz w:val="24"/>
            <w:szCs w:val="24"/>
          </w:rPr>
          <w:delText xml:space="preserve">9 </w:delText>
        </w:r>
      </w:del>
      <w:ins w:id="545" w:author="Editor" w:date="2020-10-29T10:57:00Z">
        <w:r w:rsidR="00996F04" w:rsidRPr="00E244CD">
          <w:rPr>
            <w:rFonts w:ascii="Times New Roman" w:hAnsi="Times New Roman" w:cs="Times New Roman"/>
            <w:sz w:val="24"/>
            <w:szCs w:val="24"/>
          </w:rPr>
          <w:t xml:space="preserve">nine </w:t>
        </w:r>
      </w:ins>
      <w:r w:rsidRPr="00E244CD">
        <w:rPr>
          <w:rFonts w:ascii="Times New Roman" w:hAnsi="Times New Roman" w:cs="Times New Roman"/>
          <w:sz w:val="24"/>
          <w:szCs w:val="24"/>
        </w:rPr>
        <w:t>unique scenarios</w:t>
      </w:r>
      <w:ins w:id="546" w:author="Editor" w:date="2020-10-29T21:58:00Z">
        <w:r w:rsidR="004E0547">
          <w:rPr>
            <w:rFonts w:ascii="Times New Roman" w:hAnsi="Times New Roman" w:cs="Times New Roman"/>
            <w:sz w:val="24"/>
            <w:szCs w:val="24"/>
          </w:rPr>
          <w:t xml:space="preserve"> (Table 1)</w:t>
        </w:r>
      </w:ins>
      <w:del w:id="547" w:author="Editor" w:date="2020-10-29T10:57:00Z">
        <w:r w:rsidRPr="00E244CD" w:rsidDel="00996F04">
          <w:rPr>
            <w:rFonts w:ascii="Times New Roman" w:hAnsi="Times New Roman" w:cs="Times New Roman"/>
            <w:sz w:val="24"/>
            <w:szCs w:val="24"/>
          </w:rPr>
          <w:delText xml:space="preserve">, </w:delText>
        </w:r>
      </w:del>
      <w:ins w:id="548" w:author="Editor" w:date="2020-10-29T10:57:00Z">
        <w:r w:rsidR="00996F04" w:rsidRPr="00E244CD">
          <w:rPr>
            <w:rFonts w:ascii="Times New Roman" w:hAnsi="Times New Roman" w:cs="Times New Roman"/>
            <w:sz w:val="24"/>
            <w:szCs w:val="24"/>
          </w:rPr>
          <w:t xml:space="preserve">. </w:t>
        </w:r>
      </w:ins>
      <w:del w:id="549" w:author="Editor" w:date="2020-10-29T10:57:00Z">
        <w:r w:rsidRPr="00E244CD" w:rsidDel="00996F04">
          <w:rPr>
            <w:rFonts w:ascii="Times New Roman" w:hAnsi="Times New Roman" w:cs="Times New Roman"/>
            <w:sz w:val="24"/>
            <w:szCs w:val="24"/>
          </w:rPr>
          <w:delText xml:space="preserve">each </w:delText>
        </w:r>
      </w:del>
      <w:ins w:id="550" w:author="Editor" w:date="2020-10-29T10:57:00Z">
        <w:r w:rsidR="00996F04" w:rsidRPr="00E244CD">
          <w:rPr>
            <w:rFonts w:ascii="Times New Roman" w:hAnsi="Times New Roman" w:cs="Times New Roman"/>
            <w:sz w:val="24"/>
            <w:szCs w:val="24"/>
          </w:rPr>
          <w:t xml:space="preserve">Each </w:t>
        </w:r>
      </w:ins>
      <w:del w:id="551" w:author="Editor" w:date="2020-10-29T10:57:00Z">
        <w:r w:rsidRPr="00E244CD" w:rsidDel="00996F04">
          <w:rPr>
            <w:rFonts w:ascii="Times New Roman" w:hAnsi="Times New Roman" w:cs="Times New Roman"/>
            <w:sz w:val="24"/>
            <w:szCs w:val="24"/>
          </w:rPr>
          <w:delText>of which</w:delText>
        </w:r>
      </w:del>
      <w:ins w:id="552" w:author="Editor" w:date="2020-10-29T10:57:00Z">
        <w:r w:rsidR="00996F04" w:rsidRPr="00E244CD">
          <w:rPr>
            <w:rFonts w:ascii="Times New Roman" w:hAnsi="Times New Roman" w:cs="Times New Roman"/>
            <w:sz w:val="24"/>
            <w:szCs w:val="24"/>
          </w:rPr>
          <w:t>scenario</w:t>
        </w:r>
      </w:ins>
      <w:r w:rsidRPr="00E244CD">
        <w:rPr>
          <w:rFonts w:ascii="Times New Roman" w:hAnsi="Times New Roman" w:cs="Times New Roman"/>
          <w:sz w:val="24"/>
          <w:szCs w:val="24"/>
        </w:rPr>
        <w:t xml:space="preserve"> was </w:t>
      </w:r>
      <w:ins w:id="553" w:author="Editor" w:date="2020-10-29T10:57:00Z">
        <w:r w:rsidR="00996F04" w:rsidRPr="00E244CD">
          <w:rPr>
            <w:rFonts w:ascii="Times New Roman" w:hAnsi="Times New Roman" w:cs="Times New Roman"/>
            <w:sz w:val="24"/>
            <w:szCs w:val="24"/>
          </w:rPr>
          <w:t xml:space="preserve">then </w:t>
        </w:r>
      </w:ins>
      <w:del w:id="554" w:author="Editor" w:date="2020-10-29T10:57:00Z">
        <w:r w:rsidRPr="00E244CD" w:rsidDel="00996F04">
          <w:rPr>
            <w:rFonts w:ascii="Times New Roman" w:hAnsi="Times New Roman" w:cs="Times New Roman"/>
            <w:sz w:val="24"/>
            <w:szCs w:val="24"/>
          </w:rPr>
          <w:delText xml:space="preserve">replicated </w:delText>
        </w:r>
      </w:del>
      <w:ins w:id="555" w:author="Editor" w:date="2020-10-29T10:57:00Z">
        <w:r w:rsidR="00996F04" w:rsidRPr="00E244CD">
          <w:rPr>
            <w:rFonts w:ascii="Times New Roman" w:hAnsi="Times New Roman" w:cs="Times New Roman"/>
            <w:sz w:val="24"/>
            <w:szCs w:val="24"/>
          </w:rPr>
          <w:t xml:space="preserve">simulated </w:t>
        </w:r>
      </w:ins>
      <w:r w:rsidRPr="00E244CD">
        <w:rPr>
          <w:rFonts w:ascii="Times New Roman" w:hAnsi="Times New Roman" w:cs="Times New Roman"/>
          <w:sz w:val="24"/>
          <w:szCs w:val="24"/>
        </w:rPr>
        <w:t>180 times, for a total of 1</w:t>
      </w:r>
      <w:ins w:id="556" w:author="Editor" w:date="2020-10-29T20:16:00Z">
        <w:r w:rsidR="00B2536B">
          <w:rPr>
            <w:rFonts w:ascii="Times New Roman" w:hAnsi="Times New Roman" w:cs="Times New Roman"/>
            <w:sz w:val="24"/>
            <w:szCs w:val="24"/>
          </w:rPr>
          <w:t>,</w:t>
        </w:r>
      </w:ins>
      <w:r w:rsidRPr="00E244CD">
        <w:rPr>
          <w:rFonts w:ascii="Times New Roman" w:hAnsi="Times New Roman" w:cs="Times New Roman"/>
          <w:sz w:val="24"/>
          <w:szCs w:val="24"/>
        </w:rPr>
        <w:t xml:space="preserve">620 (9 × 180) unique </w:t>
      </w:r>
      <w:del w:id="557" w:author="Editor" w:date="2020-10-29T10:57:00Z">
        <w:r w:rsidRPr="00E244CD" w:rsidDel="00996F04">
          <w:rPr>
            <w:rFonts w:ascii="Times New Roman" w:hAnsi="Times New Roman" w:cs="Times New Roman"/>
            <w:sz w:val="24"/>
            <w:szCs w:val="24"/>
          </w:rPr>
          <w:delText xml:space="preserve">simulations </w:delText>
        </w:r>
      </w:del>
      <w:ins w:id="558" w:author="Editor" w:date="2020-10-29T10:57:00Z">
        <w:r w:rsidR="00996F04" w:rsidRPr="00E244CD">
          <w:rPr>
            <w:rFonts w:ascii="Times New Roman" w:hAnsi="Times New Roman" w:cs="Times New Roman"/>
            <w:sz w:val="24"/>
            <w:szCs w:val="24"/>
          </w:rPr>
          <w:t xml:space="preserve">replicates </w:t>
        </w:r>
      </w:ins>
      <w:r w:rsidRPr="00E244CD">
        <w:rPr>
          <w:rFonts w:ascii="Times New Roman" w:hAnsi="Times New Roman" w:cs="Times New Roman"/>
          <w:sz w:val="24"/>
          <w:szCs w:val="24"/>
        </w:rPr>
        <w:t xml:space="preserve">for this experiment, </w:t>
      </w:r>
      <w:del w:id="559" w:author="Editor" w:date="2020-10-29T10:58:00Z">
        <w:r w:rsidRPr="00E244CD" w:rsidDel="00996F04">
          <w:rPr>
            <w:rFonts w:ascii="Times New Roman" w:hAnsi="Times New Roman" w:cs="Times New Roman"/>
            <w:sz w:val="24"/>
            <w:szCs w:val="24"/>
          </w:rPr>
          <w:delText>aside from</w:delText>
        </w:r>
      </w:del>
      <w:ins w:id="560" w:author="Editor" w:date="2020-10-29T10:58:00Z">
        <w:r w:rsidR="00996F04" w:rsidRPr="00E244CD">
          <w:rPr>
            <w:rFonts w:ascii="Times New Roman" w:hAnsi="Times New Roman" w:cs="Times New Roman"/>
            <w:sz w:val="24"/>
            <w:szCs w:val="24"/>
          </w:rPr>
          <w:t>excluding</w:t>
        </w:r>
      </w:ins>
      <w:r w:rsidRPr="00E244CD">
        <w:rPr>
          <w:rFonts w:ascii="Times New Roman" w:hAnsi="Times New Roman" w:cs="Times New Roman"/>
          <w:sz w:val="24"/>
          <w:szCs w:val="24"/>
        </w:rPr>
        <w:t xml:space="preserve"> the control simulations </w:t>
      </w:r>
      <w:del w:id="561" w:author="Editor" w:date="2020-10-29T20:18:00Z">
        <w:r w:rsidRPr="00E244CD" w:rsidDel="00B2536B">
          <w:rPr>
            <w:rFonts w:ascii="Times New Roman" w:hAnsi="Times New Roman" w:cs="Times New Roman"/>
            <w:sz w:val="24"/>
            <w:szCs w:val="24"/>
          </w:rPr>
          <w:delText xml:space="preserve">described below </w:delText>
        </w:r>
      </w:del>
      <w:r w:rsidRPr="00E244CD">
        <w:rPr>
          <w:rFonts w:ascii="Times New Roman" w:hAnsi="Times New Roman" w:cs="Times New Roman"/>
          <w:sz w:val="24"/>
          <w:szCs w:val="24"/>
        </w:rPr>
        <w:t>(Table 1). In the next sections, we detail how we model</w:t>
      </w:r>
      <w:del w:id="562" w:author="Editor" w:date="2020-10-29T20:17:00Z">
        <w:r w:rsidRPr="00E244CD" w:rsidDel="00B2536B">
          <w:rPr>
            <w:rFonts w:ascii="Times New Roman" w:hAnsi="Times New Roman" w:cs="Times New Roman"/>
            <w:sz w:val="24"/>
            <w:szCs w:val="24"/>
          </w:rPr>
          <w:delText>l</w:delText>
        </w:r>
      </w:del>
      <w:r w:rsidRPr="00E244CD">
        <w:rPr>
          <w:rFonts w:ascii="Times New Roman" w:hAnsi="Times New Roman" w:cs="Times New Roman"/>
          <w:sz w:val="24"/>
          <w:szCs w:val="24"/>
        </w:rPr>
        <w:t xml:space="preserve">ed </w:t>
      </w:r>
      <w:del w:id="563" w:author="Editor" w:date="2020-10-29T10:55:00Z">
        <w:r w:rsidRPr="00E244CD" w:rsidDel="00996F04">
          <w:rPr>
            <w:rFonts w:ascii="Times New Roman" w:hAnsi="Times New Roman" w:cs="Times New Roman"/>
            <w:sz w:val="24"/>
            <w:szCs w:val="24"/>
          </w:rPr>
          <w:delText>the two experimental factors</w:delText>
        </w:r>
      </w:del>
      <w:ins w:id="564" w:author="Editor" w:date="2020-10-29T10:55:00Z">
        <w:r w:rsidR="00996F04" w:rsidRPr="00E244CD">
          <w:rPr>
            <w:rFonts w:ascii="Times New Roman" w:hAnsi="Times New Roman" w:cs="Times New Roman"/>
            <w:sz w:val="24"/>
            <w:szCs w:val="24"/>
          </w:rPr>
          <w:t>dispersal and spatial extent</w:t>
        </w:r>
      </w:ins>
      <w:r w:rsidRPr="00E244CD">
        <w:rPr>
          <w:rFonts w:ascii="Times New Roman" w:hAnsi="Times New Roman" w:cs="Times New Roman"/>
          <w:sz w:val="24"/>
          <w:szCs w:val="24"/>
        </w:rPr>
        <w:t>.</w:t>
      </w:r>
    </w:p>
    <w:p w14:paraId="43AAA457" w14:textId="478C3F04" w:rsidR="00996F04" w:rsidRPr="00E244CD" w:rsidRDefault="00996F04" w:rsidP="002C09F6">
      <w:pPr>
        <w:autoSpaceDE w:val="0"/>
        <w:autoSpaceDN w:val="0"/>
        <w:adjustRightInd w:val="0"/>
        <w:spacing w:after="0" w:line="480" w:lineRule="auto"/>
        <w:ind w:firstLine="720"/>
        <w:rPr>
          <w:ins w:id="565" w:author="Editor" w:date="2020-10-29T10:51:00Z"/>
          <w:rFonts w:ascii="Times New Roman" w:hAnsi="Times New Roman" w:cs="Times New Roman"/>
          <w:sz w:val="24"/>
          <w:szCs w:val="24"/>
        </w:rPr>
      </w:pPr>
      <w:ins w:id="566" w:author="Editor" w:date="2020-10-29T10:51:00Z">
        <w:r w:rsidRPr="00E244CD">
          <w:rPr>
            <w:rFonts w:ascii="Times New Roman" w:eastAsia="Times New Roman" w:hAnsi="Times New Roman" w:cs="Times New Roman"/>
            <w:sz w:val="24"/>
            <w:szCs w:val="24"/>
          </w:rPr>
          <w:t>For each replicate, we initialized the simulation with random</w:t>
        </w:r>
      </w:ins>
      <w:ins w:id="567" w:author="Editor" w:date="2020-10-29T11:38:00Z">
        <w:r w:rsidR="00B75611" w:rsidRPr="00E244CD">
          <w:rPr>
            <w:rFonts w:ascii="Times New Roman" w:eastAsia="Times New Roman" w:hAnsi="Times New Roman" w:cs="Times New Roman"/>
            <w:sz w:val="24"/>
            <w:szCs w:val="24"/>
          </w:rPr>
          <w:t>,</w:t>
        </w:r>
      </w:ins>
      <w:ins w:id="568" w:author="Editor" w:date="2020-10-29T10:51:00Z">
        <w:r w:rsidRPr="00E244CD">
          <w:rPr>
            <w:rFonts w:ascii="Times New Roman" w:eastAsia="Times New Roman" w:hAnsi="Times New Roman" w:cs="Times New Roman"/>
            <w:sz w:val="24"/>
            <w:szCs w:val="24"/>
          </w:rPr>
          <w:t xml:space="preserve"> unique allocations of alleles among individuals, therefore approaching maximum </w:t>
        </w:r>
      </w:ins>
      <w:ins w:id="569" w:author="Editor" w:date="2020-10-29T11:38:00Z">
        <w:r w:rsidR="00B75611" w:rsidRPr="00E244CD">
          <w:rPr>
            <w:rFonts w:ascii="Times New Roman" w:eastAsia="Times New Roman" w:hAnsi="Times New Roman" w:cs="Times New Roman"/>
            <w:sz w:val="24"/>
            <w:szCs w:val="24"/>
          </w:rPr>
          <w:t xml:space="preserve">genetic </w:t>
        </w:r>
      </w:ins>
      <w:ins w:id="570" w:author="Editor" w:date="2020-10-29T10:51:00Z">
        <w:r w:rsidRPr="00E244CD">
          <w:rPr>
            <w:rFonts w:ascii="Times New Roman" w:eastAsia="Times New Roman" w:hAnsi="Times New Roman" w:cs="Times New Roman"/>
            <w:sz w:val="24"/>
            <w:szCs w:val="24"/>
          </w:rPr>
          <w:t xml:space="preserve">diversity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{"citationItems":[{"id":"ITEM-1","itemData":{"DOI":"10.1111/2041-210X.12608","ISSN":"2041210X","author":[{"dropping-particle":"","family":"Landguth","given":"Erin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Evolution","id":"ITEM-1","issued":{"date-parts":[["2016"]]},"title":"CDMetaPOP: an individual-based, eco-evolutionary model for spatially-explicit simulation of landscape demogenetics","type":"article-journal"},"uris":["http://www.mendeley.com/documents/?uuid=4708e70e-80dc-4e15-bc26-56e7aab79722"]}],"mendeley":{"formattedCitation":"[51]","plainTextFormattedCitation":"[51]","previouslyFormattedCitation":"[52]"},"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[51]</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Those parameters were chosen as a compromise between realis</w:t>
        </w:r>
      </w:ins>
      <w:ins w:id="571" w:author="Editor" w:date="2020-10-29T11:39:00Z">
        <w:r w:rsidR="00B75611" w:rsidRPr="00E244CD">
          <w:rPr>
            <w:rFonts w:ascii="Times New Roman" w:eastAsia="Times New Roman" w:hAnsi="Times New Roman" w:cs="Times New Roman"/>
            <w:sz w:val="24"/>
            <w:szCs w:val="24"/>
          </w:rPr>
          <w:t>tic allele distributions</w:t>
        </w:r>
      </w:ins>
      <w:ins w:id="572" w:author="Editor" w:date="2020-10-29T10:51:00Z">
        <w:r w:rsidRPr="00E244CD">
          <w:rPr>
            <w:rFonts w:ascii="Times New Roman" w:eastAsia="Times New Roman" w:hAnsi="Times New Roman" w:cs="Times New Roman"/>
            <w:sz w:val="24"/>
            <w:szCs w:val="24"/>
          </w:rPr>
          <w:t xml:space="preserve"> and computational limitations, and </w:t>
        </w:r>
      </w:ins>
      <w:ins w:id="573" w:author="Editor" w:date="2020-10-29T11:39:00Z">
        <w:r w:rsidR="00B75611" w:rsidRPr="00E244CD">
          <w:rPr>
            <w:rFonts w:ascii="Times New Roman" w:hAnsi="Times New Roman" w:cs="Times New Roman"/>
            <w:sz w:val="24"/>
            <w:szCs w:val="24"/>
          </w:rPr>
          <w:t>were</w:t>
        </w:r>
      </w:ins>
      <w:ins w:id="574" w:author="Editor" w:date="2020-10-29T10:51:00Z">
        <w:r w:rsidRPr="00E244CD">
          <w:rPr>
            <w:rFonts w:ascii="Times New Roman" w:hAnsi="Times New Roman" w:cs="Times New Roman"/>
            <w:sz w:val="24"/>
            <w:szCs w:val="24"/>
          </w:rPr>
          <w:t xml:space="preserve"> appropriate </w:t>
        </w:r>
      </w:ins>
      <w:ins w:id="575" w:author="Editor" w:date="2020-10-29T11:08:00Z">
        <w:r w:rsidR="00E40D21" w:rsidRPr="00E244CD">
          <w:rPr>
            <w:rFonts w:ascii="Times New Roman" w:hAnsi="Times New Roman" w:cs="Times New Roman"/>
            <w:sz w:val="24"/>
            <w:szCs w:val="24"/>
          </w:rPr>
          <w:t>for</w:t>
        </w:r>
      </w:ins>
      <w:ins w:id="576" w:author="Editor" w:date="2020-10-29T10:51:00Z">
        <w:r w:rsidRPr="00E244CD">
          <w:rPr>
            <w:rFonts w:ascii="Times New Roman" w:hAnsi="Times New Roman" w:cs="Times New Roman"/>
            <w:sz w:val="24"/>
            <w:szCs w:val="24"/>
          </w:rPr>
          <w:t xml:space="preserve"> produc</w:t>
        </w:r>
      </w:ins>
      <w:ins w:id="577" w:author="Editor" w:date="2020-10-29T11:39:00Z">
        <w:r w:rsidR="00B75611" w:rsidRPr="00E244CD">
          <w:rPr>
            <w:rFonts w:ascii="Times New Roman" w:hAnsi="Times New Roman" w:cs="Times New Roman"/>
            <w:sz w:val="24"/>
            <w:szCs w:val="24"/>
          </w:rPr>
          <w:t>ing</w:t>
        </w:r>
      </w:ins>
      <w:ins w:id="578" w:author="Editor" w:date="2020-10-29T10:51:00Z">
        <w:r w:rsidRPr="00E244CD">
          <w:rPr>
            <w:rFonts w:ascii="Times New Roman" w:hAnsi="Times New Roman" w:cs="Times New Roman"/>
            <w:sz w:val="24"/>
            <w:szCs w:val="24"/>
          </w:rPr>
          <w:t xml:space="preserve"> </w:t>
        </w:r>
      </w:ins>
      <w:ins w:id="579" w:author="Editor" w:date="2020-10-29T11:39:00Z">
        <w:r w:rsidR="00B75611" w:rsidRPr="00E244CD">
          <w:rPr>
            <w:rFonts w:ascii="Times New Roman" w:hAnsi="Times New Roman" w:cs="Times New Roman"/>
            <w:sz w:val="24"/>
            <w:szCs w:val="24"/>
          </w:rPr>
          <w:t xml:space="preserve">simulated genetic data </w:t>
        </w:r>
      </w:ins>
      <w:ins w:id="580" w:author="Editor" w:date="2020-10-29T10:51:00Z">
        <w:r w:rsidRPr="00E244CD">
          <w:rPr>
            <w:rFonts w:ascii="Times New Roman" w:hAnsi="Times New Roman" w:cs="Times New Roman"/>
            <w:sz w:val="24"/>
            <w:szCs w:val="24"/>
          </w:rPr>
          <w:t>th</w:t>
        </w:r>
      </w:ins>
      <w:ins w:id="581" w:author="Editor" w:date="2020-10-29T11:40:00Z">
        <w:r w:rsidR="0073615E" w:rsidRPr="00E244CD">
          <w:rPr>
            <w:rFonts w:ascii="Times New Roman" w:hAnsi="Times New Roman" w:cs="Times New Roman"/>
            <w:sz w:val="24"/>
            <w:szCs w:val="24"/>
          </w:rPr>
          <w:t xml:space="preserve">at could </w:t>
        </w:r>
      </w:ins>
      <w:ins w:id="582" w:author="Editor" w:date="2020-10-29T11:47:00Z">
        <w:r w:rsidR="0073615E" w:rsidRPr="00E244CD">
          <w:rPr>
            <w:rFonts w:ascii="Times New Roman" w:hAnsi="Times New Roman" w:cs="Times New Roman"/>
            <w:sz w:val="24"/>
            <w:szCs w:val="24"/>
          </w:rPr>
          <w:t xml:space="preserve">reasonably </w:t>
        </w:r>
      </w:ins>
      <w:ins w:id="583" w:author="Editor" w:date="2020-10-29T11:40:00Z">
        <w:r w:rsidR="0073615E" w:rsidRPr="00E244CD">
          <w:rPr>
            <w:rFonts w:ascii="Times New Roman" w:hAnsi="Times New Roman" w:cs="Times New Roman"/>
            <w:sz w:val="24"/>
            <w:szCs w:val="24"/>
          </w:rPr>
          <w:t>recreate the</w:t>
        </w:r>
      </w:ins>
      <w:ins w:id="584" w:author="Editor" w:date="2020-10-29T10:51:00Z">
        <w:r w:rsidRPr="00E244CD">
          <w:rPr>
            <w:rFonts w:ascii="Times New Roman" w:hAnsi="Times New Roman" w:cs="Times New Roman"/>
            <w:sz w:val="24"/>
            <w:szCs w:val="24"/>
          </w:rPr>
          <w:t xml:space="preserve"> complex evolutionary dynamics </w:t>
        </w:r>
      </w:ins>
      <w:ins w:id="585" w:author="Editor" w:date="2020-10-29T11:40:00Z">
        <w:r w:rsidR="0073615E" w:rsidRPr="00E244CD">
          <w:rPr>
            <w:rFonts w:ascii="Times New Roman" w:hAnsi="Times New Roman" w:cs="Times New Roman"/>
            <w:sz w:val="24"/>
            <w:szCs w:val="24"/>
          </w:rPr>
          <w:t>in real populations</w:t>
        </w:r>
      </w:ins>
      <w:ins w:id="586" w:author="Editor" w:date="2020-10-29T10:51:00Z">
        <w:r w:rsidRPr="00E244CD">
          <w:rPr>
            <w:rFonts w:ascii="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Each simulation was run for </w:t>
        </w:r>
        <w:commentRangeStart w:id="587"/>
        <w:r w:rsidRPr="00E244CD">
          <w:rPr>
            <w:rFonts w:ascii="Times New Roman" w:eastAsia="Times New Roman" w:hAnsi="Times New Roman" w:cs="Times New Roman"/>
            <w:sz w:val="24"/>
            <w:szCs w:val="24"/>
          </w:rPr>
          <w:t>100 generations</w:t>
        </w:r>
      </w:ins>
      <w:commentRangeEnd w:id="587"/>
      <w:ins w:id="588" w:author="Editor" w:date="2020-10-29T12:54:00Z">
        <w:r w:rsidR="00330557" w:rsidRPr="00E244CD">
          <w:rPr>
            <w:rStyle w:val="CommentReference"/>
          </w:rPr>
          <w:commentReference w:id="587"/>
        </w:r>
      </w:ins>
      <w:ins w:id="589" w:author="Editor" w:date="2020-10-29T10:51:00Z">
        <w:r w:rsidRPr="00E244CD">
          <w:rPr>
            <w:rFonts w:ascii="Times New Roman" w:eastAsia="Times New Roman" w:hAnsi="Times New Roman" w:cs="Times New Roman"/>
            <w:sz w:val="24"/>
            <w:szCs w:val="24"/>
          </w:rPr>
          <w:t xml:space="preserve"> before </w:t>
        </w:r>
      </w:ins>
      <w:ins w:id="590" w:author="Editor" w:date="2020-10-29T10:54:00Z">
        <w:r w:rsidRPr="00E244CD">
          <w:rPr>
            <w:rFonts w:ascii="Times New Roman" w:eastAsia="Times New Roman" w:hAnsi="Times New Roman" w:cs="Times New Roman"/>
            <w:sz w:val="24"/>
            <w:szCs w:val="24"/>
          </w:rPr>
          <w:t>the</w:t>
        </w:r>
      </w:ins>
      <w:ins w:id="591" w:author="Editor" w:date="2020-10-29T10:51:00Z">
        <w:r w:rsidRPr="00E244CD">
          <w:rPr>
            <w:rFonts w:ascii="Times New Roman" w:eastAsia="Times New Roman" w:hAnsi="Times New Roman" w:cs="Times New Roman"/>
            <w:sz w:val="24"/>
            <w:szCs w:val="24"/>
          </w:rPr>
          <w:t xml:space="preserve"> demographic event was imposed on up to three populations in the landscape. Ten additional generations were simulated after th</w:t>
        </w:r>
      </w:ins>
      <w:ins w:id="592" w:author="Editor" w:date="2020-10-29T11:08:00Z">
        <w:r w:rsidR="00E40D21" w:rsidRPr="00E244CD">
          <w:rPr>
            <w:rFonts w:ascii="Times New Roman" w:eastAsia="Times New Roman" w:hAnsi="Times New Roman" w:cs="Times New Roman"/>
            <w:sz w:val="24"/>
            <w:szCs w:val="24"/>
          </w:rPr>
          <w:t>e</w:t>
        </w:r>
      </w:ins>
      <w:ins w:id="593" w:author="Editor" w:date="2020-10-29T10:51:00Z">
        <w:r w:rsidRPr="00E244CD">
          <w:rPr>
            <w:rFonts w:ascii="Times New Roman" w:eastAsia="Times New Roman" w:hAnsi="Times New Roman" w:cs="Times New Roman"/>
            <w:sz w:val="24"/>
            <w:szCs w:val="24"/>
          </w:rPr>
          <w:t xml:space="preserve"> event.</w:t>
        </w:r>
      </w:ins>
      <w:ins w:id="594" w:author="Editor" w:date="2020-10-29T10:53:00Z">
        <w:r w:rsidRPr="00E244CD">
          <w:rPr>
            <w:rFonts w:ascii="Times New Roman" w:eastAsia="Times New Roman" w:hAnsi="Times New Roman" w:cs="Times New Roman"/>
            <w:sz w:val="24"/>
            <w:szCs w:val="24"/>
          </w:rPr>
          <w:t xml:space="preserve"> </w:t>
        </w:r>
      </w:ins>
      <w:moveToRangeStart w:id="595" w:author="Editor" w:date="2020-10-29T10:53:00Z" w:name="move54861241"/>
      <w:moveTo w:id="596" w:author="Editor" w:date="2020-10-29T10:53:00Z">
        <w:r w:rsidRPr="00E244CD">
          <w:rPr>
            <w:rFonts w:ascii="Times New Roman" w:eastAsia="Times New Roman" w:hAnsi="Times New Roman" w:cs="Times New Roman"/>
            <w:sz w:val="24"/>
            <w:szCs w:val="24"/>
          </w:rPr>
          <w:t xml:space="preserve">Sampling was </w:t>
        </w:r>
        <w:del w:id="597" w:author="Editor" w:date="2020-10-29T10:53:00Z">
          <w:r w:rsidRPr="00E244CD" w:rsidDel="00996F04">
            <w:rPr>
              <w:rFonts w:ascii="Times New Roman" w:eastAsia="Times New Roman" w:hAnsi="Times New Roman" w:cs="Times New Roman"/>
              <w:sz w:val="24"/>
              <w:szCs w:val="24"/>
            </w:rPr>
            <w:delText>done</w:delText>
          </w:r>
        </w:del>
      </w:moveTo>
      <w:ins w:id="598" w:author="Editor" w:date="2020-10-29T10:53:00Z">
        <w:r w:rsidRPr="00E244CD">
          <w:rPr>
            <w:rFonts w:ascii="Times New Roman" w:eastAsia="Times New Roman" w:hAnsi="Times New Roman" w:cs="Times New Roman"/>
            <w:sz w:val="24"/>
            <w:szCs w:val="24"/>
          </w:rPr>
          <w:t>performed</w:t>
        </w:r>
      </w:ins>
      <w:moveTo w:id="599" w:author="Editor" w:date="2020-10-29T10:53:00Z">
        <w:r w:rsidRPr="00E244CD">
          <w:rPr>
            <w:rFonts w:ascii="Times New Roman" w:eastAsia="Times New Roman" w:hAnsi="Times New Roman" w:cs="Times New Roman"/>
            <w:sz w:val="24"/>
            <w:szCs w:val="24"/>
          </w:rPr>
          <w:t xml:space="preserve"> before and after the event unless otherwise specified.</w:t>
        </w:r>
      </w:moveTo>
      <w:moveToRangeEnd w:id="595"/>
    </w:p>
    <w:p w14:paraId="1DA79176" w14:textId="77777777" w:rsidR="00760250" w:rsidRPr="00E244CD" w:rsidRDefault="00760250">
      <w:pPr>
        <w:autoSpaceDE w:val="0"/>
        <w:autoSpaceDN w:val="0"/>
        <w:adjustRightInd w:val="0"/>
        <w:spacing w:after="0" w:line="480" w:lineRule="auto"/>
        <w:rPr>
          <w:rFonts w:ascii="Times New Roman" w:eastAsia="Times New Roman" w:hAnsi="Times New Roman" w:cs="Times New Roman"/>
          <w:sz w:val="24"/>
          <w:szCs w:val="24"/>
        </w:rPr>
        <w:pPrChange w:id="600" w:author="Editor" w:date="2020-10-29T20:29:00Z">
          <w:pPr>
            <w:autoSpaceDE w:val="0"/>
            <w:autoSpaceDN w:val="0"/>
            <w:adjustRightInd w:val="0"/>
            <w:spacing w:before="240" w:after="0" w:line="480" w:lineRule="auto"/>
          </w:pPr>
        </w:pPrChange>
      </w:pPr>
    </w:p>
    <w:p w14:paraId="408429DE" w14:textId="2166EF22" w:rsidR="00760250" w:rsidRPr="00E244CD" w:rsidRDefault="00760250">
      <w:pPr>
        <w:pStyle w:val="Heading2"/>
        <w:pPrChange w:id="601" w:author="Editor" w:date="2020-10-29T20:29:00Z">
          <w:pPr>
            <w:spacing w:before="240" w:after="240" w:line="480" w:lineRule="auto"/>
          </w:pPr>
        </w:pPrChange>
      </w:pPr>
      <w:r w:rsidRPr="00E244CD">
        <w:rPr>
          <w:lang w:val="en-US"/>
        </w:rPr>
        <w:t>Dispersal</w:t>
      </w:r>
      <w:del w:id="602" w:author="Editor" w:date="2020-10-29T10:55:00Z">
        <w:r w:rsidRPr="00E244CD" w:rsidDel="00996F04">
          <w:rPr>
            <w:lang w:val="en-US"/>
          </w:rPr>
          <w:delText xml:space="preserve"> </w:delText>
        </w:r>
      </w:del>
    </w:p>
    <w:p w14:paraId="294706DC" w14:textId="2E8820F9" w:rsidR="00760250" w:rsidRPr="00E244CD" w:rsidRDefault="00760250">
      <w:pPr>
        <w:spacing w:after="0" w:line="480" w:lineRule="auto"/>
        <w:ind w:firstLine="720"/>
        <w:rPr>
          <w:rFonts w:ascii="Times New Roman" w:eastAsia="Times New Roman" w:hAnsi="Times New Roman" w:cs="Times New Roman"/>
          <w:sz w:val="24"/>
          <w:szCs w:val="24"/>
        </w:rPr>
        <w:pPrChange w:id="603" w:author="Editor" w:date="2020-10-29T20:29:00Z">
          <w:pPr>
            <w:spacing w:before="240" w:line="480" w:lineRule="auto"/>
          </w:pPr>
        </w:pPrChange>
      </w:pPr>
      <w:r w:rsidRPr="00E244CD">
        <w:rPr>
          <w:rFonts w:ascii="Times New Roman" w:eastAsia="Times New Roman" w:hAnsi="Times New Roman" w:cs="Times New Roman"/>
          <w:sz w:val="24"/>
          <w:szCs w:val="24"/>
        </w:rPr>
        <w:t xml:space="preserve">To model dispersal, we weighted the geographic distances between populations using a power law function, </w:t>
      </w:r>
      <m:oMath>
        <m:sSup>
          <m:sSupPr>
            <m:ctrlPr>
              <w:ins w:id="604" w:author="Editor" w:date="2020-10-30T09:14:00Z">
                <w:rPr>
                  <w:rFonts w:ascii="Cambria Math" w:eastAsia="Times New Roman" w:hAnsi="Cambria Math" w:cs="Times New Roman"/>
                  <w:i/>
                  <w:sz w:val="24"/>
                  <w:szCs w:val="24"/>
                </w:rPr>
              </w:ins>
            </m:ctrlPr>
          </m:sSupPr>
          <m:e>
            <m:r>
              <w:rPr>
                <w:rFonts w:ascii="Cambria Math" w:eastAsia="Times New Roman" w:hAnsi="Cambria Math" w:cs="Times New Roman"/>
                <w:sz w:val="24"/>
                <w:szCs w:val="24"/>
              </w:rPr>
              <m:t>10</m:t>
            </m:r>
          </m:e>
          <m:sup>
            <m:r>
              <w:rPr>
                <w:rFonts w:ascii="Cambria Math" w:eastAsia="Times New Roman" w:hAnsi="Cambria Math" w:cs="Times New Roman"/>
                <w:sz w:val="24"/>
                <w:szCs w:val="24"/>
              </w:rPr>
              <m:t>-B * distance</m:t>
            </m:r>
          </m:sup>
        </m:sSup>
      </m:oMath>
      <w:r w:rsidRPr="00E244CD">
        <w:rPr>
          <w:rFonts w:ascii="Times New Roman" w:eastAsia="Times New Roman" w:hAnsi="Times New Roman" w:cs="Times New Roman"/>
          <w:sz w:val="24"/>
          <w:szCs w:val="24"/>
        </w:rPr>
        <w:t xml:space="preserve">, where </w:t>
      </w:r>
      <w:r w:rsidRPr="00E244CD">
        <w:rPr>
          <w:rFonts w:ascii="Times New Roman" w:eastAsia="Times New Roman" w:hAnsi="Times New Roman" w:cs="Times New Roman"/>
          <w:i/>
          <w:sz w:val="24"/>
          <w:szCs w:val="24"/>
        </w:rPr>
        <w:t xml:space="preserve">B </w:t>
      </w:r>
      <w:r w:rsidRPr="00E244CD">
        <w:rPr>
          <w:rFonts w:ascii="Times New Roman" w:eastAsia="Times New Roman" w:hAnsi="Times New Roman" w:cs="Times New Roman"/>
          <w:sz w:val="24"/>
          <w:szCs w:val="24"/>
        </w:rPr>
        <w:t xml:space="preserve">represents </w:t>
      </w:r>
      <w:del w:id="605" w:author="Editor" w:date="2020-10-29T09:02:00Z">
        <w:r w:rsidRPr="00E244CD" w:rsidDel="001B6501">
          <w:rPr>
            <w:rFonts w:ascii="Times New Roman" w:eastAsia="Times New Roman" w:hAnsi="Times New Roman" w:cs="Times New Roman"/>
            <w:sz w:val="24"/>
            <w:szCs w:val="24"/>
          </w:rPr>
          <w:delText>how difficult it is to</w:delText>
        </w:r>
      </w:del>
      <w:ins w:id="606" w:author="Editor" w:date="2020-10-29T09:02:00Z">
        <w:r w:rsidR="001B6501" w:rsidRPr="00E244CD">
          <w:rPr>
            <w:rFonts w:ascii="Times New Roman" w:eastAsia="Times New Roman" w:hAnsi="Times New Roman" w:cs="Times New Roman"/>
            <w:sz w:val="24"/>
            <w:szCs w:val="24"/>
          </w:rPr>
          <w:t>the difficulty of</w:t>
        </w:r>
      </w:ins>
      <w:r w:rsidRPr="00E244CD">
        <w:rPr>
          <w:rFonts w:ascii="Times New Roman" w:eastAsia="Times New Roman" w:hAnsi="Times New Roman" w:cs="Times New Roman"/>
          <w:sz w:val="24"/>
          <w:szCs w:val="24"/>
        </w:rPr>
        <w:t xml:space="preserve"> dispers</w:t>
      </w:r>
      <w:ins w:id="607" w:author="Editor" w:date="2020-10-29T09:02:00Z">
        <w:r w:rsidR="001B6501" w:rsidRPr="00E244CD">
          <w:rPr>
            <w:rFonts w:ascii="Times New Roman" w:eastAsia="Times New Roman" w:hAnsi="Times New Roman" w:cs="Times New Roman"/>
            <w:sz w:val="24"/>
            <w:szCs w:val="24"/>
          </w:rPr>
          <w:t>al</w:t>
        </w:r>
      </w:ins>
      <w:del w:id="608" w:author="Editor" w:date="2020-10-29T09:02:00Z">
        <w:r w:rsidRPr="00E244CD" w:rsidDel="001B6501">
          <w:rPr>
            <w:rFonts w:ascii="Times New Roman" w:eastAsia="Times New Roman" w:hAnsi="Times New Roman" w:cs="Times New Roman"/>
            <w:sz w:val="24"/>
            <w:szCs w:val="24"/>
          </w:rPr>
          <w:delText>e</w:delText>
        </w:r>
      </w:del>
      <w:ins w:id="609" w:author="Editor" w:date="2020-10-29T11:09:00Z">
        <w:r w:rsidR="00545C37" w:rsidRPr="00E244CD">
          <w:rPr>
            <w:rFonts w:ascii="Times New Roman" w:eastAsia="Times New Roman" w:hAnsi="Times New Roman" w:cs="Times New Roman"/>
            <w:sz w:val="24"/>
            <w:szCs w:val="24"/>
          </w:rPr>
          <w:t>.</w:t>
        </w:r>
      </w:ins>
      <w:del w:id="610" w:author="Editor" w:date="2020-10-29T09:04:00Z">
        <w:r w:rsidRPr="00E244CD" w:rsidDel="001B6501">
          <w:rPr>
            <w:rFonts w:ascii="Times New Roman" w:eastAsia="Times New Roman" w:hAnsi="Times New Roman" w:cs="Times New Roman"/>
            <w:sz w:val="24"/>
            <w:szCs w:val="24"/>
          </w:rPr>
          <w:delText xml:space="preserve"> and </w:delText>
        </w:r>
      </w:del>
      <w:ins w:id="611" w:author="Editor" w:date="2020-10-29T09:04:00Z">
        <w:r w:rsidR="001B6501" w:rsidRPr="00E244CD">
          <w:rPr>
            <w:rFonts w:ascii="Times New Roman" w:eastAsia="Times New Roman" w:hAnsi="Times New Roman" w:cs="Times New Roman"/>
            <w:sz w:val="24"/>
            <w:szCs w:val="24"/>
          </w:rPr>
          <w:t xml:space="preserve"> H</w:t>
        </w:r>
      </w:ins>
      <w:del w:id="612" w:author="Editor" w:date="2020-10-29T09:04:00Z">
        <w:r w:rsidRPr="00E244CD" w:rsidDel="001B6501">
          <w:rPr>
            <w:rFonts w:ascii="Times New Roman" w:eastAsia="Times New Roman" w:hAnsi="Times New Roman" w:cs="Times New Roman"/>
            <w:sz w:val="24"/>
            <w:szCs w:val="24"/>
          </w:rPr>
          <w:delText>h</w:delText>
        </w:r>
      </w:del>
      <w:r w:rsidRPr="00E244CD">
        <w:rPr>
          <w:rFonts w:ascii="Times New Roman" w:eastAsia="Times New Roman" w:hAnsi="Times New Roman" w:cs="Times New Roman"/>
          <w:sz w:val="24"/>
          <w:szCs w:val="24"/>
        </w:rPr>
        <w:t xml:space="preserve">igh values of </w:t>
      </w:r>
      <w:r w:rsidRPr="00E244CD">
        <w:rPr>
          <w:rFonts w:ascii="Times New Roman" w:eastAsia="Times New Roman" w:hAnsi="Times New Roman" w:cs="Times New Roman"/>
          <w:i/>
          <w:sz w:val="24"/>
          <w:szCs w:val="24"/>
        </w:rPr>
        <w:t>B</w:t>
      </w:r>
      <w:r w:rsidRPr="00E244CD">
        <w:rPr>
          <w:rFonts w:ascii="Times New Roman" w:eastAsia="Times New Roman" w:hAnsi="Times New Roman" w:cs="Times New Roman"/>
          <w:sz w:val="24"/>
          <w:szCs w:val="24"/>
        </w:rPr>
        <w:t xml:space="preserve"> correspond to low dispersal capacity</w:t>
      </w:r>
      <w:del w:id="613" w:author="Editor" w:date="2020-10-29T11:10:00Z">
        <w:r w:rsidRPr="00E244CD" w:rsidDel="00545C37">
          <w:rPr>
            <w:rFonts w:ascii="Times New Roman" w:eastAsia="Times New Roman" w:hAnsi="Times New Roman" w:cs="Times New Roman"/>
            <w:sz w:val="24"/>
            <w:szCs w:val="24"/>
          </w:rPr>
          <w:delText xml:space="preserve"> (elaborated below)</w:delText>
        </w:r>
      </w:del>
      <w:r w:rsidRPr="00E244CD">
        <w:rPr>
          <w:rFonts w:ascii="Times New Roman" w:eastAsia="Times New Roman" w:hAnsi="Times New Roman" w:cs="Times New Roman"/>
          <w:sz w:val="24"/>
          <w:szCs w:val="24"/>
        </w:rPr>
        <w:t xml:space="preserve">. </w:t>
      </w:r>
      <w:commentRangeStart w:id="614"/>
      <w:r w:rsidRPr="00E244CD">
        <w:rPr>
          <w:rFonts w:ascii="Times New Roman" w:eastAsia="Times New Roman" w:hAnsi="Times New Roman" w:cs="Times New Roman"/>
          <w:sz w:val="24"/>
          <w:szCs w:val="24"/>
        </w:rPr>
        <w:t xml:space="preserve">We then rescaled the values, using the maximum </w:t>
      </w:r>
      <m:oMath>
        <m:r>
          <w:rPr>
            <w:rFonts w:ascii="Cambria Math" w:eastAsia="Times New Roman" w:hAnsi="Cambria Math" w:cs="Times New Roman"/>
            <w:sz w:val="24"/>
            <w:szCs w:val="24"/>
          </w:rPr>
          <m:t>(4√2)</m:t>
        </m:r>
      </m:oMath>
      <w:r w:rsidRPr="00E244CD">
        <w:rPr>
          <w:rFonts w:ascii="Times New Roman" w:eastAsia="Times New Roman" w:hAnsi="Times New Roman" w:cs="Times New Roman"/>
          <w:sz w:val="24"/>
          <w:szCs w:val="24"/>
        </w:rPr>
        <w:t xml:space="preserve"> and the minimum (0) distances possible in this virtual landscape, as described in the </w:t>
      </w: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[44]","plainTextFormattedCitation":"[44]","previouslyFormattedCitation":"[45]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[44]</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user manual (p.63). This produced values in the [0,1] range</w:t>
      </w:r>
      <w:del w:id="615" w:author="Editor" w:date="2020-10-29T11:56:00Z">
        <w:r w:rsidRPr="00E244CD" w:rsidDel="00FD1A16">
          <w:rPr>
            <w:rFonts w:ascii="Times New Roman" w:eastAsia="Times New Roman" w:hAnsi="Times New Roman" w:cs="Times New Roman"/>
            <w:sz w:val="24"/>
            <w:szCs w:val="24"/>
          </w:rPr>
          <w:delText>,</w:delText>
        </w:r>
      </w:del>
      <w:ins w:id="616" w:author="Editor" w:date="2020-10-29T11:56:00Z">
        <w:r w:rsidR="00FD1A16"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w:t>
      </w:r>
      <w:ins w:id="617" w:author="Editor" w:date="2020-10-29T11:49:00Z">
        <w:r w:rsidR="0073615E" w:rsidRPr="00E244CD">
          <w:rPr>
            <w:rFonts w:ascii="Times New Roman" w:eastAsia="Times New Roman" w:hAnsi="Times New Roman" w:cs="Times New Roman"/>
            <w:sz w:val="24"/>
            <w:szCs w:val="24"/>
          </w:rPr>
          <w:t>R</w:t>
        </w:r>
      </w:ins>
      <w:ins w:id="618" w:author="Editor" w:date="2020-10-29T09:05:00Z">
        <w:r w:rsidR="001B6501" w:rsidRPr="00E244CD">
          <w:rPr>
            <w:rFonts w:ascii="Times New Roman" w:eastAsia="Times New Roman" w:hAnsi="Times New Roman" w:cs="Times New Roman"/>
            <w:sz w:val="24"/>
            <w:szCs w:val="24"/>
          </w:rPr>
          <w:t>e</w:t>
        </w:r>
      </w:ins>
      <w:del w:id="619" w:author="Editor" w:date="2020-10-29T09:05:00Z">
        <w:r w:rsidRPr="00E244CD" w:rsidDel="001B6501">
          <w:rPr>
            <w:rFonts w:ascii="Times New Roman" w:eastAsia="Times New Roman" w:hAnsi="Times New Roman" w:cs="Times New Roman"/>
            <w:sz w:val="24"/>
            <w:szCs w:val="24"/>
          </w:rPr>
          <w:delText>which are</w:delText>
        </w:r>
      </w:del>
      <w:ins w:id="620" w:author="Editor" w:date="2020-10-29T09:05:00Z">
        <w:r w:rsidR="001B6501" w:rsidRPr="00E244CD">
          <w:rPr>
            <w:rFonts w:ascii="Times New Roman" w:eastAsia="Times New Roman" w:hAnsi="Times New Roman" w:cs="Times New Roman"/>
            <w:sz w:val="24"/>
            <w:szCs w:val="24"/>
          </w:rPr>
          <w:t>scaled values were</w:t>
        </w:r>
      </w:ins>
      <w:r w:rsidRPr="00E244CD">
        <w:rPr>
          <w:rFonts w:ascii="Times New Roman" w:eastAsia="Times New Roman" w:hAnsi="Times New Roman" w:cs="Times New Roman"/>
          <w:sz w:val="24"/>
          <w:szCs w:val="24"/>
        </w:rPr>
        <w:t xml:space="preserve"> considered to represent probabilities that an individual disperses to a cell located at that distance (Fig.1).</w:t>
      </w:r>
      <w:commentRangeEnd w:id="614"/>
      <w:r w:rsidR="007E1BCB" w:rsidRPr="00E244CD">
        <w:rPr>
          <w:rStyle w:val="CommentReference"/>
        </w:rPr>
        <w:commentReference w:id="614"/>
      </w:r>
      <w:r w:rsidRPr="00E244CD">
        <w:rPr>
          <w:rFonts w:ascii="Times New Roman" w:eastAsiaTheme="minorEastAsia" w:hAnsi="Times New Roman" w:cs="Times New Roman"/>
          <w:sz w:val="24"/>
          <w:szCs w:val="24"/>
        </w:rPr>
        <w:t xml:space="preserve"> </w:t>
      </w:r>
      <w:r w:rsidRPr="00E244CD">
        <w:rPr>
          <w:rFonts w:ascii="Times New Roman" w:eastAsia="Times New Roman" w:hAnsi="Times New Roman" w:cs="Times New Roman"/>
          <w:sz w:val="24"/>
          <w:szCs w:val="24"/>
        </w:rPr>
        <w:t>We chose this way of model</w:t>
      </w:r>
      <w:del w:id="621" w:author="Editor" w:date="2020-10-29T20:17:00Z">
        <w:r w:rsidRPr="00E244CD" w:rsidDel="00B2536B">
          <w:rPr>
            <w:rFonts w:ascii="Times New Roman" w:eastAsia="Times New Roman" w:hAnsi="Times New Roman" w:cs="Times New Roman"/>
            <w:sz w:val="24"/>
            <w:szCs w:val="24"/>
          </w:rPr>
          <w:delText>l</w:delText>
        </w:r>
      </w:del>
      <w:r w:rsidRPr="00E244CD">
        <w:rPr>
          <w:rFonts w:ascii="Times New Roman" w:eastAsia="Times New Roman" w:hAnsi="Times New Roman" w:cs="Times New Roman"/>
          <w:sz w:val="24"/>
          <w:szCs w:val="24"/>
        </w:rPr>
        <w:t xml:space="preserve">ing dispersal </w:t>
      </w:r>
      <w:commentRangeStart w:id="622"/>
      <w:r w:rsidRPr="00E244CD">
        <w:rPr>
          <w:rFonts w:ascii="Times New Roman" w:eastAsia="Times New Roman" w:hAnsi="Times New Roman" w:cs="Times New Roman"/>
          <w:sz w:val="24"/>
          <w:szCs w:val="24"/>
        </w:rPr>
        <w:t xml:space="preserve">to allow </w:t>
      </w:r>
      <w:ins w:id="623" w:author="Editor" w:date="2020-10-29T12:13:00Z">
        <w:r w:rsidR="007E1BCB" w:rsidRPr="00E244CD">
          <w:rPr>
            <w:rFonts w:ascii="Times New Roman" w:eastAsia="Times New Roman" w:hAnsi="Times New Roman" w:cs="Times New Roman"/>
            <w:sz w:val="24"/>
            <w:szCs w:val="24"/>
          </w:rPr>
          <w:t xml:space="preserve">for </w:t>
        </w:r>
      </w:ins>
      <w:r w:rsidRPr="00E244CD">
        <w:rPr>
          <w:rFonts w:ascii="Times New Roman" w:eastAsia="Times New Roman" w:hAnsi="Times New Roman" w:cs="Times New Roman"/>
          <w:sz w:val="24"/>
          <w:szCs w:val="24"/>
        </w:rPr>
        <w:t>both within-population movement</w:t>
      </w:r>
      <w:del w:id="624" w:author="Editor" w:date="2020-10-29T12:13:00Z">
        <w:r w:rsidRPr="00E244CD" w:rsidDel="007E1BCB">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and long-distance dispersal</w:t>
      </w:r>
      <w:commentRangeEnd w:id="622"/>
      <w:r w:rsidR="00AA602F" w:rsidRPr="00E244CD">
        <w:rPr>
          <w:rStyle w:val="CommentReference"/>
        </w:rPr>
        <w:commentReference w:id="622"/>
      </w:r>
      <w:r w:rsidRPr="00E244CD">
        <w:rPr>
          <w:rFonts w:ascii="Times New Roman" w:eastAsia="Times New Roman" w:hAnsi="Times New Roman" w:cs="Times New Roman"/>
          <w:sz w:val="24"/>
          <w:szCs w:val="24"/>
        </w:rPr>
        <w:t>.</w:t>
      </w:r>
    </w:p>
    <w:p w14:paraId="24DEFE44" w14:textId="08914022" w:rsidR="00760250" w:rsidRPr="00E244CD" w:rsidRDefault="00760250">
      <w:pPr>
        <w:spacing w:after="0" w:line="480" w:lineRule="auto"/>
        <w:ind w:firstLine="720"/>
        <w:rPr>
          <w:rFonts w:ascii="Times New Roman" w:hAnsi="Times New Roman" w:cs="Times New Roman"/>
          <w:sz w:val="24"/>
          <w:szCs w:val="24"/>
        </w:rPr>
        <w:pPrChange w:id="625" w:author="Editor" w:date="2020-10-29T20:29:00Z">
          <w:pPr>
            <w:spacing w:before="240" w:line="480" w:lineRule="auto"/>
          </w:pPr>
        </w:pPrChange>
      </w:pPr>
      <w:commentRangeStart w:id="626"/>
      <w:r w:rsidRPr="00E244CD">
        <w:rPr>
          <w:rFonts w:ascii="Times New Roman" w:hAnsi="Times New Roman" w:cs="Times New Roman"/>
          <w:sz w:val="24"/>
          <w:szCs w:val="24"/>
        </w:rPr>
        <w:t xml:space="preserve">The population to which an individual </w:t>
      </w:r>
      <w:del w:id="627" w:author="Editor" w:date="2020-10-29T11:11:00Z">
        <w:r w:rsidRPr="00E244CD" w:rsidDel="00545C37">
          <w:rPr>
            <w:rFonts w:ascii="Times New Roman" w:hAnsi="Times New Roman" w:cs="Times New Roman"/>
            <w:sz w:val="24"/>
            <w:szCs w:val="24"/>
          </w:rPr>
          <w:delText xml:space="preserve">disperses </w:delText>
        </w:r>
      </w:del>
      <w:ins w:id="628" w:author="Editor" w:date="2020-10-29T11:11:00Z">
        <w:r w:rsidR="00545C37" w:rsidRPr="00E244CD">
          <w:rPr>
            <w:rFonts w:ascii="Times New Roman" w:hAnsi="Times New Roman" w:cs="Times New Roman"/>
            <w:sz w:val="24"/>
            <w:szCs w:val="24"/>
          </w:rPr>
          <w:t xml:space="preserve">dispersed </w:t>
        </w:r>
      </w:ins>
      <w:r w:rsidRPr="00E244CD">
        <w:rPr>
          <w:rFonts w:ascii="Times New Roman" w:hAnsi="Times New Roman" w:cs="Times New Roman"/>
          <w:sz w:val="24"/>
          <w:szCs w:val="24"/>
        </w:rPr>
        <w:t>was selected randomly from the set of populations available at the given distance</w:t>
      </w:r>
      <w:r w:rsidRPr="00E244CD">
        <w:rPr>
          <w:rFonts w:ascii="Times New Roman" w:eastAsia="Times New Roman" w:hAnsi="Times New Roman" w:cs="Times New Roman"/>
          <w:sz w:val="24"/>
          <w:szCs w:val="24"/>
        </w:rPr>
        <w:t>.</w:t>
      </w:r>
      <w:commentRangeEnd w:id="626"/>
      <w:r w:rsidR="007E1BCB" w:rsidRPr="00E244CD">
        <w:rPr>
          <w:rStyle w:val="CommentReference"/>
        </w:rPr>
        <w:commentReference w:id="626"/>
      </w:r>
      <w:r w:rsidRPr="00E244CD">
        <w:rPr>
          <w:rFonts w:ascii="Times New Roman" w:eastAsia="Times New Roman" w:hAnsi="Times New Roman" w:cs="Times New Roman"/>
          <w:sz w:val="24"/>
          <w:szCs w:val="24"/>
        </w:rPr>
        <w:t xml:space="preserve"> Individuals always stay</w:t>
      </w:r>
      <w:ins w:id="629" w:author="Editor" w:date="2020-10-29T23:51:00Z">
        <w:r w:rsidR="008B55A9">
          <w:rPr>
            <w:rFonts w:ascii="Times New Roman" w:eastAsia="Times New Roman" w:hAnsi="Times New Roman" w:cs="Times New Roman"/>
            <w:sz w:val="24"/>
            <w:szCs w:val="24"/>
          </w:rPr>
          <w:t>ed</w:t>
        </w:r>
      </w:ins>
      <w:r w:rsidRPr="00E244CD">
        <w:rPr>
          <w:rFonts w:ascii="Times New Roman" w:eastAsia="Times New Roman" w:hAnsi="Times New Roman" w:cs="Times New Roman"/>
          <w:sz w:val="24"/>
          <w:szCs w:val="24"/>
        </w:rPr>
        <w:t xml:space="preserve"> within our simulated landscape, and any individual </w:t>
      </w:r>
      <w:del w:id="630" w:author="Editor" w:date="2020-10-29T23:51:00Z">
        <w:r w:rsidRPr="00E244CD" w:rsidDel="008B55A9">
          <w:rPr>
            <w:rFonts w:ascii="Times New Roman" w:eastAsia="Times New Roman" w:hAnsi="Times New Roman" w:cs="Times New Roman"/>
            <w:sz w:val="24"/>
            <w:szCs w:val="24"/>
          </w:rPr>
          <w:delText xml:space="preserve">may </w:delText>
        </w:r>
      </w:del>
      <w:ins w:id="631" w:author="Editor" w:date="2020-10-29T23:51:00Z">
        <w:r w:rsidR="008B55A9">
          <w:rPr>
            <w:rFonts w:ascii="Times New Roman" w:eastAsia="Times New Roman" w:hAnsi="Times New Roman" w:cs="Times New Roman"/>
            <w:sz w:val="24"/>
            <w:szCs w:val="24"/>
          </w:rPr>
          <w:t>could</w:t>
        </w:r>
        <w:r w:rsidR="008B55A9"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disperse </w:t>
      </w:r>
      <w:r w:rsidRPr="00E244CD">
        <w:rPr>
          <w:rFonts w:ascii="Times New Roman" w:eastAsiaTheme="minorEastAsia" w:hAnsi="Times New Roman" w:cs="Times New Roman"/>
          <w:sz w:val="24"/>
          <w:szCs w:val="24"/>
        </w:rPr>
        <w:t xml:space="preserve">to </w:t>
      </w:r>
      <w:ins w:id="632" w:author="Editor" w:date="2020-10-29T11:12:00Z">
        <w:r w:rsidR="00545C37" w:rsidRPr="00E244CD">
          <w:rPr>
            <w:rFonts w:ascii="Times New Roman" w:eastAsiaTheme="minorEastAsia" w:hAnsi="Times New Roman" w:cs="Times New Roman"/>
            <w:sz w:val="24"/>
            <w:szCs w:val="24"/>
          </w:rPr>
          <w:t xml:space="preserve">any </w:t>
        </w:r>
      </w:ins>
      <w:r w:rsidRPr="00E244CD">
        <w:rPr>
          <w:rFonts w:ascii="Times New Roman" w:eastAsiaTheme="minorEastAsia" w:hAnsi="Times New Roman" w:cs="Times New Roman"/>
          <w:sz w:val="24"/>
          <w:szCs w:val="24"/>
        </w:rPr>
        <w:t xml:space="preserve">one of </w:t>
      </w:r>
      <w:del w:id="633" w:author="Editor" w:date="2020-10-29T11:12:00Z">
        <w:r w:rsidRPr="00E244CD" w:rsidDel="00545C37">
          <w:rPr>
            <w:rFonts w:ascii="Times New Roman" w:eastAsiaTheme="minorEastAsia" w:hAnsi="Times New Roman" w:cs="Times New Roman"/>
            <w:sz w:val="24"/>
            <w:szCs w:val="24"/>
          </w:rPr>
          <w:delText xml:space="preserve">our </w:delText>
        </w:r>
      </w:del>
      <w:ins w:id="634" w:author="Editor" w:date="2020-10-29T11:12:00Z">
        <w:r w:rsidR="00545C37" w:rsidRPr="00E244CD">
          <w:rPr>
            <w:rFonts w:ascii="Times New Roman" w:eastAsiaTheme="minorEastAsia" w:hAnsi="Times New Roman" w:cs="Times New Roman"/>
            <w:sz w:val="24"/>
            <w:szCs w:val="24"/>
          </w:rPr>
          <w:t xml:space="preserve">the </w:t>
        </w:r>
      </w:ins>
      <w:r w:rsidRPr="00E244CD">
        <w:rPr>
          <w:rFonts w:ascii="Times New Roman" w:eastAsiaTheme="minorEastAsia" w:hAnsi="Times New Roman" w:cs="Times New Roman"/>
          <w:sz w:val="24"/>
          <w:szCs w:val="24"/>
        </w:rPr>
        <w:t xml:space="preserve">25 populations at each generation. </w:t>
      </w:r>
      <w:r w:rsidRPr="00E244CD">
        <w:rPr>
          <w:rFonts w:ascii="Times New Roman" w:hAnsi="Times New Roman" w:cs="Times New Roman"/>
          <w:sz w:val="24"/>
          <w:szCs w:val="24"/>
        </w:rPr>
        <w:t xml:space="preserve">To investigate the effect of different levels of dispersal, we </w:t>
      </w:r>
      <w:del w:id="635" w:author="Editor" w:date="2020-10-29T12:15:00Z">
        <w:r w:rsidRPr="00E244CD" w:rsidDel="007E1BCB">
          <w:rPr>
            <w:rFonts w:ascii="Times New Roman" w:hAnsi="Times New Roman" w:cs="Times New Roman"/>
            <w:sz w:val="24"/>
            <w:szCs w:val="24"/>
          </w:rPr>
          <w:delText xml:space="preserve">used </w:delText>
        </w:r>
      </w:del>
      <w:ins w:id="636" w:author="Editor" w:date="2020-10-29T12:15:00Z">
        <w:r w:rsidR="007E1BCB" w:rsidRPr="00E244CD">
          <w:rPr>
            <w:rFonts w:ascii="Times New Roman" w:hAnsi="Times New Roman" w:cs="Times New Roman"/>
            <w:sz w:val="24"/>
            <w:szCs w:val="24"/>
          </w:rPr>
          <w:t xml:space="preserve">ran separate simulations using </w:t>
        </w:r>
      </w:ins>
      <w:r w:rsidRPr="00E244CD">
        <w:rPr>
          <w:rFonts w:ascii="Times New Roman" w:hAnsi="Times New Roman" w:cs="Times New Roman"/>
          <w:sz w:val="24"/>
          <w:szCs w:val="24"/>
        </w:rPr>
        <w:t xml:space="preserve">three different values of </w:t>
      </w:r>
      <w:r w:rsidRPr="00E244CD">
        <w:rPr>
          <w:rFonts w:ascii="Times New Roman" w:hAnsi="Times New Roman" w:cs="Times New Roman"/>
          <w:i/>
          <w:sz w:val="24"/>
          <w:szCs w:val="24"/>
        </w:rPr>
        <w:t>B</w:t>
      </w:r>
      <w:r w:rsidRPr="00E244CD">
        <w:rPr>
          <w:rFonts w:ascii="Times New Roman" w:hAnsi="Times New Roman" w:cs="Times New Roman"/>
          <w:sz w:val="24"/>
          <w:szCs w:val="24"/>
        </w:rPr>
        <w:t>: low (</w:t>
      </w:r>
      <w:r w:rsidRPr="00E244CD">
        <w:rPr>
          <w:rFonts w:ascii="Times New Roman" w:hAnsi="Times New Roman" w:cs="Times New Roman"/>
          <w:i/>
          <w:sz w:val="24"/>
          <w:szCs w:val="24"/>
        </w:rPr>
        <w:t>B</w:t>
      </w:r>
      <w:r w:rsidRPr="00E244CD">
        <w:rPr>
          <w:rFonts w:ascii="Times New Roman" w:hAnsi="Times New Roman" w:cs="Times New Roman"/>
          <w:sz w:val="24"/>
          <w:szCs w:val="24"/>
        </w:rPr>
        <w:t xml:space="preserve"> = 2), moderate (</w:t>
      </w:r>
      <w:r w:rsidRPr="00E244CD">
        <w:rPr>
          <w:rFonts w:ascii="Times New Roman" w:hAnsi="Times New Roman" w:cs="Times New Roman"/>
          <w:i/>
          <w:sz w:val="24"/>
          <w:szCs w:val="24"/>
        </w:rPr>
        <w:t>B</w:t>
      </w:r>
      <w:r w:rsidRPr="00E244CD">
        <w:rPr>
          <w:rFonts w:ascii="Times New Roman" w:hAnsi="Times New Roman" w:cs="Times New Roman"/>
          <w:sz w:val="24"/>
          <w:szCs w:val="24"/>
        </w:rPr>
        <w:t xml:space="preserve"> = 1.301) and high (</w:t>
      </w:r>
      <w:r w:rsidRPr="00E244CD">
        <w:rPr>
          <w:rFonts w:ascii="Times New Roman" w:hAnsi="Times New Roman" w:cs="Times New Roman"/>
          <w:i/>
          <w:sz w:val="24"/>
          <w:szCs w:val="24"/>
        </w:rPr>
        <w:t>B</w:t>
      </w:r>
      <w:r w:rsidRPr="00E244CD">
        <w:rPr>
          <w:rFonts w:ascii="Times New Roman" w:hAnsi="Times New Roman" w:cs="Times New Roman"/>
          <w:sz w:val="24"/>
          <w:szCs w:val="24"/>
        </w:rPr>
        <w:t xml:space="preserve"> = 0.6015) dispersal </w:t>
      </w:r>
      <w:del w:id="637" w:author="Editor" w:date="2020-10-29T12:15:00Z">
        <w:r w:rsidRPr="00E244CD" w:rsidDel="007E1BCB">
          <w:rPr>
            <w:rFonts w:ascii="Times New Roman" w:hAnsi="Times New Roman" w:cs="Times New Roman"/>
            <w:sz w:val="24"/>
            <w:szCs w:val="24"/>
          </w:rPr>
          <w:delText xml:space="preserve">levels </w:delText>
        </w:r>
      </w:del>
      <w:ins w:id="638" w:author="Editor" w:date="2020-10-29T12:15:00Z">
        <w:r w:rsidR="007E1BCB" w:rsidRPr="00E244CD">
          <w:rPr>
            <w:rFonts w:ascii="Times New Roman" w:hAnsi="Times New Roman" w:cs="Times New Roman"/>
            <w:sz w:val="24"/>
            <w:szCs w:val="24"/>
          </w:rPr>
          <w:t xml:space="preserve">capacity </w:t>
        </w:r>
      </w:ins>
      <w:r w:rsidRPr="00E244CD">
        <w:rPr>
          <w:rFonts w:ascii="Times New Roman" w:hAnsi="Times New Roman" w:cs="Times New Roman"/>
          <w:sz w:val="24"/>
          <w:szCs w:val="24"/>
        </w:rPr>
        <w:t>(Fig.1; Table 1).</w:t>
      </w:r>
    </w:p>
    <w:p w14:paraId="19CD301A" w14:textId="77777777" w:rsidR="00760250" w:rsidRPr="00E244CD" w:rsidRDefault="00760250">
      <w:pPr>
        <w:spacing w:after="0" w:line="480" w:lineRule="auto"/>
        <w:rPr>
          <w:rFonts w:ascii="Times New Roman" w:hAnsi="Times New Roman" w:cs="Times New Roman"/>
          <w:sz w:val="24"/>
          <w:szCs w:val="24"/>
        </w:rPr>
        <w:pPrChange w:id="639" w:author="Editor" w:date="2020-10-29T20:29:00Z">
          <w:pPr>
            <w:spacing w:before="240" w:line="480" w:lineRule="auto"/>
          </w:pPr>
        </w:pPrChange>
      </w:pPr>
    </w:p>
    <w:p w14:paraId="6FBB0E2A" w14:textId="5E1E6B4A" w:rsidR="00760250" w:rsidRPr="00E244CD" w:rsidRDefault="00C66A6C">
      <w:pPr>
        <w:pStyle w:val="Heading2"/>
        <w:pPrChange w:id="640" w:author="Editor" w:date="2020-10-29T20:29:00Z">
          <w:pPr>
            <w:keepNext/>
            <w:spacing w:before="240" w:line="480" w:lineRule="auto"/>
          </w:pPr>
        </w:pPrChange>
      </w:pPr>
      <w:r w:rsidRPr="00E244CD">
        <w:rPr>
          <w:lang w:val="en-US"/>
        </w:rPr>
        <w:t>Spatial extent</w:t>
      </w:r>
    </w:p>
    <w:p w14:paraId="761B4E5A" w14:textId="0D3EA91D" w:rsidR="00760250" w:rsidRPr="00E244CD" w:rsidRDefault="00760250">
      <w:pPr>
        <w:spacing w:after="0" w:line="480" w:lineRule="auto"/>
        <w:ind w:firstLine="720"/>
        <w:rPr>
          <w:rFonts w:ascii="Times New Roman" w:eastAsia="Times New Roman" w:hAnsi="Times New Roman" w:cs="Times New Roman"/>
          <w:sz w:val="24"/>
          <w:szCs w:val="24"/>
        </w:rPr>
        <w:pPrChange w:id="641" w:author="Editor" w:date="2020-10-29T20:29:00Z">
          <w:pPr>
            <w:spacing w:before="240" w:line="480" w:lineRule="auto"/>
          </w:pPr>
        </w:pPrChange>
      </w:pPr>
      <w:r w:rsidRPr="00E244CD">
        <w:rPr>
          <w:rFonts w:ascii="Times New Roman" w:eastAsia="Times New Roman" w:hAnsi="Times New Roman" w:cs="Times New Roman"/>
          <w:sz w:val="24"/>
          <w:szCs w:val="24"/>
        </w:rPr>
        <w:t xml:space="preserve">We also wanted to evaluate how the spatial extent of the </w:t>
      </w:r>
      <w:ins w:id="642" w:author="Editor" w:date="2020-10-29T12:32:00Z">
        <w:r w:rsidR="005F5B9D" w:rsidRPr="00E244CD">
          <w:rPr>
            <w:rFonts w:ascii="Times New Roman" w:eastAsia="Times New Roman" w:hAnsi="Times New Roman" w:cs="Times New Roman"/>
            <w:sz w:val="24"/>
            <w:szCs w:val="24"/>
          </w:rPr>
          <w:t xml:space="preserve">simulated </w:t>
        </w:r>
      </w:ins>
      <w:del w:id="643" w:author="Editor" w:date="2020-10-29T11:12:00Z">
        <w:r w:rsidRPr="00E244CD" w:rsidDel="00545C37">
          <w:rPr>
            <w:rFonts w:ascii="Times New Roman" w:eastAsia="Times New Roman" w:hAnsi="Times New Roman" w:cs="Times New Roman"/>
            <w:sz w:val="24"/>
            <w:szCs w:val="24"/>
          </w:rPr>
          <w:delText xml:space="preserve">demographic </w:delText>
        </w:r>
      </w:del>
      <w:ins w:id="644" w:author="Editor" w:date="2020-10-29T11:12:00Z">
        <w:r w:rsidR="00545C37" w:rsidRPr="00E244CD">
          <w:rPr>
            <w:rFonts w:ascii="Times New Roman" w:eastAsia="Times New Roman" w:hAnsi="Times New Roman" w:cs="Times New Roman"/>
            <w:sz w:val="24"/>
            <w:szCs w:val="24"/>
          </w:rPr>
          <w:t xml:space="preserve">immigration </w:t>
        </w:r>
      </w:ins>
      <w:r w:rsidRPr="00E244CD">
        <w:rPr>
          <w:rFonts w:ascii="Times New Roman" w:eastAsia="Times New Roman" w:hAnsi="Times New Roman" w:cs="Times New Roman"/>
          <w:sz w:val="24"/>
          <w:szCs w:val="24"/>
        </w:rPr>
        <w:t xml:space="preserve">event affected the performance of our </w:t>
      </w:r>
      <w:ins w:id="645" w:author="Editor" w:date="2020-10-29T09:09:00Z">
        <w:r w:rsidR="009A5032" w:rsidRPr="00E244CD">
          <w:rPr>
            <w:rFonts w:ascii="Times New Roman" w:eastAsia="Times New Roman" w:hAnsi="Times New Roman" w:cs="Times New Roman"/>
            <w:sz w:val="24"/>
            <w:szCs w:val="24"/>
          </w:rPr>
          <w:t xml:space="preserve">TGI </w:t>
        </w:r>
      </w:ins>
      <w:r w:rsidRPr="00E244CD">
        <w:rPr>
          <w:rFonts w:ascii="Times New Roman" w:eastAsia="Times New Roman" w:hAnsi="Times New Roman" w:cs="Times New Roman"/>
          <w:sz w:val="24"/>
          <w:szCs w:val="24"/>
        </w:rPr>
        <w:t xml:space="preserve">method. To </w:t>
      </w:r>
      <w:del w:id="646" w:author="Editor" w:date="2020-10-29T09:10:00Z">
        <w:r w:rsidRPr="00E244CD" w:rsidDel="009A5032">
          <w:rPr>
            <w:rFonts w:ascii="Times New Roman" w:eastAsia="Times New Roman" w:hAnsi="Times New Roman" w:cs="Times New Roman"/>
            <w:sz w:val="24"/>
            <w:szCs w:val="24"/>
          </w:rPr>
          <w:delText xml:space="preserve">achieve </w:delText>
        </w:r>
      </w:del>
      <w:ins w:id="647" w:author="Editor" w:date="2020-10-29T09:10:00Z">
        <w:r w:rsidR="009A5032" w:rsidRPr="00E244CD">
          <w:rPr>
            <w:rFonts w:ascii="Times New Roman" w:eastAsia="Times New Roman" w:hAnsi="Times New Roman" w:cs="Times New Roman"/>
            <w:sz w:val="24"/>
            <w:szCs w:val="24"/>
          </w:rPr>
          <w:t xml:space="preserve">do </w:t>
        </w:r>
      </w:ins>
      <w:r w:rsidRPr="00E244CD">
        <w:rPr>
          <w:rFonts w:ascii="Times New Roman" w:eastAsia="Times New Roman" w:hAnsi="Times New Roman" w:cs="Times New Roman"/>
          <w:sz w:val="24"/>
          <w:szCs w:val="24"/>
        </w:rPr>
        <w:t xml:space="preserve">this, we </w:t>
      </w:r>
      <w:del w:id="648" w:author="Editor" w:date="2020-10-29T12:27:00Z">
        <w:r w:rsidRPr="00E244CD" w:rsidDel="005F5B9D">
          <w:rPr>
            <w:rFonts w:ascii="Times New Roman" w:eastAsia="Times New Roman" w:hAnsi="Times New Roman" w:cs="Times New Roman"/>
            <w:sz w:val="24"/>
            <w:szCs w:val="24"/>
          </w:rPr>
          <w:delText>triggered demographic events</w:delText>
        </w:r>
      </w:del>
      <w:ins w:id="649" w:author="Editor" w:date="2020-10-29T12:27:00Z">
        <w:r w:rsidR="005F5B9D" w:rsidRPr="00E244CD">
          <w:rPr>
            <w:rFonts w:ascii="Times New Roman" w:eastAsia="Times New Roman" w:hAnsi="Times New Roman" w:cs="Times New Roman"/>
            <w:sz w:val="24"/>
            <w:szCs w:val="24"/>
          </w:rPr>
          <w:t xml:space="preserve">allowed individuals from population </w:t>
        </w:r>
      </w:ins>
      <w:ins w:id="650" w:author="Editor" w:date="2020-10-29T12:28:00Z">
        <w:r w:rsidR="005F5B9D" w:rsidRPr="00E244CD">
          <w:rPr>
            <w:rFonts w:ascii="Times New Roman" w:eastAsia="Times New Roman" w:hAnsi="Times New Roman" w:cs="Times New Roman"/>
            <w:sz w:val="24"/>
            <w:szCs w:val="24"/>
          </w:rPr>
          <w:t xml:space="preserve">#26 to immigrate into </w:t>
        </w:r>
      </w:ins>
      <w:del w:id="651" w:author="Editor" w:date="2020-10-29T12:28:00Z">
        <w:r w:rsidRPr="00E244CD" w:rsidDel="005F5B9D">
          <w:rPr>
            <w:rFonts w:ascii="Times New Roman" w:eastAsia="Times New Roman" w:hAnsi="Times New Roman" w:cs="Times New Roman"/>
            <w:sz w:val="24"/>
            <w:szCs w:val="24"/>
          </w:rPr>
          <w:delText xml:space="preserve"> at </w:delText>
        </w:r>
      </w:del>
      <w:del w:id="652" w:author="Editor" w:date="2020-10-29T09:08:00Z">
        <w:r w:rsidRPr="00E244CD" w:rsidDel="009A5032">
          <w:rPr>
            <w:rFonts w:ascii="Times New Roman" w:eastAsia="Times New Roman" w:hAnsi="Times New Roman" w:cs="Times New Roman"/>
            <w:sz w:val="24"/>
            <w:szCs w:val="24"/>
          </w:rPr>
          <w:delText xml:space="preserve">1 </w:delText>
        </w:r>
      </w:del>
      <w:ins w:id="653" w:author="Editor" w:date="2020-10-29T09:08:00Z">
        <w:r w:rsidR="009A5032" w:rsidRPr="00E244CD">
          <w:rPr>
            <w:rFonts w:ascii="Times New Roman" w:eastAsia="Times New Roman" w:hAnsi="Times New Roman" w:cs="Times New Roman"/>
            <w:sz w:val="24"/>
            <w:szCs w:val="24"/>
          </w:rPr>
          <w:t>one</w:t>
        </w:r>
      </w:ins>
      <w:ins w:id="654" w:author="Editor" w:date="2020-10-29T12:32:00Z">
        <w:r w:rsidR="005F5B9D" w:rsidRPr="00E244CD">
          <w:rPr>
            <w:rFonts w:ascii="Times New Roman" w:eastAsia="Times New Roman" w:hAnsi="Times New Roman" w:cs="Times New Roman"/>
            <w:sz w:val="24"/>
            <w:szCs w:val="24"/>
          </w:rPr>
          <w:t>, two,</w:t>
        </w:r>
      </w:ins>
      <w:ins w:id="655" w:author="Editor" w:date="2020-10-29T12:29:00Z">
        <w:r w:rsidR="005F5B9D" w:rsidRPr="00E244CD">
          <w:rPr>
            <w:rFonts w:ascii="Times New Roman" w:eastAsia="Times New Roman" w:hAnsi="Times New Roman" w:cs="Times New Roman"/>
            <w:sz w:val="24"/>
            <w:szCs w:val="24"/>
          </w:rPr>
          <w:t xml:space="preserve"> </w:t>
        </w:r>
      </w:ins>
      <w:ins w:id="656" w:author="Editor" w:date="2020-10-29T12:32:00Z">
        <w:r w:rsidR="005F5B9D" w:rsidRPr="00E244CD">
          <w:rPr>
            <w:rFonts w:ascii="Times New Roman" w:eastAsia="Times New Roman" w:hAnsi="Times New Roman" w:cs="Times New Roman"/>
            <w:sz w:val="24"/>
            <w:szCs w:val="24"/>
          </w:rPr>
          <w:t>or</w:t>
        </w:r>
      </w:ins>
      <w:del w:id="657" w:author="Editor" w:date="2020-10-29T12:28:00Z">
        <w:r w:rsidRPr="00E244CD" w:rsidDel="005F5B9D">
          <w:rPr>
            <w:rFonts w:ascii="Times New Roman" w:eastAsia="Times New Roman" w:hAnsi="Times New Roman" w:cs="Times New Roman"/>
            <w:sz w:val="24"/>
            <w:szCs w:val="24"/>
          </w:rPr>
          <w:delText>to</w:delText>
        </w:r>
      </w:del>
      <w:r w:rsidRPr="00E244CD">
        <w:rPr>
          <w:rFonts w:ascii="Times New Roman" w:eastAsia="Times New Roman" w:hAnsi="Times New Roman" w:cs="Times New Roman"/>
          <w:sz w:val="24"/>
          <w:szCs w:val="24"/>
        </w:rPr>
        <w:t xml:space="preserve"> </w:t>
      </w:r>
      <w:del w:id="658" w:author="Editor" w:date="2020-10-29T09:08:00Z">
        <w:r w:rsidRPr="00E244CD" w:rsidDel="009A5032">
          <w:rPr>
            <w:rFonts w:ascii="Times New Roman" w:eastAsia="Times New Roman" w:hAnsi="Times New Roman" w:cs="Times New Roman"/>
            <w:sz w:val="24"/>
            <w:szCs w:val="24"/>
          </w:rPr>
          <w:delText xml:space="preserve">3 </w:delText>
        </w:r>
      </w:del>
      <w:ins w:id="659" w:author="Editor" w:date="2020-10-29T09:08:00Z">
        <w:r w:rsidR="009A5032" w:rsidRPr="00E244CD">
          <w:rPr>
            <w:rFonts w:ascii="Times New Roman" w:eastAsia="Times New Roman" w:hAnsi="Times New Roman" w:cs="Times New Roman"/>
            <w:sz w:val="24"/>
            <w:szCs w:val="24"/>
          </w:rPr>
          <w:t xml:space="preserve">three </w:t>
        </w:r>
      </w:ins>
      <w:r w:rsidRPr="00E244CD">
        <w:rPr>
          <w:rFonts w:ascii="Times New Roman" w:eastAsia="Times New Roman" w:hAnsi="Times New Roman" w:cs="Times New Roman"/>
          <w:sz w:val="24"/>
          <w:szCs w:val="24"/>
        </w:rPr>
        <w:t xml:space="preserve">populations </w:t>
      </w:r>
      <w:ins w:id="660" w:author="Editor" w:date="2020-10-29T09:10:00Z">
        <w:r w:rsidR="009A5032" w:rsidRPr="00E244CD">
          <w:rPr>
            <w:rFonts w:ascii="Times New Roman" w:eastAsia="Times New Roman" w:hAnsi="Times New Roman" w:cs="Times New Roman"/>
            <w:sz w:val="24"/>
            <w:szCs w:val="24"/>
          </w:rPr>
          <w:t xml:space="preserve">that were </w:t>
        </w:r>
      </w:ins>
      <w:r w:rsidRPr="00E244CD">
        <w:rPr>
          <w:rFonts w:ascii="Times New Roman" w:eastAsia="Times New Roman" w:hAnsi="Times New Roman" w:cs="Times New Roman"/>
          <w:sz w:val="24"/>
          <w:szCs w:val="24"/>
        </w:rPr>
        <w:t xml:space="preserve">randomly selected </w:t>
      </w:r>
      <w:del w:id="661" w:author="Editor" w:date="2020-10-29T09:10:00Z">
        <w:r w:rsidRPr="00E244CD" w:rsidDel="009A5032">
          <w:rPr>
            <w:rFonts w:ascii="Times New Roman" w:eastAsia="Times New Roman" w:hAnsi="Times New Roman" w:cs="Times New Roman"/>
            <w:sz w:val="24"/>
            <w:szCs w:val="24"/>
          </w:rPr>
          <w:delText xml:space="preserve">among </w:delText>
        </w:r>
      </w:del>
      <w:ins w:id="662" w:author="Editor" w:date="2020-10-29T09:10:00Z">
        <w:r w:rsidR="009A5032" w:rsidRPr="00E244CD">
          <w:rPr>
            <w:rFonts w:ascii="Times New Roman" w:eastAsia="Times New Roman" w:hAnsi="Times New Roman" w:cs="Times New Roman"/>
            <w:sz w:val="24"/>
            <w:szCs w:val="24"/>
          </w:rPr>
          <w:t xml:space="preserve">from </w:t>
        </w:r>
      </w:ins>
      <w:r w:rsidRPr="00E244CD">
        <w:rPr>
          <w:rFonts w:ascii="Times New Roman" w:eastAsia="Times New Roman" w:hAnsi="Times New Roman" w:cs="Times New Roman"/>
          <w:sz w:val="24"/>
          <w:szCs w:val="24"/>
        </w:rPr>
        <w:t xml:space="preserve">the </w:t>
      </w:r>
      <w:ins w:id="663" w:author="Editor" w:date="2020-10-29T09:10:00Z">
        <w:r w:rsidR="009A5032" w:rsidRPr="00E244CD">
          <w:rPr>
            <w:rFonts w:ascii="Times New Roman" w:eastAsia="Times New Roman" w:hAnsi="Times New Roman" w:cs="Times New Roman"/>
            <w:sz w:val="24"/>
            <w:szCs w:val="24"/>
          </w:rPr>
          <w:t xml:space="preserve">original </w:t>
        </w:r>
      </w:ins>
      <w:r w:rsidRPr="00E244CD">
        <w:rPr>
          <w:rFonts w:ascii="Times New Roman" w:eastAsia="Times New Roman" w:hAnsi="Times New Roman" w:cs="Times New Roman"/>
          <w:sz w:val="24"/>
          <w:szCs w:val="24"/>
        </w:rPr>
        <w:t xml:space="preserve">25. </w:t>
      </w:r>
      <w:ins w:id="664" w:author="Editor" w:date="2020-10-29T16:45:00Z">
        <w:r w:rsidR="00A2346E" w:rsidRPr="00E244CD">
          <w:rPr>
            <w:rFonts w:ascii="Times New Roman" w:eastAsia="Times New Roman" w:hAnsi="Times New Roman" w:cs="Times New Roman"/>
            <w:sz w:val="24"/>
            <w:szCs w:val="24"/>
          </w:rPr>
          <w:t xml:space="preserve">We decided to vary the position of where the demographic event occurred in the landscape because deme topology may influence the outcomes of population genetic analyses </w:t>
        </w:r>
        <w:r w:rsidR="00A2346E" w:rsidRPr="00E244CD">
          <w:rPr>
            <w:rFonts w:ascii="Times New Roman" w:eastAsia="Times New Roman" w:hAnsi="Times New Roman" w:cs="Times New Roman"/>
            <w:sz w:val="24"/>
            <w:szCs w:val="24"/>
          </w:rPr>
          <w:fldChar w:fldCharType="begin" w:fldLock="1"/>
        </w:r>
        <w:r w:rsidR="00A2346E" w:rsidRPr="00E244CD">
          <w:rPr>
            <w:rFonts w:ascii="Times New Roman" w:eastAsia="Times New Roman" w:hAnsi="Times New Roman" w:cs="Times New Roman"/>
            <w:sz w:val="24"/>
            <w:szCs w:val="24"/>
          </w:rPr>
          <w: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[52]","plainTextFormattedCitation":"[52]","previouslyFormattedCitation":"[53]"},"properties":{"noteIndex":0},"schema":"https://github.com/citation-style-language/schema/raw/master/csl-citation.json"}</w:instrText>
        </w:r>
        <w:r w:rsidR="00A2346E" w:rsidRPr="00E244CD">
          <w:rPr>
            <w:rFonts w:ascii="Times New Roman" w:eastAsia="Times New Roman" w:hAnsi="Times New Roman" w:cs="Times New Roman"/>
            <w:sz w:val="24"/>
            <w:szCs w:val="24"/>
          </w:rPr>
          <w:fldChar w:fldCharType="separate"/>
        </w:r>
        <w:r w:rsidR="00A2346E" w:rsidRPr="00E244CD">
          <w:rPr>
            <w:rFonts w:ascii="Times New Roman" w:eastAsia="Times New Roman" w:hAnsi="Times New Roman" w:cs="Times New Roman"/>
            <w:noProof/>
            <w:sz w:val="24"/>
            <w:szCs w:val="24"/>
          </w:rPr>
          <w:t>[52]</w:t>
        </w:r>
        <w:r w:rsidR="00A2346E" w:rsidRPr="00E244CD">
          <w:rPr>
            <w:rFonts w:ascii="Times New Roman" w:eastAsia="Times New Roman" w:hAnsi="Times New Roman" w:cs="Times New Roman"/>
            <w:sz w:val="24"/>
            <w:szCs w:val="24"/>
          </w:rPr>
          <w:fldChar w:fldCharType="end"/>
        </w:r>
        <w:r w:rsidR="00A2346E" w:rsidRPr="00E244CD">
          <w:rPr>
            <w:rFonts w:ascii="Times New Roman" w:eastAsia="Times New Roman" w:hAnsi="Times New Roman" w:cs="Times New Roman"/>
            <w:sz w:val="24"/>
            <w:szCs w:val="24"/>
          </w:rPr>
          <w:t xml:space="preserve">. </w:t>
        </w:r>
      </w:ins>
      <w:del w:id="665" w:author="Editor" w:date="2020-10-29T12:29:00Z">
        <w:r w:rsidRPr="00E244CD" w:rsidDel="005F5B9D">
          <w:rPr>
            <w:rFonts w:ascii="Times New Roman" w:eastAsia="Times New Roman" w:hAnsi="Times New Roman" w:cs="Times New Roman"/>
            <w:sz w:val="24"/>
            <w:szCs w:val="24"/>
          </w:rPr>
          <w:delText xml:space="preserve">When </w:delText>
        </w:r>
      </w:del>
      <w:ins w:id="666" w:author="Editor" w:date="2020-10-29T12:29:00Z">
        <w:r w:rsidR="005F5B9D" w:rsidRPr="00E244CD">
          <w:rPr>
            <w:rFonts w:ascii="Times New Roman" w:eastAsia="Times New Roman" w:hAnsi="Times New Roman" w:cs="Times New Roman"/>
            <w:sz w:val="24"/>
            <w:szCs w:val="24"/>
          </w:rPr>
          <w:t xml:space="preserve">For scenarios in which </w:t>
        </w:r>
      </w:ins>
      <w:r w:rsidRPr="00E244CD">
        <w:rPr>
          <w:rFonts w:ascii="Times New Roman" w:eastAsia="Times New Roman" w:hAnsi="Times New Roman" w:cs="Times New Roman"/>
          <w:sz w:val="24"/>
          <w:szCs w:val="24"/>
        </w:rPr>
        <w:t xml:space="preserve">only </w:t>
      </w:r>
      <w:del w:id="667" w:author="Editor" w:date="2020-10-29T09:08:00Z">
        <w:r w:rsidRPr="00E244CD" w:rsidDel="009A5032">
          <w:rPr>
            <w:rFonts w:ascii="Times New Roman" w:eastAsia="Times New Roman" w:hAnsi="Times New Roman" w:cs="Times New Roman"/>
            <w:sz w:val="24"/>
            <w:szCs w:val="24"/>
          </w:rPr>
          <w:delText xml:space="preserve">1 </w:delText>
        </w:r>
      </w:del>
      <w:ins w:id="668" w:author="Editor" w:date="2020-10-29T09:08:00Z">
        <w:r w:rsidR="009A5032" w:rsidRPr="00E244CD">
          <w:rPr>
            <w:rFonts w:ascii="Times New Roman" w:eastAsia="Times New Roman" w:hAnsi="Times New Roman" w:cs="Times New Roman"/>
            <w:sz w:val="24"/>
            <w:szCs w:val="24"/>
          </w:rPr>
          <w:t xml:space="preserve">one </w:t>
        </w:r>
      </w:ins>
      <w:r w:rsidRPr="00E244CD">
        <w:rPr>
          <w:rFonts w:ascii="Times New Roman" w:eastAsia="Times New Roman" w:hAnsi="Times New Roman" w:cs="Times New Roman"/>
          <w:sz w:val="24"/>
          <w:szCs w:val="24"/>
        </w:rPr>
        <w:t xml:space="preserve">population was affected, we partitioned the 180 </w:t>
      </w:r>
      <w:del w:id="669" w:author="Editor" w:date="2020-10-29T12:32:00Z">
        <w:r w:rsidRPr="00E244CD" w:rsidDel="005F5B9D">
          <w:rPr>
            <w:rFonts w:ascii="Times New Roman" w:eastAsia="Times New Roman" w:hAnsi="Times New Roman" w:cs="Times New Roman"/>
            <w:sz w:val="24"/>
            <w:szCs w:val="24"/>
          </w:rPr>
          <w:delText xml:space="preserve">replicates </w:delText>
        </w:r>
      </w:del>
      <w:ins w:id="670" w:author="Editor" w:date="2020-10-29T12:32:00Z">
        <w:r w:rsidR="005F5B9D" w:rsidRPr="00E244CD">
          <w:rPr>
            <w:rFonts w:ascii="Times New Roman" w:eastAsia="Times New Roman" w:hAnsi="Times New Roman" w:cs="Times New Roman"/>
            <w:sz w:val="24"/>
            <w:szCs w:val="24"/>
          </w:rPr>
          <w:t xml:space="preserve">simulations </w:t>
        </w:r>
      </w:ins>
      <w:del w:id="671" w:author="Editor" w:date="2020-10-29T12:29:00Z">
        <w:r w:rsidRPr="00E244CD" w:rsidDel="005F5B9D">
          <w:rPr>
            <w:rFonts w:ascii="Times New Roman" w:eastAsia="Times New Roman" w:hAnsi="Times New Roman" w:cs="Times New Roman"/>
            <w:sz w:val="24"/>
            <w:szCs w:val="24"/>
          </w:rPr>
          <w:delText xml:space="preserve">of that scenario </w:delText>
        </w:r>
      </w:del>
      <w:r w:rsidRPr="00E244CD">
        <w:rPr>
          <w:rFonts w:ascii="Times New Roman" w:eastAsia="Times New Roman" w:hAnsi="Times New Roman" w:cs="Times New Roman"/>
          <w:sz w:val="24"/>
          <w:szCs w:val="24"/>
        </w:rPr>
        <w:t xml:space="preserve">equally among six populations in the landscape. </w:t>
      </w:r>
      <w:del w:id="672" w:author="Editor" w:date="2020-10-29T16:45:00Z">
        <w:r w:rsidRPr="00E244CD" w:rsidDel="00A2346E">
          <w:rPr>
            <w:rFonts w:ascii="Times New Roman" w:eastAsia="Times New Roman" w:hAnsi="Times New Roman" w:cs="Times New Roman"/>
            <w:sz w:val="24"/>
            <w:szCs w:val="24"/>
          </w:rPr>
          <w:delText xml:space="preserve">We decided to vary the position of where the demographic event </w:delText>
        </w:r>
      </w:del>
      <w:del w:id="673" w:author="Editor" w:date="2020-10-29T12:33:00Z">
        <w:r w:rsidRPr="00E244CD" w:rsidDel="005F5B9D">
          <w:rPr>
            <w:rFonts w:ascii="Times New Roman" w:eastAsia="Times New Roman" w:hAnsi="Times New Roman" w:cs="Times New Roman"/>
            <w:sz w:val="24"/>
            <w:szCs w:val="24"/>
          </w:rPr>
          <w:delText>would happen</w:delText>
        </w:r>
      </w:del>
      <w:del w:id="674" w:author="Editor" w:date="2020-10-29T16:45:00Z">
        <w:r w:rsidRPr="00E244CD" w:rsidDel="00A2346E">
          <w:rPr>
            <w:rFonts w:ascii="Times New Roman" w:eastAsia="Times New Roman" w:hAnsi="Times New Roman" w:cs="Times New Roman"/>
            <w:sz w:val="24"/>
            <w:szCs w:val="24"/>
          </w:rPr>
          <w:delText xml:space="preserve"> in the landscape because deme topology may influence the outcomes of population genetics analyses </w:delText>
        </w:r>
        <w:r w:rsidRPr="00E244CD" w:rsidDel="00A2346E">
          <w:rPr>
            <w:rFonts w:ascii="Times New Roman" w:eastAsia="Times New Roman" w:hAnsi="Times New Roman" w:cs="Times New Roman"/>
            <w:sz w:val="24"/>
            <w:szCs w:val="24"/>
          </w:rPr>
          <w:fldChar w:fldCharType="begin" w:fldLock="1"/>
        </w:r>
        <w:r w:rsidRPr="00E244CD" w:rsidDel="00A2346E">
          <w:rPr>
            <w:rFonts w:ascii="Times New Roman" w:eastAsia="Times New Roman" w:hAnsi="Times New Roman" w:cs="Times New Roman"/>
            <w:sz w:val="24"/>
            <w:szCs w:val="24"/>
          </w:rPr>
          <w:delInstrText>ADDIN CSL_CITATION {"citationItems":[{"id":"ITEM-1","itemData":{"DOI":"10.1111/j.1420-9101.2009.01860.x","ISSN":"1010061X","PMID":"20002255","abstract":"The local density of individuals is seldom uniform in space and time within natural populations. Yet, formal approaches to the process of isolation by distance in continuous populations have encountered analytical difficulties in describing genetic structuring with demographic heterogeneities, usually disregarding local correlations in the movement and reproduction of genes. We formulate exact recursions for probabilities of identity in continuous populations, from which we deduce definitions of effective dispersal () and effective density (De) that generalize results relating spatial genetic structure, dispersal and density in lattice models. The latter claim is checked in simulations where estimates of effective parameters obtained from demographic information are compared with estimates derived from spatial genetic patterns in a plant population evolving in a heterogeneous and dynamic habitat. The simulations further suggest that increasing spatio-temporal correlations in local density reduce and generally decrease the product, with dispersal kurtosis influencing their sensitivity to density fluctuations. As in the lattice model, the expected relationship between the product and the genetic structure statistic ar holds under fluctuating density, irrespective of dispersal kurtosis. The product D σ2 between observed census density and the observed dispersal rate over one generation will generally be an upwardly biased (up to 400% in simulations) estimator of in populations distributed in spatially aggregated habitats. © 2009 European Society For Evolutionary Biology.","author":[{"dropping-particle":"","family":"Robledo-Arnuncio","given":"J. J.","non-dropping-particle":"","parse-names":false,"suffix":""},{"dropping-particle":"","family":"Rousset","given":"F.","non-dropping-particle":"","parse-names":false,"suffix":""}],"container-title":"Journal of Evolutionary Biology","id":"ITEM-1","issue":"1","issued":{"date-parts":[["2010"]]},"page":"53-71","title":"Isolation by distance in a continuous population under stochastic demographic fluctuations","type":"article-journal","volume":"23"},"uris":["http://www.mendeley.com/documents/?uuid=11b267fd-9ab9-4eed-ac4f-e04e776b6b41"]}],"mendeley":{"formattedCitation":"[52]","plainTextFormattedCitation":"[52]","previouslyFormattedCitation":"[53]"},"properties":{"noteIndex":0},"schema":"https://github.com/citation-style-language/schema/raw/master/csl-citation.json"}</w:delInstrText>
        </w:r>
        <w:r w:rsidRPr="00E244CD" w:rsidDel="00A2346E">
          <w:rPr>
            <w:rFonts w:ascii="Times New Roman" w:eastAsia="Times New Roman" w:hAnsi="Times New Roman" w:cs="Times New Roman"/>
            <w:sz w:val="24"/>
            <w:szCs w:val="24"/>
          </w:rPr>
          <w:fldChar w:fldCharType="separate"/>
        </w:r>
        <w:r w:rsidRPr="00E244CD" w:rsidDel="00A2346E">
          <w:rPr>
            <w:rFonts w:ascii="Times New Roman" w:eastAsia="Times New Roman" w:hAnsi="Times New Roman" w:cs="Times New Roman"/>
            <w:noProof/>
            <w:sz w:val="24"/>
            <w:szCs w:val="24"/>
          </w:rPr>
          <w:delText>[52]</w:delText>
        </w:r>
        <w:r w:rsidRPr="00E244CD" w:rsidDel="00A2346E">
          <w:rPr>
            <w:rFonts w:ascii="Times New Roman" w:eastAsia="Times New Roman" w:hAnsi="Times New Roman" w:cs="Times New Roman"/>
            <w:sz w:val="24"/>
            <w:szCs w:val="24"/>
          </w:rPr>
          <w:fldChar w:fldCharType="end"/>
        </w:r>
        <w:r w:rsidRPr="00E244CD" w:rsidDel="00A2346E">
          <w:rPr>
            <w:rFonts w:ascii="Times New Roman" w:eastAsia="Times New Roman" w:hAnsi="Times New Roman" w:cs="Times New Roman"/>
            <w:sz w:val="24"/>
            <w:szCs w:val="24"/>
          </w:rPr>
          <w:delText xml:space="preserve">. </w:delText>
        </w:r>
      </w:del>
      <w:commentRangeStart w:id="675"/>
      <w:r w:rsidRPr="00E244CD">
        <w:rPr>
          <w:rFonts w:ascii="Times New Roman" w:eastAsia="Times New Roman" w:hAnsi="Times New Roman" w:cs="Times New Roman"/>
          <w:sz w:val="24"/>
          <w:szCs w:val="24"/>
        </w:rPr>
        <w:t xml:space="preserve">The positions of these six populations were randomly selected once and </w:t>
      </w:r>
      <w:ins w:id="676" w:author="Editor" w:date="2020-10-29T12:30:00Z">
        <w:r w:rsidR="005F5B9D" w:rsidRPr="00E244CD">
          <w:rPr>
            <w:rFonts w:ascii="Times New Roman" w:eastAsia="Times New Roman" w:hAnsi="Times New Roman" w:cs="Times New Roman"/>
            <w:sz w:val="24"/>
            <w:szCs w:val="24"/>
          </w:rPr>
          <w:t xml:space="preserve">were </w:t>
        </w:r>
      </w:ins>
      <w:r w:rsidRPr="00E244CD">
        <w:rPr>
          <w:rFonts w:ascii="Times New Roman" w:eastAsia="Times New Roman" w:hAnsi="Times New Roman" w:cs="Times New Roman"/>
          <w:sz w:val="24"/>
          <w:szCs w:val="24"/>
        </w:rPr>
        <w:t xml:space="preserve">identical across runs. Indeed, because our landscape is square and homogeneously resistant to movement, it is </w:t>
      </w:r>
      <w:ins w:id="677" w:author="Editor" w:date="2020-10-29T16:44:00Z">
        <w:r w:rsidR="00A2346E" w:rsidRPr="00E244CD">
          <w:rPr>
            <w:rFonts w:ascii="Times New Roman" w:eastAsia="Times New Roman" w:hAnsi="Times New Roman" w:cs="Times New Roman"/>
            <w:sz w:val="24"/>
            <w:szCs w:val="24"/>
          </w:rPr>
          <w:t xml:space="preserve">completely </w:t>
        </w:r>
      </w:ins>
      <w:del w:id="678" w:author="Editor" w:date="2020-10-29T16:44:00Z">
        <w:r w:rsidRPr="00E244CD" w:rsidDel="00A2346E">
          <w:rPr>
            <w:rFonts w:ascii="Times New Roman" w:eastAsia="Times New Roman" w:hAnsi="Times New Roman" w:cs="Times New Roman"/>
            <w:sz w:val="24"/>
            <w:szCs w:val="24"/>
          </w:rPr>
          <w:delText xml:space="preserve">therefore </w:delText>
        </w:r>
      </w:del>
      <w:r w:rsidRPr="00E244CD">
        <w:rPr>
          <w:rFonts w:ascii="Times New Roman" w:eastAsia="Times New Roman" w:hAnsi="Times New Roman" w:cs="Times New Roman"/>
          <w:sz w:val="24"/>
          <w:szCs w:val="24"/>
        </w:rPr>
        <w:t>symmetric</w:t>
      </w:r>
      <w:ins w:id="679" w:author="Editor" w:date="2020-10-29T16:44:00Z">
        <w:r w:rsidR="00A2346E"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and </w:t>
      </w:r>
      <w:ins w:id="680" w:author="Editor" w:date="2020-10-29T16:44:00Z">
        <w:r w:rsidR="00A2346E" w:rsidRPr="00E244CD">
          <w:rPr>
            <w:rFonts w:ascii="Times New Roman" w:eastAsia="Times New Roman" w:hAnsi="Times New Roman" w:cs="Times New Roman"/>
            <w:sz w:val="24"/>
            <w:szCs w:val="24"/>
          </w:rPr>
          <w:t xml:space="preserve">therefore </w:t>
        </w:r>
      </w:ins>
      <w:r w:rsidRPr="00E244CD">
        <w:rPr>
          <w:rFonts w:ascii="Times New Roman" w:eastAsia="Times New Roman" w:hAnsi="Times New Roman" w:cs="Times New Roman"/>
          <w:sz w:val="24"/>
          <w:szCs w:val="24"/>
        </w:rPr>
        <w:t xml:space="preserve">only six </w:t>
      </w:r>
      <w:ins w:id="681" w:author="Editor" w:date="2020-10-29T16:44:00Z">
        <w:r w:rsidR="00A2346E" w:rsidRPr="00E244CD">
          <w:rPr>
            <w:rFonts w:ascii="Times New Roman" w:eastAsia="Times New Roman" w:hAnsi="Times New Roman" w:cs="Times New Roman"/>
            <w:sz w:val="24"/>
            <w:szCs w:val="24"/>
          </w:rPr>
          <w:t xml:space="preserve">unique </w:t>
        </w:r>
      </w:ins>
      <w:r w:rsidRPr="00E244CD">
        <w:rPr>
          <w:rFonts w:ascii="Times New Roman" w:eastAsia="Times New Roman" w:hAnsi="Times New Roman" w:cs="Times New Roman"/>
          <w:sz w:val="24"/>
          <w:szCs w:val="24"/>
        </w:rPr>
        <w:t xml:space="preserve">positions need to be assessed. </w:t>
      </w:r>
      <w:commentRangeEnd w:id="675"/>
      <w:r w:rsidR="00EA200B" w:rsidRPr="00E244CD">
        <w:rPr>
          <w:rStyle w:val="CommentReference"/>
        </w:rPr>
        <w:commentReference w:id="675"/>
      </w:r>
      <w:r w:rsidRPr="00E244CD">
        <w:rPr>
          <w:rFonts w:ascii="Times New Roman" w:eastAsia="Times New Roman" w:hAnsi="Times New Roman" w:cs="Times New Roman"/>
          <w:sz w:val="24"/>
          <w:szCs w:val="24"/>
        </w:rPr>
        <w:t xml:space="preserve">When </w:t>
      </w:r>
      <w:del w:id="682" w:author="Editor" w:date="2020-10-29T12:34:00Z">
        <w:r w:rsidRPr="00E244CD" w:rsidDel="005F5B9D">
          <w:rPr>
            <w:rFonts w:ascii="Times New Roman" w:eastAsia="Times New Roman" w:hAnsi="Times New Roman" w:cs="Times New Roman"/>
            <w:sz w:val="24"/>
            <w:szCs w:val="24"/>
          </w:rPr>
          <w:delText xml:space="preserve">several </w:delText>
        </w:r>
      </w:del>
      <w:ins w:id="683" w:author="Editor" w:date="2020-10-29T12:34:00Z">
        <w:r w:rsidR="005F5B9D" w:rsidRPr="00E244CD">
          <w:rPr>
            <w:rFonts w:ascii="Times New Roman" w:eastAsia="Times New Roman" w:hAnsi="Times New Roman" w:cs="Times New Roman"/>
            <w:sz w:val="24"/>
            <w:szCs w:val="24"/>
          </w:rPr>
          <w:t xml:space="preserve">multiple </w:t>
        </w:r>
      </w:ins>
      <w:r w:rsidRPr="00E244CD">
        <w:rPr>
          <w:rFonts w:ascii="Times New Roman" w:eastAsia="Times New Roman" w:hAnsi="Times New Roman" w:cs="Times New Roman"/>
          <w:sz w:val="24"/>
          <w:szCs w:val="24"/>
        </w:rPr>
        <w:t>(</w:t>
      </w:r>
      <w:del w:id="684" w:author="Editor" w:date="2020-10-29T12:34:00Z">
        <w:r w:rsidRPr="00E244CD" w:rsidDel="005F5B9D">
          <w:rPr>
            <w:rFonts w:ascii="Times New Roman" w:eastAsia="Times New Roman" w:hAnsi="Times New Roman" w:cs="Times New Roman"/>
            <w:sz w:val="24"/>
            <w:szCs w:val="24"/>
          </w:rPr>
          <w:delText xml:space="preserve">2 </w:delText>
        </w:r>
      </w:del>
      <w:ins w:id="685" w:author="Editor" w:date="2020-10-29T12:34:00Z">
        <w:r w:rsidR="005F5B9D" w:rsidRPr="00E244CD">
          <w:rPr>
            <w:rFonts w:ascii="Times New Roman" w:eastAsia="Times New Roman" w:hAnsi="Times New Roman" w:cs="Times New Roman"/>
            <w:sz w:val="24"/>
            <w:szCs w:val="24"/>
          </w:rPr>
          <w:t xml:space="preserve">two </w:t>
        </w:r>
      </w:ins>
      <w:r w:rsidRPr="00E244CD">
        <w:rPr>
          <w:rFonts w:ascii="Times New Roman" w:eastAsia="Times New Roman" w:hAnsi="Times New Roman" w:cs="Times New Roman"/>
          <w:sz w:val="24"/>
          <w:szCs w:val="24"/>
        </w:rPr>
        <w:t xml:space="preserve">or </w:t>
      </w:r>
      <w:del w:id="686" w:author="Editor" w:date="2020-10-29T12:34:00Z">
        <w:r w:rsidRPr="00E244CD" w:rsidDel="005F5B9D">
          <w:rPr>
            <w:rFonts w:ascii="Times New Roman" w:eastAsia="Times New Roman" w:hAnsi="Times New Roman" w:cs="Times New Roman"/>
            <w:sz w:val="24"/>
            <w:szCs w:val="24"/>
          </w:rPr>
          <w:delText>3</w:delText>
        </w:r>
      </w:del>
      <w:ins w:id="687" w:author="Editor" w:date="2020-10-29T12:34:00Z">
        <w:r w:rsidR="005F5B9D" w:rsidRPr="00E244CD">
          <w:rPr>
            <w:rFonts w:ascii="Times New Roman" w:eastAsia="Times New Roman" w:hAnsi="Times New Roman" w:cs="Times New Roman"/>
            <w:sz w:val="24"/>
            <w:szCs w:val="24"/>
          </w:rPr>
          <w:t>three</w:t>
        </w:r>
      </w:ins>
      <w:r w:rsidRPr="00E244CD">
        <w:rPr>
          <w:rFonts w:ascii="Times New Roman" w:eastAsia="Times New Roman" w:hAnsi="Times New Roman" w:cs="Times New Roman"/>
          <w:sz w:val="24"/>
          <w:szCs w:val="24"/>
        </w:rPr>
        <w:t xml:space="preserve">) populations underwent a demographic event, we randomly </w:t>
      </w:r>
      <w:del w:id="688" w:author="Editor" w:date="2020-10-29T12:47:00Z">
        <w:r w:rsidRPr="00E244CD" w:rsidDel="00EA200B">
          <w:rPr>
            <w:rFonts w:ascii="Times New Roman" w:eastAsia="Times New Roman" w:hAnsi="Times New Roman" w:cs="Times New Roman"/>
            <w:sz w:val="24"/>
            <w:szCs w:val="24"/>
          </w:rPr>
          <w:delText xml:space="preserve">sampled </w:delText>
        </w:r>
      </w:del>
      <w:ins w:id="689" w:author="Editor" w:date="2020-10-29T12:47:00Z">
        <w:r w:rsidR="00EA200B" w:rsidRPr="00E244CD">
          <w:rPr>
            <w:rFonts w:ascii="Times New Roman" w:eastAsia="Times New Roman" w:hAnsi="Times New Roman" w:cs="Times New Roman"/>
            <w:sz w:val="24"/>
            <w:szCs w:val="24"/>
          </w:rPr>
          <w:t xml:space="preserve">chose </w:t>
        </w:r>
      </w:ins>
      <w:del w:id="690" w:author="Editor" w:date="2020-10-29T12:31:00Z">
        <w:r w:rsidRPr="00E244CD" w:rsidDel="005F5B9D">
          <w:rPr>
            <w:rFonts w:ascii="Times New Roman" w:eastAsia="Times New Roman" w:hAnsi="Times New Roman" w:cs="Times New Roman"/>
            <w:sz w:val="24"/>
            <w:szCs w:val="24"/>
          </w:rPr>
          <w:delText xml:space="preserve">1 </w:delText>
        </w:r>
      </w:del>
      <w:ins w:id="691" w:author="Editor" w:date="2020-10-29T12:31:00Z">
        <w:r w:rsidR="005F5B9D" w:rsidRPr="00E244CD">
          <w:rPr>
            <w:rFonts w:ascii="Times New Roman" w:eastAsia="Times New Roman" w:hAnsi="Times New Roman" w:cs="Times New Roman"/>
            <w:sz w:val="24"/>
            <w:szCs w:val="24"/>
          </w:rPr>
          <w:t xml:space="preserve">one </w:t>
        </w:r>
      </w:ins>
      <w:del w:id="692" w:author="Editor" w:date="2020-10-29T12:48:00Z">
        <w:r w:rsidRPr="00E244CD" w:rsidDel="00EA200B">
          <w:rPr>
            <w:rFonts w:ascii="Times New Roman" w:eastAsia="Times New Roman" w:hAnsi="Times New Roman" w:cs="Times New Roman"/>
            <w:sz w:val="24"/>
            <w:szCs w:val="24"/>
          </w:rPr>
          <w:delText>position among</w:delText>
        </w:r>
      </w:del>
      <w:ins w:id="693" w:author="Editor" w:date="2020-10-29T12:48:00Z">
        <w:r w:rsidR="00EA200B" w:rsidRPr="00E244CD">
          <w:rPr>
            <w:rFonts w:ascii="Times New Roman" w:eastAsia="Times New Roman" w:hAnsi="Times New Roman" w:cs="Times New Roman"/>
            <w:sz w:val="24"/>
            <w:szCs w:val="24"/>
          </w:rPr>
          <w:t>of</w:t>
        </w:r>
      </w:ins>
      <w:r w:rsidRPr="00E244CD">
        <w:rPr>
          <w:rFonts w:ascii="Times New Roman" w:eastAsia="Times New Roman" w:hAnsi="Times New Roman" w:cs="Times New Roman"/>
          <w:sz w:val="24"/>
          <w:szCs w:val="24"/>
        </w:rPr>
        <w:t xml:space="preserve"> the</w:t>
      </w:r>
      <w:ins w:id="694" w:author="Editor" w:date="2020-10-29T12:48:00Z">
        <w:r w:rsidR="00EA200B" w:rsidRPr="00E244CD">
          <w:rPr>
            <w:rFonts w:ascii="Times New Roman" w:eastAsia="Times New Roman" w:hAnsi="Times New Roman" w:cs="Times New Roman"/>
            <w:sz w:val="24"/>
            <w:szCs w:val="24"/>
          </w:rPr>
          <w:t>se</w:t>
        </w:r>
      </w:ins>
      <w:r w:rsidRPr="00E244CD">
        <w:rPr>
          <w:rFonts w:ascii="Times New Roman" w:eastAsia="Times New Roman" w:hAnsi="Times New Roman" w:cs="Times New Roman"/>
          <w:sz w:val="24"/>
          <w:szCs w:val="24"/>
        </w:rPr>
        <w:t xml:space="preserve"> six </w:t>
      </w:r>
      <w:del w:id="695" w:author="Editor" w:date="2020-10-29T12:48:00Z">
        <w:r w:rsidRPr="00E244CD" w:rsidDel="00EA200B">
          <w:rPr>
            <w:rFonts w:ascii="Times New Roman" w:eastAsia="Times New Roman" w:hAnsi="Times New Roman" w:cs="Times New Roman"/>
            <w:sz w:val="24"/>
            <w:szCs w:val="24"/>
          </w:rPr>
          <w:delText>previously described</w:delText>
        </w:r>
      </w:del>
      <w:ins w:id="696" w:author="Editor" w:date="2020-10-29T12:48:00Z">
        <w:r w:rsidR="00EA200B" w:rsidRPr="00E244CD">
          <w:rPr>
            <w:rFonts w:ascii="Times New Roman" w:eastAsia="Times New Roman" w:hAnsi="Times New Roman" w:cs="Times New Roman"/>
            <w:sz w:val="24"/>
            <w:szCs w:val="24"/>
          </w:rPr>
          <w:t>geographically unique populations</w:t>
        </w:r>
      </w:ins>
      <w:r w:rsidRPr="00E244CD">
        <w:rPr>
          <w:rFonts w:ascii="Times New Roman" w:eastAsia="Times New Roman" w:hAnsi="Times New Roman" w:cs="Times New Roman"/>
          <w:sz w:val="24"/>
          <w:szCs w:val="24"/>
        </w:rPr>
        <w:t xml:space="preserve"> and randomly picked </w:t>
      </w:r>
      <w:del w:id="697" w:author="Editor" w:date="2020-10-29T12:31:00Z">
        <w:r w:rsidRPr="00E244CD" w:rsidDel="005F5B9D">
          <w:rPr>
            <w:rFonts w:ascii="Times New Roman" w:eastAsia="Times New Roman" w:hAnsi="Times New Roman" w:cs="Times New Roman"/>
            <w:sz w:val="24"/>
            <w:szCs w:val="24"/>
          </w:rPr>
          <w:delText xml:space="preserve">1 </w:delText>
        </w:r>
      </w:del>
      <w:ins w:id="698" w:author="Editor" w:date="2020-10-29T12:31:00Z">
        <w:r w:rsidR="005F5B9D" w:rsidRPr="00E244CD">
          <w:rPr>
            <w:rFonts w:ascii="Times New Roman" w:eastAsia="Times New Roman" w:hAnsi="Times New Roman" w:cs="Times New Roman"/>
            <w:sz w:val="24"/>
            <w:szCs w:val="24"/>
          </w:rPr>
          <w:t xml:space="preserve">one </w:t>
        </w:r>
      </w:ins>
      <w:r w:rsidRPr="00E244CD">
        <w:rPr>
          <w:rFonts w:ascii="Times New Roman" w:eastAsia="Times New Roman" w:hAnsi="Times New Roman" w:cs="Times New Roman"/>
          <w:sz w:val="24"/>
          <w:szCs w:val="24"/>
        </w:rPr>
        <w:t xml:space="preserve">or </w:t>
      </w:r>
      <w:del w:id="699" w:author="Editor" w:date="2020-10-29T12:31:00Z">
        <w:r w:rsidRPr="00E244CD" w:rsidDel="005F5B9D">
          <w:rPr>
            <w:rFonts w:ascii="Times New Roman" w:eastAsia="Times New Roman" w:hAnsi="Times New Roman" w:cs="Times New Roman"/>
            <w:sz w:val="24"/>
            <w:szCs w:val="24"/>
          </w:rPr>
          <w:delText xml:space="preserve">2 </w:delText>
        </w:r>
      </w:del>
      <w:ins w:id="700" w:author="Editor" w:date="2020-10-29T12:31:00Z">
        <w:r w:rsidR="005F5B9D" w:rsidRPr="00E244CD">
          <w:rPr>
            <w:rFonts w:ascii="Times New Roman" w:eastAsia="Times New Roman" w:hAnsi="Times New Roman" w:cs="Times New Roman"/>
            <w:sz w:val="24"/>
            <w:szCs w:val="24"/>
          </w:rPr>
          <w:t xml:space="preserve">two </w:t>
        </w:r>
      </w:ins>
      <w:r w:rsidRPr="00E244CD">
        <w:rPr>
          <w:rFonts w:ascii="Times New Roman" w:eastAsia="Times New Roman" w:hAnsi="Times New Roman" w:cs="Times New Roman"/>
          <w:sz w:val="24"/>
          <w:szCs w:val="24"/>
        </w:rPr>
        <w:t xml:space="preserve">additional populations directly adjacent </w:t>
      </w:r>
      <w:commentRangeStart w:id="701"/>
      <w:r w:rsidRPr="00E244CD">
        <w:rPr>
          <w:rFonts w:ascii="Times New Roman" w:eastAsia="Times New Roman" w:hAnsi="Times New Roman" w:cs="Times New Roman"/>
          <w:sz w:val="24"/>
          <w:szCs w:val="24"/>
        </w:rPr>
        <w:t>(when possible)</w:t>
      </w:r>
      <w:commentRangeEnd w:id="701"/>
      <w:r w:rsidR="00EA200B" w:rsidRPr="00E244CD">
        <w:rPr>
          <w:rStyle w:val="CommentReference"/>
        </w:rPr>
        <w:commentReference w:id="701"/>
      </w:r>
      <w:r w:rsidRPr="00E244CD">
        <w:rPr>
          <w:rFonts w:ascii="Times New Roman" w:eastAsia="Times New Roman" w:hAnsi="Times New Roman" w:cs="Times New Roman"/>
          <w:sz w:val="24"/>
          <w:szCs w:val="24"/>
        </w:rPr>
        <w:t xml:space="preserve"> to it. </w:t>
      </w:r>
      <w:ins w:id="702" w:author="Editor" w:date="2020-10-29T16:46:00Z">
        <w:r w:rsidR="00A2346E" w:rsidRPr="00E244CD">
          <w:rPr>
            <w:rFonts w:ascii="Times New Roman" w:eastAsia="Times New Roman" w:hAnsi="Times New Roman" w:cs="Times New Roman"/>
            <w:sz w:val="24"/>
            <w:szCs w:val="24"/>
          </w:rPr>
          <w:t xml:space="preserve">We chose to pick adjacent populations to respect the spatial autocorrelation often exhibited in demographic events. </w:t>
        </w:r>
      </w:ins>
      <w:ins w:id="703" w:author="Editor" w:date="2020-10-29T12:49:00Z">
        <w:r w:rsidR="00330557" w:rsidRPr="00E244CD">
          <w:rPr>
            <w:rFonts w:ascii="Times New Roman" w:eastAsia="Times New Roman" w:hAnsi="Times New Roman" w:cs="Times New Roman"/>
            <w:sz w:val="24"/>
            <w:szCs w:val="24"/>
          </w:rPr>
          <w:t>F</w:t>
        </w:r>
      </w:ins>
      <w:ins w:id="704" w:author="Editor" w:date="2020-10-29T12:50:00Z">
        <w:r w:rsidR="00330557" w:rsidRPr="00E244CD">
          <w:rPr>
            <w:rFonts w:ascii="Times New Roman" w:eastAsia="Times New Roman" w:hAnsi="Times New Roman" w:cs="Times New Roman"/>
            <w:sz w:val="24"/>
            <w:szCs w:val="24"/>
          </w:rPr>
          <w:t xml:space="preserve">or each of the two- and three-population simulations, </w:t>
        </w:r>
      </w:ins>
      <w:del w:id="705" w:author="Editor" w:date="2020-10-29T12:50:00Z">
        <w:r w:rsidRPr="00E244CD" w:rsidDel="00330557">
          <w:rPr>
            <w:rFonts w:ascii="Times New Roman" w:eastAsia="Times New Roman" w:hAnsi="Times New Roman" w:cs="Times New Roman"/>
            <w:sz w:val="24"/>
            <w:szCs w:val="24"/>
          </w:rPr>
          <w:delText xml:space="preserve">We </w:delText>
        </w:r>
      </w:del>
      <w:ins w:id="706" w:author="Editor" w:date="2020-10-29T12:50:00Z">
        <w:r w:rsidR="00330557" w:rsidRPr="00E244CD">
          <w:rPr>
            <w:rFonts w:ascii="Times New Roman" w:eastAsia="Times New Roman" w:hAnsi="Times New Roman" w:cs="Times New Roman"/>
            <w:sz w:val="24"/>
            <w:szCs w:val="24"/>
          </w:rPr>
          <w:t xml:space="preserve">we </w:t>
        </w:r>
      </w:ins>
      <w:del w:id="707" w:author="Editor" w:date="2020-10-29T12:48:00Z">
        <w:r w:rsidRPr="00E244CD" w:rsidDel="00EA200B">
          <w:rPr>
            <w:rFonts w:ascii="Times New Roman" w:eastAsia="Times New Roman" w:hAnsi="Times New Roman" w:cs="Times New Roman"/>
            <w:sz w:val="24"/>
            <w:szCs w:val="24"/>
          </w:rPr>
          <w:delText xml:space="preserve">did </w:delText>
        </w:r>
      </w:del>
      <w:ins w:id="708" w:author="Editor" w:date="2020-10-29T12:48:00Z">
        <w:r w:rsidR="00EA200B" w:rsidRPr="00E244CD">
          <w:rPr>
            <w:rFonts w:ascii="Times New Roman" w:eastAsia="Times New Roman" w:hAnsi="Times New Roman" w:cs="Times New Roman"/>
            <w:sz w:val="24"/>
            <w:szCs w:val="24"/>
          </w:rPr>
          <w:t xml:space="preserve">repeated </w:t>
        </w:r>
      </w:ins>
      <w:r w:rsidRPr="00E244CD">
        <w:rPr>
          <w:rFonts w:ascii="Times New Roman" w:eastAsia="Times New Roman" w:hAnsi="Times New Roman" w:cs="Times New Roman"/>
          <w:sz w:val="24"/>
          <w:szCs w:val="24"/>
        </w:rPr>
        <w:t xml:space="preserve">this </w:t>
      </w:r>
      <w:ins w:id="709" w:author="Editor" w:date="2020-10-29T12:48:00Z">
        <w:r w:rsidR="00EA200B" w:rsidRPr="00E244CD">
          <w:rPr>
            <w:rFonts w:ascii="Times New Roman" w:eastAsia="Times New Roman" w:hAnsi="Times New Roman" w:cs="Times New Roman"/>
            <w:sz w:val="24"/>
            <w:szCs w:val="24"/>
          </w:rPr>
          <w:t xml:space="preserve">population selection procedure </w:t>
        </w:r>
      </w:ins>
      <w:r w:rsidRPr="00E244CD">
        <w:rPr>
          <w:rFonts w:ascii="Times New Roman" w:eastAsia="Times New Roman" w:hAnsi="Times New Roman" w:cs="Times New Roman"/>
          <w:sz w:val="24"/>
          <w:szCs w:val="24"/>
        </w:rPr>
        <w:t xml:space="preserve">six times </w:t>
      </w:r>
      <w:del w:id="710" w:author="Editor" w:date="2020-10-29T12:49:00Z">
        <w:r w:rsidRPr="00E244CD" w:rsidDel="00EA200B">
          <w:rPr>
            <w:rFonts w:ascii="Times New Roman" w:eastAsia="Times New Roman" w:hAnsi="Times New Roman" w:cs="Times New Roman"/>
            <w:sz w:val="24"/>
            <w:szCs w:val="24"/>
          </w:rPr>
          <w:delText>(</w:delText>
        </w:r>
      </w:del>
      <w:ins w:id="711" w:author="Editor" w:date="2020-10-29T12:49:00Z">
        <w:r w:rsidR="00EA200B" w:rsidRPr="00E244CD">
          <w:rPr>
            <w:rFonts w:ascii="Times New Roman" w:eastAsia="Times New Roman" w:hAnsi="Times New Roman" w:cs="Times New Roman"/>
            <w:sz w:val="24"/>
            <w:szCs w:val="24"/>
          </w:rPr>
          <w:t xml:space="preserve">and ran </w:t>
        </w:r>
      </w:ins>
      <w:r w:rsidRPr="00E244CD">
        <w:rPr>
          <w:rFonts w:ascii="Times New Roman" w:eastAsia="Times New Roman" w:hAnsi="Times New Roman" w:cs="Times New Roman"/>
          <w:sz w:val="24"/>
          <w:szCs w:val="24"/>
        </w:rPr>
        <w:t>30 replicate</w:t>
      </w:r>
      <w:ins w:id="712" w:author="Editor" w:date="2020-10-29T12:49:00Z">
        <w:r w:rsidR="00EA200B" w:rsidRPr="00E244CD">
          <w:rPr>
            <w:rFonts w:ascii="Times New Roman" w:eastAsia="Times New Roman" w:hAnsi="Times New Roman" w:cs="Times New Roman"/>
            <w:sz w:val="24"/>
            <w:szCs w:val="24"/>
          </w:rPr>
          <w:t xml:space="preserve"> simulations</w:t>
        </w:r>
      </w:ins>
      <w:del w:id="713" w:author="Editor" w:date="2020-10-29T12:49:00Z">
        <w:r w:rsidRPr="00E244CD" w:rsidDel="00EA200B">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for each </w:t>
      </w:r>
      <w:del w:id="714" w:author="Editor" w:date="2020-10-29T12:49:00Z">
        <w:r w:rsidRPr="00E244CD" w:rsidDel="00EA200B">
          <w:rPr>
            <w:rFonts w:ascii="Times New Roman" w:eastAsia="Times New Roman" w:hAnsi="Times New Roman" w:cs="Times New Roman"/>
            <w:sz w:val="24"/>
            <w:szCs w:val="24"/>
          </w:rPr>
          <w:delText xml:space="preserve">different </w:delText>
        </w:r>
      </w:del>
      <w:r w:rsidRPr="00E244CD">
        <w:rPr>
          <w:rFonts w:ascii="Times New Roman" w:eastAsia="Times New Roman" w:hAnsi="Times New Roman" w:cs="Times New Roman"/>
          <w:sz w:val="24"/>
          <w:szCs w:val="24"/>
        </w:rPr>
        <w:t>set of populations</w:t>
      </w:r>
      <w:del w:id="715" w:author="Editor" w:date="2020-10-29T12:49:00Z">
        <w:r w:rsidRPr="00E244CD" w:rsidDel="00EA200B">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del w:id="716" w:author="Editor" w:date="2020-10-29T16:46:00Z">
        <w:r w:rsidRPr="00E244CD" w:rsidDel="00A2346E">
          <w:rPr>
            <w:rFonts w:ascii="Times New Roman" w:eastAsia="Times New Roman" w:hAnsi="Times New Roman" w:cs="Times New Roman"/>
            <w:sz w:val="24"/>
            <w:szCs w:val="24"/>
          </w:rPr>
          <w:delText>We chose to pick populations this way to respect the spatial autocorrelation often exhibited in demographic events.</w:delText>
        </w:r>
      </w:del>
    </w:p>
    <w:p w14:paraId="1099BE85" w14:textId="292214A1" w:rsidR="00760250" w:rsidRPr="00E244CD" w:rsidRDefault="00760250">
      <w:pPr>
        <w:spacing w:after="0" w:line="480" w:lineRule="auto"/>
        <w:rPr>
          <w:rFonts w:ascii="Times New Roman" w:eastAsia="Times New Roman" w:hAnsi="Times New Roman" w:cs="Times New Roman"/>
          <w:sz w:val="24"/>
          <w:szCs w:val="24"/>
        </w:rPr>
        <w:pPrChange w:id="717" w:author="Editor" w:date="2020-10-29T20:29:00Z">
          <w:pPr>
            <w:spacing w:before="240" w:line="480" w:lineRule="auto"/>
          </w:pPr>
        </w:pPrChange>
      </w:pPr>
    </w:p>
    <w:p w14:paraId="752EB67A" w14:textId="0088A299" w:rsidR="00760250" w:rsidRPr="00E244CD" w:rsidDel="00D50D33" w:rsidRDefault="00760250">
      <w:pPr>
        <w:pStyle w:val="Heading2"/>
        <w:rPr>
          <w:del w:id="718" w:author="Editor" w:date="2020-10-29T17:06:00Z"/>
        </w:rPr>
        <w:pPrChange w:id="719" w:author="Editor" w:date="2020-10-29T20:29:00Z">
          <w:pPr>
            <w:keepNext/>
            <w:spacing w:before="240" w:after="240" w:line="480" w:lineRule="auto"/>
          </w:pPr>
        </w:pPrChange>
      </w:pPr>
      <w:del w:id="720" w:author="Editor" w:date="2020-10-29T17:06:00Z">
        <w:r w:rsidRPr="00E244CD" w:rsidDel="00D50D33">
          <w:rPr>
            <w:lang w:val="en-US"/>
          </w:rPr>
          <w:delText>Tim</w:delText>
        </w:r>
        <w:r w:rsidR="00C66A6C" w:rsidRPr="00E244CD" w:rsidDel="00D50D33">
          <w:rPr>
            <w:lang w:val="en-US"/>
          </w:rPr>
          <w:delText>e</w:delText>
        </w:r>
      </w:del>
    </w:p>
    <w:p w14:paraId="1C1B4F13" w14:textId="534050F7" w:rsidR="00760250" w:rsidRPr="00E244CD" w:rsidDel="00D50D33" w:rsidRDefault="00760250">
      <w:pPr>
        <w:spacing w:after="0" w:line="480" w:lineRule="auto"/>
        <w:ind w:firstLine="720"/>
        <w:rPr>
          <w:del w:id="721" w:author="Editor" w:date="2020-10-29T17:06:00Z"/>
          <w:rFonts w:ascii="Times New Roman" w:eastAsia="Times New Roman" w:hAnsi="Times New Roman" w:cs="Times New Roman"/>
          <w:i/>
          <w:iCs/>
          <w:sz w:val="24"/>
          <w:szCs w:val="24"/>
        </w:rPr>
        <w:pPrChange w:id="722" w:author="Editor" w:date="2020-10-29T20:29:00Z">
          <w:pPr>
            <w:spacing w:before="240" w:after="240" w:line="480" w:lineRule="auto"/>
          </w:pPr>
        </w:pPrChange>
      </w:pPr>
      <w:del w:id="723" w:author="Editor" w:date="2020-10-29T17:06:00Z">
        <w:r w:rsidRPr="00E244CD" w:rsidDel="00D50D33">
          <w:rPr>
            <w:rFonts w:ascii="Times New Roman" w:eastAsia="Times New Roman" w:hAnsi="Times New Roman" w:cs="Times New Roman"/>
            <w:iCs/>
            <w:sz w:val="24"/>
            <w:szCs w:val="24"/>
          </w:rPr>
          <w:delText xml:space="preserve">To assess how the time since the simulated demographic event </w:delText>
        </w:r>
      </w:del>
      <w:del w:id="724" w:author="Editor" w:date="2020-10-29T12:50:00Z">
        <w:r w:rsidRPr="00E244CD" w:rsidDel="00330557">
          <w:rPr>
            <w:rFonts w:ascii="Times New Roman" w:eastAsia="Times New Roman" w:hAnsi="Times New Roman" w:cs="Times New Roman"/>
            <w:iCs/>
            <w:sz w:val="24"/>
            <w:szCs w:val="24"/>
          </w:rPr>
          <w:delText xml:space="preserve">affects </w:delText>
        </w:r>
      </w:del>
      <w:del w:id="725" w:author="Editor" w:date="2020-10-29T17:06:00Z">
        <w:r w:rsidRPr="00E244CD" w:rsidDel="00D50D33">
          <w:rPr>
            <w:rFonts w:ascii="Times New Roman" w:eastAsia="Times New Roman" w:hAnsi="Times New Roman" w:cs="Times New Roman"/>
            <w:iCs/>
            <w:sz w:val="24"/>
            <w:szCs w:val="24"/>
          </w:rPr>
          <w:delText xml:space="preserve">our ability to detect genetic changes, we </w:delText>
        </w:r>
      </w:del>
      <w:del w:id="726" w:author="Editor" w:date="2020-10-29T11:13:00Z">
        <w:r w:rsidRPr="00E244CD" w:rsidDel="00545C37">
          <w:rPr>
            <w:rFonts w:ascii="Times New Roman" w:eastAsia="Times New Roman" w:hAnsi="Times New Roman" w:cs="Times New Roman"/>
            <w:iCs/>
            <w:sz w:val="24"/>
            <w:szCs w:val="24"/>
          </w:rPr>
          <w:delText xml:space="preserve">used </w:delText>
        </w:r>
      </w:del>
      <w:del w:id="727" w:author="Editor" w:date="2020-10-29T17:06:00Z">
        <w:r w:rsidRPr="00E244CD" w:rsidDel="00D50D33">
          <w:rPr>
            <w:rFonts w:ascii="Times New Roman" w:eastAsia="Times New Roman" w:hAnsi="Times New Roman" w:cs="Times New Roman"/>
            <w:iCs/>
            <w:sz w:val="24"/>
            <w:szCs w:val="24"/>
          </w:rPr>
          <w:delText xml:space="preserve">TGI </w:delText>
        </w:r>
      </w:del>
      <w:del w:id="728" w:author="Editor" w:date="2020-10-29T11:13:00Z">
        <w:r w:rsidRPr="00E244CD" w:rsidDel="00545C37">
          <w:rPr>
            <w:rFonts w:ascii="Times New Roman" w:eastAsia="Times New Roman" w:hAnsi="Times New Roman" w:cs="Times New Roman"/>
            <w:iCs/>
            <w:sz w:val="24"/>
            <w:szCs w:val="24"/>
          </w:rPr>
          <w:delText xml:space="preserve">on </w:delText>
        </w:r>
      </w:del>
      <w:del w:id="729" w:author="Editor" w:date="2020-10-29T17:06:00Z">
        <w:r w:rsidRPr="00E244CD" w:rsidDel="00D50D33">
          <w:rPr>
            <w:rFonts w:ascii="Times New Roman" w:eastAsia="Times New Roman" w:hAnsi="Times New Roman" w:cs="Times New Roman"/>
            <w:iCs/>
            <w:sz w:val="24"/>
            <w:szCs w:val="24"/>
          </w:rPr>
          <w:delText xml:space="preserve">simulated data collected up to </w:delText>
        </w:r>
      </w:del>
      <w:del w:id="730" w:author="Editor" w:date="2020-10-29T12:50:00Z">
        <w:r w:rsidRPr="00E244CD" w:rsidDel="00330557">
          <w:rPr>
            <w:rFonts w:ascii="Times New Roman" w:eastAsia="Times New Roman" w:hAnsi="Times New Roman" w:cs="Times New Roman"/>
            <w:iCs/>
            <w:sz w:val="24"/>
            <w:szCs w:val="24"/>
          </w:rPr>
          <w:delText xml:space="preserve">9 </w:delText>
        </w:r>
      </w:del>
      <w:del w:id="731" w:author="Editor" w:date="2020-10-29T17:06:00Z">
        <w:r w:rsidRPr="00E244CD" w:rsidDel="00D50D33">
          <w:rPr>
            <w:rFonts w:ascii="Times New Roman" w:eastAsia="Times New Roman" w:hAnsi="Times New Roman" w:cs="Times New Roman"/>
            <w:iCs/>
            <w:sz w:val="24"/>
            <w:szCs w:val="24"/>
          </w:rPr>
          <w:delText>years before</w:delText>
        </w:r>
      </w:del>
      <w:del w:id="732" w:author="Editor" w:date="2020-10-29T11:13:00Z">
        <w:r w:rsidRPr="00E244CD" w:rsidDel="00545C37">
          <w:rPr>
            <w:rFonts w:ascii="Times New Roman" w:eastAsia="Times New Roman" w:hAnsi="Times New Roman" w:cs="Times New Roman"/>
            <w:iCs/>
            <w:sz w:val="24"/>
            <w:szCs w:val="24"/>
          </w:rPr>
          <w:delText>,</w:delText>
        </w:r>
      </w:del>
      <w:del w:id="733" w:author="Editor" w:date="2020-10-29T17:06:00Z">
        <w:r w:rsidRPr="00E244CD" w:rsidDel="00D50D33">
          <w:rPr>
            <w:rFonts w:ascii="Times New Roman" w:eastAsia="Times New Roman" w:hAnsi="Times New Roman" w:cs="Times New Roman"/>
            <w:iCs/>
            <w:sz w:val="24"/>
            <w:szCs w:val="24"/>
          </w:rPr>
          <w:delText xml:space="preserve"> and after</w:delText>
        </w:r>
      </w:del>
      <w:del w:id="734" w:author="Editor" w:date="2020-10-29T11:13:00Z">
        <w:r w:rsidRPr="00E244CD" w:rsidDel="00545C37">
          <w:rPr>
            <w:rFonts w:ascii="Times New Roman" w:eastAsia="Times New Roman" w:hAnsi="Times New Roman" w:cs="Times New Roman"/>
            <w:iCs/>
            <w:sz w:val="24"/>
            <w:szCs w:val="24"/>
          </w:rPr>
          <w:delText>,</w:delText>
        </w:r>
      </w:del>
      <w:del w:id="735" w:author="Editor" w:date="2020-10-29T17:06:00Z">
        <w:r w:rsidRPr="00E244CD" w:rsidDel="00D50D33">
          <w:rPr>
            <w:rFonts w:ascii="Times New Roman" w:eastAsia="Times New Roman" w:hAnsi="Times New Roman" w:cs="Times New Roman"/>
            <w:iCs/>
            <w:sz w:val="24"/>
            <w:szCs w:val="24"/>
          </w:rPr>
          <w:delText xml:space="preserve"> the event</w:delText>
        </w:r>
      </w:del>
      <w:del w:id="736" w:author="Editor" w:date="2020-10-29T11:13:00Z">
        <w:r w:rsidRPr="00E244CD" w:rsidDel="00545C37">
          <w:rPr>
            <w:rFonts w:ascii="Times New Roman" w:eastAsia="Times New Roman" w:hAnsi="Times New Roman" w:cs="Times New Roman"/>
            <w:iCs/>
            <w:sz w:val="24"/>
            <w:szCs w:val="24"/>
          </w:rPr>
          <w:delText>,</w:delText>
        </w:r>
      </w:del>
      <w:del w:id="737" w:author="Editor" w:date="2020-10-29T17:06:00Z">
        <w:r w:rsidRPr="00E244CD" w:rsidDel="00D50D33">
          <w:rPr>
            <w:rFonts w:ascii="Times New Roman" w:eastAsia="Times New Roman" w:hAnsi="Times New Roman" w:cs="Times New Roman"/>
            <w:iCs/>
            <w:sz w:val="24"/>
            <w:szCs w:val="24"/>
          </w:rPr>
          <w:delText xml:space="preserve"> and compared </w:delText>
        </w:r>
      </w:del>
      <w:del w:id="738" w:author="Editor" w:date="2020-10-29T11:13:00Z">
        <w:r w:rsidRPr="00E244CD" w:rsidDel="00545C37">
          <w:rPr>
            <w:rFonts w:ascii="Times New Roman" w:eastAsia="Times New Roman" w:hAnsi="Times New Roman" w:cs="Times New Roman"/>
            <w:iCs/>
            <w:sz w:val="24"/>
            <w:szCs w:val="24"/>
          </w:rPr>
          <w:delText xml:space="preserve">them with </w:delText>
        </w:r>
      </w:del>
      <w:del w:id="739" w:author="Editor" w:date="2020-10-29T17:06:00Z">
        <w:r w:rsidRPr="00E244CD" w:rsidDel="00D50D33">
          <w:rPr>
            <w:rFonts w:ascii="Times New Roman" w:eastAsia="Times New Roman" w:hAnsi="Times New Roman" w:cs="Times New Roman"/>
            <w:iCs/>
            <w:sz w:val="24"/>
            <w:szCs w:val="24"/>
          </w:rPr>
          <w:delText xml:space="preserve">data collected </w:delText>
        </w:r>
      </w:del>
      <w:del w:id="740" w:author="Editor" w:date="2020-10-29T11:13:00Z">
        <w:r w:rsidRPr="00E244CD" w:rsidDel="00545C37">
          <w:rPr>
            <w:rFonts w:ascii="Times New Roman" w:eastAsia="Times New Roman" w:hAnsi="Times New Roman" w:cs="Times New Roman"/>
            <w:iCs/>
            <w:sz w:val="24"/>
            <w:szCs w:val="24"/>
          </w:rPr>
          <w:delText>respectively right after, and right</w:delText>
        </w:r>
      </w:del>
      <w:del w:id="741" w:author="Editor" w:date="2020-10-29T17:06:00Z">
        <w:r w:rsidRPr="00E244CD" w:rsidDel="00D50D33">
          <w:rPr>
            <w:rFonts w:ascii="Times New Roman" w:eastAsia="Times New Roman" w:hAnsi="Times New Roman" w:cs="Times New Roman"/>
            <w:iCs/>
            <w:sz w:val="24"/>
            <w:szCs w:val="24"/>
          </w:rPr>
          <w:delText xml:space="preserve"> before the event year. We chose </w:delText>
        </w:r>
      </w:del>
      <w:del w:id="742" w:author="Editor" w:date="2020-10-29T12:50:00Z">
        <w:r w:rsidRPr="00E244CD" w:rsidDel="00330557">
          <w:rPr>
            <w:rFonts w:ascii="Times New Roman" w:eastAsia="Times New Roman" w:hAnsi="Times New Roman" w:cs="Times New Roman"/>
            <w:iCs/>
            <w:sz w:val="24"/>
            <w:szCs w:val="24"/>
          </w:rPr>
          <w:delText xml:space="preserve">9 </w:delText>
        </w:r>
      </w:del>
      <w:del w:id="743" w:author="Editor" w:date="2020-10-29T17:06:00Z">
        <w:r w:rsidRPr="00E244CD" w:rsidDel="00D50D33">
          <w:rPr>
            <w:rFonts w:ascii="Times New Roman" w:eastAsia="Times New Roman" w:hAnsi="Times New Roman" w:cs="Times New Roman"/>
            <w:iCs/>
            <w:sz w:val="24"/>
            <w:szCs w:val="24"/>
          </w:rPr>
          <w:delText>years as the maximum time between samplings</w:delText>
        </w:r>
      </w:del>
      <w:del w:id="744" w:author="Editor" w:date="2020-10-29T11:16:00Z">
        <w:r w:rsidRPr="00E244CD" w:rsidDel="00545C37">
          <w:rPr>
            <w:rFonts w:ascii="Times New Roman" w:eastAsia="Times New Roman" w:hAnsi="Times New Roman" w:cs="Times New Roman"/>
            <w:iCs/>
            <w:sz w:val="24"/>
            <w:szCs w:val="24"/>
          </w:rPr>
          <w:delText xml:space="preserve"> as</w:delText>
        </w:r>
      </w:del>
      <w:del w:id="745" w:author="Editor" w:date="2020-10-29T17:06:00Z">
        <w:r w:rsidRPr="00E244CD" w:rsidDel="00D50D33">
          <w:rPr>
            <w:rFonts w:ascii="Times New Roman" w:eastAsia="Times New Roman" w:hAnsi="Times New Roman" w:cs="Times New Roman"/>
            <w:iCs/>
            <w:sz w:val="24"/>
            <w:szCs w:val="24"/>
          </w:rPr>
          <w:delText xml:space="preserve"> </w:delText>
        </w:r>
      </w:del>
      <w:del w:id="746" w:author="Editor" w:date="2020-10-29T11:16:00Z">
        <w:r w:rsidRPr="00E244CD" w:rsidDel="00545C37">
          <w:rPr>
            <w:rFonts w:ascii="Times New Roman" w:eastAsia="Times New Roman" w:hAnsi="Times New Roman" w:cs="Times New Roman"/>
            <w:iCs/>
            <w:sz w:val="24"/>
            <w:szCs w:val="24"/>
          </w:rPr>
          <w:delText>this time lag would represent</w:delText>
        </w:r>
      </w:del>
      <w:del w:id="747" w:author="Editor" w:date="2020-10-29T17:06:00Z">
        <w:r w:rsidRPr="00E244CD" w:rsidDel="00D50D33">
          <w:rPr>
            <w:rFonts w:ascii="Times New Roman" w:eastAsia="Times New Roman" w:hAnsi="Times New Roman" w:cs="Times New Roman"/>
            <w:iCs/>
            <w:sz w:val="24"/>
            <w:szCs w:val="24"/>
          </w:rPr>
          <w:delText xml:space="preserve"> most </w:delText>
        </w:r>
      </w:del>
      <w:del w:id="748" w:author="Editor" w:date="2020-10-29T12:57:00Z">
        <w:r w:rsidRPr="00E244CD" w:rsidDel="00330557">
          <w:rPr>
            <w:rFonts w:ascii="Times New Roman" w:eastAsia="Times New Roman" w:hAnsi="Times New Roman" w:cs="Times New Roman"/>
            <w:iCs/>
            <w:sz w:val="24"/>
            <w:szCs w:val="24"/>
          </w:rPr>
          <w:delText xml:space="preserve">of the </w:delText>
        </w:r>
      </w:del>
      <w:del w:id="749" w:author="Editor" w:date="2020-10-29T17:06:00Z">
        <w:r w:rsidRPr="00E244CD" w:rsidDel="00D50D33">
          <w:rPr>
            <w:rFonts w:ascii="Times New Roman" w:eastAsia="Times New Roman" w:hAnsi="Times New Roman" w:cs="Times New Roman"/>
            <w:iCs/>
            <w:sz w:val="24"/>
            <w:szCs w:val="24"/>
          </w:rPr>
          <w:delText xml:space="preserve">“before/after” population genetic studies </w:delText>
        </w:r>
      </w:del>
      <w:del w:id="750" w:author="Editor" w:date="2020-10-29T12:57:00Z">
        <w:r w:rsidRPr="00E244CD" w:rsidDel="00330557">
          <w:rPr>
            <w:rFonts w:ascii="Times New Roman" w:eastAsia="Times New Roman" w:hAnsi="Times New Roman" w:cs="Times New Roman"/>
            <w:iCs/>
            <w:sz w:val="24"/>
            <w:szCs w:val="24"/>
          </w:rPr>
          <w:delText>we encountered</w:delText>
        </w:r>
      </w:del>
      <w:del w:id="751" w:author="Editor" w:date="2020-10-29T11:17:00Z">
        <w:r w:rsidRPr="00E244CD" w:rsidDel="00545C37">
          <w:rPr>
            <w:rFonts w:ascii="Times New Roman" w:eastAsia="Times New Roman" w:hAnsi="Times New Roman" w:cs="Times New Roman"/>
            <w:iCs/>
            <w:sz w:val="24"/>
            <w:szCs w:val="24"/>
          </w:rPr>
          <w:delText xml:space="preserve">, </w:delText>
        </w:r>
      </w:del>
      <w:del w:id="752" w:author="Editor" w:date="2020-10-29T17:06:00Z">
        <w:r w:rsidRPr="00E244CD" w:rsidDel="00D50D33">
          <w:rPr>
            <w:rFonts w:ascii="Times New Roman" w:eastAsia="Times New Roman" w:hAnsi="Times New Roman" w:cs="Times New Roman"/>
            <w:iCs/>
            <w:sz w:val="24"/>
            <w:szCs w:val="24"/>
          </w:rPr>
          <w:delText xml:space="preserve">and </w:delText>
        </w:r>
      </w:del>
      <w:del w:id="753" w:author="Editor" w:date="2020-10-29T11:17:00Z">
        <w:r w:rsidRPr="00E244CD" w:rsidDel="00545C37">
          <w:rPr>
            <w:rFonts w:ascii="Times New Roman" w:eastAsia="Times New Roman" w:hAnsi="Times New Roman" w:cs="Times New Roman"/>
            <w:iCs/>
            <w:sz w:val="24"/>
            <w:szCs w:val="24"/>
          </w:rPr>
          <w:delText xml:space="preserve">because </w:delText>
        </w:r>
      </w:del>
      <w:del w:id="754" w:author="Editor" w:date="2020-10-29T17:06:00Z">
        <w:r w:rsidRPr="00E244CD" w:rsidDel="00D50D33">
          <w:rPr>
            <w:rFonts w:ascii="Times New Roman" w:eastAsia="Times New Roman" w:hAnsi="Times New Roman" w:cs="Times New Roman"/>
            <w:iCs/>
            <w:sz w:val="24"/>
            <w:szCs w:val="24"/>
          </w:rPr>
          <w:delText xml:space="preserve">most long-term ecological research programs monitor at a shorter time interval. </w:delText>
        </w:r>
      </w:del>
      <w:del w:id="755" w:author="Editor" w:date="2020-10-29T17:04:00Z">
        <w:r w:rsidRPr="00E244CD" w:rsidDel="00D50D33">
          <w:rPr>
            <w:rFonts w:ascii="Times New Roman" w:eastAsia="Times New Roman" w:hAnsi="Times New Roman" w:cs="Times New Roman"/>
            <w:iCs/>
            <w:sz w:val="24"/>
            <w:szCs w:val="24"/>
          </w:rPr>
          <w:delText>For our analyses concerning the timing of sampling</w:delText>
        </w:r>
      </w:del>
      <w:del w:id="756" w:author="Editor" w:date="2020-10-29T17:05:00Z">
        <w:r w:rsidRPr="00E244CD" w:rsidDel="00D50D33">
          <w:rPr>
            <w:rFonts w:ascii="Times New Roman" w:eastAsia="Times New Roman" w:hAnsi="Times New Roman" w:cs="Times New Roman"/>
            <w:iCs/>
            <w:sz w:val="24"/>
            <w:szCs w:val="24"/>
          </w:rPr>
          <w:delText xml:space="preserve">, we chose the 0.05 </w:delText>
        </w:r>
        <w:r w:rsidRPr="00E244CD" w:rsidDel="00D50D33">
          <w:rPr>
            <w:rFonts w:ascii="Times New Roman" w:eastAsia="Times New Roman" w:hAnsi="Times New Roman" w:cs="Times New Roman"/>
            <w:i/>
            <w:iCs/>
            <w:sz w:val="24"/>
            <w:szCs w:val="24"/>
          </w:rPr>
          <w:delText>p</w:delText>
        </w:r>
        <w:r w:rsidRPr="00E244CD" w:rsidDel="00D50D33">
          <w:rPr>
            <w:rFonts w:ascii="Times New Roman" w:eastAsia="Times New Roman" w:hAnsi="Times New Roman" w:cs="Times New Roman"/>
            <w:iCs/>
            <w:sz w:val="24"/>
            <w:szCs w:val="24"/>
          </w:rPr>
          <w:delText xml:space="preserve">-value threshold </w:delText>
        </w:r>
      </w:del>
      <w:del w:id="757" w:author="Editor" w:date="2020-10-29T17:06:00Z">
        <w:r w:rsidRPr="00E244CD" w:rsidDel="00D50D33">
          <w:rPr>
            <w:rFonts w:ascii="Times New Roman" w:eastAsia="Times New Roman" w:hAnsi="Times New Roman" w:cs="Times New Roman"/>
            <w:iCs/>
            <w:sz w:val="24"/>
            <w:szCs w:val="24"/>
          </w:rPr>
          <w:delText xml:space="preserve">as </w:delText>
        </w:r>
      </w:del>
      <w:del w:id="758" w:author="Editor" w:date="2020-10-29T17:05:00Z">
        <w:r w:rsidRPr="00E244CD" w:rsidDel="00D50D33">
          <w:rPr>
            <w:rFonts w:ascii="Times New Roman" w:eastAsia="Times New Roman" w:hAnsi="Times New Roman" w:cs="Times New Roman"/>
            <w:iCs/>
            <w:sz w:val="24"/>
            <w:szCs w:val="24"/>
          </w:rPr>
          <w:delText xml:space="preserve">it </w:delText>
        </w:r>
      </w:del>
      <w:del w:id="759" w:author="Editor" w:date="2020-10-29T17:06:00Z">
        <w:r w:rsidRPr="00E244CD" w:rsidDel="00D50D33">
          <w:rPr>
            <w:rFonts w:ascii="Times New Roman" w:eastAsia="Times New Roman" w:hAnsi="Times New Roman" w:cs="Times New Roman"/>
            <w:iCs/>
            <w:sz w:val="24"/>
            <w:szCs w:val="24"/>
          </w:rPr>
          <w:delText>was a good compromise between different performance metrics in our earlier results.</w:delText>
        </w:r>
      </w:del>
    </w:p>
    <w:p w14:paraId="5EB53CFB" w14:textId="6DB93365" w:rsidR="00760250" w:rsidRPr="00E244CD" w:rsidDel="00D50D33" w:rsidRDefault="00760250">
      <w:pPr>
        <w:spacing w:after="0" w:line="480" w:lineRule="auto"/>
        <w:rPr>
          <w:del w:id="760" w:author="Editor" w:date="2020-10-29T17:06:00Z"/>
          <w:rFonts w:ascii="Times New Roman" w:eastAsia="Times New Roman" w:hAnsi="Times New Roman" w:cs="Times New Roman"/>
          <w:iCs/>
          <w:sz w:val="24"/>
          <w:szCs w:val="24"/>
        </w:rPr>
        <w:pPrChange w:id="761" w:author="Editor" w:date="2020-10-29T20:29:00Z">
          <w:pPr>
            <w:spacing w:before="240" w:after="240" w:line="480" w:lineRule="auto"/>
          </w:pPr>
        </w:pPrChange>
      </w:pPr>
      <w:del w:id="762" w:author="Editor" w:date="2020-10-29T17:06:00Z">
        <w:r w:rsidRPr="00E244CD" w:rsidDel="00D50D33">
          <w:rPr>
            <w:rFonts w:ascii="Times New Roman" w:eastAsia="Times New Roman" w:hAnsi="Times New Roman" w:cs="Times New Roman"/>
            <w:iCs/>
            <w:sz w:val="24"/>
            <w:szCs w:val="24"/>
          </w:rPr>
          <w:delText xml:space="preserve"> </w:delText>
        </w:r>
      </w:del>
    </w:p>
    <w:p w14:paraId="69F1420C" w14:textId="77777777" w:rsidR="00760250" w:rsidRPr="00E244CD" w:rsidRDefault="00760250">
      <w:pPr>
        <w:pStyle w:val="Heading2"/>
        <w:pPrChange w:id="763" w:author="Editor" w:date="2020-10-29T20:29:00Z">
          <w:pPr>
            <w:spacing w:before="240" w:after="240" w:line="480" w:lineRule="auto"/>
          </w:pPr>
        </w:pPrChange>
      </w:pPr>
      <w:r w:rsidRPr="00E244CD">
        <w:rPr>
          <w:lang w:val="en-US"/>
        </w:rPr>
        <w:t>Statistical performance</w:t>
      </w:r>
    </w:p>
    <w:p w14:paraId="1AA3B59C" w14:textId="5CFDF9B8" w:rsidR="009A5032" w:rsidRPr="00E244CD" w:rsidRDefault="00760250">
      <w:pPr>
        <w:spacing w:after="0" w:line="480" w:lineRule="auto"/>
        <w:ind w:firstLine="720"/>
        <w:rPr>
          <w:ins w:id="764" w:author="Editor" w:date="2020-10-29T09:16:00Z"/>
          <w:rFonts w:ascii="Times New Roman" w:eastAsia="Times New Roman" w:hAnsi="Times New Roman" w:cs="Times New Roman"/>
          <w:iCs/>
          <w:sz w:val="24"/>
          <w:szCs w:val="24"/>
        </w:rPr>
        <w:pPrChange w:id="765" w:author="Editor" w:date="2020-10-29T20:29:00Z">
          <w:pPr>
            <w:spacing w:before="240" w:after="240" w:line="480" w:lineRule="auto"/>
          </w:pPr>
        </w:pPrChange>
      </w:pPr>
      <w:r w:rsidRPr="00E244CD">
        <w:rPr>
          <w:rFonts w:ascii="Times New Roman" w:eastAsia="Times New Roman" w:hAnsi="Times New Roman" w:cs="Times New Roman"/>
          <w:iCs/>
          <w:sz w:val="24"/>
          <w:szCs w:val="24"/>
        </w:rPr>
        <w:t xml:space="preserve">We </w:t>
      </w:r>
      <w:ins w:id="766" w:author="Editor" w:date="2020-10-29T09:47:00Z">
        <w:r w:rsidR="0093724D" w:rsidRPr="00E244CD">
          <w:rPr>
            <w:rFonts w:ascii="Times New Roman" w:eastAsia="Times New Roman" w:hAnsi="Times New Roman" w:cs="Times New Roman"/>
            <w:iCs/>
            <w:sz w:val="24"/>
            <w:szCs w:val="24"/>
          </w:rPr>
          <w:t>assess</w:t>
        </w:r>
      </w:ins>
      <w:ins w:id="767" w:author="Editor" w:date="2020-10-29T12:57:00Z">
        <w:r w:rsidR="00330557" w:rsidRPr="00E244CD">
          <w:rPr>
            <w:rFonts w:ascii="Times New Roman" w:eastAsia="Times New Roman" w:hAnsi="Times New Roman" w:cs="Times New Roman"/>
            <w:iCs/>
            <w:sz w:val="24"/>
            <w:szCs w:val="24"/>
          </w:rPr>
          <w:t>ed</w:t>
        </w:r>
      </w:ins>
      <w:ins w:id="768" w:author="Editor" w:date="2020-10-29T09:47:00Z">
        <w:r w:rsidR="0093724D" w:rsidRPr="00E244CD">
          <w:rPr>
            <w:rFonts w:ascii="Times New Roman" w:eastAsia="Times New Roman" w:hAnsi="Times New Roman" w:cs="Times New Roman"/>
            <w:iCs/>
            <w:sz w:val="24"/>
            <w:szCs w:val="24"/>
          </w:rPr>
          <w:t xml:space="preserve"> the statistical performance of our TGI testing procedure </w:t>
        </w:r>
      </w:ins>
      <w:del w:id="769" w:author="Editor" w:date="2020-10-29T09:47:00Z">
        <w:r w:rsidRPr="00E244CD" w:rsidDel="0093724D">
          <w:rPr>
            <w:rFonts w:ascii="Times New Roman" w:eastAsia="Times New Roman" w:hAnsi="Times New Roman" w:cs="Times New Roman"/>
            <w:iCs/>
            <w:sz w:val="24"/>
            <w:szCs w:val="24"/>
          </w:rPr>
          <w:delText xml:space="preserve">used </w:delText>
        </w:r>
      </w:del>
      <w:ins w:id="770" w:author="Editor" w:date="2020-10-29T09:47:00Z">
        <w:r w:rsidR="0093724D" w:rsidRPr="00E244CD">
          <w:rPr>
            <w:rFonts w:ascii="Times New Roman" w:eastAsia="Times New Roman" w:hAnsi="Times New Roman" w:cs="Times New Roman"/>
            <w:iCs/>
            <w:sz w:val="24"/>
            <w:szCs w:val="24"/>
          </w:rPr>
          <w:t xml:space="preserve">using </w:t>
        </w:r>
      </w:ins>
      <w:r w:rsidRPr="00E244CD">
        <w:rPr>
          <w:rFonts w:ascii="Times New Roman" w:eastAsia="Times New Roman" w:hAnsi="Times New Roman" w:cs="Times New Roman"/>
          <w:iCs/>
          <w:sz w:val="24"/>
          <w:szCs w:val="24"/>
        </w:rPr>
        <w:t xml:space="preserve">the </w:t>
      </w:r>
      <w:del w:id="771" w:author="Editor" w:date="2020-10-29T11:18:00Z">
        <w:r w:rsidRPr="00E244CD" w:rsidDel="00545C37">
          <w:rPr>
            <w:rFonts w:ascii="Times New Roman" w:eastAsia="Times New Roman" w:hAnsi="Times New Roman" w:cs="Times New Roman"/>
            <w:iCs/>
            <w:sz w:val="24"/>
            <w:szCs w:val="24"/>
          </w:rPr>
          <w:delText xml:space="preserve">False </w:delText>
        </w:r>
      </w:del>
      <w:ins w:id="772" w:author="Editor" w:date="2020-10-29T11:18:00Z">
        <w:r w:rsidR="00545C37" w:rsidRPr="00E244CD">
          <w:rPr>
            <w:rFonts w:ascii="Times New Roman" w:eastAsia="Times New Roman" w:hAnsi="Times New Roman" w:cs="Times New Roman"/>
            <w:iCs/>
            <w:sz w:val="24"/>
            <w:szCs w:val="24"/>
          </w:rPr>
          <w:t xml:space="preserve">false </w:t>
        </w:r>
      </w:ins>
      <w:del w:id="773" w:author="Editor" w:date="2020-10-29T11:18:00Z">
        <w:r w:rsidRPr="00E244CD" w:rsidDel="00545C37">
          <w:rPr>
            <w:rFonts w:ascii="Times New Roman" w:eastAsia="Times New Roman" w:hAnsi="Times New Roman" w:cs="Times New Roman"/>
            <w:iCs/>
            <w:sz w:val="24"/>
            <w:szCs w:val="24"/>
          </w:rPr>
          <w:delText xml:space="preserve">Positive </w:delText>
        </w:r>
      </w:del>
      <w:ins w:id="774" w:author="Editor" w:date="2020-10-29T11:18:00Z">
        <w:r w:rsidR="00545C37" w:rsidRPr="00E244CD">
          <w:rPr>
            <w:rFonts w:ascii="Times New Roman" w:eastAsia="Times New Roman" w:hAnsi="Times New Roman" w:cs="Times New Roman"/>
            <w:iCs/>
            <w:sz w:val="24"/>
            <w:szCs w:val="24"/>
          </w:rPr>
          <w:t xml:space="preserve">positive </w:t>
        </w:r>
      </w:ins>
      <w:del w:id="775" w:author="Editor" w:date="2020-10-29T11:18:00Z">
        <w:r w:rsidRPr="00E244CD" w:rsidDel="00545C37">
          <w:rPr>
            <w:rFonts w:ascii="Times New Roman" w:eastAsia="Times New Roman" w:hAnsi="Times New Roman" w:cs="Times New Roman"/>
            <w:iCs/>
            <w:sz w:val="24"/>
            <w:szCs w:val="24"/>
          </w:rPr>
          <w:delText xml:space="preserve">Rate </w:delText>
        </w:r>
      </w:del>
      <w:ins w:id="776" w:author="Editor" w:date="2020-10-29T11:18:00Z">
        <w:r w:rsidR="00545C37" w:rsidRPr="00E244CD">
          <w:rPr>
            <w:rFonts w:ascii="Times New Roman" w:eastAsia="Times New Roman" w:hAnsi="Times New Roman" w:cs="Times New Roman"/>
            <w:iCs/>
            <w:sz w:val="24"/>
            <w:szCs w:val="24"/>
          </w:rPr>
          <w:t xml:space="preserve">rate </w:t>
        </w:r>
      </w:ins>
      <w:r w:rsidRPr="00E244CD">
        <w:rPr>
          <w:rFonts w:ascii="Times New Roman" w:eastAsia="Times New Roman" w:hAnsi="Times New Roman" w:cs="Times New Roman"/>
          <w:iCs/>
          <w:sz w:val="24"/>
          <w:szCs w:val="24"/>
        </w:rPr>
        <w:t xml:space="preserve">(FPR) and </w:t>
      </w:r>
      <w:del w:id="777" w:author="Editor" w:date="2020-10-29T11:18:00Z">
        <w:r w:rsidRPr="00E244CD" w:rsidDel="00545C37">
          <w:rPr>
            <w:rFonts w:ascii="Times New Roman" w:eastAsia="Times New Roman" w:hAnsi="Times New Roman" w:cs="Times New Roman"/>
            <w:iCs/>
            <w:sz w:val="24"/>
            <w:szCs w:val="24"/>
          </w:rPr>
          <w:delText xml:space="preserve">False </w:delText>
        </w:r>
      </w:del>
      <w:ins w:id="778" w:author="Editor" w:date="2020-10-29T11:18:00Z">
        <w:r w:rsidR="00545C37" w:rsidRPr="00E244CD">
          <w:rPr>
            <w:rFonts w:ascii="Times New Roman" w:eastAsia="Times New Roman" w:hAnsi="Times New Roman" w:cs="Times New Roman"/>
            <w:iCs/>
            <w:sz w:val="24"/>
            <w:szCs w:val="24"/>
          </w:rPr>
          <w:t xml:space="preserve">false </w:t>
        </w:r>
      </w:ins>
      <w:del w:id="779" w:author="Editor" w:date="2020-10-29T11:18:00Z">
        <w:r w:rsidRPr="00E244CD" w:rsidDel="00545C37">
          <w:rPr>
            <w:rFonts w:ascii="Times New Roman" w:eastAsia="Times New Roman" w:hAnsi="Times New Roman" w:cs="Times New Roman"/>
            <w:iCs/>
            <w:sz w:val="24"/>
            <w:szCs w:val="24"/>
          </w:rPr>
          <w:delText xml:space="preserve">Negative </w:delText>
        </w:r>
      </w:del>
      <w:ins w:id="780" w:author="Editor" w:date="2020-10-29T11:18:00Z">
        <w:r w:rsidR="00545C37" w:rsidRPr="00E244CD">
          <w:rPr>
            <w:rFonts w:ascii="Times New Roman" w:eastAsia="Times New Roman" w:hAnsi="Times New Roman" w:cs="Times New Roman"/>
            <w:iCs/>
            <w:sz w:val="24"/>
            <w:szCs w:val="24"/>
          </w:rPr>
          <w:t xml:space="preserve">negative </w:t>
        </w:r>
      </w:ins>
      <w:del w:id="781" w:author="Editor" w:date="2020-10-29T11:18:00Z">
        <w:r w:rsidRPr="00E244CD" w:rsidDel="00545C37">
          <w:rPr>
            <w:rFonts w:ascii="Times New Roman" w:eastAsia="Times New Roman" w:hAnsi="Times New Roman" w:cs="Times New Roman"/>
            <w:iCs/>
            <w:sz w:val="24"/>
            <w:szCs w:val="24"/>
          </w:rPr>
          <w:delText xml:space="preserve">Rate </w:delText>
        </w:r>
      </w:del>
      <w:ins w:id="782" w:author="Editor" w:date="2020-10-29T11:18:00Z">
        <w:r w:rsidR="00545C37" w:rsidRPr="00E244CD">
          <w:rPr>
            <w:rFonts w:ascii="Times New Roman" w:eastAsia="Times New Roman" w:hAnsi="Times New Roman" w:cs="Times New Roman"/>
            <w:iCs/>
            <w:sz w:val="24"/>
            <w:szCs w:val="24"/>
          </w:rPr>
          <w:t xml:space="preserve">rate </w:t>
        </w:r>
      </w:ins>
      <w:r w:rsidRPr="00E244CD">
        <w:rPr>
          <w:rFonts w:ascii="Times New Roman" w:eastAsia="Times New Roman" w:hAnsi="Times New Roman" w:cs="Times New Roman"/>
          <w:iCs/>
          <w:sz w:val="24"/>
          <w:szCs w:val="24"/>
        </w:rPr>
        <w:t>(FNR)</w:t>
      </w:r>
      <w:del w:id="783" w:author="Editor" w:date="2020-10-29T09:47:00Z">
        <w:r w:rsidRPr="00E244CD" w:rsidDel="0093724D">
          <w:rPr>
            <w:rFonts w:ascii="Times New Roman" w:eastAsia="Times New Roman" w:hAnsi="Times New Roman" w:cs="Times New Roman"/>
            <w:iCs/>
            <w:sz w:val="24"/>
            <w:szCs w:val="24"/>
          </w:rPr>
          <w:delText xml:space="preserve"> to assess the statistical performance of the TGI testing procedure</w:delText>
        </w:r>
      </w:del>
      <w:r w:rsidRPr="00E244CD">
        <w:rPr>
          <w:rFonts w:ascii="Times New Roman" w:eastAsia="Times New Roman" w:hAnsi="Times New Roman" w:cs="Times New Roman"/>
          <w:iCs/>
          <w:sz w:val="24"/>
          <w:szCs w:val="24"/>
        </w:rPr>
        <w:t xml:space="preserve">. </w:t>
      </w:r>
      <w:ins w:id="784" w:author="Editor" w:date="2020-10-29T09:12:00Z">
        <w:r w:rsidR="009A5032" w:rsidRPr="00E244CD">
          <w:rPr>
            <w:rFonts w:ascii="Times New Roman" w:eastAsia="Times New Roman" w:hAnsi="Times New Roman" w:cs="Times New Roman"/>
            <w:iCs/>
            <w:sz w:val="24"/>
            <w:szCs w:val="24"/>
          </w:rPr>
          <w:t xml:space="preserve">In our study, </w:t>
        </w:r>
      </w:ins>
      <w:del w:id="785" w:author="Editor" w:date="2020-10-29T09:12:00Z">
        <w:r w:rsidRPr="00E244CD" w:rsidDel="009A5032">
          <w:rPr>
            <w:rFonts w:ascii="Times New Roman" w:eastAsia="Times New Roman" w:hAnsi="Times New Roman" w:cs="Times New Roman"/>
            <w:iCs/>
            <w:sz w:val="24"/>
            <w:szCs w:val="24"/>
          </w:rPr>
          <w:delText xml:space="preserve">A </w:delText>
        </w:r>
      </w:del>
      <w:ins w:id="786" w:author="Editor" w:date="2020-10-29T09:12:00Z">
        <w:r w:rsidR="009A5032" w:rsidRPr="00E244CD">
          <w:rPr>
            <w:rFonts w:ascii="Times New Roman" w:eastAsia="Times New Roman" w:hAnsi="Times New Roman" w:cs="Times New Roman"/>
            <w:iCs/>
            <w:sz w:val="24"/>
            <w:szCs w:val="24"/>
          </w:rPr>
          <w:t xml:space="preserve">a </w:t>
        </w:r>
      </w:ins>
      <w:r w:rsidRPr="00E244CD">
        <w:rPr>
          <w:rFonts w:ascii="Times New Roman" w:eastAsia="Times New Roman" w:hAnsi="Times New Roman" w:cs="Times New Roman"/>
          <w:iCs/>
          <w:sz w:val="24"/>
          <w:szCs w:val="24"/>
        </w:rPr>
        <w:t xml:space="preserve">false positive </w:t>
      </w:r>
      <w:del w:id="787" w:author="Editor" w:date="2020-10-29T09:12:00Z">
        <w:r w:rsidRPr="00E244CD" w:rsidDel="009A5032">
          <w:rPr>
            <w:rFonts w:ascii="Times New Roman" w:eastAsia="Times New Roman" w:hAnsi="Times New Roman" w:cs="Times New Roman"/>
            <w:iCs/>
            <w:sz w:val="24"/>
            <w:szCs w:val="24"/>
          </w:rPr>
          <w:delText xml:space="preserve">is </w:delText>
        </w:r>
      </w:del>
      <w:ins w:id="788" w:author="Editor" w:date="2020-10-29T09:12:00Z">
        <w:r w:rsidR="009A5032" w:rsidRPr="00E244CD">
          <w:rPr>
            <w:rFonts w:ascii="Times New Roman" w:eastAsia="Times New Roman" w:hAnsi="Times New Roman" w:cs="Times New Roman"/>
            <w:iCs/>
            <w:sz w:val="24"/>
            <w:szCs w:val="24"/>
          </w:rPr>
          <w:t xml:space="preserve">was </w:t>
        </w:r>
      </w:ins>
      <w:r w:rsidRPr="00E244CD">
        <w:rPr>
          <w:rFonts w:ascii="Times New Roman" w:eastAsia="Times New Roman" w:hAnsi="Times New Roman" w:cs="Times New Roman"/>
          <w:iCs/>
          <w:sz w:val="24"/>
          <w:szCs w:val="24"/>
        </w:rPr>
        <w:t xml:space="preserve">a population that we </w:t>
      </w:r>
      <w:del w:id="789" w:author="Editor" w:date="2020-10-29T09:12:00Z">
        <w:r w:rsidRPr="00E244CD" w:rsidDel="009A5032">
          <w:rPr>
            <w:rFonts w:ascii="Times New Roman" w:eastAsia="Times New Roman" w:hAnsi="Times New Roman" w:cs="Times New Roman"/>
            <w:iCs/>
            <w:sz w:val="24"/>
            <w:szCs w:val="24"/>
          </w:rPr>
          <w:delText xml:space="preserve">know </w:delText>
        </w:r>
      </w:del>
      <w:ins w:id="790" w:author="Editor" w:date="2020-10-29T09:12:00Z">
        <w:r w:rsidR="009A5032" w:rsidRPr="00E244CD">
          <w:rPr>
            <w:rFonts w:ascii="Times New Roman" w:eastAsia="Times New Roman" w:hAnsi="Times New Roman" w:cs="Times New Roman"/>
            <w:iCs/>
            <w:sz w:val="24"/>
            <w:szCs w:val="24"/>
          </w:rPr>
          <w:t xml:space="preserve">knew </w:t>
        </w:r>
      </w:ins>
      <w:del w:id="791" w:author="Editor" w:date="2020-10-29T09:12:00Z">
        <w:r w:rsidRPr="00E244CD" w:rsidDel="009A5032">
          <w:rPr>
            <w:rFonts w:ascii="Times New Roman" w:eastAsia="Times New Roman" w:hAnsi="Times New Roman" w:cs="Times New Roman"/>
            <w:i/>
            <w:iCs/>
            <w:sz w:val="24"/>
            <w:szCs w:val="24"/>
          </w:rPr>
          <w:delText>a priori</w:delText>
        </w:r>
        <w:r w:rsidRPr="00E244CD" w:rsidDel="009A5032">
          <w:rPr>
            <w:rFonts w:ascii="Times New Roman" w:eastAsia="Times New Roman" w:hAnsi="Times New Roman" w:cs="Times New Roman"/>
            <w:iCs/>
            <w:sz w:val="24"/>
            <w:szCs w:val="24"/>
          </w:rPr>
          <w:delText xml:space="preserve"> </w:delText>
        </w:r>
      </w:del>
      <w:r w:rsidRPr="00E244CD">
        <w:rPr>
          <w:rFonts w:ascii="Times New Roman" w:eastAsia="Times New Roman" w:hAnsi="Times New Roman" w:cs="Times New Roman"/>
          <w:iCs/>
          <w:sz w:val="24"/>
          <w:szCs w:val="24"/>
        </w:rPr>
        <w:t xml:space="preserve">did not undergo the demographic change we imposed but </w:t>
      </w:r>
      <w:del w:id="792" w:author="Editor" w:date="2020-10-29T09:12:00Z">
        <w:r w:rsidRPr="00E244CD" w:rsidDel="009A5032">
          <w:rPr>
            <w:rFonts w:ascii="Times New Roman" w:eastAsia="Times New Roman" w:hAnsi="Times New Roman" w:cs="Times New Roman"/>
            <w:iCs/>
            <w:sz w:val="24"/>
            <w:szCs w:val="24"/>
          </w:rPr>
          <w:delText xml:space="preserve">has </w:delText>
        </w:r>
      </w:del>
      <w:ins w:id="793" w:author="Editor" w:date="2020-10-29T09:12:00Z">
        <w:r w:rsidR="009A5032" w:rsidRPr="00E244CD">
          <w:rPr>
            <w:rFonts w:ascii="Times New Roman" w:eastAsia="Times New Roman" w:hAnsi="Times New Roman" w:cs="Times New Roman"/>
            <w:iCs/>
            <w:sz w:val="24"/>
            <w:szCs w:val="24"/>
          </w:rPr>
          <w:t xml:space="preserve">was </w:t>
        </w:r>
      </w:ins>
      <w:del w:id="794" w:author="Editor" w:date="2020-10-29T09:12:00Z">
        <w:r w:rsidRPr="00E244CD" w:rsidDel="009A5032">
          <w:rPr>
            <w:rFonts w:ascii="Times New Roman" w:eastAsia="Times New Roman" w:hAnsi="Times New Roman" w:cs="Times New Roman"/>
            <w:iCs/>
            <w:sz w:val="24"/>
            <w:szCs w:val="24"/>
          </w:rPr>
          <w:delText xml:space="preserve">been </w:delText>
        </w:r>
      </w:del>
      <w:r w:rsidRPr="00E244CD">
        <w:rPr>
          <w:rFonts w:ascii="Times New Roman" w:eastAsia="Times New Roman" w:hAnsi="Times New Roman" w:cs="Times New Roman"/>
          <w:iCs/>
          <w:sz w:val="24"/>
          <w:szCs w:val="24"/>
        </w:rPr>
        <w:t xml:space="preserve">found to have done so </w:t>
      </w:r>
      <w:del w:id="795" w:author="Editor" w:date="2020-10-29T09:12:00Z">
        <w:r w:rsidRPr="00E244CD" w:rsidDel="009A5032">
          <w:rPr>
            <w:rFonts w:ascii="Times New Roman" w:eastAsia="Times New Roman" w:hAnsi="Times New Roman" w:cs="Times New Roman"/>
            <w:iCs/>
            <w:sz w:val="24"/>
            <w:szCs w:val="24"/>
          </w:rPr>
          <w:delText xml:space="preserve">by </w:delText>
        </w:r>
      </w:del>
      <w:ins w:id="796" w:author="Editor" w:date="2020-10-29T09:12:00Z">
        <w:r w:rsidR="009A5032" w:rsidRPr="00E244CD">
          <w:rPr>
            <w:rFonts w:ascii="Times New Roman" w:eastAsia="Times New Roman" w:hAnsi="Times New Roman" w:cs="Times New Roman"/>
            <w:iCs/>
            <w:sz w:val="24"/>
            <w:szCs w:val="24"/>
          </w:rPr>
          <w:t xml:space="preserve">using </w:t>
        </w:r>
      </w:ins>
      <w:r w:rsidRPr="00E244CD">
        <w:rPr>
          <w:rFonts w:ascii="Times New Roman" w:eastAsia="Times New Roman" w:hAnsi="Times New Roman" w:cs="Times New Roman"/>
          <w:iCs/>
          <w:sz w:val="24"/>
          <w:szCs w:val="24"/>
        </w:rPr>
        <w:t>the TGI test</w:t>
      </w:r>
      <w:del w:id="797" w:author="Editor" w:date="2020-10-29T12:58:00Z">
        <w:r w:rsidRPr="00E244CD" w:rsidDel="00330557">
          <w:rPr>
            <w:rFonts w:ascii="Times New Roman" w:eastAsia="Times New Roman" w:hAnsi="Times New Roman" w:cs="Times New Roman"/>
            <w:iCs/>
            <w:sz w:val="24"/>
            <w:szCs w:val="24"/>
          </w:rPr>
          <w:delText xml:space="preserve">. </w:delText>
        </w:r>
      </w:del>
      <w:ins w:id="798" w:author="Editor" w:date="2020-10-29T12:58:00Z">
        <w:r w:rsidR="00330557" w:rsidRPr="00E244CD">
          <w:rPr>
            <w:rFonts w:ascii="Times New Roman" w:eastAsia="Times New Roman" w:hAnsi="Times New Roman" w:cs="Times New Roman"/>
            <w:iCs/>
            <w:sz w:val="24"/>
            <w:szCs w:val="24"/>
          </w:rPr>
          <w:t xml:space="preserve">, whereas </w:t>
        </w:r>
      </w:ins>
      <w:del w:id="799" w:author="Editor" w:date="2020-10-29T12:58:00Z">
        <w:r w:rsidRPr="00E244CD" w:rsidDel="00330557">
          <w:rPr>
            <w:rFonts w:ascii="Times New Roman" w:eastAsia="Times New Roman" w:hAnsi="Times New Roman" w:cs="Times New Roman"/>
            <w:iCs/>
            <w:sz w:val="24"/>
            <w:szCs w:val="24"/>
          </w:rPr>
          <w:delText xml:space="preserve">A </w:delText>
        </w:r>
      </w:del>
      <w:ins w:id="800" w:author="Editor" w:date="2020-10-29T12:58:00Z">
        <w:r w:rsidR="00330557" w:rsidRPr="00E244CD">
          <w:rPr>
            <w:rFonts w:ascii="Times New Roman" w:eastAsia="Times New Roman" w:hAnsi="Times New Roman" w:cs="Times New Roman"/>
            <w:iCs/>
            <w:sz w:val="24"/>
            <w:szCs w:val="24"/>
          </w:rPr>
          <w:t xml:space="preserve">a </w:t>
        </w:r>
      </w:ins>
      <w:r w:rsidRPr="00E244CD">
        <w:rPr>
          <w:rFonts w:ascii="Times New Roman" w:eastAsia="Times New Roman" w:hAnsi="Times New Roman" w:cs="Times New Roman"/>
          <w:iCs/>
          <w:sz w:val="24"/>
          <w:szCs w:val="24"/>
        </w:rPr>
        <w:t xml:space="preserve">false negative </w:t>
      </w:r>
      <w:del w:id="801" w:author="Editor" w:date="2020-10-29T11:18:00Z">
        <w:r w:rsidRPr="00E244CD" w:rsidDel="00545C37">
          <w:rPr>
            <w:rFonts w:ascii="Times New Roman" w:eastAsia="Times New Roman" w:hAnsi="Times New Roman" w:cs="Times New Roman"/>
            <w:iCs/>
            <w:sz w:val="24"/>
            <w:szCs w:val="24"/>
          </w:rPr>
          <w:delText xml:space="preserve">is </w:delText>
        </w:r>
      </w:del>
      <w:ins w:id="802" w:author="Editor" w:date="2020-10-29T11:18:00Z">
        <w:r w:rsidR="00545C37" w:rsidRPr="00E244CD">
          <w:rPr>
            <w:rFonts w:ascii="Times New Roman" w:eastAsia="Times New Roman" w:hAnsi="Times New Roman" w:cs="Times New Roman"/>
            <w:iCs/>
            <w:sz w:val="24"/>
            <w:szCs w:val="24"/>
          </w:rPr>
          <w:t xml:space="preserve">was </w:t>
        </w:r>
      </w:ins>
      <w:r w:rsidRPr="00E244CD">
        <w:rPr>
          <w:rFonts w:ascii="Times New Roman" w:eastAsia="Times New Roman" w:hAnsi="Times New Roman" w:cs="Times New Roman"/>
          <w:iCs/>
          <w:sz w:val="24"/>
          <w:szCs w:val="24"/>
        </w:rPr>
        <w:t xml:space="preserve">a population that </w:t>
      </w:r>
      <w:del w:id="803" w:author="Editor" w:date="2020-10-29T09:12:00Z">
        <w:r w:rsidRPr="00E244CD" w:rsidDel="009A5032">
          <w:rPr>
            <w:rFonts w:ascii="Times New Roman" w:eastAsia="Times New Roman" w:hAnsi="Times New Roman" w:cs="Times New Roman"/>
            <w:iCs/>
            <w:sz w:val="24"/>
            <w:szCs w:val="24"/>
          </w:rPr>
          <w:delText xml:space="preserve">did </w:delText>
        </w:r>
      </w:del>
      <w:r w:rsidRPr="00E244CD">
        <w:rPr>
          <w:rFonts w:ascii="Times New Roman" w:eastAsia="Times New Roman" w:hAnsi="Times New Roman" w:cs="Times New Roman"/>
          <w:iCs/>
          <w:sz w:val="24"/>
          <w:szCs w:val="24"/>
        </w:rPr>
        <w:t>experience</w:t>
      </w:r>
      <w:ins w:id="804" w:author="Editor" w:date="2020-10-29T09:12:00Z">
        <w:r w:rsidR="009A5032" w:rsidRPr="00E244CD">
          <w:rPr>
            <w:rFonts w:ascii="Times New Roman" w:eastAsia="Times New Roman" w:hAnsi="Times New Roman" w:cs="Times New Roman"/>
            <w:iCs/>
            <w:sz w:val="24"/>
            <w:szCs w:val="24"/>
          </w:rPr>
          <w:t>d</w:t>
        </w:r>
      </w:ins>
      <w:r w:rsidRPr="00E244CD">
        <w:rPr>
          <w:rFonts w:ascii="Times New Roman" w:eastAsia="Times New Roman" w:hAnsi="Times New Roman" w:cs="Times New Roman"/>
          <w:iCs/>
          <w:sz w:val="24"/>
          <w:szCs w:val="24"/>
        </w:rPr>
        <w:t xml:space="preserve"> </w:t>
      </w:r>
      <w:del w:id="805" w:author="Editor" w:date="2020-10-29T11:18:00Z">
        <w:r w:rsidRPr="00E244CD" w:rsidDel="00545C37">
          <w:rPr>
            <w:rFonts w:ascii="Times New Roman" w:eastAsia="Times New Roman" w:hAnsi="Times New Roman" w:cs="Times New Roman"/>
            <w:iCs/>
            <w:sz w:val="24"/>
            <w:szCs w:val="24"/>
          </w:rPr>
          <w:delText xml:space="preserve">a </w:delText>
        </w:r>
      </w:del>
      <w:ins w:id="806" w:author="Editor" w:date="2020-10-29T11:18:00Z">
        <w:r w:rsidR="00545C37" w:rsidRPr="00E244CD">
          <w:rPr>
            <w:rFonts w:ascii="Times New Roman" w:eastAsia="Times New Roman" w:hAnsi="Times New Roman" w:cs="Times New Roman"/>
            <w:iCs/>
            <w:sz w:val="24"/>
            <w:szCs w:val="24"/>
          </w:rPr>
          <w:t xml:space="preserve">the </w:t>
        </w:r>
      </w:ins>
      <w:r w:rsidRPr="00E244CD">
        <w:rPr>
          <w:rFonts w:ascii="Times New Roman" w:eastAsia="Times New Roman" w:hAnsi="Times New Roman" w:cs="Times New Roman"/>
          <w:iCs/>
          <w:sz w:val="24"/>
          <w:szCs w:val="24"/>
        </w:rPr>
        <w:t xml:space="preserve">demographic event </w:t>
      </w:r>
      <w:del w:id="807" w:author="Editor" w:date="2020-10-29T09:13:00Z">
        <w:r w:rsidRPr="00E244CD" w:rsidDel="009A5032">
          <w:rPr>
            <w:rFonts w:ascii="Times New Roman" w:eastAsia="Times New Roman" w:hAnsi="Times New Roman" w:cs="Times New Roman"/>
            <w:iCs/>
            <w:sz w:val="24"/>
            <w:szCs w:val="24"/>
          </w:rPr>
          <w:delText>but was not found to have done so</w:delText>
        </w:r>
      </w:del>
      <w:ins w:id="808" w:author="Editor" w:date="2020-10-29T12:58:00Z">
        <w:r w:rsidR="00330557" w:rsidRPr="00E244CD">
          <w:rPr>
            <w:rFonts w:ascii="Times New Roman" w:eastAsia="Times New Roman" w:hAnsi="Times New Roman" w:cs="Times New Roman"/>
            <w:iCs/>
            <w:sz w:val="24"/>
            <w:szCs w:val="24"/>
          </w:rPr>
          <w:t>but exhibited no significant change</w:t>
        </w:r>
      </w:ins>
      <w:ins w:id="809" w:author="Editor" w:date="2020-10-29T09:13:00Z">
        <w:r w:rsidR="009A5032" w:rsidRPr="00E244CD">
          <w:rPr>
            <w:rFonts w:ascii="Times New Roman" w:eastAsia="Times New Roman" w:hAnsi="Times New Roman" w:cs="Times New Roman"/>
            <w:iCs/>
            <w:sz w:val="24"/>
            <w:szCs w:val="24"/>
          </w:rPr>
          <w:t xml:space="preserve"> </w:t>
        </w:r>
      </w:ins>
      <w:ins w:id="810" w:author="Editor" w:date="2020-10-29T12:58:00Z">
        <w:r w:rsidR="00330557" w:rsidRPr="00E244CD">
          <w:rPr>
            <w:rFonts w:ascii="Times New Roman" w:eastAsia="Times New Roman" w:hAnsi="Times New Roman" w:cs="Times New Roman"/>
            <w:iCs/>
            <w:sz w:val="24"/>
            <w:szCs w:val="24"/>
          </w:rPr>
          <w:t>in</w:t>
        </w:r>
      </w:ins>
      <w:ins w:id="811" w:author="Editor" w:date="2020-10-29T09:13:00Z">
        <w:r w:rsidR="009A5032" w:rsidRPr="00E244CD">
          <w:rPr>
            <w:rFonts w:ascii="Times New Roman" w:eastAsia="Times New Roman" w:hAnsi="Times New Roman" w:cs="Times New Roman"/>
            <w:iCs/>
            <w:sz w:val="24"/>
            <w:szCs w:val="24"/>
          </w:rPr>
          <w:t xml:space="preserve"> the TGI test</w:t>
        </w:r>
      </w:ins>
      <w:r w:rsidRPr="00E244CD">
        <w:rPr>
          <w:rFonts w:ascii="Times New Roman" w:eastAsia="Times New Roman" w:hAnsi="Times New Roman" w:cs="Times New Roman"/>
          <w:iCs/>
          <w:sz w:val="24"/>
          <w:szCs w:val="24"/>
        </w:rPr>
        <w:t xml:space="preserve">. </w:t>
      </w:r>
      <w:ins w:id="812" w:author="Editor" w:date="2020-10-29T09:14:00Z">
        <w:r w:rsidR="009A5032" w:rsidRPr="00E244CD">
          <w:rPr>
            <w:rFonts w:ascii="Times New Roman" w:eastAsia="Times New Roman" w:hAnsi="Times New Roman" w:cs="Times New Roman"/>
            <w:iCs/>
            <w:sz w:val="24"/>
            <w:szCs w:val="24"/>
          </w:rPr>
          <w:t xml:space="preserve">The </w:t>
        </w:r>
      </w:ins>
      <w:r w:rsidRPr="00E244CD">
        <w:rPr>
          <w:rFonts w:ascii="Times New Roman" w:eastAsia="Times New Roman" w:hAnsi="Times New Roman" w:cs="Times New Roman"/>
          <w:iCs/>
          <w:sz w:val="24"/>
          <w:szCs w:val="24"/>
        </w:rPr>
        <w:t xml:space="preserve">FPR </w:t>
      </w:r>
      <w:ins w:id="813" w:author="Editor" w:date="2020-10-29T09:14:00Z">
        <w:r w:rsidR="009A5032" w:rsidRPr="00E244CD">
          <w:rPr>
            <w:rFonts w:ascii="Times New Roman" w:eastAsia="Times New Roman" w:hAnsi="Times New Roman" w:cs="Times New Roman"/>
            <w:iCs/>
            <w:sz w:val="24"/>
            <w:szCs w:val="24"/>
          </w:rPr>
          <w:t xml:space="preserve">is expressed </w:t>
        </w:r>
      </w:ins>
      <w:del w:id="814" w:author="Editor" w:date="2020-10-29T09:14:00Z">
        <w:r w:rsidRPr="00E244CD" w:rsidDel="009A5032">
          <w:rPr>
            <w:rFonts w:ascii="Times New Roman" w:eastAsia="Times New Roman" w:hAnsi="Times New Roman" w:cs="Times New Roman"/>
            <w:iCs/>
            <w:sz w:val="24"/>
            <w:szCs w:val="24"/>
          </w:rPr>
          <w:delText>represents the number of</w:delText>
        </w:r>
      </w:del>
      <w:ins w:id="815" w:author="Editor" w:date="2020-10-29T09:14:00Z">
        <w:r w:rsidR="009A5032" w:rsidRPr="00E244CD">
          <w:rPr>
            <w:rFonts w:ascii="Times New Roman" w:eastAsia="Times New Roman" w:hAnsi="Times New Roman" w:cs="Times New Roman"/>
            <w:iCs/>
            <w:sz w:val="24"/>
            <w:szCs w:val="24"/>
          </w:rPr>
          <w:t xml:space="preserve">as the ratio of </w:t>
        </w:r>
      </w:ins>
      <w:del w:id="816" w:author="Editor" w:date="2020-10-29T09:14:00Z">
        <w:r w:rsidRPr="00E244CD" w:rsidDel="009A5032">
          <w:rPr>
            <w:rFonts w:ascii="Times New Roman" w:eastAsia="Times New Roman" w:hAnsi="Times New Roman" w:cs="Times New Roman"/>
            <w:iCs/>
            <w:sz w:val="24"/>
            <w:szCs w:val="24"/>
          </w:rPr>
          <w:delText xml:space="preserve"> </w:delText>
        </w:r>
      </w:del>
      <w:r w:rsidRPr="00E244CD">
        <w:rPr>
          <w:rFonts w:ascii="Times New Roman" w:eastAsia="Times New Roman" w:hAnsi="Times New Roman" w:cs="Times New Roman"/>
          <w:iCs/>
          <w:sz w:val="24"/>
          <w:szCs w:val="24"/>
        </w:rPr>
        <w:t xml:space="preserve">false positives </w:t>
      </w:r>
      <w:del w:id="817" w:author="Editor" w:date="2020-10-29T09:14:00Z">
        <w:r w:rsidRPr="00E244CD" w:rsidDel="009A5032">
          <w:rPr>
            <w:rFonts w:ascii="Times New Roman" w:eastAsia="Times New Roman" w:hAnsi="Times New Roman" w:cs="Times New Roman"/>
            <w:iCs/>
            <w:sz w:val="24"/>
            <w:szCs w:val="24"/>
          </w:rPr>
          <w:delText xml:space="preserve">over </w:delText>
        </w:r>
      </w:del>
      <w:ins w:id="818" w:author="Editor" w:date="2020-10-29T09:14:00Z">
        <w:r w:rsidR="009A5032" w:rsidRPr="00E244CD">
          <w:rPr>
            <w:rFonts w:ascii="Times New Roman" w:eastAsia="Times New Roman" w:hAnsi="Times New Roman" w:cs="Times New Roman"/>
            <w:iCs/>
            <w:sz w:val="24"/>
            <w:szCs w:val="24"/>
          </w:rPr>
          <w:t xml:space="preserve">to </w:t>
        </w:r>
      </w:ins>
      <w:r w:rsidRPr="00E244CD">
        <w:rPr>
          <w:rFonts w:ascii="Times New Roman" w:eastAsia="Times New Roman" w:hAnsi="Times New Roman" w:cs="Times New Roman"/>
          <w:iCs/>
          <w:sz w:val="24"/>
          <w:szCs w:val="24"/>
        </w:rPr>
        <w:t>the total number of negative tests (i.e., true negatives and false positives</w:t>
      </w:r>
      <w:del w:id="819" w:author="Editor" w:date="2020-10-29T09:14:00Z">
        <w:r w:rsidRPr="00E244CD" w:rsidDel="009A5032">
          <w:rPr>
            <w:rFonts w:ascii="Times New Roman" w:eastAsia="Times New Roman" w:hAnsi="Times New Roman" w:cs="Times New Roman"/>
            <w:iCs/>
            <w:sz w:val="24"/>
            <w:szCs w:val="24"/>
          </w:rPr>
          <w:delText xml:space="preserve">). </w:delText>
        </w:r>
      </w:del>
      <w:ins w:id="820" w:author="Editor" w:date="2020-10-29T09:14:00Z">
        <w:r w:rsidR="009A5032" w:rsidRPr="00E244CD">
          <w:rPr>
            <w:rFonts w:ascii="Times New Roman" w:eastAsia="Times New Roman" w:hAnsi="Times New Roman" w:cs="Times New Roman"/>
            <w:iCs/>
            <w:sz w:val="24"/>
            <w:szCs w:val="24"/>
          </w:rPr>
          <w:t xml:space="preserve">), and the </w:t>
        </w:r>
      </w:ins>
      <w:r w:rsidRPr="00E244CD">
        <w:rPr>
          <w:rFonts w:ascii="Times New Roman" w:eastAsia="Times New Roman" w:hAnsi="Times New Roman" w:cs="Times New Roman"/>
          <w:iCs/>
          <w:sz w:val="24"/>
          <w:szCs w:val="24"/>
        </w:rPr>
        <w:t xml:space="preserve">FNR </w:t>
      </w:r>
      <w:del w:id="821" w:author="Editor" w:date="2020-10-29T09:14:00Z">
        <w:r w:rsidRPr="00E244CD" w:rsidDel="009A5032">
          <w:rPr>
            <w:rFonts w:ascii="Times New Roman" w:eastAsia="Times New Roman" w:hAnsi="Times New Roman" w:cs="Times New Roman"/>
            <w:iCs/>
            <w:sz w:val="24"/>
            <w:szCs w:val="24"/>
          </w:rPr>
          <w:delText xml:space="preserve">represents </w:delText>
        </w:r>
      </w:del>
      <w:ins w:id="822" w:author="Editor" w:date="2020-10-29T09:14:00Z">
        <w:r w:rsidR="009A5032" w:rsidRPr="00E244CD">
          <w:rPr>
            <w:rFonts w:ascii="Times New Roman" w:eastAsia="Times New Roman" w:hAnsi="Times New Roman" w:cs="Times New Roman"/>
            <w:iCs/>
            <w:sz w:val="24"/>
            <w:szCs w:val="24"/>
          </w:rPr>
          <w:t xml:space="preserve">is expressed as the ratio of </w:t>
        </w:r>
      </w:ins>
      <w:del w:id="823" w:author="Editor" w:date="2020-10-29T09:14:00Z">
        <w:r w:rsidRPr="00E244CD" w:rsidDel="009A5032">
          <w:rPr>
            <w:rFonts w:ascii="Times New Roman" w:eastAsia="Times New Roman" w:hAnsi="Times New Roman" w:cs="Times New Roman"/>
            <w:iCs/>
            <w:sz w:val="24"/>
            <w:szCs w:val="24"/>
          </w:rPr>
          <w:delText xml:space="preserve">the number of </w:delText>
        </w:r>
      </w:del>
      <w:r w:rsidRPr="00E244CD">
        <w:rPr>
          <w:rFonts w:ascii="Times New Roman" w:eastAsia="Times New Roman" w:hAnsi="Times New Roman" w:cs="Times New Roman"/>
          <w:iCs/>
          <w:sz w:val="24"/>
          <w:szCs w:val="24"/>
        </w:rPr>
        <w:t xml:space="preserve">false negatives </w:t>
      </w:r>
      <w:del w:id="824" w:author="Editor" w:date="2020-10-29T09:14:00Z">
        <w:r w:rsidRPr="00E244CD" w:rsidDel="009A5032">
          <w:rPr>
            <w:rFonts w:ascii="Times New Roman" w:eastAsia="Times New Roman" w:hAnsi="Times New Roman" w:cs="Times New Roman"/>
            <w:iCs/>
            <w:sz w:val="24"/>
            <w:szCs w:val="24"/>
          </w:rPr>
          <w:delText xml:space="preserve">over </w:delText>
        </w:r>
      </w:del>
      <w:ins w:id="825" w:author="Editor" w:date="2020-10-29T09:14:00Z">
        <w:r w:rsidR="009A5032" w:rsidRPr="00E244CD">
          <w:rPr>
            <w:rFonts w:ascii="Times New Roman" w:eastAsia="Times New Roman" w:hAnsi="Times New Roman" w:cs="Times New Roman"/>
            <w:iCs/>
            <w:sz w:val="24"/>
            <w:szCs w:val="24"/>
          </w:rPr>
          <w:t xml:space="preserve">to </w:t>
        </w:r>
      </w:ins>
      <w:r w:rsidRPr="00E244CD">
        <w:rPr>
          <w:rFonts w:ascii="Times New Roman" w:eastAsia="Times New Roman" w:hAnsi="Times New Roman" w:cs="Times New Roman"/>
          <w:iCs/>
          <w:sz w:val="24"/>
          <w:szCs w:val="24"/>
        </w:rPr>
        <w:t xml:space="preserve">the total number of positive tests (i.e., true positives and false negatives). </w:t>
      </w:r>
    </w:p>
    <w:p w14:paraId="677FB088" w14:textId="2FE1F5A6" w:rsidR="00760250" w:rsidRPr="00E244CD" w:rsidRDefault="00760250">
      <w:pPr>
        <w:spacing w:after="0" w:line="480" w:lineRule="auto"/>
        <w:ind w:firstLine="720"/>
        <w:rPr>
          <w:rFonts w:ascii="Times New Roman" w:eastAsia="Times New Roman" w:hAnsi="Times New Roman" w:cs="Times New Roman"/>
          <w:sz w:val="24"/>
          <w:szCs w:val="24"/>
        </w:rPr>
        <w:pPrChange w:id="826" w:author="Editor" w:date="2020-10-29T20:29:00Z">
          <w:pPr>
            <w:spacing w:before="240" w:after="240" w:line="480" w:lineRule="auto"/>
          </w:pPr>
        </w:pPrChange>
      </w:pPr>
      <w:commentRangeStart w:id="827"/>
      <w:r w:rsidRPr="00E244CD">
        <w:rPr>
          <w:rFonts w:ascii="Times New Roman" w:eastAsia="Times New Roman" w:hAnsi="Times New Roman" w:cs="Times New Roman"/>
          <w:iCs/>
          <w:sz w:val="24"/>
          <w:szCs w:val="24"/>
        </w:rPr>
        <w:t xml:space="preserve">A high FPR </w:t>
      </w:r>
      <w:ins w:id="828" w:author="Editor" w:date="2020-10-29T11:25:00Z">
        <w:r w:rsidR="00BD0358" w:rsidRPr="00E244CD">
          <w:rPr>
            <w:rFonts w:ascii="Times New Roman" w:eastAsia="Times New Roman" w:hAnsi="Times New Roman" w:cs="Times New Roman"/>
            <w:iCs/>
            <w:sz w:val="24"/>
            <w:szCs w:val="24"/>
          </w:rPr>
          <w:t xml:space="preserve">would </w:t>
        </w:r>
      </w:ins>
      <w:del w:id="829" w:author="Editor" w:date="2020-10-29T09:15:00Z">
        <w:r w:rsidRPr="00E244CD" w:rsidDel="009A5032">
          <w:rPr>
            <w:rFonts w:ascii="Times New Roman" w:eastAsia="Times New Roman" w:hAnsi="Times New Roman" w:cs="Times New Roman"/>
            <w:iCs/>
            <w:sz w:val="24"/>
            <w:szCs w:val="24"/>
          </w:rPr>
          <w:delText xml:space="preserve">means </w:delText>
        </w:r>
      </w:del>
      <w:ins w:id="830" w:author="Editor" w:date="2020-10-29T09:15:00Z">
        <w:r w:rsidR="009A5032" w:rsidRPr="00E244CD">
          <w:rPr>
            <w:rFonts w:ascii="Times New Roman" w:eastAsia="Times New Roman" w:hAnsi="Times New Roman" w:cs="Times New Roman"/>
            <w:iCs/>
            <w:sz w:val="24"/>
            <w:szCs w:val="24"/>
          </w:rPr>
          <w:t xml:space="preserve">indicate that </w:t>
        </w:r>
      </w:ins>
      <w:del w:id="831" w:author="Editor" w:date="2020-10-29T09:15:00Z">
        <w:r w:rsidRPr="00E244CD" w:rsidDel="009A5032">
          <w:rPr>
            <w:rFonts w:ascii="Times New Roman" w:eastAsia="Times New Roman" w:hAnsi="Times New Roman" w:cs="Times New Roman"/>
            <w:iCs/>
            <w:sz w:val="24"/>
            <w:szCs w:val="24"/>
          </w:rPr>
          <w:delText xml:space="preserve">that </w:delText>
        </w:r>
      </w:del>
      <w:ins w:id="832" w:author="Editor" w:date="2020-10-29T09:15:00Z">
        <w:r w:rsidR="009A5032" w:rsidRPr="00E244CD">
          <w:rPr>
            <w:rFonts w:ascii="Times New Roman" w:eastAsia="Times New Roman" w:hAnsi="Times New Roman" w:cs="Times New Roman"/>
            <w:iCs/>
            <w:sz w:val="24"/>
            <w:szCs w:val="24"/>
          </w:rPr>
          <w:t xml:space="preserve">our </w:t>
        </w:r>
      </w:ins>
      <w:del w:id="833" w:author="Editor" w:date="2020-10-29T09:15:00Z">
        <w:r w:rsidRPr="00E244CD" w:rsidDel="009A5032">
          <w:rPr>
            <w:rFonts w:ascii="Times New Roman" w:eastAsia="Times New Roman" w:hAnsi="Times New Roman" w:cs="Times New Roman"/>
            <w:iCs/>
            <w:sz w:val="24"/>
            <w:szCs w:val="24"/>
          </w:rPr>
          <w:delText xml:space="preserve">we </w:delText>
        </w:r>
      </w:del>
      <w:ins w:id="834" w:author="Editor" w:date="2020-10-29T09:15:00Z">
        <w:r w:rsidR="009A5032" w:rsidRPr="00E244CD">
          <w:rPr>
            <w:rFonts w:ascii="Times New Roman" w:eastAsia="Times New Roman" w:hAnsi="Times New Roman" w:cs="Times New Roman"/>
            <w:iCs/>
            <w:sz w:val="24"/>
            <w:szCs w:val="24"/>
          </w:rPr>
          <w:t xml:space="preserve">TGI measure </w:t>
        </w:r>
      </w:ins>
      <w:r w:rsidRPr="00E244CD">
        <w:rPr>
          <w:rFonts w:ascii="Times New Roman" w:eastAsia="Times New Roman" w:hAnsi="Times New Roman" w:cs="Times New Roman"/>
          <w:iCs/>
          <w:sz w:val="24"/>
          <w:szCs w:val="24"/>
        </w:rPr>
        <w:t>often select</w:t>
      </w:r>
      <w:ins w:id="835" w:author="Editor" w:date="2020-10-29T20:23:00Z">
        <w:r w:rsidR="002C09F6">
          <w:rPr>
            <w:rFonts w:ascii="Times New Roman" w:eastAsia="Times New Roman" w:hAnsi="Times New Roman" w:cs="Times New Roman"/>
            <w:iCs/>
            <w:sz w:val="24"/>
            <w:szCs w:val="24"/>
          </w:rPr>
          <w:t>ed</w:t>
        </w:r>
      </w:ins>
      <w:r w:rsidRPr="00E244CD">
        <w:rPr>
          <w:rFonts w:ascii="Times New Roman" w:eastAsia="Times New Roman" w:hAnsi="Times New Roman" w:cs="Times New Roman"/>
          <w:iCs/>
          <w:sz w:val="24"/>
          <w:szCs w:val="24"/>
        </w:rPr>
        <w:t xml:space="preserve"> the wrong population(s) as having changed substantially</w:t>
      </w:r>
      <w:del w:id="836" w:author="Editor" w:date="2020-10-29T11:22:00Z">
        <w:r w:rsidRPr="00E244CD" w:rsidDel="00BD0358">
          <w:rPr>
            <w:rFonts w:ascii="Times New Roman" w:eastAsia="Times New Roman" w:hAnsi="Times New Roman" w:cs="Times New Roman"/>
            <w:iCs/>
            <w:sz w:val="24"/>
            <w:szCs w:val="24"/>
          </w:rPr>
          <w:delText>,</w:delText>
        </w:r>
      </w:del>
      <w:r w:rsidRPr="00E244CD">
        <w:rPr>
          <w:rFonts w:ascii="Times New Roman" w:eastAsia="Times New Roman" w:hAnsi="Times New Roman" w:cs="Times New Roman"/>
          <w:iCs/>
          <w:sz w:val="24"/>
          <w:szCs w:val="24"/>
        </w:rPr>
        <w:t xml:space="preserve"> </w:t>
      </w:r>
      <w:ins w:id="837" w:author="Editor" w:date="2020-10-29T11:21:00Z">
        <w:r w:rsidR="00BD0358" w:rsidRPr="00E244CD">
          <w:rPr>
            <w:rFonts w:ascii="Times New Roman" w:eastAsia="Times New Roman" w:hAnsi="Times New Roman" w:cs="Times New Roman"/>
            <w:iCs/>
            <w:sz w:val="24"/>
            <w:szCs w:val="24"/>
          </w:rPr>
          <w:t xml:space="preserve">and that our testing procedure </w:t>
        </w:r>
      </w:ins>
      <w:ins w:id="838" w:author="Editor" w:date="2020-10-29T20:23:00Z">
        <w:r w:rsidR="002C09F6">
          <w:rPr>
            <w:rFonts w:ascii="Times New Roman" w:eastAsia="Times New Roman" w:hAnsi="Times New Roman" w:cs="Times New Roman"/>
            <w:iCs/>
            <w:sz w:val="24"/>
            <w:szCs w:val="24"/>
          </w:rPr>
          <w:t>was</w:t>
        </w:r>
      </w:ins>
      <w:ins w:id="839" w:author="Editor" w:date="2020-10-29T11:21:00Z">
        <w:r w:rsidR="00BD0358" w:rsidRPr="00E244CD">
          <w:rPr>
            <w:rFonts w:ascii="Times New Roman" w:eastAsia="Times New Roman" w:hAnsi="Times New Roman" w:cs="Times New Roman"/>
            <w:iCs/>
            <w:sz w:val="24"/>
            <w:szCs w:val="24"/>
          </w:rPr>
          <w:t xml:space="preserve"> less selective. </w:t>
        </w:r>
      </w:ins>
      <w:ins w:id="840" w:author="Editor" w:date="2020-10-29T11:22:00Z">
        <w:r w:rsidR="00BD0358" w:rsidRPr="00E244CD">
          <w:rPr>
            <w:rFonts w:ascii="Times New Roman" w:eastAsia="Times New Roman" w:hAnsi="Times New Roman" w:cs="Times New Roman"/>
            <w:iCs/>
            <w:sz w:val="24"/>
            <w:szCs w:val="24"/>
          </w:rPr>
          <w:t>Researchers generally want to minimize the FPR when there are, for example, limited resources available for conservation efforts. In contrast,</w:t>
        </w:r>
      </w:ins>
      <w:ins w:id="841" w:author="Editor" w:date="2020-10-29T11:19:00Z">
        <w:r w:rsidR="00BD0358" w:rsidRPr="00E244CD">
          <w:rPr>
            <w:rFonts w:ascii="Times New Roman" w:eastAsia="Times New Roman" w:hAnsi="Times New Roman" w:cs="Times New Roman"/>
            <w:iCs/>
            <w:sz w:val="24"/>
            <w:szCs w:val="24"/>
          </w:rPr>
          <w:t xml:space="preserve"> a high FNR </w:t>
        </w:r>
      </w:ins>
      <w:ins w:id="842" w:author="Editor" w:date="2020-10-29T11:25:00Z">
        <w:r w:rsidR="00BD0358" w:rsidRPr="00E244CD">
          <w:rPr>
            <w:rFonts w:ascii="Times New Roman" w:eastAsia="Times New Roman" w:hAnsi="Times New Roman" w:cs="Times New Roman"/>
            <w:iCs/>
            <w:sz w:val="24"/>
            <w:szCs w:val="24"/>
          </w:rPr>
          <w:t xml:space="preserve">would </w:t>
        </w:r>
      </w:ins>
      <w:ins w:id="843" w:author="Editor" w:date="2020-10-29T11:19:00Z">
        <w:r w:rsidR="00BD0358" w:rsidRPr="00E244CD">
          <w:rPr>
            <w:rFonts w:ascii="Times New Roman" w:eastAsia="Times New Roman" w:hAnsi="Times New Roman" w:cs="Times New Roman"/>
            <w:iCs/>
            <w:sz w:val="24"/>
            <w:szCs w:val="24"/>
          </w:rPr>
          <w:t>mean that we often fail</w:t>
        </w:r>
      </w:ins>
      <w:ins w:id="844" w:author="Editor" w:date="2020-10-29T20:24:00Z">
        <w:r w:rsidR="002C09F6">
          <w:rPr>
            <w:rFonts w:ascii="Times New Roman" w:eastAsia="Times New Roman" w:hAnsi="Times New Roman" w:cs="Times New Roman"/>
            <w:iCs/>
            <w:sz w:val="24"/>
            <w:szCs w:val="24"/>
          </w:rPr>
          <w:t>ed</w:t>
        </w:r>
      </w:ins>
      <w:ins w:id="845" w:author="Editor" w:date="2020-10-29T11:19:00Z">
        <w:r w:rsidR="00BD0358" w:rsidRPr="00E244CD">
          <w:rPr>
            <w:rFonts w:ascii="Times New Roman" w:eastAsia="Times New Roman" w:hAnsi="Times New Roman" w:cs="Times New Roman"/>
            <w:iCs/>
            <w:sz w:val="24"/>
            <w:szCs w:val="24"/>
          </w:rPr>
          <w:t xml:space="preserve"> to identify the population(s) that were actually affected</w:t>
        </w:r>
      </w:ins>
      <w:ins w:id="846" w:author="Editor" w:date="2020-10-29T11:22:00Z">
        <w:r w:rsidR="00BD0358" w:rsidRPr="00E244CD">
          <w:rPr>
            <w:rFonts w:ascii="Times New Roman" w:eastAsia="Times New Roman" w:hAnsi="Times New Roman" w:cs="Times New Roman"/>
            <w:iCs/>
            <w:sz w:val="24"/>
            <w:szCs w:val="24"/>
          </w:rPr>
          <w:t xml:space="preserve"> and that our testing procedure ha</w:t>
        </w:r>
      </w:ins>
      <w:ins w:id="847" w:author="Editor" w:date="2020-10-29T20:24:00Z">
        <w:r w:rsidR="002C09F6">
          <w:rPr>
            <w:rFonts w:ascii="Times New Roman" w:eastAsia="Times New Roman" w:hAnsi="Times New Roman" w:cs="Times New Roman"/>
            <w:iCs/>
            <w:sz w:val="24"/>
            <w:szCs w:val="24"/>
          </w:rPr>
          <w:t>d</w:t>
        </w:r>
      </w:ins>
      <w:ins w:id="848" w:author="Editor" w:date="2020-10-29T11:22:00Z">
        <w:r w:rsidR="00BD0358" w:rsidRPr="00E244CD">
          <w:rPr>
            <w:rFonts w:ascii="Times New Roman" w:eastAsia="Times New Roman" w:hAnsi="Times New Roman" w:cs="Times New Roman"/>
            <w:iCs/>
            <w:sz w:val="24"/>
            <w:szCs w:val="24"/>
          </w:rPr>
          <w:t xml:space="preserve"> less discriminatory power</w:t>
        </w:r>
      </w:ins>
      <w:ins w:id="849" w:author="Editor" w:date="2020-10-29T11:19:00Z">
        <w:r w:rsidR="00BD0358" w:rsidRPr="00E244CD">
          <w:rPr>
            <w:rFonts w:ascii="Times New Roman" w:eastAsia="Times New Roman" w:hAnsi="Times New Roman" w:cs="Times New Roman"/>
            <w:iCs/>
            <w:sz w:val="24"/>
            <w:szCs w:val="24"/>
          </w:rPr>
          <w:t>.</w:t>
        </w:r>
      </w:ins>
      <w:ins w:id="850" w:author="Editor" w:date="2020-10-29T11:20:00Z">
        <w:r w:rsidR="00BD0358" w:rsidRPr="00E244CD">
          <w:rPr>
            <w:rFonts w:ascii="Times New Roman" w:eastAsia="Times New Roman" w:hAnsi="Times New Roman" w:cs="Times New Roman"/>
            <w:iCs/>
            <w:sz w:val="24"/>
            <w:szCs w:val="24"/>
          </w:rPr>
          <w:t xml:space="preserve"> </w:t>
        </w:r>
      </w:ins>
      <w:del w:id="851" w:author="Editor" w:date="2020-10-29T11:20:00Z">
        <w:r w:rsidRPr="00E244CD" w:rsidDel="00BD0358">
          <w:rPr>
            <w:rFonts w:ascii="Times New Roman" w:eastAsia="Times New Roman" w:hAnsi="Times New Roman" w:cs="Times New Roman"/>
            <w:iCs/>
            <w:sz w:val="24"/>
            <w:szCs w:val="24"/>
          </w:rPr>
          <w:delText>and r</w:delText>
        </w:r>
      </w:del>
      <w:del w:id="852" w:author="Editor" w:date="2020-10-29T11:22:00Z">
        <w:r w:rsidRPr="00E244CD" w:rsidDel="00BD0358">
          <w:rPr>
            <w:rFonts w:ascii="Times New Roman" w:eastAsia="Times New Roman" w:hAnsi="Times New Roman" w:cs="Times New Roman"/>
            <w:iCs/>
            <w:sz w:val="24"/>
            <w:szCs w:val="24"/>
          </w:rPr>
          <w:delText xml:space="preserve">esearchers generally want to </w:delText>
        </w:r>
      </w:del>
      <w:del w:id="853" w:author="Editor" w:date="2020-10-29T11:20:00Z">
        <w:r w:rsidRPr="00E244CD" w:rsidDel="00BD0358">
          <w:rPr>
            <w:rFonts w:ascii="Times New Roman" w:eastAsia="Times New Roman" w:hAnsi="Times New Roman" w:cs="Times New Roman"/>
            <w:iCs/>
            <w:sz w:val="24"/>
            <w:szCs w:val="24"/>
          </w:rPr>
          <w:delText>keep it as low as possible</w:delText>
        </w:r>
      </w:del>
      <w:del w:id="854" w:author="Editor" w:date="2020-10-29T11:22:00Z">
        <w:r w:rsidRPr="00E244CD" w:rsidDel="00BD0358">
          <w:rPr>
            <w:rFonts w:ascii="Times New Roman" w:eastAsia="Times New Roman" w:hAnsi="Times New Roman" w:cs="Times New Roman"/>
            <w:iCs/>
            <w:sz w:val="24"/>
            <w:szCs w:val="24"/>
          </w:rPr>
          <w:delText xml:space="preserve"> when there are, for example, limited resources available for conservation efforts. </w:delText>
        </w:r>
      </w:del>
      <w:del w:id="855" w:author="Editor" w:date="2020-10-29T11:23:00Z">
        <w:r w:rsidRPr="00E244CD" w:rsidDel="00BD0358">
          <w:rPr>
            <w:rFonts w:ascii="Times New Roman" w:eastAsia="Times New Roman" w:hAnsi="Times New Roman" w:cs="Times New Roman"/>
            <w:iCs/>
            <w:sz w:val="24"/>
            <w:szCs w:val="24"/>
          </w:rPr>
          <w:delText xml:space="preserve">The higher the FPR, the lower the selectivity of our testing procedure. In contrast, </w:delText>
        </w:r>
      </w:del>
      <w:del w:id="856" w:author="Editor" w:date="2020-10-29T11:19:00Z">
        <w:r w:rsidRPr="00E244CD" w:rsidDel="00BD0358">
          <w:rPr>
            <w:rFonts w:ascii="Times New Roman" w:eastAsia="Times New Roman" w:hAnsi="Times New Roman" w:cs="Times New Roman"/>
            <w:iCs/>
            <w:sz w:val="24"/>
            <w:szCs w:val="24"/>
          </w:rPr>
          <w:delText xml:space="preserve">a high FNR means that we often fail to identify the population(s) that were actually affected. </w:delText>
        </w:r>
      </w:del>
      <w:del w:id="857" w:author="Editor" w:date="2020-10-29T11:23:00Z">
        <w:r w:rsidRPr="00E244CD" w:rsidDel="00BD0358">
          <w:rPr>
            <w:rFonts w:ascii="Times New Roman" w:eastAsia="Times New Roman" w:hAnsi="Times New Roman" w:cs="Times New Roman"/>
            <w:iCs/>
            <w:sz w:val="24"/>
            <w:szCs w:val="24"/>
          </w:rPr>
          <w:delText xml:space="preserve">The higher the FNR, the lower the power of our testing procedure. </w:delText>
        </w:r>
      </w:del>
      <w:r w:rsidRPr="00E244CD">
        <w:rPr>
          <w:rFonts w:ascii="Times New Roman" w:eastAsia="Times New Roman" w:hAnsi="Times New Roman" w:cs="Times New Roman"/>
          <w:iCs/>
          <w:sz w:val="24"/>
          <w:szCs w:val="24"/>
        </w:rPr>
        <w:t xml:space="preserve">Researchers may want to minimize the FNR in situations where </w:t>
      </w:r>
      <w:commentRangeStart w:id="858"/>
      <w:r w:rsidRPr="00E244CD">
        <w:rPr>
          <w:rFonts w:ascii="Times New Roman" w:eastAsia="Times New Roman" w:hAnsi="Times New Roman" w:cs="Times New Roman"/>
          <w:iCs/>
          <w:sz w:val="24"/>
          <w:szCs w:val="24"/>
        </w:rPr>
        <w:t>finding the right population is the most important aspect</w:t>
      </w:r>
      <w:commentRangeEnd w:id="858"/>
      <w:r w:rsidR="00E244CD" w:rsidRPr="00E244CD">
        <w:rPr>
          <w:rStyle w:val="CommentReference"/>
        </w:rPr>
        <w:commentReference w:id="858"/>
      </w:r>
      <w:r w:rsidRPr="00E244CD">
        <w:rPr>
          <w:rFonts w:ascii="Times New Roman" w:eastAsia="Times New Roman" w:hAnsi="Times New Roman" w:cs="Times New Roman"/>
          <w:iCs/>
          <w:sz w:val="24"/>
          <w:szCs w:val="24"/>
        </w:rPr>
        <w:t xml:space="preserve">, for example, if there is limited time to take conservation action. </w:t>
      </w:r>
      <w:commentRangeEnd w:id="827"/>
      <w:r w:rsidR="00BD0358" w:rsidRPr="00E244CD">
        <w:rPr>
          <w:rStyle w:val="CommentReference"/>
        </w:rPr>
        <w:commentReference w:id="827"/>
      </w:r>
      <w:ins w:id="859" w:author="Editor" w:date="2020-10-29T17:11:00Z">
        <w:r w:rsidR="00E244CD" w:rsidRPr="00E244CD">
          <w:rPr>
            <w:rFonts w:ascii="Times New Roman" w:eastAsia="Times New Roman" w:hAnsi="Times New Roman" w:cs="Times New Roman"/>
            <w:iCs/>
            <w:sz w:val="24"/>
            <w:szCs w:val="24"/>
          </w:rPr>
          <w:t xml:space="preserve">In addition, </w:t>
        </w:r>
      </w:ins>
      <w:del w:id="860" w:author="Editor" w:date="2020-10-29T17:11:00Z">
        <w:r w:rsidRPr="00E244CD" w:rsidDel="00E244CD">
          <w:rPr>
            <w:rFonts w:ascii="Times New Roman" w:eastAsia="Times New Roman" w:hAnsi="Times New Roman" w:cs="Times New Roman"/>
            <w:sz w:val="24"/>
            <w:szCs w:val="24"/>
          </w:rPr>
          <w:delText xml:space="preserve">Selecting </w:delText>
        </w:r>
      </w:del>
      <w:ins w:id="861" w:author="Editor" w:date="2020-10-29T17:11:00Z">
        <w:r w:rsidR="00E244CD" w:rsidRPr="00E244CD">
          <w:rPr>
            <w:rFonts w:ascii="Times New Roman" w:eastAsia="Times New Roman" w:hAnsi="Times New Roman" w:cs="Times New Roman"/>
            <w:sz w:val="24"/>
            <w:szCs w:val="24"/>
          </w:rPr>
          <w:t xml:space="preserve">selecting </w:t>
        </w:r>
      </w:ins>
      <w:r w:rsidRPr="00E244CD">
        <w:rPr>
          <w:rFonts w:ascii="Times New Roman" w:eastAsia="Times New Roman" w:hAnsi="Times New Roman" w:cs="Times New Roman"/>
          <w:sz w:val="24"/>
          <w:szCs w:val="24"/>
        </w:rPr>
        <w:t xml:space="preserve">a proper </w:t>
      </w:r>
      <w:ins w:id="862" w:author="Editor" w:date="2020-10-29T17:11:00Z">
        <w:r w:rsidR="00E244CD" w:rsidRPr="00E244CD">
          <w:rPr>
            <w:rFonts w:ascii="Times New Roman" w:eastAsia="Times New Roman" w:hAnsi="Times New Roman" w:cs="Times New Roman"/>
            <w:sz w:val="24"/>
            <w:szCs w:val="24"/>
          </w:rPr>
          <w:t xml:space="preserve">significance </w:t>
        </w:r>
      </w:ins>
      <w:r w:rsidRPr="00E244CD">
        <w:rPr>
          <w:rFonts w:ascii="Times New Roman" w:eastAsia="Times New Roman" w:hAnsi="Times New Roman" w:cs="Times New Roman"/>
          <w:sz w:val="24"/>
          <w:szCs w:val="24"/>
        </w:rPr>
        <w:t xml:space="preserve">threshold </w:t>
      </w:r>
      <w:del w:id="863" w:author="Editor" w:date="2020-10-29T17:11:00Z">
        <w:r w:rsidRPr="00E244CD" w:rsidDel="00E244CD">
          <w:rPr>
            <w:rFonts w:ascii="Times New Roman" w:eastAsia="Times New Roman" w:hAnsi="Times New Roman" w:cs="Times New Roman"/>
            <w:sz w:val="24"/>
            <w:szCs w:val="24"/>
          </w:rPr>
          <w:delText>to compare to</w:delText>
        </w:r>
      </w:del>
      <w:ins w:id="864" w:author="Editor" w:date="2020-10-29T17:11:00Z">
        <w:r w:rsidR="00E244CD" w:rsidRPr="00E244CD">
          <w:rPr>
            <w:rFonts w:ascii="Times New Roman" w:eastAsia="Times New Roman" w:hAnsi="Times New Roman" w:cs="Times New Roman"/>
            <w:sz w:val="24"/>
            <w:szCs w:val="24"/>
          </w:rPr>
          <w:t>for</w:t>
        </w:r>
      </w:ins>
      <w:r w:rsidRPr="00E244CD">
        <w:rPr>
          <w:rFonts w:ascii="Times New Roman" w:eastAsia="Times New Roman" w:hAnsi="Times New Roman" w:cs="Times New Roman"/>
          <w:sz w:val="24"/>
          <w:szCs w:val="24"/>
        </w:rPr>
        <w:t xml:space="preserve"> the p-value calculated </w:t>
      </w:r>
      <w:del w:id="865" w:author="Editor" w:date="2020-10-29T17:11:00Z">
        <w:r w:rsidRPr="00E244CD" w:rsidDel="00E244CD">
          <w:rPr>
            <w:rFonts w:ascii="Times New Roman" w:eastAsia="Times New Roman" w:hAnsi="Times New Roman" w:cs="Times New Roman"/>
            <w:sz w:val="24"/>
            <w:szCs w:val="24"/>
          </w:rPr>
          <w:delText xml:space="preserve">through </w:delText>
        </w:r>
      </w:del>
      <w:ins w:id="866" w:author="Editor" w:date="2020-10-29T17:11:00Z">
        <w:r w:rsidR="00E244CD" w:rsidRPr="00E244CD">
          <w:rPr>
            <w:rFonts w:ascii="Times New Roman" w:eastAsia="Times New Roman" w:hAnsi="Times New Roman" w:cs="Times New Roman"/>
            <w:sz w:val="24"/>
            <w:szCs w:val="24"/>
          </w:rPr>
          <w:t xml:space="preserve">from </w:t>
        </w:r>
      </w:ins>
      <w:r w:rsidRPr="00E244CD">
        <w:rPr>
          <w:rFonts w:ascii="Times New Roman" w:eastAsia="Times New Roman" w:hAnsi="Times New Roman" w:cs="Times New Roman"/>
          <w:sz w:val="24"/>
          <w:szCs w:val="24"/>
        </w:rPr>
        <w:t xml:space="preserve">the TGI test permutations, and therefore defining </w:t>
      </w:r>
      <w:ins w:id="867" w:author="Editor" w:date="2020-10-29T17:12:00Z">
        <w:r w:rsidR="00E244CD" w:rsidRPr="00E244CD">
          <w:rPr>
            <w:rFonts w:ascii="Times New Roman" w:eastAsia="Times New Roman" w:hAnsi="Times New Roman" w:cs="Times New Roman"/>
            <w:sz w:val="24"/>
            <w:szCs w:val="24"/>
          </w:rPr>
          <w:t xml:space="preserve">which changes in genetic diversity are significant or </w:t>
        </w:r>
      </w:ins>
      <w:ins w:id="868" w:author="Editor" w:date="2020-10-29T17:13:00Z">
        <w:r w:rsidR="00E244CD">
          <w:rPr>
            <w:rFonts w:ascii="Times New Roman" w:eastAsia="Times New Roman" w:hAnsi="Times New Roman" w:cs="Times New Roman"/>
            <w:sz w:val="24"/>
            <w:szCs w:val="24"/>
          </w:rPr>
          <w:t>not</w:t>
        </w:r>
      </w:ins>
      <w:del w:id="869" w:author="Editor" w:date="2020-10-29T17:12:00Z">
        <w:r w:rsidRPr="00E244CD" w:rsidDel="00E244CD">
          <w:rPr>
            <w:rFonts w:ascii="Times New Roman" w:eastAsia="Times New Roman" w:hAnsi="Times New Roman" w:cs="Times New Roman"/>
            <w:sz w:val="24"/>
            <w:szCs w:val="24"/>
          </w:rPr>
          <w:delText>positives and negatives</w:delText>
        </w:r>
      </w:del>
      <w:r w:rsidRPr="00E244CD">
        <w:rPr>
          <w:rFonts w:ascii="Times New Roman" w:eastAsia="Times New Roman" w:hAnsi="Times New Roman" w:cs="Times New Roman"/>
          <w:sz w:val="24"/>
          <w:szCs w:val="24"/>
        </w:rPr>
        <w:t xml:space="preserve">, is </w:t>
      </w:r>
      <w:del w:id="870" w:author="Editor" w:date="2020-10-29T17:12:00Z">
        <w:r w:rsidRPr="00E244CD" w:rsidDel="00E244CD">
          <w:rPr>
            <w:rFonts w:ascii="Times New Roman" w:eastAsia="Times New Roman" w:hAnsi="Times New Roman" w:cs="Times New Roman"/>
            <w:sz w:val="24"/>
            <w:szCs w:val="24"/>
          </w:rPr>
          <w:delText xml:space="preserve">often </w:delText>
        </w:r>
      </w:del>
      <w:r w:rsidRPr="00E244CD">
        <w:rPr>
          <w:rFonts w:ascii="Times New Roman" w:eastAsia="Times New Roman" w:hAnsi="Times New Roman" w:cs="Times New Roman"/>
          <w:sz w:val="24"/>
          <w:szCs w:val="24"/>
        </w:rPr>
        <w:t xml:space="preserve">important </w:t>
      </w:r>
      <w:del w:id="871" w:author="Editor" w:date="2020-10-29T17:12:00Z">
        <w:r w:rsidRPr="00E244CD" w:rsidDel="00E244CD">
          <w:rPr>
            <w:rFonts w:ascii="Times New Roman" w:eastAsia="Times New Roman" w:hAnsi="Times New Roman" w:cs="Times New Roman"/>
            <w:sz w:val="24"/>
            <w:szCs w:val="24"/>
          </w:rPr>
          <w:delText xml:space="preserve">to </w:delText>
        </w:r>
      </w:del>
      <w:ins w:id="872" w:author="Editor" w:date="2020-10-29T17:12:00Z">
        <w:r w:rsidR="00E244CD" w:rsidRPr="00E244CD">
          <w:rPr>
            <w:rFonts w:ascii="Times New Roman" w:eastAsia="Times New Roman" w:hAnsi="Times New Roman" w:cs="Times New Roman"/>
            <w:sz w:val="24"/>
            <w:szCs w:val="24"/>
          </w:rPr>
          <w:t xml:space="preserve">for </w:t>
        </w:r>
      </w:ins>
      <w:del w:id="873" w:author="Editor" w:date="2020-10-29T17:12:00Z">
        <w:r w:rsidRPr="00E244CD" w:rsidDel="00E244CD">
          <w:rPr>
            <w:rFonts w:ascii="Times New Roman" w:eastAsia="Times New Roman" w:hAnsi="Times New Roman" w:cs="Times New Roman"/>
            <w:sz w:val="24"/>
            <w:szCs w:val="24"/>
          </w:rPr>
          <w:delText>identify a compromise between</w:delText>
        </w:r>
      </w:del>
      <w:ins w:id="874" w:author="Editor" w:date="2020-10-29T17:12:00Z">
        <w:r w:rsidR="00E244CD" w:rsidRPr="00E244CD">
          <w:rPr>
            <w:rFonts w:ascii="Times New Roman" w:eastAsia="Times New Roman" w:hAnsi="Times New Roman" w:cs="Times New Roman"/>
            <w:sz w:val="24"/>
            <w:szCs w:val="24"/>
          </w:rPr>
          <w:t>balancing</w:t>
        </w:r>
      </w:ins>
      <w:r w:rsidRPr="00E244CD">
        <w:rPr>
          <w:rFonts w:ascii="Times New Roman" w:eastAsia="Times New Roman" w:hAnsi="Times New Roman" w:cs="Times New Roman"/>
          <w:sz w:val="24"/>
          <w:szCs w:val="24"/>
        </w:rPr>
        <w:t xml:space="preserve"> </w:t>
      </w:r>
      <w:ins w:id="875" w:author="Editor" w:date="2020-10-29T11:24:00Z">
        <w:r w:rsidR="00BD0358" w:rsidRPr="00E244CD">
          <w:rPr>
            <w:rFonts w:ascii="Times New Roman" w:eastAsia="Times New Roman" w:hAnsi="Times New Roman" w:cs="Times New Roman"/>
            <w:sz w:val="24"/>
            <w:szCs w:val="24"/>
          </w:rPr>
          <w:t xml:space="preserve">selectivity (1 – FPR) and </w:t>
        </w:r>
      </w:ins>
      <w:r w:rsidRPr="00E244CD">
        <w:rPr>
          <w:rFonts w:ascii="Times New Roman" w:eastAsia="Times New Roman" w:hAnsi="Times New Roman" w:cs="Times New Roman"/>
          <w:sz w:val="24"/>
          <w:szCs w:val="24"/>
        </w:rPr>
        <w:t>power (1 – FNR)</w:t>
      </w:r>
      <w:del w:id="876" w:author="Editor" w:date="2020-10-29T11:24:00Z">
        <w:r w:rsidRPr="00E244CD" w:rsidDel="00BD0358">
          <w:rPr>
            <w:rFonts w:ascii="Times New Roman" w:eastAsia="Times New Roman" w:hAnsi="Times New Roman" w:cs="Times New Roman"/>
            <w:sz w:val="24"/>
            <w:szCs w:val="24"/>
          </w:rPr>
          <w:delText xml:space="preserve"> and selectivity (1 – FPR)</w:delText>
        </w:r>
      </w:del>
      <w:r w:rsidRPr="00E244CD">
        <w:rPr>
          <w:rFonts w:ascii="Times New Roman" w:eastAsia="Times New Roman" w:hAnsi="Times New Roman" w:cs="Times New Roman"/>
          <w:sz w:val="24"/>
          <w:szCs w:val="24"/>
        </w:rPr>
        <w:t>. To characteri</w:t>
      </w:r>
      <w:del w:id="877" w:author="Editor" w:date="2020-10-29T17:14:00Z">
        <w:r w:rsidRPr="00E244CD" w:rsidDel="00E244CD">
          <w:rPr>
            <w:rFonts w:ascii="Times New Roman" w:eastAsia="Times New Roman" w:hAnsi="Times New Roman" w:cs="Times New Roman"/>
            <w:sz w:val="24"/>
            <w:szCs w:val="24"/>
          </w:rPr>
          <w:delText>s</w:delText>
        </w:r>
      </w:del>
      <w:ins w:id="878" w:author="Editor" w:date="2020-10-29T17:14:00Z">
        <w:r w:rsidR="00E244CD">
          <w:rPr>
            <w:rFonts w:ascii="Times New Roman" w:eastAsia="Times New Roman" w:hAnsi="Times New Roman" w:cs="Times New Roman"/>
            <w:sz w:val="24"/>
            <w:szCs w:val="24"/>
          </w:rPr>
          <w:t>z</w:t>
        </w:r>
      </w:ins>
      <w:r w:rsidRPr="00E244CD">
        <w:rPr>
          <w:rFonts w:ascii="Times New Roman" w:eastAsia="Times New Roman" w:hAnsi="Times New Roman" w:cs="Times New Roman"/>
          <w:sz w:val="24"/>
          <w:szCs w:val="24"/>
        </w:rPr>
        <w:t xml:space="preserve">e this compromise, we evaluated the statistical performance of </w:t>
      </w:r>
      <w:commentRangeStart w:id="879"/>
      <w:r w:rsidRPr="00E244CD">
        <w:rPr>
          <w:rFonts w:ascii="Times New Roman" w:eastAsia="Times New Roman" w:hAnsi="Times New Roman" w:cs="Times New Roman"/>
          <w:sz w:val="24"/>
          <w:szCs w:val="24"/>
        </w:rPr>
        <w:t xml:space="preserve">TGI using a range of </w:t>
      </w:r>
      <w:ins w:id="880" w:author="Editor" w:date="2020-10-29T17:14:00Z">
        <w:r w:rsidR="00E244CD">
          <w:rPr>
            <w:rFonts w:ascii="Times New Roman" w:eastAsia="Times New Roman" w:hAnsi="Times New Roman" w:cs="Times New Roman"/>
            <w:sz w:val="24"/>
            <w:szCs w:val="24"/>
          </w:rPr>
          <w:t xml:space="preserve">significance </w:t>
        </w:r>
      </w:ins>
      <w:r w:rsidRPr="00E244CD">
        <w:rPr>
          <w:rFonts w:ascii="Times New Roman" w:eastAsia="Times New Roman" w:hAnsi="Times New Roman" w:cs="Times New Roman"/>
          <w:sz w:val="24"/>
          <w:szCs w:val="24"/>
        </w:rPr>
        <w:t xml:space="preserve">thresholds for </w:t>
      </w:r>
      <w:ins w:id="881" w:author="Editor" w:date="2020-10-29T17:14:00Z">
        <w:r w:rsidR="00E244CD">
          <w:rPr>
            <w:rFonts w:ascii="Times New Roman" w:eastAsia="Times New Roman" w:hAnsi="Times New Roman" w:cs="Times New Roman"/>
            <w:sz w:val="24"/>
            <w:szCs w:val="24"/>
          </w:rPr>
          <w:t xml:space="preserve">calculating </w:t>
        </w:r>
      </w:ins>
      <w:r w:rsidRPr="00E244CD">
        <w:rPr>
          <w:rFonts w:ascii="Times New Roman" w:eastAsia="Times New Roman" w:hAnsi="Times New Roman" w:cs="Times New Roman"/>
          <w:sz w:val="24"/>
          <w:szCs w:val="24"/>
        </w:rPr>
        <w:t>FPR and FNR</w:t>
      </w:r>
      <w:commentRangeEnd w:id="879"/>
      <w:r w:rsidR="00F61846">
        <w:rPr>
          <w:rStyle w:val="CommentReference"/>
        </w:rPr>
        <w:commentReference w:id="879"/>
      </w:r>
      <w:r w:rsidRPr="00E244CD">
        <w:rPr>
          <w:rFonts w:ascii="Times New Roman" w:eastAsia="Times New Roman" w:hAnsi="Times New Roman" w:cs="Times New Roman"/>
          <w:sz w:val="24"/>
          <w:szCs w:val="24"/>
        </w:rPr>
        <w:t>: 0.0001, 0.001, 0.005, 0.01, 0.015, 0.020, 0.025, 0.030, 0.035, 0.040, 0.045, 0.050, 0.055, 0.060, 0.065, 0.070, 0.075, 0.080, 0.085, 0.090, 0.095, and 0.1</w:t>
      </w:r>
    </w:p>
    <w:p w14:paraId="28A43A02" w14:textId="77777777" w:rsidR="00760250" w:rsidRPr="00E244CD" w:rsidRDefault="00760250">
      <w:pPr>
        <w:spacing w:after="0" w:line="480" w:lineRule="auto"/>
        <w:rPr>
          <w:rFonts w:ascii="Times New Roman" w:eastAsia="Times New Roman" w:hAnsi="Times New Roman" w:cs="Times New Roman"/>
          <w:sz w:val="24"/>
          <w:szCs w:val="24"/>
        </w:rPr>
        <w:pPrChange w:id="882" w:author="Editor" w:date="2020-10-29T20:29:00Z">
          <w:pPr>
            <w:spacing w:before="240" w:after="240" w:line="480" w:lineRule="auto"/>
          </w:pPr>
        </w:pPrChange>
      </w:pPr>
    </w:p>
    <w:p w14:paraId="74F5A1F3" w14:textId="77777777" w:rsidR="00D50D33" w:rsidRPr="00E244CD" w:rsidRDefault="00D50D33" w:rsidP="00372E64">
      <w:pPr>
        <w:pStyle w:val="Heading2"/>
        <w:rPr>
          <w:ins w:id="883" w:author="Editor" w:date="2020-10-29T17:06:00Z"/>
          <w:lang w:val="en-US"/>
        </w:rPr>
      </w:pPr>
      <w:commentRangeStart w:id="884"/>
      <w:ins w:id="885" w:author="Editor" w:date="2020-10-29T17:06:00Z">
        <w:r w:rsidRPr="00E244CD">
          <w:rPr>
            <w:lang w:val="en-US"/>
          </w:rPr>
          <w:t>Time</w:t>
        </w:r>
      </w:ins>
      <w:commentRangeEnd w:id="884"/>
      <w:ins w:id="886" w:author="Editor" w:date="2020-10-29T19:50:00Z">
        <w:r w:rsidR="00B04106">
          <w:rPr>
            <w:rStyle w:val="CommentReference"/>
            <w:rFonts w:asciiTheme="minorHAnsi" w:hAnsiTheme="minorHAnsi" w:cstheme="minorBidi"/>
            <w:i w:val="0"/>
            <w:lang w:val="en-US"/>
          </w:rPr>
          <w:commentReference w:id="884"/>
        </w:r>
      </w:ins>
    </w:p>
    <w:p w14:paraId="0E52D5A6" w14:textId="6DE3D21A" w:rsidR="00D50D33" w:rsidRPr="00E244CD" w:rsidRDefault="00D50D33" w:rsidP="002C09F6">
      <w:pPr>
        <w:spacing w:after="0" w:line="480" w:lineRule="auto"/>
        <w:ind w:firstLine="720"/>
        <w:rPr>
          <w:ins w:id="887" w:author="Editor" w:date="2020-10-29T17:06:00Z"/>
          <w:rFonts w:ascii="Times New Roman" w:eastAsia="Times New Roman" w:hAnsi="Times New Roman" w:cs="Times New Roman"/>
          <w:i/>
          <w:iCs/>
          <w:sz w:val="24"/>
          <w:szCs w:val="24"/>
        </w:rPr>
      </w:pPr>
      <w:ins w:id="888" w:author="Editor" w:date="2020-10-29T17:06:00Z">
        <w:r w:rsidRPr="00E244CD">
          <w:rPr>
            <w:rFonts w:ascii="Times New Roman" w:eastAsia="Times New Roman" w:hAnsi="Times New Roman" w:cs="Times New Roman"/>
            <w:iCs/>
            <w:sz w:val="24"/>
            <w:szCs w:val="24"/>
          </w:rPr>
          <w:t xml:space="preserve">To assess how the time since the simulated demographic event affected our ability to detect genetic changes in each </w:t>
        </w:r>
      </w:ins>
      <w:ins w:id="889" w:author="Editor" w:date="2020-10-29T17:07:00Z">
        <w:r w:rsidR="00E244CD" w:rsidRPr="00E244CD">
          <w:rPr>
            <w:rFonts w:ascii="Times New Roman" w:eastAsia="Times New Roman" w:hAnsi="Times New Roman" w:cs="Times New Roman"/>
            <w:iCs/>
            <w:sz w:val="24"/>
            <w:szCs w:val="24"/>
          </w:rPr>
          <w:t xml:space="preserve">of the nine </w:t>
        </w:r>
      </w:ins>
      <w:ins w:id="890" w:author="Editor" w:date="2020-10-29T17:06:00Z">
        <w:r w:rsidRPr="00E244CD">
          <w:rPr>
            <w:rFonts w:ascii="Times New Roman" w:eastAsia="Times New Roman" w:hAnsi="Times New Roman" w:cs="Times New Roman"/>
            <w:iCs/>
            <w:sz w:val="24"/>
            <w:szCs w:val="24"/>
          </w:rPr>
          <w:t>dispersal/spatial extent scenario</w:t>
        </w:r>
      </w:ins>
      <w:ins w:id="891" w:author="Editor" w:date="2020-10-29T17:07:00Z">
        <w:r w:rsidR="00E244CD" w:rsidRPr="00E244CD">
          <w:rPr>
            <w:rFonts w:ascii="Times New Roman" w:eastAsia="Times New Roman" w:hAnsi="Times New Roman" w:cs="Times New Roman"/>
            <w:iCs/>
            <w:sz w:val="24"/>
            <w:szCs w:val="24"/>
          </w:rPr>
          <w:t>s</w:t>
        </w:r>
      </w:ins>
      <w:ins w:id="892" w:author="Editor" w:date="2020-10-29T17:06:00Z">
        <w:r w:rsidRPr="00E244CD">
          <w:rPr>
            <w:rFonts w:ascii="Times New Roman" w:eastAsia="Times New Roman" w:hAnsi="Times New Roman" w:cs="Times New Roman"/>
            <w:iCs/>
            <w:sz w:val="24"/>
            <w:szCs w:val="24"/>
          </w:rPr>
          <w:t xml:space="preserve">, we calculated the TGI for simulated data collected up to nine </w:t>
        </w:r>
        <w:commentRangeStart w:id="893"/>
        <w:r w:rsidRPr="00E244CD">
          <w:rPr>
            <w:rFonts w:ascii="Times New Roman" w:eastAsia="Times New Roman" w:hAnsi="Times New Roman" w:cs="Times New Roman"/>
            <w:iCs/>
            <w:sz w:val="24"/>
            <w:szCs w:val="24"/>
          </w:rPr>
          <w:t xml:space="preserve">years </w:t>
        </w:r>
        <w:commentRangeEnd w:id="893"/>
        <w:r w:rsidRPr="00E244CD">
          <w:rPr>
            <w:rStyle w:val="CommentReference"/>
          </w:rPr>
          <w:commentReference w:id="893"/>
        </w:r>
        <w:r w:rsidRPr="00E244CD">
          <w:rPr>
            <w:rFonts w:ascii="Times New Roman" w:eastAsia="Times New Roman" w:hAnsi="Times New Roman" w:cs="Times New Roman"/>
            <w:iCs/>
            <w:sz w:val="24"/>
            <w:szCs w:val="24"/>
          </w:rPr>
          <w:t xml:space="preserve">before and after the event and compared it to the TGI calculated from data collected immediately before and after the event year. </w:t>
        </w:r>
        <w:commentRangeStart w:id="894"/>
        <w:r w:rsidRPr="00E244CD">
          <w:rPr>
            <w:rFonts w:ascii="Times New Roman" w:eastAsia="Times New Roman" w:hAnsi="Times New Roman" w:cs="Times New Roman"/>
            <w:iCs/>
            <w:sz w:val="24"/>
            <w:szCs w:val="24"/>
          </w:rPr>
          <w:t xml:space="preserve">We chose nine years as the maximum time between samplings </w:t>
        </w:r>
      </w:ins>
      <w:commentRangeEnd w:id="894"/>
      <w:ins w:id="895" w:author="Editor" w:date="2020-10-29T23:59:00Z">
        <w:r w:rsidR="00B751B5">
          <w:rPr>
            <w:rStyle w:val="CommentReference"/>
          </w:rPr>
          <w:commentReference w:id="894"/>
        </w:r>
      </w:ins>
      <w:ins w:id="896" w:author="Editor" w:date="2020-10-29T17:06:00Z">
        <w:r w:rsidRPr="00E244CD">
          <w:rPr>
            <w:rFonts w:ascii="Times New Roman" w:eastAsia="Times New Roman" w:hAnsi="Times New Roman" w:cs="Times New Roman"/>
            <w:iCs/>
            <w:sz w:val="24"/>
            <w:szCs w:val="24"/>
          </w:rPr>
          <w:t xml:space="preserve">because this timeline is longer than most “before/after” population genetic studies in the literature and most long-term ecological research programs monitor at a shorter time interval. Comparisons </w:t>
        </w:r>
      </w:ins>
      <w:ins w:id="897" w:author="Editor" w:date="2020-10-29T17:07:00Z">
        <w:r w:rsidR="00E244CD" w:rsidRPr="00E244CD">
          <w:rPr>
            <w:rFonts w:ascii="Times New Roman" w:eastAsia="Times New Roman" w:hAnsi="Times New Roman" w:cs="Times New Roman"/>
            <w:iCs/>
            <w:sz w:val="24"/>
            <w:szCs w:val="24"/>
          </w:rPr>
          <w:t xml:space="preserve">between TGI results </w:t>
        </w:r>
      </w:ins>
      <w:ins w:id="898" w:author="Editor" w:date="2020-10-29T17:06:00Z">
        <w:r w:rsidRPr="00E244CD">
          <w:rPr>
            <w:rFonts w:ascii="Times New Roman" w:eastAsia="Times New Roman" w:hAnsi="Times New Roman" w:cs="Times New Roman"/>
            <w:iCs/>
            <w:sz w:val="24"/>
            <w:szCs w:val="24"/>
          </w:rPr>
          <w:t xml:space="preserve">were based on the </w:t>
        </w:r>
      </w:ins>
      <w:ins w:id="899" w:author="Editor" w:date="2020-10-29T17:07:00Z">
        <w:r w:rsidR="00E244CD" w:rsidRPr="00E244CD">
          <w:rPr>
            <w:rFonts w:ascii="Times New Roman" w:eastAsia="Times New Roman" w:hAnsi="Times New Roman" w:cs="Times New Roman"/>
            <w:iCs/>
            <w:sz w:val="24"/>
            <w:szCs w:val="24"/>
          </w:rPr>
          <w:t>FPR</w:t>
        </w:r>
      </w:ins>
      <w:ins w:id="900" w:author="Editor" w:date="2020-10-29T17:06:00Z">
        <w:r w:rsidRPr="00E244CD">
          <w:rPr>
            <w:rFonts w:ascii="Times New Roman" w:eastAsia="Times New Roman" w:hAnsi="Times New Roman" w:cs="Times New Roman"/>
            <w:iCs/>
            <w:sz w:val="24"/>
            <w:szCs w:val="24"/>
          </w:rPr>
          <w:t xml:space="preserve"> and </w:t>
        </w:r>
      </w:ins>
      <w:ins w:id="901" w:author="Editor" w:date="2020-10-29T17:07:00Z">
        <w:r w:rsidR="00E244CD" w:rsidRPr="00E244CD">
          <w:rPr>
            <w:rFonts w:ascii="Times New Roman" w:eastAsia="Times New Roman" w:hAnsi="Times New Roman" w:cs="Times New Roman"/>
            <w:iCs/>
            <w:sz w:val="24"/>
            <w:szCs w:val="24"/>
          </w:rPr>
          <w:t>FNR</w:t>
        </w:r>
      </w:ins>
      <w:ins w:id="902" w:author="Editor" w:date="2020-10-29T17:06:00Z">
        <w:r w:rsidRPr="00E244CD">
          <w:rPr>
            <w:rFonts w:ascii="Times New Roman" w:eastAsia="Times New Roman" w:hAnsi="Times New Roman" w:cs="Times New Roman"/>
            <w:iCs/>
            <w:sz w:val="24"/>
            <w:szCs w:val="24"/>
          </w:rPr>
          <w:t xml:space="preserve"> calculated </w:t>
        </w:r>
      </w:ins>
      <w:ins w:id="903" w:author="Editor" w:date="2020-10-29T17:08:00Z">
        <w:r w:rsidR="00E244CD" w:rsidRPr="00E244CD">
          <w:rPr>
            <w:rFonts w:ascii="Times New Roman" w:eastAsia="Times New Roman" w:hAnsi="Times New Roman" w:cs="Times New Roman"/>
            <w:iCs/>
            <w:sz w:val="24"/>
            <w:szCs w:val="24"/>
          </w:rPr>
          <w:t>at a</w:t>
        </w:r>
      </w:ins>
      <w:ins w:id="904" w:author="Editor" w:date="2020-10-29T17:06:00Z">
        <w:r w:rsidRPr="00E244CD">
          <w:rPr>
            <w:rFonts w:ascii="Times New Roman" w:eastAsia="Times New Roman" w:hAnsi="Times New Roman" w:cs="Times New Roman"/>
            <w:iCs/>
            <w:sz w:val="24"/>
            <w:szCs w:val="24"/>
          </w:rPr>
          <w:t xml:space="preserve"> significance threshold of p &lt; 0.05, as this threshold was a good compromise between different performance metrics in our earlier results.</w:t>
        </w:r>
      </w:ins>
    </w:p>
    <w:p w14:paraId="1ADB0A36" w14:textId="327D63C6" w:rsidR="00D50D33" w:rsidRPr="00E244CD" w:rsidRDefault="00D50D33" w:rsidP="002C09F6">
      <w:pPr>
        <w:spacing w:after="0" w:line="480" w:lineRule="auto"/>
        <w:rPr>
          <w:ins w:id="905" w:author="Editor" w:date="2020-10-29T17:06:00Z"/>
          <w:rFonts w:ascii="Times New Roman" w:eastAsia="Times New Roman" w:hAnsi="Times New Roman" w:cs="Times New Roman"/>
          <w:iCs/>
          <w:sz w:val="24"/>
          <w:szCs w:val="24"/>
        </w:rPr>
      </w:pPr>
    </w:p>
    <w:p w14:paraId="3F522815" w14:textId="77777777" w:rsidR="00760250" w:rsidRPr="00E244CD" w:rsidRDefault="00760250">
      <w:pPr>
        <w:pStyle w:val="Heading2"/>
        <w:pPrChange w:id="906" w:author="Editor" w:date="2020-10-29T20:29:00Z">
          <w:pPr>
            <w:keepNext/>
            <w:spacing w:before="240" w:line="480" w:lineRule="auto"/>
          </w:pPr>
        </w:pPrChange>
      </w:pPr>
      <w:r w:rsidRPr="00E244CD">
        <w:rPr>
          <w:lang w:val="en-US"/>
        </w:rPr>
        <w:t>Controls</w:t>
      </w:r>
    </w:p>
    <w:p w14:paraId="4DD880CC" w14:textId="20735E36" w:rsidR="00760250" w:rsidRPr="00E244CD" w:rsidRDefault="002C09F6">
      <w:pPr>
        <w:spacing w:after="0" w:line="480" w:lineRule="auto"/>
        <w:ind w:firstLine="720"/>
        <w:rPr>
          <w:rFonts w:ascii="Times New Roman" w:eastAsia="Times New Roman" w:hAnsi="Times New Roman" w:cs="Times New Roman"/>
          <w:sz w:val="24"/>
          <w:szCs w:val="24"/>
        </w:rPr>
        <w:pPrChange w:id="907" w:author="Editor" w:date="2020-10-29T20:29:00Z">
          <w:pPr>
            <w:spacing w:before="240" w:line="480" w:lineRule="auto"/>
          </w:pPr>
        </w:pPrChange>
      </w:pPr>
      <w:ins w:id="908" w:author="Editor" w:date="2020-10-29T20:26:00Z">
        <w:r>
          <w:rPr>
            <w:rFonts w:ascii="Times New Roman" w:eastAsia="Times New Roman" w:hAnsi="Times New Roman" w:cs="Times New Roman"/>
            <w:sz w:val="24"/>
            <w:szCs w:val="24"/>
          </w:rPr>
          <w:t xml:space="preserve">We additionally ran </w:t>
        </w:r>
      </w:ins>
      <w:del w:id="909" w:author="Editor" w:date="2020-10-29T20:26:00Z">
        <w:r w:rsidR="00760250" w:rsidRPr="00E244CD" w:rsidDel="002C09F6">
          <w:rPr>
            <w:rFonts w:ascii="Times New Roman" w:eastAsia="Times New Roman" w:hAnsi="Times New Roman" w:cs="Times New Roman"/>
            <w:sz w:val="24"/>
            <w:szCs w:val="24"/>
          </w:rPr>
          <w:delText xml:space="preserve">Control </w:delText>
        </w:r>
      </w:del>
      <w:ins w:id="910" w:author="Editor" w:date="2020-10-29T20:26:00Z">
        <w:r>
          <w:rPr>
            <w:rFonts w:ascii="Times New Roman" w:eastAsia="Times New Roman" w:hAnsi="Times New Roman" w:cs="Times New Roman"/>
            <w:sz w:val="24"/>
            <w:szCs w:val="24"/>
          </w:rPr>
          <w:t>c</w:t>
        </w:r>
        <w:r w:rsidRPr="00E244CD">
          <w:rPr>
            <w:rFonts w:ascii="Times New Roman" w:eastAsia="Times New Roman" w:hAnsi="Times New Roman" w:cs="Times New Roman"/>
            <w:sz w:val="24"/>
            <w:szCs w:val="24"/>
          </w:rPr>
          <w:t xml:space="preserve">ontrol </w:t>
        </w:r>
      </w:ins>
      <w:r w:rsidR="00760250" w:rsidRPr="00E244CD">
        <w:rPr>
          <w:rFonts w:ascii="Times New Roman" w:eastAsia="Times New Roman" w:hAnsi="Times New Roman" w:cs="Times New Roman"/>
          <w:sz w:val="24"/>
          <w:szCs w:val="24"/>
        </w:rPr>
        <w:t xml:space="preserve">simulations </w:t>
      </w:r>
      <w:del w:id="911" w:author="Editor" w:date="2020-10-29T20:26:00Z">
        <w:r w:rsidR="00760250" w:rsidRPr="00E244CD" w:rsidDel="002C09F6">
          <w:rPr>
            <w:rFonts w:ascii="Times New Roman" w:eastAsia="Times New Roman" w:hAnsi="Times New Roman" w:cs="Times New Roman"/>
            <w:sz w:val="24"/>
            <w:szCs w:val="24"/>
          </w:rPr>
          <w:delText xml:space="preserve">were run </w:delText>
        </w:r>
      </w:del>
      <w:r w:rsidR="00760250" w:rsidRPr="00E244CD">
        <w:rPr>
          <w:rFonts w:ascii="Times New Roman" w:eastAsia="Times New Roman" w:hAnsi="Times New Roman" w:cs="Times New Roman"/>
          <w:sz w:val="24"/>
          <w:szCs w:val="24"/>
        </w:rPr>
        <w:t xml:space="preserve">in which </w:t>
      </w:r>
      <w:del w:id="912" w:author="Editor" w:date="2020-10-29T20:27:00Z">
        <w:r w:rsidR="00760250" w:rsidRPr="00E244CD" w:rsidDel="002C09F6">
          <w:rPr>
            <w:rFonts w:ascii="Times New Roman" w:eastAsia="Times New Roman" w:hAnsi="Times New Roman" w:cs="Times New Roman"/>
            <w:sz w:val="24"/>
            <w:szCs w:val="24"/>
          </w:rPr>
          <w:delText xml:space="preserve">no </w:delText>
        </w:r>
      </w:del>
      <w:r w:rsidR="00760250" w:rsidRPr="00E244CD">
        <w:rPr>
          <w:rFonts w:ascii="Times New Roman" w:eastAsia="Times New Roman" w:hAnsi="Times New Roman" w:cs="Times New Roman"/>
          <w:sz w:val="24"/>
          <w:szCs w:val="24"/>
        </w:rPr>
        <w:t xml:space="preserve">populations were </w:t>
      </w:r>
      <w:ins w:id="913" w:author="Editor" w:date="2020-10-29T20:27:00Z">
        <w:r>
          <w:rPr>
            <w:rFonts w:ascii="Times New Roman" w:eastAsia="Times New Roman" w:hAnsi="Times New Roman" w:cs="Times New Roman"/>
            <w:sz w:val="24"/>
            <w:szCs w:val="24"/>
          </w:rPr>
          <w:t xml:space="preserve">not </w:t>
        </w:r>
      </w:ins>
      <w:r w:rsidR="00760250" w:rsidRPr="00E244CD">
        <w:rPr>
          <w:rFonts w:ascii="Times New Roman" w:eastAsia="Times New Roman" w:hAnsi="Times New Roman" w:cs="Times New Roman"/>
          <w:sz w:val="24"/>
          <w:szCs w:val="24"/>
        </w:rPr>
        <w:t xml:space="preserve">affected by demographic events and were therefore only subject to the processes of gene flow, drift, and mutation. Dispersal was the only parameter that varied among the control simulations, resulting in three control scenarios (Table 1). We </w:t>
      </w:r>
      <w:ins w:id="914" w:author="Editor" w:date="2020-10-29T09:17:00Z">
        <w:r w:rsidR="0075022C" w:rsidRPr="00E244CD">
          <w:rPr>
            <w:rFonts w:ascii="Times New Roman" w:eastAsia="Times New Roman" w:hAnsi="Times New Roman" w:cs="Times New Roman"/>
            <w:sz w:val="24"/>
            <w:szCs w:val="24"/>
          </w:rPr>
          <w:t xml:space="preserve">only </w:t>
        </w:r>
      </w:ins>
      <w:r w:rsidR="00760250" w:rsidRPr="00E244CD">
        <w:rPr>
          <w:rFonts w:ascii="Times New Roman" w:eastAsia="Times New Roman" w:hAnsi="Times New Roman" w:cs="Times New Roman"/>
          <w:sz w:val="24"/>
          <w:szCs w:val="24"/>
        </w:rPr>
        <w:t xml:space="preserve">evaluated the </w:t>
      </w:r>
      <w:r w:rsidR="00760250" w:rsidRPr="00E244CD">
        <w:rPr>
          <w:rFonts w:ascii="Times New Roman" w:eastAsia="Times New Roman" w:hAnsi="Times New Roman" w:cs="Times New Roman"/>
          <w:iCs/>
          <w:sz w:val="24"/>
          <w:szCs w:val="24"/>
        </w:rPr>
        <w:t>FPR</w:t>
      </w:r>
      <w:r w:rsidR="00760250" w:rsidRPr="00E244CD">
        <w:rPr>
          <w:rFonts w:ascii="Times New Roman" w:eastAsia="Times New Roman" w:hAnsi="Times New Roman" w:cs="Times New Roman"/>
          <w:sz w:val="24"/>
          <w:szCs w:val="24"/>
        </w:rPr>
        <w:t xml:space="preserve"> of these control scenarios</w:t>
      </w:r>
      <w:ins w:id="915" w:author="Editor" w:date="2020-10-29T11:30:00Z">
        <w:r w:rsidR="00B75611" w:rsidRPr="00E244CD">
          <w:rPr>
            <w:rFonts w:ascii="Times New Roman" w:eastAsia="Times New Roman" w:hAnsi="Times New Roman" w:cs="Times New Roman"/>
            <w:sz w:val="24"/>
            <w:szCs w:val="24"/>
          </w:rPr>
          <w:t>;</w:t>
        </w:r>
      </w:ins>
      <w:ins w:id="916" w:author="Editor" w:date="2020-10-29T09:18:00Z">
        <w:r w:rsidR="0075022C" w:rsidRPr="00E244CD">
          <w:rPr>
            <w:rFonts w:ascii="Times New Roman" w:eastAsia="Times New Roman" w:hAnsi="Times New Roman" w:cs="Times New Roman"/>
            <w:sz w:val="24"/>
            <w:szCs w:val="24"/>
          </w:rPr>
          <w:t xml:space="preserve"> </w:t>
        </w:r>
      </w:ins>
      <w:ins w:id="917" w:author="Editor" w:date="2020-10-29T11:30:00Z">
        <w:r w:rsidR="00B75611" w:rsidRPr="00E244CD">
          <w:rPr>
            <w:rFonts w:ascii="Times New Roman" w:eastAsia="Times New Roman" w:hAnsi="Times New Roman" w:cs="Times New Roman"/>
            <w:sz w:val="24"/>
            <w:szCs w:val="24"/>
          </w:rPr>
          <w:t xml:space="preserve">because there were no true positives or false negatives for populations affected by the demographic event, </w:t>
        </w:r>
      </w:ins>
      <w:del w:id="918" w:author="Editor" w:date="2020-10-29T09:18:00Z">
        <w:r w:rsidR="00760250" w:rsidRPr="00E244CD" w:rsidDel="0075022C">
          <w:rPr>
            <w:rFonts w:ascii="Times New Roman" w:eastAsia="Times New Roman" w:hAnsi="Times New Roman" w:cs="Times New Roman"/>
            <w:sz w:val="24"/>
            <w:szCs w:val="24"/>
          </w:rPr>
          <w:delText xml:space="preserve">; there was no need to compute </w:delText>
        </w:r>
      </w:del>
      <w:ins w:id="919" w:author="Editor" w:date="2020-10-29T09:18:00Z">
        <w:r w:rsidR="0075022C" w:rsidRPr="00E244CD">
          <w:rPr>
            <w:rFonts w:ascii="Times New Roman" w:eastAsia="Times New Roman" w:hAnsi="Times New Roman" w:cs="Times New Roman"/>
            <w:sz w:val="24"/>
            <w:szCs w:val="24"/>
          </w:rPr>
          <w:t xml:space="preserve">the </w:t>
        </w:r>
      </w:ins>
      <w:r w:rsidR="00760250" w:rsidRPr="00E244CD">
        <w:rPr>
          <w:rFonts w:ascii="Times New Roman" w:eastAsia="Times New Roman" w:hAnsi="Times New Roman" w:cs="Times New Roman"/>
          <w:sz w:val="24"/>
          <w:szCs w:val="24"/>
        </w:rPr>
        <w:t xml:space="preserve">FNR </w:t>
      </w:r>
      <w:ins w:id="920" w:author="Editor" w:date="2020-10-29T09:18:00Z">
        <w:r w:rsidR="0075022C" w:rsidRPr="00E244CD">
          <w:rPr>
            <w:rFonts w:ascii="Times New Roman" w:eastAsia="Times New Roman" w:hAnsi="Times New Roman" w:cs="Times New Roman"/>
            <w:sz w:val="24"/>
            <w:szCs w:val="24"/>
          </w:rPr>
          <w:t>was always equal to 0</w:t>
        </w:r>
      </w:ins>
      <w:del w:id="921" w:author="Editor" w:date="2020-10-29T11:30:00Z">
        <w:r w:rsidR="00760250" w:rsidRPr="00E244CD" w:rsidDel="00B75611">
          <w:rPr>
            <w:rFonts w:ascii="Times New Roman" w:eastAsia="Times New Roman" w:hAnsi="Times New Roman" w:cs="Times New Roman"/>
            <w:sz w:val="24"/>
            <w:szCs w:val="24"/>
          </w:rPr>
          <w:delText>because there were no true positives</w:delText>
        </w:r>
      </w:del>
      <w:del w:id="922" w:author="Editor" w:date="2020-10-29T09:18:00Z">
        <w:r w:rsidR="00760250" w:rsidRPr="00E244CD" w:rsidDel="0075022C">
          <w:rPr>
            <w:rFonts w:ascii="Times New Roman" w:eastAsia="Times New Roman" w:hAnsi="Times New Roman" w:cs="Times New Roman"/>
            <w:sz w:val="24"/>
            <w:szCs w:val="24"/>
          </w:rPr>
          <w:delText>/</w:delText>
        </w:r>
      </w:del>
      <w:del w:id="923" w:author="Editor" w:date="2020-10-29T11:30:00Z">
        <w:r w:rsidR="00760250" w:rsidRPr="00E244CD" w:rsidDel="00B75611">
          <w:rPr>
            <w:rFonts w:ascii="Times New Roman" w:eastAsia="Times New Roman" w:hAnsi="Times New Roman" w:cs="Times New Roman"/>
            <w:sz w:val="24"/>
            <w:szCs w:val="24"/>
          </w:rPr>
          <w:delText>false negatives</w:delText>
        </w:r>
      </w:del>
      <w:del w:id="924" w:author="Editor" w:date="2020-10-29T09:18:00Z">
        <w:r w:rsidR="00760250" w:rsidRPr="00E244CD" w:rsidDel="0075022C">
          <w:rPr>
            <w:rFonts w:ascii="Times New Roman" w:eastAsia="Times New Roman" w:hAnsi="Times New Roman" w:cs="Times New Roman"/>
            <w:sz w:val="24"/>
            <w:szCs w:val="24"/>
          </w:rPr>
          <w:delText xml:space="preserve"> so it was always equal to 0</w:delText>
        </w:r>
      </w:del>
      <w:r w:rsidR="00760250" w:rsidRPr="00E244CD">
        <w:rPr>
          <w:rFonts w:ascii="Times New Roman" w:eastAsia="Times New Roman" w:hAnsi="Times New Roman" w:cs="Times New Roman"/>
          <w:sz w:val="24"/>
          <w:szCs w:val="24"/>
        </w:rPr>
        <w:t xml:space="preserve">. </w:t>
      </w:r>
      <w:del w:id="925" w:author="Editor" w:date="2020-10-29T09:18:00Z">
        <w:r w:rsidR="00760250" w:rsidRPr="00E244CD" w:rsidDel="0075022C">
          <w:rPr>
            <w:rFonts w:ascii="Times New Roman" w:eastAsia="Times New Roman" w:hAnsi="Times New Roman" w:cs="Times New Roman"/>
            <w:sz w:val="24"/>
            <w:szCs w:val="24"/>
          </w:rPr>
          <w:delText>When describing t</w:delText>
        </w:r>
      </w:del>
      <w:ins w:id="926" w:author="Editor" w:date="2020-10-29T09:18:00Z">
        <w:r w:rsidR="0075022C" w:rsidRPr="00E244CD">
          <w:rPr>
            <w:rFonts w:ascii="Times New Roman" w:eastAsia="Times New Roman" w:hAnsi="Times New Roman" w:cs="Times New Roman"/>
            <w:sz w:val="24"/>
            <w:szCs w:val="24"/>
          </w:rPr>
          <w:t>T</w:t>
        </w:r>
      </w:ins>
      <w:r w:rsidR="00760250" w:rsidRPr="00E244CD">
        <w:rPr>
          <w:rFonts w:ascii="Times New Roman" w:eastAsia="Times New Roman" w:hAnsi="Times New Roman" w:cs="Times New Roman"/>
          <w:sz w:val="24"/>
          <w:szCs w:val="24"/>
        </w:rPr>
        <w:t xml:space="preserve">he performance of </w:t>
      </w:r>
      <w:del w:id="927" w:author="Editor" w:date="2020-10-29T11:31:00Z">
        <w:r w:rsidR="00760250" w:rsidRPr="00E244CD" w:rsidDel="00B75611">
          <w:rPr>
            <w:rFonts w:ascii="Times New Roman" w:eastAsia="Times New Roman" w:hAnsi="Times New Roman" w:cs="Times New Roman"/>
            <w:sz w:val="24"/>
            <w:szCs w:val="24"/>
          </w:rPr>
          <w:delText xml:space="preserve">other </w:delText>
        </w:r>
      </w:del>
      <w:ins w:id="928" w:author="Editor" w:date="2020-10-29T11:31:00Z">
        <w:r w:rsidR="00B75611" w:rsidRPr="00E244CD">
          <w:rPr>
            <w:rFonts w:ascii="Times New Roman" w:eastAsia="Times New Roman" w:hAnsi="Times New Roman" w:cs="Times New Roman"/>
            <w:sz w:val="24"/>
            <w:szCs w:val="24"/>
          </w:rPr>
          <w:t xml:space="preserve">experimental </w:t>
        </w:r>
      </w:ins>
      <w:r w:rsidR="00760250" w:rsidRPr="00E244CD">
        <w:rPr>
          <w:rFonts w:ascii="Times New Roman" w:eastAsia="Times New Roman" w:hAnsi="Times New Roman" w:cs="Times New Roman"/>
          <w:sz w:val="24"/>
          <w:szCs w:val="24"/>
        </w:rPr>
        <w:t xml:space="preserve">scenarios </w:t>
      </w:r>
      <w:del w:id="929" w:author="Editor" w:date="2020-10-29T11:31:00Z">
        <w:r w:rsidR="00760250" w:rsidRPr="00E244CD" w:rsidDel="00B75611">
          <w:rPr>
            <w:rFonts w:ascii="Times New Roman" w:eastAsia="Times New Roman" w:hAnsi="Times New Roman" w:cs="Times New Roman"/>
            <w:sz w:val="24"/>
            <w:szCs w:val="24"/>
          </w:rPr>
          <w:delText>with similar dispersal parameters</w:delText>
        </w:r>
      </w:del>
      <w:del w:id="930" w:author="Editor" w:date="2020-10-29T09:19:00Z">
        <w:r w:rsidR="00760250" w:rsidRPr="00E244CD" w:rsidDel="0075022C">
          <w:rPr>
            <w:rFonts w:ascii="Times New Roman" w:eastAsia="Times New Roman" w:hAnsi="Times New Roman" w:cs="Times New Roman"/>
            <w:sz w:val="24"/>
            <w:szCs w:val="24"/>
          </w:rPr>
          <w:delText xml:space="preserve">, </w:delText>
        </w:r>
      </w:del>
      <w:del w:id="931" w:author="Editor" w:date="2020-10-29T11:31:00Z">
        <w:r w:rsidR="00760250" w:rsidRPr="00E244CD" w:rsidDel="00B75611">
          <w:rPr>
            <w:rFonts w:ascii="Times New Roman" w:eastAsia="Times New Roman" w:hAnsi="Times New Roman" w:cs="Times New Roman"/>
            <w:sz w:val="24"/>
            <w:szCs w:val="24"/>
          </w:rPr>
          <w:delText>we</w:delText>
        </w:r>
      </w:del>
      <w:ins w:id="932" w:author="Editor" w:date="2020-10-29T11:31:00Z">
        <w:r w:rsidR="00B75611" w:rsidRPr="00E244CD">
          <w:rPr>
            <w:rFonts w:ascii="Times New Roman" w:eastAsia="Times New Roman" w:hAnsi="Times New Roman" w:cs="Times New Roman"/>
            <w:sz w:val="24"/>
            <w:szCs w:val="24"/>
          </w:rPr>
          <w:t>was</w:t>
        </w:r>
      </w:ins>
      <w:r w:rsidR="00760250" w:rsidRPr="00E244CD">
        <w:rPr>
          <w:rFonts w:ascii="Times New Roman" w:eastAsia="Times New Roman" w:hAnsi="Times New Roman" w:cs="Times New Roman"/>
          <w:sz w:val="24"/>
          <w:szCs w:val="24"/>
        </w:rPr>
        <w:t xml:space="preserve"> always </w:t>
      </w:r>
      <w:del w:id="933" w:author="Editor" w:date="2020-10-29T09:19:00Z">
        <w:r w:rsidR="00760250" w:rsidRPr="00E244CD" w:rsidDel="0075022C">
          <w:rPr>
            <w:rFonts w:ascii="Times New Roman" w:eastAsia="Times New Roman" w:hAnsi="Times New Roman" w:cs="Times New Roman"/>
            <w:sz w:val="24"/>
            <w:szCs w:val="24"/>
          </w:rPr>
          <w:delText xml:space="preserve">used </w:delText>
        </w:r>
      </w:del>
      <w:ins w:id="934" w:author="Editor" w:date="2020-10-29T09:19:00Z">
        <w:r w:rsidR="0075022C" w:rsidRPr="00E244CD">
          <w:rPr>
            <w:rFonts w:ascii="Times New Roman" w:eastAsia="Times New Roman" w:hAnsi="Times New Roman" w:cs="Times New Roman"/>
            <w:sz w:val="24"/>
            <w:szCs w:val="24"/>
          </w:rPr>
          <w:t xml:space="preserve">compared to </w:t>
        </w:r>
      </w:ins>
      <w:r w:rsidR="00760250" w:rsidRPr="00E244CD">
        <w:rPr>
          <w:rFonts w:ascii="Times New Roman" w:eastAsia="Times New Roman" w:hAnsi="Times New Roman" w:cs="Times New Roman"/>
          <w:sz w:val="24"/>
          <w:szCs w:val="24"/>
        </w:rPr>
        <w:t>the</w:t>
      </w:r>
      <w:del w:id="935" w:author="Editor" w:date="2020-10-29T11:31:00Z">
        <w:r w:rsidR="00760250" w:rsidRPr="00E244CD" w:rsidDel="00B75611">
          <w:rPr>
            <w:rFonts w:ascii="Times New Roman" w:eastAsia="Times New Roman" w:hAnsi="Times New Roman" w:cs="Times New Roman"/>
            <w:sz w:val="24"/>
            <w:szCs w:val="24"/>
          </w:rPr>
          <w:delText>se</w:delText>
        </w:r>
      </w:del>
      <w:r w:rsidR="00760250" w:rsidRPr="00E244CD">
        <w:rPr>
          <w:rFonts w:ascii="Times New Roman" w:eastAsia="Times New Roman" w:hAnsi="Times New Roman" w:cs="Times New Roman"/>
          <w:sz w:val="24"/>
          <w:szCs w:val="24"/>
        </w:rPr>
        <w:t xml:space="preserve"> control </w:t>
      </w:r>
      <w:del w:id="936" w:author="Editor" w:date="2020-10-29T11:31:00Z">
        <w:r w:rsidR="00760250" w:rsidRPr="00E244CD" w:rsidDel="00B75611">
          <w:rPr>
            <w:rFonts w:ascii="Times New Roman" w:eastAsia="Times New Roman" w:hAnsi="Times New Roman" w:cs="Times New Roman"/>
            <w:sz w:val="24"/>
            <w:szCs w:val="24"/>
          </w:rPr>
          <w:delText xml:space="preserve">values </w:delText>
        </w:r>
      </w:del>
      <w:del w:id="937" w:author="Editor" w:date="2020-10-29T09:19:00Z">
        <w:r w:rsidR="00760250" w:rsidRPr="00E244CD" w:rsidDel="0075022C">
          <w:rPr>
            <w:rFonts w:ascii="Times New Roman" w:eastAsia="Times New Roman" w:hAnsi="Times New Roman" w:cs="Times New Roman"/>
            <w:sz w:val="24"/>
            <w:szCs w:val="24"/>
          </w:rPr>
          <w:delText xml:space="preserve">as </w:delText>
        </w:r>
      </w:del>
      <w:del w:id="938" w:author="Editor" w:date="2020-10-29T11:31:00Z">
        <w:r w:rsidR="00760250" w:rsidRPr="00E244CD" w:rsidDel="00B75611">
          <w:rPr>
            <w:rFonts w:ascii="Times New Roman" w:eastAsia="Times New Roman" w:hAnsi="Times New Roman" w:cs="Times New Roman"/>
            <w:sz w:val="24"/>
            <w:szCs w:val="24"/>
          </w:rPr>
          <w:delText>reference</w:delText>
        </w:r>
      </w:del>
      <w:ins w:id="939" w:author="Editor" w:date="2020-10-29T11:31:00Z">
        <w:r w:rsidR="00B75611" w:rsidRPr="00E244CD">
          <w:rPr>
            <w:rFonts w:ascii="Times New Roman" w:eastAsia="Times New Roman" w:hAnsi="Times New Roman" w:cs="Times New Roman"/>
            <w:sz w:val="24"/>
            <w:szCs w:val="24"/>
          </w:rPr>
          <w:t>scenario with the same dispersal capacity</w:t>
        </w:r>
      </w:ins>
      <w:r w:rsidR="00760250" w:rsidRPr="00E244CD">
        <w:rPr>
          <w:rFonts w:ascii="Times New Roman" w:eastAsia="Times New Roman" w:hAnsi="Times New Roman" w:cs="Times New Roman"/>
          <w:sz w:val="24"/>
          <w:szCs w:val="24"/>
        </w:rPr>
        <w:t>.</w:t>
      </w:r>
    </w:p>
    <w:p w14:paraId="05D203C8" w14:textId="77777777" w:rsidR="00760250" w:rsidRPr="00E244CD" w:rsidRDefault="00760250">
      <w:pPr>
        <w:spacing w:after="0" w:line="480" w:lineRule="auto"/>
        <w:rPr>
          <w:rFonts w:ascii="Times New Roman" w:eastAsia="Times New Roman" w:hAnsi="Times New Roman" w:cs="Times New Roman"/>
          <w:sz w:val="24"/>
          <w:szCs w:val="24"/>
        </w:rPr>
        <w:pPrChange w:id="940" w:author="Editor" w:date="2020-10-29T20:29:00Z">
          <w:pPr>
            <w:spacing w:before="240" w:after="240" w:line="480" w:lineRule="auto"/>
          </w:pPr>
        </w:pPrChange>
      </w:pPr>
    </w:p>
    <w:p w14:paraId="5C2ECABF" w14:textId="77777777" w:rsidR="001C7C1F" w:rsidRPr="00E244CD" w:rsidRDefault="00760250">
      <w:pPr>
        <w:pStyle w:val="Heading2"/>
        <w:rPr>
          <w:ins w:id="941" w:author="Editor" w:date="2020-10-29T10:42:00Z"/>
        </w:rPr>
        <w:pPrChange w:id="942" w:author="Editor" w:date="2020-10-29T20:29:00Z">
          <w:pPr>
            <w:spacing w:before="240" w:after="240" w:line="480" w:lineRule="auto"/>
          </w:pPr>
        </w:pPrChange>
      </w:pPr>
      <w:r w:rsidRPr="00E244CD">
        <w:rPr>
          <w:lang w:val="en-US"/>
        </w:rPr>
        <w:t>Software</w:t>
      </w:r>
      <w:del w:id="943" w:author="Editor" w:date="2020-10-29T10:42:00Z">
        <w:r w:rsidRPr="00E244CD" w:rsidDel="001C7C1F">
          <w:rPr>
            <w:lang w:val="en-US"/>
          </w:rPr>
          <w:br/>
        </w:r>
      </w:del>
    </w:p>
    <w:p w14:paraId="64E7B1D2" w14:textId="35C1391A" w:rsidR="00760250" w:rsidRPr="00211EB6" w:rsidRDefault="00760250">
      <w:pPr>
        <w:spacing w:after="0" w:line="480" w:lineRule="auto"/>
        <w:ind w:firstLine="720"/>
        <w:rPr>
          <w:rFonts w:ascii="Times New Roman" w:eastAsia="Times New Roman" w:hAnsi="Times New Roman" w:cs="Times New Roman"/>
          <w:sz w:val="24"/>
          <w:szCs w:val="24"/>
          <w:lang w:val="en-GB"/>
        </w:rPr>
        <w:pPrChange w:id="944" w:author="Editor" w:date="2020-10-29T20:29:00Z">
          <w:pPr>
            <w:spacing w:before="240" w:after="240" w:line="480" w:lineRule="auto"/>
          </w:pPr>
        </w:pPrChange>
      </w:pPr>
      <w:r w:rsidRPr="00E244CD">
        <w:rPr>
          <w:rFonts w:ascii="Times New Roman" w:eastAsia="Times New Roman" w:hAnsi="Times New Roman" w:cs="Times New Roman"/>
          <w:i/>
          <w:sz w:val="24"/>
          <w:szCs w:val="24"/>
        </w:rPr>
        <w:t>CDMetaPOP</w:t>
      </w:r>
      <w:r w:rsidRPr="00E244CD">
        <w:rPr>
          <w:rFonts w:ascii="Times New Roman" w:eastAsia="Times New Roman" w:hAnsi="Times New Roman" w:cs="Times New Roman"/>
          <w:sz w:val="24"/>
          <w:szCs w:val="24"/>
        </w:rPr>
        <w:t xml:space="preserve"> runs on </w:t>
      </w:r>
      <w:r w:rsidRPr="00E244CD">
        <w:rPr>
          <w:rFonts w:ascii="Times New Roman" w:eastAsia="Times New Roman" w:hAnsi="Times New Roman" w:cs="Times New Roman"/>
          <w:i/>
          <w:sz w:val="24"/>
          <w:szCs w:val="24"/>
        </w:rPr>
        <w:t>Python 2.7</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37d37f94-8f1b-4ec8-8cbb-784d8d20d9a7"]}],"mendeley":{"formattedCitation":"[44]","plainTextFormattedCitation":"[44]","previouslyFormattedCitation":"[45]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[44]</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We used the </w:t>
      </w:r>
      <w:r w:rsidRPr="00E244CD">
        <w:rPr>
          <w:rFonts w:ascii="Times New Roman" w:eastAsia="Times New Roman" w:hAnsi="Times New Roman" w:cs="Times New Roman"/>
          <w:i/>
          <w:sz w:val="24"/>
          <w:szCs w:val="24"/>
        </w:rPr>
        <w:t>R</w:t>
      </w:r>
      <w:r w:rsidRPr="00E244CD">
        <w:rPr>
          <w:rFonts w:ascii="Times New Roman" w:eastAsia="Times New Roman" w:hAnsi="Times New Roman" w:cs="Times New Roman"/>
          <w:sz w:val="24"/>
          <w:szCs w:val="24"/>
        </w:rPr>
        <w:t xml:space="preserve"> software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{"citationItems":[{"id":"ITEM-1","itemData":{"author":[{"dropping-particle":"","family":"R Core Team","given":"","non-dropping-particle":"","parse-names":false,"suffix":""}],"id":"ITEM-1","issued":{"date-parts":[["2019"]]},"publisher":"R Foundation for Statistical Computing","publisher-place":"Vienna, Austria","title":"R: A language and environment for statistical computing","type":"article"},"uris":["http://www.mendeley.com/documents/?uuid=0211c0d1-a052-4c24-8a16-5c28f82f501e"]}],"mendeley":{"formattedCitation":"[53]","plainTextFormattedCitation":"[53]","previouslyFormattedCitation":"[54]"},"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[53]</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in the </w:t>
      </w:r>
      <w:r w:rsidRPr="00E244CD">
        <w:rPr>
          <w:rFonts w:ascii="Times New Roman" w:eastAsia="Times New Roman" w:hAnsi="Times New Roman" w:cs="Times New Roman"/>
          <w:i/>
          <w:sz w:val="24"/>
          <w:szCs w:val="24"/>
        </w:rPr>
        <w:t>RStudio</w:t>
      </w:r>
      <w:r w:rsidRPr="00E244CD">
        <w:rPr>
          <w:rFonts w:ascii="Times New Roman" w:eastAsia="Times New Roman" w:hAnsi="Times New Roman" w:cs="Times New Roman"/>
          <w:sz w:val="24"/>
          <w:szCs w:val="24"/>
        </w:rPr>
        <w:t xml:space="preserve"> IDE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{"citationItems":[{"id":"ITEM-1","itemData":{"author":[{"dropping-particle":"","family":"RStudio Team","given":"","non-dropping-particle":"","parse-names":false,"suffix":""}],"id":"ITEM-1","issued":{"date-parts":[["2018"]]},"number":"1.2.1335","publisher":"RStudio, Inc.","publisher-place":"Boston, MA","title":"RStudio: Integrated Development for R","type":"article"},"uris":["http://www.mendeley.com/documents/?uuid=8d1a9bf3-30e1-4938-88fb-015c60558297"]}],"mendeley":{"formattedCitation":"[54]","plainTextFormattedCitation":"[54]","previouslyFormattedCitation":"[55]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[54]</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for all analyses and illustration</w:t>
      </w:r>
      <w:ins w:id="945" w:author="Editor" w:date="2020-10-29T09:19:00Z">
        <w:r w:rsidR="0075022C" w:rsidRPr="00E244CD">
          <w:rPr>
            <w:rFonts w:ascii="Times New Roman" w:eastAsia="Times New Roman" w:hAnsi="Times New Roman" w:cs="Times New Roman"/>
            <w:sz w:val="24"/>
            <w:szCs w:val="24"/>
          </w:rPr>
          <w:t>s</w:t>
        </w:r>
      </w:ins>
      <w:r w:rsidRPr="00E244CD">
        <w:rPr>
          <w:rFonts w:ascii="Times New Roman" w:eastAsia="Times New Roman" w:hAnsi="Times New Roman" w:cs="Times New Roman"/>
          <w:sz w:val="24"/>
          <w:szCs w:val="24"/>
        </w:rPr>
        <w:t xml:space="preserve">. We used the </w:t>
      </w:r>
      <w:r w:rsidRPr="00E244CD">
        <w:rPr>
          <w:rFonts w:ascii="Times New Roman" w:eastAsia="Times New Roman" w:hAnsi="Times New Roman" w:cs="Times New Roman"/>
          <w:i/>
          <w:sz w:val="24"/>
          <w:szCs w:val="24"/>
        </w:rPr>
        <w:t xml:space="preserve">adegenet </w:t>
      </w:r>
      <w:r w:rsidRPr="00E244CD">
        <w:rPr>
          <w:rFonts w:ascii="Times New Roman" w:eastAsia="Times New Roman" w:hAnsi="Times New Roman" w:cs="Times New Roman"/>
          <w:i/>
          <w:sz w:val="24"/>
          <w:szCs w:val="24"/>
        </w:rPr>
        <w:fldChar w:fldCharType="begin" w:fldLock="1"/>
      </w:r>
      <w:r w:rsidRPr="00E244CD">
        <w:rPr>
          <w:rFonts w:ascii="Times New Roman" w:eastAsia="Times New Roman" w:hAnsi="Times New Roman" w:cs="Times New Roman"/>
          <w:i/>
          <w:sz w:val="24"/>
          <w:szCs w:val="24"/>
        </w:rPr>
        <w:instrText>ADDIN CSL_CITATION {"citationItems":[{"id":"ITEM-1","itemData":{"DOI":"10.1093/bioinformatics/btn129","ISBN":"1367-4803","ISSN":"13674803","PMID":"18397895","abstract":"UNLABELLED: The package adegenet for the R software is dedicated to the multivariate analysis of genetic markers. It extends the ade4 package of multivariate methods by implementing formal classes and functions to manipulate and analyse genetic markers. Data can be imported from common population genetics software and exported to other software and R packages. adegenet also implements standard population genetics tools along with more original approaches for spatial genetics and hybridization. AVAILABILITY: Stable version is available from CRAN: http://cran.r-project.org/mirrors.html. Development version is available from adegenet website: http://adegenet.r-forge.r-project.org/. Both versions can be installed directly from R. adegenet is distributed under the GNU General Public Licence (v.2).","author":[{"dropping-particle":"","family":"Jombart","given":"Thibaut","non-dropping-particle":"","parse-names":false,"suffix":""}],"container-title":"Bioinformatics","id":"ITEM-1","issue":"11","issued":{"date-parts":[["2008"]]},"page":"1403-1405","title":"Adegenet: A R package for the multivariate analysis of genetic markers","type":"article-journal","volume":"24"},"uris":["http://www.mendeley.com/documents/?uuid=5ef9091f-3e3d-4ced-8ab5-ae4d337c41ae"]},{"id":"ITEM-2","itemData":{"DOI":"10.1093/bioinformatics/btr521","ISSN":"13674803","abstract":"Summary: While the R software is becoming a standard for the analysis of genetic data, classical population genetics tools are being challenged by the increasing availability of genomic sequences. Dedicated tools are needed for harnessing the large amount of information generated by next-generation sequencing technologies. We introduce new tools implemented in the adegenet 1.3-1 package for handling and analyzing genome-wide single nucleotide polymorphism (SNP) data. Using a bit-level coding scheme for SNP data and parallelized computation, adegenet enables the analysis of large genome-wide SNPs datasets using standard personal computers. © The Author 2011. Published by Oxford University Press. All rights reserved.","author":[{"dropping-particle":"","family":"Jombart","given":"Thibaut","non-dropping-particle":"","parse-names":false,"suffix":""},{"dropping-particle":"","family":"Ahmed","given":"Ismaïl","non-dropping-particle":"","parse-names":false,"suffix":""}],"container-title":"Bioinformatics","id":"ITEM-2","issue":"21","issued":{"date-parts":[["2011"]]},"page":"3070-3071","title":"adegenet 1.3-1: New tools for the analysis of genome-wide SNP data","type":"article-journal","volume":"27"},"uris":["http://www.mendeley.com/documents/?uuid=3c9a3bca-a6f0-4cf6-99c9-34707f989744"]}],"mendeley":{"formattedCitation":"[55,56]","plainTextFormattedCitation":"[55,56]","previouslyFormattedCitation":"[56,57]"},"properties":{"noteIndex":0},"schema":"https://github.com/citation-style-language/schema/raw/master/csl-citation.json"}</w:instrText>
      </w:r>
      <w:r w:rsidRPr="00E244CD">
        <w:rPr>
          <w:rFonts w:ascii="Times New Roman" w:eastAsia="Times New Roman" w:hAnsi="Times New Roman" w:cs="Times New Roman"/>
          <w:i/>
          <w:sz w:val="24"/>
          <w:szCs w:val="24"/>
        </w:rPr>
        <w:fldChar w:fldCharType="separate"/>
      </w:r>
      <w:r w:rsidRPr="00E244CD">
        <w:rPr>
          <w:rFonts w:ascii="Times New Roman" w:eastAsia="Times New Roman" w:hAnsi="Times New Roman" w:cs="Times New Roman"/>
          <w:noProof/>
          <w:sz w:val="24"/>
          <w:szCs w:val="24"/>
        </w:rPr>
        <w:t>[55,56]</w:t>
      </w:r>
      <w:r w:rsidRPr="00E244CD">
        <w:rPr>
          <w:rFonts w:ascii="Times New Roman" w:eastAsia="Times New Roman" w:hAnsi="Times New Roman" w:cs="Times New Roman"/>
          <w:i/>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 xml:space="preserve">pegas </w:t>
      </w:r>
      <w:r w:rsidRPr="00E244CD">
        <w:rPr>
          <w:rFonts w:ascii="Times New Roman" w:eastAsia="Times New Roman" w:hAnsi="Times New Roman" w:cs="Times New Roman"/>
          <w:i/>
          <w:sz w:val="24"/>
          <w:szCs w:val="24"/>
        </w:rPr>
        <w:fldChar w:fldCharType="begin" w:fldLock="1"/>
      </w:r>
      <w:r w:rsidRPr="00E244CD">
        <w:rPr>
          <w:rFonts w:ascii="Times New Roman" w:eastAsia="Times New Roman" w:hAnsi="Times New Roman" w:cs="Times New Roman"/>
          <w:i/>
          <w:sz w:val="24"/>
          <w:szCs w:val="24"/>
        </w:rPr>
        <w:instrText>ADDIN CSL_CITATION {"citationItems":[{"id":"ITEM-1","itemData":{"DOI":"10.1093/bioinformatics/btp696","ISSN":"13674803","abstract":"SUMMARY: pegas (Population and Evolutionary Genetics Analysis System) is a new package for the analysis of population genetic data. It is written in R and is integrated with two other existing R packages (ape and adegenet). pegas provides functions for standard population genetic methods, as well as low-level functions for developing new methods. The flexible and efficient graphical capabilities of R are used for plotting haplotype networks as well as for other functionalities. pegas emphasizes the need to further develop an integrated-modular approach for software dedicated to the analysis of population genetic data. AVAILABILITY: pegas is distributed through the Comprehensive R Archive Network (CRAN): http://cran.r-project.org/web/packages/pegas/index.html. Further information may be found at: http://ape.mpl.ird.fr/pegas/.","author":[{"dropping-particle":"","family":"Paradis","given":"Emmanuel","non-dropping-particle":"","parse-names":false,"suffix":""}],"container-title":"Bioinformatics","id":"ITEM-1","issue":"3","issued":{"date-parts":[["2010"]]},"page":"419-420","title":"Pegas: An R package for population genetics with an integrated-modular approach","type":"article-journal","volume":"26"},"uris":["http://www.mendeley.com/documents/?uuid=2646edbc-ad8a-48ec-8376-d41ac55c9089"]}],"mendeley":{"formattedCitation":"[57]","plainTextFormattedCitation":"[57]","previouslyFormattedCitation":"[58]"},"properties":{"noteIndex":0},"schema":"https://github.com/citation-style-language/schema/raw/master/csl-citation.json"}</w:instrText>
      </w:r>
      <w:r w:rsidRPr="00E244CD">
        <w:rPr>
          <w:rFonts w:ascii="Times New Roman" w:eastAsia="Times New Roman" w:hAnsi="Times New Roman" w:cs="Times New Roman"/>
          <w:i/>
          <w:sz w:val="24"/>
          <w:szCs w:val="24"/>
        </w:rPr>
        <w:fldChar w:fldCharType="separate"/>
      </w:r>
      <w:r w:rsidRPr="00E244CD">
        <w:rPr>
          <w:rFonts w:ascii="Times New Roman" w:eastAsia="Times New Roman" w:hAnsi="Times New Roman" w:cs="Times New Roman"/>
          <w:noProof/>
          <w:sz w:val="24"/>
          <w:szCs w:val="24"/>
        </w:rPr>
        <w:t>[57]</w:t>
      </w:r>
      <w:r w:rsidRPr="00E244CD">
        <w:rPr>
          <w:rFonts w:ascii="Times New Roman" w:eastAsia="Times New Roman" w:hAnsi="Times New Roman" w:cs="Times New Roman"/>
          <w:i/>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poppr</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{"citationItems":[{"id":"ITEM-1","itemData":{"DOI":"10.7717/peerj.281","ISSN":"21678359","abstract":"Many microbial, fungal, or oomcyete populations violate assumptions for population genetic analysis because these populations are clonal, admixed, partially clonal, and/or sexual. Furthermore, few tools exist that are specifically designed for analyzing data from clonal populations, making analysis difficult and haphazard. We developed the R package poppr providing unique tools for analysis of data from admixed, clonal, mixed, and/or sexual populations. Currently, poppr can be used for dominant/codominant and haploid/diploid genetic data. Data can be imported from several formats including GenAlEx formatted text files and can be analyzed on a userdefined hierarchy that includes unlimited levels of subpopulation structure and clone censoring. New functions include calculation of Bruvo's distance for microsatellites, batch-analysis of the index of association with several indices of genotypic diversity, and graphing including dendrograms with bootstrap support and minimum spanning networks.While functions for genotypic diversity and clone censoring are specific for clonal populations, several functions found in poppr are also valuable to analysis of any populations. A manual with documentation and examples is provided. Poppr is open source and major releases are available on CRAN: http://cran. r-project.org/package=poppr.More supporting documentation and tutorials can be found under 'resources' at: http://grunwaldlab.cgrb.oregonstate.edu/.© 2014 Kamvar et al.","author":[{"dropping-particle":"","family":"Kamvar","given":"Zhian N.","non-dropping-particle":"","parse-names":false,"suffix":""},{"dropping-particle":"","family":"Tabima","given":"Javier F.","non-dropping-particle":"","parse-names":false,"suffix":""},{"dropping-particle":"","family":"Gr̈unwald","given":"Niklaus J.","non-dropping-particle":"","parse-names":false,"suffix":""}],"container-title":"PeerJ","id":"ITEM-1","issue":"1","issued":{"date-parts":[["2014"]]},"page":"1-14","title":"Poppr: An R package for genetic analysis of populations with clonal, partially clonal, and/or sexual reproduction","type":"article-journal","volume":"2014"},"uris":["http://www.mendeley.com/documents/?uuid=07092330-be88-45a2-9b7b-6848ff599e13"]},{"id":"ITEM-2","itemData":{"DOI":"10.3389/fgene.2015.00208","ISSN":"16648021","abstract":"To gain a detailed understanding of how plant microbes evolve and adapt to hosts, pesticides, and other factors, knowledge of the population dynamics and evolutionary history of populations is crucial. Plant pathogen populations are often clonal or partially clonal which requires different analytical tools. With the advent of high throughput sequencing technologies, obtaining genome-wide population genetic data has become easier than ever before. We previously contributed the R package poppr specifically addressing issues with analysis of clonal populations. In this paper we provide several significant extensions to poppr with a focus on large, genome-wide SNP data. Specifically, we provide several new functionalities including the new function mlg.filter to define clone boundaries allowing for inspection and definition of what is a clonal lineage, minimum spanning networks with reticulation, a sliding-window analysis of the index of association, modular bootstrapping of any genetic distance, and analyses across any level of hierarchies.","author":[{"dropping-particle":"","family":"Kamvar","given":"Zhian N.","non-dropping-particle":"","parse-names":false,"suffix":""},{"dropping-particle":"","family":"Brooks","given":"Jonah C.","non-dropping-particle":"","parse-names":false,"suffix":""},{"dropping-particle":"","family":"Grünwald","given":"Niklaus J.","non-dropping-particle":"","parse-names":false,"suffix":""}],"container-title":"Frontiers in Genetics","id":"ITEM-2","issue":"JUN","issued":{"date-parts":[["2015"]]},"page":"1-10","title":"Novel R tools for analysis of genome-wide population genetic data with emphasis on clonality","type":"article-journal","volume":"6"},"uris":["http://www.mendeley.com/documents/?uuid=b8c0397a-7640-4639-8d1d-3e032ec6fbd0"]}],"mendeley":{"formattedCitation":"[58,59]","plainTextFormattedCitation":"[58,59]","previouslyFormattedCitation":"[59,60]"},"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[58,59]</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and </w:t>
      </w:r>
      <w:r w:rsidRPr="00E244CD">
        <w:rPr>
          <w:rFonts w:ascii="Times New Roman" w:eastAsia="Times New Roman" w:hAnsi="Times New Roman" w:cs="Times New Roman"/>
          <w:i/>
          <w:sz w:val="24"/>
          <w:szCs w:val="24"/>
        </w:rPr>
        <w:t>adespatial</w:t>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author":[{"dropping-particle":"","family":"Dray","given":"Stéphane","non-dropping-particle":"","parse-names":false,"suffix":""},{"dropping-particle":"","family":"Bauman","given":"David","non-dropping-particle":"","parse-names":false,"suffix":""},{"dropping-particle":"","family":"Blanchet","given":"F. Guillaume","non-dropping-particle":"","parse-names":false,"suffix":""},{"dropping-particle":"","family":"Borcard","given":"Daniel","non-dropping-particle":"","parse-names":false,"suffix":""},{"dropping-particle":"","family":"Clappe","given":"Sylvie","non-dropping-particle":"","parse-names":false,"suffix":""},{"dropping-particle":"","family":"Guenard","given":"Guillaume","non-dropping-particle":"","parse-names":false,"suffix":""},{"dropping-particle":"","family":"Jombart","given":"Thibaut","non-dropping-particle":"","parse-names":false,"suffix":""},{"dropping-particle":"","family":"Larocque","given":"Guillaume","non-dropping-particle":"","parse-names":false,"suffix":""},{"dropping-particle":"","family":"Legendre","given":"Pierre","non-dropping-particle":"","parse-names":false,"suffix":""},{"dropping-particle":"","family":"Madi","given":"Naima","non-dropping-particle":"","parse-names":false,"suffix":""},{"dropping-particle":"","family":"Wagner","given":"Helene H.","non-dropping-particle":"","parse-names":false,"suffix":""}],"id":"ITEM-1","issued":{"date-parts":[["2019"]]},"number":"R package version 0.3-7","title":"adespatial: multivariate multiscale spatial analysis.","type":"article"},"uris":["http://www.mendeley.com/documents/?uuid=8074ae90-66db-446d-9125-b50ec95a8078"]}],"mendeley":{"formattedCitation":"[60]","plainTextFormattedCitation":"[60]","previouslyFormattedCitation":"[61]"},"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[60]</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i/>
          <w:sz w:val="24"/>
          <w:szCs w:val="24"/>
        </w:rPr>
        <w:t>R</w:t>
      </w:r>
      <w:r w:rsidRPr="00E244CD">
        <w:rPr>
          <w:rFonts w:ascii="Times New Roman" w:eastAsia="Times New Roman" w:hAnsi="Times New Roman" w:cs="Times New Roman"/>
          <w:sz w:val="24"/>
          <w:szCs w:val="24"/>
        </w:rPr>
        <w:t xml:space="preserve"> packages for calculations. Our </w:t>
      </w:r>
      <w:r w:rsidRPr="00E244CD">
        <w:rPr>
          <w:rFonts w:ascii="Times New Roman" w:eastAsia="Times New Roman" w:hAnsi="Times New Roman" w:cs="Times New Roman"/>
          <w:i/>
          <w:sz w:val="24"/>
          <w:szCs w:val="24"/>
        </w:rPr>
        <w:t xml:space="preserve">TGI </w:t>
      </w:r>
      <w:r w:rsidRPr="00E244CD">
        <w:rPr>
          <w:rFonts w:ascii="Times New Roman" w:eastAsia="Times New Roman" w:hAnsi="Times New Roman" w:cs="Times New Roman"/>
          <w:sz w:val="24"/>
          <w:szCs w:val="24"/>
        </w:rPr>
        <w:t xml:space="preserve">function </w:t>
      </w:r>
      <w:del w:id="946" w:author="Editor" w:date="2020-10-29T09:20:00Z">
        <w:r w:rsidRPr="00E244CD" w:rsidDel="0075022C">
          <w:rPr>
            <w:rFonts w:ascii="Times New Roman" w:eastAsia="Times New Roman" w:hAnsi="Times New Roman" w:cs="Times New Roman"/>
            <w:sz w:val="24"/>
            <w:szCs w:val="24"/>
          </w:rPr>
          <w:delText xml:space="preserve">coded in </w:delText>
        </w:r>
        <w:r w:rsidRPr="00E244CD" w:rsidDel="0075022C">
          <w:rPr>
            <w:rFonts w:ascii="Times New Roman" w:eastAsia="Times New Roman" w:hAnsi="Times New Roman" w:cs="Times New Roman"/>
            <w:i/>
            <w:sz w:val="24"/>
            <w:szCs w:val="24"/>
          </w:rPr>
          <w:delText>R</w:delText>
        </w:r>
        <w:r w:rsidRPr="00E244CD" w:rsidDel="0075022C">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is available in the appendix</w:t>
      </w:r>
      <w:ins w:id="947" w:author="Editor" w:date="2020-10-29T09:20:00Z">
        <w:r w:rsidR="0075022C" w:rsidRPr="00E244CD">
          <w:rPr>
            <w:rFonts w:ascii="Times New Roman" w:eastAsia="Times New Roman" w:hAnsi="Times New Roman" w:cs="Times New Roman"/>
            <w:sz w:val="24"/>
            <w:szCs w:val="24"/>
          </w:rPr>
          <w:t xml:space="preserve"> as an </w:t>
        </w:r>
        <w:r w:rsidR="0075022C" w:rsidRPr="00E244CD">
          <w:rPr>
            <w:rFonts w:ascii="Times New Roman" w:eastAsia="Times New Roman" w:hAnsi="Times New Roman" w:cs="Times New Roman"/>
            <w:i/>
            <w:iCs/>
            <w:sz w:val="24"/>
            <w:szCs w:val="24"/>
          </w:rPr>
          <w:t xml:space="preserve">R </w:t>
        </w:r>
      </w:ins>
      <w:ins w:id="948" w:author="Editor" w:date="2020-10-29T11:32:00Z">
        <w:r w:rsidR="00B75611" w:rsidRPr="00E244CD">
          <w:rPr>
            <w:rFonts w:ascii="Times New Roman" w:eastAsia="Times New Roman" w:hAnsi="Times New Roman" w:cs="Times New Roman"/>
            <w:sz w:val="24"/>
            <w:szCs w:val="24"/>
          </w:rPr>
          <w:t>script</w:t>
        </w:r>
      </w:ins>
      <w:r w:rsidRPr="00E244CD">
        <w:rPr>
          <w:rFonts w:ascii="Times New Roman" w:eastAsia="Times New Roman" w:hAnsi="Times New Roman" w:cs="Times New Roman"/>
          <w:sz w:val="24"/>
          <w:szCs w:val="24"/>
        </w:rPr>
        <w:t>.</w:t>
      </w:r>
    </w:p>
    <w:p w14:paraId="279DBEE6" w14:textId="77777777" w:rsidR="00760250" w:rsidRPr="00E244CD" w:rsidRDefault="00760250">
      <w:pPr>
        <w:spacing w:after="0" w:line="480" w:lineRule="auto"/>
        <w:rPr>
          <w:rFonts w:ascii="Times New Roman" w:eastAsia="Times New Roman" w:hAnsi="Times New Roman" w:cs="Times New Roman"/>
          <w:sz w:val="24"/>
          <w:szCs w:val="24"/>
        </w:rPr>
        <w:pPrChange w:id="949" w:author="Editor" w:date="2020-10-29T20:29:00Z">
          <w:pPr>
            <w:spacing w:before="240" w:after="240" w:line="480" w:lineRule="auto"/>
          </w:pPr>
        </w:pPrChange>
      </w:pPr>
    </w:p>
    <w:p w14:paraId="69B14FD3" w14:textId="6AC00743" w:rsidR="00760250" w:rsidRPr="00E244CD" w:rsidRDefault="00760250">
      <w:pPr>
        <w:pStyle w:val="Heading2"/>
        <w:pPrChange w:id="950" w:author="Editor" w:date="2020-10-29T20:29:00Z">
          <w:pPr>
            <w:spacing w:before="240" w:after="240" w:line="480" w:lineRule="auto"/>
          </w:pPr>
        </w:pPrChange>
      </w:pPr>
      <w:del w:id="951" w:author="Editor" w:date="2020-10-29T21:18:00Z">
        <w:r w:rsidRPr="00E244CD" w:rsidDel="00372E64">
          <w:rPr>
            <w:lang w:val="en-US"/>
          </w:rPr>
          <w:delText xml:space="preserve">Application </w:delText>
        </w:r>
      </w:del>
      <w:ins w:id="952" w:author="Editor" w:date="2020-10-29T21:18:00Z">
        <w:r w:rsidR="00372E64" w:rsidRPr="00E244CD">
          <w:rPr>
            <w:lang w:val="en-US"/>
          </w:rPr>
          <w:t>Appli</w:t>
        </w:r>
        <w:r w:rsidR="00372E64">
          <w:rPr>
            <w:lang w:val="en-US"/>
          </w:rPr>
          <w:t>ed</w:t>
        </w:r>
        <w:r w:rsidR="00372E64" w:rsidRPr="00E244CD">
          <w:rPr>
            <w:lang w:val="en-US"/>
          </w:rPr>
          <w:t xml:space="preserve"> </w:t>
        </w:r>
      </w:ins>
      <w:r w:rsidRPr="00E244CD">
        <w:rPr>
          <w:lang w:val="en-US"/>
        </w:rPr>
        <w:t>example</w:t>
      </w:r>
    </w:p>
    <w:p w14:paraId="52503C6D" w14:textId="101B61EB" w:rsidR="00760250" w:rsidRPr="00E244CD" w:rsidRDefault="00760250">
      <w:pPr>
        <w:spacing w:after="0" w:line="480" w:lineRule="auto"/>
        <w:ind w:firstLine="720"/>
        <w:rPr>
          <w:rFonts w:ascii="Times New Roman" w:eastAsia="Times New Roman" w:hAnsi="Times New Roman" w:cs="Times New Roman"/>
          <w:sz w:val="24"/>
          <w:szCs w:val="24"/>
        </w:rPr>
        <w:pPrChange w:id="953" w:author="Editor" w:date="2020-10-29T20:29:00Z">
          <w:pPr>
            <w:spacing w:before="240" w:after="240" w:line="480" w:lineRule="auto"/>
          </w:pPr>
        </w:pPrChange>
      </w:pPr>
      <w:r w:rsidRPr="00E244CD">
        <w:rPr>
          <w:rFonts w:ascii="Times New Roman" w:eastAsia="Times New Roman" w:hAnsi="Times New Roman" w:cs="Times New Roman"/>
          <w:sz w:val="24"/>
          <w:szCs w:val="24"/>
        </w:rPr>
        <w:t xml:space="preserve">To </w:t>
      </w:r>
      <w:del w:id="954" w:author="Editor" w:date="2020-10-29T09:20:00Z">
        <w:r w:rsidRPr="00E244CD" w:rsidDel="0075022C">
          <w:rPr>
            <w:rFonts w:ascii="Times New Roman" w:eastAsia="Times New Roman" w:hAnsi="Times New Roman" w:cs="Times New Roman"/>
            <w:sz w:val="24"/>
            <w:szCs w:val="24"/>
          </w:rPr>
          <w:delText xml:space="preserve">showcase </w:delText>
        </w:r>
      </w:del>
      <w:ins w:id="955" w:author="Editor" w:date="2020-10-29T09:20:00Z">
        <w:r w:rsidR="0075022C" w:rsidRPr="00E244CD">
          <w:rPr>
            <w:rFonts w:ascii="Times New Roman" w:eastAsia="Times New Roman" w:hAnsi="Times New Roman" w:cs="Times New Roman"/>
            <w:sz w:val="24"/>
            <w:szCs w:val="24"/>
          </w:rPr>
          <w:t xml:space="preserve">demonstrate that our TGI measure </w:t>
        </w:r>
      </w:ins>
      <w:del w:id="956" w:author="Editor" w:date="2020-10-29T09:20:00Z">
        <w:r w:rsidRPr="00E244CD" w:rsidDel="0075022C">
          <w:rPr>
            <w:rFonts w:ascii="Times New Roman" w:eastAsia="Times New Roman" w:hAnsi="Times New Roman" w:cs="Times New Roman"/>
            <w:sz w:val="24"/>
            <w:szCs w:val="24"/>
          </w:rPr>
          <w:delText>TGI’s general ability to</w:delText>
        </w:r>
      </w:del>
      <w:del w:id="957" w:author="Editor" w:date="2020-10-29T09:42:00Z">
        <w:r w:rsidRPr="00E244CD" w:rsidDel="0093724D">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provide</w:t>
      </w:r>
      <w:ins w:id="958" w:author="Editor" w:date="2020-10-29T09:42:00Z">
        <w:r w:rsidR="0093724D" w:rsidRPr="00E244CD">
          <w:rPr>
            <w:rFonts w:ascii="Times New Roman" w:eastAsia="Times New Roman" w:hAnsi="Times New Roman" w:cs="Times New Roman"/>
            <w:sz w:val="24"/>
            <w:szCs w:val="24"/>
          </w:rPr>
          <w:t>s</w:t>
        </w:r>
      </w:ins>
      <w:r w:rsidRPr="00E244CD">
        <w:rPr>
          <w:rFonts w:ascii="Times New Roman" w:eastAsia="Times New Roman" w:hAnsi="Times New Roman" w:cs="Times New Roman"/>
          <w:sz w:val="24"/>
          <w:szCs w:val="24"/>
        </w:rPr>
        <w:t xml:space="preserve"> </w:t>
      </w:r>
      <w:del w:id="959" w:author="Editor" w:date="2020-10-29T09:42:00Z">
        <w:r w:rsidRPr="00E244CD" w:rsidDel="0093724D">
          <w:rPr>
            <w:rFonts w:ascii="Times New Roman" w:eastAsia="Times New Roman" w:hAnsi="Times New Roman" w:cs="Times New Roman"/>
            <w:sz w:val="24"/>
            <w:szCs w:val="24"/>
          </w:rPr>
          <w:delText xml:space="preserve">sensible </w:delText>
        </w:r>
      </w:del>
      <w:ins w:id="960" w:author="Editor" w:date="2020-10-29T09:42:00Z">
        <w:r w:rsidR="0093724D" w:rsidRPr="00E244CD">
          <w:rPr>
            <w:rFonts w:ascii="Times New Roman" w:eastAsia="Times New Roman" w:hAnsi="Times New Roman" w:cs="Times New Roman"/>
            <w:sz w:val="24"/>
            <w:szCs w:val="24"/>
          </w:rPr>
          <w:t xml:space="preserve">valuable </w:t>
        </w:r>
      </w:ins>
      <w:r w:rsidRPr="00E244CD">
        <w:rPr>
          <w:rFonts w:ascii="Times New Roman" w:eastAsia="Times New Roman" w:hAnsi="Times New Roman" w:cs="Times New Roman"/>
          <w:sz w:val="24"/>
          <w:szCs w:val="24"/>
        </w:rPr>
        <w:t xml:space="preserve">information about temporal change in a real system with conservation implications, we </w:t>
      </w:r>
      <w:del w:id="961" w:author="Editor" w:date="2020-10-29T09:21:00Z">
        <w:r w:rsidRPr="00E244CD" w:rsidDel="0075022C">
          <w:rPr>
            <w:rFonts w:ascii="Times New Roman" w:eastAsia="Times New Roman" w:hAnsi="Times New Roman" w:cs="Times New Roman"/>
            <w:sz w:val="24"/>
            <w:szCs w:val="24"/>
          </w:rPr>
          <w:delText xml:space="preserve">chose to </w:delText>
        </w:r>
      </w:del>
      <w:r w:rsidRPr="00E244CD">
        <w:rPr>
          <w:rFonts w:ascii="Times New Roman" w:eastAsia="Times New Roman" w:hAnsi="Times New Roman" w:cs="Times New Roman"/>
          <w:sz w:val="24"/>
          <w:szCs w:val="24"/>
        </w:rPr>
        <w:t>appl</w:t>
      </w:r>
      <w:ins w:id="962" w:author="Editor" w:date="2020-10-29T09:21:00Z">
        <w:r w:rsidR="0075022C" w:rsidRPr="00E244CD">
          <w:rPr>
            <w:rFonts w:ascii="Times New Roman" w:eastAsia="Times New Roman" w:hAnsi="Times New Roman" w:cs="Times New Roman"/>
            <w:sz w:val="24"/>
            <w:szCs w:val="24"/>
          </w:rPr>
          <w:t>ied</w:t>
        </w:r>
      </w:ins>
      <w:del w:id="963" w:author="Editor" w:date="2020-10-29T09:21:00Z">
        <w:r w:rsidRPr="00E244CD" w:rsidDel="0075022C">
          <w:rPr>
            <w:rFonts w:ascii="Times New Roman" w:eastAsia="Times New Roman" w:hAnsi="Times New Roman" w:cs="Times New Roman"/>
            <w:sz w:val="24"/>
            <w:szCs w:val="24"/>
          </w:rPr>
          <w:delText>y</w:delText>
        </w:r>
      </w:del>
      <w:r w:rsidRPr="00E244CD">
        <w:rPr>
          <w:rFonts w:ascii="Times New Roman" w:eastAsia="Times New Roman" w:hAnsi="Times New Roman" w:cs="Times New Roman"/>
          <w:sz w:val="24"/>
          <w:szCs w:val="24"/>
        </w:rPr>
        <w:t xml:space="preserve"> it to </w:t>
      </w:r>
      <w:ins w:id="964" w:author="Editor" w:date="2020-10-29T09:42:00Z">
        <w:r w:rsidR="0093724D" w:rsidRPr="00E244CD">
          <w:rPr>
            <w:rFonts w:ascii="Times New Roman" w:eastAsia="Times New Roman" w:hAnsi="Times New Roman" w:cs="Times New Roman"/>
            <w:sz w:val="24"/>
            <w:szCs w:val="24"/>
          </w:rPr>
          <w:t xml:space="preserve">real </w:t>
        </w:r>
      </w:ins>
      <w:ins w:id="965" w:author="Editor" w:date="2020-10-29T09:21:00Z">
        <w:r w:rsidR="0075022C" w:rsidRPr="00E244CD">
          <w:rPr>
            <w:rFonts w:ascii="Times New Roman" w:eastAsia="Times New Roman" w:hAnsi="Times New Roman" w:cs="Times New Roman"/>
            <w:sz w:val="24"/>
            <w:szCs w:val="24"/>
          </w:rPr>
          <w:t xml:space="preserve">genetic data </w:t>
        </w:r>
      </w:ins>
      <w:ins w:id="966" w:author="Editor" w:date="2020-10-29T09:22:00Z">
        <w:r w:rsidR="0075022C" w:rsidRPr="00E244CD">
          <w:rPr>
            <w:rFonts w:ascii="Times New Roman" w:eastAsia="Times New Roman" w:hAnsi="Times New Roman" w:cs="Times New Roman"/>
            <w:sz w:val="24"/>
            <w:szCs w:val="24"/>
          </w:rPr>
          <w:t xml:space="preserve">from a study of a </w:t>
        </w:r>
      </w:ins>
      <w:del w:id="967" w:author="Editor" w:date="2020-10-29T09:22:00Z">
        <w:r w:rsidRPr="00E244CD" w:rsidDel="0075022C">
          <w:rPr>
            <w:rFonts w:ascii="Times New Roman" w:eastAsia="Times New Roman" w:hAnsi="Times New Roman" w:cs="Times New Roman"/>
            <w:sz w:val="24"/>
            <w:szCs w:val="24"/>
          </w:rPr>
          <w:delText xml:space="preserve">a </w:delText>
        </w:r>
      </w:del>
      <w:r w:rsidRPr="00E244CD">
        <w:rPr>
          <w:rFonts w:ascii="Times New Roman" w:eastAsia="Times New Roman" w:hAnsi="Times New Roman" w:cs="Times New Roman"/>
          <w:sz w:val="24"/>
          <w:szCs w:val="24"/>
        </w:rPr>
        <w:t>threatened vertebrate</w:t>
      </w:r>
      <w:del w:id="968" w:author="Editor" w:date="2020-10-29T09:21:00Z">
        <w:r w:rsidRPr="00E244CD" w:rsidDel="0075022C">
          <w:rPr>
            <w:rFonts w:ascii="Times New Roman" w:eastAsia="Times New Roman" w:hAnsi="Times New Roman" w:cs="Times New Roman"/>
            <w:sz w:val="24"/>
            <w:szCs w:val="24"/>
          </w:rPr>
          <w:delText xml:space="preserve">: </w:delText>
        </w:r>
      </w:del>
      <w:ins w:id="969" w:author="Editor" w:date="2020-10-29T09:21:00Z">
        <w:r w:rsidR="0075022C"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the Northern tidewater goby</w:t>
      </w:r>
      <w:ins w:id="970" w:author="Editor" w:date="2020-10-30T00:02:00Z">
        <w:r w:rsidR="00B751B5">
          <w:rPr>
            <w:rFonts w:ascii="Times New Roman" w:eastAsia="Times New Roman" w:hAnsi="Times New Roman" w:cs="Times New Roman"/>
            <w:sz w:val="24"/>
            <w:szCs w:val="24"/>
          </w:rPr>
          <w:t xml:space="preserve"> </w:t>
        </w:r>
        <w:r w:rsidR="00B751B5" w:rsidRPr="00E244CD">
          <w:rPr>
            <w:rFonts w:ascii="Times New Roman" w:eastAsia="Times New Roman" w:hAnsi="Times New Roman" w:cs="Times New Roman"/>
            <w:sz w:val="24"/>
            <w:szCs w:val="24"/>
          </w:rPr>
          <w:fldChar w:fldCharType="begin" w:fldLock="1"/>
        </w:r>
        <w:r w:rsidR="00B751B5" w:rsidRPr="00E244CD">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sidR="00B751B5" w:rsidRPr="00E244CD">
          <w:rPr>
            <w:rFonts w:ascii="Times New Roman" w:eastAsia="Times New Roman" w:hAnsi="Times New Roman" w:cs="Times New Roman"/>
            <w:sz w:val="24"/>
            <w:szCs w:val="24"/>
          </w:rPr>
          <w:fldChar w:fldCharType="separate"/>
        </w:r>
        <w:r w:rsidR="00B751B5" w:rsidRPr="00E244CD">
          <w:rPr>
            <w:rFonts w:ascii="Times New Roman" w:eastAsia="Times New Roman" w:hAnsi="Times New Roman" w:cs="Times New Roman"/>
            <w:noProof/>
            <w:sz w:val="24"/>
            <w:szCs w:val="24"/>
          </w:rPr>
          <w:t>[61]</w:t>
        </w:r>
        <w:r w:rsidR="00B751B5" w:rsidRPr="00E244CD">
          <w:rPr>
            <w:rFonts w:ascii="Times New Roman" w:eastAsia="Times New Roman" w:hAnsi="Times New Roman" w:cs="Times New Roman"/>
            <w:sz w:val="24"/>
            <w:szCs w:val="24"/>
          </w:rPr>
          <w:fldChar w:fldCharType="end"/>
        </w:r>
      </w:ins>
      <w:r w:rsidRPr="00E244CD">
        <w:rPr>
          <w:rFonts w:ascii="Times New Roman" w:eastAsia="Times New Roman" w:hAnsi="Times New Roman" w:cs="Times New Roman"/>
          <w:sz w:val="24"/>
          <w:szCs w:val="24"/>
        </w:rPr>
        <w:t xml:space="preserve">. We chose this example because it uses a different </w:t>
      </w:r>
      <w:ins w:id="971" w:author="Editor" w:date="2020-10-29T09:21:00Z">
        <w:r w:rsidR="0075022C" w:rsidRPr="00E244CD">
          <w:rPr>
            <w:rFonts w:ascii="Times New Roman" w:eastAsia="Times New Roman" w:hAnsi="Times New Roman" w:cs="Times New Roman"/>
            <w:sz w:val="24"/>
            <w:szCs w:val="24"/>
          </w:rPr>
          <w:t xml:space="preserve">type of </w:t>
        </w:r>
      </w:ins>
      <w:r w:rsidRPr="00E244CD">
        <w:rPr>
          <w:rFonts w:ascii="Times New Roman" w:eastAsia="Times New Roman" w:hAnsi="Times New Roman" w:cs="Times New Roman"/>
          <w:sz w:val="24"/>
          <w:szCs w:val="24"/>
        </w:rPr>
        <w:t>genetic data</w:t>
      </w:r>
      <w:del w:id="972" w:author="Editor" w:date="2020-10-29T09:21:00Z">
        <w:r w:rsidRPr="00E244CD" w:rsidDel="0075022C">
          <w:rPr>
            <w:rFonts w:ascii="Times New Roman" w:eastAsia="Times New Roman" w:hAnsi="Times New Roman" w:cs="Times New Roman"/>
            <w:sz w:val="24"/>
            <w:szCs w:val="24"/>
          </w:rPr>
          <w:delText xml:space="preserve"> type</w:delText>
        </w:r>
      </w:del>
      <w:r w:rsidRPr="00E244CD">
        <w:rPr>
          <w:rFonts w:ascii="Times New Roman" w:eastAsia="Times New Roman" w:hAnsi="Times New Roman" w:cs="Times New Roman"/>
          <w:sz w:val="24"/>
          <w:szCs w:val="24"/>
        </w:rPr>
        <w:t xml:space="preserve"> than we </w:t>
      </w:r>
      <w:del w:id="973" w:author="Editor" w:date="2020-10-29T09:21:00Z">
        <w:r w:rsidRPr="00E244CD" w:rsidDel="0075022C">
          <w:rPr>
            <w:rFonts w:ascii="Times New Roman" w:eastAsia="Times New Roman" w:hAnsi="Times New Roman" w:cs="Times New Roman"/>
            <w:sz w:val="24"/>
            <w:szCs w:val="24"/>
          </w:rPr>
          <w:delText>the one we</w:delText>
        </w:r>
      </w:del>
      <w:ins w:id="974" w:author="Editor" w:date="2020-10-29T09:21:00Z">
        <w:r w:rsidR="0075022C" w:rsidRPr="00E244CD">
          <w:rPr>
            <w:rFonts w:ascii="Times New Roman" w:eastAsia="Times New Roman" w:hAnsi="Times New Roman" w:cs="Times New Roman"/>
            <w:sz w:val="24"/>
            <w:szCs w:val="24"/>
          </w:rPr>
          <w:t>used for our</w:t>
        </w:r>
      </w:ins>
      <w:r w:rsidRPr="00E244CD">
        <w:rPr>
          <w:rFonts w:ascii="Times New Roman" w:eastAsia="Times New Roman" w:hAnsi="Times New Roman" w:cs="Times New Roman"/>
          <w:sz w:val="24"/>
          <w:szCs w:val="24"/>
        </w:rPr>
        <w:t xml:space="preserve"> </w:t>
      </w:r>
      <w:del w:id="975" w:author="Editor" w:date="2020-10-29T09:22:00Z">
        <w:r w:rsidRPr="00E244CD" w:rsidDel="0075022C">
          <w:rPr>
            <w:rFonts w:ascii="Times New Roman" w:eastAsia="Times New Roman" w:hAnsi="Times New Roman" w:cs="Times New Roman"/>
            <w:sz w:val="24"/>
            <w:szCs w:val="24"/>
          </w:rPr>
          <w:delText>simulated</w:delText>
        </w:r>
      </w:del>
      <w:ins w:id="976" w:author="Editor" w:date="2020-10-29T09:22:00Z">
        <w:r w:rsidR="0075022C" w:rsidRPr="00E244CD">
          <w:rPr>
            <w:rFonts w:ascii="Times New Roman" w:eastAsia="Times New Roman" w:hAnsi="Times New Roman" w:cs="Times New Roman"/>
            <w:sz w:val="24"/>
            <w:szCs w:val="24"/>
          </w:rPr>
          <w:t>simulations</w:t>
        </w:r>
      </w:ins>
      <w:r w:rsidRPr="00E244CD">
        <w:rPr>
          <w:rFonts w:ascii="Times New Roman" w:eastAsia="Times New Roman" w:hAnsi="Times New Roman" w:cs="Times New Roman"/>
          <w:sz w:val="24"/>
          <w:szCs w:val="24"/>
        </w:rPr>
        <w:t xml:space="preserve">, </w:t>
      </w:r>
      <w:del w:id="977" w:author="Editor" w:date="2020-10-29T09:23:00Z">
        <w:r w:rsidRPr="00E244CD" w:rsidDel="0075022C">
          <w:rPr>
            <w:rFonts w:ascii="Times New Roman" w:eastAsia="Times New Roman" w:hAnsi="Times New Roman" w:cs="Times New Roman"/>
            <w:sz w:val="24"/>
            <w:szCs w:val="24"/>
          </w:rPr>
          <w:delText>to make it clear</w:delText>
        </w:r>
      </w:del>
      <w:ins w:id="978" w:author="Editor" w:date="2020-10-29T09:23:00Z">
        <w:r w:rsidR="0075022C" w:rsidRPr="00E244CD">
          <w:rPr>
            <w:rFonts w:ascii="Times New Roman" w:eastAsia="Times New Roman" w:hAnsi="Times New Roman" w:cs="Times New Roman"/>
            <w:sz w:val="24"/>
            <w:szCs w:val="24"/>
          </w:rPr>
          <w:t>thus demonstrating that</w:t>
        </w:r>
      </w:ins>
      <w:r w:rsidRPr="00E244CD">
        <w:rPr>
          <w:rFonts w:ascii="Times New Roman" w:eastAsia="Times New Roman" w:hAnsi="Times New Roman" w:cs="Times New Roman"/>
          <w:sz w:val="24"/>
          <w:szCs w:val="24"/>
        </w:rPr>
        <w:t xml:space="preserve"> TGI is </w:t>
      </w:r>
      <w:del w:id="979" w:author="Editor" w:date="2020-10-29T09:24:00Z">
        <w:r w:rsidRPr="00E244CD" w:rsidDel="0075022C">
          <w:rPr>
            <w:rFonts w:ascii="Times New Roman" w:eastAsia="Times New Roman" w:hAnsi="Times New Roman" w:cs="Times New Roman"/>
            <w:sz w:val="24"/>
            <w:szCs w:val="24"/>
          </w:rPr>
          <w:delText>usable on</w:delText>
        </w:r>
      </w:del>
      <w:ins w:id="980" w:author="Editor" w:date="2020-10-29T09:24:00Z">
        <w:r w:rsidR="0075022C" w:rsidRPr="00E244CD">
          <w:rPr>
            <w:rFonts w:ascii="Times New Roman" w:eastAsia="Times New Roman" w:hAnsi="Times New Roman" w:cs="Times New Roman"/>
            <w:sz w:val="24"/>
            <w:szCs w:val="24"/>
          </w:rPr>
          <w:t>applicable to</w:t>
        </w:r>
      </w:ins>
      <w:r w:rsidRPr="00E244CD">
        <w:rPr>
          <w:rFonts w:ascii="Times New Roman" w:eastAsia="Times New Roman" w:hAnsi="Times New Roman" w:cs="Times New Roman"/>
          <w:sz w:val="24"/>
          <w:szCs w:val="24"/>
        </w:rPr>
        <w:t xml:space="preserve"> a </w:t>
      </w:r>
      <w:del w:id="981" w:author="Editor" w:date="2020-10-29T09:24:00Z">
        <w:r w:rsidRPr="00E244CD" w:rsidDel="0075022C">
          <w:rPr>
            <w:rFonts w:ascii="Times New Roman" w:eastAsia="Times New Roman" w:hAnsi="Times New Roman" w:cs="Times New Roman"/>
            <w:sz w:val="24"/>
            <w:szCs w:val="24"/>
          </w:rPr>
          <w:delText xml:space="preserve">diversity </w:delText>
        </w:r>
      </w:del>
      <w:ins w:id="982" w:author="Editor" w:date="2020-10-29T09:24:00Z">
        <w:r w:rsidR="0075022C" w:rsidRPr="00E244CD">
          <w:rPr>
            <w:rFonts w:ascii="Times New Roman" w:eastAsia="Times New Roman" w:hAnsi="Times New Roman" w:cs="Times New Roman"/>
            <w:sz w:val="24"/>
            <w:szCs w:val="24"/>
          </w:rPr>
          <w:t xml:space="preserve">variety </w:t>
        </w:r>
      </w:ins>
      <w:r w:rsidRPr="00E244CD">
        <w:rPr>
          <w:rFonts w:ascii="Times New Roman" w:eastAsia="Times New Roman" w:hAnsi="Times New Roman" w:cs="Times New Roman"/>
          <w:sz w:val="24"/>
          <w:szCs w:val="24"/>
        </w:rPr>
        <w:t xml:space="preserve">of </w:t>
      </w:r>
      <w:ins w:id="983" w:author="Editor" w:date="2020-10-29T09:24:00Z">
        <w:r w:rsidR="0075022C" w:rsidRPr="00E244CD">
          <w:rPr>
            <w:rFonts w:ascii="Times New Roman" w:eastAsia="Times New Roman" w:hAnsi="Times New Roman" w:cs="Times New Roman"/>
            <w:sz w:val="24"/>
            <w:szCs w:val="24"/>
          </w:rPr>
          <w:t xml:space="preserve">genetic </w:t>
        </w:r>
      </w:ins>
      <w:r w:rsidRPr="00E244CD">
        <w:rPr>
          <w:rFonts w:ascii="Times New Roman" w:eastAsia="Times New Roman" w:hAnsi="Times New Roman" w:cs="Times New Roman"/>
          <w:sz w:val="24"/>
          <w:szCs w:val="24"/>
        </w:rPr>
        <w:t>markers</w:t>
      </w:r>
      <w:ins w:id="984" w:author="Editor" w:date="2020-10-29T09:42:00Z">
        <w:r w:rsidR="0093724D" w:rsidRPr="00E244CD">
          <w:rPr>
            <w:rFonts w:ascii="Times New Roman" w:eastAsia="Times New Roman" w:hAnsi="Times New Roman" w:cs="Times New Roman"/>
            <w:sz w:val="24"/>
            <w:szCs w:val="24"/>
          </w:rPr>
          <w:t>.</w:t>
        </w:r>
      </w:ins>
      <w:del w:id="985" w:author="Editor" w:date="2020-10-29T09:42:00Z">
        <w:r w:rsidRPr="00E244CD" w:rsidDel="0093724D">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del w:id="986" w:author="Editor" w:date="2020-10-29T09:43:00Z">
        <w:r w:rsidRPr="00E244CD" w:rsidDel="0093724D">
          <w:rPr>
            <w:rFonts w:ascii="Times New Roman" w:eastAsia="Times New Roman" w:hAnsi="Times New Roman" w:cs="Times New Roman"/>
            <w:sz w:val="24"/>
            <w:szCs w:val="24"/>
          </w:rPr>
          <w:delText xml:space="preserve">and </w:delText>
        </w:r>
      </w:del>
      <w:ins w:id="987" w:author="Editor" w:date="2020-10-29T09:43:00Z">
        <w:r w:rsidR="0093724D" w:rsidRPr="00E244CD">
          <w:rPr>
            <w:rFonts w:ascii="Times New Roman" w:eastAsia="Times New Roman" w:hAnsi="Times New Roman" w:cs="Times New Roman"/>
            <w:sz w:val="24"/>
            <w:szCs w:val="24"/>
          </w:rPr>
          <w:t xml:space="preserve">In addition, </w:t>
        </w:r>
      </w:ins>
      <w:del w:id="988" w:author="Editor" w:date="2020-10-29T09:43:00Z">
        <w:r w:rsidRPr="00E244CD" w:rsidDel="0093724D">
          <w:rPr>
            <w:rFonts w:ascii="Times New Roman" w:eastAsia="Times New Roman" w:hAnsi="Times New Roman" w:cs="Times New Roman"/>
            <w:sz w:val="24"/>
            <w:szCs w:val="24"/>
          </w:rPr>
          <w:delText xml:space="preserve">because </w:delText>
        </w:r>
      </w:del>
      <w:r w:rsidRPr="00E244CD">
        <w:rPr>
          <w:rFonts w:ascii="Times New Roman" w:eastAsia="Times New Roman" w:hAnsi="Times New Roman" w:cs="Times New Roman"/>
          <w:sz w:val="24"/>
          <w:szCs w:val="24"/>
        </w:rPr>
        <w:t xml:space="preserve">the </w:t>
      </w:r>
      <w:ins w:id="989" w:author="Editor" w:date="2020-10-29T09:45:00Z">
        <w:r w:rsidR="0093724D" w:rsidRPr="00E244CD">
          <w:rPr>
            <w:rFonts w:ascii="Times New Roman" w:eastAsia="Times New Roman" w:hAnsi="Times New Roman" w:cs="Times New Roman"/>
            <w:sz w:val="24"/>
            <w:szCs w:val="24"/>
          </w:rPr>
          <w:t xml:space="preserve">study </w:t>
        </w:r>
      </w:ins>
      <w:r w:rsidRPr="00E244CD">
        <w:rPr>
          <w:rFonts w:ascii="Times New Roman" w:eastAsia="Times New Roman" w:hAnsi="Times New Roman" w:cs="Times New Roman"/>
          <w:sz w:val="24"/>
          <w:szCs w:val="24"/>
        </w:rPr>
        <w:t xml:space="preserve">authors suggested that one </w:t>
      </w:r>
      <w:ins w:id="990" w:author="Editor" w:date="2020-10-29T09:43:00Z">
        <w:r w:rsidR="0093724D" w:rsidRPr="00E244CD">
          <w:rPr>
            <w:rFonts w:ascii="Times New Roman" w:eastAsia="Times New Roman" w:hAnsi="Times New Roman" w:cs="Times New Roman"/>
            <w:sz w:val="24"/>
            <w:szCs w:val="24"/>
          </w:rPr>
          <w:t xml:space="preserve">goby </w:t>
        </w:r>
      </w:ins>
      <w:r w:rsidRPr="00E244CD">
        <w:rPr>
          <w:rFonts w:ascii="Times New Roman" w:eastAsia="Times New Roman" w:hAnsi="Times New Roman" w:cs="Times New Roman"/>
          <w:sz w:val="24"/>
          <w:szCs w:val="24"/>
        </w:rPr>
        <w:t xml:space="preserve">population had undergone </w:t>
      </w:r>
      <w:ins w:id="991" w:author="Editor" w:date="2020-10-29T09:44:00Z">
        <w:r w:rsidR="0093724D" w:rsidRPr="00E244CD">
          <w:rPr>
            <w:rFonts w:ascii="Times New Roman" w:eastAsia="Times New Roman" w:hAnsi="Times New Roman" w:cs="Times New Roman"/>
            <w:sz w:val="24"/>
            <w:szCs w:val="24"/>
          </w:rPr>
          <w:t xml:space="preserve">more genetic </w:t>
        </w:r>
      </w:ins>
      <w:r w:rsidRPr="00E244CD">
        <w:rPr>
          <w:rFonts w:ascii="Times New Roman" w:eastAsia="Times New Roman" w:hAnsi="Times New Roman" w:cs="Times New Roman"/>
          <w:sz w:val="24"/>
          <w:szCs w:val="24"/>
        </w:rPr>
        <w:t xml:space="preserve">change </w:t>
      </w:r>
      <w:del w:id="992" w:author="Editor" w:date="2020-10-29T09:24:00Z">
        <w:r w:rsidRPr="00E244CD" w:rsidDel="0075022C">
          <w:rPr>
            <w:rFonts w:ascii="Times New Roman" w:eastAsia="Times New Roman" w:hAnsi="Times New Roman" w:cs="Times New Roman"/>
            <w:sz w:val="24"/>
            <w:szCs w:val="24"/>
          </w:rPr>
          <w:delText xml:space="preserve">among </w:delText>
        </w:r>
      </w:del>
      <w:ins w:id="993" w:author="Editor" w:date="2020-10-29T09:44:00Z">
        <w:r w:rsidR="0093724D" w:rsidRPr="00E244CD">
          <w:rPr>
            <w:rFonts w:ascii="Times New Roman" w:eastAsia="Times New Roman" w:hAnsi="Times New Roman" w:cs="Times New Roman"/>
            <w:sz w:val="24"/>
            <w:szCs w:val="24"/>
          </w:rPr>
          <w:t>than</w:t>
        </w:r>
      </w:ins>
      <w:ins w:id="994" w:author="Editor" w:date="2020-10-29T09:24:00Z">
        <w:r w:rsidR="0075022C" w:rsidRPr="00E244CD">
          <w:rPr>
            <w:rFonts w:ascii="Times New Roman" w:eastAsia="Times New Roman" w:hAnsi="Times New Roman" w:cs="Times New Roman"/>
            <w:sz w:val="24"/>
            <w:szCs w:val="24"/>
          </w:rPr>
          <w:t xml:space="preserve"> </w:t>
        </w:r>
      </w:ins>
      <w:ins w:id="995" w:author="Editor" w:date="2020-10-29T20:28:00Z">
        <w:r w:rsidR="002C09F6">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other</w:t>
      </w:r>
      <w:ins w:id="996" w:author="Editor" w:date="2020-10-29T09:44:00Z">
        <w:r w:rsidR="0093724D"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more stable local populations, </w:t>
      </w:r>
      <w:del w:id="997" w:author="Editor" w:date="2020-10-29T09:24:00Z">
        <w:r w:rsidRPr="00E244CD" w:rsidDel="0075022C">
          <w:rPr>
            <w:rFonts w:ascii="Times New Roman" w:eastAsia="Times New Roman" w:hAnsi="Times New Roman" w:cs="Times New Roman"/>
            <w:sz w:val="24"/>
            <w:szCs w:val="24"/>
          </w:rPr>
          <w:delText xml:space="preserve">which </w:delText>
        </w:r>
      </w:del>
      <w:r w:rsidRPr="00E244CD">
        <w:rPr>
          <w:rFonts w:ascii="Times New Roman" w:eastAsia="Times New Roman" w:hAnsi="Times New Roman" w:cs="Times New Roman"/>
          <w:sz w:val="24"/>
          <w:szCs w:val="24"/>
        </w:rPr>
        <w:t>allow</w:t>
      </w:r>
      <w:ins w:id="998" w:author="Editor" w:date="2020-10-29T09:24:00Z">
        <w:r w:rsidR="0075022C" w:rsidRPr="00E244CD">
          <w:rPr>
            <w:rFonts w:ascii="Times New Roman" w:eastAsia="Times New Roman" w:hAnsi="Times New Roman" w:cs="Times New Roman"/>
            <w:sz w:val="24"/>
            <w:szCs w:val="24"/>
          </w:rPr>
          <w:t>ing us</w:t>
        </w:r>
      </w:ins>
      <w:del w:id="999" w:author="Editor" w:date="2020-10-29T09:24:00Z">
        <w:r w:rsidRPr="00E244CD" w:rsidDel="0075022C">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to test a real hypothesis</w:t>
      </w:r>
      <w:del w:id="1000" w:author="Editor" w:date="2020-10-29T09:44:00Z">
        <w:r w:rsidRPr="00E244CD" w:rsidDel="0093724D">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go beyond a simple illustration of our method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[61]</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The dataset was </w:t>
      </w:r>
      <w:del w:id="1001" w:author="Editor" w:date="2020-10-29T09:44:00Z">
        <w:r w:rsidRPr="00E244CD" w:rsidDel="0093724D">
          <w:rPr>
            <w:rFonts w:ascii="Times New Roman" w:eastAsia="Times New Roman" w:hAnsi="Times New Roman" w:cs="Times New Roman"/>
            <w:sz w:val="24"/>
            <w:szCs w:val="24"/>
          </w:rPr>
          <w:delText>available through</w:delText>
        </w:r>
      </w:del>
      <w:ins w:id="1002" w:author="Editor" w:date="2020-10-29T09:44:00Z">
        <w:r w:rsidR="0093724D" w:rsidRPr="00E244CD">
          <w:rPr>
            <w:rFonts w:ascii="Times New Roman" w:eastAsia="Times New Roman" w:hAnsi="Times New Roman" w:cs="Times New Roman"/>
            <w:sz w:val="24"/>
            <w:szCs w:val="24"/>
          </w:rPr>
          <w:t>downloaded from</w:t>
        </w:r>
      </w:ins>
      <w:r w:rsidRPr="00E244CD">
        <w:rPr>
          <w:rFonts w:ascii="Times New Roman" w:eastAsia="Times New Roman" w:hAnsi="Times New Roman" w:cs="Times New Roman"/>
          <w:sz w:val="24"/>
          <w:szCs w:val="24"/>
        </w:rPr>
        <w:t xml:space="preserve"> DRYAD (doi:</w:t>
      </w:r>
      <w:ins w:id="1003" w:author="Editor" w:date="2020-10-29T20:29:00Z">
        <w:r w:rsidR="002C09F6">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10.5061/</w:t>
      </w:r>
      <w:del w:id="1004" w:author="Editor" w:date="2020-10-29T09:25:00Z">
        <w:r w:rsidRPr="00E244CD" w:rsidDel="0075022C">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dryad.871db)</w:t>
      </w:r>
      <w:ins w:id="1005" w:author="Editor" w:date="2020-10-29T09:45:00Z">
        <w:r w:rsidR="0093724D" w:rsidRPr="00E244CD">
          <w:rPr>
            <w:rFonts w:ascii="Times New Roman" w:eastAsia="Times New Roman" w:hAnsi="Times New Roman" w:cs="Times New Roman"/>
            <w:sz w:val="24"/>
            <w:szCs w:val="24"/>
          </w:rPr>
          <w:t>, and</w:t>
        </w:r>
      </w:ins>
      <w:del w:id="1006" w:author="Editor" w:date="2020-10-29T09:45:00Z">
        <w:r w:rsidRPr="00E244CD" w:rsidDel="0093724D">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del w:id="1007" w:author="Editor" w:date="2020-10-29T09:45:00Z">
        <w:r w:rsidRPr="00E244CD" w:rsidDel="0093724D">
          <w:rPr>
            <w:rFonts w:ascii="Times New Roman" w:eastAsia="Times New Roman" w:hAnsi="Times New Roman" w:cs="Times New Roman"/>
            <w:sz w:val="24"/>
            <w:szCs w:val="24"/>
          </w:rPr>
          <w:delText xml:space="preserve">We </w:delText>
        </w:r>
      </w:del>
      <w:ins w:id="1008" w:author="Editor" w:date="2020-10-29T09:45:00Z">
        <w:r w:rsidR="0093724D" w:rsidRPr="00E244CD">
          <w:rPr>
            <w:rFonts w:ascii="Times New Roman" w:eastAsia="Times New Roman" w:hAnsi="Times New Roman" w:cs="Times New Roman"/>
            <w:sz w:val="24"/>
            <w:szCs w:val="24"/>
          </w:rPr>
          <w:t xml:space="preserve">we </w:t>
        </w:r>
      </w:ins>
      <w:r w:rsidRPr="00E244CD">
        <w:rPr>
          <w:rFonts w:ascii="Times New Roman" w:eastAsia="Times New Roman" w:hAnsi="Times New Roman" w:cs="Times New Roman"/>
          <w:sz w:val="24"/>
          <w:szCs w:val="24"/>
        </w:rPr>
        <w:t>used 9</w:t>
      </w:r>
      <w:ins w:id="1009" w:author="Editor" w:date="2020-10-29T20:29:00Z">
        <w:r w:rsidR="002C09F6">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999 permutations for this </w:t>
      </w:r>
      <w:del w:id="1010" w:author="Editor" w:date="2020-10-29T20:29:00Z">
        <w:r w:rsidRPr="00E244CD" w:rsidDel="002C09F6">
          <w:rPr>
            <w:rFonts w:ascii="Times New Roman" w:eastAsia="Times New Roman" w:hAnsi="Times New Roman" w:cs="Times New Roman"/>
            <w:sz w:val="24"/>
            <w:szCs w:val="24"/>
          </w:rPr>
          <w:delText>application</w:delText>
        </w:r>
      </w:del>
      <w:ins w:id="1011" w:author="Editor" w:date="2020-10-29T20:29:00Z">
        <w:r w:rsidR="002C09F6">
          <w:rPr>
            <w:rFonts w:ascii="Times New Roman" w:eastAsia="Times New Roman" w:hAnsi="Times New Roman" w:cs="Times New Roman"/>
            <w:sz w:val="24"/>
            <w:szCs w:val="24"/>
          </w:rPr>
          <w:t>analysis</w:t>
        </w:r>
      </w:ins>
      <w:r w:rsidRPr="00E244CD">
        <w:rPr>
          <w:rFonts w:ascii="Times New Roman" w:eastAsia="Times New Roman" w:hAnsi="Times New Roman" w:cs="Times New Roman"/>
          <w:sz w:val="24"/>
          <w:szCs w:val="24"/>
        </w:rPr>
        <w:t>.</w:t>
      </w:r>
    </w:p>
    <w:p w14:paraId="6B2AF537" w14:textId="77777777" w:rsidR="00760250" w:rsidRPr="00E244CD" w:rsidRDefault="00760250">
      <w:pPr>
        <w:spacing w:after="0" w:line="480" w:lineRule="auto"/>
        <w:rPr>
          <w:rFonts w:ascii="Times New Roman" w:eastAsia="Times New Roman" w:hAnsi="Times New Roman" w:cs="Times New Roman"/>
          <w:sz w:val="24"/>
          <w:szCs w:val="24"/>
        </w:rPr>
        <w:pPrChange w:id="1012" w:author="Editor" w:date="2020-10-29T21:19:00Z">
          <w:pPr>
            <w:spacing w:before="240" w:after="240" w:line="480" w:lineRule="auto"/>
          </w:pPr>
        </w:pPrChange>
      </w:pPr>
    </w:p>
    <w:p w14:paraId="6A0E3417" w14:textId="77777777" w:rsidR="00760250" w:rsidRPr="00E244CD" w:rsidDel="004C3D58" w:rsidRDefault="00760250">
      <w:pPr>
        <w:pStyle w:val="Heading1"/>
        <w:rPr>
          <w:del w:id="1013" w:author="Editor" w:date="2020-10-26T23:56:00Z"/>
          <w:i/>
          <w:rPrChange w:id="1014" w:author="Editor" w:date="2020-10-29T13:10:00Z">
            <w:rPr>
              <w:del w:id="1015" w:author="Editor" w:date="2020-10-26T23:56:00Z"/>
            </w:rPr>
          </w:rPrChange>
        </w:rPr>
        <w:pPrChange w:id="1016" w:author="Editor" w:date="2020-10-29T21:19:00Z">
          <w:pPr>
            <w:spacing w:before="240" w:after="240" w:line="480" w:lineRule="auto"/>
          </w:pPr>
        </w:pPrChange>
      </w:pPr>
      <w:r w:rsidRPr="00E244CD">
        <w:t>RESULTS</w:t>
      </w:r>
    </w:p>
    <w:p w14:paraId="3DF152F6" w14:textId="56840DD8" w:rsidR="00760250" w:rsidRPr="00E244CD" w:rsidDel="00FF1AA4" w:rsidRDefault="00760250">
      <w:pPr>
        <w:pStyle w:val="Heading1"/>
        <w:rPr>
          <w:del w:id="1017" w:author="Editor" w:date="2020-10-29T13:10:00Z"/>
          <w:i/>
        </w:rPr>
        <w:pPrChange w:id="1018" w:author="Editor" w:date="2020-10-29T21:19:00Z">
          <w:pPr>
            <w:spacing w:before="240" w:after="240" w:line="480" w:lineRule="auto"/>
          </w:pPr>
        </w:pPrChange>
      </w:pPr>
    </w:p>
    <w:p w14:paraId="45E33CFF" w14:textId="77777777" w:rsidR="00FF1AA4" w:rsidRPr="00E244CD" w:rsidRDefault="00FF1AA4">
      <w:pPr>
        <w:pStyle w:val="Heading1"/>
        <w:rPr>
          <w:ins w:id="1019" w:author="Editor" w:date="2020-10-29T13:10:00Z"/>
        </w:rPr>
        <w:pPrChange w:id="1020" w:author="Editor" w:date="2020-10-29T21:19:00Z">
          <w:pPr>
            <w:spacing w:before="240" w:after="240" w:line="480" w:lineRule="auto"/>
          </w:pPr>
        </w:pPrChange>
      </w:pPr>
    </w:p>
    <w:p w14:paraId="6E0883D4" w14:textId="59091178" w:rsidR="00760250" w:rsidRPr="00E244CD" w:rsidRDefault="00760250">
      <w:pPr>
        <w:spacing w:after="0" w:line="480" w:lineRule="auto"/>
        <w:ind w:firstLine="720"/>
        <w:rPr>
          <w:rFonts w:ascii="Times New Roman" w:eastAsia="Times New Roman" w:hAnsi="Times New Roman" w:cs="Times New Roman"/>
          <w:sz w:val="24"/>
          <w:szCs w:val="24"/>
        </w:rPr>
        <w:pPrChange w:id="1021" w:author="Editor" w:date="2020-10-29T21:19:00Z">
          <w:pPr>
            <w:spacing w:before="240" w:after="240" w:line="480" w:lineRule="auto"/>
          </w:pPr>
        </w:pPrChange>
      </w:pPr>
      <w:r w:rsidRPr="00E244CD">
        <w:rPr>
          <w:rFonts w:ascii="Times New Roman" w:eastAsia="Times New Roman" w:hAnsi="Times New Roman" w:cs="Times New Roman"/>
          <w:sz w:val="24"/>
          <w:szCs w:val="24"/>
        </w:rPr>
        <w:t xml:space="preserve">We were able to translate the TBI framework to TGI by </w:t>
      </w:r>
      <w:del w:id="1022" w:author="Editor" w:date="2020-10-29T09:25:00Z">
        <w:r w:rsidRPr="00E244CD" w:rsidDel="0075022C">
          <w:rPr>
            <w:rFonts w:ascii="Times New Roman" w:eastAsia="Times New Roman" w:hAnsi="Times New Roman" w:cs="Times New Roman"/>
            <w:sz w:val="24"/>
            <w:szCs w:val="24"/>
          </w:rPr>
          <w:delText xml:space="preserve">accommodating </w:delText>
        </w:r>
      </w:del>
      <w:ins w:id="1023" w:author="Editor" w:date="2020-10-29T09:25:00Z">
        <w:r w:rsidR="0075022C" w:rsidRPr="00E244CD">
          <w:rPr>
            <w:rFonts w:ascii="Times New Roman" w:eastAsia="Times New Roman" w:hAnsi="Times New Roman" w:cs="Times New Roman"/>
            <w:sz w:val="24"/>
            <w:szCs w:val="24"/>
          </w:rPr>
          <w:t xml:space="preserve">adapting </w:t>
        </w:r>
      </w:ins>
      <w:r w:rsidRPr="00E244CD">
        <w:rPr>
          <w:rFonts w:ascii="Times New Roman" w:eastAsia="Times New Roman" w:hAnsi="Times New Roman" w:cs="Times New Roman"/>
          <w:sz w:val="24"/>
          <w:szCs w:val="24"/>
        </w:rPr>
        <w:t xml:space="preserve">it to the specific structure of genetic data. </w:t>
      </w:r>
      <w:ins w:id="1024" w:author="Editor" w:date="2020-10-29T09:25:00Z">
        <w:r w:rsidR="0075022C" w:rsidRPr="00E244CD">
          <w:rPr>
            <w:rFonts w:ascii="Times New Roman" w:eastAsia="Times New Roman" w:hAnsi="Times New Roman" w:cs="Times New Roman"/>
            <w:sz w:val="24"/>
            <w:szCs w:val="24"/>
          </w:rPr>
          <w:t>Results from a</w:t>
        </w:r>
      </w:ins>
      <w:ins w:id="1025" w:author="Editor" w:date="2020-10-29T09:26:00Z">
        <w:r w:rsidR="0075022C" w:rsidRPr="00E244CD">
          <w:rPr>
            <w:rFonts w:ascii="Times New Roman" w:eastAsia="Times New Roman" w:hAnsi="Times New Roman" w:cs="Times New Roman"/>
            <w:sz w:val="24"/>
            <w:szCs w:val="24"/>
          </w:rPr>
          <w:t xml:space="preserve"> wide array of simulations suggest</w:t>
        </w:r>
      </w:ins>
      <w:ins w:id="1026" w:author="Editor" w:date="2020-10-30T00:02:00Z">
        <w:r w:rsidR="00B751B5">
          <w:rPr>
            <w:rFonts w:ascii="Times New Roman" w:eastAsia="Times New Roman" w:hAnsi="Times New Roman" w:cs="Times New Roman"/>
            <w:sz w:val="24"/>
            <w:szCs w:val="24"/>
          </w:rPr>
          <w:t>ed</w:t>
        </w:r>
      </w:ins>
      <w:ins w:id="1027" w:author="Editor" w:date="2020-10-29T09:26:00Z">
        <w:r w:rsidR="0075022C" w:rsidRPr="00E244CD">
          <w:rPr>
            <w:rFonts w:ascii="Times New Roman" w:eastAsia="Times New Roman" w:hAnsi="Times New Roman" w:cs="Times New Roman"/>
            <w:sz w:val="24"/>
            <w:szCs w:val="24"/>
          </w:rPr>
          <w:t xml:space="preserve"> that </w:t>
        </w:r>
      </w:ins>
      <w:r w:rsidRPr="00E244CD">
        <w:rPr>
          <w:rFonts w:ascii="Times New Roman" w:eastAsia="Times New Roman" w:hAnsi="Times New Roman" w:cs="Times New Roman"/>
          <w:sz w:val="24"/>
          <w:szCs w:val="24"/>
        </w:rPr>
        <w:t xml:space="preserve">TGI </w:t>
      </w:r>
      <w:del w:id="1028" w:author="Editor" w:date="2020-10-29T13:00:00Z">
        <w:r w:rsidRPr="00E244CD" w:rsidDel="002826FE">
          <w:rPr>
            <w:rFonts w:ascii="Times New Roman" w:eastAsia="Times New Roman" w:hAnsi="Times New Roman" w:cs="Times New Roman"/>
            <w:sz w:val="24"/>
            <w:szCs w:val="24"/>
          </w:rPr>
          <w:delText>provided good and stable performance</w:delText>
        </w:r>
      </w:del>
      <w:ins w:id="1029" w:author="Editor" w:date="2020-10-29T13:00:00Z">
        <w:r w:rsidR="002826FE" w:rsidRPr="00E244CD">
          <w:rPr>
            <w:rFonts w:ascii="Times New Roman" w:eastAsia="Times New Roman" w:hAnsi="Times New Roman" w:cs="Times New Roman"/>
            <w:sz w:val="24"/>
            <w:szCs w:val="24"/>
          </w:rPr>
          <w:t xml:space="preserve">could </w:t>
        </w:r>
        <w:commentRangeStart w:id="1030"/>
        <w:r w:rsidR="002826FE" w:rsidRPr="00E244CD">
          <w:rPr>
            <w:rFonts w:ascii="Times New Roman" w:eastAsia="Times New Roman" w:hAnsi="Times New Roman" w:cs="Times New Roman"/>
            <w:sz w:val="24"/>
            <w:szCs w:val="24"/>
          </w:rPr>
          <w:t>consistently and accurately identify populations that have experienced a demographic event</w:t>
        </w:r>
        <w:commentRangeEnd w:id="1030"/>
        <w:r w:rsidR="002826FE" w:rsidRPr="00E244CD">
          <w:rPr>
            <w:rStyle w:val="CommentReference"/>
          </w:rPr>
          <w:commentReference w:id="1030"/>
        </w:r>
      </w:ins>
      <w:del w:id="1031" w:author="Editor" w:date="2020-10-29T09:26:00Z">
        <w:r w:rsidRPr="00E244CD" w:rsidDel="00766D58">
          <w:rPr>
            <w:rFonts w:ascii="Times New Roman" w:eastAsia="Times New Roman" w:hAnsi="Times New Roman" w:cs="Times New Roman"/>
            <w:sz w:val="24"/>
            <w:szCs w:val="24"/>
          </w:rPr>
          <w:delText xml:space="preserve"> according to the analyses of a wide array of simulations</w:delText>
        </w:r>
      </w:del>
      <w:r w:rsidRPr="00E244CD">
        <w:rPr>
          <w:rFonts w:ascii="Times New Roman" w:eastAsia="Times New Roman" w:hAnsi="Times New Roman" w:cs="Times New Roman"/>
          <w:sz w:val="24"/>
          <w:szCs w:val="24"/>
        </w:rPr>
        <w:t xml:space="preserve">. </w:t>
      </w:r>
      <w:commentRangeStart w:id="1032"/>
      <w:r w:rsidRPr="00E244CD">
        <w:rPr>
          <w:rFonts w:ascii="Times New Roman" w:eastAsia="Times New Roman" w:hAnsi="Times New Roman" w:cs="Times New Roman"/>
          <w:sz w:val="24"/>
          <w:szCs w:val="24"/>
        </w:rPr>
        <w:t>Although</w:t>
      </w:r>
      <w:commentRangeEnd w:id="1032"/>
      <w:r w:rsidR="00E073E3">
        <w:rPr>
          <w:rStyle w:val="CommentReference"/>
        </w:rPr>
        <w:commentReference w:id="1032"/>
      </w:r>
      <w:r w:rsidRPr="00E244CD">
        <w:rPr>
          <w:rFonts w:ascii="Times New Roman" w:eastAsia="Times New Roman" w:hAnsi="Times New Roman" w:cs="Times New Roman"/>
          <w:sz w:val="24"/>
          <w:szCs w:val="24"/>
        </w:rPr>
        <w:t xml:space="preserve"> </w:t>
      </w:r>
      <w:ins w:id="1033" w:author="Editor" w:date="2020-10-29T09:26:00Z">
        <w:r w:rsidR="00766D58" w:rsidRPr="00E244CD">
          <w:rPr>
            <w:rFonts w:ascii="Times New Roman" w:eastAsia="Times New Roman" w:hAnsi="Times New Roman" w:cs="Times New Roman"/>
            <w:sz w:val="24"/>
            <w:szCs w:val="24"/>
          </w:rPr>
          <w:t xml:space="preserve">our </w:t>
        </w:r>
      </w:ins>
      <w:r w:rsidRPr="00E244CD">
        <w:rPr>
          <w:rFonts w:ascii="Times New Roman" w:eastAsia="Times New Roman" w:hAnsi="Times New Roman" w:cs="Times New Roman"/>
          <w:sz w:val="24"/>
          <w:szCs w:val="24"/>
        </w:rPr>
        <w:t xml:space="preserve">results support </w:t>
      </w:r>
      <w:del w:id="1034" w:author="Editor" w:date="2020-10-29T13:01:00Z">
        <w:r w:rsidRPr="00E244CD" w:rsidDel="002826FE">
          <w:rPr>
            <w:rFonts w:ascii="Times New Roman" w:eastAsia="Times New Roman" w:hAnsi="Times New Roman" w:cs="Times New Roman"/>
            <w:sz w:val="24"/>
            <w:szCs w:val="24"/>
          </w:rPr>
          <w:delText xml:space="preserve">its </w:delText>
        </w:r>
      </w:del>
      <w:ins w:id="1035" w:author="Editor" w:date="2020-10-29T13:01:00Z">
        <w:r w:rsidR="002826FE" w:rsidRPr="00E244CD">
          <w:rPr>
            <w:rFonts w:ascii="Times New Roman" w:eastAsia="Times New Roman" w:hAnsi="Times New Roman" w:cs="Times New Roman"/>
            <w:sz w:val="24"/>
            <w:szCs w:val="24"/>
          </w:rPr>
          <w:t xml:space="preserve">the general </w:t>
        </w:r>
      </w:ins>
      <w:r w:rsidRPr="00E244CD">
        <w:rPr>
          <w:rFonts w:ascii="Times New Roman" w:eastAsia="Times New Roman" w:hAnsi="Times New Roman" w:cs="Times New Roman"/>
          <w:sz w:val="24"/>
          <w:szCs w:val="24"/>
        </w:rPr>
        <w:t xml:space="preserve">efficacy </w:t>
      </w:r>
      <w:ins w:id="1036" w:author="Editor" w:date="2020-10-29T13:01:00Z">
        <w:r w:rsidR="002826FE" w:rsidRPr="00E244CD">
          <w:rPr>
            <w:rFonts w:ascii="Times New Roman" w:eastAsia="Times New Roman" w:hAnsi="Times New Roman" w:cs="Times New Roman"/>
            <w:sz w:val="24"/>
            <w:szCs w:val="24"/>
          </w:rPr>
          <w:t xml:space="preserve">of TGI </w:t>
        </w:r>
      </w:ins>
      <w:r w:rsidRPr="00E244CD">
        <w:rPr>
          <w:rFonts w:ascii="Times New Roman" w:eastAsia="Times New Roman" w:hAnsi="Times New Roman" w:cs="Times New Roman"/>
          <w:sz w:val="24"/>
          <w:szCs w:val="24"/>
        </w:rPr>
        <w:t xml:space="preserve">and warrant </w:t>
      </w:r>
      <w:del w:id="1037" w:author="Editor" w:date="2020-10-29T13:01:00Z">
        <w:r w:rsidRPr="00E244CD" w:rsidDel="002826FE">
          <w:rPr>
            <w:rFonts w:ascii="Times New Roman" w:eastAsia="Times New Roman" w:hAnsi="Times New Roman" w:cs="Times New Roman"/>
            <w:sz w:val="24"/>
            <w:szCs w:val="24"/>
          </w:rPr>
          <w:delText xml:space="preserve">the </w:delText>
        </w:r>
      </w:del>
      <w:ins w:id="1038" w:author="Editor" w:date="2020-10-29T13:01:00Z">
        <w:r w:rsidR="002826FE" w:rsidRPr="00E244CD">
          <w:rPr>
            <w:rFonts w:ascii="Times New Roman" w:eastAsia="Times New Roman" w:hAnsi="Times New Roman" w:cs="Times New Roman"/>
            <w:sz w:val="24"/>
            <w:szCs w:val="24"/>
          </w:rPr>
          <w:t xml:space="preserve">its </w:t>
        </w:r>
      </w:ins>
      <w:r w:rsidRPr="00E244CD">
        <w:rPr>
          <w:rFonts w:ascii="Times New Roman" w:eastAsia="Times New Roman" w:hAnsi="Times New Roman" w:cs="Times New Roman"/>
          <w:sz w:val="24"/>
          <w:szCs w:val="24"/>
        </w:rPr>
        <w:t xml:space="preserve">use </w:t>
      </w:r>
      <w:del w:id="1039" w:author="Editor" w:date="2020-10-29T13:01:00Z">
        <w:r w:rsidRPr="00E244CD" w:rsidDel="002826FE">
          <w:rPr>
            <w:rFonts w:ascii="Times New Roman" w:eastAsia="Times New Roman" w:hAnsi="Times New Roman" w:cs="Times New Roman"/>
            <w:sz w:val="24"/>
            <w:szCs w:val="24"/>
          </w:rPr>
          <w:delText xml:space="preserve">of TGI </w:delText>
        </w:r>
      </w:del>
      <w:r w:rsidRPr="00E244CD">
        <w:rPr>
          <w:rFonts w:ascii="Times New Roman" w:eastAsia="Times New Roman" w:hAnsi="Times New Roman" w:cs="Times New Roman"/>
          <w:sz w:val="24"/>
          <w:szCs w:val="24"/>
        </w:rPr>
        <w:t xml:space="preserve">on empirical datasets, </w:t>
      </w:r>
      <w:del w:id="1040" w:author="Editor" w:date="2020-10-29T20:32:00Z">
        <w:r w:rsidRPr="00E244CD" w:rsidDel="00E073E3">
          <w:rPr>
            <w:rFonts w:ascii="Times New Roman" w:eastAsia="Times New Roman" w:hAnsi="Times New Roman" w:cs="Times New Roman"/>
            <w:sz w:val="24"/>
            <w:szCs w:val="24"/>
          </w:rPr>
          <w:delText>there are a few specific results to consider, especially</w:delText>
        </w:r>
      </w:del>
      <w:ins w:id="1041" w:author="Editor" w:date="2020-10-29T20:32:00Z">
        <w:r w:rsidR="00E073E3">
          <w:rPr>
            <w:rFonts w:ascii="Times New Roman" w:eastAsia="Times New Roman" w:hAnsi="Times New Roman" w:cs="Times New Roman"/>
            <w:sz w:val="24"/>
            <w:szCs w:val="24"/>
          </w:rPr>
          <w:t>we noted that the accuracy of TGI</w:t>
        </w:r>
      </w:ins>
      <w:r w:rsidRPr="00E244CD">
        <w:rPr>
          <w:rFonts w:ascii="Times New Roman" w:eastAsia="Times New Roman" w:hAnsi="Times New Roman" w:cs="Times New Roman"/>
          <w:sz w:val="24"/>
          <w:szCs w:val="24"/>
        </w:rPr>
        <w:t xml:space="preserve"> </w:t>
      </w:r>
      <w:ins w:id="1042" w:author="Editor" w:date="2020-10-29T20:32:00Z">
        <w:r w:rsidR="00E073E3">
          <w:rPr>
            <w:rFonts w:ascii="Times New Roman" w:eastAsia="Times New Roman" w:hAnsi="Times New Roman" w:cs="Times New Roman"/>
            <w:sz w:val="24"/>
            <w:szCs w:val="24"/>
          </w:rPr>
          <w:t xml:space="preserve">varied </w:t>
        </w:r>
      </w:ins>
      <w:del w:id="1043" w:author="Editor" w:date="2020-10-29T20:32:00Z">
        <w:r w:rsidRPr="00E244CD" w:rsidDel="00E073E3">
          <w:rPr>
            <w:rFonts w:ascii="Times New Roman" w:eastAsia="Times New Roman" w:hAnsi="Times New Roman" w:cs="Times New Roman"/>
            <w:sz w:val="24"/>
            <w:szCs w:val="24"/>
          </w:rPr>
          <w:delText>related to</w:delText>
        </w:r>
      </w:del>
      <w:ins w:id="1044" w:author="Editor" w:date="2020-10-29T20:32:00Z">
        <w:r w:rsidR="00E073E3">
          <w:rPr>
            <w:rFonts w:ascii="Times New Roman" w:eastAsia="Times New Roman" w:hAnsi="Times New Roman" w:cs="Times New Roman"/>
            <w:sz w:val="24"/>
            <w:szCs w:val="24"/>
          </w:rPr>
          <w:t>in relation to</w:t>
        </w:r>
      </w:ins>
      <w:r w:rsidRPr="00E244CD">
        <w:rPr>
          <w:rFonts w:ascii="Times New Roman" w:eastAsia="Times New Roman" w:hAnsi="Times New Roman" w:cs="Times New Roman"/>
          <w:sz w:val="24"/>
          <w:szCs w:val="24"/>
        </w:rPr>
        <w:t xml:space="preserve"> </w:t>
      </w:r>
      <w:ins w:id="1045" w:author="Editor" w:date="2020-10-29T20:33:00Z">
        <w:r w:rsidR="00E073E3">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dispersal</w:t>
      </w:r>
      <w:ins w:id="1046" w:author="Editor" w:date="2020-10-29T20:32:00Z">
        <w:r w:rsidR="00E073E3">
          <w:rPr>
            <w:rFonts w:ascii="Times New Roman" w:eastAsia="Times New Roman" w:hAnsi="Times New Roman" w:cs="Times New Roman"/>
            <w:sz w:val="24"/>
            <w:szCs w:val="24"/>
          </w:rPr>
          <w:t xml:space="preserve"> capacity</w:t>
        </w:r>
      </w:ins>
      <w:ins w:id="1047" w:author="Editor" w:date="2020-10-29T20:33:00Z">
        <w:r w:rsidR="00E073E3">
          <w:rPr>
            <w:rFonts w:ascii="Times New Roman" w:eastAsia="Times New Roman" w:hAnsi="Times New Roman" w:cs="Times New Roman"/>
            <w:sz w:val="24"/>
            <w:szCs w:val="24"/>
          </w:rPr>
          <w:t xml:space="preserve"> of the population</w:t>
        </w:r>
      </w:ins>
      <w:r w:rsidRPr="00E244CD">
        <w:rPr>
          <w:rFonts w:ascii="Times New Roman" w:eastAsia="Times New Roman" w:hAnsi="Times New Roman" w:cs="Times New Roman"/>
          <w:sz w:val="24"/>
          <w:szCs w:val="24"/>
        </w:rPr>
        <w:t xml:space="preserve">, </w:t>
      </w:r>
      <w:ins w:id="1048" w:author="Editor" w:date="2020-10-29T20:33:00Z">
        <w:r w:rsidR="00E073E3">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 xml:space="preserve">spatial extent of the demographic event producing the genetic change, and </w:t>
      </w:r>
      <w:ins w:id="1049" w:author="Editor" w:date="2020-10-29T20:33:00Z">
        <w:r w:rsidR="00E073E3">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 xml:space="preserve">time </w:t>
      </w:r>
      <w:del w:id="1050" w:author="Editor" w:date="2020-10-29T20:33:00Z">
        <w:r w:rsidRPr="00E244CD" w:rsidDel="00E073E3">
          <w:rPr>
            <w:rFonts w:ascii="Times New Roman" w:eastAsia="Times New Roman" w:hAnsi="Times New Roman" w:cs="Times New Roman"/>
            <w:sz w:val="24"/>
            <w:szCs w:val="24"/>
          </w:rPr>
          <w:delText xml:space="preserve">lag </w:delText>
        </w:r>
      </w:del>
      <w:ins w:id="1051" w:author="Editor" w:date="2020-10-29T20:33:00Z">
        <w:r w:rsidR="00E073E3">
          <w:rPr>
            <w:rFonts w:ascii="Times New Roman" w:eastAsia="Times New Roman" w:hAnsi="Times New Roman" w:cs="Times New Roman"/>
            <w:sz w:val="24"/>
            <w:szCs w:val="24"/>
          </w:rPr>
          <w:t>difference</w:t>
        </w:r>
        <w:r w:rsidR="00E073E3"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between sampling and </w:t>
      </w:r>
      <w:ins w:id="1052" w:author="Editor" w:date="2020-10-29T20:33:00Z">
        <w:r w:rsidR="00E073E3">
          <w:rPr>
            <w:rFonts w:ascii="Times New Roman" w:eastAsia="Times New Roman" w:hAnsi="Times New Roman" w:cs="Times New Roman"/>
            <w:sz w:val="24"/>
            <w:szCs w:val="24"/>
          </w:rPr>
          <w:t xml:space="preserve">the </w:t>
        </w:r>
      </w:ins>
      <w:ins w:id="1053" w:author="Editor" w:date="2020-10-29T20:34:00Z">
        <w:r w:rsidR="00E073E3">
          <w:rPr>
            <w:rFonts w:ascii="Times New Roman" w:eastAsia="Times New Roman" w:hAnsi="Times New Roman" w:cs="Times New Roman"/>
            <w:sz w:val="24"/>
            <w:szCs w:val="24"/>
          </w:rPr>
          <w:t xml:space="preserve">demographic </w:t>
        </w:r>
      </w:ins>
      <w:r w:rsidRPr="00E244CD">
        <w:rPr>
          <w:rFonts w:ascii="Times New Roman" w:eastAsia="Times New Roman" w:hAnsi="Times New Roman" w:cs="Times New Roman"/>
          <w:sz w:val="24"/>
          <w:szCs w:val="24"/>
        </w:rPr>
        <w:t>event</w:t>
      </w:r>
      <w:ins w:id="1054" w:author="Editor" w:date="2020-10-29T20:33:00Z">
        <w:r w:rsidR="00E073E3">
          <w:rPr>
            <w:rFonts w:ascii="Times New Roman" w:eastAsia="Times New Roman" w:hAnsi="Times New Roman" w:cs="Times New Roman"/>
            <w:sz w:val="24"/>
            <w:szCs w:val="24"/>
          </w:rPr>
          <w:t>.</w:t>
        </w:r>
      </w:ins>
      <w:del w:id="1055" w:author="Editor" w:date="2020-10-29T20:33:00Z">
        <w:r w:rsidRPr="00E244CD" w:rsidDel="00E073E3">
          <w:rPr>
            <w:rFonts w:ascii="Times New Roman" w:eastAsia="Times New Roman" w:hAnsi="Times New Roman" w:cs="Times New Roman"/>
            <w:sz w:val="24"/>
            <w:szCs w:val="24"/>
          </w:rPr>
          <w:delText>.</w:delText>
        </w:r>
      </w:del>
    </w:p>
    <w:p w14:paraId="57B63B66" w14:textId="77777777" w:rsidR="00760250" w:rsidRPr="00E244CD" w:rsidRDefault="00760250">
      <w:pPr>
        <w:spacing w:after="0" w:line="480" w:lineRule="auto"/>
        <w:rPr>
          <w:rFonts w:ascii="Times New Roman" w:eastAsia="Times New Roman" w:hAnsi="Times New Roman" w:cs="Times New Roman"/>
          <w:sz w:val="24"/>
          <w:szCs w:val="24"/>
        </w:rPr>
        <w:pPrChange w:id="1056" w:author="Editor" w:date="2020-10-29T21:19:00Z">
          <w:pPr>
            <w:spacing w:before="240" w:after="240" w:line="480" w:lineRule="auto"/>
          </w:pPr>
        </w:pPrChange>
      </w:pPr>
    </w:p>
    <w:p w14:paraId="05119ABD" w14:textId="77777777" w:rsidR="00760250" w:rsidRPr="00E244CD" w:rsidRDefault="00760250">
      <w:pPr>
        <w:pStyle w:val="Heading2"/>
        <w:pPrChange w:id="1057" w:author="Editor" w:date="2020-10-29T21:19:00Z">
          <w:pPr>
            <w:spacing w:before="240" w:after="240" w:line="480" w:lineRule="auto"/>
          </w:pPr>
        </w:pPrChange>
      </w:pPr>
      <w:r w:rsidRPr="00E244CD">
        <w:rPr>
          <w:lang w:val="en-US"/>
        </w:rPr>
        <w:t xml:space="preserve">Dispersal </w:t>
      </w:r>
    </w:p>
    <w:p w14:paraId="0F6A009B" w14:textId="0FBC8C58" w:rsidR="00760250" w:rsidRPr="00E244CD" w:rsidRDefault="00760250">
      <w:pPr>
        <w:spacing w:after="0" w:line="480" w:lineRule="auto"/>
        <w:ind w:firstLine="720"/>
        <w:rPr>
          <w:rFonts w:ascii="Times New Roman" w:eastAsia="Times New Roman" w:hAnsi="Times New Roman" w:cs="Times New Roman"/>
          <w:sz w:val="24"/>
          <w:szCs w:val="24"/>
        </w:rPr>
        <w:pPrChange w:id="1058" w:author="Editor" w:date="2020-10-29T21:19:00Z">
          <w:pPr>
            <w:spacing w:before="240" w:after="240" w:line="480" w:lineRule="auto"/>
          </w:pPr>
        </w:pPrChange>
      </w:pPr>
      <w:del w:id="1059" w:author="Editor" w:date="2020-10-29T09:27:00Z">
        <w:r w:rsidRPr="00E244CD" w:rsidDel="00766D58">
          <w:rPr>
            <w:rFonts w:ascii="Times New Roman" w:eastAsia="Times New Roman" w:hAnsi="Times New Roman" w:cs="Times New Roman"/>
            <w:sz w:val="24"/>
            <w:szCs w:val="24"/>
          </w:rPr>
          <w:delText>As hypothesized, d</w:delText>
        </w:r>
      </w:del>
      <w:ins w:id="1060" w:author="Editor" w:date="2020-10-29T09:27:00Z">
        <w:r w:rsidR="00766D58" w:rsidRPr="00E244CD">
          <w:rPr>
            <w:rFonts w:ascii="Times New Roman" w:eastAsia="Times New Roman" w:hAnsi="Times New Roman" w:cs="Times New Roman"/>
            <w:sz w:val="24"/>
            <w:szCs w:val="24"/>
          </w:rPr>
          <w:t>D</w:t>
        </w:r>
      </w:ins>
      <w:r w:rsidRPr="00E244CD">
        <w:rPr>
          <w:rFonts w:ascii="Times New Roman" w:eastAsia="Times New Roman" w:hAnsi="Times New Roman" w:cs="Times New Roman"/>
          <w:sz w:val="24"/>
          <w:szCs w:val="24"/>
        </w:rPr>
        <w:t>ispersal capacity influenced our ability to detect temporal changes in genetic diversity</w:t>
      </w:r>
      <w:del w:id="1061" w:author="Editor" w:date="2020-10-29T09:26:00Z">
        <w:r w:rsidRPr="00E244CD" w:rsidDel="00766D58">
          <w:rPr>
            <w:rFonts w:ascii="Times New Roman" w:eastAsia="Times New Roman" w:hAnsi="Times New Roman" w:cs="Times New Roman"/>
            <w:sz w:val="24"/>
            <w:szCs w:val="24"/>
          </w:rPr>
          <w:delText xml:space="preserve">. </w:delText>
        </w:r>
      </w:del>
      <w:ins w:id="1062" w:author="Editor" w:date="2020-10-29T09:26:00Z">
        <w:r w:rsidR="00766D58" w:rsidRPr="00E244CD">
          <w:rPr>
            <w:rFonts w:ascii="Times New Roman" w:eastAsia="Times New Roman" w:hAnsi="Times New Roman" w:cs="Times New Roman"/>
            <w:sz w:val="24"/>
            <w:szCs w:val="24"/>
          </w:rPr>
          <w:t xml:space="preserve">, as </w:t>
        </w:r>
      </w:ins>
      <w:ins w:id="1063" w:author="Editor" w:date="2020-10-29T09:27:00Z">
        <w:r w:rsidR="00766D58" w:rsidRPr="00E244CD">
          <w:rPr>
            <w:rFonts w:ascii="Times New Roman" w:eastAsia="Times New Roman" w:hAnsi="Times New Roman" w:cs="Times New Roman"/>
            <w:sz w:val="24"/>
            <w:szCs w:val="24"/>
          </w:rPr>
          <w:t>t</w:t>
        </w:r>
      </w:ins>
      <w:ins w:id="1064" w:author="Editor" w:date="2020-10-29T09:26:00Z">
        <w:r w:rsidR="00766D58" w:rsidRPr="00E244CD">
          <w:rPr>
            <w:rFonts w:ascii="Times New Roman" w:eastAsia="Times New Roman" w:hAnsi="Times New Roman" w:cs="Times New Roman"/>
            <w:sz w:val="24"/>
            <w:szCs w:val="24"/>
          </w:rPr>
          <w:t xml:space="preserve">he </w:t>
        </w:r>
      </w:ins>
      <w:r w:rsidRPr="00E244CD">
        <w:rPr>
          <w:rFonts w:ascii="Times New Roman" w:eastAsia="Times New Roman" w:hAnsi="Times New Roman" w:cs="Times New Roman"/>
          <w:sz w:val="24"/>
          <w:szCs w:val="24"/>
        </w:rPr>
        <w:t xml:space="preserve">FNR generally increased with dispersal intensity (Fig. 3). </w:t>
      </w:r>
      <w:ins w:id="1065" w:author="Editor" w:date="2020-10-29T13:02:00Z">
        <w:r w:rsidR="002826FE" w:rsidRPr="00E244CD">
          <w:rPr>
            <w:rFonts w:ascii="Times New Roman" w:eastAsia="Times New Roman" w:hAnsi="Times New Roman" w:cs="Times New Roman"/>
            <w:sz w:val="24"/>
            <w:szCs w:val="24"/>
          </w:rPr>
          <w:t xml:space="preserve">However, </w:t>
        </w:r>
      </w:ins>
      <w:del w:id="1066" w:author="Editor" w:date="2020-10-29T13:02:00Z">
        <w:r w:rsidRPr="00E244CD" w:rsidDel="002826FE">
          <w:rPr>
            <w:rFonts w:ascii="Times New Roman" w:eastAsia="Times New Roman" w:hAnsi="Times New Roman" w:cs="Times New Roman"/>
            <w:sz w:val="24"/>
            <w:szCs w:val="24"/>
          </w:rPr>
          <w:delText xml:space="preserve">Results </w:delText>
        </w:r>
      </w:del>
      <w:del w:id="1067" w:author="Editor" w:date="2020-10-29T13:03:00Z">
        <w:r w:rsidRPr="00E244CD" w:rsidDel="002826FE">
          <w:rPr>
            <w:rFonts w:ascii="Times New Roman" w:eastAsia="Times New Roman" w:hAnsi="Times New Roman" w:cs="Times New Roman"/>
            <w:sz w:val="24"/>
            <w:szCs w:val="24"/>
          </w:rPr>
          <w:delText xml:space="preserve">were generally satisfying and encouraging for the use of TGI as </w:delText>
        </w:r>
      </w:del>
      <w:r w:rsidRPr="00E244CD">
        <w:rPr>
          <w:rFonts w:ascii="Times New Roman" w:eastAsia="Times New Roman" w:hAnsi="Times New Roman" w:cs="Times New Roman"/>
          <w:sz w:val="24"/>
          <w:szCs w:val="24"/>
        </w:rPr>
        <w:t xml:space="preserve">only one scenario (H3; Table 1) exhibited </w:t>
      </w:r>
      <w:ins w:id="1068" w:author="Editor" w:date="2020-10-29T13:04:00Z">
        <w:r w:rsidR="002826FE" w:rsidRPr="00E244CD">
          <w:rPr>
            <w:rFonts w:ascii="Times New Roman" w:eastAsia="Times New Roman" w:hAnsi="Times New Roman" w:cs="Times New Roman"/>
            <w:sz w:val="24"/>
            <w:szCs w:val="24"/>
          </w:rPr>
          <w:t xml:space="preserve">FNR </w:t>
        </w:r>
      </w:ins>
      <w:r w:rsidRPr="00E244CD">
        <w:rPr>
          <w:rFonts w:ascii="Times New Roman" w:eastAsia="Times New Roman" w:hAnsi="Times New Roman" w:cs="Times New Roman"/>
          <w:sz w:val="24"/>
          <w:szCs w:val="24"/>
        </w:rPr>
        <w:t xml:space="preserve">values above a very conservative </w:t>
      </w:r>
      <w:del w:id="1069" w:author="Editor" w:date="2020-10-29T13:04:00Z">
        <w:r w:rsidRPr="00E244CD" w:rsidDel="002826FE">
          <w:rPr>
            <w:rFonts w:ascii="Times New Roman" w:eastAsia="Times New Roman" w:hAnsi="Times New Roman" w:cs="Times New Roman"/>
            <w:sz w:val="24"/>
            <w:szCs w:val="24"/>
          </w:rPr>
          <w:delText xml:space="preserve">FNR </w:delText>
        </w:r>
      </w:del>
      <w:r w:rsidRPr="00E244CD">
        <w:rPr>
          <w:rFonts w:ascii="Times New Roman" w:eastAsia="Times New Roman" w:hAnsi="Times New Roman" w:cs="Times New Roman"/>
          <w:sz w:val="24"/>
          <w:szCs w:val="24"/>
        </w:rPr>
        <w:t>limit of 1%, regardless of the p-value threshold used (Fig. 3</w:t>
      </w:r>
      <w:del w:id="1070" w:author="Editor" w:date="2020-10-29T13:03:00Z">
        <w:r w:rsidRPr="00E244CD" w:rsidDel="002826FE">
          <w:rPr>
            <w:rFonts w:ascii="Times New Roman" w:eastAsia="Times New Roman" w:hAnsi="Times New Roman" w:cs="Times New Roman"/>
            <w:sz w:val="24"/>
            <w:szCs w:val="24"/>
          </w:rPr>
          <w:delText xml:space="preserve">). </w:delText>
        </w:r>
      </w:del>
      <w:ins w:id="1071" w:author="Editor" w:date="2020-10-29T13:03:00Z">
        <w:r w:rsidR="002826FE" w:rsidRPr="00E244CD">
          <w:rPr>
            <w:rFonts w:ascii="Times New Roman" w:eastAsia="Times New Roman" w:hAnsi="Times New Roman" w:cs="Times New Roman"/>
            <w:sz w:val="24"/>
            <w:szCs w:val="24"/>
          </w:rPr>
          <w:t xml:space="preserve">). </w:t>
        </w:r>
      </w:ins>
      <w:del w:id="1072" w:author="Editor" w:date="2020-10-29T09:27:00Z">
        <w:r w:rsidRPr="00E244CD" w:rsidDel="00766D58">
          <w:rPr>
            <w:rFonts w:ascii="Times New Roman" w:eastAsia="Times New Roman" w:hAnsi="Times New Roman" w:cs="Times New Roman"/>
            <w:sz w:val="24"/>
            <w:szCs w:val="24"/>
          </w:rPr>
          <w:delText xml:space="preserve">Among </w:delText>
        </w:r>
      </w:del>
      <w:ins w:id="1073" w:author="Editor" w:date="2020-10-29T09:27:00Z">
        <w:r w:rsidR="00766D58" w:rsidRPr="00E244CD">
          <w:rPr>
            <w:rFonts w:ascii="Times New Roman" w:eastAsia="Times New Roman" w:hAnsi="Times New Roman" w:cs="Times New Roman"/>
            <w:sz w:val="24"/>
            <w:szCs w:val="24"/>
          </w:rPr>
          <w:t xml:space="preserve">Of </w:t>
        </w:r>
      </w:ins>
      <w:r w:rsidRPr="00E244CD">
        <w:rPr>
          <w:rFonts w:ascii="Times New Roman" w:eastAsia="Times New Roman" w:hAnsi="Times New Roman" w:cs="Times New Roman"/>
          <w:sz w:val="24"/>
          <w:szCs w:val="24"/>
        </w:rPr>
        <w:t xml:space="preserve">the four scenarios </w:t>
      </w:r>
      <w:ins w:id="1074" w:author="Editor" w:date="2020-10-29T09:28:00Z">
        <w:r w:rsidR="00766D58" w:rsidRPr="00E244CD">
          <w:rPr>
            <w:rFonts w:ascii="Times New Roman" w:eastAsia="Times New Roman" w:hAnsi="Times New Roman" w:cs="Times New Roman"/>
            <w:sz w:val="24"/>
            <w:szCs w:val="24"/>
          </w:rPr>
          <w:t xml:space="preserve">that </w:t>
        </w:r>
      </w:ins>
      <w:del w:id="1075" w:author="Editor" w:date="2020-10-29T09:28:00Z">
        <w:r w:rsidRPr="00E244CD" w:rsidDel="00766D58">
          <w:rPr>
            <w:rFonts w:ascii="Times New Roman" w:eastAsia="Times New Roman" w:hAnsi="Times New Roman" w:cs="Times New Roman"/>
            <w:sz w:val="24"/>
            <w:szCs w:val="24"/>
          </w:rPr>
          <w:delText>never reaching an</w:delText>
        </w:r>
      </w:del>
      <w:ins w:id="1076" w:author="Editor" w:date="2020-10-29T09:28:00Z">
        <w:r w:rsidR="00766D58" w:rsidRPr="00E244CD">
          <w:rPr>
            <w:rFonts w:ascii="Times New Roman" w:eastAsia="Times New Roman" w:hAnsi="Times New Roman" w:cs="Times New Roman"/>
            <w:sz w:val="24"/>
            <w:szCs w:val="24"/>
          </w:rPr>
          <w:t>did not achieve an</w:t>
        </w:r>
      </w:ins>
      <w:r w:rsidRPr="00E244CD">
        <w:rPr>
          <w:rFonts w:ascii="Times New Roman" w:eastAsia="Times New Roman" w:hAnsi="Times New Roman" w:cs="Times New Roman"/>
          <w:sz w:val="24"/>
          <w:szCs w:val="24"/>
        </w:rPr>
        <w:t xml:space="preserve"> average FNR of 0 (L3, M3, H2, </w:t>
      </w:r>
      <w:ins w:id="1077" w:author="Editor" w:date="2020-10-29T13:04:00Z">
        <w:r w:rsidR="002826FE" w:rsidRPr="00E244CD">
          <w:rPr>
            <w:rFonts w:ascii="Times New Roman" w:eastAsia="Times New Roman" w:hAnsi="Times New Roman" w:cs="Times New Roman"/>
            <w:sz w:val="24"/>
            <w:szCs w:val="24"/>
          </w:rPr>
          <w:t xml:space="preserve">and </w:t>
        </w:r>
      </w:ins>
      <w:r w:rsidRPr="00E244CD">
        <w:rPr>
          <w:rFonts w:ascii="Times New Roman" w:eastAsia="Times New Roman" w:hAnsi="Times New Roman" w:cs="Times New Roman"/>
          <w:sz w:val="24"/>
          <w:szCs w:val="24"/>
        </w:rPr>
        <w:t xml:space="preserve">H3), two involved high dispersal. </w:t>
      </w:r>
      <w:del w:id="1078" w:author="Editor" w:date="2020-10-29T13:05:00Z">
        <w:r w:rsidRPr="00E244CD" w:rsidDel="002826FE">
          <w:rPr>
            <w:rFonts w:ascii="Times New Roman" w:eastAsia="Times New Roman" w:hAnsi="Times New Roman" w:cs="Times New Roman"/>
            <w:sz w:val="24"/>
            <w:szCs w:val="24"/>
          </w:rPr>
          <w:delText>Taking the</w:delText>
        </w:r>
      </w:del>
      <w:ins w:id="1079" w:author="Editor" w:date="2020-10-29T13:05:00Z">
        <w:r w:rsidR="002826FE" w:rsidRPr="00E244CD">
          <w:rPr>
            <w:rFonts w:ascii="Times New Roman" w:eastAsia="Times New Roman" w:hAnsi="Times New Roman" w:cs="Times New Roman"/>
            <w:sz w:val="24"/>
            <w:szCs w:val="24"/>
          </w:rPr>
          <w:t>When we</w:t>
        </w:r>
      </w:ins>
      <w:r w:rsidRPr="00E244CD">
        <w:rPr>
          <w:rFonts w:ascii="Times New Roman" w:eastAsia="Times New Roman" w:hAnsi="Times New Roman" w:cs="Times New Roman"/>
          <w:sz w:val="24"/>
          <w:szCs w:val="24"/>
        </w:rPr>
        <w:t xml:space="preserve"> average</w:t>
      </w:r>
      <w:ins w:id="1080" w:author="Editor" w:date="2020-10-29T13:05:00Z">
        <w:r w:rsidR="002826FE" w:rsidRPr="00E244CD">
          <w:rPr>
            <w:rFonts w:ascii="Times New Roman" w:eastAsia="Times New Roman" w:hAnsi="Times New Roman" w:cs="Times New Roman"/>
            <w:sz w:val="24"/>
            <w:szCs w:val="24"/>
          </w:rPr>
          <w:t>d the FNR values</w:t>
        </w:r>
      </w:ins>
      <w:r w:rsidRPr="00E244CD">
        <w:rPr>
          <w:rFonts w:ascii="Times New Roman" w:eastAsia="Times New Roman" w:hAnsi="Times New Roman" w:cs="Times New Roman"/>
          <w:sz w:val="24"/>
          <w:szCs w:val="24"/>
        </w:rPr>
        <w:t xml:space="preserve"> </w:t>
      </w:r>
      <w:ins w:id="1081" w:author="Editor" w:date="2020-10-29T13:07:00Z">
        <w:r w:rsidR="002826FE" w:rsidRPr="00E244CD">
          <w:rPr>
            <w:rFonts w:ascii="Times New Roman" w:eastAsia="Times New Roman" w:hAnsi="Times New Roman" w:cs="Times New Roman"/>
            <w:sz w:val="24"/>
            <w:szCs w:val="24"/>
          </w:rPr>
          <w:t xml:space="preserve">calculated at the traditional p &lt; 0.05 threshold across </w:t>
        </w:r>
      </w:ins>
      <w:del w:id="1082" w:author="Editor" w:date="2020-10-29T13:07:00Z">
        <w:r w:rsidRPr="00E244CD" w:rsidDel="002826FE">
          <w:rPr>
            <w:rFonts w:ascii="Times New Roman" w:eastAsia="Times New Roman" w:hAnsi="Times New Roman" w:cs="Times New Roman"/>
            <w:sz w:val="24"/>
            <w:szCs w:val="24"/>
          </w:rPr>
          <w:delText xml:space="preserve">from </w:delText>
        </w:r>
      </w:del>
      <w:r w:rsidRPr="00E244CD">
        <w:rPr>
          <w:rFonts w:ascii="Times New Roman" w:eastAsia="Times New Roman" w:hAnsi="Times New Roman" w:cs="Times New Roman"/>
          <w:sz w:val="24"/>
          <w:szCs w:val="24"/>
        </w:rPr>
        <w:t xml:space="preserve">scenarios sharing the same dispersal parameters </w:t>
      </w:r>
      <w:del w:id="1083" w:author="Editor" w:date="2020-10-29T13:07:00Z">
        <w:r w:rsidRPr="00E244CD" w:rsidDel="002826FE">
          <w:rPr>
            <w:rFonts w:ascii="Times New Roman" w:eastAsia="Times New Roman" w:hAnsi="Times New Roman" w:cs="Times New Roman"/>
            <w:sz w:val="24"/>
            <w:szCs w:val="24"/>
          </w:rPr>
          <w:delText xml:space="preserve">for the ubiquitous 0.05 threshold </w:delText>
        </w:r>
      </w:del>
      <w:r w:rsidRPr="00E244CD">
        <w:rPr>
          <w:rFonts w:ascii="Times New Roman" w:eastAsia="Times New Roman" w:hAnsi="Times New Roman" w:cs="Times New Roman"/>
          <w:sz w:val="24"/>
          <w:szCs w:val="24"/>
        </w:rPr>
        <w:t>(e.g.</w:t>
      </w:r>
      <w:r w:rsidRPr="00E244CD">
        <w:rPr>
          <w:rFonts w:ascii="Times New Roman" w:eastAsia="Times New Roman" w:hAnsi="Times New Roman" w:cs="Times New Roman"/>
          <w:i/>
          <w:sz w:val="24"/>
          <w:szCs w:val="24"/>
        </w:rPr>
        <w:t xml:space="preserve"> </w:t>
      </w:r>
      <w:r w:rsidRPr="00E244CD">
        <w:rPr>
          <w:rFonts w:ascii="Times New Roman" w:eastAsia="Times New Roman" w:hAnsi="Times New Roman" w:cs="Times New Roman"/>
          <w:sz w:val="24"/>
          <w:szCs w:val="24"/>
        </w:rPr>
        <w:t xml:space="preserve">one </w:t>
      </w:r>
      <w:ins w:id="1084" w:author="Editor" w:date="2020-10-29T13:07:00Z">
        <w:r w:rsidR="002826FE" w:rsidRPr="00E244CD">
          <w:rPr>
            <w:rFonts w:ascii="Times New Roman" w:eastAsia="Times New Roman" w:hAnsi="Times New Roman" w:cs="Times New Roman"/>
            <w:sz w:val="24"/>
            <w:szCs w:val="24"/>
          </w:rPr>
          <w:t xml:space="preserve">averaged FNR </w:t>
        </w:r>
      </w:ins>
      <w:r w:rsidRPr="00E244CD">
        <w:rPr>
          <w:rFonts w:ascii="Times New Roman" w:eastAsia="Times New Roman" w:hAnsi="Times New Roman" w:cs="Times New Roman"/>
          <w:sz w:val="24"/>
          <w:szCs w:val="24"/>
        </w:rPr>
        <w:t xml:space="preserve">value for L1, L2, and L3 grouped together), </w:t>
      </w:r>
      <w:del w:id="1085" w:author="Editor" w:date="2020-10-29T13:07:00Z">
        <w:r w:rsidRPr="00E244CD" w:rsidDel="002826FE">
          <w:rPr>
            <w:rFonts w:ascii="Times New Roman" w:eastAsia="Times New Roman" w:hAnsi="Times New Roman" w:cs="Times New Roman"/>
            <w:sz w:val="24"/>
            <w:szCs w:val="24"/>
          </w:rPr>
          <w:delText>we had</w:delText>
        </w:r>
      </w:del>
      <w:ins w:id="1086" w:author="Editor" w:date="2020-10-29T13:07:00Z">
        <w:r w:rsidR="002826FE" w:rsidRPr="00E244CD">
          <w:rPr>
            <w:rFonts w:ascii="Times New Roman" w:eastAsia="Times New Roman" w:hAnsi="Times New Roman" w:cs="Times New Roman"/>
            <w:sz w:val="24"/>
            <w:szCs w:val="24"/>
          </w:rPr>
          <w:t>the</w:t>
        </w:r>
      </w:ins>
      <w:r w:rsidRPr="00E244CD">
        <w:rPr>
          <w:rFonts w:ascii="Times New Roman" w:eastAsia="Times New Roman" w:hAnsi="Times New Roman" w:cs="Times New Roman"/>
          <w:sz w:val="24"/>
          <w:szCs w:val="24"/>
        </w:rPr>
        <w:t xml:space="preserve"> mean FNRs </w:t>
      </w:r>
      <w:del w:id="1087" w:author="Editor" w:date="2020-10-29T13:07:00Z">
        <w:r w:rsidRPr="00E244CD" w:rsidDel="002826FE">
          <w:rPr>
            <w:rFonts w:ascii="Times New Roman" w:eastAsia="Times New Roman" w:hAnsi="Times New Roman" w:cs="Times New Roman"/>
            <w:sz w:val="24"/>
            <w:szCs w:val="24"/>
          </w:rPr>
          <w:delText xml:space="preserve">of </w:delText>
        </w:r>
      </w:del>
      <w:ins w:id="1088" w:author="Editor" w:date="2020-10-29T13:07:00Z">
        <w:r w:rsidR="002826FE" w:rsidRPr="00E244CD">
          <w:rPr>
            <w:rFonts w:ascii="Times New Roman" w:eastAsia="Times New Roman" w:hAnsi="Times New Roman" w:cs="Times New Roman"/>
            <w:sz w:val="24"/>
            <w:szCs w:val="24"/>
          </w:rPr>
          <w:t xml:space="preserve">were </w:t>
        </w:r>
      </w:ins>
      <w:r w:rsidRPr="00E244CD">
        <w:rPr>
          <w:rFonts w:ascii="Times New Roman" w:eastAsia="Times New Roman" w:hAnsi="Times New Roman" w:cs="Times New Roman"/>
          <w:sz w:val="24"/>
          <w:szCs w:val="24"/>
        </w:rPr>
        <w:t xml:space="preserve">0.0037 (0.0007 - 0.0066; 95% </w:t>
      </w:r>
      <w:del w:id="1089" w:author="Editor" w:date="2020-10-29T13:07:00Z">
        <w:r w:rsidRPr="00E244CD" w:rsidDel="002826FE">
          <w:rPr>
            <w:rFonts w:ascii="Times New Roman" w:eastAsia="Times New Roman" w:hAnsi="Times New Roman" w:cs="Times New Roman"/>
            <w:sz w:val="24"/>
            <w:szCs w:val="24"/>
          </w:rPr>
          <w:delText>CI</w:delText>
        </w:r>
      </w:del>
      <w:ins w:id="1090" w:author="Editor" w:date="2020-10-29T13:07:00Z">
        <w:r w:rsidR="002826FE" w:rsidRPr="00E244CD">
          <w:rPr>
            <w:rFonts w:ascii="Times New Roman" w:eastAsia="Times New Roman" w:hAnsi="Times New Roman" w:cs="Times New Roman"/>
            <w:sz w:val="24"/>
            <w:szCs w:val="24"/>
          </w:rPr>
          <w:t>confidence interval [CI]</w:t>
        </w:r>
      </w:ins>
      <w:r w:rsidRPr="00E244CD">
        <w:rPr>
          <w:rFonts w:ascii="Times New Roman" w:eastAsia="Times New Roman" w:hAnsi="Times New Roman" w:cs="Times New Roman"/>
          <w:sz w:val="24"/>
          <w:szCs w:val="24"/>
        </w:rPr>
        <w:t xml:space="preserve">) for low dispersal, 0.0049 (0.0015 - 0.0083; 95% CI) for moderate dispersal, and 0.0108 (0.0055 - 0.0161; 95% CI) for high dispersal. </w:t>
      </w:r>
      <w:commentRangeStart w:id="1091"/>
      <w:r w:rsidRPr="00E244CD">
        <w:rPr>
          <w:rFonts w:ascii="Times New Roman" w:eastAsia="Times New Roman" w:hAnsi="Times New Roman" w:cs="Times New Roman"/>
          <w:sz w:val="24"/>
          <w:szCs w:val="24"/>
        </w:rPr>
        <w:t xml:space="preserve">FNR values </w:t>
      </w:r>
      <w:del w:id="1092" w:author="Editor" w:date="2020-10-29T13:38:00Z">
        <w:r w:rsidRPr="00E244CD" w:rsidDel="007A704E">
          <w:rPr>
            <w:rFonts w:ascii="Times New Roman" w:eastAsia="Times New Roman" w:hAnsi="Times New Roman" w:cs="Times New Roman"/>
            <w:sz w:val="24"/>
            <w:szCs w:val="24"/>
          </w:rPr>
          <w:delText xml:space="preserve">overall </w:delText>
        </w:r>
      </w:del>
      <w:ins w:id="1093" w:author="Editor" w:date="2020-10-29T13:38:00Z">
        <w:r w:rsidR="007A704E" w:rsidRPr="00211EB6">
          <w:rPr>
            <w:rFonts w:ascii="Times New Roman" w:eastAsia="Times New Roman" w:hAnsi="Times New Roman" w:cs="Times New Roman"/>
            <w:sz w:val="24"/>
            <w:szCs w:val="24"/>
          </w:rPr>
          <w:t xml:space="preserve">also </w:t>
        </w:r>
      </w:ins>
      <w:r w:rsidRPr="00E244CD">
        <w:rPr>
          <w:rFonts w:ascii="Times New Roman" w:eastAsia="Times New Roman" w:hAnsi="Times New Roman" w:cs="Times New Roman"/>
          <w:sz w:val="24"/>
          <w:szCs w:val="24"/>
        </w:rPr>
        <w:t xml:space="preserve">decreased with </w:t>
      </w:r>
      <w:ins w:id="1094" w:author="Editor" w:date="2020-10-29T13:37:00Z">
        <w:r w:rsidR="007A704E" w:rsidRPr="00211EB6">
          <w:rPr>
            <w:rFonts w:ascii="Times New Roman" w:eastAsia="Times New Roman" w:hAnsi="Times New Roman" w:cs="Times New Roman"/>
            <w:sz w:val="24"/>
            <w:szCs w:val="24"/>
          </w:rPr>
          <w:t xml:space="preserve">the </w:t>
        </w:r>
      </w:ins>
      <w:ins w:id="1095" w:author="Editor" w:date="2020-10-29T13:38:00Z">
        <w:r w:rsidR="007A704E" w:rsidRPr="00211EB6">
          <w:rPr>
            <w:rFonts w:ascii="Times New Roman" w:eastAsia="Times New Roman" w:hAnsi="Times New Roman" w:cs="Times New Roman"/>
            <w:sz w:val="24"/>
            <w:szCs w:val="24"/>
          </w:rPr>
          <w:t xml:space="preserve">chosen </w:t>
        </w:r>
      </w:ins>
      <w:ins w:id="1096" w:author="Editor" w:date="2020-10-29T13:37:00Z">
        <w:r w:rsidR="007A704E" w:rsidRPr="00211EB6">
          <w:rPr>
            <w:rFonts w:ascii="Times New Roman" w:eastAsia="Times New Roman" w:hAnsi="Times New Roman" w:cs="Times New Roman"/>
            <w:sz w:val="24"/>
            <w:szCs w:val="24"/>
          </w:rPr>
          <w:t xml:space="preserve">significance </w:t>
        </w:r>
      </w:ins>
      <w:r w:rsidRPr="00E244CD">
        <w:rPr>
          <w:rFonts w:ascii="Times New Roman" w:eastAsia="Times New Roman" w:hAnsi="Times New Roman" w:cs="Times New Roman"/>
          <w:sz w:val="24"/>
          <w:szCs w:val="24"/>
        </w:rPr>
        <w:t>threshold, with a sharp decrease (most notable for H3) before 0.025 followed by a slower decrease until 0.1.</w:t>
      </w:r>
      <w:commentRangeEnd w:id="1091"/>
      <w:r w:rsidR="00282B66" w:rsidRPr="00E244CD">
        <w:rPr>
          <w:rStyle w:val="CommentReference"/>
        </w:rPr>
        <w:commentReference w:id="1091"/>
      </w:r>
    </w:p>
    <w:p w14:paraId="70A5F9C5" w14:textId="5CCD1F65" w:rsidR="00760250" w:rsidRPr="00E244CD" w:rsidRDefault="00766D58">
      <w:pPr>
        <w:spacing w:after="0" w:line="480" w:lineRule="auto"/>
        <w:ind w:firstLine="720"/>
        <w:rPr>
          <w:rFonts w:ascii="Times New Roman" w:eastAsia="Times New Roman" w:hAnsi="Times New Roman" w:cs="Times New Roman"/>
          <w:sz w:val="24"/>
          <w:szCs w:val="24"/>
        </w:rPr>
        <w:pPrChange w:id="1097" w:author="Editor" w:date="2020-10-29T21:19:00Z">
          <w:pPr>
            <w:spacing w:before="240" w:after="240" w:line="480" w:lineRule="auto"/>
          </w:pPr>
        </w:pPrChange>
      </w:pPr>
      <w:ins w:id="1098" w:author="Editor" w:date="2020-10-29T09:30:00Z">
        <w:r w:rsidRPr="00E244CD">
          <w:rPr>
            <w:rFonts w:ascii="Times New Roman" w:eastAsia="Times New Roman" w:hAnsi="Times New Roman" w:cs="Times New Roman"/>
            <w:sz w:val="24"/>
            <w:szCs w:val="24"/>
          </w:rPr>
          <w:t xml:space="preserve">In contrast, dispersal capacity did not substantially affect the </w:t>
        </w:r>
      </w:ins>
      <w:r w:rsidR="00760250" w:rsidRPr="00E244CD">
        <w:rPr>
          <w:rFonts w:ascii="Times New Roman" w:eastAsia="Times New Roman" w:hAnsi="Times New Roman" w:cs="Times New Roman"/>
          <w:sz w:val="24"/>
          <w:szCs w:val="24"/>
        </w:rPr>
        <w:t>FPR</w:t>
      </w:r>
      <w:del w:id="1099" w:author="Editor" w:date="2020-10-30T08:40:00Z">
        <w:r w:rsidR="00760250" w:rsidRPr="00E244CD" w:rsidDel="00BD5B94">
          <w:rPr>
            <w:rFonts w:ascii="Times New Roman" w:eastAsia="Times New Roman" w:hAnsi="Times New Roman" w:cs="Times New Roman"/>
            <w:sz w:val="24"/>
            <w:szCs w:val="24"/>
          </w:rPr>
          <w:delText xml:space="preserve"> </w:delText>
        </w:r>
      </w:del>
      <w:del w:id="1100" w:author="Editor" w:date="2020-10-29T09:30:00Z">
        <w:r w:rsidR="00760250" w:rsidRPr="00E244CD" w:rsidDel="00766D58">
          <w:rPr>
            <w:rFonts w:ascii="Times New Roman" w:eastAsia="Times New Roman" w:hAnsi="Times New Roman" w:cs="Times New Roman"/>
            <w:sz w:val="24"/>
            <w:szCs w:val="24"/>
          </w:rPr>
          <w:delText xml:space="preserve">did not substantially change as a function of dispersal capacity </w:delText>
        </w:r>
      </w:del>
      <w:del w:id="1101" w:author="Editor" w:date="2020-10-30T08:40:00Z">
        <w:r w:rsidR="00760250" w:rsidRPr="00E244CD" w:rsidDel="00BD5B94">
          <w:rPr>
            <w:rFonts w:ascii="Times New Roman" w:eastAsia="Times New Roman" w:hAnsi="Times New Roman" w:cs="Times New Roman"/>
            <w:sz w:val="24"/>
            <w:szCs w:val="24"/>
          </w:rPr>
          <w:delText>(Fig. 4)</w:delText>
        </w:r>
      </w:del>
      <w:ins w:id="1102" w:author="Editor" w:date="2020-10-30T08:40:00Z">
        <w:r w:rsidR="00BD5B94">
          <w:rPr>
            <w:rFonts w:ascii="Times New Roman" w:eastAsia="Times New Roman" w:hAnsi="Times New Roman" w:cs="Times New Roman"/>
            <w:sz w:val="24"/>
            <w:szCs w:val="24"/>
          </w:rPr>
          <w:t>, as</w:t>
        </w:r>
      </w:ins>
      <w:del w:id="1103" w:author="Editor" w:date="2020-10-30T08:40:00Z">
        <w:r w:rsidR="00760250" w:rsidRPr="00E244CD" w:rsidDel="00BD5B94">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w:t>
      </w:r>
      <w:del w:id="1104" w:author="Editor" w:date="2020-10-30T08:40:00Z">
        <w:r w:rsidR="00760250" w:rsidRPr="00E244CD" w:rsidDel="00BD5B94">
          <w:rPr>
            <w:rFonts w:ascii="Times New Roman" w:eastAsia="Times New Roman" w:hAnsi="Times New Roman" w:cs="Times New Roman"/>
            <w:sz w:val="24"/>
            <w:szCs w:val="24"/>
          </w:rPr>
          <w:delText xml:space="preserve">Low </w:delText>
        </w:r>
      </w:del>
      <w:ins w:id="1105" w:author="Editor" w:date="2020-10-30T08:40:00Z">
        <w:r w:rsidR="00BD5B94">
          <w:rPr>
            <w:rFonts w:ascii="Times New Roman" w:eastAsia="Times New Roman" w:hAnsi="Times New Roman" w:cs="Times New Roman"/>
            <w:sz w:val="24"/>
            <w:szCs w:val="24"/>
          </w:rPr>
          <w:t>l</w:t>
        </w:r>
        <w:r w:rsidR="00BD5B94" w:rsidRPr="00E244CD">
          <w:rPr>
            <w:rFonts w:ascii="Times New Roman" w:eastAsia="Times New Roman" w:hAnsi="Times New Roman" w:cs="Times New Roman"/>
            <w:sz w:val="24"/>
            <w:szCs w:val="24"/>
          </w:rPr>
          <w:t xml:space="preserve">ow </w:t>
        </w:r>
      </w:ins>
      <w:r w:rsidR="00760250" w:rsidRPr="00E244CD">
        <w:rPr>
          <w:rFonts w:ascii="Times New Roman" w:eastAsia="Times New Roman" w:hAnsi="Times New Roman" w:cs="Times New Roman"/>
          <w:sz w:val="24"/>
          <w:szCs w:val="24"/>
        </w:rPr>
        <w:t xml:space="preserve">dispersal did not consistently result in </w:t>
      </w:r>
      <w:ins w:id="1106" w:author="Editor" w:date="2020-10-29T13:13:00Z">
        <w:r w:rsidR="00FF1AA4" w:rsidRPr="00E244CD">
          <w:rPr>
            <w:rFonts w:ascii="Times New Roman" w:eastAsia="Times New Roman" w:hAnsi="Times New Roman" w:cs="Times New Roman"/>
            <w:sz w:val="24"/>
            <w:szCs w:val="24"/>
          </w:rPr>
          <w:t xml:space="preserve">a </w:t>
        </w:r>
      </w:ins>
      <w:r w:rsidR="00760250" w:rsidRPr="00E244CD">
        <w:rPr>
          <w:rFonts w:ascii="Times New Roman" w:eastAsia="Times New Roman" w:hAnsi="Times New Roman" w:cs="Times New Roman"/>
          <w:sz w:val="24"/>
          <w:szCs w:val="24"/>
        </w:rPr>
        <w:t xml:space="preserve">higher FPR than moderate </w:t>
      </w:r>
      <w:del w:id="1107" w:author="Editor" w:date="2020-10-29T13:13:00Z">
        <w:r w:rsidR="00760250" w:rsidRPr="00E244CD" w:rsidDel="00FF1AA4">
          <w:rPr>
            <w:rFonts w:ascii="Times New Roman" w:eastAsia="Times New Roman" w:hAnsi="Times New Roman" w:cs="Times New Roman"/>
            <w:sz w:val="24"/>
            <w:szCs w:val="24"/>
          </w:rPr>
          <w:delText xml:space="preserve">dispersal, </w:delText>
        </w:r>
      </w:del>
      <w:r w:rsidR="00760250" w:rsidRPr="00E244CD">
        <w:rPr>
          <w:rFonts w:ascii="Times New Roman" w:eastAsia="Times New Roman" w:hAnsi="Times New Roman" w:cs="Times New Roman"/>
          <w:sz w:val="24"/>
          <w:szCs w:val="24"/>
        </w:rPr>
        <w:t xml:space="preserve">or high dispersal (Fig. 4). Indeed, </w:t>
      </w:r>
      <w:ins w:id="1108" w:author="Editor" w:date="2020-10-29T13:15:00Z">
        <w:r w:rsidR="00FF1AA4" w:rsidRPr="00E244CD">
          <w:rPr>
            <w:rFonts w:ascii="Times New Roman" w:eastAsia="Times New Roman" w:hAnsi="Times New Roman" w:cs="Times New Roman"/>
            <w:sz w:val="24"/>
            <w:szCs w:val="24"/>
          </w:rPr>
          <w:t xml:space="preserve">there </w:t>
        </w:r>
      </w:ins>
      <w:ins w:id="1109" w:author="Editor" w:date="2020-10-29T13:39:00Z">
        <w:r w:rsidR="007A704E" w:rsidRPr="00E244CD">
          <w:rPr>
            <w:rFonts w:ascii="Times New Roman" w:eastAsia="Times New Roman" w:hAnsi="Times New Roman" w:cs="Times New Roman"/>
            <w:sz w:val="24"/>
            <w:szCs w:val="24"/>
          </w:rPr>
          <w:t>were</w:t>
        </w:r>
      </w:ins>
      <w:ins w:id="1110" w:author="Editor" w:date="2020-10-29T13:15:00Z">
        <w:r w:rsidR="00FF1AA4" w:rsidRPr="00E244CD">
          <w:rPr>
            <w:rFonts w:ascii="Times New Roman" w:eastAsia="Times New Roman" w:hAnsi="Times New Roman" w:cs="Times New Roman"/>
            <w:sz w:val="24"/>
            <w:szCs w:val="24"/>
          </w:rPr>
          <w:t xml:space="preserve"> no consistent trends </w:t>
        </w:r>
      </w:ins>
      <w:del w:id="1111" w:author="Editor" w:date="2020-10-29T13:14:00Z">
        <w:r w:rsidR="00760250" w:rsidRPr="00E244CD" w:rsidDel="00FF1AA4">
          <w:rPr>
            <w:rFonts w:ascii="Times New Roman" w:eastAsia="Times New Roman" w:hAnsi="Times New Roman" w:cs="Times New Roman"/>
            <w:sz w:val="24"/>
            <w:szCs w:val="24"/>
          </w:rPr>
          <w:delText>given the</w:delText>
        </w:r>
      </w:del>
      <w:ins w:id="1112" w:author="Editor" w:date="2020-10-29T13:14:00Z">
        <w:r w:rsidR="00FF1AA4" w:rsidRPr="00E244CD">
          <w:rPr>
            <w:rFonts w:ascii="Times New Roman" w:eastAsia="Times New Roman" w:hAnsi="Times New Roman" w:cs="Times New Roman"/>
            <w:sz w:val="24"/>
            <w:szCs w:val="24"/>
          </w:rPr>
          <w:t>when comparing scenarios with the</w:t>
        </w:r>
      </w:ins>
      <w:r w:rsidR="00760250" w:rsidRPr="00E244CD">
        <w:rPr>
          <w:rFonts w:ascii="Times New Roman" w:eastAsia="Times New Roman" w:hAnsi="Times New Roman" w:cs="Times New Roman"/>
          <w:sz w:val="24"/>
          <w:szCs w:val="24"/>
        </w:rPr>
        <w:t xml:space="preserve"> same number of affected populations</w:t>
      </w:r>
      <w:ins w:id="1113" w:author="Editor" w:date="2020-10-29T13:15:00Z">
        <w:r w:rsidR="00FF1AA4" w:rsidRPr="00E244CD">
          <w:rPr>
            <w:rFonts w:ascii="Times New Roman" w:eastAsia="Times New Roman" w:hAnsi="Times New Roman" w:cs="Times New Roman"/>
            <w:sz w:val="24"/>
            <w:szCs w:val="24"/>
          </w:rPr>
          <w:t>:</w:t>
        </w:r>
      </w:ins>
      <w:r w:rsidR="00760250" w:rsidRPr="00E244CD">
        <w:rPr>
          <w:rFonts w:ascii="Times New Roman" w:eastAsia="Times New Roman" w:hAnsi="Times New Roman" w:cs="Times New Roman"/>
          <w:sz w:val="24"/>
          <w:szCs w:val="24"/>
        </w:rPr>
        <w:t xml:space="preserve"> </w:t>
      </w:r>
      <w:del w:id="1114" w:author="Editor" w:date="2020-10-29T13:15:00Z">
        <w:r w:rsidR="00760250" w:rsidRPr="00E244CD" w:rsidDel="00FF1AA4">
          <w:rPr>
            <w:rFonts w:ascii="Times New Roman" w:eastAsia="Times New Roman" w:hAnsi="Times New Roman" w:cs="Times New Roman"/>
            <w:sz w:val="24"/>
            <w:szCs w:val="24"/>
          </w:rPr>
          <w:delText xml:space="preserve">we can see that </w:delText>
        </w:r>
      </w:del>
      <w:r w:rsidR="00760250" w:rsidRPr="00E244CD">
        <w:rPr>
          <w:rFonts w:ascii="Times New Roman" w:eastAsia="Times New Roman" w:hAnsi="Times New Roman" w:cs="Times New Roman"/>
          <w:sz w:val="24"/>
          <w:szCs w:val="24"/>
        </w:rPr>
        <w:t xml:space="preserve">L1 </w:t>
      </w:r>
      <w:del w:id="1115" w:author="Editor" w:date="2020-10-29T13:39:00Z">
        <w:r w:rsidR="00760250" w:rsidRPr="00E244CD" w:rsidDel="007A704E">
          <w:rPr>
            <w:rFonts w:ascii="Times New Roman" w:eastAsia="Times New Roman" w:hAnsi="Times New Roman" w:cs="Times New Roman"/>
            <w:sz w:val="24"/>
            <w:szCs w:val="24"/>
          </w:rPr>
          <w:delText xml:space="preserve">has </w:delText>
        </w:r>
      </w:del>
      <w:ins w:id="1116" w:author="Editor" w:date="2020-10-29T13:39:00Z">
        <w:r w:rsidR="007A704E" w:rsidRPr="00E244CD">
          <w:rPr>
            <w:rFonts w:ascii="Times New Roman" w:eastAsia="Times New Roman" w:hAnsi="Times New Roman" w:cs="Times New Roman"/>
            <w:sz w:val="24"/>
            <w:szCs w:val="24"/>
          </w:rPr>
          <w:t xml:space="preserve">had </w:t>
        </w:r>
      </w:ins>
      <w:r w:rsidR="00760250" w:rsidRPr="00E244CD">
        <w:rPr>
          <w:rFonts w:ascii="Times New Roman" w:eastAsia="Times New Roman" w:hAnsi="Times New Roman" w:cs="Times New Roman"/>
          <w:sz w:val="24"/>
          <w:szCs w:val="24"/>
        </w:rPr>
        <w:t>slightly higher values than M1 and H1</w:t>
      </w:r>
      <w:del w:id="1117" w:author="Editor" w:date="2020-10-29T13:15:00Z">
        <w:r w:rsidR="00760250" w:rsidRPr="00E244CD" w:rsidDel="00FF1AA4">
          <w:rPr>
            <w:rFonts w:ascii="Times New Roman" w:eastAsia="Times New Roman" w:hAnsi="Times New Roman" w:cs="Times New Roman"/>
            <w:sz w:val="24"/>
            <w:szCs w:val="24"/>
          </w:rPr>
          <w:delText xml:space="preserve">, </w:delText>
        </w:r>
      </w:del>
      <w:ins w:id="1118" w:author="Editor" w:date="2020-10-29T13:15:00Z">
        <w:r w:rsidR="00FF1AA4"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L2 </w:t>
      </w:r>
      <w:del w:id="1119" w:author="Editor" w:date="2020-10-29T13:39:00Z">
        <w:r w:rsidR="00760250" w:rsidRPr="00E244CD" w:rsidDel="007A704E">
          <w:rPr>
            <w:rFonts w:ascii="Times New Roman" w:eastAsia="Times New Roman" w:hAnsi="Times New Roman" w:cs="Times New Roman"/>
            <w:sz w:val="24"/>
            <w:szCs w:val="24"/>
          </w:rPr>
          <w:delText xml:space="preserve">has </w:delText>
        </w:r>
      </w:del>
      <w:ins w:id="1120" w:author="Editor" w:date="2020-10-29T13:39:00Z">
        <w:r w:rsidR="007A704E" w:rsidRPr="00E244CD">
          <w:rPr>
            <w:rFonts w:ascii="Times New Roman" w:eastAsia="Times New Roman" w:hAnsi="Times New Roman" w:cs="Times New Roman"/>
            <w:sz w:val="24"/>
            <w:szCs w:val="24"/>
          </w:rPr>
          <w:t xml:space="preserve">had </w:t>
        </w:r>
      </w:ins>
      <w:r w:rsidR="00760250" w:rsidRPr="00E244CD">
        <w:rPr>
          <w:rFonts w:ascii="Times New Roman" w:eastAsia="Times New Roman" w:hAnsi="Times New Roman" w:cs="Times New Roman"/>
          <w:sz w:val="24"/>
          <w:szCs w:val="24"/>
        </w:rPr>
        <w:t>slightly lower values than M2 and H2</w:t>
      </w:r>
      <w:del w:id="1121" w:author="Editor" w:date="2020-10-29T13:15:00Z">
        <w:r w:rsidR="00760250" w:rsidRPr="00E244CD" w:rsidDel="00FF1AA4">
          <w:rPr>
            <w:rFonts w:ascii="Times New Roman" w:eastAsia="Times New Roman" w:hAnsi="Times New Roman" w:cs="Times New Roman"/>
            <w:sz w:val="24"/>
            <w:szCs w:val="24"/>
          </w:rPr>
          <w:delText xml:space="preserve">, </w:delText>
        </w:r>
      </w:del>
      <w:ins w:id="1122" w:author="Editor" w:date="2020-10-29T13:15:00Z">
        <w:r w:rsidR="00FF1AA4"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and L3 </w:t>
      </w:r>
      <w:del w:id="1123" w:author="Editor" w:date="2020-10-29T13:39:00Z">
        <w:r w:rsidR="00760250" w:rsidRPr="00E244CD" w:rsidDel="007A704E">
          <w:rPr>
            <w:rFonts w:ascii="Times New Roman" w:eastAsia="Times New Roman" w:hAnsi="Times New Roman" w:cs="Times New Roman"/>
            <w:sz w:val="24"/>
            <w:szCs w:val="24"/>
          </w:rPr>
          <w:delText xml:space="preserve">has </w:delText>
        </w:r>
      </w:del>
      <w:ins w:id="1124" w:author="Editor" w:date="2020-10-29T13:39:00Z">
        <w:r w:rsidR="007A704E" w:rsidRPr="00E244CD">
          <w:rPr>
            <w:rFonts w:ascii="Times New Roman" w:eastAsia="Times New Roman" w:hAnsi="Times New Roman" w:cs="Times New Roman"/>
            <w:sz w:val="24"/>
            <w:szCs w:val="24"/>
          </w:rPr>
          <w:t xml:space="preserve">had </w:t>
        </w:r>
      </w:ins>
      <w:r w:rsidR="00760250" w:rsidRPr="00E244CD">
        <w:rPr>
          <w:rFonts w:ascii="Times New Roman" w:eastAsia="Times New Roman" w:hAnsi="Times New Roman" w:cs="Times New Roman"/>
          <w:sz w:val="24"/>
          <w:szCs w:val="24"/>
        </w:rPr>
        <w:t>intermediate values</w:t>
      </w:r>
      <w:del w:id="1125" w:author="Editor" w:date="2020-10-29T13:15:00Z">
        <w:r w:rsidR="00760250" w:rsidRPr="00E244CD" w:rsidDel="00FF1AA4">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between </w:t>
      </w:r>
      <w:del w:id="1126" w:author="Editor" w:date="2020-10-29T13:15:00Z">
        <w:r w:rsidR="00760250" w:rsidRPr="00E244CD" w:rsidDel="00FF1AA4">
          <w:rPr>
            <w:rFonts w:ascii="Times New Roman" w:eastAsia="Times New Roman" w:hAnsi="Times New Roman" w:cs="Times New Roman"/>
            <w:sz w:val="24"/>
            <w:szCs w:val="24"/>
          </w:rPr>
          <w:delText xml:space="preserve">that </w:delText>
        </w:r>
      </w:del>
      <w:ins w:id="1127" w:author="Editor" w:date="2020-10-29T13:15:00Z">
        <w:r w:rsidR="00FF1AA4" w:rsidRPr="00E244CD">
          <w:rPr>
            <w:rFonts w:ascii="Times New Roman" w:eastAsia="Times New Roman" w:hAnsi="Times New Roman" w:cs="Times New Roman"/>
            <w:sz w:val="24"/>
            <w:szCs w:val="24"/>
          </w:rPr>
          <w:t xml:space="preserve">those </w:t>
        </w:r>
      </w:ins>
      <w:r w:rsidR="00760250" w:rsidRPr="00E244CD">
        <w:rPr>
          <w:rFonts w:ascii="Times New Roman" w:eastAsia="Times New Roman" w:hAnsi="Times New Roman" w:cs="Times New Roman"/>
          <w:sz w:val="24"/>
          <w:szCs w:val="24"/>
        </w:rPr>
        <w:t xml:space="preserve">of M3 and H3. </w:t>
      </w:r>
      <w:ins w:id="1128" w:author="Editor" w:date="2020-10-29T13:17:00Z">
        <w:r w:rsidR="00FF1AA4" w:rsidRPr="00E244CD">
          <w:rPr>
            <w:rFonts w:ascii="Times New Roman" w:eastAsia="Times New Roman" w:hAnsi="Times New Roman" w:cs="Times New Roman"/>
            <w:sz w:val="24"/>
            <w:szCs w:val="24"/>
          </w:rPr>
          <w:t xml:space="preserve">Average </w:t>
        </w:r>
      </w:ins>
      <w:r w:rsidR="00760250" w:rsidRPr="00E244CD">
        <w:rPr>
          <w:rFonts w:ascii="Times New Roman" w:eastAsia="Times New Roman" w:hAnsi="Times New Roman" w:cs="Times New Roman"/>
          <w:sz w:val="24"/>
          <w:szCs w:val="24"/>
        </w:rPr>
        <w:t xml:space="preserve">FPR </w:t>
      </w:r>
      <w:del w:id="1129" w:author="Editor" w:date="2020-10-29T13:18:00Z">
        <w:r w:rsidR="00760250" w:rsidRPr="00E244CD" w:rsidDel="00FF1AA4">
          <w:rPr>
            <w:rFonts w:ascii="Times New Roman" w:eastAsia="Times New Roman" w:hAnsi="Times New Roman" w:cs="Times New Roman"/>
            <w:sz w:val="24"/>
            <w:szCs w:val="24"/>
          </w:rPr>
          <w:delText xml:space="preserve">averages </w:delText>
        </w:r>
      </w:del>
      <w:ins w:id="1130" w:author="Editor" w:date="2020-10-29T13:18:00Z">
        <w:r w:rsidR="00FF1AA4" w:rsidRPr="00E244CD">
          <w:rPr>
            <w:rFonts w:ascii="Times New Roman" w:eastAsia="Times New Roman" w:hAnsi="Times New Roman" w:cs="Times New Roman"/>
            <w:sz w:val="24"/>
            <w:szCs w:val="24"/>
          </w:rPr>
          <w:t xml:space="preserve">values </w:t>
        </w:r>
      </w:ins>
      <w:del w:id="1131" w:author="Editor" w:date="2020-10-29T13:18:00Z">
        <w:r w:rsidR="00760250" w:rsidRPr="00E244CD" w:rsidDel="00FF1AA4">
          <w:rPr>
            <w:rFonts w:ascii="Times New Roman" w:eastAsia="Times New Roman" w:hAnsi="Times New Roman" w:cs="Times New Roman"/>
            <w:sz w:val="24"/>
            <w:szCs w:val="24"/>
          </w:rPr>
          <w:delText xml:space="preserve">from </w:delText>
        </w:r>
      </w:del>
      <w:ins w:id="1132" w:author="Editor" w:date="2020-10-29T13:18:00Z">
        <w:r w:rsidR="00FF1AA4" w:rsidRPr="00E244CD">
          <w:rPr>
            <w:rFonts w:ascii="Times New Roman" w:eastAsia="Times New Roman" w:hAnsi="Times New Roman" w:cs="Times New Roman"/>
            <w:sz w:val="24"/>
            <w:szCs w:val="24"/>
          </w:rPr>
          <w:t xml:space="preserve">for </w:t>
        </w:r>
      </w:ins>
      <w:r w:rsidR="00760250" w:rsidRPr="00E244CD">
        <w:rPr>
          <w:rFonts w:ascii="Times New Roman" w:eastAsia="Times New Roman" w:hAnsi="Times New Roman" w:cs="Times New Roman"/>
          <w:sz w:val="24"/>
          <w:szCs w:val="24"/>
        </w:rPr>
        <w:t xml:space="preserve">scenarios sharing the same dispersal parameters, </w:t>
      </w:r>
      <w:ins w:id="1133" w:author="Editor" w:date="2020-10-29T13:18:00Z">
        <w:r w:rsidR="00FF1AA4" w:rsidRPr="00E244CD">
          <w:rPr>
            <w:rFonts w:ascii="Times New Roman" w:eastAsia="Times New Roman" w:hAnsi="Times New Roman" w:cs="Times New Roman"/>
            <w:sz w:val="24"/>
            <w:szCs w:val="24"/>
          </w:rPr>
          <w:t xml:space="preserve">calculated using FPRs </w:t>
        </w:r>
      </w:ins>
      <w:del w:id="1134" w:author="Editor" w:date="2020-10-29T13:18:00Z">
        <w:r w:rsidR="00760250" w:rsidRPr="00E244CD" w:rsidDel="00FF1AA4">
          <w:rPr>
            <w:rFonts w:ascii="Times New Roman" w:eastAsia="Times New Roman" w:hAnsi="Times New Roman" w:cs="Times New Roman"/>
            <w:sz w:val="24"/>
            <w:szCs w:val="24"/>
          </w:rPr>
          <w:delText>for the</w:delText>
        </w:r>
      </w:del>
      <w:ins w:id="1135" w:author="Editor" w:date="2020-10-29T13:18:00Z">
        <w:r w:rsidR="00FF1AA4" w:rsidRPr="00E244CD">
          <w:rPr>
            <w:rFonts w:ascii="Times New Roman" w:eastAsia="Times New Roman" w:hAnsi="Times New Roman" w:cs="Times New Roman"/>
            <w:sz w:val="24"/>
            <w:szCs w:val="24"/>
          </w:rPr>
          <w:t>at the p &lt;</w:t>
        </w:r>
      </w:ins>
      <w:r w:rsidR="00760250" w:rsidRPr="00E244CD">
        <w:rPr>
          <w:rFonts w:ascii="Times New Roman" w:eastAsia="Times New Roman" w:hAnsi="Times New Roman" w:cs="Times New Roman"/>
          <w:sz w:val="24"/>
          <w:szCs w:val="24"/>
        </w:rPr>
        <w:t xml:space="preserve"> 0.05 threshold</w:t>
      </w:r>
      <w:ins w:id="1136" w:author="Editor" w:date="2020-10-29T13:18:00Z">
        <w:r w:rsidR="00FF1AA4" w:rsidRPr="00E244CD">
          <w:rPr>
            <w:rFonts w:ascii="Times New Roman" w:eastAsia="Times New Roman" w:hAnsi="Times New Roman" w:cs="Times New Roman"/>
            <w:sz w:val="24"/>
            <w:szCs w:val="24"/>
          </w:rPr>
          <w:t xml:space="preserve"> as before</w:t>
        </w:r>
      </w:ins>
      <w:r w:rsidR="00760250" w:rsidRPr="00E244CD">
        <w:rPr>
          <w:rFonts w:ascii="Times New Roman" w:eastAsia="Times New Roman" w:hAnsi="Times New Roman" w:cs="Times New Roman"/>
          <w:sz w:val="24"/>
          <w:szCs w:val="24"/>
        </w:rPr>
        <w:t xml:space="preserve">, were 0.0599 (0.0558 - 0.0641; 95% CI) for low dispersal, 0.0621 (0.0580 - 0.0662; 95% CI) for moderate dispersal, and 0.0600 (0.0562 - 0.0638; 95% CI) for high dispersal. </w:t>
      </w:r>
      <w:commentRangeStart w:id="1137"/>
      <w:r w:rsidR="00760250" w:rsidRPr="00E244CD">
        <w:rPr>
          <w:rFonts w:ascii="Times New Roman" w:eastAsia="Times New Roman" w:hAnsi="Times New Roman" w:cs="Times New Roman"/>
          <w:sz w:val="24"/>
          <w:szCs w:val="24"/>
        </w:rPr>
        <w:t xml:space="preserve">FPR values </w:t>
      </w:r>
      <w:del w:id="1138" w:author="Editor" w:date="2020-10-29T13:38:00Z">
        <w:r w:rsidR="00760250" w:rsidRPr="00E244CD" w:rsidDel="007A704E">
          <w:rPr>
            <w:rFonts w:ascii="Times New Roman" w:eastAsia="Times New Roman" w:hAnsi="Times New Roman" w:cs="Times New Roman"/>
            <w:sz w:val="24"/>
            <w:szCs w:val="24"/>
          </w:rPr>
          <w:delText xml:space="preserve">overall </w:delText>
        </w:r>
      </w:del>
      <w:ins w:id="1139" w:author="Editor" w:date="2020-10-29T13:38:00Z">
        <w:r w:rsidR="007A704E" w:rsidRPr="00211EB6">
          <w:rPr>
            <w:rFonts w:ascii="Times New Roman" w:eastAsia="Times New Roman" w:hAnsi="Times New Roman" w:cs="Times New Roman"/>
            <w:sz w:val="24"/>
            <w:szCs w:val="24"/>
          </w:rPr>
          <w:t xml:space="preserve">also </w:t>
        </w:r>
      </w:ins>
      <w:r w:rsidR="00760250" w:rsidRPr="00E244CD">
        <w:rPr>
          <w:rFonts w:ascii="Times New Roman" w:eastAsia="Times New Roman" w:hAnsi="Times New Roman" w:cs="Times New Roman"/>
          <w:sz w:val="24"/>
          <w:szCs w:val="24"/>
        </w:rPr>
        <w:t xml:space="preserve">increased with </w:t>
      </w:r>
      <w:ins w:id="1140" w:author="Editor" w:date="2020-10-29T13:38:00Z">
        <w:r w:rsidR="007A704E" w:rsidRPr="00211EB6">
          <w:rPr>
            <w:rFonts w:ascii="Times New Roman" w:eastAsia="Times New Roman" w:hAnsi="Times New Roman" w:cs="Times New Roman"/>
            <w:sz w:val="24"/>
            <w:szCs w:val="24"/>
          </w:rPr>
          <w:t xml:space="preserve">the chosen significance </w:t>
        </w:r>
      </w:ins>
      <w:r w:rsidR="00760250" w:rsidRPr="00E244CD">
        <w:rPr>
          <w:rFonts w:ascii="Times New Roman" w:eastAsia="Times New Roman" w:hAnsi="Times New Roman" w:cs="Times New Roman"/>
          <w:sz w:val="24"/>
          <w:szCs w:val="24"/>
        </w:rPr>
        <w:t>threshold, with a sharp increase at low thresholds followed by a continued but saturating increase until</w:t>
      </w:r>
      <w:del w:id="1141" w:author="Editor" w:date="2020-10-29T13:39:00Z">
        <w:r w:rsidR="00760250" w:rsidRPr="00E244CD" w:rsidDel="007A704E">
          <w:rPr>
            <w:rFonts w:ascii="Times New Roman" w:eastAsia="Times New Roman" w:hAnsi="Times New Roman" w:cs="Times New Roman"/>
            <w:sz w:val="24"/>
            <w:szCs w:val="24"/>
          </w:rPr>
          <w:delText xml:space="preserve"> threshold</w:delText>
        </w:r>
      </w:del>
      <w:ins w:id="1142" w:author="Editor" w:date="2020-10-29T13:39:00Z">
        <w:r w:rsidR="007A704E" w:rsidRPr="00211EB6">
          <w:rPr>
            <w:rFonts w:ascii="Times New Roman" w:eastAsia="Times New Roman" w:hAnsi="Times New Roman" w:cs="Times New Roman"/>
            <w:sz w:val="24"/>
            <w:szCs w:val="24"/>
          </w:rPr>
          <w:t xml:space="preserve"> p &lt;</w:t>
        </w:r>
      </w:ins>
      <w:r w:rsidR="00760250" w:rsidRPr="00E244CD">
        <w:rPr>
          <w:rFonts w:ascii="Times New Roman" w:eastAsia="Times New Roman" w:hAnsi="Times New Roman" w:cs="Times New Roman"/>
          <w:sz w:val="24"/>
          <w:szCs w:val="24"/>
        </w:rPr>
        <w:t xml:space="preserve"> 0.1. </w:t>
      </w:r>
      <w:commentRangeEnd w:id="1137"/>
      <w:r w:rsidR="00282B66" w:rsidRPr="00E244CD">
        <w:rPr>
          <w:rStyle w:val="CommentReference"/>
        </w:rPr>
        <w:commentReference w:id="1137"/>
      </w:r>
    </w:p>
    <w:p w14:paraId="2A6BF500" w14:textId="26A50792" w:rsidR="00760250" w:rsidRPr="00E244CD" w:rsidRDefault="00760250">
      <w:pPr>
        <w:spacing w:after="0" w:line="480" w:lineRule="auto"/>
        <w:ind w:firstLine="720"/>
        <w:rPr>
          <w:rFonts w:ascii="Times New Roman" w:eastAsia="Times New Roman" w:hAnsi="Times New Roman" w:cs="Times New Roman"/>
          <w:sz w:val="24"/>
          <w:szCs w:val="24"/>
        </w:rPr>
        <w:pPrChange w:id="1143" w:author="Editor" w:date="2020-10-29T21:19:00Z">
          <w:pPr>
            <w:spacing w:before="240" w:after="240" w:line="480" w:lineRule="auto"/>
          </w:pPr>
        </w:pPrChange>
      </w:pPr>
      <w:commentRangeStart w:id="1144"/>
      <w:del w:id="1145" w:author="Editor" w:date="2020-10-29T09:31:00Z">
        <w:r w:rsidRPr="00E244CD" w:rsidDel="00766D58">
          <w:rPr>
            <w:rFonts w:ascii="Times New Roman" w:eastAsia="Times New Roman" w:hAnsi="Times New Roman" w:cs="Times New Roman"/>
            <w:sz w:val="24"/>
            <w:szCs w:val="24"/>
          </w:rPr>
          <w:delText>Finally, a</w:delText>
        </w:r>
      </w:del>
      <w:ins w:id="1146" w:author="Editor" w:date="2020-10-29T09:31:00Z">
        <w:r w:rsidR="00766D58" w:rsidRPr="00E244CD">
          <w:rPr>
            <w:rFonts w:ascii="Times New Roman" w:eastAsia="Times New Roman" w:hAnsi="Times New Roman" w:cs="Times New Roman"/>
            <w:sz w:val="24"/>
            <w:szCs w:val="24"/>
          </w:rPr>
          <w:t>A</w:t>
        </w:r>
      </w:ins>
      <w:r w:rsidRPr="00E244CD">
        <w:rPr>
          <w:rFonts w:ascii="Times New Roman" w:eastAsia="Times New Roman" w:hAnsi="Times New Roman" w:cs="Times New Roman"/>
          <w:sz w:val="24"/>
          <w:szCs w:val="24"/>
        </w:rPr>
        <w:t xml:space="preserve">nother </w:t>
      </w:r>
      <w:commentRangeEnd w:id="1144"/>
      <w:r w:rsidR="00FD54C9">
        <w:rPr>
          <w:rStyle w:val="CommentReference"/>
        </w:rPr>
        <w:commentReference w:id="1144"/>
      </w:r>
      <w:del w:id="1147" w:author="Editor" w:date="2020-10-29T09:31:00Z">
        <w:r w:rsidRPr="00E244CD" w:rsidDel="00766D58">
          <w:rPr>
            <w:rFonts w:ascii="Times New Roman" w:eastAsia="Times New Roman" w:hAnsi="Times New Roman" w:cs="Times New Roman"/>
            <w:sz w:val="24"/>
            <w:szCs w:val="24"/>
          </w:rPr>
          <w:delText xml:space="preserve">very </w:delText>
        </w:r>
      </w:del>
      <w:r w:rsidRPr="00E244CD">
        <w:rPr>
          <w:rFonts w:ascii="Times New Roman" w:eastAsia="Times New Roman" w:hAnsi="Times New Roman" w:cs="Times New Roman"/>
          <w:sz w:val="24"/>
          <w:szCs w:val="24"/>
        </w:rPr>
        <w:t xml:space="preserve">encouraging </w:t>
      </w:r>
      <w:del w:id="1148" w:author="Editor" w:date="2020-10-29T17:24:00Z">
        <w:r w:rsidRPr="00E244CD" w:rsidDel="00FD54C9">
          <w:rPr>
            <w:rFonts w:ascii="Times New Roman" w:eastAsia="Times New Roman" w:hAnsi="Times New Roman" w:cs="Times New Roman"/>
            <w:sz w:val="24"/>
            <w:szCs w:val="24"/>
          </w:rPr>
          <w:delText xml:space="preserve">result </w:delText>
        </w:r>
      </w:del>
      <w:ins w:id="1149" w:author="Editor" w:date="2020-10-29T17:24:00Z">
        <w:r w:rsidR="00FD54C9">
          <w:rPr>
            <w:rFonts w:ascii="Times New Roman" w:eastAsia="Times New Roman" w:hAnsi="Times New Roman" w:cs="Times New Roman"/>
            <w:sz w:val="24"/>
            <w:szCs w:val="24"/>
          </w:rPr>
          <w:t>indicator of</w:t>
        </w:r>
      </w:ins>
      <w:ins w:id="1150" w:author="Editor" w:date="2020-10-29T13:20:00Z">
        <w:r w:rsidR="00FF1AA4" w:rsidRPr="00E244CD">
          <w:rPr>
            <w:rFonts w:ascii="Times New Roman" w:eastAsia="Times New Roman" w:hAnsi="Times New Roman" w:cs="Times New Roman"/>
            <w:sz w:val="24"/>
            <w:szCs w:val="24"/>
          </w:rPr>
          <w:t xml:space="preserve"> the efficacy of TGI </w:t>
        </w:r>
      </w:ins>
      <w:del w:id="1151" w:author="Editor" w:date="2020-10-29T09:32:00Z">
        <w:r w:rsidRPr="00E244CD" w:rsidDel="00766D58">
          <w:rPr>
            <w:rFonts w:ascii="Times New Roman" w:eastAsia="Times New Roman" w:hAnsi="Times New Roman" w:cs="Times New Roman"/>
            <w:sz w:val="24"/>
            <w:szCs w:val="24"/>
          </w:rPr>
          <w:delText xml:space="preserve">is </w:delText>
        </w:r>
      </w:del>
      <w:ins w:id="1152" w:author="Editor" w:date="2020-10-29T09:32:00Z">
        <w:r w:rsidR="00766D58" w:rsidRPr="00E244CD">
          <w:rPr>
            <w:rFonts w:ascii="Times New Roman" w:eastAsia="Times New Roman" w:hAnsi="Times New Roman" w:cs="Times New Roman"/>
            <w:sz w:val="24"/>
            <w:szCs w:val="24"/>
          </w:rPr>
          <w:t xml:space="preserve">was </w:t>
        </w:r>
      </w:ins>
      <w:r w:rsidRPr="00E244CD">
        <w:rPr>
          <w:rFonts w:ascii="Times New Roman" w:eastAsia="Times New Roman" w:hAnsi="Times New Roman" w:cs="Times New Roman"/>
          <w:sz w:val="24"/>
          <w:szCs w:val="24"/>
        </w:rPr>
        <w:t xml:space="preserve">that experimental FPR values </w:t>
      </w:r>
      <w:ins w:id="1153" w:author="Editor" w:date="2020-10-29T09:32:00Z">
        <w:r w:rsidR="00766D58" w:rsidRPr="00E244CD">
          <w:rPr>
            <w:rFonts w:ascii="Times New Roman" w:eastAsia="Times New Roman" w:hAnsi="Times New Roman" w:cs="Times New Roman"/>
            <w:sz w:val="24"/>
            <w:szCs w:val="24"/>
          </w:rPr>
          <w:t xml:space="preserve">were </w:t>
        </w:r>
      </w:ins>
      <w:r w:rsidRPr="00E244CD">
        <w:rPr>
          <w:rFonts w:ascii="Times New Roman" w:eastAsia="Times New Roman" w:hAnsi="Times New Roman" w:cs="Times New Roman"/>
          <w:sz w:val="24"/>
          <w:szCs w:val="24"/>
        </w:rPr>
        <w:t xml:space="preserve">consistently </w:t>
      </w:r>
      <w:del w:id="1154" w:author="Editor" w:date="2020-10-29T09:32:00Z">
        <w:r w:rsidRPr="00E244CD" w:rsidDel="00766D58">
          <w:rPr>
            <w:rFonts w:ascii="Times New Roman" w:eastAsia="Times New Roman" w:hAnsi="Times New Roman" w:cs="Times New Roman"/>
            <w:sz w:val="24"/>
            <w:szCs w:val="24"/>
          </w:rPr>
          <w:delText>stayed much below</w:delText>
        </w:r>
      </w:del>
      <w:ins w:id="1155" w:author="Editor" w:date="2020-10-29T09:32:00Z">
        <w:r w:rsidR="00766D58" w:rsidRPr="00E244CD">
          <w:rPr>
            <w:rFonts w:ascii="Times New Roman" w:eastAsia="Times New Roman" w:hAnsi="Times New Roman" w:cs="Times New Roman"/>
            <w:sz w:val="24"/>
            <w:szCs w:val="24"/>
          </w:rPr>
          <w:t>lower than</w:t>
        </w:r>
      </w:ins>
      <w:r w:rsidRPr="00E244CD">
        <w:rPr>
          <w:rFonts w:ascii="Times New Roman" w:eastAsia="Times New Roman" w:hAnsi="Times New Roman" w:cs="Times New Roman"/>
          <w:sz w:val="24"/>
          <w:szCs w:val="24"/>
        </w:rPr>
        <w:t xml:space="preserve"> </w:t>
      </w:r>
      <w:del w:id="1156" w:author="Editor" w:date="2020-10-29T09:32:00Z">
        <w:r w:rsidRPr="00E244CD" w:rsidDel="00766D58">
          <w:rPr>
            <w:rFonts w:ascii="Times New Roman" w:eastAsia="Times New Roman" w:hAnsi="Times New Roman" w:cs="Times New Roman"/>
            <w:sz w:val="24"/>
            <w:szCs w:val="24"/>
          </w:rPr>
          <w:delText xml:space="preserve">any </w:delText>
        </w:r>
      </w:del>
      <w:r w:rsidRPr="00E244CD">
        <w:rPr>
          <w:rFonts w:ascii="Times New Roman" w:eastAsia="Times New Roman" w:hAnsi="Times New Roman" w:cs="Times New Roman"/>
          <w:sz w:val="24"/>
          <w:szCs w:val="24"/>
        </w:rPr>
        <w:t>control FPR values</w:t>
      </w:r>
      <w:ins w:id="1157" w:author="Editor" w:date="2020-10-29T09:32:00Z">
        <w:r w:rsidR="00766D58"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regardless of dispersal parameters (Fig. 4). This </w:t>
      </w:r>
      <w:del w:id="1158" w:author="Editor" w:date="2020-10-29T13:20:00Z">
        <w:r w:rsidRPr="00E244CD" w:rsidDel="00312CAE">
          <w:rPr>
            <w:rFonts w:ascii="Times New Roman" w:eastAsia="Times New Roman" w:hAnsi="Times New Roman" w:cs="Times New Roman"/>
            <w:sz w:val="24"/>
            <w:szCs w:val="24"/>
          </w:rPr>
          <w:delText xml:space="preserve">means </w:delText>
        </w:r>
      </w:del>
      <w:ins w:id="1159" w:author="Editor" w:date="2020-10-29T13:20:00Z">
        <w:r w:rsidR="00312CAE" w:rsidRPr="00E244CD">
          <w:rPr>
            <w:rFonts w:ascii="Times New Roman" w:eastAsia="Times New Roman" w:hAnsi="Times New Roman" w:cs="Times New Roman"/>
            <w:sz w:val="24"/>
            <w:szCs w:val="24"/>
          </w:rPr>
          <w:t xml:space="preserve">suggests </w:t>
        </w:r>
      </w:ins>
      <w:r w:rsidRPr="00E244CD">
        <w:rPr>
          <w:rFonts w:ascii="Times New Roman" w:eastAsia="Times New Roman" w:hAnsi="Times New Roman" w:cs="Times New Roman"/>
          <w:sz w:val="24"/>
          <w:szCs w:val="24"/>
        </w:rPr>
        <w:t>that</w:t>
      </w:r>
      <w:ins w:id="1160" w:author="Editor" w:date="2020-10-29T13:20:00Z">
        <w:r w:rsidR="00312CAE"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w:t>
      </w:r>
      <w:del w:id="1161" w:author="Editor" w:date="2020-10-29T13:20:00Z">
        <w:r w:rsidRPr="00E244CD" w:rsidDel="00312CAE">
          <w:rPr>
            <w:rFonts w:ascii="Times New Roman" w:eastAsia="Times New Roman" w:hAnsi="Times New Roman" w:cs="Times New Roman"/>
            <w:sz w:val="24"/>
            <w:szCs w:val="24"/>
          </w:rPr>
          <w:delText>in the presence of</w:delText>
        </w:r>
      </w:del>
      <w:ins w:id="1162" w:author="Editor" w:date="2020-10-29T13:20:00Z">
        <w:r w:rsidR="00312CAE" w:rsidRPr="00E244CD">
          <w:rPr>
            <w:rFonts w:ascii="Times New Roman" w:eastAsia="Times New Roman" w:hAnsi="Times New Roman" w:cs="Times New Roman"/>
            <w:sz w:val="24"/>
            <w:szCs w:val="24"/>
          </w:rPr>
          <w:t>following</w:t>
        </w:r>
      </w:ins>
      <w:r w:rsidRPr="00E244CD">
        <w:rPr>
          <w:rFonts w:ascii="Times New Roman" w:eastAsia="Times New Roman" w:hAnsi="Times New Roman" w:cs="Times New Roman"/>
          <w:sz w:val="24"/>
          <w:szCs w:val="24"/>
        </w:rPr>
        <w:t xml:space="preserve"> an atypical demographic event, we were always more likely to correctly identify a population as having been affected. </w:t>
      </w:r>
      <w:ins w:id="1163" w:author="Editor" w:date="2020-10-29T17:30:00Z">
        <w:r w:rsidR="00FD54C9">
          <w:rPr>
            <w:rFonts w:ascii="Times New Roman" w:eastAsia="Times New Roman" w:hAnsi="Times New Roman" w:cs="Times New Roman"/>
            <w:sz w:val="24"/>
            <w:szCs w:val="24"/>
          </w:rPr>
          <w:t xml:space="preserve">Among the control simulations, </w:t>
        </w:r>
      </w:ins>
      <w:del w:id="1164" w:author="Editor" w:date="2020-10-29T17:30:00Z">
        <w:r w:rsidRPr="00E244CD" w:rsidDel="00FD54C9">
          <w:rPr>
            <w:rFonts w:ascii="Times New Roman" w:eastAsia="Times New Roman" w:hAnsi="Times New Roman" w:cs="Times New Roman"/>
            <w:sz w:val="24"/>
            <w:szCs w:val="24"/>
          </w:rPr>
          <w:delText>The higher the dispersal,</w:delText>
        </w:r>
      </w:del>
      <w:ins w:id="1165" w:author="Editor" w:date="2020-10-29T17:30:00Z">
        <w:r w:rsidR="00FD54C9">
          <w:rPr>
            <w:rFonts w:ascii="Times New Roman" w:eastAsia="Times New Roman" w:hAnsi="Times New Roman" w:cs="Times New Roman"/>
            <w:sz w:val="24"/>
            <w:szCs w:val="24"/>
          </w:rPr>
          <w:t xml:space="preserve">simulations with higher dispersal capacity had a </w:t>
        </w:r>
      </w:ins>
      <w:del w:id="1166" w:author="Editor" w:date="2020-10-29T17:30:00Z">
        <w:r w:rsidRPr="00E244CD" w:rsidDel="00FD54C9">
          <w:rPr>
            <w:rFonts w:ascii="Times New Roman" w:eastAsia="Times New Roman" w:hAnsi="Times New Roman" w:cs="Times New Roman"/>
            <w:sz w:val="24"/>
            <w:szCs w:val="24"/>
          </w:rPr>
          <w:delText xml:space="preserve"> the </w:delText>
        </w:r>
      </w:del>
      <w:r w:rsidRPr="00E244CD">
        <w:rPr>
          <w:rFonts w:ascii="Times New Roman" w:eastAsia="Times New Roman" w:hAnsi="Times New Roman" w:cs="Times New Roman"/>
          <w:sz w:val="24"/>
          <w:szCs w:val="24"/>
        </w:rPr>
        <w:t xml:space="preserve">lower </w:t>
      </w:r>
      <w:del w:id="1167" w:author="Editor" w:date="2020-10-29T17:30:00Z">
        <w:r w:rsidRPr="00E244CD" w:rsidDel="00FD54C9">
          <w:rPr>
            <w:rFonts w:ascii="Times New Roman" w:eastAsia="Times New Roman" w:hAnsi="Times New Roman" w:cs="Times New Roman"/>
            <w:sz w:val="24"/>
            <w:szCs w:val="24"/>
          </w:rPr>
          <w:delText xml:space="preserve">the control </w:delText>
        </w:r>
      </w:del>
      <w:r w:rsidRPr="00E244CD">
        <w:rPr>
          <w:rFonts w:ascii="Times New Roman" w:eastAsia="Times New Roman" w:hAnsi="Times New Roman" w:cs="Times New Roman"/>
          <w:sz w:val="24"/>
          <w:szCs w:val="24"/>
        </w:rPr>
        <w:t xml:space="preserve">FPR (Fig. 4). Control FPR values were generally at least twice as high as the maximum experimental FPR values (L1, M1), regardless of the </w:t>
      </w:r>
      <w:ins w:id="1168" w:author="Editor" w:date="2020-10-29T17:30:00Z">
        <w:r w:rsidR="00FD54C9">
          <w:rPr>
            <w:rFonts w:ascii="Times New Roman" w:eastAsia="Times New Roman" w:hAnsi="Times New Roman" w:cs="Times New Roman"/>
            <w:sz w:val="24"/>
            <w:szCs w:val="24"/>
          </w:rPr>
          <w:t xml:space="preserve">significance </w:t>
        </w:r>
      </w:ins>
      <w:r w:rsidRPr="00E244CD">
        <w:rPr>
          <w:rFonts w:ascii="Times New Roman" w:eastAsia="Times New Roman" w:hAnsi="Times New Roman" w:cs="Times New Roman"/>
          <w:sz w:val="24"/>
          <w:szCs w:val="24"/>
        </w:rPr>
        <w:t>threshold used. This means that</w:t>
      </w:r>
      <w:ins w:id="1169" w:author="Editor" w:date="2020-10-29T17:31:00Z">
        <w:r w:rsidR="00920011">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even for the </w:t>
      </w:r>
      <w:del w:id="1170" w:author="Editor" w:date="2020-10-29T13:50:00Z">
        <w:r w:rsidRPr="00E244CD" w:rsidDel="00960101">
          <w:rPr>
            <w:rFonts w:ascii="Times New Roman" w:eastAsia="Times New Roman" w:hAnsi="Times New Roman" w:cs="Times New Roman"/>
            <w:sz w:val="24"/>
            <w:szCs w:val="24"/>
          </w:rPr>
          <w:delText xml:space="preserve">worst </w:delText>
        </w:r>
      </w:del>
      <w:ins w:id="1171" w:author="Editor" w:date="2020-10-29T13:50:00Z">
        <w:r w:rsidR="00960101" w:rsidRPr="00E244CD">
          <w:rPr>
            <w:rFonts w:ascii="Times New Roman" w:eastAsia="Times New Roman" w:hAnsi="Times New Roman" w:cs="Times New Roman"/>
            <w:sz w:val="24"/>
            <w:szCs w:val="24"/>
          </w:rPr>
          <w:t xml:space="preserve">lowest-performing </w:t>
        </w:r>
      </w:ins>
      <w:r w:rsidRPr="00E244CD">
        <w:rPr>
          <w:rFonts w:ascii="Times New Roman" w:eastAsia="Times New Roman" w:hAnsi="Times New Roman" w:cs="Times New Roman"/>
          <w:sz w:val="24"/>
          <w:szCs w:val="24"/>
        </w:rPr>
        <w:t>scenarios</w:t>
      </w:r>
      <w:ins w:id="1172" w:author="Editor" w:date="2020-10-29T13:50:00Z">
        <w:r w:rsidR="00960101" w:rsidRPr="00E244CD">
          <w:rPr>
            <w:rFonts w:ascii="Times New Roman" w:eastAsia="Times New Roman" w:hAnsi="Times New Roman" w:cs="Times New Roman"/>
            <w:sz w:val="24"/>
            <w:szCs w:val="24"/>
          </w:rPr>
          <w:t xml:space="preserve"> in our simulations</w:t>
        </w:r>
      </w:ins>
      <w:r w:rsidRPr="00E244CD">
        <w:rPr>
          <w:rFonts w:ascii="Times New Roman" w:eastAsia="Times New Roman" w:hAnsi="Times New Roman" w:cs="Times New Roman"/>
          <w:sz w:val="24"/>
          <w:szCs w:val="24"/>
        </w:rPr>
        <w:t>, TGI was much more effective at avoiding false positives</w:t>
      </w:r>
      <w:del w:id="1173" w:author="Editor" w:date="2020-10-29T17:31:00Z">
        <w:r w:rsidRPr="00E244CD" w:rsidDel="00920011">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in the presence of an event</w:t>
      </w:r>
      <w:del w:id="1174" w:author="Editor" w:date="2020-10-29T17:31:00Z">
        <w:r w:rsidRPr="00E244CD" w:rsidDel="00920011">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than in </w:t>
      </w:r>
      <w:del w:id="1175" w:author="Editor" w:date="2020-10-29T17:31:00Z">
        <w:r w:rsidRPr="00E244CD" w:rsidDel="00920011">
          <w:rPr>
            <w:rFonts w:ascii="Times New Roman" w:eastAsia="Times New Roman" w:hAnsi="Times New Roman" w:cs="Times New Roman"/>
            <w:sz w:val="24"/>
            <w:szCs w:val="24"/>
          </w:rPr>
          <w:delText xml:space="preserve">its </w:delText>
        </w:r>
      </w:del>
      <w:ins w:id="1176" w:author="Editor" w:date="2020-10-29T17:31:00Z">
        <w:r w:rsidR="00920011">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absence</w:t>
      </w:r>
      <w:ins w:id="1177" w:author="Editor" w:date="2020-10-29T17:31:00Z">
        <w:r w:rsidR="00920011">
          <w:rPr>
            <w:rFonts w:ascii="Times New Roman" w:eastAsia="Times New Roman" w:hAnsi="Times New Roman" w:cs="Times New Roman"/>
            <w:sz w:val="24"/>
            <w:szCs w:val="24"/>
          </w:rPr>
          <w:t xml:space="preserve"> of one</w:t>
        </w:r>
      </w:ins>
      <w:r w:rsidRPr="00E244CD">
        <w:rPr>
          <w:rFonts w:ascii="Times New Roman" w:eastAsia="Times New Roman" w:hAnsi="Times New Roman" w:cs="Times New Roman"/>
          <w:sz w:val="24"/>
          <w:szCs w:val="24"/>
        </w:rPr>
        <w:t>.</w:t>
      </w:r>
    </w:p>
    <w:p w14:paraId="0AA2D35A" w14:textId="77777777" w:rsidR="00760250" w:rsidRPr="00E244CD" w:rsidRDefault="00760250">
      <w:pPr>
        <w:spacing w:after="0" w:line="480" w:lineRule="auto"/>
        <w:rPr>
          <w:rFonts w:ascii="Times New Roman" w:eastAsia="Times New Roman" w:hAnsi="Times New Roman" w:cs="Times New Roman"/>
          <w:sz w:val="24"/>
          <w:szCs w:val="24"/>
        </w:rPr>
        <w:pPrChange w:id="1178" w:author="Editor" w:date="2020-10-29T21:19:00Z">
          <w:pPr>
            <w:spacing w:before="240" w:after="240" w:line="480" w:lineRule="auto"/>
          </w:pPr>
        </w:pPrChange>
      </w:pPr>
    </w:p>
    <w:p w14:paraId="2392C8B6" w14:textId="61DD4D6A" w:rsidR="00760250" w:rsidRPr="00E244CD" w:rsidRDefault="00760250">
      <w:pPr>
        <w:pStyle w:val="Heading2"/>
        <w:pPrChange w:id="1179" w:author="Editor" w:date="2020-10-29T21:19:00Z">
          <w:pPr>
            <w:spacing w:before="240" w:after="240" w:line="480" w:lineRule="auto"/>
          </w:pPr>
        </w:pPrChange>
      </w:pPr>
      <w:del w:id="1180" w:author="Editor" w:date="2020-10-29T17:35:00Z">
        <w:r w:rsidRPr="00E244CD" w:rsidDel="00920011">
          <w:rPr>
            <w:lang w:val="en-US"/>
          </w:rPr>
          <w:delText>Number of populations affected</w:delText>
        </w:r>
      </w:del>
      <w:ins w:id="1181" w:author="Editor" w:date="2020-10-29T17:35:00Z">
        <w:r w:rsidR="00920011">
          <w:rPr>
            <w:lang w:val="en-US"/>
          </w:rPr>
          <w:t>Spatial extent</w:t>
        </w:r>
      </w:ins>
    </w:p>
    <w:p w14:paraId="512ABD9E" w14:textId="501C749D" w:rsidR="00760250" w:rsidRPr="00E244CD" w:rsidDel="00372E64" w:rsidRDefault="00760250">
      <w:pPr>
        <w:spacing w:after="0" w:line="480" w:lineRule="auto"/>
        <w:ind w:firstLine="720"/>
        <w:rPr>
          <w:del w:id="1182" w:author="Editor" w:date="2020-10-29T21:14:00Z"/>
          <w:rFonts w:ascii="Times New Roman" w:eastAsia="Times New Roman" w:hAnsi="Times New Roman" w:cs="Times New Roman"/>
          <w:sz w:val="24"/>
          <w:szCs w:val="24"/>
        </w:rPr>
        <w:pPrChange w:id="1183" w:author="Editor" w:date="2020-10-29T21:19:00Z">
          <w:pPr>
            <w:spacing w:before="240" w:after="240" w:line="480" w:lineRule="auto"/>
          </w:pPr>
        </w:pPrChange>
      </w:pPr>
      <w:del w:id="1184" w:author="Editor" w:date="2020-10-29T09:33:00Z">
        <w:r w:rsidRPr="00E244CD" w:rsidDel="00766D58">
          <w:rPr>
            <w:rFonts w:ascii="Times New Roman" w:eastAsia="Times New Roman" w:hAnsi="Times New Roman" w:cs="Times New Roman"/>
            <w:sz w:val="24"/>
            <w:szCs w:val="24"/>
          </w:rPr>
          <w:delText>Although TGI displayed good performance overall, t</w:delText>
        </w:r>
      </w:del>
      <w:ins w:id="1185" w:author="Editor" w:date="2020-10-29T09:33:00Z">
        <w:r w:rsidR="00766D58" w:rsidRPr="00E244CD">
          <w:rPr>
            <w:rFonts w:ascii="Times New Roman" w:eastAsia="Times New Roman" w:hAnsi="Times New Roman" w:cs="Times New Roman"/>
            <w:sz w:val="24"/>
            <w:szCs w:val="24"/>
          </w:rPr>
          <w:t>T</w:t>
        </w:r>
      </w:ins>
      <w:r w:rsidRPr="00E244CD">
        <w:rPr>
          <w:rFonts w:ascii="Times New Roman" w:eastAsia="Times New Roman" w:hAnsi="Times New Roman" w:cs="Times New Roman"/>
          <w:sz w:val="24"/>
          <w:szCs w:val="24"/>
        </w:rPr>
        <w:t xml:space="preserve">he number of populations affected by a demographic event also influenced our ability to detect meaningful temporal change. Scenarios </w:t>
      </w:r>
      <w:del w:id="1186" w:author="Editor" w:date="2020-10-29T09:33:00Z">
        <w:r w:rsidRPr="00E244CD" w:rsidDel="00766D58">
          <w:rPr>
            <w:rFonts w:ascii="Times New Roman" w:eastAsia="Times New Roman" w:hAnsi="Times New Roman" w:cs="Times New Roman"/>
            <w:sz w:val="24"/>
            <w:szCs w:val="24"/>
          </w:rPr>
          <w:delText xml:space="preserve">with </w:delText>
        </w:r>
      </w:del>
      <w:ins w:id="1187" w:author="Editor" w:date="2020-10-29T09:33:00Z">
        <w:r w:rsidR="00766D58" w:rsidRPr="00E244CD">
          <w:rPr>
            <w:rFonts w:ascii="Times New Roman" w:eastAsia="Times New Roman" w:hAnsi="Times New Roman" w:cs="Times New Roman"/>
            <w:sz w:val="24"/>
            <w:szCs w:val="24"/>
          </w:rPr>
          <w:t xml:space="preserve">in which </w:t>
        </w:r>
      </w:ins>
      <w:r w:rsidRPr="00E244CD">
        <w:rPr>
          <w:rFonts w:ascii="Times New Roman" w:eastAsia="Times New Roman" w:hAnsi="Times New Roman" w:cs="Times New Roman"/>
          <w:sz w:val="24"/>
          <w:szCs w:val="24"/>
        </w:rPr>
        <w:t xml:space="preserve">fewer populations </w:t>
      </w:r>
      <w:ins w:id="1188" w:author="Editor" w:date="2020-10-29T09:33:00Z">
        <w:r w:rsidR="00766D58" w:rsidRPr="00E244CD">
          <w:rPr>
            <w:rFonts w:ascii="Times New Roman" w:eastAsia="Times New Roman" w:hAnsi="Times New Roman" w:cs="Times New Roman"/>
            <w:sz w:val="24"/>
            <w:szCs w:val="24"/>
          </w:rPr>
          <w:t xml:space="preserve">were </w:t>
        </w:r>
      </w:ins>
      <w:r w:rsidRPr="00E244CD">
        <w:rPr>
          <w:rFonts w:ascii="Times New Roman" w:eastAsia="Times New Roman" w:hAnsi="Times New Roman" w:cs="Times New Roman"/>
          <w:sz w:val="24"/>
          <w:szCs w:val="24"/>
        </w:rPr>
        <w:t xml:space="preserve">affected exhibited </w:t>
      </w:r>
      <w:ins w:id="1189" w:author="Editor" w:date="2020-10-29T09:33:00Z">
        <w:r w:rsidR="00766D58" w:rsidRPr="00E244CD">
          <w:rPr>
            <w:rFonts w:ascii="Times New Roman" w:eastAsia="Times New Roman" w:hAnsi="Times New Roman" w:cs="Times New Roman"/>
            <w:sz w:val="24"/>
            <w:szCs w:val="24"/>
          </w:rPr>
          <w:t xml:space="preserve">a </w:t>
        </w:r>
      </w:ins>
      <w:r w:rsidRPr="00E244CD">
        <w:rPr>
          <w:rFonts w:ascii="Times New Roman" w:eastAsia="Times New Roman" w:hAnsi="Times New Roman" w:cs="Times New Roman"/>
          <w:sz w:val="24"/>
          <w:szCs w:val="24"/>
        </w:rPr>
        <w:t>reduced FNR</w:t>
      </w:r>
      <w:del w:id="1190" w:author="Editor" w:date="2020-10-29T09:33:00Z">
        <w:r w:rsidRPr="00E244CD" w:rsidDel="00766D58">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and an increased FPR (Figs. 3, 4). </w:t>
      </w:r>
    </w:p>
    <w:p w14:paraId="6FB92585" w14:textId="1428FB9D" w:rsidR="00760250" w:rsidRPr="00E244CD" w:rsidRDefault="00760250">
      <w:pPr>
        <w:spacing w:after="0" w:line="480" w:lineRule="auto"/>
        <w:ind w:firstLine="720"/>
        <w:rPr>
          <w:rFonts w:ascii="Times New Roman" w:eastAsia="Times New Roman" w:hAnsi="Times New Roman" w:cs="Times New Roman"/>
          <w:sz w:val="24"/>
          <w:szCs w:val="24"/>
        </w:rPr>
        <w:pPrChange w:id="1191" w:author="Editor" w:date="2020-10-29T21:19:00Z">
          <w:pPr>
            <w:spacing w:before="240" w:after="240" w:line="480" w:lineRule="auto"/>
          </w:pPr>
        </w:pPrChange>
      </w:pPr>
      <w:r w:rsidRPr="00E244CD">
        <w:rPr>
          <w:rFonts w:ascii="Times New Roman" w:eastAsia="Times New Roman" w:hAnsi="Times New Roman" w:cs="Times New Roman"/>
          <w:sz w:val="24"/>
          <w:szCs w:val="24"/>
        </w:rPr>
        <w:t xml:space="preserve">Scenarios in which a single population was affected (i.e., L1, M1, H1) </w:t>
      </w:r>
      <w:del w:id="1192" w:author="Editor" w:date="2020-10-29T13:22:00Z">
        <w:r w:rsidRPr="00E244CD" w:rsidDel="00312CAE">
          <w:rPr>
            <w:rFonts w:ascii="Times New Roman" w:eastAsia="Times New Roman" w:hAnsi="Times New Roman" w:cs="Times New Roman"/>
            <w:sz w:val="24"/>
            <w:szCs w:val="24"/>
          </w:rPr>
          <w:delText xml:space="preserve">showed </w:delText>
        </w:r>
      </w:del>
      <w:ins w:id="1193" w:author="Editor" w:date="2020-10-29T13:22:00Z">
        <w:r w:rsidR="00312CAE" w:rsidRPr="00E244CD">
          <w:rPr>
            <w:rFonts w:ascii="Times New Roman" w:eastAsia="Times New Roman" w:hAnsi="Times New Roman" w:cs="Times New Roman"/>
            <w:sz w:val="24"/>
            <w:szCs w:val="24"/>
          </w:rPr>
          <w:t xml:space="preserve">had a </w:t>
        </w:r>
      </w:ins>
      <w:r w:rsidRPr="00E244CD">
        <w:rPr>
          <w:rFonts w:ascii="Times New Roman" w:eastAsia="Times New Roman" w:hAnsi="Times New Roman" w:cs="Times New Roman"/>
          <w:sz w:val="24"/>
          <w:szCs w:val="24"/>
        </w:rPr>
        <w:t xml:space="preserve">perfect FNR (0; Fig. 3), while </w:t>
      </w:r>
      <w:ins w:id="1194" w:author="Editor" w:date="2020-10-29T17:33:00Z">
        <w:r w:rsidR="00920011">
          <w:rPr>
            <w:rFonts w:ascii="Times New Roman" w:eastAsia="Times New Roman" w:hAnsi="Times New Roman" w:cs="Times New Roman"/>
            <w:sz w:val="24"/>
            <w:szCs w:val="24"/>
          </w:rPr>
          <w:t xml:space="preserve">scenarios </w:t>
        </w:r>
      </w:ins>
      <w:r w:rsidRPr="00E244CD">
        <w:rPr>
          <w:rFonts w:ascii="Times New Roman" w:eastAsia="Times New Roman" w:hAnsi="Times New Roman" w:cs="Times New Roman"/>
          <w:sz w:val="24"/>
          <w:szCs w:val="24"/>
        </w:rPr>
        <w:t xml:space="preserve">L2 and M2 </w:t>
      </w:r>
      <w:ins w:id="1195" w:author="Editor" w:date="2020-10-29T13:36:00Z">
        <w:r w:rsidR="007A704E" w:rsidRPr="00E244CD">
          <w:rPr>
            <w:rFonts w:ascii="Times New Roman" w:eastAsia="Times New Roman" w:hAnsi="Times New Roman" w:cs="Times New Roman"/>
            <w:sz w:val="24"/>
            <w:szCs w:val="24"/>
          </w:rPr>
          <w:t xml:space="preserve">only </w:t>
        </w:r>
      </w:ins>
      <w:r w:rsidRPr="00E244CD">
        <w:rPr>
          <w:rFonts w:ascii="Times New Roman" w:eastAsia="Times New Roman" w:hAnsi="Times New Roman" w:cs="Times New Roman"/>
          <w:sz w:val="24"/>
          <w:szCs w:val="24"/>
        </w:rPr>
        <w:t xml:space="preserve">reached this perfect FNR </w:t>
      </w:r>
      <w:del w:id="1196" w:author="Editor" w:date="2020-10-29T13:36:00Z">
        <w:r w:rsidRPr="00E244CD" w:rsidDel="007A704E">
          <w:rPr>
            <w:rFonts w:ascii="Times New Roman" w:eastAsia="Times New Roman" w:hAnsi="Times New Roman" w:cs="Times New Roman"/>
            <w:sz w:val="24"/>
            <w:szCs w:val="24"/>
          </w:rPr>
          <w:delText xml:space="preserve">only </w:delText>
        </w:r>
      </w:del>
      <w:ins w:id="1197" w:author="Editor" w:date="2020-10-29T13:22:00Z">
        <w:r w:rsidR="00312CAE" w:rsidRPr="00E244CD">
          <w:rPr>
            <w:rFonts w:ascii="Times New Roman" w:eastAsia="Times New Roman" w:hAnsi="Times New Roman" w:cs="Times New Roman"/>
            <w:sz w:val="24"/>
            <w:szCs w:val="24"/>
          </w:rPr>
          <w:t xml:space="preserve">at </w:t>
        </w:r>
      </w:ins>
      <w:del w:id="1198" w:author="Editor" w:date="2020-10-29T13:22:00Z">
        <w:r w:rsidRPr="00E244CD" w:rsidDel="00312CAE">
          <w:rPr>
            <w:rFonts w:ascii="Times New Roman" w:eastAsia="Times New Roman" w:hAnsi="Times New Roman" w:cs="Times New Roman"/>
            <w:sz w:val="24"/>
            <w:szCs w:val="24"/>
          </w:rPr>
          <w:delText xml:space="preserve">for </w:delText>
        </w:r>
      </w:del>
      <w:ins w:id="1199" w:author="Editor" w:date="2020-10-29T13:22:00Z">
        <w:r w:rsidR="00312CAE" w:rsidRPr="00E244CD">
          <w:rPr>
            <w:rFonts w:ascii="Times New Roman" w:eastAsia="Times New Roman" w:hAnsi="Times New Roman" w:cs="Times New Roman"/>
            <w:sz w:val="24"/>
            <w:szCs w:val="24"/>
          </w:rPr>
          <w:t xml:space="preserve">more </w:t>
        </w:r>
      </w:ins>
      <w:r w:rsidRPr="00E244CD">
        <w:rPr>
          <w:rFonts w:ascii="Times New Roman" w:eastAsia="Times New Roman" w:hAnsi="Times New Roman" w:cs="Times New Roman"/>
          <w:sz w:val="24"/>
          <w:szCs w:val="24"/>
        </w:rPr>
        <w:t xml:space="preserve">liberal </w:t>
      </w:r>
      <w:ins w:id="1200" w:author="Editor" w:date="2020-10-29T13:22:00Z">
        <w:r w:rsidR="00312CAE" w:rsidRPr="00E244CD">
          <w:rPr>
            <w:rFonts w:ascii="Times New Roman" w:eastAsia="Times New Roman" w:hAnsi="Times New Roman" w:cs="Times New Roman"/>
            <w:sz w:val="24"/>
            <w:szCs w:val="24"/>
          </w:rPr>
          <w:t xml:space="preserve">significance </w:t>
        </w:r>
      </w:ins>
      <w:r w:rsidRPr="00E244CD">
        <w:rPr>
          <w:rFonts w:ascii="Times New Roman" w:eastAsia="Times New Roman" w:hAnsi="Times New Roman" w:cs="Times New Roman"/>
          <w:sz w:val="24"/>
          <w:szCs w:val="24"/>
        </w:rPr>
        <w:t xml:space="preserve">thresholds (i.e., </w:t>
      </w:r>
      <w:ins w:id="1201" w:author="Editor" w:date="2020-10-30T00:15:00Z">
        <w:r w:rsidR="00FE705A">
          <w:rPr>
            <w:rFonts w:ascii="Times New Roman" w:eastAsia="Times New Roman" w:hAnsi="Times New Roman" w:cs="Times New Roman"/>
            <w:sz w:val="24"/>
            <w:szCs w:val="24"/>
          </w:rPr>
          <w:t xml:space="preserve">above </w:t>
        </w:r>
      </w:ins>
      <w:ins w:id="1202" w:author="Editor" w:date="2020-10-29T17:33:00Z">
        <w:r w:rsidR="00920011">
          <w:rPr>
            <w:rFonts w:ascii="Times New Roman" w:eastAsia="Times New Roman" w:hAnsi="Times New Roman" w:cs="Times New Roman"/>
            <w:sz w:val="24"/>
            <w:szCs w:val="24"/>
          </w:rPr>
          <w:t xml:space="preserve">p </w:t>
        </w:r>
      </w:ins>
      <w:commentRangeStart w:id="1203"/>
      <w:del w:id="1204" w:author="Editor" w:date="2020-10-29T13:36:00Z">
        <w:r w:rsidRPr="00E244CD" w:rsidDel="007A704E">
          <w:rPr>
            <w:rFonts w:ascii="Times New Roman" w:eastAsia="Times New Roman" w:hAnsi="Times New Roman" w:cs="Times New Roman"/>
            <w:sz w:val="24"/>
            <w:szCs w:val="24"/>
          </w:rPr>
          <w:delText>&gt;</w:delText>
        </w:r>
      </w:del>
      <w:ins w:id="1205" w:author="Editor" w:date="2020-10-29T13:36:00Z">
        <w:r w:rsidR="007A704E" w:rsidRPr="00E244CD">
          <w:rPr>
            <w:rFonts w:ascii="Times New Roman" w:eastAsia="Times New Roman" w:hAnsi="Times New Roman" w:cs="Times New Roman"/>
            <w:sz w:val="24"/>
            <w:szCs w:val="24"/>
          </w:rPr>
          <w:t>&lt;</w:t>
        </w:r>
      </w:ins>
      <w:commentRangeEnd w:id="1203"/>
      <w:ins w:id="1206" w:author="Editor" w:date="2020-10-29T17:33:00Z">
        <w:r w:rsidR="00920011">
          <w:rPr>
            <w:rFonts w:ascii="Times New Roman" w:eastAsia="Times New Roman" w:hAnsi="Times New Roman" w:cs="Times New Roman"/>
            <w:sz w:val="24"/>
            <w:szCs w:val="24"/>
          </w:rPr>
          <w:t xml:space="preserve"> </w:t>
        </w:r>
      </w:ins>
      <w:ins w:id="1207" w:author="Editor" w:date="2020-10-29T13:37:00Z">
        <w:r w:rsidR="007A704E" w:rsidRPr="00E244CD">
          <w:rPr>
            <w:rStyle w:val="CommentReference"/>
          </w:rPr>
          <w:commentReference w:id="1203"/>
        </w:r>
      </w:ins>
      <w:r w:rsidRPr="00E244CD">
        <w:rPr>
          <w:rFonts w:ascii="Times New Roman" w:eastAsia="Times New Roman" w:hAnsi="Times New Roman" w:cs="Times New Roman"/>
          <w:sz w:val="24"/>
          <w:szCs w:val="24"/>
        </w:rPr>
        <w:t xml:space="preserve">0.03; Fig 3). </w:t>
      </w:r>
      <w:ins w:id="1208" w:author="Editor" w:date="2020-10-29T13:41:00Z">
        <w:r w:rsidR="00282B66" w:rsidRPr="00E244CD">
          <w:rPr>
            <w:rFonts w:ascii="Times New Roman" w:eastAsia="Times New Roman" w:hAnsi="Times New Roman" w:cs="Times New Roman"/>
            <w:sz w:val="24"/>
            <w:szCs w:val="24"/>
          </w:rPr>
          <w:t>The mean FNRs</w:t>
        </w:r>
      </w:ins>
      <w:ins w:id="1209" w:author="Editor" w:date="2020-10-29T13:42:00Z">
        <w:r w:rsidR="00282B66" w:rsidRPr="00E244CD">
          <w:rPr>
            <w:rFonts w:ascii="Times New Roman" w:eastAsia="Times New Roman" w:hAnsi="Times New Roman" w:cs="Times New Roman"/>
            <w:sz w:val="24"/>
            <w:szCs w:val="24"/>
          </w:rPr>
          <w:t xml:space="preserve"> at p &lt; 0.05</w:t>
        </w:r>
      </w:ins>
      <w:ins w:id="1210" w:author="Editor" w:date="2020-10-29T13:41:00Z">
        <w:r w:rsidR="00282B66" w:rsidRPr="00E244CD">
          <w:rPr>
            <w:rFonts w:ascii="Times New Roman" w:eastAsia="Times New Roman" w:hAnsi="Times New Roman" w:cs="Times New Roman"/>
            <w:sz w:val="24"/>
            <w:szCs w:val="24"/>
          </w:rPr>
          <w:t xml:space="preserve">, </w:t>
        </w:r>
      </w:ins>
      <w:del w:id="1211" w:author="Editor" w:date="2020-10-29T13:41:00Z">
        <w:r w:rsidRPr="00E244CD" w:rsidDel="00282B66">
          <w:rPr>
            <w:rFonts w:ascii="Times New Roman" w:eastAsia="Times New Roman" w:hAnsi="Times New Roman" w:cs="Times New Roman"/>
            <w:sz w:val="24"/>
            <w:szCs w:val="24"/>
          </w:rPr>
          <w:delText xml:space="preserve">Taking the </w:delText>
        </w:r>
      </w:del>
      <w:r w:rsidRPr="00E244CD">
        <w:rPr>
          <w:rFonts w:ascii="Times New Roman" w:eastAsia="Times New Roman" w:hAnsi="Times New Roman" w:cs="Times New Roman"/>
          <w:sz w:val="24"/>
          <w:szCs w:val="24"/>
        </w:rPr>
        <w:t>average</w:t>
      </w:r>
      <w:ins w:id="1212" w:author="Editor" w:date="2020-10-29T13:41:00Z">
        <w:r w:rsidR="00282B66" w:rsidRPr="00E244CD">
          <w:rPr>
            <w:rFonts w:ascii="Times New Roman" w:eastAsia="Times New Roman" w:hAnsi="Times New Roman" w:cs="Times New Roman"/>
            <w:sz w:val="24"/>
            <w:szCs w:val="24"/>
          </w:rPr>
          <w:t>d</w:t>
        </w:r>
      </w:ins>
      <w:r w:rsidRPr="00E244CD">
        <w:rPr>
          <w:rFonts w:ascii="Times New Roman" w:eastAsia="Times New Roman" w:hAnsi="Times New Roman" w:cs="Times New Roman"/>
          <w:sz w:val="24"/>
          <w:szCs w:val="24"/>
        </w:rPr>
        <w:t xml:space="preserve"> </w:t>
      </w:r>
      <w:del w:id="1213" w:author="Editor" w:date="2020-10-29T13:41:00Z">
        <w:r w:rsidRPr="00E244CD" w:rsidDel="00282B66">
          <w:rPr>
            <w:rFonts w:ascii="Times New Roman" w:eastAsia="Times New Roman" w:hAnsi="Times New Roman" w:cs="Times New Roman"/>
            <w:sz w:val="24"/>
            <w:szCs w:val="24"/>
          </w:rPr>
          <w:delText xml:space="preserve">from </w:delText>
        </w:r>
      </w:del>
      <w:ins w:id="1214" w:author="Editor" w:date="2020-10-29T13:41:00Z">
        <w:r w:rsidR="00282B66" w:rsidRPr="00E244CD">
          <w:rPr>
            <w:rFonts w:ascii="Times New Roman" w:eastAsia="Times New Roman" w:hAnsi="Times New Roman" w:cs="Times New Roman"/>
            <w:sz w:val="24"/>
            <w:szCs w:val="24"/>
          </w:rPr>
          <w:t xml:space="preserve">across </w:t>
        </w:r>
      </w:ins>
      <w:r w:rsidRPr="00E244CD">
        <w:rPr>
          <w:rFonts w:ascii="Times New Roman" w:eastAsia="Times New Roman" w:hAnsi="Times New Roman" w:cs="Times New Roman"/>
          <w:sz w:val="24"/>
          <w:szCs w:val="24"/>
        </w:rPr>
        <w:t xml:space="preserve">scenarios sharing the same number of </w:t>
      </w:r>
      <w:ins w:id="1215" w:author="Editor" w:date="2020-10-29T13:42:00Z">
        <w:r w:rsidR="00282B66" w:rsidRPr="00E244CD">
          <w:rPr>
            <w:rFonts w:ascii="Times New Roman" w:eastAsia="Times New Roman" w:hAnsi="Times New Roman" w:cs="Times New Roman"/>
            <w:sz w:val="24"/>
            <w:szCs w:val="24"/>
          </w:rPr>
          <w:t xml:space="preserve">affected </w:t>
        </w:r>
      </w:ins>
      <w:r w:rsidRPr="00E244CD">
        <w:rPr>
          <w:rFonts w:ascii="Times New Roman" w:eastAsia="Times New Roman" w:hAnsi="Times New Roman" w:cs="Times New Roman"/>
          <w:sz w:val="24"/>
          <w:szCs w:val="24"/>
        </w:rPr>
        <w:t>populations</w:t>
      </w:r>
      <w:del w:id="1216" w:author="Editor" w:date="2020-10-29T13:42:00Z">
        <w:r w:rsidRPr="00E244CD" w:rsidDel="00282B66">
          <w:rPr>
            <w:rFonts w:ascii="Times New Roman" w:eastAsia="Times New Roman" w:hAnsi="Times New Roman" w:cs="Times New Roman"/>
            <w:sz w:val="24"/>
            <w:szCs w:val="24"/>
          </w:rPr>
          <w:delText xml:space="preserve"> affected,</w:delText>
        </w:r>
      </w:del>
      <w:r w:rsidRPr="00E244CD">
        <w:rPr>
          <w:rFonts w:ascii="Times New Roman" w:eastAsia="Times New Roman" w:hAnsi="Times New Roman" w:cs="Times New Roman"/>
          <w:sz w:val="24"/>
          <w:szCs w:val="24"/>
        </w:rPr>
        <w:t xml:space="preserve"> </w:t>
      </w:r>
      <w:del w:id="1217" w:author="Editor" w:date="2020-10-29T13:42:00Z">
        <w:r w:rsidRPr="00E244CD" w:rsidDel="00282B66">
          <w:rPr>
            <w:rFonts w:ascii="Times New Roman" w:eastAsia="Times New Roman" w:hAnsi="Times New Roman" w:cs="Times New Roman"/>
            <w:sz w:val="24"/>
            <w:szCs w:val="24"/>
          </w:rPr>
          <w:delText xml:space="preserve">for the ubiquitous 0.05 threshold </w:delText>
        </w:r>
      </w:del>
      <w:r w:rsidRPr="00E244CD">
        <w:rPr>
          <w:rFonts w:ascii="Times New Roman" w:eastAsia="Times New Roman" w:hAnsi="Times New Roman" w:cs="Times New Roman"/>
          <w:sz w:val="24"/>
          <w:szCs w:val="24"/>
        </w:rPr>
        <w:t>(e.g.</w:t>
      </w:r>
      <w:r w:rsidRPr="00E244CD">
        <w:rPr>
          <w:rFonts w:ascii="Times New Roman" w:eastAsia="Times New Roman" w:hAnsi="Times New Roman" w:cs="Times New Roman"/>
          <w:i/>
          <w:sz w:val="24"/>
          <w:szCs w:val="24"/>
        </w:rPr>
        <w:t xml:space="preserve"> </w:t>
      </w:r>
      <w:r w:rsidRPr="00E244CD">
        <w:rPr>
          <w:rFonts w:ascii="Times New Roman" w:eastAsia="Times New Roman" w:hAnsi="Times New Roman" w:cs="Times New Roman"/>
          <w:sz w:val="24"/>
          <w:szCs w:val="24"/>
        </w:rPr>
        <w:t xml:space="preserve">one </w:t>
      </w:r>
      <w:ins w:id="1218" w:author="Editor" w:date="2020-10-29T13:42:00Z">
        <w:r w:rsidR="00282B66" w:rsidRPr="00E244CD">
          <w:rPr>
            <w:rFonts w:ascii="Times New Roman" w:eastAsia="Times New Roman" w:hAnsi="Times New Roman" w:cs="Times New Roman"/>
            <w:sz w:val="24"/>
            <w:szCs w:val="24"/>
          </w:rPr>
          <w:t xml:space="preserve">averaged </w:t>
        </w:r>
      </w:ins>
      <w:r w:rsidRPr="00E244CD">
        <w:rPr>
          <w:rFonts w:ascii="Times New Roman" w:eastAsia="Times New Roman" w:hAnsi="Times New Roman" w:cs="Times New Roman"/>
          <w:sz w:val="24"/>
          <w:szCs w:val="24"/>
        </w:rPr>
        <w:t xml:space="preserve">value for L1, M1, and H1 grouped together), </w:t>
      </w:r>
      <w:del w:id="1219" w:author="Editor" w:date="2020-10-29T13:42:00Z">
        <w:r w:rsidRPr="00E244CD" w:rsidDel="00282B66">
          <w:rPr>
            <w:rFonts w:ascii="Times New Roman" w:eastAsia="Times New Roman" w:hAnsi="Times New Roman" w:cs="Times New Roman"/>
            <w:sz w:val="24"/>
            <w:szCs w:val="24"/>
          </w:rPr>
          <w:delText>we had mean FNRs of</w:delText>
        </w:r>
      </w:del>
      <w:ins w:id="1220" w:author="Editor" w:date="2020-10-29T13:42:00Z">
        <w:r w:rsidR="00282B66" w:rsidRPr="00E244CD">
          <w:rPr>
            <w:rFonts w:ascii="Times New Roman" w:eastAsia="Times New Roman" w:hAnsi="Times New Roman" w:cs="Times New Roman"/>
            <w:sz w:val="24"/>
            <w:szCs w:val="24"/>
          </w:rPr>
          <w:t>were</w:t>
        </w:r>
      </w:ins>
      <w:r w:rsidRPr="00E244CD">
        <w:rPr>
          <w:rFonts w:ascii="Times New Roman" w:eastAsia="Times New Roman" w:hAnsi="Times New Roman" w:cs="Times New Roman"/>
          <w:sz w:val="24"/>
          <w:szCs w:val="24"/>
        </w:rPr>
        <w:t xml:space="preserve"> </w:t>
      </w:r>
      <w:del w:id="1221" w:author="Editor" w:date="2020-10-30T00:15:00Z">
        <w:r w:rsidRPr="00E244CD" w:rsidDel="00FE705A">
          <w:rPr>
            <w:rFonts w:ascii="Times New Roman" w:eastAsia="Times New Roman" w:hAnsi="Times New Roman" w:cs="Times New Roman"/>
            <w:sz w:val="24"/>
            <w:szCs w:val="24"/>
          </w:rPr>
          <w:delText xml:space="preserve">0 </w:delText>
        </w:r>
      </w:del>
      <w:ins w:id="1222" w:author="Editor" w:date="2020-10-30T00:15:00Z">
        <w:r w:rsidR="00FE705A">
          <w:rPr>
            <w:rFonts w:ascii="Times New Roman" w:eastAsia="Times New Roman" w:hAnsi="Times New Roman" w:cs="Times New Roman"/>
            <w:sz w:val="24"/>
            <w:szCs w:val="24"/>
          </w:rPr>
          <w:t>zero</w:t>
        </w:r>
        <w:r w:rsidR="00FE705A"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for scenarios with one affected population</w:t>
      </w:r>
      <w:del w:id="1223" w:author="Editor" w:date="2020-10-29T13:42:00Z">
        <w:r w:rsidRPr="00E244CD" w:rsidDel="00282B66">
          <w:rPr>
            <w:rFonts w:ascii="Times New Roman" w:eastAsia="Times New Roman" w:hAnsi="Times New Roman" w:cs="Times New Roman"/>
            <w:sz w:val="24"/>
            <w:szCs w:val="24"/>
          </w:rPr>
          <w:delText xml:space="preserve"> as previously stated</w:delText>
        </w:r>
      </w:del>
      <w:r w:rsidRPr="00E244CD">
        <w:rPr>
          <w:rFonts w:ascii="Times New Roman" w:eastAsia="Times New Roman" w:hAnsi="Times New Roman" w:cs="Times New Roman"/>
          <w:sz w:val="24"/>
          <w:szCs w:val="24"/>
        </w:rPr>
        <w:t xml:space="preserve">, 0.0028 (0 - 0.0059; 95% CI) for scenarios with two affected populations, and 0.0167 (0.0105 – 0.0228; 95% CI) for scenarios with three affected populations. </w:t>
      </w:r>
      <w:commentRangeStart w:id="1224"/>
      <w:del w:id="1225" w:author="Editor" w:date="2020-10-29T13:44:00Z">
        <w:r w:rsidRPr="00E244CD" w:rsidDel="00282B66">
          <w:rPr>
            <w:rFonts w:ascii="Times New Roman" w:eastAsia="Times New Roman" w:hAnsi="Times New Roman" w:cs="Times New Roman"/>
            <w:sz w:val="24"/>
            <w:szCs w:val="24"/>
          </w:rPr>
          <w:delText xml:space="preserve">FNR values </w:delText>
        </w:r>
      </w:del>
      <w:del w:id="1226" w:author="Editor" w:date="2020-10-29T13:43:00Z">
        <w:r w:rsidRPr="00E244CD" w:rsidDel="00282B66">
          <w:rPr>
            <w:rFonts w:ascii="Times New Roman" w:eastAsia="Times New Roman" w:hAnsi="Times New Roman" w:cs="Times New Roman"/>
            <w:sz w:val="24"/>
            <w:szCs w:val="24"/>
          </w:rPr>
          <w:delText xml:space="preserve">overall </w:delText>
        </w:r>
      </w:del>
      <w:del w:id="1227" w:author="Editor" w:date="2020-10-29T13:44:00Z">
        <w:r w:rsidRPr="00E244CD" w:rsidDel="00282B66">
          <w:rPr>
            <w:rFonts w:ascii="Times New Roman" w:eastAsia="Times New Roman" w:hAnsi="Times New Roman" w:cs="Times New Roman"/>
            <w:sz w:val="24"/>
            <w:szCs w:val="24"/>
          </w:rPr>
          <w:delText>decreased with increasing threshold, with a sharp decrease in FNR (most notable for H3) before 0.025 followed by a slower decrease until 0.1.</w:delText>
        </w:r>
      </w:del>
      <w:commentRangeEnd w:id="1224"/>
      <w:r w:rsidR="00282B66" w:rsidRPr="00E244CD">
        <w:rPr>
          <w:rStyle w:val="CommentReference"/>
        </w:rPr>
        <w:commentReference w:id="1224"/>
      </w:r>
    </w:p>
    <w:p w14:paraId="2CE15854" w14:textId="2A73A141" w:rsidR="00760250" w:rsidRPr="00E244CD" w:rsidRDefault="00920011">
      <w:pPr>
        <w:spacing w:after="0" w:line="480" w:lineRule="auto"/>
        <w:ind w:firstLine="720"/>
        <w:rPr>
          <w:rFonts w:ascii="Times New Roman" w:eastAsia="Times New Roman" w:hAnsi="Times New Roman" w:cs="Times New Roman"/>
          <w:sz w:val="24"/>
          <w:szCs w:val="24"/>
        </w:rPr>
        <w:pPrChange w:id="1228" w:author="Editor" w:date="2020-10-29T21:19:00Z">
          <w:pPr>
            <w:spacing w:before="240" w:after="240" w:line="480" w:lineRule="auto"/>
          </w:pPr>
        </w:pPrChange>
      </w:pPr>
      <w:ins w:id="1229" w:author="Editor" w:date="2020-10-29T17:34:00Z">
        <w:r>
          <w:rPr>
            <w:rFonts w:ascii="Times New Roman" w:eastAsia="Times New Roman" w:hAnsi="Times New Roman" w:cs="Times New Roman"/>
            <w:sz w:val="24"/>
            <w:szCs w:val="24"/>
          </w:rPr>
          <w:t>T</w:t>
        </w:r>
        <w:r w:rsidRPr="00E244CD">
          <w:rPr>
            <w:rFonts w:ascii="Times New Roman" w:eastAsia="Times New Roman" w:hAnsi="Times New Roman" w:cs="Times New Roman"/>
            <w:sz w:val="24"/>
            <w:szCs w:val="24"/>
          </w:rPr>
          <w:t xml:space="preserve">he number of affected populations </w:t>
        </w:r>
      </w:ins>
      <w:ins w:id="1230" w:author="Editor" w:date="2020-10-29T17:49:00Z">
        <w:r w:rsidR="00BB457C">
          <w:rPr>
            <w:rFonts w:ascii="Times New Roman" w:eastAsia="Times New Roman" w:hAnsi="Times New Roman" w:cs="Times New Roman"/>
            <w:sz w:val="24"/>
            <w:szCs w:val="24"/>
          </w:rPr>
          <w:t xml:space="preserve">also </w:t>
        </w:r>
      </w:ins>
      <w:ins w:id="1231" w:author="Editor" w:date="2020-10-29T17:34:00Z">
        <w:r>
          <w:rPr>
            <w:rFonts w:ascii="Times New Roman" w:eastAsia="Times New Roman" w:hAnsi="Times New Roman" w:cs="Times New Roman"/>
            <w:sz w:val="24"/>
            <w:szCs w:val="24"/>
          </w:rPr>
          <w:t xml:space="preserve">appeared to </w:t>
        </w:r>
        <w:r w:rsidRPr="00E244CD">
          <w:rPr>
            <w:rFonts w:ascii="Times New Roman" w:eastAsia="Times New Roman" w:hAnsi="Times New Roman" w:cs="Times New Roman"/>
            <w:sz w:val="24"/>
            <w:szCs w:val="24"/>
          </w:rPr>
          <w:t>influence the FPR performance more than dispersal</w:t>
        </w:r>
        <w:r>
          <w:rPr>
            <w:rFonts w:ascii="Times New Roman" w:eastAsia="Times New Roman" w:hAnsi="Times New Roman" w:cs="Times New Roman"/>
            <w:sz w:val="24"/>
            <w:szCs w:val="24"/>
          </w:rPr>
          <w:t>,</w:t>
        </w:r>
        <w:r w:rsidRPr="00E244CD">
          <w:rPr>
            <w:rFonts w:ascii="Times New Roman" w:eastAsia="Times New Roman" w:hAnsi="Times New Roman" w:cs="Times New Roman"/>
            <w:sz w:val="24"/>
            <w:szCs w:val="24"/>
          </w:rPr>
          <w:t xml:space="preserve"> </w:t>
        </w:r>
      </w:ins>
      <w:ins w:id="1232" w:author="Editor" w:date="2020-10-29T17:48:00Z">
        <w:r w:rsidR="00BB457C">
          <w:rPr>
            <w:rFonts w:ascii="Times New Roman" w:eastAsia="Times New Roman" w:hAnsi="Times New Roman" w:cs="Times New Roman"/>
            <w:sz w:val="24"/>
            <w:szCs w:val="24"/>
          </w:rPr>
          <w:t>at least for the dispersal capacities and spatial extents used in our simulations</w:t>
        </w:r>
      </w:ins>
      <w:ins w:id="1233" w:author="Editor" w:date="2020-10-30T00:17:00Z">
        <w:r w:rsidR="00FE705A">
          <w:rPr>
            <w:rFonts w:ascii="Times New Roman" w:eastAsia="Times New Roman" w:hAnsi="Times New Roman" w:cs="Times New Roman"/>
            <w:sz w:val="24"/>
            <w:szCs w:val="24"/>
          </w:rPr>
          <w:t>, as</w:t>
        </w:r>
      </w:ins>
      <w:ins w:id="1234" w:author="Editor" w:date="2020-10-29T17:48:00Z">
        <w:r w:rsidR="00BB457C">
          <w:rPr>
            <w:rFonts w:ascii="Times New Roman" w:eastAsia="Times New Roman" w:hAnsi="Times New Roman" w:cs="Times New Roman"/>
            <w:sz w:val="24"/>
            <w:szCs w:val="24"/>
          </w:rPr>
          <w:t xml:space="preserve"> </w:t>
        </w:r>
      </w:ins>
      <w:del w:id="1235" w:author="Editor" w:date="2020-10-29T17:34:00Z">
        <w:r w:rsidR="00760250" w:rsidRPr="00E244CD" w:rsidDel="00920011">
          <w:rPr>
            <w:rFonts w:ascii="Times New Roman" w:eastAsia="Times New Roman" w:hAnsi="Times New Roman" w:cs="Times New Roman"/>
            <w:sz w:val="24"/>
            <w:szCs w:val="24"/>
          </w:rPr>
          <w:delText xml:space="preserve">As shown </w:delText>
        </w:r>
      </w:del>
      <w:del w:id="1236" w:author="Editor" w:date="2020-10-29T17:48:00Z">
        <w:r w:rsidR="00760250" w:rsidRPr="00E244CD" w:rsidDel="00BB457C">
          <w:rPr>
            <w:rFonts w:ascii="Times New Roman" w:eastAsia="Times New Roman" w:hAnsi="Times New Roman" w:cs="Times New Roman"/>
            <w:sz w:val="24"/>
            <w:szCs w:val="24"/>
          </w:rPr>
          <w:delText xml:space="preserve">by the </w:delText>
        </w:r>
      </w:del>
      <w:del w:id="1237" w:author="Editor" w:date="2020-10-29T17:35:00Z">
        <w:r w:rsidR="00760250" w:rsidRPr="00E244CD" w:rsidDel="00920011">
          <w:rPr>
            <w:rFonts w:ascii="Times New Roman" w:eastAsia="Times New Roman" w:hAnsi="Times New Roman" w:cs="Times New Roman"/>
            <w:sz w:val="24"/>
            <w:szCs w:val="24"/>
          </w:rPr>
          <w:delText xml:space="preserve">overlap of </w:delText>
        </w:r>
      </w:del>
      <w:r w:rsidR="00760250" w:rsidRPr="00E244CD">
        <w:rPr>
          <w:rFonts w:ascii="Times New Roman" w:eastAsia="Times New Roman" w:hAnsi="Times New Roman" w:cs="Times New Roman"/>
          <w:sz w:val="24"/>
          <w:szCs w:val="24"/>
        </w:rPr>
        <w:t xml:space="preserve">FPR values </w:t>
      </w:r>
      <w:ins w:id="1238" w:author="Editor" w:date="2020-10-29T17:48:00Z">
        <w:r w:rsidR="00BB457C">
          <w:rPr>
            <w:rFonts w:ascii="Times New Roman" w:eastAsia="Times New Roman" w:hAnsi="Times New Roman" w:cs="Times New Roman"/>
            <w:sz w:val="24"/>
            <w:szCs w:val="24"/>
          </w:rPr>
          <w:t>were consistent</w:t>
        </w:r>
      </w:ins>
      <w:ins w:id="1239" w:author="Editor" w:date="2020-10-29T17:40:00Z">
        <w:r>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across scenarios with </w:t>
      </w:r>
      <w:del w:id="1240" w:author="Editor" w:date="2020-10-29T17:40:00Z">
        <w:r w:rsidR="00760250" w:rsidRPr="00E244CD" w:rsidDel="00920011">
          <w:rPr>
            <w:rFonts w:ascii="Times New Roman" w:eastAsia="Times New Roman" w:hAnsi="Times New Roman" w:cs="Times New Roman"/>
            <w:sz w:val="24"/>
            <w:szCs w:val="24"/>
          </w:rPr>
          <w:delText xml:space="preserve">similar </w:delText>
        </w:r>
      </w:del>
      <w:ins w:id="1241" w:author="Editor" w:date="2020-10-29T17:40:00Z">
        <w:r>
          <w:rPr>
            <w:rFonts w:ascii="Times New Roman" w:eastAsia="Times New Roman" w:hAnsi="Times New Roman" w:cs="Times New Roman"/>
            <w:sz w:val="24"/>
            <w:szCs w:val="24"/>
          </w:rPr>
          <w:t xml:space="preserve">different dispersal but </w:t>
        </w:r>
      </w:ins>
      <w:ins w:id="1242" w:author="Editor" w:date="2020-10-29T17:47:00Z">
        <w:r w:rsidR="00BB457C">
          <w:rPr>
            <w:rFonts w:ascii="Times New Roman" w:eastAsia="Times New Roman" w:hAnsi="Times New Roman" w:cs="Times New Roman"/>
            <w:sz w:val="24"/>
            <w:szCs w:val="24"/>
          </w:rPr>
          <w:t>the same</w:t>
        </w:r>
      </w:ins>
      <w:ins w:id="1243" w:author="Editor" w:date="2020-10-29T17:40:00Z">
        <w:r>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number</w:t>
      </w:r>
      <w:del w:id="1244" w:author="Editor" w:date="2020-10-29T17:47:00Z">
        <w:r w:rsidR="00760250" w:rsidRPr="00E244CD" w:rsidDel="00BB457C">
          <w:rPr>
            <w:rFonts w:ascii="Times New Roman" w:eastAsia="Times New Roman" w:hAnsi="Times New Roman" w:cs="Times New Roman"/>
            <w:sz w:val="24"/>
            <w:szCs w:val="24"/>
          </w:rPr>
          <w:delText>s</w:delText>
        </w:r>
      </w:del>
      <w:r w:rsidR="00760250" w:rsidRPr="00E244CD">
        <w:rPr>
          <w:rFonts w:ascii="Times New Roman" w:eastAsia="Times New Roman" w:hAnsi="Times New Roman" w:cs="Times New Roman"/>
          <w:sz w:val="24"/>
          <w:szCs w:val="24"/>
        </w:rPr>
        <w:t xml:space="preserve"> of </w:t>
      </w:r>
      <w:ins w:id="1245" w:author="Editor" w:date="2020-10-29T17:40:00Z">
        <w:r w:rsidRPr="00E244CD">
          <w:rPr>
            <w:rFonts w:ascii="Times New Roman" w:eastAsia="Times New Roman" w:hAnsi="Times New Roman" w:cs="Times New Roman"/>
            <w:sz w:val="24"/>
            <w:szCs w:val="24"/>
          </w:rPr>
          <w:t xml:space="preserve">affected </w:t>
        </w:r>
      </w:ins>
      <w:r w:rsidR="00760250" w:rsidRPr="00E244CD">
        <w:rPr>
          <w:rFonts w:ascii="Times New Roman" w:eastAsia="Times New Roman" w:hAnsi="Times New Roman" w:cs="Times New Roman"/>
          <w:sz w:val="24"/>
          <w:szCs w:val="24"/>
        </w:rPr>
        <w:t>populations</w:t>
      </w:r>
      <w:del w:id="1246" w:author="Editor" w:date="2020-10-29T17:40:00Z">
        <w:r w:rsidR="00760250" w:rsidRPr="00E244CD" w:rsidDel="00920011">
          <w:rPr>
            <w:rFonts w:ascii="Times New Roman" w:eastAsia="Times New Roman" w:hAnsi="Times New Roman" w:cs="Times New Roman"/>
            <w:sz w:val="24"/>
            <w:szCs w:val="24"/>
          </w:rPr>
          <w:delText xml:space="preserve"> affected</w:delText>
        </w:r>
      </w:del>
      <w:del w:id="1247" w:author="Editor" w:date="2020-10-29T17:47:00Z">
        <w:r w:rsidR="00760250" w:rsidRPr="00E244CD" w:rsidDel="00BB457C">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w:t>
      </w:r>
      <w:del w:id="1248" w:author="Editor" w:date="2020-10-29T17:49:00Z">
        <w:r w:rsidR="00760250" w:rsidRPr="00E244CD" w:rsidDel="00BB457C">
          <w:rPr>
            <w:rFonts w:ascii="Times New Roman" w:eastAsia="Times New Roman" w:hAnsi="Times New Roman" w:cs="Times New Roman"/>
            <w:sz w:val="24"/>
            <w:szCs w:val="24"/>
          </w:rPr>
          <w:delText>rather than</w:delText>
        </w:r>
      </w:del>
      <w:ins w:id="1249" w:author="Editor" w:date="2020-10-29T17:50:00Z">
        <w:r w:rsidR="00BB457C">
          <w:rPr>
            <w:rFonts w:ascii="Times New Roman" w:eastAsia="Times New Roman" w:hAnsi="Times New Roman" w:cs="Times New Roman"/>
            <w:sz w:val="24"/>
            <w:szCs w:val="24"/>
          </w:rPr>
          <w:t>rather than</w:t>
        </w:r>
      </w:ins>
      <w:r w:rsidR="00760250" w:rsidRPr="00E244CD">
        <w:rPr>
          <w:rFonts w:ascii="Times New Roman" w:eastAsia="Times New Roman" w:hAnsi="Times New Roman" w:cs="Times New Roman"/>
          <w:sz w:val="24"/>
          <w:szCs w:val="24"/>
        </w:rPr>
        <w:t xml:space="preserve"> across scenarios with similar dispersal</w:t>
      </w:r>
      <w:del w:id="1250" w:author="Editor" w:date="2020-10-29T17:47:00Z">
        <w:r w:rsidR="00760250" w:rsidRPr="00E244CD" w:rsidDel="00BB457C">
          <w:rPr>
            <w:rFonts w:ascii="Times New Roman" w:eastAsia="Times New Roman" w:hAnsi="Times New Roman" w:cs="Times New Roman"/>
            <w:sz w:val="24"/>
            <w:szCs w:val="24"/>
          </w:rPr>
          <w:delText>,</w:delText>
        </w:r>
      </w:del>
      <w:r w:rsidR="00760250" w:rsidRPr="00E244CD">
        <w:rPr>
          <w:rFonts w:ascii="Times New Roman" w:eastAsia="Times New Roman" w:hAnsi="Times New Roman" w:cs="Times New Roman"/>
          <w:sz w:val="24"/>
          <w:szCs w:val="24"/>
        </w:rPr>
        <w:t xml:space="preserve"> </w:t>
      </w:r>
      <w:del w:id="1251" w:author="Editor" w:date="2020-10-29T17:49:00Z">
        <w:r w:rsidR="00760250" w:rsidRPr="00E244CD" w:rsidDel="00BB457C">
          <w:rPr>
            <w:rFonts w:ascii="Times New Roman" w:eastAsia="Times New Roman" w:hAnsi="Times New Roman" w:cs="Times New Roman"/>
            <w:sz w:val="24"/>
            <w:szCs w:val="24"/>
          </w:rPr>
          <w:delText xml:space="preserve">the </w:delText>
        </w:r>
      </w:del>
      <w:ins w:id="1252" w:author="Editor" w:date="2020-10-29T17:49:00Z">
        <w:r w:rsidR="00BB457C">
          <w:rPr>
            <w:rFonts w:ascii="Times New Roman" w:eastAsia="Times New Roman" w:hAnsi="Times New Roman" w:cs="Times New Roman"/>
            <w:sz w:val="24"/>
            <w:szCs w:val="24"/>
          </w:rPr>
          <w:t>but</w:t>
        </w:r>
        <w:r w:rsidR="00BB457C" w:rsidRPr="00E244CD">
          <w:rPr>
            <w:rFonts w:ascii="Times New Roman" w:eastAsia="Times New Roman" w:hAnsi="Times New Roman" w:cs="Times New Roman"/>
            <w:sz w:val="24"/>
            <w:szCs w:val="24"/>
          </w:rPr>
          <w:t xml:space="preserve"> </w:t>
        </w:r>
      </w:ins>
      <w:ins w:id="1253" w:author="Editor" w:date="2020-10-29T17:47:00Z">
        <w:r w:rsidR="00BB457C">
          <w:rPr>
            <w:rFonts w:ascii="Times New Roman" w:eastAsia="Times New Roman" w:hAnsi="Times New Roman" w:cs="Times New Roman"/>
            <w:sz w:val="24"/>
            <w:szCs w:val="24"/>
          </w:rPr>
          <w:t xml:space="preserve">different </w:t>
        </w:r>
      </w:ins>
      <w:r w:rsidR="00760250" w:rsidRPr="00E244CD">
        <w:rPr>
          <w:rFonts w:ascii="Times New Roman" w:eastAsia="Times New Roman" w:hAnsi="Times New Roman" w:cs="Times New Roman"/>
          <w:sz w:val="24"/>
          <w:szCs w:val="24"/>
        </w:rPr>
        <w:t>number</w:t>
      </w:r>
      <w:ins w:id="1254" w:author="Editor" w:date="2020-10-29T17:47:00Z">
        <w:r w:rsidR="00BB457C">
          <w:rPr>
            <w:rFonts w:ascii="Times New Roman" w:eastAsia="Times New Roman" w:hAnsi="Times New Roman" w:cs="Times New Roman"/>
            <w:sz w:val="24"/>
            <w:szCs w:val="24"/>
          </w:rPr>
          <w:t>s</w:t>
        </w:r>
      </w:ins>
      <w:r w:rsidR="00760250" w:rsidRPr="00E244CD">
        <w:rPr>
          <w:rFonts w:ascii="Times New Roman" w:eastAsia="Times New Roman" w:hAnsi="Times New Roman" w:cs="Times New Roman"/>
          <w:sz w:val="24"/>
          <w:szCs w:val="24"/>
        </w:rPr>
        <w:t xml:space="preserve"> of </w:t>
      </w:r>
      <w:ins w:id="1255" w:author="Editor" w:date="2020-10-29T17:47:00Z">
        <w:r w:rsidR="00BB457C" w:rsidRPr="00E244CD">
          <w:rPr>
            <w:rFonts w:ascii="Times New Roman" w:eastAsia="Times New Roman" w:hAnsi="Times New Roman" w:cs="Times New Roman"/>
            <w:sz w:val="24"/>
            <w:szCs w:val="24"/>
          </w:rPr>
          <w:t xml:space="preserve">affected </w:t>
        </w:r>
      </w:ins>
      <w:r w:rsidR="00760250" w:rsidRPr="00E244CD">
        <w:rPr>
          <w:rFonts w:ascii="Times New Roman" w:eastAsia="Times New Roman" w:hAnsi="Times New Roman" w:cs="Times New Roman"/>
          <w:sz w:val="24"/>
          <w:szCs w:val="24"/>
        </w:rPr>
        <w:t>populations</w:t>
      </w:r>
      <w:del w:id="1256" w:author="Editor" w:date="2020-10-29T17:48:00Z">
        <w:r w:rsidR="00760250" w:rsidRPr="00E244CD" w:rsidDel="00BB457C">
          <w:rPr>
            <w:rFonts w:ascii="Times New Roman" w:eastAsia="Times New Roman" w:hAnsi="Times New Roman" w:cs="Times New Roman"/>
            <w:sz w:val="24"/>
            <w:szCs w:val="24"/>
          </w:rPr>
          <w:delText xml:space="preserve"> </w:delText>
        </w:r>
      </w:del>
      <w:del w:id="1257" w:author="Editor" w:date="2020-10-29T17:47:00Z">
        <w:r w:rsidR="00760250" w:rsidRPr="00E244CD" w:rsidDel="00BB457C">
          <w:rPr>
            <w:rFonts w:ascii="Times New Roman" w:eastAsia="Times New Roman" w:hAnsi="Times New Roman" w:cs="Times New Roman"/>
            <w:sz w:val="24"/>
            <w:szCs w:val="24"/>
          </w:rPr>
          <w:delText>affected generally influenced the FPR performance more than dispersal</w:delText>
        </w:r>
      </w:del>
      <w:del w:id="1258" w:author="Editor" w:date="2020-10-29T17:48:00Z">
        <w:r w:rsidR="00760250" w:rsidRPr="00E244CD" w:rsidDel="00BB457C">
          <w:rPr>
            <w:rFonts w:ascii="Times New Roman" w:eastAsia="Times New Roman" w:hAnsi="Times New Roman" w:cs="Times New Roman"/>
            <w:sz w:val="24"/>
            <w:szCs w:val="24"/>
          </w:rPr>
          <w:delText>, for the levels we used in the simulations</w:delText>
        </w:r>
      </w:del>
      <w:r w:rsidR="00760250" w:rsidRPr="00E244CD">
        <w:rPr>
          <w:rFonts w:ascii="Times New Roman" w:eastAsia="Times New Roman" w:hAnsi="Times New Roman" w:cs="Times New Roman"/>
          <w:sz w:val="24"/>
          <w:szCs w:val="24"/>
        </w:rPr>
        <w:t xml:space="preserve"> (Figs. 3, 4). </w:t>
      </w:r>
      <w:ins w:id="1259" w:author="Editor" w:date="2020-10-29T17:50:00Z">
        <w:r w:rsidR="00BB457C">
          <w:rPr>
            <w:rFonts w:ascii="Times New Roman" w:eastAsia="Times New Roman" w:hAnsi="Times New Roman" w:cs="Times New Roman"/>
            <w:sz w:val="24"/>
            <w:szCs w:val="24"/>
          </w:rPr>
          <w:t xml:space="preserve">The average </w:t>
        </w:r>
      </w:ins>
      <w:r w:rsidR="00760250" w:rsidRPr="00E244CD">
        <w:rPr>
          <w:rFonts w:ascii="Times New Roman" w:eastAsia="Times New Roman" w:hAnsi="Times New Roman" w:cs="Times New Roman"/>
          <w:sz w:val="24"/>
          <w:szCs w:val="24"/>
        </w:rPr>
        <w:t>FPR</w:t>
      </w:r>
      <w:ins w:id="1260" w:author="Editor" w:date="2020-10-29T17:50:00Z">
        <w:r w:rsidR="00BB457C">
          <w:rPr>
            <w:rFonts w:ascii="Times New Roman" w:eastAsia="Times New Roman" w:hAnsi="Times New Roman" w:cs="Times New Roman"/>
            <w:sz w:val="24"/>
            <w:szCs w:val="24"/>
          </w:rPr>
          <w:t>s</w:t>
        </w:r>
      </w:ins>
      <w:r w:rsidR="00760250" w:rsidRPr="00E244CD">
        <w:rPr>
          <w:rFonts w:ascii="Times New Roman" w:eastAsia="Times New Roman" w:hAnsi="Times New Roman" w:cs="Times New Roman"/>
          <w:sz w:val="24"/>
          <w:szCs w:val="24"/>
        </w:rPr>
        <w:t xml:space="preserve"> </w:t>
      </w:r>
      <w:del w:id="1261" w:author="Editor" w:date="2020-10-29T17:50:00Z">
        <w:r w:rsidR="00760250" w:rsidRPr="00E244CD" w:rsidDel="00BB457C">
          <w:rPr>
            <w:rFonts w:ascii="Times New Roman" w:eastAsia="Times New Roman" w:hAnsi="Times New Roman" w:cs="Times New Roman"/>
            <w:sz w:val="24"/>
            <w:szCs w:val="24"/>
          </w:rPr>
          <w:delText xml:space="preserve">averages </w:delText>
        </w:r>
      </w:del>
      <w:r w:rsidR="00760250" w:rsidRPr="00E244CD">
        <w:rPr>
          <w:rFonts w:ascii="Times New Roman" w:eastAsia="Times New Roman" w:hAnsi="Times New Roman" w:cs="Times New Roman"/>
          <w:sz w:val="24"/>
          <w:szCs w:val="24"/>
        </w:rPr>
        <w:t>from scenario</w:t>
      </w:r>
      <w:ins w:id="1262" w:author="Editor" w:date="2020-10-29T17:50:00Z">
        <w:r w:rsidR="00BB457C">
          <w:rPr>
            <w:rFonts w:ascii="Times New Roman" w:eastAsia="Times New Roman" w:hAnsi="Times New Roman" w:cs="Times New Roman"/>
            <w:sz w:val="24"/>
            <w:szCs w:val="24"/>
          </w:rPr>
          <w:t>s</w:t>
        </w:r>
      </w:ins>
      <w:r w:rsidR="00760250" w:rsidRPr="00E244CD">
        <w:rPr>
          <w:rFonts w:ascii="Times New Roman" w:eastAsia="Times New Roman" w:hAnsi="Times New Roman" w:cs="Times New Roman"/>
          <w:sz w:val="24"/>
          <w:szCs w:val="24"/>
        </w:rPr>
        <w:t xml:space="preserve"> </w:t>
      </w:r>
      <w:del w:id="1263" w:author="Editor" w:date="2020-10-29T17:50:00Z">
        <w:r w:rsidR="00760250" w:rsidRPr="00E244CD" w:rsidDel="00BB457C">
          <w:rPr>
            <w:rFonts w:ascii="Times New Roman" w:eastAsia="Times New Roman" w:hAnsi="Times New Roman" w:cs="Times New Roman"/>
            <w:sz w:val="24"/>
            <w:szCs w:val="24"/>
          </w:rPr>
          <w:delText xml:space="preserve">sharing </w:delText>
        </w:r>
      </w:del>
      <w:ins w:id="1264" w:author="Editor" w:date="2020-10-29T17:50:00Z">
        <w:r w:rsidR="00BB457C">
          <w:rPr>
            <w:rFonts w:ascii="Times New Roman" w:eastAsia="Times New Roman" w:hAnsi="Times New Roman" w:cs="Times New Roman"/>
            <w:sz w:val="24"/>
            <w:szCs w:val="24"/>
          </w:rPr>
          <w:t>with</w:t>
        </w:r>
        <w:r w:rsidR="00BB457C"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the same number of </w:t>
      </w:r>
      <w:ins w:id="1265" w:author="Editor" w:date="2020-10-29T17:50:00Z">
        <w:r w:rsidR="00BB457C" w:rsidRPr="00E244CD">
          <w:rPr>
            <w:rFonts w:ascii="Times New Roman" w:eastAsia="Times New Roman" w:hAnsi="Times New Roman" w:cs="Times New Roman"/>
            <w:sz w:val="24"/>
            <w:szCs w:val="24"/>
          </w:rPr>
          <w:t xml:space="preserve">affected </w:t>
        </w:r>
      </w:ins>
      <w:r w:rsidR="00760250" w:rsidRPr="00E244CD">
        <w:rPr>
          <w:rFonts w:ascii="Times New Roman" w:eastAsia="Times New Roman" w:hAnsi="Times New Roman" w:cs="Times New Roman"/>
          <w:sz w:val="24"/>
          <w:szCs w:val="24"/>
        </w:rPr>
        <w:t>populations</w:t>
      </w:r>
      <w:del w:id="1266" w:author="Editor" w:date="2020-10-29T17:50:00Z">
        <w:r w:rsidR="00760250" w:rsidRPr="00E244CD" w:rsidDel="00BB457C">
          <w:rPr>
            <w:rFonts w:ascii="Times New Roman" w:eastAsia="Times New Roman" w:hAnsi="Times New Roman" w:cs="Times New Roman"/>
            <w:sz w:val="24"/>
            <w:szCs w:val="24"/>
          </w:rPr>
          <w:delText xml:space="preserve"> affected</w:delText>
        </w:r>
      </w:del>
      <w:r w:rsidR="00760250" w:rsidRPr="00E244CD">
        <w:rPr>
          <w:rFonts w:ascii="Times New Roman" w:eastAsia="Times New Roman" w:hAnsi="Times New Roman" w:cs="Times New Roman"/>
          <w:sz w:val="24"/>
          <w:szCs w:val="24"/>
        </w:rPr>
        <w:t xml:space="preserve">, </w:t>
      </w:r>
      <w:del w:id="1267" w:author="Editor" w:date="2020-10-29T17:50:00Z">
        <w:r w:rsidR="00760250" w:rsidRPr="00E244CD" w:rsidDel="00BB457C">
          <w:rPr>
            <w:rFonts w:ascii="Times New Roman" w:eastAsia="Times New Roman" w:hAnsi="Times New Roman" w:cs="Times New Roman"/>
            <w:sz w:val="24"/>
            <w:szCs w:val="24"/>
          </w:rPr>
          <w:delText>for the</w:delText>
        </w:r>
      </w:del>
      <w:ins w:id="1268" w:author="Editor" w:date="2020-10-29T17:50:00Z">
        <w:r w:rsidR="00BB457C">
          <w:rPr>
            <w:rFonts w:ascii="Times New Roman" w:eastAsia="Times New Roman" w:hAnsi="Times New Roman" w:cs="Times New Roman"/>
            <w:sz w:val="24"/>
            <w:szCs w:val="24"/>
          </w:rPr>
          <w:t>determined at the p &lt;</w:t>
        </w:r>
      </w:ins>
      <w:r w:rsidR="00760250" w:rsidRPr="00E244CD">
        <w:rPr>
          <w:rFonts w:ascii="Times New Roman" w:eastAsia="Times New Roman" w:hAnsi="Times New Roman" w:cs="Times New Roman"/>
          <w:sz w:val="24"/>
          <w:szCs w:val="24"/>
        </w:rPr>
        <w:t xml:space="preserve"> 0.05 </w:t>
      </w:r>
      <w:ins w:id="1269" w:author="Editor" w:date="2020-10-29T17:50:00Z">
        <w:r w:rsidR="00BB457C">
          <w:rPr>
            <w:rFonts w:ascii="Times New Roman" w:eastAsia="Times New Roman" w:hAnsi="Times New Roman" w:cs="Times New Roman"/>
            <w:sz w:val="24"/>
            <w:szCs w:val="24"/>
          </w:rPr>
          <w:t xml:space="preserve">significance </w:t>
        </w:r>
      </w:ins>
      <w:r w:rsidR="00760250" w:rsidRPr="00E244CD">
        <w:rPr>
          <w:rFonts w:ascii="Times New Roman" w:eastAsia="Times New Roman" w:hAnsi="Times New Roman" w:cs="Times New Roman"/>
          <w:sz w:val="24"/>
          <w:szCs w:val="24"/>
        </w:rPr>
        <w:t>threshold, were 0.0820 (0.0778 - 0.0863; 95% CI) for scenarios with one affected population, 0.0553 (0.0516 - 0.0591; 95% CI) for scenarios with two affected populations, and 0.0447 (0.0413 - 0.0481; 95% CI) for scenarios with three affected populations.</w:t>
      </w:r>
    </w:p>
    <w:p w14:paraId="5C064F7A" w14:textId="77777777" w:rsidR="00760250" w:rsidRPr="00E244CD" w:rsidRDefault="00760250">
      <w:pPr>
        <w:spacing w:after="0" w:line="480" w:lineRule="auto"/>
        <w:rPr>
          <w:rFonts w:ascii="Times New Roman" w:eastAsia="Times New Roman" w:hAnsi="Times New Roman" w:cs="Times New Roman"/>
          <w:sz w:val="24"/>
          <w:szCs w:val="24"/>
        </w:rPr>
        <w:pPrChange w:id="1270" w:author="Editor" w:date="2020-10-29T21:19:00Z">
          <w:pPr>
            <w:spacing w:before="240" w:after="240" w:line="480" w:lineRule="auto"/>
          </w:pPr>
        </w:pPrChange>
      </w:pPr>
    </w:p>
    <w:p w14:paraId="7923E7AA" w14:textId="09B53DF7" w:rsidR="00760250" w:rsidRPr="00E244CD" w:rsidRDefault="004B50FE">
      <w:pPr>
        <w:pStyle w:val="Heading2"/>
        <w:pPrChange w:id="1271" w:author="Editor" w:date="2020-10-29T21:19:00Z">
          <w:pPr>
            <w:spacing w:before="240" w:after="240" w:line="480" w:lineRule="auto"/>
          </w:pPr>
        </w:pPrChange>
      </w:pPr>
      <w:commentRangeStart w:id="1272"/>
      <w:r w:rsidRPr="00E244CD">
        <w:rPr>
          <w:lang w:val="en-US"/>
        </w:rPr>
        <w:t>Time</w:t>
      </w:r>
      <w:commentRangeEnd w:id="1272"/>
      <w:r w:rsidR="00F61846">
        <w:rPr>
          <w:rStyle w:val="CommentReference"/>
          <w:rFonts w:asciiTheme="minorHAnsi" w:hAnsiTheme="minorHAnsi" w:cstheme="minorBidi"/>
          <w:i w:val="0"/>
          <w:lang w:val="en-US"/>
        </w:rPr>
        <w:commentReference w:id="1272"/>
      </w:r>
    </w:p>
    <w:p w14:paraId="717B579F" w14:textId="6FD902FC" w:rsidR="00760250" w:rsidRPr="00E244CD" w:rsidRDefault="00760250">
      <w:pPr>
        <w:spacing w:after="0" w:line="480" w:lineRule="auto"/>
        <w:ind w:firstLine="720"/>
        <w:rPr>
          <w:rFonts w:ascii="Times New Roman" w:eastAsia="Times New Roman" w:hAnsi="Times New Roman" w:cs="Times New Roman"/>
          <w:sz w:val="24"/>
          <w:szCs w:val="24"/>
        </w:rPr>
        <w:pPrChange w:id="1273" w:author="Editor" w:date="2020-10-29T21:19:00Z">
          <w:pPr>
            <w:spacing w:before="240" w:after="240" w:line="480" w:lineRule="auto"/>
          </w:pPr>
        </w:pPrChange>
      </w:pPr>
      <w:r w:rsidRPr="00E244CD">
        <w:rPr>
          <w:rFonts w:ascii="Times New Roman" w:eastAsia="Times New Roman" w:hAnsi="Times New Roman" w:cs="Times New Roman"/>
          <w:sz w:val="24"/>
          <w:szCs w:val="24"/>
        </w:rPr>
        <w:t xml:space="preserve">We found that the genetic signal of the demographic event </w:t>
      </w:r>
      <w:del w:id="1274" w:author="Editor" w:date="2020-10-29T17:54:00Z">
        <w:r w:rsidRPr="00E244CD" w:rsidDel="00211EB6">
          <w:rPr>
            <w:rFonts w:ascii="Times New Roman" w:eastAsia="Times New Roman" w:hAnsi="Times New Roman" w:cs="Times New Roman"/>
            <w:sz w:val="24"/>
            <w:szCs w:val="24"/>
          </w:rPr>
          <w:delText xml:space="preserve">decays </w:delText>
        </w:r>
      </w:del>
      <w:ins w:id="1275" w:author="Editor" w:date="2020-10-29T17:54:00Z">
        <w:r w:rsidR="00211EB6" w:rsidRPr="00E244CD">
          <w:rPr>
            <w:rFonts w:ascii="Times New Roman" w:eastAsia="Times New Roman" w:hAnsi="Times New Roman" w:cs="Times New Roman"/>
            <w:sz w:val="24"/>
            <w:szCs w:val="24"/>
          </w:rPr>
          <w:t>decay</w:t>
        </w:r>
        <w:r w:rsidR="00211EB6">
          <w:rPr>
            <w:rFonts w:ascii="Times New Roman" w:eastAsia="Times New Roman" w:hAnsi="Times New Roman" w:cs="Times New Roman"/>
            <w:sz w:val="24"/>
            <w:szCs w:val="24"/>
          </w:rPr>
          <w:t>ed</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over time, </w:t>
      </w:r>
      <w:del w:id="1276" w:author="Editor" w:date="2020-10-29T17:54:00Z">
        <w:r w:rsidRPr="00E244CD" w:rsidDel="00211EB6">
          <w:rPr>
            <w:rFonts w:ascii="Times New Roman" w:eastAsia="Times New Roman" w:hAnsi="Times New Roman" w:cs="Times New Roman"/>
            <w:sz w:val="24"/>
            <w:szCs w:val="24"/>
          </w:rPr>
          <w:delText xml:space="preserve">and </w:delText>
        </w:r>
      </w:del>
      <w:ins w:id="1277" w:author="Editor" w:date="2020-10-29T17:54:00Z">
        <w:r w:rsidR="00211EB6">
          <w:rPr>
            <w:rFonts w:ascii="Times New Roman" w:eastAsia="Times New Roman" w:hAnsi="Times New Roman" w:cs="Times New Roman"/>
            <w:sz w:val="24"/>
            <w:szCs w:val="24"/>
          </w:rPr>
          <w:t>but</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that TGI </w:t>
      </w:r>
      <w:del w:id="1278" w:author="Editor" w:date="2020-10-29T17:54:00Z">
        <w:r w:rsidRPr="00E244CD" w:rsidDel="00211EB6">
          <w:rPr>
            <w:rFonts w:ascii="Times New Roman" w:eastAsia="Times New Roman" w:hAnsi="Times New Roman" w:cs="Times New Roman"/>
            <w:sz w:val="24"/>
            <w:szCs w:val="24"/>
          </w:rPr>
          <w:delText xml:space="preserve">may </w:delText>
        </w:r>
      </w:del>
      <w:ins w:id="1279" w:author="Editor" w:date="2020-10-29T17:54:00Z">
        <w:r w:rsidR="00211EB6">
          <w:rPr>
            <w:rFonts w:ascii="Times New Roman" w:eastAsia="Times New Roman" w:hAnsi="Times New Roman" w:cs="Times New Roman"/>
            <w:sz w:val="24"/>
            <w:szCs w:val="24"/>
          </w:rPr>
          <w:t xml:space="preserve">was still able </w:t>
        </w:r>
      </w:ins>
      <w:del w:id="1280" w:author="Editor" w:date="2020-10-29T17:54:00Z">
        <w:r w:rsidRPr="00E244CD" w:rsidDel="00211EB6">
          <w:rPr>
            <w:rFonts w:ascii="Times New Roman" w:eastAsia="Times New Roman" w:hAnsi="Times New Roman" w:cs="Times New Roman"/>
            <w:sz w:val="24"/>
            <w:szCs w:val="24"/>
          </w:rPr>
          <w:delText>be useful for</w:delText>
        </w:r>
      </w:del>
      <w:ins w:id="1281" w:author="Editor" w:date="2020-10-29T17:54:00Z">
        <w:r w:rsidR="00211EB6">
          <w:rPr>
            <w:rFonts w:ascii="Times New Roman" w:eastAsia="Times New Roman" w:hAnsi="Times New Roman" w:cs="Times New Roman"/>
            <w:sz w:val="24"/>
            <w:szCs w:val="24"/>
          </w:rPr>
          <w:t>to</w:t>
        </w:r>
      </w:ins>
      <w:r w:rsidRPr="00E244CD">
        <w:rPr>
          <w:rFonts w:ascii="Times New Roman" w:eastAsia="Times New Roman" w:hAnsi="Times New Roman" w:cs="Times New Roman"/>
          <w:sz w:val="24"/>
          <w:szCs w:val="24"/>
        </w:rPr>
        <w:t xml:space="preserve"> identify</w:t>
      </w:r>
      <w:del w:id="1282" w:author="Editor" w:date="2020-10-29T17:54:00Z">
        <w:r w:rsidRPr="00E244CD" w:rsidDel="00211EB6">
          <w:rPr>
            <w:rFonts w:ascii="Times New Roman" w:eastAsia="Times New Roman" w:hAnsi="Times New Roman" w:cs="Times New Roman"/>
            <w:sz w:val="24"/>
            <w:szCs w:val="24"/>
          </w:rPr>
          <w:delText>ing</w:delText>
        </w:r>
      </w:del>
      <w:r w:rsidRPr="00E244CD">
        <w:rPr>
          <w:rFonts w:ascii="Times New Roman" w:eastAsia="Times New Roman" w:hAnsi="Times New Roman" w:cs="Times New Roman"/>
          <w:sz w:val="24"/>
          <w:szCs w:val="24"/>
        </w:rPr>
        <w:t xml:space="preserve"> significant changes in genetic diversity at a time scale of 1-10 years. </w:t>
      </w:r>
      <w:ins w:id="1283" w:author="Editor" w:date="2020-10-29T17:57:00Z">
        <w:r w:rsidR="00211EB6">
          <w:rPr>
            <w:rFonts w:ascii="Times New Roman" w:eastAsia="Times New Roman" w:hAnsi="Times New Roman" w:cs="Times New Roman"/>
            <w:sz w:val="24"/>
            <w:szCs w:val="24"/>
          </w:rPr>
          <w:t xml:space="preserve">However, </w:t>
        </w:r>
      </w:ins>
      <w:del w:id="1284" w:author="Editor" w:date="2020-10-29T17:56:00Z">
        <w:r w:rsidRPr="00E244CD" w:rsidDel="00211EB6">
          <w:rPr>
            <w:rFonts w:ascii="Times New Roman" w:eastAsia="Times New Roman" w:hAnsi="Times New Roman" w:cs="Times New Roman"/>
            <w:sz w:val="24"/>
            <w:szCs w:val="24"/>
          </w:rPr>
          <w:delText>The longer</w:delText>
        </w:r>
      </w:del>
      <w:ins w:id="1285" w:author="Editor" w:date="2020-10-29T17:57:00Z">
        <w:r w:rsidR="00211EB6">
          <w:rPr>
            <w:rFonts w:ascii="Times New Roman" w:eastAsia="Times New Roman" w:hAnsi="Times New Roman" w:cs="Times New Roman"/>
            <w:sz w:val="24"/>
            <w:szCs w:val="24"/>
          </w:rPr>
          <w:t>a</w:t>
        </w:r>
      </w:ins>
      <w:ins w:id="1286" w:author="Editor" w:date="2020-10-29T17:56:00Z">
        <w:r w:rsidR="00211EB6">
          <w:rPr>
            <w:rFonts w:ascii="Times New Roman" w:eastAsia="Times New Roman" w:hAnsi="Times New Roman" w:cs="Times New Roman"/>
            <w:sz w:val="24"/>
            <w:szCs w:val="24"/>
          </w:rPr>
          <w:t>s</w:t>
        </w:r>
      </w:ins>
      <w:r w:rsidRPr="00E244CD">
        <w:rPr>
          <w:rFonts w:ascii="Times New Roman" w:eastAsia="Times New Roman" w:hAnsi="Times New Roman" w:cs="Times New Roman"/>
          <w:sz w:val="24"/>
          <w:szCs w:val="24"/>
        </w:rPr>
        <w:t xml:space="preserve"> the </w:t>
      </w:r>
      <w:ins w:id="1287" w:author="Editor" w:date="2020-10-29T13:23:00Z">
        <w:r w:rsidR="00312CAE" w:rsidRPr="00E244CD">
          <w:rPr>
            <w:rFonts w:ascii="Times New Roman" w:eastAsia="Times New Roman" w:hAnsi="Times New Roman" w:cs="Times New Roman"/>
            <w:sz w:val="24"/>
            <w:szCs w:val="24"/>
          </w:rPr>
          <w:t xml:space="preserve">time </w:t>
        </w:r>
      </w:ins>
      <w:r w:rsidRPr="00E244CD">
        <w:rPr>
          <w:rFonts w:ascii="Times New Roman" w:eastAsia="Times New Roman" w:hAnsi="Times New Roman" w:cs="Times New Roman"/>
          <w:sz w:val="24"/>
          <w:szCs w:val="24"/>
        </w:rPr>
        <w:t xml:space="preserve">interval between </w:t>
      </w:r>
      <w:del w:id="1288" w:author="Editor" w:date="2020-10-29T13:23:00Z">
        <w:r w:rsidRPr="00E244CD" w:rsidDel="00312CAE">
          <w:rPr>
            <w:rFonts w:ascii="Times New Roman" w:eastAsia="Times New Roman" w:hAnsi="Times New Roman" w:cs="Times New Roman"/>
            <w:sz w:val="24"/>
            <w:szCs w:val="24"/>
          </w:rPr>
          <w:delText xml:space="preserve">a </w:delText>
        </w:r>
      </w:del>
      <w:r w:rsidRPr="00E244CD">
        <w:rPr>
          <w:rFonts w:ascii="Times New Roman" w:eastAsia="Times New Roman" w:hAnsi="Times New Roman" w:cs="Times New Roman"/>
          <w:sz w:val="24"/>
          <w:szCs w:val="24"/>
        </w:rPr>
        <w:t xml:space="preserve">pre- and </w:t>
      </w:r>
      <w:del w:id="1289" w:author="Editor" w:date="2020-10-29T17:55:00Z">
        <w:r w:rsidRPr="00E244CD" w:rsidDel="00211EB6">
          <w:rPr>
            <w:rFonts w:ascii="Times New Roman" w:eastAsia="Times New Roman" w:hAnsi="Times New Roman" w:cs="Times New Roman"/>
            <w:sz w:val="24"/>
            <w:szCs w:val="24"/>
          </w:rPr>
          <w:delText xml:space="preserve">a </w:delText>
        </w:r>
      </w:del>
      <w:r w:rsidRPr="00E244CD">
        <w:rPr>
          <w:rFonts w:ascii="Times New Roman" w:eastAsia="Times New Roman" w:hAnsi="Times New Roman" w:cs="Times New Roman"/>
          <w:sz w:val="24"/>
          <w:szCs w:val="24"/>
        </w:rPr>
        <w:t>post-event sampling</w:t>
      </w:r>
      <w:ins w:id="1290" w:author="Editor" w:date="2020-10-29T17:56:00Z">
        <w:r w:rsidR="00211EB6">
          <w:rPr>
            <w:rFonts w:ascii="Times New Roman" w:eastAsia="Times New Roman" w:hAnsi="Times New Roman" w:cs="Times New Roman"/>
            <w:sz w:val="24"/>
            <w:szCs w:val="24"/>
          </w:rPr>
          <w:t xml:space="preserve"> increased</w:t>
        </w:r>
      </w:ins>
      <w:r w:rsidRPr="00E244CD">
        <w:rPr>
          <w:rFonts w:ascii="Times New Roman" w:eastAsia="Times New Roman" w:hAnsi="Times New Roman" w:cs="Times New Roman"/>
          <w:sz w:val="24"/>
          <w:szCs w:val="24"/>
        </w:rPr>
        <w:t xml:space="preserve">, the </w:t>
      </w:r>
      <w:del w:id="1291" w:author="Editor" w:date="2020-10-29T17:56:00Z">
        <w:r w:rsidRPr="00E244CD" w:rsidDel="00211EB6">
          <w:rPr>
            <w:rFonts w:ascii="Times New Roman" w:eastAsia="Times New Roman" w:hAnsi="Times New Roman" w:cs="Times New Roman"/>
            <w:sz w:val="24"/>
            <w:szCs w:val="24"/>
          </w:rPr>
          <w:delText>lower the power available</w:delText>
        </w:r>
      </w:del>
      <w:ins w:id="1292" w:author="Editor" w:date="2020-10-29T17:56:00Z">
        <w:r w:rsidR="00211EB6">
          <w:rPr>
            <w:rFonts w:ascii="Times New Roman" w:eastAsia="Times New Roman" w:hAnsi="Times New Roman" w:cs="Times New Roman"/>
            <w:sz w:val="24"/>
            <w:szCs w:val="24"/>
          </w:rPr>
          <w:t>ability of TGI</w:t>
        </w:r>
      </w:ins>
      <w:r w:rsidRPr="00E244CD">
        <w:rPr>
          <w:rFonts w:ascii="Times New Roman" w:eastAsia="Times New Roman" w:hAnsi="Times New Roman" w:cs="Times New Roman"/>
          <w:sz w:val="24"/>
          <w:szCs w:val="24"/>
        </w:rPr>
        <w:t xml:space="preserve"> to detect the demographic event</w:t>
      </w:r>
      <w:ins w:id="1293" w:author="Editor" w:date="2020-10-29T17:56:00Z">
        <w:r w:rsidR="00211EB6">
          <w:rPr>
            <w:rFonts w:ascii="Times New Roman" w:eastAsia="Times New Roman" w:hAnsi="Times New Roman" w:cs="Times New Roman"/>
            <w:sz w:val="24"/>
            <w:szCs w:val="24"/>
          </w:rPr>
          <w:t xml:space="preserve"> decreased</w:t>
        </w:r>
      </w:ins>
      <w:r w:rsidRPr="00E244CD">
        <w:rPr>
          <w:rFonts w:ascii="Times New Roman" w:eastAsia="Times New Roman" w:hAnsi="Times New Roman" w:cs="Times New Roman"/>
          <w:sz w:val="24"/>
          <w:szCs w:val="24"/>
        </w:rPr>
        <w:t xml:space="preserve">, </w:t>
      </w:r>
      <w:del w:id="1294" w:author="Editor" w:date="2020-10-29T17:56:00Z">
        <w:r w:rsidRPr="00E244CD" w:rsidDel="00211EB6">
          <w:rPr>
            <w:rFonts w:ascii="Times New Roman" w:eastAsia="Times New Roman" w:hAnsi="Times New Roman" w:cs="Times New Roman"/>
            <w:sz w:val="24"/>
            <w:szCs w:val="24"/>
          </w:rPr>
          <w:delText xml:space="preserve">as </w:delText>
        </w:r>
      </w:del>
      <w:r w:rsidRPr="00E244CD">
        <w:rPr>
          <w:rFonts w:ascii="Times New Roman" w:eastAsia="Times New Roman" w:hAnsi="Times New Roman" w:cs="Times New Roman"/>
          <w:sz w:val="24"/>
          <w:szCs w:val="24"/>
        </w:rPr>
        <w:t xml:space="preserve">evidenced by the increase in false positives and false negatives for several </w:t>
      </w:r>
      <w:ins w:id="1295" w:author="Editor" w:date="2020-10-29T17:54:00Z">
        <w:r w:rsidR="00211EB6">
          <w:rPr>
            <w:rFonts w:ascii="Times New Roman" w:eastAsia="Times New Roman" w:hAnsi="Times New Roman" w:cs="Times New Roman"/>
            <w:sz w:val="24"/>
            <w:szCs w:val="24"/>
          </w:rPr>
          <w:t xml:space="preserve">demographic </w:t>
        </w:r>
      </w:ins>
      <w:r w:rsidRPr="00E244CD">
        <w:rPr>
          <w:rFonts w:ascii="Times New Roman" w:eastAsia="Times New Roman" w:hAnsi="Times New Roman" w:cs="Times New Roman"/>
          <w:sz w:val="24"/>
          <w:szCs w:val="24"/>
        </w:rPr>
        <w:t xml:space="preserve">scenarios (Fig. 5, 6). </w:t>
      </w:r>
      <w:del w:id="1296" w:author="Editor" w:date="2020-10-29T17:57:00Z">
        <w:r w:rsidRPr="00E244CD" w:rsidDel="00211EB6">
          <w:rPr>
            <w:rFonts w:ascii="Times New Roman" w:eastAsia="Times New Roman" w:hAnsi="Times New Roman" w:cs="Times New Roman"/>
            <w:sz w:val="24"/>
            <w:szCs w:val="24"/>
          </w:rPr>
          <w:delText xml:space="preserve">However, </w:delText>
        </w:r>
      </w:del>
      <w:del w:id="1297" w:author="Editor" w:date="2020-10-29T17:55:00Z">
        <w:r w:rsidRPr="00E244CD" w:rsidDel="00211EB6">
          <w:rPr>
            <w:rFonts w:ascii="Times New Roman" w:eastAsia="Times New Roman" w:hAnsi="Times New Roman" w:cs="Times New Roman"/>
            <w:sz w:val="24"/>
            <w:szCs w:val="24"/>
          </w:rPr>
          <w:delText xml:space="preserve">this </w:delText>
        </w:r>
      </w:del>
      <w:ins w:id="1298" w:author="Editor" w:date="2020-10-29T17:57:00Z">
        <w:r w:rsidR="00211EB6">
          <w:rPr>
            <w:rFonts w:ascii="Times New Roman" w:eastAsia="Times New Roman" w:hAnsi="Times New Roman" w:cs="Times New Roman"/>
            <w:sz w:val="24"/>
            <w:szCs w:val="24"/>
          </w:rPr>
          <w:t>T</w:t>
        </w:r>
      </w:ins>
      <w:ins w:id="1299" w:author="Editor" w:date="2020-10-29T17:55:00Z">
        <w:r w:rsidR="00211EB6" w:rsidRPr="00E244CD">
          <w:rPr>
            <w:rFonts w:ascii="Times New Roman" w:eastAsia="Times New Roman" w:hAnsi="Times New Roman" w:cs="Times New Roman"/>
            <w:sz w:val="24"/>
            <w:szCs w:val="24"/>
          </w:rPr>
          <w:t>h</w:t>
        </w:r>
        <w:r w:rsidR="00211EB6">
          <w:rPr>
            <w:rFonts w:ascii="Times New Roman" w:eastAsia="Times New Roman" w:hAnsi="Times New Roman" w:cs="Times New Roman"/>
            <w:sz w:val="24"/>
            <w:szCs w:val="24"/>
          </w:rPr>
          <w:t>e</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effect </w:t>
      </w:r>
      <w:ins w:id="1300" w:author="Editor" w:date="2020-10-29T17:55:00Z">
        <w:r w:rsidR="00211EB6">
          <w:rPr>
            <w:rFonts w:ascii="Times New Roman" w:eastAsia="Times New Roman" w:hAnsi="Times New Roman" w:cs="Times New Roman"/>
            <w:sz w:val="24"/>
            <w:szCs w:val="24"/>
          </w:rPr>
          <w:t xml:space="preserve">of time between sampling periods on the sensitivity of TGI </w:t>
        </w:r>
      </w:ins>
      <w:del w:id="1301" w:author="Editor" w:date="2020-10-29T17:55:00Z">
        <w:r w:rsidRPr="00E244CD" w:rsidDel="00211EB6">
          <w:rPr>
            <w:rFonts w:ascii="Times New Roman" w:eastAsia="Times New Roman" w:hAnsi="Times New Roman" w:cs="Times New Roman"/>
            <w:sz w:val="24"/>
            <w:szCs w:val="24"/>
          </w:rPr>
          <w:delText xml:space="preserve">is </w:delText>
        </w:r>
      </w:del>
      <w:ins w:id="1302" w:author="Editor" w:date="2020-10-29T17:55:00Z">
        <w:r w:rsidR="00211EB6">
          <w:rPr>
            <w:rFonts w:ascii="Times New Roman" w:eastAsia="Times New Roman" w:hAnsi="Times New Roman" w:cs="Times New Roman"/>
            <w:sz w:val="24"/>
            <w:szCs w:val="24"/>
          </w:rPr>
          <w:t>was</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strongly affected by </w:t>
      </w:r>
      <w:del w:id="1303" w:author="Editor" w:date="2020-10-29T17:55:00Z">
        <w:r w:rsidRPr="00E244CD" w:rsidDel="00211EB6">
          <w:rPr>
            <w:rFonts w:ascii="Times New Roman" w:eastAsia="Times New Roman" w:hAnsi="Times New Roman" w:cs="Times New Roman"/>
            <w:sz w:val="24"/>
            <w:szCs w:val="24"/>
          </w:rPr>
          <w:delText xml:space="preserve">the </w:delText>
        </w:r>
      </w:del>
      <w:r w:rsidRPr="00E244CD">
        <w:rPr>
          <w:rFonts w:ascii="Times New Roman" w:eastAsia="Times New Roman" w:hAnsi="Times New Roman" w:cs="Times New Roman"/>
          <w:sz w:val="24"/>
          <w:szCs w:val="24"/>
        </w:rPr>
        <w:t>dispersal capacity and the extent of the event.</w:t>
      </w:r>
      <w:del w:id="1304" w:author="Editor" w:date="2020-10-29T17:55:00Z">
        <w:r w:rsidRPr="00E244CD" w:rsidDel="00211EB6">
          <w:rPr>
            <w:rFonts w:ascii="Times New Roman" w:eastAsia="Times New Roman" w:hAnsi="Times New Roman" w:cs="Times New Roman"/>
            <w:sz w:val="24"/>
            <w:szCs w:val="24"/>
          </w:rPr>
          <w:delText xml:space="preserve"> </w:delText>
        </w:r>
      </w:del>
    </w:p>
    <w:p w14:paraId="23DD5A23" w14:textId="694DBA48" w:rsidR="00760250" w:rsidRPr="00E244CD" w:rsidRDefault="00760250">
      <w:pPr>
        <w:spacing w:after="0" w:line="480" w:lineRule="auto"/>
        <w:ind w:firstLine="720"/>
        <w:rPr>
          <w:rFonts w:ascii="Times New Roman" w:eastAsia="Times New Roman" w:hAnsi="Times New Roman" w:cs="Times New Roman"/>
          <w:sz w:val="24"/>
          <w:szCs w:val="24"/>
        </w:rPr>
        <w:pPrChange w:id="1305" w:author="Editor" w:date="2020-10-29T21:19:00Z">
          <w:pPr>
            <w:spacing w:before="240" w:after="240" w:line="480" w:lineRule="auto"/>
          </w:pPr>
        </w:pPrChange>
      </w:pPr>
      <w:r w:rsidRPr="00E244CD">
        <w:rPr>
          <w:rFonts w:ascii="Times New Roman" w:eastAsia="Times New Roman" w:hAnsi="Times New Roman" w:cs="Times New Roman"/>
          <w:sz w:val="24"/>
          <w:szCs w:val="24"/>
        </w:rPr>
        <w:t xml:space="preserve">The timing of sampling prior to a simulated event was, as expected, generally less important than </w:t>
      </w:r>
      <w:del w:id="1306" w:author="Editor" w:date="2020-10-29T17:59:00Z">
        <w:r w:rsidRPr="00E244CD" w:rsidDel="00211EB6">
          <w:rPr>
            <w:rFonts w:ascii="Times New Roman" w:eastAsia="Times New Roman" w:hAnsi="Times New Roman" w:cs="Times New Roman"/>
            <w:sz w:val="24"/>
            <w:szCs w:val="24"/>
          </w:rPr>
          <w:delText xml:space="preserve">that </w:delText>
        </w:r>
      </w:del>
      <w:ins w:id="1307" w:author="Editor" w:date="2020-10-29T17:59:00Z">
        <w:r w:rsidR="00211EB6">
          <w:rPr>
            <w:rFonts w:ascii="Times New Roman" w:eastAsia="Times New Roman" w:hAnsi="Times New Roman" w:cs="Times New Roman"/>
            <w:sz w:val="24"/>
            <w:szCs w:val="24"/>
          </w:rPr>
          <w:t xml:space="preserve">the timing </w:t>
        </w:r>
      </w:ins>
      <w:r w:rsidRPr="00E244CD">
        <w:rPr>
          <w:rFonts w:ascii="Times New Roman" w:eastAsia="Times New Roman" w:hAnsi="Times New Roman" w:cs="Times New Roman"/>
          <w:sz w:val="24"/>
          <w:szCs w:val="24"/>
        </w:rPr>
        <w:t xml:space="preserve">of the </w:t>
      </w:r>
      <w:del w:id="1308" w:author="Editor" w:date="2020-10-29T20:35:00Z">
        <w:r w:rsidRPr="00E244CD" w:rsidDel="00E073E3">
          <w:rPr>
            <w:rFonts w:ascii="Times New Roman" w:eastAsia="Times New Roman" w:hAnsi="Times New Roman" w:cs="Times New Roman"/>
            <w:sz w:val="24"/>
            <w:szCs w:val="24"/>
          </w:rPr>
          <w:delText xml:space="preserve">posterior </w:delText>
        </w:r>
      </w:del>
      <w:ins w:id="1309" w:author="Editor" w:date="2020-10-29T20:35:00Z">
        <w:r w:rsidR="00E073E3">
          <w:rPr>
            <w:rFonts w:ascii="Times New Roman" w:eastAsia="Times New Roman" w:hAnsi="Times New Roman" w:cs="Times New Roman"/>
            <w:sz w:val="24"/>
            <w:szCs w:val="24"/>
          </w:rPr>
          <w:t>post-event</w:t>
        </w:r>
        <w:r w:rsidR="00E073E3"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sampling. The decrease in </w:t>
      </w:r>
      <w:ins w:id="1310" w:author="Editor" w:date="2020-10-29T18:00:00Z">
        <w:r w:rsidR="00211EB6">
          <w:rPr>
            <w:rFonts w:ascii="Times New Roman" w:eastAsia="Times New Roman" w:hAnsi="Times New Roman" w:cs="Times New Roman"/>
            <w:sz w:val="24"/>
            <w:szCs w:val="24"/>
          </w:rPr>
          <w:t xml:space="preserve">genetic </w:t>
        </w:r>
      </w:ins>
      <w:r w:rsidRPr="00E244CD">
        <w:rPr>
          <w:rFonts w:ascii="Times New Roman" w:eastAsia="Times New Roman" w:hAnsi="Times New Roman" w:cs="Times New Roman"/>
          <w:sz w:val="24"/>
          <w:szCs w:val="24"/>
        </w:rPr>
        <w:t>signal</w:t>
      </w:r>
      <w:ins w:id="1311" w:author="Editor" w:date="2020-10-29T17:59:00Z">
        <w:r w:rsidR="00211EB6">
          <w:rPr>
            <w:rFonts w:ascii="Times New Roman" w:eastAsia="Times New Roman" w:hAnsi="Times New Roman" w:cs="Times New Roman"/>
            <w:sz w:val="24"/>
            <w:szCs w:val="24"/>
          </w:rPr>
          <w:t xml:space="preserve"> </w:t>
        </w:r>
      </w:ins>
      <w:ins w:id="1312" w:author="Editor" w:date="2020-10-29T18:00:00Z">
        <w:r w:rsidR="00211EB6">
          <w:rPr>
            <w:rFonts w:ascii="Times New Roman" w:eastAsia="Times New Roman" w:hAnsi="Times New Roman" w:cs="Times New Roman"/>
            <w:sz w:val="24"/>
            <w:szCs w:val="24"/>
          </w:rPr>
          <w:t>over</w:t>
        </w:r>
      </w:ins>
      <w:ins w:id="1313" w:author="Editor" w:date="2020-10-29T17:59:00Z">
        <w:r w:rsidR="00211EB6">
          <w:rPr>
            <w:rFonts w:ascii="Times New Roman" w:eastAsia="Times New Roman" w:hAnsi="Times New Roman" w:cs="Times New Roman"/>
            <w:sz w:val="24"/>
            <w:szCs w:val="24"/>
          </w:rPr>
          <w:t xml:space="preserve"> time</w:t>
        </w:r>
      </w:ins>
      <w:del w:id="1314" w:author="Editor" w:date="2020-10-29T18:00:00Z">
        <w:r w:rsidRPr="00E244CD" w:rsidDel="00211EB6">
          <w:rPr>
            <w:rFonts w:ascii="Times New Roman" w:eastAsia="Times New Roman" w:hAnsi="Times New Roman" w:cs="Times New Roman"/>
            <w:sz w:val="24"/>
            <w:szCs w:val="24"/>
          </w:rPr>
          <w:delText xml:space="preserve">, </w:delText>
        </w:r>
      </w:del>
      <w:ins w:id="1315" w:author="Editor" w:date="2020-10-29T18:00:00Z">
        <w:r w:rsidR="00211EB6">
          <w:rPr>
            <w:rFonts w:ascii="Times New Roman" w:eastAsia="Times New Roman" w:hAnsi="Times New Roman" w:cs="Times New Roman"/>
            <w:sz w:val="24"/>
            <w:szCs w:val="24"/>
          </w:rPr>
          <w:t xml:space="preserve"> </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which would be found with any comparative method</w:t>
      </w:r>
      <w:del w:id="1316" w:author="Editor" w:date="2020-10-29T18:00:00Z">
        <w:r w:rsidRPr="00E244CD" w:rsidDel="00211EB6">
          <w:rPr>
            <w:rFonts w:ascii="Times New Roman" w:eastAsia="Times New Roman" w:hAnsi="Times New Roman" w:cs="Times New Roman"/>
            <w:sz w:val="24"/>
            <w:szCs w:val="24"/>
          </w:rPr>
          <w:delText xml:space="preserve"> –</w:delText>
        </w:r>
      </w:del>
      <w:ins w:id="1317" w:author="Editor" w:date="2020-10-29T18:00:00Z">
        <w:r w:rsidR="00211EB6">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not just TGI – was </w:t>
      </w:r>
      <w:commentRangeStart w:id="1318"/>
      <w:r w:rsidRPr="00E244CD">
        <w:rPr>
          <w:rFonts w:ascii="Times New Roman" w:eastAsia="Times New Roman" w:hAnsi="Times New Roman" w:cs="Times New Roman"/>
          <w:sz w:val="24"/>
          <w:szCs w:val="24"/>
        </w:rPr>
        <w:t xml:space="preserve">purposely </w:t>
      </w:r>
      <w:commentRangeEnd w:id="1318"/>
      <w:r w:rsidR="00E073E3">
        <w:rPr>
          <w:rStyle w:val="CommentReference"/>
        </w:rPr>
        <w:commentReference w:id="1318"/>
      </w:r>
      <w:r w:rsidRPr="00E244CD">
        <w:rPr>
          <w:rFonts w:ascii="Times New Roman" w:eastAsia="Times New Roman" w:hAnsi="Times New Roman" w:cs="Times New Roman"/>
          <w:sz w:val="24"/>
          <w:szCs w:val="24"/>
        </w:rPr>
        <w:t xml:space="preserve">strong in our simulations. For example, </w:t>
      </w:r>
      <w:del w:id="1319" w:author="Editor" w:date="2020-10-29T20:38:00Z">
        <w:r w:rsidRPr="00E244CD" w:rsidDel="00E073E3">
          <w:rPr>
            <w:rFonts w:ascii="Times New Roman" w:eastAsia="Times New Roman" w:hAnsi="Times New Roman" w:cs="Times New Roman"/>
            <w:sz w:val="24"/>
            <w:szCs w:val="24"/>
          </w:rPr>
          <w:delText xml:space="preserve">for </w:delText>
        </w:r>
      </w:del>
      <w:ins w:id="1320" w:author="Editor" w:date="2020-10-29T20:38:00Z">
        <w:r w:rsidR="00E073E3">
          <w:rPr>
            <w:rFonts w:ascii="Times New Roman" w:eastAsia="Times New Roman" w:hAnsi="Times New Roman" w:cs="Times New Roman"/>
            <w:sz w:val="24"/>
            <w:szCs w:val="24"/>
          </w:rPr>
          <w:t xml:space="preserve">if </w:t>
        </w:r>
      </w:ins>
      <w:ins w:id="1321" w:author="Editor" w:date="2020-10-29T20:48:00Z">
        <w:r w:rsidR="001226C2">
          <w:rPr>
            <w:rFonts w:ascii="Times New Roman" w:eastAsia="Times New Roman" w:hAnsi="Times New Roman" w:cs="Times New Roman"/>
            <w:sz w:val="24"/>
            <w:szCs w:val="24"/>
          </w:rPr>
          <w:t>the</w:t>
        </w:r>
      </w:ins>
      <w:ins w:id="1322" w:author="Editor" w:date="2020-10-29T20:38:00Z">
        <w:r w:rsidR="00E073E3"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second </w:t>
      </w:r>
      <w:ins w:id="1323" w:author="Editor" w:date="2020-10-29T20:48:00Z">
        <w:r w:rsidR="001226C2">
          <w:rPr>
            <w:rFonts w:ascii="Times New Roman" w:eastAsia="Times New Roman" w:hAnsi="Times New Roman" w:cs="Times New Roman"/>
            <w:sz w:val="24"/>
            <w:szCs w:val="24"/>
          </w:rPr>
          <w:t xml:space="preserve">(post-event) </w:t>
        </w:r>
      </w:ins>
      <w:r w:rsidRPr="00E244CD">
        <w:rPr>
          <w:rFonts w:ascii="Times New Roman" w:eastAsia="Times New Roman" w:hAnsi="Times New Roman" w:cs="Times New Roman"/>
          <w:sz w:val="24"/>
          <w:szCs w:val="24"/>
        </w:rPr>
        <w:t>sampl</w:t>
      </w:r>
      <w:ins w:id="1324" w:author="Editor" w:date="2020-10-29T20:38:00Z">
        <w:r w:rsidR="00E073E3">
          <w:rPr>
            <w:rFonts w:ascii="Times New Roman" w:eastAsia="Times New Roman" w:hAnsi="Times New Roman" w:cs="Times New Roman"/>
            <w:sz w:val="24"/>
            <w:szCs w:val="24"/>
          </w:rPr>
          <w:t>e</w:t>
        </w:r>
      </w:ins>
      <w:del w:id="1325" w:author="Editor" w:date="2020-10-29T20:38:00Z">
        <w:r w:rsidRPr="00E244CD" w:rsidDel="00E073E3">
          <w:rPr>
            <w:rFonts w:ascii="Times New Roman" w:eastAsia="Times New Roman" w:hAnsi="Times New Roman" w:cs="Times New Roman"/>
            <w:sz w:val="24"/>
            <w:szCs w:val="24"/>
          </w:rPr>
          <w:delText>ings</w:delText>
        </w:r>
      </w:del>
      <w:r w:rsidRPr="00E244CD">
        <w:rPr>
          <w:rFonts w:ascii="Times New Roman" w:eastAsia="Times New Roman" w:hAnsi="Times New Roman" w:cs="Times New Roman"/>
          <w:sz w:val="24"/>
          <w:szCs w:val="24"/>
        </w:rPr>
        <w:t xml:space="preserve"> </w:t>
      </w:r>
      <w:ins w:id="1326" w:author="Editor" w:date="2020-10-29T20:38:00Z">
        <w:r w:rsidR="00E073E3">
          <w:rPr>
            <w:rFonts w:ascii="Times New Roman" w:eastAsia="Times New Roman" w:hAnsi="Times New Roman" w:cs="Times New Roman"/>
            <w:sz w:val="24"/>
            <w:szCs w:val="24"/>
          </w:rPr>
          <w:t xml:space="preserve">was </w:t>
        </w:r>
      </w:ins>
      <w:del w:id="1327" w:author="Editor" w:date="2020-10-29T20:38:00Z">
        <w:r w:rsidRPr="00E244CD" w:rsidDel="00E073E3">
          <w:rPr>
            <w:rFonts w:ascii="Times New Roman" w:eastAsia="Times New Roman" w:hAnsi="Times New Roman" w:cs="Times New Roman"/>
            <w:sz w:val="24"/>
            <w:szCs w:val="24"/>
          </w:rPr>
          <w:delText xml:space="preserve">done </w:delText>
        </w:r>
      </w:del>
      <w:ins w:id="1328" w:author="Editor" w:date="2020-10-29T20:38:00Z">
        <w:r w:rsidR="00E073E3">
          <w:rPr>
            <w:rFonts w:ascii="Times New Roman" w:eastAsia="Times New Roman" w:hAnsi="Times New Roman" w:cs="Times New Roman"/>
            <w:sz w:val="24"/>
            <w:szCs w:val="24"/>
          </w:rPr>
          <w:t>taken</w:t>
        </w:r>
        <w:r w:rsidR="00E073E3" w:rsidRPr="00E244CD">
          <w:rPr>
            <w:rFonts w:ascii="Times New Roman" w:eastAsia="Times New Roman" w:hAnsi="Times New Roman" w:cs="Times New Roman"/>
            <w:sz w:val="24"/>
            <w:szCs w:val="24"/>
          </w:rPr>
          <w:t xml:space="preserve"> </w:t>
        </w:r>
      </w:ins>
      <w:del w:id="1329" w:author="Editor" w:date="2020-10-29T17:58:00Z">
        <w:r w:rsidRPr="00E244CD" w:rsidDel="00211EB6">
          <w:rPr>
            <w:rFonts w:ascii="Times New Roman" w:eastAsia="Times New Roman" w:hAnsi="Times New Roman" w:cs="Times New Roman"/>
            <w:sz w:val="24"/>
            <w:szCs w:val="24"/>
          </w:rPr>
          <w:delText xml:space="preserve">9 </w:delText>
        </w:r>
      </w:del>
      <w:ins w:id="1330" w:author="Editor" w:date="2020-10-29T17:58:00Z">
        <w:r w:rsidR="00211EB6">
          <w:rPr>
            <w:rFonts w:ascii="Times New Roman" w:eastAsia="Times New Roman" w:hAnsi="Times New Roman" w:cs="Times New Roman"/>
            <w:sz w:val="24"/>
            <w:szCs w:val="24"/>
          </w:rPr>
          <w:t>nine</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years after </w:t>
      </w:r>
      <w:del w:id="1331" w:author="Editor" w:date="2020-10-29T20:39:00Z">
        <w:r w:rsidRPr="00E244CD" w:rsidDel="00E073E3">
          <w:rPr>
            <w:rFonts w:ascii="Times New Roman" w:eastAsia="Times New Roman" w:hAnsi="Times New Roman" w:cs="Times New Roman"/>
            <w:sz w:val="24"/>
            <w:szCs w:val="24"/>
          </w:rPr>
          <w:delText xml:space="preserve">a </w:delText>
        </w:r>
      </w:del>
      <w:ins w:id="1332" w:author="Editor" w:date="2020-10-29T20:40:00Z">
        <w:r w:rsidR="001226C2">
          <w:rPr>
            <w:rFonts w:ascii="Times New Roman" w:eastAsia="Times New Roman" w:hAnsi="Times New Roman" w:cs="Times New Roman"/>
            <w:sz w:val="24"/>
            <w:szCs w:val="24"/>
          </w:rPr>
          <w:t>the</w:t>
        </w:r>
      </w:ins>
      <w:ins w:id="1333" w:author="Editor" w:date="2020-10-29T20:39:00Z">
        <w:r w:rsidR="00E073E3"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first </w:t>
      </w:r>
      <w:ins w:id="1334" w:author="Editor" w:date="2020-10-29T20:48:00Z">
        <w:r w:rsidR="001226C2">
          <w:rPr>
            <w:rFonts w:ascii="Times New Roman" w:eastAsia="Times New Roman" w:hAnsi="Times New Roman" w:cs="Times New Roman"/>
            <w:sz w:val="24"/>
            <w:szCs w:val="24"/>
          </w:rPr>
          <w:t xml:space="preserve">(pre-event) </w:t>
        </w:r>
      </w:ins>
      <w:del w:id="1335" w:author="Editor" w:date="2020-10-29T20:39:00Z">
        <w:r w:rsidRPr="00E244CD" w:rsidDel="00E073E3">
          <w:rPr>
            <w:rFonts w:ascii="Times New Roman" w:eastAsia="Times New Roman" w:hAnsi="Times New Roman" w:cs="Times New Roman"/>
            <w:sz w:val="24"/>
            <w:szCs w:val="24"/>
          </w:rPr>
          <w:delText xml:space="preserve">sampling </w:delText>
        </w:r>
      </w:del>
      <w:ins w:id="1336" w:author="Editor" w:date="2020-10-29T20:39:00Z">
        <w:r w:rsidR="00E073E3" w:rsidRPr="00E244CD">
          <w:rPr>
            <w:rFonts w:ascii="Times New Roman" w:eastAsia="Times New Roman" w:hAnsi="Times New Roman" w:cs="Times New Roman"/>
            <w:sz w:val="24"/>
            <w:szCs w:val="24"/>
          </w:rPr>
          <w:t>sampl</w:t>
        </w:r>
        <w:r w:rsidR="00E073E3">
          <w:rPr>
            <w:rFonts w:ascii="Times New Roman" w:eastAsia="Times New Roman" w:hAnsi="Times New Roman" w:cs="Times New Roman"/>
            <w:sz w:val="24"/>
            <w:szCs w:val="24"/>
          </w:rPr>
          <w:t>e</w:t>
        </w:r>
      </w:ins>
      <w:del w:id="1337" w:author="Editor" w:date="2020-10-29T20:39:00Z">
        <w:r w:rsidRPr="00E244CD" w:rsidDel="00E073E3">
          <w:rPr>
            <w:rFonts w:ascii="Times New Roman" w:eastAsia="Times New Roman" w:hAnsi="Times New Roman" w:cs="Times New Roman"/>
            <w:sz w:val="24"/>
            <w:szCs w:val="24"/>
          </w:rPr>
          <w:delText xml:space="preserve">done </w:delText>
        </w:r>
      </w:del>
      <w:del w:id="1338" w:author="Editor" w:date="2020-10-29T20:48:00Z">
        <w:r w:rsidRPr="00E244CD" w:rsidDel="001226C2">
          <w:rPr>
            <w:rFonts w:ascii="Times New Roman" w:eastAsia="Times New Roman" w:hAnsi="Times New Roman" w:cs="Times New Roman"/>
            <w:sz w:val="24"/>
            <w:szCs w:val="24"/>
          </w:rPr>
          <w:delText>before the event</w:delText>
        </w:r>
      </w:del>
      <w:r w:rsidRPr="00E244CD">
        <w:rPr>
          <w:rFonts w:ascii="Times New Roman" w:eastAsia="Times New Roman" w:hAnsi="Times New Roman" w:cs="Times New Roman"/>
          <w:sz w:val="24"/>
          <w:szCs w:val="24"/>
        </w:rPr>
        <w:t>, we observe</w:t>
      </w:r>
      <w:ins w:id="1339" w:author="Editor" w:date="2020-10-29T20:40:00Z">
        <w:r w:rsidR="001226C2">
          <w:rPr>
            <w:rFonts w:ascii="Times New Roman" w:eastAsia="Times New Roman" w:hAnsi="Times New Roman" w:cs="Times New Roman"/>
            <w:sz w:val="24"/>
            <w:szCs w:val="24"/>
          </w:rPr>
          <w:t>d</w:t>
        </w:r>
      </w:ins>
      <w:r w:rsidRPr="00E244CD">
        <w:rPr>
          <w:rFonts w:ascii="Times New Roman" w:eastAsia="Times New Roman" w:hAnsi="Times New Roman" w:cs="Times New Roman"/>
          <w:sz w:val="24"/>
          <w:szCs w:val="24"/>
        </w:rPr>
        <w:t xml:space="preserve"> </w:t>
      </w:r>
      <w:del w:id="1340" w:author="Editor" w:date="2020-10-29T20:40:00Z">
        <w:r w:rsidRPr="00E244CD" w:rsidDel="001226C2">
          <w:rPr>
            <w:rFonts w:ascii="Times New Roman" w:eastAsia="Times New Roman" w:hAnsi="Times New Roman" w:cs="Times New Roman"/>
            <w:sz w:val="24"/>
            <w:szCs w:val="24"/>
          </w:rPr>
          <w:delText xml:space="preserve">rather </w:delText>
        </w:r>
      </w:del>
      <w:r w:rsidRPr="00E244CD">
        <w:rPr>
          <w:rFonts w:ascii="Times New Roman" w:eastAsia="Times New Roman" w:hAnsi="Times New Roman" w:cs="Times New Roman"/>
          <w:sz w:val="24"/>
          <w:szCs w:val="24"/>
        </w:rPr>
        <w:t>high FNR values</w:t>
      </w:r>
      <w:ins w:id="1341" w:author="Editor" w:date="2020-10-29T20:47:00Z">
        <w:r w:rsidR="001226C2">
          <w:rPr>
            <w:rFonts w:ascii="Times New Roman" w:eastAsia="Times New Roman" w:hAnsi="Times New Roman" w:cs="Times New Roman"/>
            <w:sz w:val="24"/>
            <w:szCs w:val="24"/>
          </w:rPr>
          <w:t xml:space="preserve"> </w:t>
        </w:r>
      </w:ins>
      <w:ins w:id="1342" w:author="Editor" w:date="2020-10-29T20:49:00Z">
        <w:r w:rsidR="001226C2">
          <w:rPr>
            <w:rFonts w:ascii="Times New Roman" w:eastAsia="Times New Roman" w:hAnsi="Times New Roman" w:cs="Times New Roman"/>
            <w:sz w:val="24"/>
            <w:szCs w:val="24"/>
          </w:rPr>
          <w:t xml:space="preserve">that </w:t>
        </w:r>
      </w:ins>
      <w:commentRangeStart w:id="1343"/>
      <w:ins w:id="1344" w:author="Editor" w:date="2020-10-29T20:47:00Z">
        <w:r w:rsidR="001226C2">
          <w:rPr>
            <w:rFonts w:ascii="Times New Roman" w:eastAsia="Times New Roman" w:hAnsi="Times New Roman" w:cs="Times New Roman"/>
            <w:sz w:val="24"/>
            <w:szCs w:val="24"/>
          </w:rPr>
          <w:t>approach</w:t>
        </w:r>
      </w:ins>
      <w:ins w:id="1345" w:author="Editor" w:date="2020-10-29T20:49:00Z">
        <w:r w:rsidR="001226C2">
          <w:rPr>
            <w:rFonts w:ascii="Times New Roman" w:eastAsia="Times New Roman" w:hAnsi="Times New Roman" w:cs="Times New Roman"/>
            <w:sz w:val="24"/>
            <w:szCs w:val="24"/>
          </w:rPr>
          <w:t>ed</w:t>
        </w:r>
      </w:ins>
      <w:ins w:id="1346" w:author="Editor" w:date="2020-10-29T20:47:00Z">
        <w:r w:rsidR="001226C2">
          <w:rPr>
            <w:rFonts w:ascii="Times New Roman" w:eastAsia="Times New Roman" w:hAnsi="Times New Roman" w:cs="Times New Roman"/>
            <w:sz w:val="24"/>
            <w:szCs w:val="24"/>
          </w:rPr>
          <w:t xml:space="preserve"> 75-90%</w:t>
        </w:r>
      </w:ins>
      <w:del w:id="1347" w:author="Editor" w:date="2020-10-29T20:49:00Z">
        <w:r w:rsidRPr="00E244CD" w:rsidDel="001226C2">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commentRangeEnd w:id="1343"/>
      <w:r w:rsidR="001226C2">
        <w:rPr>
          <w:rStyle w:val="CommentReference"/>
        </w:rPr>
        <w:commentReference w:id="1343"/>
      </w:r>
      <w:del w:id="1348" w:author="Editor" w:date="2020-10-29T20:48:00Z">
        <w:r w:rsidRPr="00E244CD" w:rsidDel="001226C2">
          <w:rPr>
            <w:rFonts w:ascii="Times New Roman" w:eastAsia="Times New Roman" w:hAnsi="Times New Roman" w:cs="Times New Roman"/>
            <w:sz w:val="24"/>
            <w:szCs w:val="24"/>
          </w:rPr>
          <w:delText xml:space="preserve">especially </w:delText>
        </w:r>
      </w:del>
      <w:del w:id="1349" w:author="Editor" w:date="2020-10-29T18:00:00Z">
        <w:r w:rsidRPr="00E244CD" w:rsidDel="00211EB6">
          <w:rPr>
            <w:rFonts w:ascii="Times New Roman" w:eastAsia="Times New Roman" w:hAnsi="Times New Roman" w:cs="Times New Roman"/>
            <w:sz w:val="24"/>
            <w:szCs w:val="24"/>
          </w:rPr>
          <w:delText xml:space="preserve">with </w:delText>
        </w:r>
      </w:del>
      <w:ins w:id="1350" w:author="Editor" w:date="2020-10-29T18:00:00Z">
        <w:r w:rsidR="00211EB6">
          <w:rPr>
            <w:rFonts w:ascii="Times New Roman" w:eastAsia="Times New Roman" w:hAnsi="Times New Roman" w:cs="Times New Roman"/>
            <w:sz w:val="24"/>
            <w:szCs w:val="24"/>
          </w:rPr>
          <w:t>in</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high</w:t>
      </w:r>
      <w:ins w:id="1351" w:author="Editor" w:date="2020-10-29T20:41:00Z">
        <w:r w:rsidR="001226C2">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and moderate</w:t>
      </w:r>
      <w:ins w:id="1352" w:author="Editor" w:date="2020-10-29T20:41:00Z">
        <w:r w:rsidR="001226C2">
          <w:rPr>
            <w:rFonts w:ascii="Times New Roman" w:eastAsia="Times New Roman" w:hAnsi="Times New Roman" w:cs="Times New Roman"/>
            <w:sz w:val="24"/>
            <w:szCs w:val="24"/>
          </w:rPr>
          <w:t>-</w:t>
        </w:r>
      </w:ins>
      <w:del w:id="1353" w:author="Editor" w:date="2020-10-29T20:41:00Z">
        <w:r w:rsidRPr="00E244CD" w:rsidDel="001226C2">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 xml:space="preserve">dispersal scenarios (Fig. 5). </w:t>
      </w:r>
      <w:ins w:id="1354" w:author="Editor" w:date="2020-10-29T20:44:00Z">
        <w:r w:rsidR="001226C2">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 xml:space="preserve">FNR also increased with </w:t>
      </w:r>
      <w:ins w:id="1355" w:author="Editor" w:date="2020-10-29T20:45:00Z">
        <w:r w:rsidR="001226C2">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 xml:space="preserve">time lag </w:t>
      </w:r>
      <w:del w:id="1356" w:author="Editor" w:date="2020-10-29T20:45:00Z">
        <w:r w:rsidRPr="00E244CD" w:rsidDel="001226C2">
          <w:rPr>
            <w:rFonts w:ascii="Times New Roman" w:eastAsia="Times New Roman" w:hAnsi="Times New Roman" w:cs="Times New Roman"/>
            <w:sz w:val="24"/>
            <w:szCs w:val="24"/>
          </w:rPr>
          <w:delText>for the posterior sampling for</w:delText>
        </w:r>
      </w:del>
      <w:ins w:id="1357" w:author="Editor" w:date="2020-10-29T20:45:00Z">
        <w:r w:rsidR="001226C2">
          <w:rPr>
            <w:rFonts w:ascii="Times New Roman" w:eastAsia="Times New Roman" w:hAnsi="Times New Roman" w:cs="Times New Roman"/>
            <w:sz w:val="24"/>
            <w:szCs w:val="24"/>
          </w:rPr>
          <w:t>in</w:t>
        </w:r>
      </w:ins>
      <w:r w:rsidRPr="00E244CD">
        <w:rPr>
          <w:rFonts w:ascii="Times New Roman" w:eastAsia="Times New Roman" w:hAnsi="Times New Roman" w:cs="Times New Roman"/>
          <w:sz w:val="24"/>
          <w:szCs w:val="24"/>
        </w:rPr>
        <w:t xml:space="preserve"> </w:t>
      </w:r>
      <w:del w:id="1358" w:author="Editor" w:date="2020-10-29T20:45:00Z">
        <w:r w:rsidRPr="00E244CD" w:rsidDel="001226C2">
          <w:rPr>
            <w:rFonts w:ascii="Times New Roman" w:eastAsia="Times New Roman" w:hAnsi="Times New Roman" w:cs="Times New Roman"/>
            <w:sz w:val="24"/>
            <w:szCs w:val="24"/>
          </w:rPr>
          <w:delText xml:space="preserve">low </w:delText>
        </w:r>
      </w:del>
      <w:ins w:id="1359" w:author="Editor" w:date="2020-10-29T20:45:00Z">
        <w:r w:rsidR="001226C2" w:rsidRPr="00E244CD">
          <w:rPr>
            <w:rFonts w:ascii="Times New Roman" w:eastAsia="Times New Roman" w:hAnsi="Times New Roman" w:cs="Times New Roman"/>
            <w:sz w:val="24"/>
            <w:szCs w:val="24"/>
          </w:rPr>
          <w:t>low</w:t>
        </w:r>
        <w:r w:rsidR="001226C2">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dispersal scenarios, </w:t>
      </w:r>
      <w:del w:id="1360" w:author="Editor" w:date="2020-10-29T20:45:00Z">
        <w:r w:rsidRPr="00E244CD" w:rsidDel="001226C2">
          <w:rPr>
            <w:rFonts w:ascii="Times New Roman" w:eastAsia="Times New Roman" w:hAnsi="Times New Roman" w:cs="Times New Roman"/>
            <w:sz w:val="24"/>
            <w:szCs w:val="24"/>
          </w:rPr>
          <w:delText>for which</w:delText>
        </w:r>
      </w:del>
      <w:ins w:id="1361" w:author="Editor" w:date="2020-10-29T20:45:00Z">
        <w:r w:rsidR="001226C2">
          <w:rPr>
            <w:rFonts w:ascii="Times New Roman" w:eastAsia="Times New Roman" w:hAnsi="Times New Roman" w:cs="Times New Roman"/>
            <w:sz w:val="24"/>
            <w:szCs w:val="24"/>
          </w:rPr>
          <w:t>b</w:t>
        </w:r>
      </w:ins>
      <w:ins w:id="1362" w:author="Editor" w:date="2020-10-29T20:46:00Z">
        <w:r w:rsidR="001226C2">
          <w:rPr>
            <w:rFonts w:ascii="Times New Roman" w:eastAsia="Times New Roman" w:hAnsi="Times New Roman" w:cs="Times New Roman"/>
            <w:sz w:val="24"/>
            <w:szCs w:val="24"/>
          </w:rPr>
          <w:t>ut</w:t>
        </w:r>
      </w:ins>
      <w:r w:rsidRPr="00E244CD">
        <w:rPr>
          <w:rFonts w:ascii="Times New Roman" w:eastAsia="Times New Roman" w:hAnsi="Times New Roman" w:cs="Times New Roman"/>
          <w:sz w:val="24"/>
          <w:szCs w:val="24"/>
        </w:rPr>
        <w:t xml:space="preserve"> the increase was more linear</w:t>
      </w:r>
      <w:del w:id="1363" w:author="Editor" w:date="2020-10-29T20:46:00Z">
        <w:r w:rsidRPr="00E244CD" w:rsidDel="001226C2">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values never reached 30%</w:t>
      </w:r>
      <w:del w:id="1364" w:author="Editor" w:date="2020-10-29T20:49:00Z">
        <w:r w:rsidRPr="00E244CD" w:rsidDel="001226C2">
          <w:rPr>
            <w:rFonts w:ascii="Times New Roman" w:eastAsia="Times New Roman" w:hAnsi="Times New Roman" w:cs="Times New Roman"/>
            <w:sz w:val="24"/>
            <w:szCs w:val="24"/>
          </w:rPr>
          <w:delText xml:space="preserve"> in the scope of our analyses</w:delText>
        </w:r>
      </w:del>
      <w:r w:rsidRPr="00E244CD">
        <w:rPr>
          <w:rFonts w:ascii="Times New Roman" w:eastAsia="Times New Roman" w:hAnsi="Times New Roman" w:cs="Times New Roman"/>
          <w:sz w:val="24"/>
          <w:szCs w:val="24"/>
        </w:rPr>
        <w:t xml:space="preserve">, even after </w:t>
      </w:r>
      <w:del w:id="1365" w:author="Editor" w:date="2020-10-29T20:46:00Z">
        <w:r w:rsidRPr="00E244CD" w:rsidDel="001226C2">
          <w:rPr>
            <w:rFonts w:ascii="Times New Roman" w:eastAsia="Times New Roman" w:hAnsi="Times New Roman" w:cs="Times New Roman"/>
            <w:sz w:val="24"/>
            <w:szCs w:val="24"/>
          </w:rPr>
          <w:delText xml:space="preserve">9 </w:delText>
        </w:r>
      </w:del>
      <w:ins w:id="1366" w:author="Editor" w:date="2020-10-29T20:46:00Z">
        <w:r w:rsidR="001226C2">
          <w:rPr>
            <w:rFonts w:ascii="Times New Roman" w:eastAsia="Times New Roman" w:hAnsi="Times New Roman" w:cs="Times New Roman"/>
            <w:sz w:val="24"/>
            <w:szCs w:val="24"/>
          </w:rPr>
          <w:t>nine</w:t>
        </w:r>
        <w:r w:rsidR="001226C2"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years</w:t>
      </w:r>
      <w:del w:id="1367" w:author="Editor" w:date="2020-10-29T20:46:00Z">
        <w:r w:rsidRPr="00E244CD" w:rsidDel="001226C2">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(Fig. 5). One </w:t>
      </w:r>
      <w:del w:id="1368" w:author="Editor" w:date="2020-10-29T18:01:00Z">
        <w:r w:rsidRPr="00E244CD" w:rsidDel="00211EB6">
          <w:rPr>
            <w:rFonts w:ascii="Times New Roman" w:eastAsia="Times New Roman" w:hAnsi="Times New Roman" w:cs="Times New Roman"/>
            <w:sz w:val="24"/>
            <w:szCs w:val="24"/>
          </w:rPr>
          <w:delText xml:space="preserve">very </w:delText>
        </w:r>
      </w:del>
      <w:r w:rsidRPr="00E244CD">
        <w:rPr>
          <w:rFonts w:ascii="Times New Roman" w:eastAsia="Times New Roman" w:hAnsi="Times New Roman" w:cs="Times New Roman"/>
          <w:sz w:val="24"/>
          <w:szCs w:val="24"/>
        </w:rPr>
        <w:t xml:space="preserve">interesting </w:t>
      </w:r>
      <w:del w:id="1369" w:author="Editor" w:date="2020-10-29T18:01:00Z">
        <w:r w:rsidRPr="00E244CD" w:rsidDel="00211EB6">
          <w:rPr>
            <w:rFonts w:ascii="Times New Roman" w:eastAsia="Times New Roman" w:hAnsi="Times New Roman" w:cs="Times New Roman"/>
            <w:sz w:val="24"/>
            <w:szCs w:val="24"/>
          </w:rPr>
          <w:delText xml:space="preserve">point </w:delText>
        </w:r>
      </w:del>
      <w:ins w:id="1370" w:author="Editor" w:date="2020-10-29T18:01:00Z">
        <w:r w:rsidR="00211EB6">
          <w:rPr>
            <w:rFonts w:ascii="Times New Roman" w:eastAsia="Times New Roman" w:hAnsi="Times New Roman" w:cs="Times New Roman"/>
            <w:sz w:val="24"/>
            <w:szCs w:val="24"/>
          </w:rPr>
          <w:t>observation</w:t>
        </w:r>
        <w:r w:rsidR="00211EB6" w:rsidRPr="00E244CD">
          <w:rPr>
            <w:rFonts w:ascii="Times New Roman" w:eastAsia="Times New Roman" w:hAnsi="Times New Roman" w:cs="Times New Roman"/>
            <w:sz w:val="24"/>
            <w:szCs w:val="24"/>
          </w:rPr>
          <w:t xml:space="preserve"> </w:t>
        </w:r>
      </w:ins>
      <w:del w:id="1371" w:author="Editor" w:date="2020-10-29T18:01:00Z">
        <w:r w:rsidRPr="00E244CD" w:rsidDel="00211EB6">
          <w:rPr>
            <w:rFonts w:ascii="Times New Roman" w:eastAsia="Times New Roman" w:hAnsi="Times New Roman" w:cs="Times New Roman"/>
            <w:sz w:val="24"/>
            <w:szCs w:val="24"/>
          </w:rPr>
          <w:delText xml:space="preserve">is </w:delText>
        </w:r>
      </w:del>
      <w:ins w:id="1372" w:author="Editor" w:date="2020-10-29T18:01:00Z">
        <w:r w:rsidR="00211EB6">
          <w:rPr>
            <w:rFonts w:ascii="Times New Roman" w:eastAsia="Times New Roman" w:hAnsi="Times New Roman" w:cs="Times New Roman"/>
            <w:sz w:val="24"/>
            <w:szCs w:val="24"/>
          </w:rPr>
          <w:t>was</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that the number of </w:t>
      </w:r>
      <w:ins w:id="1373" w:author="Editor" w:date="2020-10-29T18:01:00Z">
        <w:r w:rsidR="00211EB6" w:rsidRPr="00E244CD">
          <w:rPr>
            <w:rFonts w:ascii="Times New Roman" w:eastAsia="Times New Roman" w:hAnsi="Times New Roman" w:cs="Times New Roman"/>
            <w:sz w:val="24"/>
            <w:szCs w:val="24"/>
          </w:rPr>
          <w:t xml:space="preserve">affected </w:t>
        </w:r>
      </w:ins>
      <w:r w:rsidRPr="00E244CD">
        <w:rPr>
          <w:rFonts w:ascii="Times New Roman" w:eastAsia="Times New Roman" w:hAnsi="Times New Roman" w:cs="Times New Roman"/>
          <w:sz w:val="24"/>
          <w:szCs w:val="24"/>
        </w:rPr>
        <w:t xml:space="preserve">populations </w:t>
      </w:r>
      <w:del w:id="1374" w:author="Editor" w:date="2020-10-29T18:01:00Z">
        <w:r w:rsidRPr="00E244CD" w:rsidDel="00211EB6">
          <w:rPr>
            <w:rFonts w:ascii="Times New Roman" w:eastAsia="Times New Roman" w:hAnsi="Times New Roman" w:cs="Times New Roman"/>
            <w:sz w:val="24"/>
            <w:szCs w:val="24"/>
          </w:rPr>
          <w:delText>affected is</w:delText>
        </w:r>
      </w:del>
      <w:ins w:id="1375" w:author="Editor" w:date="2020-10-29T18:01:00Z">
        <w:r w:rsidR="00211EB6">
          <w:rPr>
            <w:rFonts w:ascii="Times New Roman" w:eastAsia="Times New Roman" w:hAnsi="Times New Roman" w:cs="Times New Roman"/>
            <w:sz w:val="24"/>
            <w:szCs w:val="24"/>
          </w:rPr>
          <w:t>was</w:t>
        </w:r>
      </w:ins>
      <w:r w:rsidRPr="00E244CD">
        <w:rPr>
          <w:rFonts w:ascii="Times New Roman" w:eastAsia="Times New Roman" w:hAnsi="Times New Roman" w:cs="Times New Roman"/>
          <w:sz w:val="24"/>
          <w:szCs w:val="24"/>
        </w:rPr>
        <w:t xml:space="preserve"> the main factor </w:t>
      </w:r>
      <w:ins w:id="1376" w:author="Editor" w:date="2020-10-29T18:02:00Z">
        <w:r w:rsidR="00211EB6">
          <w:rPr>
            <w:rFonts w:ascii="Times New Roman" w:eastAsia="Times New Roman" w:hAnsi="Times New Roman" w:cs="Times New Roman"/>
            <w:sz w:val="24"/>
            <w:szCs w:val="24"/>
          </w:rPr>
          <w:t xml:space="preserve">driving </w:t>
        </w:r>
      </w:ins>
      <w:r w:rsidRPr="00E244CD">
        <w:rPr>
          <w:rFonts w:ascii="Times New Roman" w:eastAsia="Times New Roman" w:hAnsi="Times New Roman" w:cs="Times New Roman"/>
          <w:sz w:val="24"/>
          <w:szCs w:val="24"/>
        </w:rPr>
        <w:t xml:space="preserve">increasing FNR values </w:t>
      </w:r>
      <w:del w:id="1377" w:author="Editor" w:date="2020-10-29T18:02:00Z">
        <w:r w:rsidRPr="00E244CD" w:rsidDel="00211EB6">
          <w:rPr>
            <w:rFonts w:ascii="Times New Roman" w:eastAsia="Times New Roman" w:hAnsi="Times New Roman" w:cs="Times New Roman"/>
            <w:sz w:val="24"/>
            <w:szCs w:val="24"/>
          </w:rPr>
          <w:delText>in older first samplings</w:delText>
        </w:r>
      </w:del>
      <w:ins w:id="1378" w:author="Editor" w:date="2020-10-29T18:02:00Z">
        <w:r w:rsidR="00211EB6">
          <w:rPr>
            <w:rFonts w:ascii="Times New Roman" w:eastAsia="Times New Roman" w:hAnsi="Times New Roman" w:cs="Times New Roman"/>
            <w:sz w:val="24"/>
            <w:szCs w:val="24"/>
          </w:rPr>
          <w:t>when the pre-event sample was older</w:t>
        </w:r>
      </w:ins>
      <w:r w:rsidRPr="00E244CD">
        <w:rPr>
          <w:rFonts w:ascii="Times New Roman" w:eastAsia="Times New Roman" w:hAnsi="Times New Roman" w:cs="Times New Roman"/>
          <w:sz w:val="24"/>
          <w:szCs w:val="24"/>
        </w:rPr>
        <w:t xml:space="preserve"> (3&gt;2&gt;1; left side of Fig. 5), while dispersal capacity </w:t>
      </w:r>
      <w:del w:id="1379" w:author="Editor" w:date="2020-10-29T18:02:00Z">
        <w:r w:rsidRPr="00E244CD" w:rsidDel="00211EB6">
          <w:rPr>
            <w:rFonts w:ascii="Times New Roman" w:eastAsia="Times New Roman" w:hAnsi="Times New Roman" w:cs="Times New Roman"/>
            <w:sz w:val="24"/>
            <w:szCs w:val="24"/>
          </w:rPr>
          <w:delText xml:space="preserve">is </w:delText>
        </w:r>
      </w:del>
      <w:ins w:id="1380" w:author="Editor" w:date="2020-10-29T18:02:00Z">
        <w:r w:rsidR="00211EB6">
          <w:rPr>
            <w:rFonts w:ascii="Times New Roman" w:eastAsia="Times New Roman" w:hAnsi="Times New Roman" w:cs="Times New Roman"/>
            <w:sz w:val="24"/>
            <w:szCs w:val="24"/>
          </w:rPr>
          <w:t>was</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the main factor </w:t>
      </w:r>
      <w:ins w:id="1381" w:author="Editor" w:date="2020-10-29T18:02:00Z">
        <w:r w:rsidR="00211EB6">
          <w:rPr>
            <w:rFonts w:ascii="Times New Roman" w:eastAsia="Times New Roman" w:hAnsi="Times New Roman" w:cs="Times New Roman"/>
            <w:sz w:val="24"/>
            <w:szCs w:val="24"/>
          </w:rPr>
          <w:t xml:space="preserve">driving </w:t>
        </w:r>
      </w:ins>
      <w:r w:rsidRPr="00E244CD">
        <w:rPr>
          <w:rFonts w:ascii="Times New Roman" w:eastAsia="Times New Roman" w:hAnsi="Times New Roman" w:cs="Times New Roman"/>
          <w:sz w:val="24"/>
          <w:szCs w:val="24"/>
        </w:rPr>
        <w:t xml:space="preserve">increasing FNR values </w:t>
      </w:r>
      <w:del w:id="1382" w:author="Editor" w:date="2020-10-29T18:03:00Z">
        <w:r w:rsidRPr="00E244CD" w:rsidDel="00211EB6">
          <w:rPr>
            <w:rFonts w:ascii="Times New Roman" w:eastAsia="Times New Roman" w:hAnsi="Times New Roman" w:cs="Times New Roman"/>
            <w:sz w:val="24"/>
            <w:szCs w:val="24"/>
          </w:rPr>
          <w:delText xml:space="preserve">with </w:delText>
        </w:r>
      </w:del>
      <w:ins w:id="1383" w:author="Editor" w:date="2020-10-29T18:03:00Z">
        <w:r w:rsidR="00211EB6">
          <w:rPr>
            <w:rFonts w:ascii="Times New Roman" w:eastAsia="Times New Roman" w:hAnsi="Times New Roman" w:cs="Times New Roman"/>
            <w:sz w:val="24"/>
            <w:szCs w:val="24"/>
          </w:rPr>
          <w:t>when</w:t>
        </w:r>
        <w:r w:rsidR="00211EB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the </w:t>
      </w:r>
      <w:del w:id="1384" w:author="Editor" w:date="2020-10-29T18:03:00Z">
        <w:r w:rsidRPr="00E244CD" w:rsidDel="00211EB6">
          <w:rPr>
            <w:rFonts w:ascii="Times New Roman" w:eastAsia="Times New Roman" w:hAnsi="Times New Roman" w:cs="Times New Roman"/>
            <w:sz w:val="24"/>
            <w:szCs w:val="24"/>
          </w:rPr>
          <w:delText>time lag of second sampling</w:delText>
        </w:r>
      </w:del>
      <w:ins w:id="1385" w:author="Editor" w:date="2020-10-29T18:03:00Z">
        <w:r w:rsidR="00211EB6">
          <w:rPr>
            <w:rFonts w:ascii="Times New Roman" w:eastAsia="Times New Roman" w:hAnsi="Times New Roman" w:cs="Times New Roman"/>
            <w:sz w:val="24"/>
            <w:szCs w:val="24"/>
          </w:rPr>
          <w:t xml:space="preserve">post-event sample was older </w:t>
        </w:r>
      </w:ins>
      <w:del w:id="1386" w:author="Editor" w:date="2020-10-29T18:03:00Z">
        <w:r w:rsidRPr="00E244CD" w:rsidDel="00211EB6">
          <w:rPr>
            <w:rFonts w:ascii="Times New Roman" w:eastAsia="Times New Roman" w:hAnsi="Times New Roman" w:cs="Times New Roman"/>
            <w:sz w:val="24"/>
            <w:szCs w:val="24"/>
          </w:rPr>
          <w:delText>s</w:delText>
        </w:r>
      </w:del>
      <w:del w:id="1387" w:author="Editor" w:date="2020-10-29T20:50:00Z">
        <w:r w:rsidRPr="00E244CD" w:rsidDel="001226C2">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 xml:space="preserve">(H&gt;M&gt;L; right side of Fig. 5). For </w:t>
      </w:r>
      <w:ins w:id="1388" w:author="Editor" w:date="2020-10-29T20:50:00Z">
        <w:r w:rsidR="001226C2">
          <w:rPr>
            <w:rFonts w:ascii="Times New Roman" w:eastAsia="Times New Roman" w:hAnsi="Times New Roman" w:cs="Times New Roman"/>
            <w:sz w:val="24"/>
            <w:szCs w:val="24"/>
          </w:rPr>
          <w:t>scenarios with the</w:t>
        </w:r>
      </w:ins>
      <w:del w:id="1389" w:author="Editor" w:date="2020-10-29T20:50:00Z">
        <w:r w:rsidRPr="00E244CD" w:rsidDel="001226C2">
          <w:rPr>
            <w:rFonts w:ascii="Times New Roman" w:eastAsia="Times New Roman" w:hAnsi="Times New Roman" w:cs="Times New Roman"/>
            <w:sz w:val="24"/>
            <w:szCs w:val="24"/>
          </w:rPr>
          <w:delText>a</w:delText>
        </w:r>
      </w:del>
      <w:r w:rsidRPr="00E244CD">
        <w:rPr>
          <w:rFonts w:ascii="Times New Roman" w:eastAsia="Times New Roman" w:hAnsi="Times New Roman" w:cs="Times New Roman"/>
          <w:sz w:val="24"/>
          <w:szCs w:val="24"/>
        </w:rPr>
        <w:t xml:space="preserve"> same number of </w:t>
      </w:r>
      <w:ins w:id="1390" w:author="Editor" w:date="2020-10-29T20:50:00Z">
        <w:r w:rsidR="001226C2" w:rsidRPr="00E244CD">
          <w:rPr>
            <w:rFonts w:ascii="Times New Roman" w:eastAsia="Times New Roman" w:hAnsi="Times New Roman" w:cs="Times New Roman"/>
            <w:sz w:val="24"/>
            <w:szCs w:val="24"/>
          </w:rPr>
          <w:t xml:space="preserve">affected </w:t>
        </w:r>
      </w:ins>
      <w:r w:rsidRPr="00E244CD">
        <w:rPr>
          <w:rFonts w:ascii="Times New Roman" w:eastAsia="Times New Roman" w:hAnsi="Times New Roman" w:cs="Times New Roman"/>
          <w:sz w:val="24"/>
          <w:szCs w:val="24"/>
        </w:rPr>
        <w:t>populations</w:t>
      </w:r>
      <w:del w:id="1391" w:author="Editor" w:date="2020-10-29T20:50:00Z">
        <w:r w:rsidRPr="00E244CD" w:rsidDel="001226C2">
          <w:rPr>
            <w:rFonts w:ascii="Times New Roman" w:eastAsia="Times New Roman" w:hAnsi="Times New Roman" w:cs="Times New Roman"/>
            <w:sz w:val="24"/>
            <w:szCs w:val="24"/>
          </w:rPr>
          <w:delText xml:space="preserve"> affected</w:delText>
        </w:r>
      </w:del>
      <w:r w:rsidRPr="00E244CD">
        <w:rPr>
          <w:rFonts w:ascii="Times New Roman" w:eastAsia="Times New Roman" w:hAnsi="Times New Roman" w:cs="Times New Roman"/>
          <w:sz w:val="24"/>
          <w:szCs w:val="24"/>
        </w:rPr>
        <w:t>, moderate</w:t>
      </w:r>
      <w:ins w:id="1392" w:author="Editor" w:date="2020-10-29T20:50:00Z">
        <w:r w:rsidR="001226C2">
          <w:rPr>
            <w:rFonts w:ascii="Times New Roman" w:eastAsia="Times New Roman" w:hAnsi="Times New Roman" w:cs="Times New Roman"/>
            <w:sz w:val="24"/>
            <w:szCs w:val="24"/>
          </w:rPr>
          <w:t>-</w:t>
        </w:r>
      </w:ins>
      <w:del w:id="1393" w:author="Editor" w:date="2020-10-29T20:50:00Z">
        <w:r w:rsidRPr="00E244CD" w:rsidDel="001226C2">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 xml:space="preserve">dispersal scenarios showed the worst performance </w:t>
      </w:r>
      <w:del w:id="1394" w:author="Editor" w:date="2020-10-29T20:51:00Z">
        <w:r w:rsidRPr="00E244CD" w:rsidDel="00F61846">
          <w:rPr>
            <w:rFonts w:ascii="Times New Roman" w:eastAsia="Times New Roman" w:hAnsi="Times New Roman" w:cs="Times New Roman"/>
            <w:sz w:val="24"/>
            <w:szCs w:val="24"/>
          </w:rPr>
          <w:delText xml:space="preserve">for </w:delText>
        </w:r>
      </w:del>
      <w:ins w:id="1395" w:author="Editor" w:date="2020-10-29T20:51:00Z">
        <w:r w:rsidR="00F61846">
          <w:rPr>
            <w:rFonts w:ascii="Times New Roman" w:eastAsia="Times New Roman" w:hAnsi="Times New Roman" w:cs="Times New Roman"/>
            <w:sz w:val="24"/>
            <w:szCs w:val="24"/>
          </w:rPr>
          <w:t>with</w:t>
        </w:r>
        <w:r w:rsidR="00F61846" w:rsidRPr="00E244CD">
          <w:rPr>
            <w:rFonts w:ascii="Times New Roman" w:eastAsia="Times New Roman" w:hAnsi="Times New Roman" w:cs="Times New Roman"/>
            <w:sz w:val="24"/>
            <w:szCs w:val="24"/>
          </w:rPr>
          <w:t xml:space="preserve"> </w:t>
        </w:r>
      </w:ins>
      <w:del w:id="1396" w:author="Editor" w:date="2020-10-29T20:51:00Z">
        <w:r w:rsidRPr="00E244CD" w:rsidDel="00F61846">
          <w:rPr>
            <w:rFonts w:ascii="Times New Roman" w:eastAsia="Times New Roman" w:hAnsi="Times New Roman" w:cs="Times New Roman"/>
            <w:sz w:val="24"/>
            <w:szCs w:val="24"/>
          </w:rPr>
          <w:delText xml:space="preserve">first </w:delText>
        </w:r>
      </w:del>
      <w:ins w:id="1397" w:author="Editor" w:date="2020-10-29T20:51:00Z">
        <w:r w:rsidR="00F61846">
          <w:rPr>
            <w:rFonts w:ascii="Times New Roman" w:eastAsia="Times New Roman" w:hAnsi="Times New Roman" w:cs="Times New Roman"/>
            <w:sz w:val="24"/>
            <w:szCs w:val="24"/>
          </w:rPr>
          <w:t xml:space="preserve">pre-event </w:t>
        </w:r>
      </w:ins>
      <w:r w:rsidRPr="00E244CD">
        <w:rPr>
          <w:rFonts w:ascii="Times New Roman" w:eastAsia="Times New Roman" w:hAnsi="Times New Roman" w:cs="Times New Roman"/>
          <w:sz w:val="24"/>
          <w:szCs w:val="24"/>
        </w:rPr>
        <w:t xml:space="preserve">sampling time lags, </w:t>
      </w:r>
      <w:del w:id="1398" w:author="Editor" w:date="2020-10-29T20:50:00Z">
        <w:r w:rsidRPr="00E244CD" w:rsidDel="00F61846">
          <w:rPr>
            <w:rFonts w:ascii="Times New Roman" w:eastAsia="Times New Roman" w:hAnsi="Times New Roman" w:cs="Times New Roman"/>
            <w:sz w:val="24"/>
            <w:szCs w:val="24"/>
          </w:rPr>
          <w:delText xml:space="preserve">while </w:delText>
        </w:r>
      </w:del>
      <w:ins w:id="1399" w:author="Editor" w:date="2020-10-29T20:50:00Z">
        <w:r w:rsidR="00F61846" w:rsidRPr="00E244CD">
          <w:rPr>
            <w:rFonts w:ascii="Times New Roman" w:eastAsia="Times New Roman" w:hAnsi="Times New Roman" w:cs="Times New Roman"/>
            <w:sz w:val="24"/>
            <w:szCs w:val="24"/>
          </w:rPr>
          <w:t>wh</w:t>
        </w:r>
        <w:r w:rsidR="00F61846">
          <w:rPr>
            <w:rFonts w:ascii="Times New Roman" w:eastAsia="Times New Roman" w:hAnsi="Times New Roman" w:cs="Times New Roman"/>
            <w:sz w:val="24"/>
            <w:szCs w:val="24"/>
          </w:rPr>
          <w:t>ereas</w:t>
        </w:r>
        <w:r w:rsidR="00F61846" w:rsidRPr="00E244CD">
          <w:rPr>
            <w:rFonts w:ascii="Times New Roman" w:eastAsia="Times New Roman" w:hAnsi="Times New Roman" w:cs="Times New Roman"/>
            <w:sz w:val="24"/>
            <w:szCs w:val="24"/>
          </w:rPr>
          <w:t xml:space="preserve"> </w:t>
        </w:r>
      </w:ins>
      <w:del w:id="1400" w:author="Editor" w:date="2020-10-29T20:50:00Z">
        <w:r w:rsidRPr="00E244CD" w:rsidDel="00F61846">
          <w:rPr>
            <w:rFonts w:ascii="Times New Roman" w:eastAsia="Times New Roman" w:hAnsi="Times New Roman" w:cs="Times New Roman"/>
            <w:sz w:val="24"/>
            <w:szCs w:val="24"/>
          </w:rPr>
          <w:delText xml:space="preserve">high </w:delText>
        </w:r>
      </w:del>
      <w:ins w:id="1401" w:author="Editor" w:date="2020-10-29T20:50:00Z">
        <w:r w:rsidR="00F61846" w:rsidRPr="00E244CD">
          <w:rPr>
            <w:rFonts w:ascii="Times New Roman" w:eastAsia="Times New Roman" w:hAnsi="Times New Roman" w:cs="Times New Roman"/>
            <w:sz w:val="24"/>
            <w:szCs w:val="24"/>
          </w:rPr>
          <w:t>high</w:t>
        </w:r>
        <w:r w:rsidR="00F61846">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dispersal scenarios generally showed the worst performance </w:t>
      </w:r>
      <w:del w:id="1402" w:author="Editor" w:date="2020-10-29T20:51:00Z">
        <w:r w:rsidRPr="00E244CD" w:rsidDel="00F61846">
          <w:rPr>
            <w:rFonts w:ascii="Times New Roman" w:eastAsia="Times New Roman" w:hAnsi="Times New Roman" w:cs="Times New Roman"/>
            <w:sz w:val="24"/>
            <w:szCs w:val="24"/>
          </w:rPr>
          <w:delText>for second</w:delText>
        </w:r>
      </w:del>
      <w:ins w:id="1403" w:author="Editor" w:date="2020-10-29T20:51:00Z">
        <w:r w:rsidR="00F61846">
          <w:rPr>
            <w:rFonts w:ascii="Times New Roman" w:eastAsia="Times New Roman" w:hAnsi="Times New Roman" w:cs="Times New Roman"/>
            <w:sz w:val="24"/>
            <w:szCs w:val="24"/>
          </w:rPr>
          <w:t>with post-event</w:t>
        </w:r>
      </w:ins>
      <w:r w:rsidRPr="00E244CD">
        <w:rPr>
          <w:rFonts w:ascii="Times New Roman" w:eastAsia="Times New Roman" w:hAnsi="Times New Roman" w:cs="Times New Roman"/>
          <w:sz w:val="24"/>
          <w:szCs w:val="24"/>
        </w:rPr>
        <w:t xml:space="preserve"> sampling time lags (Fig .5). </w:t>
      </w:r>
      <w:ins w:id="1404" w:author="Editor" w:date="2020-10-29T20:52:00Z">
        <w:r w:rsidR="00F61846">
          <w:rPr>
            <w:rFonts w:ascii="Times New Roman" w:eastAsia="Times New Roman" w:hAnsi="Times New Roman" w:cs="Times New Roman"/>
            <w:sz w:val="24"/>
            <w:szCs w:val="24"/>
          </w:rPr>
          <w:t>Over our nine-year sampling window, t</w:t>
        </w:r>
      </w:ins>
      <w:ins w:id="1405" w:author="Editor" w:date="2020-10-29T20:51:00Z">
        <w:r w:rsidR="00F61846">
          <w:rPr>
            <w:rFonts w:ascii="Times New Roman" w:eastAsia="Times New Roman" w:hAnsi="Times New Roman" w:cs="Times New Roman"/>
            <w:sz w:val="24"/>
            <w:szCs w:val="24"/>
          </w:rPr>
          <w:t xml:space="preserve">he </w:t>
        </w:r>
      </w:ins>
      <w:r w:rsidRPr="00E244CD">
        <w:rPr>
          <w:rFonts w:ascii="Times New Roman" w:eastAsia="Times New Roman" w:hAnsi="Times New Roman" w:cs="Times New Roman"/>
          <w:sz w:val="24"/>
          <w:szCs w:val="24"/>
        </w:rPr>
        <w:t>FNR changed the least for the L1 scenario</w:t>
      </w:r>
      <w:del w:id="1406" w:author="Editor" w:date="2020-10-29T20:52:00Z">
        <w:r w:rsidRPr="00E244CD" w:rsidDel="00F61846">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the most for the H3 scenario (Fig. 5).</w:t>
      </w:r>
    </w:p>
    <w:p w14:paraId="7DD7AF6D" w14:textId="323AD1CF" w:rsidR="00760250" w:rsidRPr="00E244CD" w:rsidRDefault="00760250">
      <w:pPr>
        <w:spacing w:after="0" w:line="480" w:lineRule="auto"/>
        <w:ind w:firstLine="720"/>
        <w:rPr>
          <w:rFonts w:ascii="Times New Roman" w:eastAsia="Times New Roman" w:hAnsi="Times New Roman" w:cs="Times New Roman"/>
          <w:sz w:val="24"/>
          <w:szCs w:val="24"/>
        </w:rPr>
        <w:pPrChange w:id="1407" w:author="Editor" w:date="2020-10-29T21:19:00Z">
          <w:pPr>
            <w:spacing w:before="240" w:after="240" w:line="480" w:lineRule="auto"/>
          </w:pPr>
        </w:pPrChange>
      </w:pPr>
      <w:r w:rsidRPr="00E244CD">
        <w:rPr>
          <w:rFonts w:ascii="Times New Roman" w:eastAsia="Times New Roman" w:hAnsi="Times New Roman" w:cs="Times New Roman"/>
          <w:sz w:val="24"/>
          <w:szCs w:val="24"/>
        </w:rPr>
        <w:t xml:space="preserve">While the relative differences in FPR performance given different time lags were not as high as for FNR, FPR nonetheless increased with </w:t>
      </w:r>
      <w:ins w:id="1408" w:author="Editor" w:date="2020-10-29T20:52:00Z">
        <w:r w:rsidR="00F61846">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sampling time lag</w:t>
      </w:r>
      <w:del w:id="1409" w:author="Editor" w:date="2020-10-29T20:52:00Z">
        <w:r w:rsidRPr="00E244CD" w:rsidDel="00F61846">
          <w:rPr>
            <w:rFonts w:ascii="Times New Roman" w:eastAsia="Times New Roman" w:hAnsi="Times New Roman" w:cs="Times New Roman"/>
            <w:sz w:val="24"/>
            <w:szCs w:val="24"/>
          </w:rPr>
          <w:delText xml:space="preserve">, </w:delText>
        </w:r>
      </w:del>
      <w:ins w:id="1410" w:author="Editor" w:date="2020-10-29T20:52:00Z">
        <w:r w:rsidR="00F61846">
          <w:rPr>
            <w:rFonts w:ascii="Times New Roman" w:eastAsia="Times New Roman" w:hAnsi="Times New Roman" w:cs="Times New Roman"/>
            <w:sz w:val="24"/>
            <w:szCs w:val="24"/>
          </w:rPr>
          <w:t>.</w:t>
        </w:r>
        <w:r w:rsidR="00F61846" w:rsidRPr="00E244CD">
          <w:rPr>
            <w:rFonts w:ascii="Times New Roman" w:eastAsia="Times New Roman" w:hAnsi="Times New Roman" w:cs="Times New Roman"/>
            <w:sz w:val="24"/>
            <w:szCs w:val="24"/>
          </w:rPr>
          <w:t xml:space="preserve"> </w:t>
        </w:r>
      </w:ins>
      <w:del w:id="1411" w:author="Editor" w:date="2020-10-29T20:52:00Z">
        <w:r w:rsidRPr="00E244CD" w:rsidDel="00F61846">
          <w:rPr>
            <w:rFonts w:ascii="Times New Roman" w:eastAsia="Times New Roman" w:hAnsi="Times New Roman" w:cs="Times New Roman"/>
            <w:sz w:val="24"/>
            <w:szCs w:val="24"/>
          </w:rPr>
          <w:delText xml:space="preserve">for </w:delText>
        </w:r>
      </w:del>
      <w:ins w:id="1412" w:author="Editor" w:date="2020-10-29T20:52:00Z">
        <w:r w:rsidR="00F61846">
          <w:rPr>
            <w:rFonts w:ascii="Times New Roman" w:eastAsia="Times New Roman" w:hAnsi="Times New Roman" w:cs="Times New Roman"/>
            <w:sz w:val="24"/>
            <w:szCs w:val="24"/>
          </w:rPr>
          <w:t>F</w:t>
        </w:r>
        <w:r w:rsidR="00F61846" w:rsidRPr="00E244CD">
          <w:rPr>
            <w:rFonts w:ascii="Times New Roman" w:eastAsia="Times New Roman" w:hAnsi="Times New Roman" w:cs="Times New Roman"/>
            <w:sz w:val="24"/>
            <w:szCs w:val="24"/>
          </w:rPr>
          <w:t xml:space="preserve">or </w:t>
        </w:r>
      </w:ins>
      <w:r w:rsidRPr="00E244CD">
        <w:rPr>
          <w:rFonts w:ascii="Times New Roman" w:eastAsia="Times New Roman" w:hAnsi="Times New Roman" w:cs="Times New Roman"/>
          <w:sz w:val="24"/>
          <w:szCs w:val="24"/>
        </w:rPr>
        <w:t xml:space="preserve">example, </w:t>
      </w:r>
      <w:ins w:id="1413" w:author="Editor" w:date="2020-10-29T21:01:00Z">
        <w:r w:rsidR="00141DB8">
          <w:rPr>
            <w:rFonts w:ascii="Times New Roman" w:eastAsia="Times New Roman" w:hAnsi="Times New Roman" w:cs="Times New Roman"/>
            <w:sz w:val="24"/>
            <w:szCs w:val="24"/>
          </w:rPr>
          <w:t xml:space="preserve">the </w:t>
        </w:r>
      </w:ins>
      <w:ins w:id="1414" w:author="Editor" w:date="2020-10-29T20:52:00Z">
        <w:r w:rsidR="00F61846">
          <w:rPr>
            <w:rFonts w:ascii="Times New Roman" w:eastAsia="Times New Roman" w:hAnsi="Times New Roman" w:cs="Times New Roman"/>
            <w:sz w:val="24"/>
            <w:szCs w:val="24"/>
          </w:rPr>
          <w:t xml:space="preserve">FPR </w:t>
        </w:r>
      </w:ins>
      <w:ins w:id="1415" w:author="Editor" w:date="2020-10-29T21:01:00Z">
        <w:r w:rsidR="00141DB8">
          <w:rPr>
            <w:rFonts w:ascii="Times New Roman" w:eastAsia="Times New Roman" w:hAnsi="Times New Roman" w:cs="Times New Roman"/>
            <w:sz w:val="24"/>
            <w:szCs w:val="24"/>
          </w:rPr>
          <w:t xml:space="preserve">for scenario L1 </w:t>
        </w:r>
      </w:ins>
      <w:ins w:id="1416" w:author="Editor" w:date="2020-10-29T20:52:00Z">
        <w:r w:rsidR="00F61846">
          <w:rPr>
            <w:rFonts w:ascii="Times New Roman" w:eastAsia="Times New Roman" w:hAnsi="Times New Roman" w:cs="Times New Roman"/>
            <w:sz w:val="24"/>
            <w:szCs w:val="24"/>
          </w:rPr>
          <w:t xml:space="preserve">increased </w:t>
        </w:r>
      </w:ins>
      <w:commentRangeStart w:id="1417"/>
      <w:del w:id="1418" w:author="Editor" w:date="2020-10-29T20:53:00Z">
        <w:r w:rsidRPr="00E244CD" w:rsidDel="00F61846">
          <w:rPr>
            <w:rFonts w:ascii="Times New Roman" w:eastAsia="Times New Roman" w:hAnsi="Times New Roman" w:cs="Times New Roman"/>
            <w:sz w:val="24"/>
            <w:szCs w:val="24"/>
          </w:rPr>
          <w:delText xml:space="preserve">up </w:delText>
        </w:r>
      </w:del>
      <w:r w:rsidRPr="00E244CD">
        <w:rPr>
          <w:rFonts w:ascii="Times New Roman" w:eastAsia="Times New Roman" w:hAnsi="Times New Roman" w:cs="Times New Roman"/>
          <w:sz w:val="24"/>
          <w:szCs w:val="24"/>
        </w:rPr>
        <w:t xml:space="preserve">to more than twice the value of the threshold for </w:t>
      </w:r>
      <w:del w:id="1419" w:author="Editor" w:date="2020-10-29T20:56:00Z">
        <w:r w:rsidRPr="00E244CD" w:rsidDel="00F61846">
          <w:rPr>
            <w:rFonts w:ascii="Times New Roman" w:eastAsia="Times New Roman" w:hAnsi="Times New Roman" w:cs="Times New Roman"/>
            <w:sz w:val="24"/>
            <w:szCs w:val="24"/>
          </w:rPr>
          <w:delText xml:space="preserve">first </w:delText>
        </w:r>
      </w:del>
      <w:ins w:id="1420" w:author="Editor" w:date="2020-10-29T20:56:00Z">
        <w:r w:rsidR="00F61846">
          <w:rPr>
            <w:rFonts w:ascii="Times New Roman" w:eastAsia="Times New Roman" w:hAnsi="Times New Roman" w:cs="Times New Roman"/>
            <w:sz w:val="24"/>
            <w:szCs w:val="24"/>
          </w:rPr>
          <w:t>pre-event</w:t>
        </w:r>
        <w:r w:rsidR="00F6184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samplings</w:t>
      </w:r>
      <w:del w:id="1421" w:author="Editor" w:date="2020-10-29T21:01:00Z">
        <w:r w:rsidRPr="00E244CD" w:rsidDel="00141DB8">
          <w:rPr>
            <w:rFonts w:ascii="Times New Roman" w:eastAsia="Times New Roman" w:hAnsi="Times New Roman" w:cs="Times New Roman"/>
            <w:sz w:val="24"/>
            <w:szCs w:val="24"/>
          </w:rPr>
          <w:delText xml:space="preserve"> for L1</w:delText>
        </w:r>
      </w:del>
      <w:commentRangeEnd w:id="1417"/>
      <w:r w:rsidR="00141DB8">
        <w:rPr>
          <w:rStyle w:val="CommentReference"/>
        </w:rPr>
        <w:commentReference w:id="1417"/>
      </w:r>
      <w:r w:rsidRPr="00E244CD">
        <w:rPr>
          <w:rFonts w:ascii="Times New Roman" w:eastAsia="Times New Roman" w:hAnsi="Times New Roman" w:cs="Times New Roman"/>
          <w:sz w:val="24"/>
          <w:szCs w:val="24"/>
        </w:rPr>
        <w:t xml:space="preserve">, and </w:t>
      </w:r>
      <w:ins w:id="1422" w:author="Editor" w:date="2020-10-29T21:02:00Z">
        <w:r w:rsidR="00141DB8">
          <w:rPr>
            <w:rFonts w:ascii="Times New Roman" w:eastAsia="Times New Roman" w:hAnsi="Times New Roman" w:cs="Times New Roman"/>
            <w:sz w:val="24"/>
            <w:szCs w:val="24"/>
          </w:rPr>
          <w:t xml:space="preserve">the FPR was </w:t>
        </w:r>
      </w:ins>
      <w:r w:rsidRPr="00E244CD">
        <w:rPr>
          <w:rFonts w:ascii="Times New Roman" w:eastAsia="Times New Roman" w:hAnsi="Times New Roman" w:cs="Times New Roman"/>
          <w:sz w:val="24"/>
          <w:szCs w:val="24"/>
        </w:rPr>
        <w:t xml:space="preserve">even higher </w:t>
      </w:r>
      <w:del w:id="1423" w:author="Editor" w:date="2020-10-29T21:03:00Z">
        <w:r w:rsidRPr="00E244CD" w:rsidDel="00141DB8">
          <w:rPr>
            <w:rFonts w:ascii="Times New Roman" w:eastAsia="Times New Roman" w:hAnsi="Times New Roman" w:cs="Times New Roman"/>
            <w:sz w:val="24"/>
            <w:szCs w:val="24"/>
          </w:rPr>
          <w:delText>for the largest time lags possible for</w:delText>
        </w:r>
      </w:del>
      <w:ins w:id="1424" w:author="Editor" w:date="2020-10-29T21:03:00Z">
        <w:r w:rsidR="00141DB8">
          <w:rPr>
            <w:rFonts w:ascii="Times New Roman" w:eastAsia="Times New Roman" w:hAnsi="Times New Roman" w:cs="Times New Roman"/>
            <w:sz w:val="24"/>
            <w:szCs w:val="24"/>
          </w:rPr>
          <w:t>as the</w:t>
        </w:r>
      </w:ins>
      <w:r w:rsidRPr="00E244CD">
        <w:rPr>
          <w:rFonts w:ascii="Times New Roman" w:eastAsia="Times New Roman" w:hAnsi="Times New Roman" w:cs="Times New Roman"/>
          <w:sz w:val="24"/>
          <w:szCs w:val="24"/>
        </w:rPr>
        <w:t xml:space="preserve"> </w:t>
      </w:r>
      <w:del w:id="1425" w:author="Editor" w:date="2020-10-29T20:56:00Z">
        <w:r w:rsidRPr="00E244CD" w:rsidDel="00F61846">
          <w:rPr>
            <w:rFonts w:ascii="Times New Roman" w:eastAsia="Times New Roman" w:hAnsi="Times New Roman" w:cs="Times New Roman"/>
            <w:sz w:val="24"/>
            <w:szCs w:val="24"/>
          </w:rPr>
          <w:delText xml:space="preserve">second </w:delText>
        </w:r>
      </w:del>
      <w:ins w:id="1426" w:author="Editor" w:date="2020-10-29T20:56:00Z">
        <w:r w:rsidR="00F61846">
          <w:rPr>
            <w:rFonts w:ascii="Times New Roman" w:eastAsia="Times New Roman" w:hAnsi="Times New Roman" w:cs="Times New Roman"/>
            <w:sz w:val="24"/>
            <w:szCs w:val="24"/>
          </w:rPr>
          <w:t>post-event</w:t>
        </w:r>
        <w:r w:rsidR="00F6184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sampling</w:t>
      </w:r>
      <w:ins w:id="1427" w:author="Editor" w:date="2020-10-29T21:03:00Z">
        <w:r w:rsidR="00141DB8">
          <w:rPr>
            <w:rFonts w:ascii="Times New Roman" w:eastAsia="Times New Roman" w:hAnsi="Times New Roman" w:cs="Times New Roman"/>
            <w:sz w:val="24"/>
            <w:szCs w:val="24"/>
          </w:rPr>
          <w:t xml:space="preserve"> lag approached nine years</w:t>
        </w:r>
      </w:ins>
      <w:del w:id="1428" w:author="Editor" w:date="2020-10-29T21:03:00Z">
        <w:r w:rsidRPr="00E244CD" w:rsidDel="00141DB8">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(Fig. 6). There </w:t>
      </w:r>
      <w:del w:id="1429" w:author="Editor" w:date="2020-10-29T20:53:00Z">
        <w:r w:rsidRPr="00E244CD" w:rsidDel="00F61846">
          <w:rPr>
            <w:rFonts w:ascii="Times New Roman" w:eastAsia="Times New Roman" w:hAnsi="Times New Roman" w:cs="Times New Roman"/>
            <w:sz w:val="24"/>
            <w:szCs w:val="24"/>
          </w:rPr>
          <w:delText xml:space="preserve">are </w:delText>
        </w:r>
      </w:del>
      <w:ins w:id="1430" w:author="Editor" w:date="2020-10-29T20:53:00Z">
        <w:r w:rsidR="00F61846">
          <w:rPr>
            <w:rFonts w:ascii="Times New Roman" w:eastAsia="Times New Roman" w:hAnsi="Times New Roman" w:cs="Times New Roman"/>
            <w:sz w:val="24"/>
            <w:szCs w:val="24"/>
          </w:rPr>
          <w:t>were</w:t>
        </w:r>
        <w:r w:rsidR="00F6184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no clear </w:t>
      </w:r>
      <w:del w:id="1431" w:author="Editor" w:date="2020-10-29T20:53:00Z">
        <w:r w:rsidRPr="00E244CD" w:rsidDel="00F61846">
          <w:rPr>
            <w:rFonts w:ascii="Times New Roman" w:eastAsia="Times New Roman" w:hAnsi="Times New Roman" w:cs="Times New Roman"/>
            <w:sz w:val="24"/>
            <w:szCs w:val="24"/>
          </w:rPr>
          <w:delText xml:space="preserve">strong </w:delText>
        </w:r>
      </w:del>
      <w:r w:rsidRPr="00E244CD">
        <w:rPr>
          <w:rFonts w:ascii="Times New Roman" w:eastAsia="Times New Roman" w:hAnsi="Times New Roman" w:cs="Times New Roman"/>
          <w:sz w:val="24"/>
          <w:szCs w:val="24"/>
        </w:rPr>
        <w:t xml:space="preserve">patterns for whether dispersal or the number of </w:t>
      </w:r>
      <w:ins w:id="1432" w:author="Editor" w:date="2020-10-29T20:53:00Z">
        <w:r w:rsidR="00F61846">
          <w:rPr>
            <w:rFonts w:ascii="Times New Roman" w:eastAsia="Times New Roman" w:hAnsi="Times New Roman" w:cs="Times New Roman"/>
            <w:sz w:val="24"/>
            <w:szCs w:val="24"/>
          </w:rPr>
          <w:t xml:space="preserve">affected </w:t>
        </w:r>
      </w:ins>
      <w:r w:rsidRPr="00E244CD">
        <w:rPr>
          <w:rFonts w:ascii="Times New Roman" w:eastAsia="Times New Roman" w:hAnsi="Times New Roman" w:cs="Times New Roman"/>
          <w:sz w:val="24"/>
          <w:szCs w:val="24"/>
        </w:rPr>
        <w:t xml:space="preserve">populations </w:t>
      </w:r>
      <w:del w:id="1433" w:author="Editor" w:date="2020-10-29T20:53:00Z">
        <w:r w:rsidRPr="00E244CD" w:rsidDel="00F61846">
          <w:rPr>
            <w:rFonts w:ascii="Times New Roman" w:eastAsia="Times New Roman" w:hAnsi="Times New Roman" w:cs="Times New Roman"/>
            <w:sz w:val="24"/>
            <w:szCs w:val="24"/>
          </w:rPr>
          <w:delText xml:space="preserve">affected </w:delText>
        </w:r>
      </w:del>
      <w:r w:rsidRPr="00E244CD">
        <w:rPr>
          <w:rFonts w:ascii="Times New Roman" w:eastAsia="Times New Roman" w:hAnsi="Times New Roman" w:cs="Times New Roman"/>
          <w:sz w:val="24"/>
          <w:szCs w:val="24"/>
        </w:rPr>
        <w:t xml:space="preserve">most influenced </w:t>
      </w:r>
      <w:ins w:id="1434" w:author="Editor" w:date="2020-10-29T20:53:00Z">
        <w:r w:rsidR="00F61846">
          <w:rPr>
            <w:rFonts w:ascii="Times New Roman" w:eastAsia="Times New Roman" w:hAnsi="Times New Roman" w:cs="Times New Roman"/>
            <w:sz w:val="24"/>
            <w:szCs w:val="24"/>
          </w:rPr>
          <w:t xml:space="preserve">the change in </w:t>
        </w:r>
      </w:ins>
      <w:r w:rsidRPr="00E244CD">
        <w:rPr>
          <w:rFonts w:ascii="Times New Roman" w:eastAsia="Times New Roman" w:hAnsi="Times New Roman" w:cs="Times New Roman"/>
          <w:sz w:val="24"/>
          <w:szCs w:val="24"/>
        </w:rPr>
        <w:t xml:space="preserve">FPR </w:t>
      </w:r>
      <w:del w:id="1435" w:author="Editor" w:date="2020-10-29T20:54:00Z">
        <w:r w:rsidRPr="00E244CD" w:rsidDel="00F61846">
          <w:rPr>
            <w:rFonts w:ascii="Times New Roman" w:eastAsia="Times New Roman" w:hAnsi="Times New Roman" w:cs="Times New Roman"/>
            <w:sz w:val="24"/>
            <w:szCs w:val="24"/>
          </w:rPr>
          <w:delText>change for</w:delText>
        </w:r>
      </w:del>
      <w:ins w:id="1436" w:author="Editor" w:date="2020-10-29T20:54:00Z">
        <w:r w:rsidR="00F61846">
          <w:rPr>
            <w:rFonts w:ascii="Times New Roman" w:eastAsia="Times New Roman" w:hAnsi="Times New Roman" w:cs="Times New Roman"/>
            <w:sz w:val="24"/>
            <w:szCs w:val="24"/>
          </w:rPr>
          <w:t>associated with</w:t>
        </w:r>
      </w:ins>
      <w:r w:rsidRPr="00E244CD">
        <w:rPr>
          <w:rFonts w:ascii="Times New Roman" w:eastAsia="Times New Roman" w:hAnsi="Times New Roman" w:cs="Times New Roman"/>
          <w:sz w:val="24"/>
          <w:szCs w:val="24"/>
        </w:rPr>
        <w:t xml:space="preserve"> pre-event sampling</w:t>
      </w:r>
      <w:ins w:id="1437" w:author="Editor" w:date="2020-10-29T20:54:00Z">
        <w:r w:rsidR="00F61846">
          <w:rPr>
            <w:rFonts w:ascii="Times New Roman" w:eastAsia="Times New Roman" w:hAnsi="Times New Roman" w:cs="Times New Roman"/>
            <w:sz w:val="24"/>
            <w:szCs w:val="24"/>
          </w:rPr>
          <w:t xml:space="preserve"> time</w:t>
        </w:r>
      </w:ins>
      <w:del w:id="1438" w:author="Editor" w:date="2020-10-29T20:54:00Z">
        <w:r w:rsidRPr="00E244CD" w:rsidDel="00F61846">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(Fig</w:t>
      </w:r>
      <w:del w:id="1439" w:author="Editor" w:date="2020-10-29T21:03:00Z">
        <w:r w:rsidRPr="00E244CD" w:rsidDel="00141DB8">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w:t>
      </w:r>
      <w:ins w:id="1440" w:author="Editor" w:date="2020-10-29T21:03:00Z">
        <w:r w:rsidR="00141DB8">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6</w:t>
      </w:r>
      <w:del w:id="1441" w:author="Editor" w:date="2020-10-29T20:54:00Z">
        <w:r w:rsidRPr="00E244CD" w:rsidDel="00F61846">
          <w:rPr>
            <w:rFonts w:ascii="Times New Roman" w:eastAsia="Times New Roman" w:hAnsi="Times New Roman" w:cs="Times New Roman"/>
            <w:sz w:val="24"/>
            <w:szCs w:val="24"/>
          </w:rPr>
          <w:delText xml:space="preserve">). </w:delText>
        </w:r>
      </w:del>
      <w:ins w:id="1442" w:author="Editor" w:date="2020-10-29T20:54:00Z">
        <w:r w:rsidR="00F61846" w:rsidRPr="00E244CD">
          <w:rPr>
            <w:rFonts w:ascii="Times New Roman" w:eastAsia="Times New Roman" w:hAnsi="Times New Roman" w:cs="Times New Roman"/>
            <w:sz w:val="24"/>
            <w:szCs w:val="24"/>
          </w:rPr>
          <w:t>)</w:t>
        </w:r>
        <w:r w:rsidR="00F61846">
          <w:rPr>
            <w:rFonts w:ascii="Times New Roman" w:eastAsia="Times New Roman" w:hAnsi="Times New Roman" w:cs="Times New Roman"/>
            <w:sz w:val="24"/>
            <w:szCs w:val="24"/>
          </w:rPr>
          <w:t>;</w:t>
        </w:r>
        <w:r w:rsidR="00F61846" w:rsidRPr="00E244CD">
          <w:rPr>
            <w:rFonts w:ascii="Times New Roman" w:eastAsia="Times New Roman" w:hAnsi="Times New Roman" w:cs="Times New Roman"/>
            <w:sz w:val="24"/>
            <w:szCs w:val="24"/>
          </w:rPr>
          <w:t xml:space="preserve"> </w:t>
        </w:r>
      </w:ins>
      <w:del w:id="1443" w:author="Editor" w:date="2020-10-29T20:54:00Z">
        <w:r w:rsidRPr="00E244CD" w:rsidDel="00F61846">
          <w:rPr>
            <w:rFonts w:ascii="Times New Roman" w:eastAsia="Times New Roman" w:hAnsi="Times New Roman" w:cs="Times New Roman"/>
            <w:sz w:val="24"/>
            <w:szCs w:val="24"/>
          </w:rPr>
          <w:delText>However</w:delText>
        </w:r>
      </w:del>
      <w:ins w:id="1444" w:author="Editor" w:date="2020-10-29T20:54:00Z">
        <w:r w:rsidR="00F61846">
          <w:rPr>
            <w:rFonts w:ascii="Times New Roman" w:eastAsia="Times New Roman" w:hAnsi="Times New Roman" w:cs="Times New Roman"/>
            <w:sz w:val="24"/>
            <w:szCs w:val="24"/>
          </w:rPr>
          <w:t>h</w:t>
        </w:r>
        <w:r w:rsidR="00F61846" w:rsidRPr="00E244CD">
          <w:rPr>
            <w:rFonts w:ascii="Times New Roman" w:eastAsia="Times New Roman" w:hAnsi="Times New Roman" w:cs="Times New Roman"/>
            <w:sz w:val="24"/>
            <w:szCs w:val="24"/>
          </w:rPr>
          <w:t>owever</w:t>
        </w:r>
      </w:ins>
      <w:r w:rsidRPr="00E244CD">
        <w:rPr>
          <w:rFonts w:ascii="Times New Roman" w:eastAsia="Times New Roman" w:hAnsi="Times New Roman" w:cs="Times New Roman"/>
          <w:sz w:val="24"/>
          <w:szCs w:val="24"/>
        </w:rPr>
        <w:t xml:space="preserve">, </w:t>
      </w:r>
      <w:del w:id="1445" w:author="Editor" w:date="2020-10-29T20:54:00Z">
        <w:r w:rsidRPr="00E244CD" w:rsidDel="00F61846">
          <w:rPr>
            <w:rFonts w:ascii="Times New Roman" w:eastAsia="Times New Roman" w:hAnsi="Times New Roman" w:cs="Times New Roman"/>
            <w:sz w:val="24"/>
            <w:szCs w:val="24"/>
          </w:rPr>
          <w:delText xml:space="preserve">for time gaps attributed to the second sampling, </w:delText>
        </w:r>
      </w:del>
      <w:r w:rsidRPr="00E244CD">
        <w:rPr>
          <w:rFonts w:ascii="Times New Roman" w:eastAsia="Times New Roman" w:hAnsi="Times New Roman" w:cs="Times New Roman"/>
          <w:sz w:val="24"/>
          <w:szCs w:val="24"/>
        </w:rPr>
        <w:t xml:space="preserve">dispersal </w:t>
      </w:r>
      <w:del w:id="1446" w:author="Editor" w:date="2020-10-29T20:54:00Z">
        <w:r w:rsidRPr="00E244CD" w:rsidDel="00F61846">
          <w:rPr>
            <w:rFonts w:ascii="Times New Roman" w:eastAsia="Times New Roman" w:hAnsi="Times New Roman" w:cs="Times New Roman"/>
            <w:sz w:val="24"/>
            <w:szCs w:val="24"/>
          </w:rPr>
          <w:delText xml:space="preserve">became </w:delText>
        </w:r>
      </w:del>
      <w:ins w:id="1447" w:author="Editor" w:date="2020-10-29T20:54:00Z">
        <w:r w:rsidR="00F61846">
          <w:rPr>
            <w:rFonts w:ascii="Times New Roman" w:eastAsia="Times New Roman" w:hAnsi="Times New Roman" w:cs="Times New Roman"/>
            <w:sz w:val="24"/>
            <w:szCs w:val="24"/>
          </w:rPr>
          <w:t>was</w:t>
        </w:r>
        <w:r w:rsidR="00F6184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the main factor </w:t>
      </w:r>
      <w:del w:id="1448" w:author="Editor" w:date="2020-10-29T20:54:00Z">
        <w:r w:rsidRPr="00E244CD" w:rsidDel="00F61846">
          <w:rPr>
            <w:rFonts w:ascii="Times New Roman" w:eastAsia="Times New Roman" w:hAnsi="Times New Roman" w:cs="Times New Roman"/>
            <w:sz w:val="24"/>
            <w:szCs w:val="24"/>
          </w:rPr>
          <w:delText xml:space="preserve">in </w:delText>
        </w:r>
      </w:del>
      <w:r w:rsidRPr="00E244CD">
        <w:rPr>
          <w:rFonts w:ascii="Times New Roman" w:eastAsia="Times New Roman" w:hAnsi="Times New Roman" w:cs="Times New Roman"/>
          <w:sz w:val="24"/>
          <w:szCs w:val="24"/>
        </w:rPr>
        <w:t xml:space="preserve">driving FPR </w:t>
      </w:r>
      <w:ins w:id="1449" w:author="Editor" w:date="2020-10-29T20:54:00Z">
        <w:r w:rsidR="00F61846" w:rsidRPr="00E244CD">
          <w:rPr>
            <w:rFonts w:ascii="Times New Roman" w:eastAsia="Times New Roman" w:hAnsi="Times New Roman" w:cs="Times New Roman"/>
            <w:sz w:val="24"/>
            <w:szCs w:val="24"/>
          </w:rPr>
          <w:t xml:space="preserve">for time gaps </w:t>
        </w:r>
        <w:r w:rsidR="00F61846">
          <w:rPr>
            <w:rFonts w:ascii="Times New Roman" w:eastAsia="Times New Roman" w:hAnsi="Times New Roman" w:cs="Times New Roman"/>
            <w:sz w:val="24"/>
            <w:szCs w:val="24"/>
          </w:rPr>
          <w:t>associated with post-event</w:t>
        </w:r>
        <w:r w:rsidR="00F61846" w:rsidRPr="00E244CD">
          <w:rPr>
            <w:rFonts w:ascii="Times New Roman" w:eastAsia="Times New Roman" w:hAnsi="Times New Roman" w:cs="Times New Roman"/>
            <w:sz w:val="24"/>
            <w:szCs w:val="24"/>
          </w:rPr>
          <w:t xml:space="preserve"> sampling </w:t>
        </w:r>
      </w:ins>
      <w:r w:rsidRPr="00E244CD">
        <w:rPr>
          <w:rFonts w:ascii="Times New Roman" w:eastAsia="Times New Roman" w:hAnsi="Times New Roman" w:cs="Times New Roman"/>
          <w:sz w:val="24"/>
          <w:szCs w:val="24"/>
        </w:rPr>
        <w:t xml:space="preserve">(Fig. 6). The </w:t>
      </w:r>
      <w:del w:id="1450" w:author="Editor" w:date="2020-10-29T21:03:00Z">
        <w:r w:rsidRPr="00E244CD" w:rsidDel="00141DB8">
          <w:rPr>
            <w:rFonts w:ascii="Times New Roman" w:eastAsia="Times New Roman" w:hAnsi="Times New Roman" w:cs="Times New Roman"/>
            <w:sz w:val="24"/>
            <w:szCs w:val="24"/>
          </w:rPr>
          <w:delText xml:space="preserve">previously described </w:delText>
        </w:r>
      </w:del>
      <w:r w:rsidRPr="00E244CD">
        <w:rPr>
          <w:rFonts w:ascii="Times New Roman" w:eastAsia="Times New Roman" w:hAnsi="Times New Roman" w:cs="Times New Roman"/>
          <w:sz w:val="24"/>
          <w:szCs w:val="24"/>
        </w:rPr>
        <w:t xml:space="preserve">strong relationship </w:t>
      </w:r>
      <w:ins w:id="1451" w:author="Editor" w:date="2020-10-29T21:05:00Z">
        <w:r w:rsidR="00141DB8">
          <w:rPr>
            <w:rFonts w:ascii="Times New Roman" w:eastAsia="Times New Roman" w:hAnsi="Times New Roman" w:cs="Times New Roman"/>
            <w:sz w:val="24"/>
            <w:szCs w:val="24"/>
          </w:rPr>
          <w:t xml:space="preserve">that we observed </w:t>
        </w:r>
      </w:ins>
      <w:r w:rsidRPr="00E244CD">
        <w:rPr>
          <w:rFonts w:ascii="Times New Roman" w:eastAsia="Times New Roman" w:hAnsi="Times New Roman" w:cs="Times New Roman"/>
          <w:sz w:val="24"/>
          <w:szCs w:val="24"/>
        </w:rPr>
        <w:t>between FPR and the number of populations affected by the demographic event</w:t>
      </w:r>
      <w:del w:id="1452" w:author="Editor" w:date="2020-10-29T21:05:00Z">
        <w:r w:rsidRPr="00E244CD" w:rsidDel="00141DB8">
          <w:rPr>
            <w:rFonts w:ascii="Times New Roman" w:eastAsia="Times New Roman" w:hAnsi="Times New Roman" w:cs="Times New Roman"/>
            <w:sz w:val="24"/>
            <w:szCs w:val="24"/>
          </w:rPr>
          <w:delText xml:space="preserve">, </w:delText>
        </w:r>
      </w:del>
      <w:ins w:id="1453" w:author="Editor" w:date="2020-10-29T21:04:00Z">
        <w:r w:rsidR="00141DB8">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therefore</w:t>
      </w:r>
      <w:del w:id="1454" w:author="Editor" w:date="2020-10-29T21:04:00Z">
        <w:r w:rsidRPr="00E244CD" w:rsidDel="00141DB8">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commentRangeStart w:id="1455"/>
      <w:del w:id="1456" w:author="Editor" w:date="2020-10-29T21:05:00Z">
        <w:r w:rsidRPr="00E244CD" w:rsidDel="00141DB8">
          <w:rPr>
            <w:rFonts w:ascii="Times New Roman" w:eastAsia="Times New Roman" w:hAnsi="Times New Roman" w:cs="Times New Roman"/>
            <w:sz w:val="24"/>
            <w:szCs w:val="24"/>
          </w:rPr>
          <w:delText xml:space="preserve">changed </w:delText>
        </w:r>
      </w:del>
      <w:ins w:id="1457" w:author="Editor" w:date="2020-10-29T21:05:00Z">
        <w:r w:rsidR="00141DB8">
          <w:rPr>
            <w:rFonts w:ascii="Times New Roman" w:eastAsia="Times New Roman" w:hAnsi="Times New Roman" w:cs="Times New Roman"/>
            <w:sz w:val="24"/>
            <w:szCs w:val="24"/>
          </w:rPr>
          <w:t>became less pronounced</w:t>
        </w:r>
        <w:r w:rsidR="00141DB8" w:rsidRPr="00E244CD">
          <w:rPr>
            <w:rFonts w:ascii="Times New Roman" w:eastAsia="Times New Roman" w:hAnsi="Times New Roman" w:cs="Times New Roman"/>
            <w:sz w:val="24"/>
            <w:szCs w:val="24"/>
          </w:rPr>
          <w:t xml:space="preserve"> </w:t>
        </w:r>
        <w:commentRangeEnd w:id="1455"/>
        <w:r w:rsidR="00141DB8">
          <w:rPr>
            <w:rStyle w:val="CommentReference"/>
          </w:rPr>
          <w:commentReference w:id="1455"/>
        </w:r>
      </w:ins>
      <w:r w:rsidRPr="00E244CD">
        <w:rPr>
          <w:rFonts w:ascii="Times New Roman" w:eastAsia="Times New Roman" w:hAnsi="Times New Roman" w:cs="Times New Roman"/>
          <w:sz w:val="24"/>
          <w:szCs w:val="24"/>
        </w:rPr>
        <w:t xml:space="preserve">as dispersal became more influential. </w:t>
      </w:r>
      <w:ins w:id="1458" w:author="Editor" w:date="2020-10-29T21:06:00Z">
        <w:r w:rsidR="00141DB8">
          <w:rPr>
            <w:rFonts w:ascii="Times New Roman" w:eastAsia="Times New Roman" w:hAnsi="Times New Roman" w:cs="Times New Roman"/>
            <w:sz w:val="24"/>
            <w:szCs w:val="24"/>
          </w:rPr>
          <w:t xml:space="preserve">As with the FNR, the </w:t>
        </w:r>
      </w:ins>
      <w:r w:rsidRPr="00E244CD">
        <w:rPr>
          <w:rFonts w:ascii="Times New Roman" w:eastAsia="Times New Roman" w:hAnsi="Times New Roman" w:cs="Times New Roman"/>
          <w:sz w:val="24"/>
          <w:szCs w:val="24"/>
        </w:rPr>
        <w:t>FPR did not change much for the L1 scenario</w:t>
      </w:r>
      <w:del w:id="1459" w:author="Editor" w:date="2020-10-29T21:06:00Z">
        <w:r w:rsidRPr="00E244CD" w:rsidDel="00141DB8">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changed the most dramatically for the H3 scenario (Fig. 6), </w:t>
      </w:r>
      <w:del w:id="1460" w:author="Editor" w:date="2020-10-29T21:06:00Z">
        <w:r w:rsidRPr="00E244CD" w:rsidDel="00141DB8">
          <w:rPr>
            <w:rFonts w:ascii="Times New Roman" w:eastAsia="Times New Roman" w:hAnsi="Times New Roman" w:cs="Times New Roman"/>
            <w:sz w:val="24"/>
            <w:szCs w:val="24"/>
          </w:rPr>
          <w:delText>again denoting</w:delText>
        </w:r>
      </w:del>
      <w:ins w:id="1461" w:author="Editor" w:date="2020-10-29T21:07:00Z">
        <w:r w:rsidR="00141DB8">
          <w:rPr>
            <w:rFonts w:ascii="Times New Roman" w:eastAsia="Times New Roman" w:hAnsi="Times New Roman" w:cs="Times New Roman"/>
            <w:sz w:val="24"/>
            <w:szCs w:val="24"/>
          </w:rPr>
          <w:t>indicating</w:t>
        </w:r>
      </w:ins>
      <w:r w:rsidRPr="00E244CD">
        <w:rPr>
          <w:rFonts w:ascii="Times New Roman" w:eastAsia="Times New Roman" w:hAnsi="Times New Roman" w:cs="Times New Roman"/>
          <w:sz w:val="24"/>
          <w:szCs w:val="24"/>
        </w:rPr>
        <w:t xml:space="preserve"> differences in </w:t>
      </w:r>
      <w:del w:id="1462" w:author="Editor" w:date="2020-10-29T21:07:00Z">
        <w:r w:rsidRPr="00E244CD" w:rsidDel="00141DB8">
          <w:rPr>
            <w:rFonts w:ascii="Times New Roman" w:eastAsia="Times New Roman" w:hAnsi="Times New Roman" w:cs="Times New Roman"/>
            <w:sz w:val="24"/>
            <w:szCs w:val="24"/>
          </w:rPr>
          <w:delText xml:space="preserve">the </w:delText>
        </w:r>
      </w:del>
      <w:ins w:id="1463" w:author="Editor" w:date="2020-10-29T21:07:00Z">
        <w:r w:rsidR="00141DB8">
          <w:rPr>
            <w:rFonts w:ascii="Times New Roman" w:eastAsia="Times New Roman" w:hAnsi="Times New Roman" w:cs="Times New Roman"/>
            <w:sz w:val="24"/>
            <w:szCs w:val="24"/>
          </w:rPr>
          <w:t>how</w:t>
        </w:r>
        <w:r w:rsidR="00141DB8" w:rsidRPr="00E244CD">
          <w:rPr>
            <w:rFonts w:ascii="Times New Roman" w:eastAsia="Times New Roman" w:hAnsi="Times New Roman" w:cs="Times New Roman"/>
            <w:sz w:val="24"/>
            <w:szCs w:val="24"/>
          </w:rPr>
          <w:t xml:space="preserve"> </w:t>
        </w:r>
      </w:ins>
      <w:del w:id="1464" w:author="Editor" w:date="2020-10-29T21:07:00Z">
        <w:r w:rsidRPr="00E244CD" w:rsidDel="00141DB8">
          <w:rPr>
            <w:rFonts w:ascii="Times New Roman" w:eastAsia="Times New Roman" w:hAnsi="Times New Roman" w:cs="Times New Roman"/>
            <w:sz w:val="24"/>
            <w:szCs w:val="24"/>
          </w:rPr>
          <w:delText xml:space="preserve">influence of </w:delText>
        </w:r>
      </w:del>
      <w:r w:rsidRPr="00E244CD">
        <w:rPr>
          <w:rFonts w:ascii="Times New Roman" w:eastAsia="Times New Roman" w:hAnsi="Times New Roman" w:cs="Times New Roman"/>
          <w:sz w:val="24"/>
          <w:szCs w:val="24"/>
        </w:rPr>
        <w:t xml:space="preserve">time </w:t>
      </w:r>
      <w:del w:id="1465" w:author="Editor" w:date="2020-10-29T21:07:00Z">
        <w:r w:rsidRPr="00E244CD" w:rsidDel="00141DB8">
          <w:rPr>
            <w:rFonts w:ascii="Times New Roman" w:eastAsia="Times New Roman" w:hAnsi="Times New Roman" w:cs="Times New Roman"/>
            <w:sz w:val="24"/>
            <w:szCs w:val="24"/>
          </w:rPr>
          <w:delText xml:space="preserve">between </w:delText>
        </w:r>
      </w:del>
      <w:ins w:id="1466" w:author="Editor" w:date="2020-10-29T21:07:00Z">
        <w:r w:rsidR="00141DB8">
          <w:rPr>
            <w:rFonts w:ascii="Times New Roman" w:eastAsia="Times New Roman" w:hAnsi="Times New Roman" w:cs="Times New Roman"/>
            <w:sz w:val="24"/>
            <w:szCs w:val="24"/>
          </w:rPr>
          <w:t>affects</w:t>
        </w:r>
        <w:r w:rsidR="00141DB8"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our two most extreme scenarios</w:t>
      </w:r>
      <w:ins w:id="1467" w:author="Editor" w:date="2020-10-29T21:07:00Z">
        <w:r w:rsidR="00141DB8">
          <w:rPr>
            <w:rFonts w:ascii="Times New Roman" w:eastAsia="Times New Roman" w:hAnsi="Times New Roman" w:cs="Times New Roman"/>
            <w:sz w:val="24"/>
            <w:szCs w:val="24"/>
          </w:rPr>
          <w:t xml:space="preserve"> that</w:t>
        </w:r>
      </w:ins>
      <w:del w:id="1468" w:author="Editor" w:date="2020-10-29T21:07:00Z">
        <w:r w:rsidRPr="00E244CD" w:rsidDel="00141DB8">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del w:id="1469" w:author="Editor" w:date="2020-10-29T21:07:00Z">
        <w:r w:rsidRPr="00E244CD" w:rsidDel="00141DB8">
          <w:rPr>
            <w:rFonts w:ascii="Times New Roman" w:eastAsia="Times New Roman" w:hAnsi="Times New Roman" w:cs="Times New Roman"/>
            <w:sz w:val="24"/>
            <w:szCs w:val="24"/>
          </w:rPr>
          <w:delText xml:space="preserve">which </w:delText>
        </w:r>
      </w:del>
      <w:r w:rsidRPr="00E244CD">
        <w:rPr>
          <w:rFonts w:ascii="Times New Roman" w:eastAsia="Times New Roman" w:hAnsi="Times New Roman" w:cs="Times New Roman"/>
          <w:sz w:val="24"/>
          <w:szCs w:val="24"/>
        </w:rPr>
        <w:t xml:space="preserve">could be </w:t>
      </w:r>
      <w:ins w:id="1470" w:author="Editor" w:date="2020-10-29T21:07:00Z">
        <w:r w:rsidR="00141DB8">
          <w:rPr>
            <w:rFonts w:ascii="Times New Roman" w:eastAsia="Times New Roman" w:hAnsi="Times New Roman" w:cs="Times New Roman"/>
            <w:sz w:val="24"/>
            <w:szCs w:val="24"/>
          </w:rPr>
          <w:t xml:space="preserve">a </w:t>
        </w:r>
      </w:ins>
      <w:r w:rsidRPr="00E244CD">
        <w:rPr>
          <w:rFonts w:ascii="Times New Roman" w:eastAsia="Times New Roman" w:hAnsi="Times New Roman" w:cs="Times New Roman"/>
          <w:sz w:val="24"/>
          <w:szCs w:val="24"/>
        </w:rPr>
        <w:t xml:space="preserve">useful </w:t>
      </w:r>
      <w:ins w:id="1471" w:author="Editor" w:date="2020-10-29T21:07:00Z">
        <w:r w:rsidR="00141DB8">
          <w:rPr>
            <w:rFonts w:ascii="Times New Roman" w:eastAsia="Times New Roman" w:hAnsi="Times New Roman" w:cs="Times New Roman"/>
            <w:sz w:val="24"/>
            <w:szCs w:val="24"/>
          </w:rPr>
          <w:t xml:space="preserve">consideration </w:t>
        </w:r>
      </w:ins>
      <w:r w:rsidRPr="00E244CD">
        <w:rPr>
          <w:rFonts w:ascii="Times New Roman" w:eastAsia="Times New Roman" w:hAnsi="Times New Roman" w:cs="Times New Roman"/>
          <w:sz w:val="24"/>
          <w:szCs w:val="24"/>
        </w:rPr>
        <w:t>for potential TGI users.</w:t>
      </w:r>
    </w:p>
    <w:p w14:paraId="5671EA13" w14:textId="56D8F67C" w:rsidR="00760250" w:rsidRPr="00E244CD" w:rsidRDefault="00760250">
      <w:pPr>
        <w:spacing w:after="0" w:line="480" w:lineRule="auto"/>
        <w:ind w:firstLine="720"/>
        <w:rPr>
          <w:rFonts w:ascii="Times New Roman" w:eastAsia="Times New Roman" w:hAnsi="Times New Roman" w:cs="Times New Roman"/>
          <w:sz w:val="24"/>
          <w:szCs w:val="24"/>
        </w:rPr>
        <w:pPrChange w:id="1472" w:author="Editor" w:date="2020-10-29T21:19:00Z">
          <w:pPr>
            <w:spacing w:before="240" w:after="240" w:line="480" w:lineRule="auto"/>
          </w:pPr>
        </w:pPrChange>
      </w:pPr>
      <w:commentRangeStart w:id="1473"/>
      <w:del w:id="1474" w:author="Editor" w:date="2020-10-29T21:08:00Z">
        <w:r w:rsidRPr="00E244CD" w:rsidDel="00141DB8">
          <w:rPr>
            <w:rFonts w:ascii="Times New Roman" w:eastAsia="Times New Roman" w:hAnsi="Times New Roman" w:cs="Times New Roman"/>
            <w:sz w:val="24"/>
            <w:szCs w:val="24"/>
          </w:rPr>
          <w:delText>When considering t</w:delText>
        </w:r>
      </w:del>
      <w:ins w:id="1475" w:author="Editor" w:date="2020-10-29T21:08:00Z">
        <w:r w:rsidR="00141DB8">
          <w:rPr>
            <w:rFonts w:ascii="Times New Roman" w:eastAsia="Times New Roman" w:hAnsi="Times New Roman" w:cs="Times New Roman"/>
            <w:sz w:val="24"/>
            <w:szCs w:val="24"/>
          </w:rPr>
          <w:t>T</w:t>
        </w:r>
      </w:ins>
      <w:r w:rsidRPr="00E244CD">
        <w:rPr>
          <w:rFonts w:ascii="Times New Roman" w:eastAsia="Times New Roman" w:hAnsi="Times New Roman" w:cs="Times New Roman"/>
          <w:sz w:val="24"/>
          <w:szCs w:val="24"/>
        </w:rPr>
        <w:t xml:space="preserve">he </w:t>
      </w:r>
      <w:ins w:id="1476" w:author="Editor" w:date="2020-10-29T21:08:00Z">
        <w:r w:rsidR="00141DB8">
          <w:rPr>
            <w:rFonts w:ascii="Times New Roman" w:eastAsia="Times New Roman" w:hAnsi="Times New Roman" w:cs="Times New Roman"/>
            <w:sz w:val="24"/>
            <w:szCs w:val="24"/>
          </w:rPr>
          <w:t xml:space="preserve">simulation </w:t>
        </w:r>
      </w:ins>
      <w:del w:id="1477" w:author="Editor" w:date="2020-10-29T21:09:00Z">
        <w:r w:rsidRPr="00E244CD" w:rsidDel="00141DB8">
          <w:rPr>
            <w:rFonts w:ascii="Times New Roman" w:eastAsia="Times New Roman" w:hAnsi="Times New Roman" w:cs="Times New Roman"/>
            <w:sz w:val="24"/>
            <w:szCs w:val="24"/>
          </w:rPr>
          <w:delText xml:space="preserve">scenario </w:delText>
        </w:r>
      </w:del>
      <w:ins w:id="1478" w:author="Editor" w:date="2020-10-29T21:08:00Z">
        <w:r w:rsidR="00141DB8">
          <w:rPr>
            <w:rFonts w:ascii="Times New Roman" w:eastAsia="Times New Roman" w:hAnsi="Times New Roman" w:cs="Times New Roman"/>
            <w:sz w:val="24"/>
            <w:szCs w:val="24"/>
          </w:rPr>
          <w:t xml:space="preserve">that was </w:t>
        </w:r>
      </w:ins>
      <w:r w:rsidRPr="00E244CD">
        <w:rPr>
          <w:rFonts w:ascii="Times New Roman" w:eastAsia="Times New Roman" w:hAnsi="Times New Roman" w:cs="Times New Roman"/>
          <w:sz w:val="24"/>
          <w:szCs w:val="24"/>
        </w:rPr>
        <w:t xml:space="preserve">most likely to preserve the signal </w:t>
      </w:r>
      <w:ins w:id="1479" w:author="Editor" w:date="2020-10-29T21:08:00Z">
        <w:r w:rsidR="00141DB8">
          <w:rPr>
            <w:rFonts w:ascii="Times New Roman" w:eastAsia="Times New Roman" w:hAnsi="Times New Roman" w:cs="Times New Roman"/>
            <w:sz w:val="24"/>
            <w:szCs w:val="24"/>
          </w:rPr>
          <w:t xml:space="preserve">of the demographic event, </w:t>
        </w:r>
      </w:ins>
      <w:del w:id="1480" w:author="Editor" w:date="2020-10-29T21:08:00Z">
        <w:r w:rsidRPr="00E244CD" w:rsidDel="00141DB8">
          <w:rPr>
            <w:rFonts w:ascii="Times New Roman" w:eastAsia="Times New Roman" w:hAnsi="Times New Roman" w:cs="Times New Roman"/>
            <w:sz w:val="24"/>
            <w:szCs w:val="24"/>
          </w:rPr>
          <w:delText xml:space="preserve">according to </w:delText>
        </w:r>
      </w:del>
      <w:del w:id="1481" w:author="Editor" w:date="2020-10-29T21:09:00Z">
        <w:r w:rsidRPr="00E244CD" w:rsidDel="00141DB8">
          <w:rPr>
            <w:rFonts w:ascii="Times New Roman" w:eastAsia="Times New Roman" w:hAnsi="Times New Roman" w:cs="Times New Roman"/>
            <w:sz w:val="24"/>
            <w:szCs w:val="24"/>
          </w:rPr>
          <w:delText>earlier results on FNR and FPR</w:delText>
        </w:r>
      </w:del>
      <w:ins w:id="1482" w:author="Editor" w:date="2020-10-29T21:08:00Z">
        <w:r w:rsidR="00141DB8">
          <w:rPr>
            <w:rFonts w:ascii="Times New Roman" w:eastAsia="Times New Roman" w:hAnsi="Times New Roman" w:cs="Times New Roman"/>
            <w:sz w:val="24"/>
            <w:szCs w:val="24"/>
          </w:rPr>
          <w:t>was the low-dispersal scenario with a single affected population</w:t>
        </w:r>
      </w:ins>
      <w:r w:rsidRPr="00E244CD">
        <w:rPr>
          <w:rFonts w:ascii="Times New Roman" w:eastAsia="Times New Roman" w:hAnsi="Times New Roman" w:cs="Times New Roman"/>
          <w:sz w:val="24"/>
          <w:szCs w:val="24"/>
        </w:rPr>
        <w:t xml:space="preserve"> (L1</w:t>
      </w:r>
      <w:del w:id="1483" w:author="Editor" w:date="2020-10-29T21:09:00Z">
        <w:r w:rsidRPr="00E244CD" w:rsidDel="00141DB8">
          <w:rPr>
            <w:rFonts w:ascii="Times New Roman" w:eastAsia="Times New Roman" w:hAnsi="Times New Roman" w:cs="Times New Roman"/>
            <w:sz w:val="24"/>
            <w:szCs w:val="24"/>
          </w:rPr>
          <w:delText xml:space="preserve">), </w:delText>
        </w:r>
      </w:del>
      <w:ins w:id="1484" w:author="Editor" w:date="2020-10-29T21:09:00Z">
        <w:r w:rsidR="00141DB8" w:rsidRPr="00E244CD">
          <w:rPr>
            <w:rFonts w:ascii="Times New Roman" w:eastAsia="Times New Roman" w:hAnsi="Times New Roman" w:cs="Times New Roman"/>
            <w:sz w:val="24"/>
            <w:szCs w:val="24"/>
          </w:rPr>
          <w:t>)</w:t>
        </w:r>
        <w:r w:rsidR="00141DB8">
          <w:rPr>
            <w:rFonts w:ascii="Times New Roman" w:eastAsia="Times New Roman" w:hAnsi="Times New Roman" w:cs="Times New Roman"/>
            <w:sz w:val="24"/>
            <w:szCs w:val="24"/>
          </w:rPr>
          <w:t xml:space="preserve">. </w:t>
        </w:r>
        <w:commentRangeEnd w:id="1473"/>
        <w:r w:rsidR="00141DB8">
          <w:rPr>
            <w:rStyle w:val="CommentReference"/>
          </w:rPr>
          <w:commentReference w:id="1473"/>
        </w:r>
        <w:r w:rsidR="00141DB8">
          <w:rPr>
            <w:rFonts w:ascii="Times New Roman" w:eastAsia="Times New Roman" w:hAnsi="Times New Roman" w:cs="Times New Roman"/>
            <w:sz w:val="24"/>
            <w:szCs w:val="24"/>
          </w:rPr>
          <w:t>In this scenario,</w:t>
        </w:r>
        <w:r w:rsidR="00141DB8"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the TGI approach was still able to keep false negatives below 15% and false positives below 10%, even </w:t>
      </w:r>
      <w:del w:id="1485" w:author="Editor" w:date="2020-10-29T21:08:00Z">
        <w:r w:rsidRPr="00E244CD" w:rsidDel="00141DB8">
          <w:rPr>
            <w:rFonts w:ascii="Times New Roman" w:eastAsia="Times New Roman" w:hAnsi="Times New Roman" w:cs="Times New Roman"/>
            <w:sz w:val="24"/>
            <w:szCs w:val="24"/>
          </w:rPr>
          <w:delText>for a</w:delText>
        </w:r>
      </w:del>
      <w:ins w:id="1486" w:author="Editor" w:date="2020-10-29T21:08:00Z">
        <w:r w:rsidR="00141DB8">
          <w:rPr>
            <w:rFonts w:ascii="Times New Roman" w:eastAsia="Times New Roman" w:hAnsi="Times New Roman" w:cs="Times New Roman"/>
            <w:sz w:val="24"/>
            <w:szCs w:val="24"/>
          </w:rPr>
          <w:t>when the</w:t>
        </w:r>
      </w:ins>
      <w:r w:rsidRPr="00E244CD">
        <w:rPr>
          <w:rFonts w:ascii="Times New Roman" w:eastAsia="Times New Roman" w:hAnsi="Times New Roman" w:cs="Times New Roman"/>
          <w:sz w:val="24"/>
          <w:szCs w:val="24"/>
        </w:rPr>
        <w:t xml:space="preserve"> second sampling </w:t>
      </w:r>
      <w:ins w:id="1487" w:author="Editor" w:date="2020-10-29T21:08:00Z">
        <w:r w:rsidR="00141DB8">
          <w:rPr>
            <w:rFonts w:ascii="Times New Roman" w:eastAsia="Times New Roman" w:hAnsi="Times New Roman" w:cs="Times New Roman"/>
            <w:sz w:val="24"/>
            <w:szCs w:val="24"/>
          </w:rPr>
          <w:t xml:space="preserve">was </w:t>
        </w:r>
      </w:ins>
      <w:r w:rsidRPr="00E244CD">
        <w:rPr>
          <w:rFonts w:ascii="Times New Roman" w:eastAsia="Times New Roman" w:hAnsi="Times New Roman" w:cs="Times New Roman"/>
          <w:sz w:val="24"/>
          <w:szCs w:val="24"/>
        </w:rPr>
        <w:t xml:space="preserve">done </w:t>
      </w:r>
      <w:del w:id="1488" w:author="Editor" w:date="2020-10-29T21:08:00Z">
        <w:r w:rsidRPr="00E244CD" w:rsidDel="00141DB8">
          <w:rPr>
            <w:rFonts w:ascii="Times New Roman" w:eastAsia="Times New Roman" w:hAnsi="Times New Roman" w:cs="Times New Roman"/>
            <w:sz w:val="24"/>
            <w:szCs w:val="24"/>
          </w:rPr>
          <w:delText xml:space="preserve">9 </w:delText>
        </w:r>
      </w:del>
      <w:ins w:id="1489" w:author="Editor" w:date="2020-10-29T21:08:00Z">
        <w:r w:rsidR="00141DB8">
          <w:rPr>
            <w:rFonts w:ascii="Times New Roman" w:eastAsia="Times New Roman" w:hAnsi="Times New Roman" w:cs="Times New Roman"/>
            <w:sz w:val="24"/>
            <w:szCs w:val="24"/>
          </w:rPr>
          <w:t>nine</w:t>
        </w:r>
        <w:r w:rsidR="00141DB8"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years after the event (Fig. 5, 6)</w:t>
      </w:r>
      <w:ins w:id="1490" w:author="Editor" w:date="2020-10-29T21:10:00Z">
        <w:r w:rsidR="00141DB8">
          <w:rPr>
            <w:rFonts w:ascii="Times New Roman" w:eastAsia="Times New Roman" w:hAnsi="Times New Roman" w:cs="Times New Roman"/>
            <w:sz w:val="24"/>
            <w:szCs w:val="24"/>
          </w:rPr>
          <w:t xml:space="preserve"> and</w:t>
        </w:r>
      </w:ins>
      <w:del w:id="1491" w:author="Editor" w:date="2020-10-29T21:10:00Z">
        <w:r w:rsidRPr="00E244CD" w:rsidDel="00141DB8">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regardless of whether the first or second sampling </w:t>
      </w:r>
      <w:del w:id="1492" w:author="Editor" w:date="2020-10-29T21:10:00Z">
        <w:r w:rsidRPr="00E244CD" w:rsidDel="00141DB8">
          <w:rPr>
            <w:rFonts w:ascii="Times New Roman" w:eastAsia="Times New Roman" w:hAnsi="Times New Roman" w:cs="Times New Roman"/>
            <w:sz w:val="24"/>
            <w:szCs w:val="24"/>
          </w:rPr>
          <w:delText xml:space="preserve">is </w:delText>
        </w:r>
      </w:del>
      <w:ins w:id="1493" w:author="Editor" w:date="2020-10-29T21:10:00Z">
        <w:r w:rsidR="00141DB8">
          <w:rPr>
            <w:rFonts w:ascii="Times New Roman" w:eastAsia="Times New Roman" w:hAnsi="Times New Roman" w:cs="Times New Roman"/>
            <w:sz w:val="24"/>
            <w:szCs w:val="24"/>
          </w:rPr>
          <w:t>was</w:t>
        </w:r>
        <w:r w:rsidR="00141DB8"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responsible for the time lag. </w:t>
      </w:r>
    </w:p>
    <w:p w14:paraId="6B2DAFF2" w14:textId="77777777" w:rsidR="00760250" w:rsidRPr="00E244CD" w:rsidRDefault="00760250">
      <w:pPr>
        <w:spacing w:after="0" w:line="480" w:lineRule="auto"/>
        <w:rPr>
          <w:ins w:id="1494" w:author="Editor" w:date="2020-10-29T13:44:00Z"/>
          <w:rFonts w:ascii="Times New Roman" w:eastAsia="Times New Roman" w:hAnsi="Times New Roman" w:cs="Times New Roman"/>
          <w:i/>
          <w:sz w:val="24"/>
          <w:szCs w:val="24"/>
        </w:rPr>
        <w:pPrChange w:id="1495" w:author="Editor" w:date="2020-10-29T21:19:00Z">
          <w:pPr>
            <w:spacing w:before="240" w:after="240" w:line="480" w:lineRule="auto"/>
          </w:pPr>
        </w:pPrChange>
      </w:pPr>
    </w:p>
    <w:p w14:paraId="017AD238" w14:textId="248D2801" w:rsidR="00282B66" w:rsidRPr="00E244CD" w:rsidRDefault="009325F1">
      <w:pPr>
        <w:pStyle w:val="Heading2"/>
        <w:rPr>
          <w:ins w:id="1496" w:author="Editor" w:date="2020-10-29T13:44:00Z"/>
        </w:rPr>
        <w:pPrChange w:id="1497" w:author="Editor" w:date="2020-10-29T21:19:00Z">
          <w:pPr>
            <w:spacing w:before="240" w:after="240" w:line="480" w:lineRule="auto"/>
          </w:pPr>
        </w:pPrChange>
      </w:pPr>
      <w:commentRangeStart w:id="1498"/>
      <w:ins w:id="1499" w:author="Editor" w:date="2020-10-30T08:52:00Z">
        <w:r>
          <w:rPr>
            <w:lang w:val="en-US"/>
          </w:rPr>
          <w:t>Thresholds</w:t>
        </w:r>
        <w:commentRangeEnd w:id="1498"/>
        <w:r>
          <w:rPr>
            <w:rStyle w:val="CommentReference"/>
            <w:rFonts w:asciiTheme="minorHAnsi" w:hAnsiTheme="minorHAnsi" w:cstheme="minorBidi"/>
            <w:i w:val="0"/>
            <w:lang w:val="en-US"/>
          </w:rPr>
          <w:commentReference w:id="1498"/>
        </w:r>
      </w:ins>
    </w:p>
    <w:p w14:paraId="2AED0FFF" w14:textId="77777777" w:rsidR="00282B66" w:rsidRPr="00E244CD" w:rsidRDefault="00282B66">
      <w:pPr>
        <w:spacing w:after="0" w:line="480" w:lineRule="auto"/>
        <w:rPr>
          <w:rFonts w:ascii="Times New Roman" w:eastAsia="Times New Roman" w:hAnsi="Times New Roman" w:cs="Times New Roman"/>
          <w:i/>
          <w:sz w:val="24"/>
          <w:szCs w:val="24"/>
        </w:rPr>
        <w:pPrChange w:id="1500" w:author="Editor" w:date="2020-10-29T21:19:00Z">
          <w:pPr>
            <w:spacing w:before="240" w:after="240" w:line="480" w:lineRule="auto"/>
          </w:pPr>
        </w:pPrChange>
      </w:pPr>
    </w:p>
    <w:p w14:paraId="52C3B6F9" w14:textId="355BC5A5" w:rsidR="00760250" w:rsidRPr="00E244CD" w:rsidRDefault="00760250">
      <w:pPr>
        <w:pStyle w:val="Heading2"/>
        <w:pPrChange w:id="1501" w:author="Editor" w:date="2020-10-29T21:19:00Z">
          <w:pPr>
            <w:spacing w:before="240" w:after="240" w:line="480" w:lineRule="auto"/>
          </w:pPr>
        </w:pPrChange>
      </w:pPr>
      <w:del w:id="1502" w:author="Editor" w:date="2020-10-29T21:18:00Z">
        <w:r w:rsidRPr="00E244CD" w:rsidDel="00372E64">
          <w:rPr>
            <w:lang w:val="en-US"/>
          </w:rPr>
          <w:delText xml:space="preserve">Application </w:delText>
        </w:r>
      </w:del>
      <w:ins w:id="1503" w:author="Editor" w:date="2020-10-29T21:18:00Z">
        <w:r w:rsidR="00372E64" w:rsidRPr="00E244CD">
          <w:rPr>
            <w:lang w:val="en-US"/>
          </w:rPr>
          <w:t>Appli</w:t>
        </w:r>
        <w:r w:rsidR="00372E64">
          <w:rPr>
            <w:lang w:val="en-US"/>
          </w:rPr>
          <w:t>ed</w:t>
        </w:r>
        <w:r w:rsidR="00372E64" w:rsidRPr="00E244CD">
          <w:rPr>
            <w:lang w:val="en-US"/>
          </w:rPr>
          <w:t xml:space="preserve"> </w:t>
        </w:r>
      </w:ins>
      <w:r w:rsidRPr="00E244CD">
        <w:rPr>
          <w:lang w:val="en-US"/>
        </w:rPr>
        <w:t>example</w:t>
      </w:r>
    </w:p>
    <w:p w14:paraId="394F4334" w14:textId="2B125854" w:rsidR="00760250" w:rsidRPr="00E244CD" w:rsidRDefault="00760250">
      <w:pPr>
        <w:spacing w:after="0" w:line="480" w:lineRule="auto"/>
        <w:ind w:firstLine="720"/>
        <w:rPr>
          <w:rFonts w:ascii="Times New Roman" w:eastAsia="Times New Roman" w:hAnsi="Times New Roman" w:cs="Times New Roman"/>
          <w:sz w:val="24"/>
          <w:szCs w:val="24"/>
        </w:rPr>
        <w:pPrChange w:id="1504" w:author="Editor" w:date="2020-10-29T21:19:00Z">
          <w:pPr>
            <w:spacing w:before="240" w:after="240" w:line="480" w:lineRule="auto"/>
          </w:pPr>
        </w:pPrChange>
      </w:pPr>
      <w:r w:rsidRPr="00E244CD">
        <w:rPr>
          <w:rFonts w:ascii="Times New Roman" w:eastAsia="Times New Roman" w:hAnsi="Times New Roman" w:cs="Times New Roman"/>
          <w:sz w:val="24"/>
          <w:szCs w:val="24"/>
        </w:rPr>
        <w:t>The Northern tidewater goby (</w:t>
      </w:r>
      <w:r w:rsidRPr="00E244CD">
        <w:rPr>
          <w:rFonts w:ascii="Times New Roman" w:eastAsia="Times New Roman" w:hAnsi="Times New Roman" w:cs="Times New Roman"/>
          <w:i/>
          <w:sz w:val="24"/>
          <w:szCs w:val="24"/>
        </w:rPr>
        <w:t>Eucyclogobius newberryi</w:t>
      </w:r>
      <w:r w:rsidRPr="00E244CD">
        <w:rPr>
          <w:rFonts w:ascii="Times New Roman" w:eastAsia="Times New Roman" w:hAnsi="Times New Roman" w:cs="Times New Roman"/>
          <w:sz w:val="24"/>
          <w:szCs w:val="24"/>
        </w:rPr>
        <w:t xml:space="preserve">) is a small endangered fish </w:t>
      </w:r>
      <w:del w:id="1505" w:author="Editor" w:date="2020-10-29T13:23:00Z">
        <w:r w:rsidRPr="00E244CD" w:rsidDel="00312CAE">
          <w:rPr>
            <w:rFonts w:ascii="Times New Roman" w:eastAsia="Times New Roman" w:hAnsi="Times New Roman" w:cs="Times New Roman"/>
            <w:sz w:val="24"/>
            <w:szCs w:val="24"/>
          </w:rPr>
          <w:delText xml:space="preserve">which </w:delText>
        </w:r>
      </w:del>
      <w:ins w:id="1506" w:author="Editor" w:date="2020-10-29T13:23:00Z">
        <w:r w:rsidR="00312CAE" w:rsidRPr="00E244CD">
          <w:rPr>
            <w:rFonts w:ascii="Times New Roman" w:eastAsia="Times New Roman" w:hAnsi="Times New Roman" w:cs="Times New Roman"/>
            <w:sz w:val="24"/>
            <w:szCs w:val="24"/>
          </w:rPr>
          <w:t xml:space="preserve">that </w:t>
        </w:r>
      </w:ins>
      <w:r w:rsidRPr="00E244CD">
        <w:rPr>
          <w:rFonts w:ascii="Times New Roman" w:eastAsia="Times New Roman" w:hAnsi="Times New Roman" w:cs="Times New Roman"/>
          <w:sz w:val="24"/>
          <w:szCs w:val="24"/>
        </w:rPr>
        <w:t xml:space="preserve">lives in brackish estuaries and lagoons along the coast of California. </w:t>
      </w:r>
      <w:del w:id="1507" w:author="Editor" w:date="2020-10-29T13:24:00Z">
        <w:r w:rsidRPr="00E244CD" w:rsidDel="00312CAE">
          <w:rPr>
            <w:rFonts w:ascii="Times New Roman" w:eastAsia="Times New Roman" w:hAnsi="Times New Roman" w:cs="Times New Roman"/>
            <w:sz w:val="24"/>
            <w:szCs w:val="24"/>
          </w:rPr>
          <w:delText>Beyond the need to further our understanding of its ecology to protect it, t</w:delText>
        </w:r>
      </w:del>
      <w:ins w:id="1508" w:author="Editor" w:date="2020-10-29T13:24:00Z">
        <w:r w:rsidR="00312CAE" w:rsidRPr="00E244CD">
          <w:rPr>
            <w:rFonts w:ascii="Times New Roman" w:eastAsia="Times New Roman" w:hAnsi="Times New Roman" w:cs="Times New Roman"/>
            <w:sz w:val="24"/>
            <w:szCs w:val="24"/>
          </w:rPr>
          <w:t>T</w:t>
        </w:r>
      </w:ins>
      <w:r w:rsidRPr="00E244CD">
        <w:rPr>
          <w:rFonts w:ascii="Times New Roman" w:eastAsia="Times New Roman" w:hAnsi="Times New Roman" w:cs="Times New Roman"/>
          <w:sz w:val="24"/>
          <w:szCs w:val="24"/>
        </w:rPr>
        <w:t xml:space="preserve">his species represents an interesting model </w:t>
      </w:r>
      <w:ins w:id="1509" w:author="Editor" w:date="2020-10-29T13:24:00Z">
        <w:r w:rsidR="00312CAE" w:rsidRPr="00E244CD">
          <w:rPr>
            <w:rFonts w:ascii="Times New Roman" w:eastAsia="Times New Roman" w:hAnsi="Times New Roman" w:cs="Times New Roman"/>
            <w:sz w:val="24"/>
            <w:szCs w:val="24"/>
          </w:rPr>
          <w:t xml:space="preserve">for population genetic studies </w:t>
        </w:r>
      </w:ins>
      <w:r w:rsidRPr="00E244CD">
        <w:rPr>
          <w:rFonts w:ascii="Times New Roman" w:eastAsia="Times New Roman" w:hAnsi="Times New Roman" w:cs="Times New Roman"/>
          <w:sz w:val="24"/>
          <w:szCs w:val="24"/>
        </w:rPr>
        <w:t xml:space="preserve">because dispersal between suitable habitat patches </w:t>
      </w:r>
      <w:ins w:id="1510" w:author="Editor" w:date="2020-10-29T13:24:00Z">
        <w:r w:rsidR="00312CAE" w:rsidRPr="00E244CD">
          <w:rPr>
            <w:rFonts w:ascii="Times New Roman" w:eastAsia="Times New Roman" w:hAnsi="Times New Roman" w:cs="Times New Roman"/>
            <w:sz w:val="24"/>
            <w:szCs w:val="24"/>
          </w:rPr>
          <w:t xml:space="preserve">only </w:t>
        </w:r>
      </w:ins>
      <w:r w:rsidRPr="00E244CD">
        <w:rPr>
          <w:rFonts w:ascii="Times New Roman" w:eastAsia="Times New Roman" w:hAnsi="Times New Roman" w:cs="Times New Roman"/>
          <w:sz w:val="24"/>
          <w:szCs w:val="24"/>
        </w:rPr>
        <w:t xml:space="preserve">occurs during rare, discrete events. </w:t>
      </w:r>
      <w:ins w:id="1511" w:author="Editor" w:date="2020-10-29T13:27:00Z">
        <w:r w:rsidR="00312CAE" w:rsidRPr="00E244CD">
          <w:rPr>
            <w:rFonts w:ascii="Times New Roman" w:eastAsia="Times New Roman" w:hAnsi="Times New Roman" w:cs="Times New Roman"/>
            <w:sz w:val="24"/>
            <w:szCs w:val="24"/>
          </w:rPr>
          <w:t xml:space="preserve">A </w:t>
        </w:r>
      </w:ins>
      <w:del w:id="1512" w:author="Editor" w:date="2020-10-29T13:28:00Z">
        <w:r w:rsidRPr="00E244CD" w:rsidDel="00312CAE">
          <w:rPr>
            <w:rFonts w:ascii="Times New Roman" w:eastAsia="Times New Roman" w:hAnsi="Times New Roman" w:cs="Times New Roman"/>
            <w:sz w:val="24"/>
            <w:szCs w:val="24"/>
          </w:rPr>
          <w:delText xml:space="preserve">Previous </w:delText>
        </w:r>
      </w:del>
      <w:ins w:id="1513" w:author="Editor" w:date="2020-10-29T13:28:00Z">
        <w:r w:rsidR="00312CAE" w:rsidRPr="00E244CD">
          <w:rPr>
            <w:rFonts w:ascii="Times New Roman" w:eastAsia="Times New Roman" w:hAnsi="Times New Roman" w:cs="Times New Roman"/>
            <w:sz w:val="24"/>
            <w:szCs w:val="24"/>
          </w:rPr>
          <w:t xml:space="preserve">previous </w:t>
        </w:r>
      </w:ins>
      <w:del w:id="1514" w:author="Editor" w:date="2020-10-29T13:27:00Z">
        <w:r w:rsidRPr="00E244CD" w:rsidDel="00312CAE">
          <w:rPr>
            <w:rFonts w:ascii="Times New Roman" w:eastAsia="Times New Roman" w:hAnsi="Times New Roman" w:cs="Times New Roman"/>
            <w:sz w:val="24"/>
            <w:szCs w:val="24"/>
          </w:rPr>
          <w:delText xml:space="preserve">work </w:delText>
        </w:r>
      </w:del>
      <w:ins w:id="1515" w:author="Editor" w:date="2020-10-29T13:27:00Z">
        <w:r w:rsidR="00312CAE" w:rsidRPr="00E244CD">
          <w:rPr>
            <w:rFonts w:ascii="Times New Roman" w:eastAsia="Times New Roman" w:hAnsi="Times New Roman" w:cs="Times New Roman"/>
            <w:sz w:val="24"/>
            <w:szCs w:val="24"/>
          </w:rPr>
          <w:t xml:space="preserve">study </w:t>
        </w:r>
      </w:ins>
      <w:r w:rsidRPr="00E244CD">
        <w:rPr>
          <w:rFonts w:ascii="Times New Roman" w:eastAsia="Times New Roman" w:hAnsi="Times New Roman" w:cs="Times New Roman"/>
          <w:sz w:val="24"/>
          <w:szCs w:val="24"/>
        </w:rPr>
        <w:t xml:space="preserve">investigated extinction–colonization dynamics </w:t>
      </w:r>
      <w:ins w:id="1516" w:author="Editor" w:date="2020-10-29T13:26:00Z">
        <w:r w:rsidR="00312CAE" w:rsidRPr="00E244CD">
          <w:rPr>
            <w:rFonts w:ascii="Times New Roman" w:eastAsia="Times New Roman" w:hAnsi="Times New Roman" w:cs="Times New Roman"/>
            <w:sz w:val="24"/>
            <w:szCs w:val="24"/>
          </w:rPr>
          <w:t xml:space="preserve">in the tidewater goby by </w:t>
        </w:r>
      </w:ins>
      <w:del w:id="1517" w:author="Editor" w:date="2020-10-29T13:26:00Z">
        <w:r w:rsidRPr="00E244CD" w:rsidDel="00312CAE">
          <w:rPr>
            <w:rFonts w:ascii="Times New Roman" w:eastAsia="Times New Roman" w:hAnsi="Times New Roman" w:cs="Times New Roman"/>
            <w:sz w:val="24"/>
            <w:szCs w:val="24"/>
          </w:rPr>
          <w:delText xml:space="preserve">through an </w:delText>
        </w:r>
      </w:del>
      <w:r w:rsidRPr="00E244CD">
        <w:rPr>
          <w:rFonts w:ascii="Times New Roman" w:eastAsia="Times New Roman" w:hAnsi="Times New Roman" w:cs="Times New Roman"/>
          <w:sz w:val="24"/>
          <w:szCs w:val="24"/>
        </w:rPr>
        <w:t>evaluati</w:t>
      </w:r>
      <w:del w:id="1518" w:author="Editor" w:date="2020-10-29T13:26:00Z">
        <w:r w:rsidRPr="00E244CD" w:rsidDel="00312CAE">
          <w:rPr>
            <w:rFonts w:ascii="Times New Roman" w:eastAsia="Times New Roman" w:hAnsi="Times New Roman" w:cs="Times New Roman"/>
            <w:sz w:val="24"/>
            <w:szCs w:val="24"/>
          </w:rPr>
          <w:delText>o</w:delText>
        </w:r>
      </w:del>
      <w:r w:rsidRPr="00E244CD">
        <w:rPr>
          <w:rFonts w:ascii="Times New Roman" w:eastAsia="Times New Roman" w:hAnsi="Times New Roman" w:cs="Times New Roman"/>
          <w:sz w:val="24"/>
          <w:szCs w:val="24"/>
        </w:rPr>
        <w:t>n</w:t>
      </w:r>
      <w:ins w:id="1519" w:author="Editor" w:date="2020-10-29T13:26:00Z">
        <w:r w:rsidR="00312CAE" w:rsidRPr="00E244CD">
          <w:rPr>
            <w:rFonts w:ascii="Times New Roman" w:eastAsia="Times New Roman" w:hAnsi="Times New Roman" w:cs="Times New Roman"/>
            <w:sz w:val="24"/>
            <w:szCs w:val="24"/>
          </w:rPr>
          <w:t>g</w:t>
        </w:r>
      </w:ins>
      <w:r w:rsidRPr="00E244CD">
        <w:rPr>
          <w:rFonts w:ascii="Times New Roman" w:eastAsia="Times New Roman" w:hAnsi="Times New Roman" w:cs="Times New Roman"/>
          <w:sz w:val="24"/>
          <w:szCs w:val="24"/>
        </w:rPr>
        <w:t xml:space="preserve"> </w:t>
      </w:r>
      <w:del w:id="1520" w:author="Editor" w:date="2020-10-29T13:26:00Z">
        <w:r w:rsidRPr="00E244CD" w:rsidDel="00312CAE">
          <w:rPr>
            <w:rFonts w:ascii="Times New Roman" w:eastAsia="Times New Roman" w:hAnsi="Times New Roman" w:cs="Times New Roman"/>
            <w:sz w:val="24"/>
            <w:szCs w:val="24"/>
          </w:rPr>
          <w:delText xml:space="preserve">of </w:delText>
        </w:r>
      </w:del>
      <w:r w:rsidRPr="00E244CD">
        <w:rPr>
          <w:rFonts w:ascii="Times New Roman" w:eastAsia="Times New Roman" w:hAnsi="Times New Roman" w:cs="Times New Roman"/>
          <w:sz w:val="24"/>
          <w:szCs w:val="24"/>
        </w:rPr>
        <w:t xml:space="preserve">genetic diversity across the landscape at several points in time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[61]</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ins w:id="1521" w:author="Editor" w:date="2020-10-29T13:27:00Z">
        <w:r w:rsidR="00312CAE" w:rsidRPr="00E244CD">
          <w:rPr>
            <w:rFonts w:ascii="Times New Roman" w:eastAsia="Times New Roman" w:hAnsi="Times New Roman" w:cs="Times New Roman"/>
            <w:sz w:val="24"/>
            <w:szCs w:val="24"/>
          </w:rPr>
          <w:t xml:space="preserve">Those authors suggested that </w:t>
        </w:r>
      </w:ins>
      <w:del w:id="1522" w:author="Editor" w:date="2020-10-29T13:27:00Z">
        <w:r w:rsidRPr="00E244CD" w:rsidDel="00312CAE">
          <w:rPr>
            <w:rFonts w:ascii="Times New Roman" w:eastAsia="Times New Roman" w:hAnsi="Times New Roman" w:cs="Times New Roman"/>
            <w:sz w:val="24"/>
            <w:szCs w:val="24"/>
          </w:rPr>
          <w:delText xml:space="preserve">The </w:delText>
        </w:r>
      </w:del>
      <w:ins w:id="1523" w:author="Editor" w:date="2020-10-29T13:27:00Z">
        <w:r w:rsidR="00312CAE" w:rsidRPr="00E244CD">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 xml:space="preserve">Elk River </w:t>
      </w:r>
      <w:ins w:id="1524" w:author="Editor" w:date="2020-10-29T13:27:00Z">
        <w:r w:rsidR="00312CAE" w:rsidRPr="00E244CD">
          <w:rPr>
            <w:rFonts w:ascii="Times New Roman" w:eastAsia="Times New Roman" w:hAnsi="Times New Roman" w:cs="Times New Roman"/>
            <w:sz w:val="24"/>
            <w:szCs w:val="24"/>
          </w:rPr>
          <w:t xml:space="preserve">goby </w:t>
        </w:r>
      </w:ins>
      <w:r w:rsidRPr="00E244CD">
        <w:rPr>
          <w:rFonts w:ascii="Times New Roman" w:eastAsia="Times New Roman" w:hAnsi="Times New Roman" w:cs="Times New Roman"/>
          <w:sz w:val="24"/>
          <w:szCs w:val="24"/>
        </w:rPr>
        <w:t xml:space="preserve">population </w:t>
      </w:r>
      <w:del w:id="1525" w:author="Editor" w:date="2020-10-29T13:27:00Z">
        <w:r w:rsidRPr="00E244CD" w:rsidDel="00312CAE">
          <w:rPr>
            <w:rFonts w:ascii="Times New Roman" w:eastAsia="Times New Roman" w:hAnsi="Times New Roman" w:cs="Times New Roman"/>
            <w:sz w:val="24"/>
            <w:szCs w:val="24"/>
          </w:rPr>
          <w:delText>was a population where</w:delText>
        </w:r>
      </w:del>
      <w:ins w:id="1526" w:author="Editor" w:date="2020-10-29T13:27:00Z">
        <w:r w:rsidR="00312CAE" w:rsidRPr="00E244CD">
          <w:rPr>
            <w:rFonts w:ascii="Times New Roman" w:eastAsia="Times New Roman" w:hAnsi="Times New Roman" w:cs="Times New Roman"/>
            <w:sz w:val="24"/>
            <w:szCs w:val="24"/>
          </w:rPr>
          <w:t>had experienced</w:t>
        </w:r>
      </w:ins>
      <w:r w:rsidRPr="00E244CD">
        <w:rPr>
          <w:rFonts w:ascii="Times New Roman" w:eastAsia="Times New Roman" w:hAnsi="Times New Roman" w:cs="Times New Roman"/>
          <w:sz w:val="24"/>
          <w:szCs w:val="24"/>
        </w:rPr>
        <w:t xml:space="preserve"> unexpected temporal genetic change </w:t>
      </w:r>
      <w:ins w:id="1527" w:author="Editor" w:date="2020-10-29T18:13:00Z">
        <w:r w:rsidR="00560CDE">
          <w:rPr>
            <w:rFonts w:ascii="Times New Roman" w:eastAsia="Times New Roman" w:hAnsi="Times New Roman" w:cs="Times New Roman"/>
            <w:sz w:val="24"/>
            <w:szCs w:val="24"/>
          </w:rPr>
          <w:t xml:space="preserve">between 2006 and 2011 </w:t>
        </w:r>
      </w:ins>
      <w:del w:id="1528" w:author="Editor" w:date="2020-10-29T13:27:00Z">
        <w:r w:rsidRPr="00E244CD" w:rsidDel="00312CAE">
          <w:rPr>
            <w:rFonts w:ascii="Times New Roman" w:eastAsia="Times New Roman" w:hAnsi="Times New Roman" w:cs="Times New Roman"/>
            <w:sz w:val="24"/>
            <w:szCs w:val="24"/>
          </w:rPr>
          <w:delText xml:space="preserve">was suggested to have taken place </w:delText>
        </w:r>
      </w:del>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[61]</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t>
      </w:r>
      <w:ins w:id="1529" w:author="Editor" w:date="2020-10-29T13:28:00Z">
        <w:r w:rsidR="00312CAE" w:rsidRPr="00E244CD">
          <w:rPr>
            <w:rFonts w:ascii="Times New Roman" w:eastAsia="Times New Roman" w:hAnsi="Times New Roman" w:cs="Times New Roman"/>
            <w:sz w:val="24"/>
            <w:szCs w:val="24"/>
          </w:rPr>
          <w:t xml:space="preserve">We used the </w:t>
        </w:r>
      </w:ins>
      <w:r w:rsidRPr="00E244CD">
        <w:rPr>
          <w:rFonts w:ascii="Times New Roman" w:eastAsia="Times New Roman" w:hAnsi="Times New Roman" w:cs="Times New Roman"/>
          <w:sz w:val="24"/>
          <w:szCs w:val="24"/>
        </w:rPr>
        <w:t xml:space="preserve">TGI </w:t>
      </w:r>
      <w:del w:id="1530" w:author="Editor" w:date="2020-10-29T13:28:00Z">
        <w:r w:rsidRPr="00E244CD" w:rsidDel="00312CAE">
          <w:rPr>
            <w:rFonts w:ascii="Times New Roman" w:eastAsia="Times New Roman" w:hAnsi="Times New Roman" w:cs="Times New Roman"/>
            <w:sz w:val="24"/>
            <w:szCs w:val="24"/>
          </w:rPr>
          <w:delText xml:space="preserve">was a relevant approach </w:delText>
        </w:r>
      </w:del>
      <w:r w:rsidRPr="00E244CD">
        <w:rPr>
          <w:rFonts w:ascii="Times New Roman" w:eastAsia="Times New Roman" w:hAnsi="Times New Roman" w:cs="Times New Roman"/>
          <w:sz w:val="24"/>
          <w:szCs w:val="24"/>
        </w:rPr>
        <w:t xml:space="preserve">to </w:t>
      </w:r>
      <w:ins w:id="1531" w:author="Editor" w:date="2020-10-29T13:28:00Z">
        <w:r w:rsidR="00312CAE" w:rsidRPr="00E244CD">
          <w:rPr>
            <w:rFonts w:ascii="Times New Roman" w:eastAsia="Times New Roman" w:hAnsi="Times New Roman" w:cs="Times New Roman"/>
            <w:sz w:val="24"/>
            <w:szCs w:val="24"/>
          </w:rPr>
          <w:t>re-</w:t>
        </w:r>
      </w:ins>
      <w:del w:id="1532" w:author="Editor" w:date="2020-10-29T18:11:00Z">
        <w:r w:rsidRPr="00E244CD" w:rsidDel="00560CDE">
          <w:rPr>
            <w:rFonts w:ascii="Times New Roman" w:eastAsia="Times New Roman" w:hAnsi="Times New Roman" w:cs="Times New Roman"/>
            <w:sz w:val="24"/>
            <w:szCs w:val="24"/>
          </w:rPr>
          <w:delText>analyse</w:delText>
        </w:r>
      </w:del>
      <w:ins w:id="1533" w:author="Editor" w:date="2020-10-29T18:11:00Z">
        <w:r w:rsidR="00560CDE" w:rsidRPr="00E244CD">
          <w:rPr>
            <w:rFonts w:ascii="Times New Roman" w:eastAsia="Times New Roman" w:hAnsi="Times New Roman" w:cs="Times New Roman"/>
            <w:sz w:val="24"/>
            <w:szCs w:val="24"/>
          </w:rPr>
          <w:t>analyze</w:t>
        </w:r>
      </w:ins>
      <w:r w:rsidRPr="00E244CD">
        <w:rPr>
          <w:rFonts w:ascii="Times New Roman" w:eastAsia="Times New Roman" w:hAnsi="Times New Roman" w:cs="Times New Roman"/>
          <w:sz w:val="24"/>
          <w:szCs w:val="24"/>
        </w:rPr>
        <w:t xml:space="preserve"> this dataset</w:t>
      </w:r>
      <w:ins w:id="1534" w:author="Editor" w:date="2020-10-29T13:29:00Z">
        <w:r w:rsidR="00312CAE"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as </w:t>
      </w:r>
      <w:del w:id="1535" w:author="Editor" w:date="2020-10-29T13:29:00Z">
        <w:r w:rsidRPr="00E244CD" w:rsidDel="00312CAE">
          <w:rPr>
            <w:rFonts w:ascii="Times New Roman" w:eastAsia="Times New Roman" w:hAnsi="Times New Roman" w:cs="Times New Roman"/>
            <w:sz w:val="24"/>
            <w:szCs w:val="24"/>
          </w:rPr>
          <w:delText xml:space="preserve">it </w:delText>
        </w:r>
      </w:del>
      <w:ins w:id="1536" w:author="Editor" w:date="2020-10-29T13:29:00Z">
        <w:r w:rsidR="00312CAE" w:rsidRPr="00E244CD">
          <w:rPr>
            <w:rFonts w:ascii="Times New Roman" w:eastAsia="Times New Roman" w:hAnsi="Times New Roman" w:cs="Times New Roman"/>
            <w:sz w:val="24"/>
            <w:szCs w:val="24"/>
          </w:rPr>
          <w:t xml:space="preserve">the TGI </w:t>
        </w:r>
      </w:ins>
      <w:r w:rsidRPr="00E244CD">
        <w:rPr>
          <w:rFonts w:ascii="Times New Roman" w:eastAsia="Times New Roman" w:hAnsi="Times New Roman" w:cs="Times New Roman"/>
          <w:sz w:val="24"/>
          <w:szCs w:val="24"/>
        </w:rPr>
        <w:t xml:space="preserve">provided a rigorous test of whether significant temporal genetic change </w:t>
      </w:r>
      <w:ins w:id="1537" w:author="Editor" w:date="2020-10-29T13:29:00Z">
        <w:r w:rsidR="00312CAE" w:rsidRPr="00E244CD">
          <w:rPr>
            <w:rFonts w:ascii="Times New Roman" w:eastAsia="Times New Roman" w:hAnsi="Times New Roman" w:cs="Times New Roman"/>
            <w:sz w:val="24"/>
            <w:szCs w:val="24"/>
          </w:rPr>
          <w:t xml:space="preserve">had indeed </w:t>
        </w:r>
      </w:ins>
      <w:r w:rsidRPr="00E244CD">
        <w:rPr>
          <w:rFonts w:ascii="Times New Roman" w:eastAsia="Times New Roman" w:hAnsi="Times New Roman" w:cs="Times New Roman"/>
          <w:sz w:val="24"/>
          <w:szCs w:val="24"/>
        </w:rPr>
        <w:t xml:space="preserve">occurred in any population </w:t>
      </w:r>
      <w:del w:id="1538" w:author="Editor" w:date="2020-10-29T13:29:00Z">
        <w:r w:rsidRPr="00E244CD" w:rsidDel="00312CAE">
          <w:rPr>
            <w:rFonts w:ascii="Times New Roman" w:eastAsia="Times New Roman" w:hAnsi="Times New Roman" w:cs="Times New Roman"/>
            <w:sz w:val="24"/>
            <w:szCs w:val="24"/>
          </w:rPr>
          <w:delText xml:space="preserve">of </w:delText>
        </w:r>
      </w:del>
      <w:ins w:id="1539" w:author="Editor" w:date="2020-10-29T13:29:00Z">
        <w:r w:rsidR="00312CAE" w:rsidRPr="00E244CD">
          <w:rPr>
            <w:rFonts w:ascii="Times New Roman" w:eastAsia="Times New Roman" w:hAnsi="Times New Roman" w:cs="Times New Roman"/>
            <w:sz w:val="24"/>
            <w:szCs w:val="24"/>
          </w:rPr>
          <w:t xml:space="preserve">in </w:t>
        </w:r>
      </w:ins>
      <w:r w:rsidRPr="00E244CD">
        <w:rPr>
          <w:rFonts w:ascii="Times New Roman" w:eastAsia="Times New Roman" w:hAnsi="Times New Roman" w:cs="Times New Roman"/>
          <w:sz w:val="24"/>
          <w:szCs w:val="24"/>
        </w:rPr>
        <w:t>this landscape.</w:t>
      </w:r>
    </w:p>
    <w:p w14:paraId="30D1E614" w14:textId="12FB5753" w:rsidR="00760250" w:rsidRPr="00E244CD" w:rsidRDefault="00760250">
      <w:pPr>
        <w:spacing w:after="0" w:line="480" w:lineRule="auto"/>
        <w:ind w:firstLine="720"/>
        <w:rPr>
          <w:rFonts w:ascii="Times New Roman" w:eastAsia="Times New Roman" w:hAnsi="Times New Roman" w:cs="Times New Roman"/>
          <w:sz w:val="24"/>
          <w:szCs w:val="24"/>
        </w:rPr>
        <w:pPrChange w:id="1540"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Using </w:t>
      </w:r>
      <w:ins w:id="1541" w:author="Editor" w:date="2020-10-29T13:29:00Z">
        <w:r w:rsidR="00312CAE" w:rsidRPr="00E244CD">
          <w:rPr>
            <w:rFonts w:ascii="Times New Roman" w:eastAsia="Times New Roman" w:hAnsi="Times New Roman" w:cs="Times New Roman"/>
            <w:sz w:val="24"/>
            <w:szCs w:val="24"/>
          </w:rPr>
          <w:t xml:space="preserve">our </w:t>
        </w:r>
      </w:ins>
      <w:r w:rsidRPr="00E244CD">
        <w:rPr>
          <w:rFonts w:ascii="Times New Roman" w:eastAsia="Times New Roman" w:hAnsi="Times New Roman" w:cs="Times New Roman"/>
          <w:sz w:val="24"/>
          <w:szCs w:val="24"/>
        </w:rPr>
        <w:t>TGI</w:t>
      </w:r>
      <w:ins w:id="1542" w:author="Editor" w:date="2020-10-29T13:29:00Z">
        <w:r w:rsidR="00312CAE" w:rsidRPr="00E244CD">
          <w:rPr>
            <w:rFonts w:ascii="Times New Roman" w:eastAsia="Times New Roman" w:hAnsi="Times New Roman" w:cs="Times New Roman"/>
            <w:sz w:val="24"/>
            <w:szCs w:val="24"/>
          </w:rPr>
          <w:t xml:space="preserve"> measure</w:t>
        </w:r>
      </w:ins>
      <w:r w:rsidRPr="00E244CD">
        <w:rPr>
          <w:rFonts w:ascii="Times New Roman" w:eastAsia="Times New Roman" w:hAnsi="Times New Roman" w:cs="Times New Roman"/>
          <w:sz w:val="24"/>
          <w:szCs w:val="24"/>
        </w:rPr>
        <w:t xml:space="preserve">, we found that the </w:t>
      </w:r>
      <w:ins w:id="1543" w:author="Editor" w:date="2020-10-29T13:31:00Z">
        <w:r w:rsidR="007A704E" w:rsidRPr="00E244CD">
          <w:rPr>
            <w:rFonts w:ascii="Times New Roman" w:eastAsia="Times New Roman" w:hAnsi="Times New Roman" w:cs="Times New Roman"/>
            <w:sz w:val="24"/>
            <w:szCs w:val="24"/>
          </w:rPr>
          <w:t xml:space="preserve">genetic structure of the </w:t>
        </w:r>
      </w:ins>
      <w:r w:rsidRPr="00E244CD">
        <w:rPr>
          <w:rFonts w:ascii="Times New Roman" w:eastAsia="Times New Roman" w:hAnsi="Times New Roman" w:cs="Times New Roman"/>
          <w:sz w:val="24"/>
          <w:szCs w:val="24"/>
        </w:rPr>
        <w:t xml:space="preserve">Elk River population of Northern tidewater goby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{"citationItems":[{"id":"ITEM-1","itemData":{"DOI":"10.1111/mec.13424","ISSN":"1365294X","abstract":"Extinction and colonization dynamics are critical to understanding the evolution and conservation of metapopulations. However, traditional field studies of extinction-colonization are potentially fraught with detection bias and have rarely been validated. Here, we provide a comparison of molecular and field-based approaches for assessment of the extinction-colonization dynamics of tidewater goby (Eucyclogobius newberryi) in northern California. Our analysis of temporal genetic variation across 14 northern California tidewater goby populations failed to recover genetic change expected with extinction-colonization cycles. Similarly, analysis of site occupancy data from field studies (94 sites) indicated that extinction and colonization are very infrequent for our study populations. Comparison of the approaches indicated field data were subject to imperfect detection, and falsely implied extinction-colonization cycles in several instances. For northern California populations of tidewater goby, we interpret the strong genetic differentiation between populations and high degree of within-site temporal stability as consistent with a model of drift in the absence of migration, at least over the past 20-30 years. Our findings show that tidewater goby exhibit different population structures across their geographic range (extinction-colonization dynamics in the south vs. drift in isolation in the north). For northern populations, natural dispersal is too infrequent to be considered a viable approach for recolonizing extirpated populations, suggesting that species recovery will likely depend on artificial translocation in this region. More broadly, this work illustrates that temporal genetic analysis can be used in combination with field data to strengthen inference of extinction-colonization dynamics or as a stand-alone tool when field data are lacking.","author":[{"dropping-particle":"","family":"Kinziger","given":"Andrew P.","non-dropping-particle":"","parse-names":false,"suffix":""},{"dropping-particle":"","family":"Hellmair","given":"Michael","non-dropping-particle":"","parse-names":false,"suffix":""},{"dropping-particle":"","family":"McCraney","given":"W. Tyler","non-dropping-particle":"","parse-names":false,"suffix":""},{"dropping-particle":"","family":"Jacobs","given":"David K.","non-dropping-particle":"","parse-names":false,"suffix":""},{"dropping-particle":"","family":"Goldsmith","given":"Greg","non-dropping-particle":"","parse-names":false,"suffix":""}],"container-title":"Molecular Ecology","id":"ITEM-1","issue":"22","issued":{"date-parts":[["2015"]]},"page":"5544-5560","title":"Temporal genetic analysis of the endangered tidewater goby: Extinction-colonization dynamics or drift in isolation?","type":"article-journal","volume":"24"},"uris":["http://www.mendeley.com/documents/?uuid=94170e91-385b-4397-a362-e735e6da69fe"]}],"mendeley":{"formattedCitation":"[61]","plainTextFormattedCitation":"[61]","previouslyFormattedCitation":"[62]"},"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[61]</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has indeed changed significantly relative to the other populations sampled in the study area (permutation p-value = 0.0005), even after using strict </w:t>
      </w:r>
      <w:ins w:id="1544" w:author="Editor" w:date="2020-10-29T18:03:00Z">
        <w:r w:rsidR="00560CDE">
          <w:rPr>
            <w:rFonts w:ascii="Times New Roman" w:eastAsia="Times New Roman" w:hAnsi="Times New Roman" w:cs="Times New Roman"/>
            <w:sz w:val="24"/>
            <w:szCs w:val="24"/>
          </w:rPr>
          <w:t xml:space="preserve">p-value </w:t>
        </w:r>
      </w:ins>
      <w:r w:rsidRPr="00E244CD">
        <w:rPr>
          <w:rFonts w:ascii="Times New Roman" w:eastAsia="Times New Roman" w:hAnsi="Times New Roman" w:cs="Times New Roman"/>
          <w:sz w:val="24"/>
          <w:szCs w:val="24"/>
        </w:rPr>
        <w:t xml:space="preserve">adjustments (Holm-Bonferroni adjusted permutation p-value = 0.004). </w:t>
      </w:r>
      <w:del w:id="1545" w:author="Editor" w:date="2020-10-29T18:08:00Z">
        <w:r w:rsidRPr="00E244CD" w:rsidDel="00560CDE">
          <w:rPr>
            <w:rFonts w:ascii="Times New Roman" w:eastAsia="Times New Roman" w:hAnsi="Times New Roman" w:cs="Times New Roman"/>
            <w:sz w:val="24"/>
            <w:szCs w:val="24"/>
          </w:rPr>
          <w:delText xml:space="preserve">The </w:delText>
        </w:r>
      </w:del>
      <w:ins w:id="1546" w:author="Editor" w:date="2020-10-29T18:08:00Z">
        <w:r w:rsidR="00560CDE">
          <w:rPr>
            <w:rFonts w:ascii="Times New Roman" w:eastAsia="Times New Roman" w:hAnsi="Times New Roman" w:cs="Times New Roman"/>
            <w:sz w:val="24"/>
            <w:szCs w:val="24"/>
          </w:rPr>
          <w:t>Our</w:t>
        </w:r>
        <w:r w:rsidR="00560CDE"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results </w:t>
      </w:r>
      <w:ins w:id="1547" w:author="Editor" w:date="2020-10-29T18:12:00Z">
        <w:r w:rsidR="00560CDE">
          <w:rPr>
            <w:rFonts w:ascii="Times New Roman" w:eastAsia="Times New Roman" w:hAnsi="Times New Roman" w:cs="Times New Roman"/>
            <w:sz w:val="24"/>
            <w:szCs w:val="24"/>
          </w:rPr>
          <w:t xml:space="preserve">thus confirm </w:t>
        </w:r>
      </w:ins>
      <w:del w:id="1548" w:author="Editor" w:date="2020-10-29T18:08:00Z">
        <w:r w:rsidRPr="00E244CD" w:rsidDel="00560CDE">
          <w:rPr>
            <w:rFonts w:ascii="Times New Roman" w:eastAsia="Times New Roman" w:hAnsi="Times New Roman" w:cs="Times New Roman"/>
            <w:sz w:val="24"/>
            <w:szCs w:val="24"/>
          </w:rPr>
          <w:delText xml:space="preserve">describe a </w:delText>
        </w:r>
      </w:del>
      <w:ins w:id="1549" w:author="Editor" w:date="2020-10-29T18:08:00Z">
        <w:r w:rsidR="00560CDE">
          <w:rPr>
            <w:rFonts w:ascii="Times New Roman" w:eastAsia="Times New Roman" w:hAnsi="Times New Roman" w:cs="Times New Roman"/>
            <w:sz w:val="24"/>
            <w:szCs w:val="24"/>
          </w:rPr>
          <w:t>the</w:t>
        </w:r>
        <w:r w:rsidR="00560CDE" w:rsidRPr="00E244CD">
          <w:rPr>
            <w:rFonts w:ascii="Times New Roman" w:eastAsia="Times New Roman" w:hAnsi="Times New Roman" w:cs="Times New Roman"/>
            <w:sz w:val="24"/>
            <w:szCs w:val="24"/>
          </w:rPr>
          <w:t xml:space="preserve"> </w:t>
        </w:r>
      </w:ins>
      <w:ins w:id="1550" w:author="Editor" w:date="2020-10-29T18:12:00Z">
        <w:r w:rsidR="00560CDE">
          <w:rPr>
            <w:rFonts w:ascii="Times New Roman" w:eastAsia="Times New Roman" w:hAnsi="Times New Roman" w:cs="Times New Roman"/>
            <w:sz w:val="24"/>
            <w:szCs w:val="24"/>
          </w:rPr>
          <w:t xml:space="preserve">purely descriptive </w:t>
        </w:r>
      </w:ins>
      <w:ins w:id="1551" w:author="Editor" w:date="2020-10-29T18:10:00Z">
        <w:r w:rsidR="00560CDE">
          <w:rPr>
            <w:rFonts w:ascii="Times New Roman" w:eastAsia="Times New Roman" w:hAnsi="Times New Roman" w:cs="Times New Roman"/>
            <w:sz w:val="24"/>
            <w:szCs w:val="24"/>
          </w:rPr>
          <w:t>results</w:t>
        </w:r>
      </w:ins>
      <w:ins w:id="1552" w:author="Editor" w:date="2020-10-29T18:09:00Z">
        <w:r w:rsidR="00560CDE">
          <w:rPr>
            <w:rFonts w:ascii="Times New Roman" w:eastAsia="Times New Roman" w:hAnsi="Times New Roman" w:cs="Times New Roman"/>
            <w:sz w:val="24"/>
            <w:szCs w:val="24"/>
          </w:rPr>
          <w:t xml:space="preserve"> of </w:t>
        </w:r>
      </w:ins>
      <w:ins w:id="1553" w:author="Editor" w:date="2020-10-29T18:10:00Z">
        <w:r w:rsidR="00560CDE">
          <w:rPr>
            <w:rFonts w:ascii="Times New Roman" w:eastAsia="Times New Roman" w:hAnsi="Times New Roman" w:cs="Times New Roman"/>
            <w:sz w:val="24"/>
            <w:szCs w:val="24"/>
          </w:rPr>
          <w:t>the</w:t>
        </w:r>
      </w:ins>
      <w:ins w:id="1554" w:author="Editor" w:date="2020-10-29T18:09:00Z">
        <w:r w:rsidR="00560CDE">
          <w:rPr>
            <w:rFonts w:ascii="Times New Roman" w:eastAsia="Times New Roman" w:hAnsi="Times New Roman" w:cs="Times New Roman"/>
            <w:sz w:val="24"/>
            <w:szCs w:val="24"/>
          </w:rPr>
          <w:t xml:space="preserve"> previous study, that there was a </w:t>
        </w:r>
      </w:ins>
      <w:r w:rsidRPr="00E244CD">
        <w:rPr>
          <w:rFonts w:ascii="Times New Roman" w:eastAsia="Times New Roman" w:hAnsi="Times New Roman" w:cs="Times New Roman"/>
          <w:sz w:val="24"/>
          <w:szCs w:val="24"/>
        </w:rPr>
        <w:t xml:space="preserve">loss of genetic diversity in </w:t>
      </w:r>
      <w:del w:id="1555" w:author="Editor" w:date="2020-10-29T18:09:00Z">
        <w:r w:rsidRPr="00E244CD" w:rsidDel="00560CDE">
          <w:rPr>
            <w:rFonts w:ascii="Times New Roman" w:eastAsia="Times New Roman" w:hAnsi="Times New Roman" w:cs="Times New Roman"/>
            <w:sz w:val="24"/>
            <w:szCs w:val="24"/>
          </w:rPr>
          <w:delText xml:space="preserve">that </w:delText>
        </w:r>
      </w:del>
      <w:ins w:id="1556" w:author="Editor" w:date="2020-10-29T18:09:00Z">
        <w:r w:rsidR="00560CDE" w:rsidRPr="00E244CD">
          <w:rPr>
            <w:rFonts w:ascii="Times New Roman" w:eastAsia="Times New Roman" w:hAnsi="Times New Roman" w:cs="Times New Roman"/>
            <w:sz w:val="24"/>
            <w:szCs w:val="24"/>
          </w:rPr>
          <w:t>th</w:t>
        </w:r>
        <w:r w:rsidR="00560CDE">
          <w:rPr>
            <w:rFonts w:ascii="Times New Roman" w:eastAsia="Times New Roman" w:hAnsi="Times New Roman" w:cs="Times New Roman"/>
            <w:sz w:val="24"/>
            <w:szCs w:val="24"/>
          </w:rPr>
          <w:t>e Elk River</w:t>
        </w:r>
        <w:r w:rsidR="00560CDE"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population</w:t>
      </w:r>
      <w:del w:id="1557" w:author="Editor" w:date="2020-10-29T18:13:00Z">
        <w:r w:rsidRPr="00E244CD" w:rsidDel="00560CDE">
          <w:rPr>
            <w:rFonts w:ascii="Times New Roman" w:eastAsia="Times New Roman" w:hAnsi="Times New Roman" w:cs="Times New Roman"/>
            <w:sz w:val="24"/>
            <w:szCs w:val="24"/>
          </w:rPr>
          <w:delText xml:space="preserve"> between 2006 and 2011</w:delText>
        </w:r>
      </w:del>
      <w:r w:rsidRPr="00E244CD">
        <w:rPr>
          <w:rFonts w:ascii="Times New Roman" w:eastAsia="Times New Roman" w:hAnsi="Times New Roman" w:cs="Times New Roman"/>
          <w:sz w:val="24"/>
          <w:szCs w:val="24"/>
        </w:rPr>
        <w:t xml:space="preserve">, </w:t>
      </w:r>
      <w:del w:id="1558" w:author="Editor" w:date="2020-10-29T18:12:00Z">
        <w:r w:rsidRPr="00E244CD" w:rsidDel="00560CDE">
          <w:rPr>
            <w:rFonts w:ascii="Times New Roman" w:eastAsia="Times New Roman" w:hAnsi="Times New Roman" w:cs="Times New Roman"/>
            <w:sz w:val="24"/>
            <w:szCs w:val="24"/>
          </w:rPr>
          <w:delText>support</w:delText>
        </w:r>
      </w:del>
      <w:del w:id="1559" w:author="Editor" w:date="2020-10-29T18:09:00Z">
        <w:r w:rsidRPr="00E244CD" w:rsidDel="00560CDE">
          <w:rPr>
            <w:rFonts w:ascii="Times New Roman" w:eastAsia="Times New Roman" w:hAnsi="Times New Roman" w:cs="Times New Roman"/>
            <w:sz w:val="24"/>
            <w:szCs w:val="24"/>
          </w:rPr>
          <w:delText>ing</w:delText>
        </w:r>
      </w:del>
      <w:del w:id="1560" w:author="Editor" w:date="2020-10-29T18:10:00Z">
        <w:r w:rsidRPr="00E244CD" w:rsidDel="00560CDE">
          <w:rPr>
            <w:rFonts w:ascii="Times New Roman" w:eastAsia="Times New Roman" w:hAnsi="Times New Roman" w:cs="Times New Roman"/>
            <w:sz w:val="24"/>
            <w:szCs w:val="24"/>
          </w:rPr>
          <w:delText xml:space="preserve"> </w:delText>
        </w:r>
      </w:del>
      <w:del w:id="1561" w:author="Editor" w:date="2020-10-29T18:08:00Z">
        <w:r w:rsidRPr="00E244CD" w:rsidDel="00560CDE">
          <w:rPr>
            <w:rFonts w:ascii="Times New Roman" w:eastAsia="Times New Roman" w:hAnsi="Times New Roman" w:cs="Times New Roman"/>
            <w:sz w:val="24"/>
            <w:szCs w:val="24"/>
          </w:rPr>
          <w:delText>the suggestion made in a previous study, through a proper testing framework.</w:delText>
        </w:r>
      </w:del>
      <w:ins w:id="1562" w:author="Editor" w:date="2020-10-29T18:09:00Z">
        <w:r w:rsidR="00560CDE">
          <w:rPr>
            <w:rFonts w:ascii="Times New Roman" w:eastAsia="Times New Roman" w:hAnsi="Times New Roman" w:cs="Times New Roman"/>
            <w:sz w:val="24"/>
            <w:szCs w:val="24"/>
          </w:rPr>
          <w:t>with a robust statistical framework.</w:t>
        </w:r>
      </w:ins>
    </w:p>
    <w:p w14:paraId="7F744BFA" w14:textId="77777777" w:rsidR="00760250" w:rsidRPr="00E244CD" w:rsidRDefault="00760250">
      <w:pPr>
        <w:spacing w:after="0" w:line="480" w:lineRule="auto"/>
        <w:rPr>
          <w:rFonts w:ascii="Times New Roman" w:eastAsia="Times New Roman" w:hAnsi="Times New Roman" w:cs="Times New Roman"/>
          <w:sz w:val="24"/>
          <w:szCs w:val="24"/>
        </w:rPr>
        <w:pPrChange w:id="1563" w:author="Editor" w:date="2020-10-30T08:54:00Z">
          <w:pPr>
            <w:spacing w:before="240" w:after="240" w:line="480" w:lineRule="auto"/>
          </w:pPr>
        </w:pPrChange>
      </w:pPr>
    </w:p>
    <w:p w14:paraId="2B93B74C" w14:textId="77777777" w:rsidR="00760250" w:rsidRPr="00E244CD" w:rsidRDefault="00760250">
      <w:pPr>
        <w:pStyle w:val="Heading1"/>
        <w:pPrChange w:id="1564" w:author="Editor" w:date="2020-10-30T08:54:00Z">
          <w:pPr>
            <w:spacing w:before="240" w:after="240" w:line="480" w:lineRule="auto"/>
          </w:pPr>
        </w:pPrChange>
      </w:pPr>
      <w:r w:rsidRPr="00E244CD">
        <w:t>DISCUSSION</w:t>
      </w:r>
    </w:p>
    <w:p w14:paraId="5CEBB3A7" w14:textId="6054E74C" w:rsidR="00760250" w:rsidRPr="00E244CD" w:rsidDel="001C7C1F" w:rsidRDefault="00760250">
      <w:pPr>
        <w:pStyle w:val="Heading2"/>
        <w:rPr>
          <w:del w:id="1565" w:author="Editor" w:date="2020-10-29T10:43:00Z"/>
        </w:rPr>
        <w:pPrChange w:id="1566" w:author="Editor" w:date="2020-10-30T08:54:00Z">
          <w:pPr>
            <w:spacing w:before="240" w:after="240" w:line="480" w:lineRule="auto"/>
          </w:pPr>
        </w:pPrChange>
      </w:pPr>
    </w:p>
    <w:p w14:paraId="5957EDBA" w14:textId="22F3ED08" w:rsidR="00760250" w:rsidRPr="00E244CD" w:rsidRDefault="004B50FE">
      <w:pPr>
        <w:pStyle w:val="Heading2"/>
        <w:pPrChange w:id="1567" w:author="Editor" w:date="2020-10-30T08:54:00Z">
          <w:pPr>
            <w:spacing w:before="240" w:after="240" w:line="480" w:lineRule="auto"/>
          </w:pPr>
        </w:pPrChange>
      </w:pPr>
      <w:r w:rsidRPr="00E244CD">
        <w:rPr>
          <w:lang w:val="en-US"/>
        </w:rPr>
        <w:t>A</w:t>
      </w:r>
      <w:r w:rsidR="00760250" w:rsidRPr="00E244CD">
        <w:rPr>
          <w:lang w:val="en-US"/>
        </w:rPr>
        <w:t xml:space="preserve"> new and useful framework</w:t>
      </w:r>
    </w:p>
    <w:p w14:paraId="1D47CD2B" w14:textId="204FCCB9" w:rsidR="00760250" w:rsidRPr="00E244CD" w:rsidRDefault="00760250">
      <w:pPr>
        <w:spacing w:after="0" w:line="480" w:lineRule="auto"/>
        <w:ind w:firstLine="720"/>
        <w:rPr>
          <w:rFonts w:ascii="Times New Roman" w:eastAsia="Times New Roman" w:hAnsi="Times New Roman" w:cs="Times New Roman"/>
          <w:sz w:val="24"/>
          <w:szCs w:val="24"/>
        </w:rPr>
        <w:pPrChange w:id="1568"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TGI fills a gap: it provides a </w:t>
      </w:r>
      <w:del w:id="1569" w:author="Editor" w:date="2020-10-29T13:32:00Z">
        <w:r w:rsidRPr="00E244CD" w:rsidDel="007A704E">
          <w:rPr>
            <w:rFonts w:ascii="Times New Roman" w:eastAsia="Times New Roman" w:hAnsi="Times New Roman" w:cs="Times New Roman"/>
            <w:sz w:val="24"/>
            <w:szCs w:val="24"/>
          </w:rPr>
          <w:delText>way to</w:delText>
        </w:r>
      </w:del>
      <w:ins w:id="1570" w:author="Editor" w:date="2020-10-29T13:32:00Z">
        <w:r w:rsidR="007A704E" w:rsidRPr="00E244CD">
          <w:rPr>
            <w:rFonts w:ascii="Times New Roman" w:eastAsia="Times New Roman" w:hAnsi="Times New Roman" w:cs="Times New Roman"/>
            <w:sz w:val="24"/>
            <w:szCs w:val="24"/>
          </w:rPr>
          <w:t>framework for</w:t>
        </w:r>
      </w:ins>
      <w:r w:rsidRPr="00E244CD">
        <w:rPr>
          <w:rFonts w:ascii="Times New Roman" w:eastAsia="Times New Roman" w:hAnsi="Times New Roman" w:cs="Times New Roman"/>
          <w:sz w:val="24"/>
          <w:szCs w:val="24"/>
        </w:rPr>
        <w:t xml:space="preserve"> </w:t>
      </w:r>
      <w:del w:id="1571" w:author="Editor" w:date="2020-10-29T13:32:00Z">
        <w:r w:rsidRPr="00E244CD" w:rsidDel="007A704E">
          <w:rPr>
            <w:rFonts w:ascii="Times New Roman" w:eastAsia="Times New Roman" w:hAnsi="Times New Roman" w:cs="Times New Roman"/>
            <w:sz w:val="24"/>
            <w:szCs w:val="24"/>
          </w:rPr>
          <w:delText xml:space="preserve">compare </w:delText>
        </w:r>
      </w:del>
      <w:ins w:id="1572" w:author="Editor" w:date="2020-10-29T13:32:00Z">
        <w:r w:rsidR="007A704E" w:rsidRPr="00E244CD">
          <w:rPr>
            <w:rFonts w:ascii="Times New Roman" w:eastAsia="Times New Roman" w:hAnsi="Times New Roman" w:cs="Times New Roman"/>
            <w:sz w:val="24"/>
            <w:szCs w:val="24"/>
          </w:rPr>
          <w:t xml:space="preserve">comparing </w:t>
        </w:r>
      </w:ins>
      <w:r w:rsidRPr="00E244CD">
        <w:rPr>
          <w:rFonts w:ascii="Times New Roman" w:eastAsia="Times New Roman" w:hAnsi="Times New Roman" w:cs="Times New Roman"/>
          <w:sz w:val="24"/>
          <w:szCs w:val="24"/>
        </w:rPr>
        <w:t>temporally-repeated samples and test</w:t>
      </w:r>
      <w:ins w:id="1573" w:author="Editor" w:date="2020-10-29T13:32:00Z">
        <w:r w:rsidR="007A704E" w:rsidRPr="00E244CD">
          <w:rPr>
            <w:rFonts w:ascii="Times New Roman" w:eastAsia="Times New Roman" w:hAnsi="Times New Roman" w:cs="Times New Roman"/>
            <w:sz w:val="24"/>
            <w:szCs w:val="24"/>
          </w:rPr>
          <w:t>ing</w:t>
        </w:r>
      </w:ins>
      <w:r w:rsidRPr="00E244CD">
        <w:rPr>
          <w:rFonts w:ascii="Times New Roman" w:eastAsia="Times New Roman" w:hAnsi="Times New Roman" w:cs="Times New Roman"/>
          <w:sz w:val="24"/>
          <w:szCs w:val="24"/>
        </w:rPr>
        <w:t xml:space="preserve"> whether a</w:t>
      </w:r>
      <w:ins w:id="1574" w:author="Editor" w:date="2020-10-29T13:33:00Z">
        <w:r w:rsidR="007A704E" w:rsidRPr="00E244CD">
          <w:rPr>
            <w:rFonts w:ascii="Times New Roman" w:eastAsia="Times New Roman" w:hAnsi="Times New Roman" w:cs="Times New Roman"/>
            <w:sz w:val="24"/>
            <w:szCs w:val="24"/>
          </w:rPr>
          <w:t>n observed</w:t>
        </w:r>
      </w:ins>
      <w:r w:rsidRPr="00E244CD">
        <w:rPr>
          <w:rFonts w:ascii="Times New Roman" w:eastAsia="Times New Roman" w:hAnsi="Times New Roman" w:cs="Times New Roman"/>
          <w:sz w:val="24"/>
          <w:szCs w:val="24"/>
        </w:rPr>
        <w:t xml:space="preserve"> change in genetic diversity </w:t>
      </w:r>
      <w:del w:id="1575" w:author="Editor" w:date="2020-10-29T13:33:00Z">
        <w:r w:rsidRPr="00E244CD" w:rsidDel="007A704E">
          <w:rPr>
            <w:rFonts w:ascii="Times New Roman" w:eastAsia="Times New Roman" w:hAnsi="Times New Roman" w:cs="Times New Roman"/>
            <w:sz w:val="24"/>
            <w:szCs w:val="24"/>
          </w:rPr>
          <w:delText xml:space="preserve">that </w:delText>
        </w:r>
      </w:del>
      <w:r w:rsidRPr="00E244CD">
        <w:rPr>
          <w:rFonts w:ascii="Times New Roman" w:eastAsia="Times New Roman" w:hAnsi="Times New Roman" w:cs="Times New Roman"/>
          <w:sz w:val="24"/>
          <w:szCs w:val="24"/>
        </w:rPr>
        <w:t xml:space="preserve">is </w:t>
      </w:r>
      <w:ins w:id="1576" w:author="Editor" w:date="2020-10-29T13:33:00Z">
        <w:r w:rsidR="007A704E" w:rsidRPr="00E244CD">
          <w:rPr>
            <w:rFonts w:ascii="Times New Roman" w:eastAsia="Times New Roman" w:hAnsi="Times New Roman" w:cs="Times New Roman"/>
            <w:sz w:val="24"/>
            <w:szCs w:val="24"/>
          </w:rPr>
          <w:t xml:space="preserve">significant </w:t>
        </w:r>
      </w:ins>
      <w:del w:id="1577" w:author="Editor" w:date="2020-10-29T13:33:00Z">
        <w:r w:rsidRPr="00E244CD" w:rsidDel="007A704E">
          <w:rPr>
            <w:rFonts w:ascii="Times New Roman" w:eastAsia="Times New Roman" w:hAnsi="Times New Roman" w:cs="Times New Roman"/>
            <w:sz w:val="24"/>
            <w:szCs w:val="24"/>
          </w:rPr>
          <w:delText xml:space="preserve">unusual </w:delText>
        </w:r>
      </w:del>
      <w:r w:rsidRPr="00E244CD">
        <w:rPr>
          <w:rFonts w:ascii="Times New Roman" w:eastAsia="Times New Roman" w:hAnsi="Times New Roman" w:cs="Times New Roman"/>
          <w:sz w:val="24"/>
          <w:szCs w:val="24"/>
        </w:rPr>
        <w:t xml:space="preserve">relative to the ubiquitous </w:t>
      </w:r>
      <w:ins w:id="1578" w:author="Editor" w:date="2020-10-29T13:33:00Z">
        <w:r w:rsidR="007A704E" w:rsidRPr="00E244CD">
          <w:rPr>
            <w:rFonts w:ascii="Times New Roman" w:eastAsia="Times New Roman" w:hAnsi="Times New Roman" w:cs="Times New Roman"/>
            <w:sz w:val="24"/>
            <w:szCs w:val="24"/>
          </w:rPr>
          <w:t xml:space="preserve">and </w:t>
        </w:r>
      </w:ins>
      <w:r w:rsidRPr="00E244CD">
        <w:rPr>
          <w:rFonts w:ascii="Times New Roman" w:eastAsia="Times New Roman" w:hAnsi="Times New Roman" w:cs="Times New Roman"/>
          <w:sz w:val="24"/>
          <w:szCs w:val="24"/>
        </w:rPr>
        <w:t>landscape-wide change</w:t>
      </w:r>
      <w:ins w:id="1579" w:author="Editor" w:date="2020-10-29T13:33:00Z">
        <w:r w:rsidR="007A704E" w:rsidRPr="00E244CD">
          <w:rPr>
            <w:rFonts w:ascii="Times New Roman" w:eastAsia="Times New Roman" w:hAnsi="Times New Roman" w:cs="Times New Roman"/>
            <w:sz w:val="24"/>
            <w:szCs w:val="24"/>
          </w:rPr>
          <w:t>s</w:t>
        </w:r>
      </w:ins>
      <w:r w:rsidRPr="00E244CD">
        <w:rPr>
          <w:rFonts w:ascii="Times New Roman" w:eastAsia="Times New Roman" w:hAnsi="Times New Roman" w:cs="Times New Roman"/>
          <w:sz w:val="24"/>
          <w:szCs w:val="24"/>
        </w:rPr>
        <w:t xml:space="preserve"> associated with genetic drift</w:t>
      </w:r>
      <w:del w:id="1580" w:author="Editor" w:date="2020-10-29T13:34:00Z">
        <w:r w:rsidRPr="00E244CD" w:rsidDel="007A704E">
          <w:rPr>
            <w:rFonts w:ascii="Times New Roman" w:eastAsia="Times New Roman" w:hAnsi="Times New Roman" w:cs="Times New Roman"/>
            <w:sz w:val="24"/>
            <w:szCs w:val="24"/>
          </w:rPr>
          <w:delText>, has occurred,</w:delText>
        </w:r>
      </w:del>
      <w:ins w:id="1581" w:author="Editor" w:date="2020-10-29T13:34:00Z">
        <w:r w:rsidR="007A704E" w:rsidRPr="00E244CD">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w:t>
      </w:r>
      <w:ins w:id="1582" w:author="Editor" w:date="2020-10-29T13:34:00Z">
        <w:r w:rsidR="007A704E" w:rsidRPr="00E244CD">
          <w:rPr>
            <w:rFonts w:ascii="Times New Roman" w:eastAsia="Times New Roman" w:hAnsi="Times New Roman" w:cs="Times New Roman"/>
            <w:sz w:val="24"/>
            <w:szCs w:val="24"/>
          </w:rPr>
          <w:t xml:space="preserve">This approach is robust </w:t>
        </w:r>
      </w:ins>
      <w:r w:rsidRPr="00E244CD">
        <w:rPr>
          <w:rFonts w:ascii="Times New Roman" w:eastAsia="Times New Roman" w:hAnsi="Times New Roman" w:cs="Times New Roman"/>
          <w:sz w:val="24"/>
          <w:szCs w:val="24"/>
        </w:rPr>
        <w:t xml:space="preserve">even when the number of </w:t>
      </w:r>
      <w:ins w:id="1583" w:author="Editor" w:date="2020-10-29T13:34:00Z">
        <w:r w:rsidR="007A704E" w:rsidRPr="00E244CD">
          <w:rPr>
            <w:rFonts w:ascii="Times New Roman" w:eastAsia="Times New Roman" w:hAnsi="Times New Roman" w:cs="Times New Roman"/>
            <w:sz w:val="24"/>
            <w:szCs w:val="24"/>
          </w:rPr>
          <w:t xml:space="preserve">available </w:t>
        </w:r>
      </w:ins>
      <w:r w:rsidRPr="00E244CD">
        <w:rPr>
          <w:rFonts w:ascii="Times New Roman" w:eastAsia="Times New Roman" w:hAnsi="Times New Roman" w:cs="Times New Roman"/>
          <w:sz w:val="24"/>
          <w:szCs w:val="24"/>
        </w:rPr>
        <w:t xml:space="preserve">markers </w:t>
      </w:r>
      <w:del w:id="1584" w:author="Editor" w:date="2020-10-29T13:34:00Z">
        <w:r w:rsidRPr="00E244CD" w:rsidDel="007A704E">
          <w:rPr>
            <w:rFonts w:ascii="Times New Roman" w:eastAsia="Times New Roman" w:hAnsi="Times New Roman" w:cs="Times New Roman"/>
            <w:sz w:val="24"/>
            <w:szCs w:val="24"/>
          </w:rPr>
          <w:delText xml:space="preserve">available </w:delText>
        </w:r>
      </w:del>
      <w:r w:rsidRPr="00E244CD">
        <w:rPr>
          <w:rFonts w:ascii="Times New Roman" w:eastAsia="Times New Roman" w:hAnsi="Times New Roman" w:cs="Times New Roman"/>
          <w:sz w:val="24"/>
          <w:szCs w:val="24"/>
        </w:rPr>
        <w:t xml:space="preserve">is limited. </w:t>
      </w:r>
      <w:ins w:id="1585" w:author="Editor" w:date="2020-10-29T13:52:00Z">
        <w:r w:rsidR="00960101" w:rsidRPr="00E244CD">
          <w:rPr>
            <w:rFonts w:ascii="Times New Roman" w:eastAsia="Times New Roman" w:hAnsi="Times New Roman" w:cs="Times New Roman"/>
            <w:sz w:val="24"/>
            <w:szCs w:val="24"/>
          </w:rPr>
          <w:t xml:space="preserve">Our results suggest that we </w:t>
        </w:r>
      </w:ins>
      <w:del w:id="1586" w:author="Editor" w:date="2020-10-29T13:52:00Z">
        <w:r w:rsidRPr="00E244CD" w:rsidDel="00960101">
          <w:rPr>
            <w:rFonts w:ascii="Times New Roman" w:eastAsia="Times New Roman" w:hAnsi="Times New Roman" w:cs="Times New Roman"/>
            <w:sz w:val="24"/>
            <w:szCs w:val="24"/>
          </w:rPr>
          <w:delText xml:space="preserve">We </w:delText>
        </w:r>
      </w:del>
      <w:r w:rsidRPr="00E244CD">
        <w:rPr>
          <w:rFonts w:ascii="Times New Roman" w:eastAsia="Times New Roman" w:hAnsi="Times New Roman" w:cs="Times New Roman"/>
          <w:sz w:val="24"/>
          <w:szCs w:val="24"/>
        </w:rPr>
        <w:t>succe</w:t>
      </w:r>
      <w:del w:id="1587" w:author="Editor" w:date="2020-10-29T13:52:00Z">
        <w:r w:rsidRPr="00E244CD" w:rsidDel="00960101">
          <w:rPr>
            <w:rFonts w:ascii="Times New Roman" w:eastAsia="Times New Roman" w:hAnsi="Times New Roman" w:cs="Times New Roman"/>
            <w:sz w:val="24"/>
            <w:szCs w:val="24"/>
          </w:rPr>
          <w:delText>eded</w:delText>
        </w:r>
      </w:del>
      <w:ins w:id="1588" w:author="Editor" w:date="2020-10-29T13:52:00Z">
        <w:r w:rsidR="00960101" w:rsidRPr="00E244CD">
          <w:rPr>
            <w:rFonts w:ascii="Times New Roman" w:eastAsia="Times New Roman" w:hAnsi="Times New Roman" w:cs="Times New Roman"/>
            <w:sz w:val="24"/>
            <w:szCs w:val="24"/>
          </w:rPr>
          <w:t xml:space="preserve">ssfully </w:t>
        </w:r>
      </w:ins>
      <w:del w:id="1589" w:author="Editor" w:date="2020-10-29T13:52:00Z">
        <w:r w:rsidRPr="00E244CD" w:rsidDel="00960101">
          <w:rPr>
            <w:rFonts w:ascii="Times New Roman" w:eastAsia="Times New Roman" w:hAnsi="Times New Roman" w:cs="Times New Roman"/>
            <w:sz w:val="24"/>
            <w:szCs w:val="24"/>
          </w:rPr>
          <w:delText xml:space="preserve"> in our general goal of </w:delText>
        </w:r>
      </w:del>
      <w:r w:rsidRPr="00E244CD">
        <w:rPr>
          <w:rFonts w:ascii="Times New Roman" w:eastAsia="Times New Roman" w:hAnsi="Times New Roman" w:cs="Times New Roman"/>
          <w:sz w:val="24"/>
          <w:szCs w:val="24"/>
        </w:rPr>
        <w:t>adapt</w:t>
      </w:r>
      <w:del w:id="1590" w:author="Editor" w:date="2020-10-29T13:52:00Z">
        <w:r w:rsidRPr="00E244CD" w:rsidDel="00960101">
          <w:rPr>
            <w:rFonts w:ascii="Times New Roman" w:eastAsia="Times New Roman" w:hAnsi="Times New Roman" w:cs="Times New Roman"/>
            <w:sz w:val="24"/>
            <w:szCs w:val="24"/>
          </w:rPr>
          <w:delText>ing</w:delText>
        </w:r>
      </w:del>
      <w:ins w:id="1591" w:author="Editor" w:date="2020-10-29T13:52:00Z">
        <w:r w:rsidR="00960101" w:rsidRPr="00E244CD">
          <w:rPr>
            <w:rFonts w:ascii="Times New Roman" w:eastAsia="Times New Roman" w:hAnsi="Times New Roman" w:cs="Times New Roman"/>
            <w:sz w:val="24"/>
            <w:szCs w:val="24"/>
          </w:rPr>
          <w:t>ed</w:t>
        </w:r>
      </w:ins>
      <w:r w:rsidRPr="00E244CD">
        <w:rPr>
          <w:rFonts w:ascii="Times New Roman" w:eastAsia="Times New Roman" w:hAnsi="Times New Roman" w:cs="Times New Roman"/>
          <w:sz w:val="24"/>
          <w:szCs w:val="24"/>
        </w:rPr>
        <w:t xml:space="preserve"> TBI to </w:t>
      </w:r>
      <w:del w:id="1592" w:author="Editor" w:date="2020-10-29T13:53:00Z">
        <w:r w:rsidRPr="00E244CD" w:rsidDel="00960101">
          <w:rPr>
            <w:rFonts w:ascii="Times New Roman" w:eastAsia="Times New Roman" w:hAnsi="Times New Roman" w:cs="Times New Roman"/>
            <w:sz w:val="24"/>
            <w:szCs w:val="24"/>
          </w:rPr>
          <w:delText>TGI</w:delText>
        </w:r>
      </w:del>
      <w:ins w:id="1593" w:author="Editor" w:date="2020-10-29T13:53:00Z">
        <w:r w:rsidR="00960101" w:rsidRPr="00E244CD">
          <w:rPr>
            <w:rFonts w:ascii="Times New Roman" w:eastAsia="Times New Roman" w:hAnsi="Times New Roman" w:cs="Times New Roman"/>
            <w:sz w:val="24"/>
            <w:szCs w:val="24"/>
          </w:rPr>
          <w:t>genetic data</w:t>
        </w:r>
      </w:ins>
      <w:r w:rsidRPr="00E244CD">
        <w:rPr>
          <w:rFonts w:ascii="Times New Roman" w:eastAsia="Times New Roman" w:hAnsi="Times New Roman" w:cs="Times New Roman"/>
          <w:sz w:val="24"/>
          <w:szCs w:val="24"/>
        </w:rPr>
        <w:t xml:space="preserve">, which required </w:t>
      </w:r>
      <w:del w:id="1594" w:author="Editor" w:date="2020-10-29T13:53:00Z">
        <w:r w:rsidRPr="00E244CD" w:rsidDel="00960101">
          <w:rPr>
            <w:rFonts w:ascii="Times New Roman" w:eastAsia="Times New Roman" w:hAnsi="Times New Roman" w:cs="Times New Roman"/>
            <w:sz w:val="24"/>
            <w:szCs w:val="24"/>
          </w:rPr>
          <w:delText xml:space="preserve">a general </w:delText>
        </w:r>
      </w:del>
      <w:r w:rsidRPr="00E244CD">
        <w:rPr>
          <w:rFonts w:ascii="Times New Roman" w:eastAsia="Times New Roman" w:hAnsi="Times New Roman" w:cs="Times New Roman"/>
          <w:sz w:val="24"/>
          <w:szCs w:val="24"/>
        </w:rPr>
        <w:t>translati</w:t>
      </w:r>
      <w:del w:id="1595" w:author="Editor" w:date="2020-10-29T13:53:00Z">
        <w:r w:rsidRPr="00E244CD" w:rsidDel="00960101">
          <w:rPr>
            <w:rFonts w:ascii="Times New Roman" w:eastAsia="Times New Roman" w:hAnsi="Times New Roman" w:cs="Times New Roman"/>
            <w:sz w:val="24"/>
            <w:szCs w:val="24"/>
          </w:rPr>
          <w:delText>on</w:delText>
        </w:r>
      </w:del>
      <w:ins w:id="1596" w:author="Editor" w:date="2020-10-29T13:53:00Z">
        <w:r w:rsidR="00960101" w:rsidRPr="00E244CD">
          <w:rPr>
            <w:rFonts w:ascii="Times New Roman" w:eastAsia="Times New Roman" w:hAnsi="Times New Roman" w:cs="Times New Roman"/>
            <w:sz w:val="24"/>
            <w:szCs w:val="24"/>
          </w:rPr>
          <w:t>ng</w:t>
        </w:r>
      </w:ins>
      <w:r w:rsidRPr="00E244CD">
        <w:rPr>
          <w:rFonts w:ascii="Times New Roman" w:eastAsia="Times New Roman" w:hAnsi="Times New Roman" w:cs="Times New Roman"/>
          <w:sz w:val="24"/>
          <w:szCs w:val="24"/>
        </w:rPr>
        <w:t xml:space="preserve"> </w:t>
      </w:r>
      <w:del w:id="1597" w:author="Editor" w:date="2020-10-29T13:53:00Z">
        <w:r w:rsidRPr="00E244CD" w:rsidDel="00960101">
          <w:rPr>
            <w:rFonts w:ascii="Times New Roman" w:eastAsia="Times New Roman" w:hAnsi="Times New Roman" w:cs="Times New Roman"/>
            <w:sz w:val="24"/>
            <w:szCs w:val="24"/>
          </w:rPr>
          <w:delText xml:space="preserve">of </w:delText>
        </w:r>
      </w:del>
      <w:r w:rsidRPr="00E244CD">
        <w:rPr>
          <w:rFonts w:ascii="Times New Roman" w:eastAsia="Times New Roman" w:hAnsi="Times New Roman" w:cs="Times New Roman"/>
          <w:sz w:val="24"/>
          <w:szCs w:val="24"/>
        </w:rPr>
        <w:t>a species-by-site approach to a genotype-by-site approach</w:t>
      </w:r>
      <w:del w:id="1598" w:author="Editor" w:date="2020-10-29T13:53:00Z">
        <w:r w:rsidRPr="00E244CD" w:rsidDel="00960101">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w:t>
      </w:r>
      <w:del w:id="1599" w:author="Editor" w:date="2020-10-29T13:53:00Z">
        <w:r w:rsidRPr="00E244CD" w:rsidDel="00960101">
          <w:rPr>
            <w:rFonts w:ascii="Times New Roman" w:eastAsia="Times New Roman" w:hAnsi="Times New Roman" w:cs="Times New Roman"/>
            <w:sz w:val="24"/>
            <w:szCs w:val="24"/>
          </w:rPr>
          <w:delText xml:space="preserve">which also notably required </w:delText>
        </w:r>
      </w:del>
      <w:r w:rsidRPr="00E244CD">
        <w:rPr>
          <w:rFonts w:ascii="Times New Roman" w:eastAsia="Times New Roman" w:hAnsi="Times New Roman" w:cs="Times New Roman"/>
          <w:sz w:val="24"/>
          <w:szCs w:val="24"/>
        </w:rPr>
        <w:t xml:space="preserve">changing the permutation algorithm to accommodate the specific structure of various genetic data </w:t>
      </w:r>
      <w:r w:rsidRPr="00A3681C">
        <w:rPr>
          <w:rFonts w:ascii="Times New Roman" w:eastAsia="Times New Roman" w:hAnsi="Times New Roman" w:cs="Times New Roman"/>
          <w:sz w:val="24"/>
          <w:szCs w:val="24"/>
        </w:rPr>
        <w:t xml:space="preserve">formats. </w:t>
      </w:r>
      <w:moveToRangeStart w:id="1600" w:author="Editor" w:date="2020-10-29T13:55:00Z" w:name="move54872166"/>
      <w:moveTo w:id="1601" w:author="Editor" w:date="2020-10-29T13:55:00Z">
        <w:del w:id="1602" w:author="Editor" w:date="2020-10-29T13:56:00Z">
          <w:r w:rsidR="00960101" w:rsidRPr="00A3681C" w:rsidDel="00960101">
            <w:rPr>
              <w:rFonts w:ascii="Times New Roman" w:eastAsia="Times New Roman" w:hAnsi="Times New Roman" w:cs="Times New Roman"/>
              <w:sz w:val="24"/>
              <w:szCs w:val="24"/>
            </w:rPr>
            <w:delText>Beyond the description of</w:delText>
          </w:r>
        </w:del>
      </w:moveTo>
      <w:ins w:id="1603" w:author="Editor" w:date="2020-10-29T13:56:00Z">
        <w:r w:rsidR="00960101" w:rsidRPr="00A3681C">
          <w:rPr>
            <w:rFonts w:ascii="Times New Roman" w:eastAsia="Times New Roman" w:hAnsi="Times New Roman" w:cs="Times New Roman"/>
            <w:sz w:val="24"/>
            <w:szCs w:val="24"/>
          </w:rPr>
          <w:t>In addition to describing</w:t>
        </w:r>
      </w:ins>
      <w:moveTo w:id="1604" w:author="Editor" w:date="2020-10-29T13:55:00Z">
        <w:r w:rsidR="00960101" w:rsidRPr="00A3681C">
          <w:rPr>
            <w:rFonts w:ascii="Times New Roman" w:eastAsia="Times New Roman" w:hAnsi="Times New Roman" w:cs="Times New Roman"/>
            <w:sz w:val="24"/>
            <w:szCs w:val="24"/>
          </w:rPr>
          <w:t xml:space="preserve"> our new framework, we also evaluated its power and </w:t>
        </w:r>
        <w:commentRangeStart w:id="1605"/>
        <w:r w:rsidR="00960101" w:rsidRPr="00A3681C">
          <w:rPr>
            <w:rFonts w:ascii="Times New Roman" w:eastAsia="Times New Roman" w:hAnsi="Times New Roman" w:cs="Times New Roman"/>
            <w:sz w:val="24"/>
            <w:szCs w:val="24"/>
          </w:rPr>
          <w:t>specificity</w:t>
        </w:r>
      </w:moveTo>
      <w:ins w:id="1606" w:author="Editor" w:date="2020-10-29T19:37:00Z">
        <w:r w:rsidR="00423CCF">
          <w:rPr>
            <w:rFonts w:ascii="Times New Roman" w:eastAsia="Times New Roman" w:hAnsi="Times New Roman" w:cs="Times New Roman"/>
            <w:sz w:val="24"/>
            <w:szCs w:val="24"/>
          </w:rPr>
          <w:t xml:space="preserve"> </w:t>
        </w:r>
      </w:ins>
      <w:del w:id="1607" w:author="Editor" w:date="2020-10-29T19:36:00Z">
        <w:r w:rsidR="00A3681C" w:rsidRPr="00A3681C" w:rsidDel="00423CCF">
          <w:rPr>
            <w:rFonts w:ascii="Times New Roman" w:eastAsia="Times New Roman" w:hAnsi="Times New Roman" w:cs="Times New Roman"/>
            <w:sz w:val="24"/>
            <w:szCs w:val="24"/>
          </w:rPr>
          <w:delText xml:space="preserve"> </w:delText>
        </w:r>
      </w:del>
      <w:ins w:id="1608" w:author="Editor" w:date="2020-10-29T19:36:00Z">
        <w:r w:rsidR="00423CCF">
          <w:rPr>
            <w:rFonts w:ascii="Times New Roman" w:eastAsia="Times New Roman" w:hAnsi="Times New Roman" w:cs="Times New Roman"/>
            <w:sz w:val="24"/>
            <w:szCs w:val="24"/>
          </w:rPr>
          <w:t>and found that _________</w:t>
        </w:r>
        <w:commentRangeEnd w:id="1605"/>
        <w:r w:rsidR="00423CCF">
          <w:rPr>
            <w:rStyle w:val="CommentReference"/>
          </w:rPr>
          <w:commentReference w:id="1605"/>
        </w:r>
      </w:ins>
      <w:moveTo w:id="1609" w:author="Editor" w:date="2020-10-29T13:55:00Z">
        <w:r w:rsidR="00960101" w:rsidRPr="00A3681C">
          <w:rPr>
            <w:rFonts w:ascii="Times New Roman" w:eastAsia="Times New Roman" w:hAnsi="Times New Roman" w:cs="Times New Roman"/>
            <w:sz w:val="24"/>
            <w:szCs w:val="24"/>
          </w:rPr>
          <w:t>.</w:t>
        </w:r>
      </w:moveTo>
      <w:moveToRangeEnd w:id="1600"/>
      <w:r w:rsidRPr="00E244CD">
        <w:rPr>
          <w:rFonts w:ascii="Times New Roman" w:eastAsia="Times New Roman" w:hAnsi="Times New Roman" w:cs="Times New Roman"/>
          <w:sz w:val="24"/>
          <w:szCs w:val="24"/>
        </w:rPr>
        <w:t xml:space="preserve">One main contrast between our </w:t>
      </w:r>
      <w:ins w:id="1610" w:author="Editor" w:date="2020-10-29T13:56:00Z">
        <w:r w:rsidR="00960101" w:rsidRPr="00E244CD">
          <w:rPr>
            <w:rFonts w:ascii="Times New Roman" w:eastAsia="Times New Roman" w:hAnsi="Times New Roman" w:cs="Times New Roman"/>
            <w:sz w:val="24"/>
            <w:szCs w:val="24"/>
          </w:rPr>
          <w:t xml:space="preserve">new </w:t>
        </w:r>
      </w:ins>
      <w:ins w:id="1611" w:author="Editor" w:date="2020-10-29T13:53:00Z">
        <w:r w:rsidR="00960101" w:rsidRPr="00E244CD">
          <w:rPr>
            <w:rFonts w:ascii="Times New Roman" w:eastAsia="Times New Roman" w:hAnsi="Times New Roman" w:cs="Times New Roman"/>
            <w:sz w:val="24"/>
            <w:szCs w:val="24"/>
          </w:rPr>
          <w:t xml:space="preserve">TGI </w:t>
        </w:r>
      </w:ins>
      <w:r w:rsidRPr="00E244CD">
        <w:rPr>
          <w:rFonts w:ascii="Times New Roman" w:eastAsia="Times New Roman" w:hAnsi="Times New Roman" w:cs="Times New Roman"/>
          <w:sz w:val="24"/>
          <w:szCs w:val="24"/>
        </w:rPr>
        <w:t xml:space="preserve">approach and previous investigations of the performance of TBI, which used community composition data, is that we </w:t>
      </w:r>
      <w:ins w:id="1612" w:author="Editor" w:date="2020-10-29T13:53:00Z">
        <w:r w:rsidR="00960101" w:rsidRPr="00E244CD">
          <w:rPr>
            <w:rFonts w:ascii="Times New Roman" w:eastAsia="Times New Roman" w:hAnsi="Times New Roman" w:cs="Times New Roman"/>
            <w:sz w:val="24"/>
            <w:szCs w:val="24"/>
          </w:rPr>
          <w:t xml:space="preserve">also </w:t>
        </w:r>
      </w:ins>
      <w:del w:id="1613" w:author="Editor" w:date="2020-10-29T13:54:00Z">
        <w:r w:rsidRPr="00E244CD" w:rsidDel="00960101">
          <w:rPr>
            <w:rFonts w:ascii="Times New Roman" w:eastAsia="Times New Roman" w:hAnsi="Times New Roman" w:cs="Times New Roman"/>
            <w:sz w:val="24"/>
            <w:szCs w:val="24"/>
          </w:rPr>
          <w:delText>focused on</w:delText>
        </w:r>
      </w:del>
      <w:ins w:id="1614" w:author="Editor" w:date="2020-10-29T13:54:00Z">
        <w:r w:rsidR="00960101" w:rsidRPr="00E244CD">
          <w:rPr>
            <w:rFonts w:ascii="Times New Roman" w:eastAsia="Times New Roman" w:hAnsi="Times New Roman" w:cs="Times New Roman"/>
            <w:sz w:val="24"/>
            <w:szCs w:val="24"/>
          </w:rPr>
          <w:t>examined how</w:t>
        </w:r>
      </w:ins>
      <w:r w:rsidRPr="00E244CD">
        <w:rPr>
          <w:rFonts w:ascii="Times New Roman" w:eastAsia="Times New Roman" w:hAnsi="Times New Roman" w:cs="Times New Roman"/>
          <w:sz w:val="24"/>
          <w:szCs w:val="24"/>
        </w:rPr>
        <w:t xml:space="preserve"> the timing of sampling</w:t>
      </w:r>
      <w:ins w:id="1615" w:author="Editor" w:date="2020-10-29T13:54:00Z">
        <w:r w:rsidR="00960101" w:rsidRPr="00E244CD">
          <w:rPr>
            <w:rFonts w:ascii="Times New Roman" w:eastAsia="Times New Roman" w:hAnsi="Times New Roman" w:cs="Times New Roman"/>
            <w:sz w:val="24"/>
            <w:szCs w:val="24"/>
          </w:rPr>
          <w:t xml:space="preserve"> may affect the downstream conclusions</w:t>
        </w:r>
      </w:ins>
      <w:r w:rsidRPr="00E244CD">
        <w:rPr>
          <w:rFonts w:ascii="Times New Roman" w:eastAsia="Times New Roman" w:hAnsi="Times New Roman" w:cs="Times New Roman"/>
          <w:sz w:val="24"/>
          <w:szCs w:val="24"/>
        </w:rPr>
        <w:t xml:space="preserve">. Although community composition data generally varies </w:t>
      </w:r>
      <w:del w:id="1616" w:author="Editor" w:date="2020-10-29T13:54:00Z">
        <w:r w:rsidRPr="00E244CD" w:rsidDel="00960101">
          <w:rPr>
            <w:rFonts w:ascii="Times New Roman" w:eastAsia="Times New Roman" w:hAnsi="Times New Roman" w:cs="Times New Roman"/>
            <w:sz w:val="24"/>
            <w:szCs w:val="24"/>
          </w:rPr>
          <w:delText xml:space="preserve">at </w:delText>
        </w:r>
      </w:del>
      <w:r w:rsidRPr="00E244CD">
        <w:rPr>
          <w:rFonts w:ascii="Times New Roman" w:eastAsia="Times New Roman" w:hAnsi="Times New Roman" w:cs="Times New Roman"/>
          <w:sz w:val="24"/>
          <w:szCs w:val="24"/>
        </w:rPr>
        <w:t>a</w:t>
      </w:r>
      <w:ins w:id="1617" w:author="Editor" w:date="2020-10-29T13:54:00Z">
        <w:r w:rsidR="00960101" w:rsidRPr="00E244CD">
          <w:rPr>
            <w:rFonts w:ascii="Times New Roman" w:eastAsia="Times New Roman" w:hAnsi="Times New Roman" w:cs="Times New Roman"/>
            <w:sz w:val="24"/>
            <w:szCs w:val="24"/>
          </w:rPr>
          <w:t>cross a</w:t>
        </w:r>
      </w:ins>
      <w:r w:rsidRPr="00E244CD">
        <w:rPr>
          <w:rFonts w:ascii="Times New Roman" w:eastAsia="Times New Roman" w:hAnsi="Times New Roman" w:cs="Times New Roman"/>
          <w:sz w:val="24"/>
          <w:szCs w:val="24"/>
        </w:rPr>
        <w:t xml:space="preserve"> </w:t>
      </w:r>
      <w:del w:id="1618" w:author="Editor" w:date="2020-10-29T13:54:00Z">
        <w:r w:rsidRPr="00E244CD" w:rsidDel="00960101">
          <w:rPr>
            <w:rFonts w:ascii="Times New Roman" w:eastAsia="Times New Roman" w:hAnsi="Times New Roman" w:cs="Times New Roman"/>
            <w:sz w:val="24"/>
            <w:szCs w:val="24"/>
          </w:rPr>
          <w:delText xml:space="preserve">larger </w:delText>
        </w:r>
      </w:del>
      <w:ins w:id="1619" w:author="Editor" w:date="2020-10-29T13:54:00Z">
        <w:r w:rsidR="00960101" w:rsidRPr="00E244CD">
          <w:rPr>
            <w:rFonts w:ascii="Times New Roman" w:eastAsia="Times New Roman" w:hAnsi="Times New Roman" w:cs="Times New Roman"/>
            <w:sz w:val="24"/>
            <w:szCs w:val="24"/>
          </w:rPr>
          <w:t xml:space="preserve">longer </w:t>
        </w:r>
      </w:ins>
      <w:r w:rsidRPr="00E244CD">
        <w:rPr>
          <w:rFonts w:ascii="Times New Roman" w:eastAsia="Times New Roman" w:hAnsi="Times New Roman" w:cs="Times New Roman"/>
          <w:sz w:val="24"/>
          <w:szCs w:val="24"/>
        </w:rPr>
        <w:t xml:space="preserve">time scale than genetic data, we encourage future investigations of </w:t>
      </w:r>
      <w:del w:id="1620" w:author="Editor" w:date="2020-10-29T13:55:00Z">
        <w:r w:rsidRPr="00E244CD" w:rsidDel="00960101">
          <w:rPr>
            <w:rFonts w:ascii="Times New Roman" w:eastAsia="Times New Roman" w:hAnsi="Times New Roman" w:cs="Times New Roman"/>
            <w:sz w:val="24"/>
            <w:szCs w:val="24"/>
          </w:rPr>
          <w:delText>the influence of</w:delText>
        </w:r>
      </w:del>
      <w:ins w:id="1621" w:author="Editor" w:date="2020-10-29T13:55:00Z">
        <w:r w:rsidR="00960101" w:rsidRPr="00E244CD">
          <w:rPr>
            <w:rFonts w:ascii="Times New Roman" w:eastAsia="Times New Roman" w:hAnsi="Times New Roman" w:cs="Times New Roman"/>
            <w:sz w:val="24"/>
            <w:szCs w:val="24"/>
          </w:rPr>
          <w:t>how</w:t>
        </w:r>
      </w:ins>
      <w:r w:rsidRPr="00E244CD">
        <w:rPr>
          <w:rFonts w:ascii="Times New Roman" w:eastAsia="Times New Roman" w:hAnsi="Times New Roman" w:cs="Times New Roman"/>
          <w:sz w:val="24"/>
          <w:szCs w:val="24"/>
        </w:rPr>
        <w:t xml:space="preserve"> </w:t>
      </w:r>
      <w:ins w:id="1622" w:author="Editor" w:date="2020-10-29T13:55:00Z">
        <w:r w:rsidR="00960101" w:rsidRPr="00E244CD">
          <w:rPr>
            <w:rFonts w:ascii="Times New Roman" w:eastAsia="Times New Roman" w:hAnsi="Times New Roman" w:cs="Times New Roman"/>
            <w:sz w:val="24"/>
            <w:szCs w:val="24"/>
          </w:rPr>
          <w:t xml:space="preserve">sample </w:t>
        </w:r>
      </w:ins>
      <w:r w:rsidRPr="00E244CD">
        <w:rPr>
          <w:rFonts w:ascii="Times New Roman" w:eastAsia="Times New Roman" w:hAnsi="Times New Roman" w:cs="Times New Roman"/>
          <w:sz w:val="24"/>
          <w:szCs w:val="24"/>
        </w:rPr>
        <w:t xml:space="preserve">timing </w:t>
      </w:r>
      <w:del w:id="1623" w:author="Editor" w:date="2020-10-29T13:55:00Z">
        <w:r w:rsidRPr="00E244CD" w:rsidDel="00960101">
          <w:rPr>
            <w:rFonts w:ascii="Times New Roman" w:eastAsia="Times New Roman" w:hAnsi="Times New Roman" w:cs="Times New Roman"/>
            <w:sz w:val="24"/>
            <w:szCs w:val="24"/>
          </w:rPr>
          <w:delText xml:space="preserve">on </w:delText>
        </w:r>
      </w:del>
      <w:ins w:id="1624" w:author="Editor" w:date="2020-10-29T13:55:00Z">
        <w:r w:rsidR="00960101" w:rsidRPr="00E244CD">
          <w:rPr>
            <w:rFonts w:ascii="Times New Roman" w:eastAsia="Times New Roman" w:hAnsi="Times New Roman" w:cs="Times New Roman"/>
            <w:sz w:val="24"/>
            <w:szCs w:val="24"/>
          </w:rPr>
          <w:t xml:space="preserve">affects </w:t>
        </w:r>
      </w:ins>
      <w:r w:rsidRPr="00E244CD">
        <w:rPr>
          <w:rFonts w:ascii="Times New Roman" w:eastAsia="Times New Roman" w:hAnsi="Times New Roman" w:cs="Times New Roman"/>
          <w:sz w:val="24"/>
          <w:szCs w:val="24"/>
        </w:rPr>
        <w:t xml:space="preserve">TBI performance. </w:t>
      </w:r>
      <w:moveFromRangeStart w:id="1625" w:author="Editor" w:date="2020-10-29T13:55:00Z" w:name="move54872166"/>
      <w:moveFrom w:id="1626" w:author="Editor" w:date="2020-10-29T13:55:00Z">
        <w:r w:rsidRPr="00E244CD" w:rsidDel="00960101">
          <w:rPr>
            <w:rFonts w:ascii="Times New Roman" w:eastAsia="Times New Roman" w:hAnsi="Times New Roman" w:cs="Times New Roman"/>
            <w:sz w:val="24"/>
            <w:szCs w:val="24"/>
          </w:rPr>
          <w:t>Beyond the description of our new framework, we also evaluated its power and specificity.</w:t>
        </w:r>
      </w:moveFrom>
      <w:moveFromRangeEnd w:id="1625"/>
    </w:p>
    <w:p w14:paraId="6696A0DE" w14:textId="72236482" w:rsidR="00760250" w:rsidRPr="00E244CD" w:rsidRDefault="00960101">
      <w:pPr>
        <w:spacing w:after="0" w:line="480" w:lineRule="auto"/>
        <w:ind w:firstLine="720"/>
        <w:rPr>
          <w:ins w:id="1627" w:author="Editor" w:date="2020-10-29T12:51:00Z"/>
          <w:rFonts w:ascii="Times New Roman" w:eastAsia="Times New Roman" w:hAnsi="Times New Roman" w:cs="Times New Roman"/>
          <w:sz w:val="24"/>
          <w:szCs w:val="24"/>
        </w:rPr>
        <w:pPrChange w:id="1628" w:author="Editor" w:date="2020-10-30T08:54:00Z">
          <w:pPr>
            <w:spacing w:before="240" w:after="240" w:line="480" w:lineRule="auto"/>
          </w:pPr>
        </w:pPrChange>
      </w:pPr>
      <w:ins w:id="1629" w:author="Editor" w:date="2020-10-29T13:57:00Z">
        <w:r w:rsidRPr="00E244CD">
          <w:rPr>
            <w:rFonts w:ascii="Times New Roman" w:eastAsia="Times New Roman" w:hAnsi="Times New Roman" w:cs="Times New Roman"/>
            <w:sz w:val="24"/>
            <w:szCs w:val="24"/>
          </w:rPr>
          <w:t xml:space="preserve">In this study, </w:t>
        </w:r>
      </w:ins>
      <w:del w:id="1630" w:author="Editor" w:date="2020-10-29T13:57:00Z">
        <w:r w:rsidR="00760250" w:rsidRPr="00E244CD" w:rsidDel="00960101">
          <w:rPr>
            <w:rFonts w:ascii="Times New Roman" w:eastAsia="Times New Roman" w:hAnsi="Times New Roman" w:cs="Times New Roman"/>
            <w:sz w:val="24"/>
            <w:szCs w:val="24"/>
          </w:rPr>
          <w:delText xml:space="preserve">We </w:delText>
        </w:r>
      </w:del>
      <w:ins w:id="1631" w:author="Editor" w:date="2020-10-29T13:57:00Z">
        <w:r w:rsidRPr="00E244CD">
          <w:rPr>
            <w:rFonts w:ascii="Times New Roman" w:eastAsia="Times New Roman" w:hAnsi="Times New Roman" w:cs="Times New Roman"/>
            <w:sz w:val="24"/>
            <w:szCs w:val="24"/>
          </w:rPr>
          <w:t xml:space="preserve">we </w:t>
        </w:r>
      </w:ins>
      <w:ins w:id="1632" w:author="Editor" w:date="2020-10-29T13:35:00Z">
        <w:r w:rsidR="007A704E" w:rsidRPr="00E244CD">
          <w:rPr>
            <w:rFonts w:ascii="Times New Roman" w:eastAsia="Times New Roman" w:hAnsi="Times New Roman" w:cs="Times New Roman"/>
            <w:sz w:val="24"/>
            <w:szCs w:val="24"/>
          </w:rPr>
          <w:t xml:space="preserve">specifically </w:t>
        </w:r>
      </w:ins>
      <w:r w:rsidR="00760250" w:rsidRPr="00E244CD">
        <w:rPr>
          <w:rFonts w:ascii="Times New Roman" w:eastAsia="Times New Roman" w:hAnsi="Times New Roman" w:cs="Times New Roman"/>
          <w:sz w:val="24"/>
          <w:szCs w:val="24"/>
        </w:rPr>
        <w:t xml:space="preserve">investigated how dispersal, the spatial extent of a demographic event, and the timing of sampling </w:t>
      </w:r>
      <w:del w:id="1633" w:author="Editor" w:date="2020-10-29T19:37:00Z">
        <w:r w:rsidR="00760250" w:rsidRPr="00E244CD" w:rsidDel="00423CCF">
          <w:rPr>
            <w:rFonts w:ascii="Times New Roman" w:eastAsia="Times New Roman" w:hAnsi="Times New Roman" w:cs="Times New Roman"/>
            <w:sz w:val="24"/>
            <w:szCs w:val="24"/>
          </w:rPr>
          <w:delText xml:space="preserve">affects </w:delText>
        </w:r>
      </w:del>
      <w:ins w:id="1634" w:author="Editor" w:date="2020-10-29T19:37:00Z">
        <w:r w:rsidR="00423CCF" w:rsidRPr="00E244CD">
          <w:rPr>
            <w:rFonts w:ascii="Times New Roman" w:eastAsia="Times New Roman" w:hAnsi="Times New Roman" w:cs="Times New Roman"/>
            <w:sz w:val="24"/>
            <w:szCs w:val="24"/>
          </w:rPr>
          <w:t>affect</w:t>
        </w:r>
        <w:r w:rsidR="00423CCF">
          <w:rPr>
            <w:rFonts w:ascii="Times New Roman" w:eastAsia="Times New Roman" w:hAnsi="Times New Roman" w:cs="Times New Roman"/>
            <w:sz w:val="24"/>
            <w:szCs w:val="24"/>
          </w:rPr>
          <w:t>ed</w:t>
        </w:r>
        <w:r w:rsidR="00423CCF"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our ability to identify populations </w:t>
      </w:r>
      <w:del w:id="1635" w:author="Editor" w:date="2020-10-29T13:35:00Z">
        <w:r w:rsidR="00760250" w:rsidRPr="00E244CD" w:rsidDel="007A704E">
          <w:rPr>
            <w:rFonts w:ascii="Times New Roman" w:eastAsia="Times New Roman" w:hAnsi="Times New Roman" w:cs="Times New Roman"/>
            <w:sz w:val="24"/>
            <w:szCs w:val="24"/>
          </w:rPr>
          <w:delText>having undergone</w:delText>
        </w:r>
      </w:del>
      <w:ins w:id="1636" w:author="Editor" w:date="2020-10-29T13:35:00Z">
        <w:r w:rsidR="007A704E" w:rsidRPr="00E244CD">
          <w:rPr>
            <w:rFonts w:ascii="Times New Roman" w:eastAsia="Times New Roman" w:hAnsi="Times New Roman" w:cs="Times New Roman"/>
            <w:sz w:val="24"/>
            <w:szCs w:val="24"/>
          </w:rPr>
          <w:t>that have experienced</w:t>
        </w:r>
      </w:ins>
      <w:r w:rsidR="00760250" w:rsidRPr="00E244CD">
        <w:rPr>
          <w:rFonts w:ascii="Times New Roman" w:eastAsia="Times New Roman" w:hAnsi="Times New Roman" w:cs="Times New Roman"/>
          <w:sz w:val="24"/>
          <w:szCs w:val="24"/>
        </w:rPr>
        <w:t xml:space="preserve"> significant changes in genetic diversity. </w:t>
      </w:r>
      <w:commentRangeStart w:id="1637"/>
      <w:del w:id="1638" w:author="Editor" w:date="2020-10-29T13:36:00Z">
        <w:r w:rsidR="00760250" w:rsidRPr="00E244CD" w:rsidDel="007A704E">
          <w:rPr>
            <w:rFonts w:ascii="Times New Roman" w:eastAsia="Times New Roman" w:hAnsi="Times New Roman" w:cs="Times New Roman"/>
            <w:sz w:val="24"/>
            <w:szCs w:val="24"/>
          </w:rPr>
          <w:delText xml:space="preserve">Performance </w:delText>
        </w:r>
      </w:del>
      <w:del w:id="1639" w:author="Editor" w:date="2020-10-29T21:54:00Z">
        <w:r w:rsidR="00760250" w:rsidRPr="00E244CD" w:rsidDel="004E0547">
          <w:rPr>
            <w:rFonts w:ascii="Times New Roman" w:eastAsia="Times New Roman" w:hAnsi="Times New Roman" w:cs="Times New Roman"/>
            <w:sz w:val="24"/>
            <w:szCs w:val="24"/>
          </w:rPr>
          <w:delText xml:space="preserve">of our permutation-based TGI procedure was evaluated using a spatially-explicit gene flow simulator </w:delText>
        </w:r>
        <w:r w:rsidR="00760250" w:rsidRPr="00E244CD" w:rsidDel="004E0547">
          <w:rPr>
            <w:rFonts w:ascii="Times New Roman" w:eastAsia="Times New Roman" w:hAnsi="Times New Roman" w:cs="Times New Roman"/>
            <w:sz w:val="24"/>
            <w:szCs w:val="24"/>
          </w:rPr>
          <w:fldChar w:fldCharType="begin" w:fldLock="1"/>
        </w:r>
        <w:r w:rsidR="00760250" w:rsidRPr="00E244CD" w:rsidDel="004E0547">
          <w:rPr>
            <w:rFonts w:ascii="Times New Roman" w:eastAsia="Times New Roman" w:hAnsi="Times New Roman" w:cs="Times New Roman"/>
            <w:sz w:val="24"/>
            <w:szCs w:val="24"/>
          </w:rPr>
          <w:del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[45]"},"properties":{"noteIndex":0},"schema":"https://github.com/citation-style-language/schema/raw/master/csl-citation.json"}</w:delInstrText>
        </w:r>
        <w:r w:rsidR="00760250" w:rsidRPr="00E244CD" w:rsidDel="004E0547">
          <w:rPr>
            <w:rFonts w:ascii="Times New Roman" w:eastAsia="Times New Roman" w:hAnsi="Times New Roman" w:cs="Times New Roman"/>
            <w:sz w:val="24"/>
            <w:szCs w:val="24"/>
          </w:rPr>
          <w:fldChar w:fldCharType="separate"/>
        </w:r>
        <w:r w:rsidR="00760250" w:rsidRPr="00E244CD" w:rsidDel="004E0547">
          <w:rPr>
            <w:rFonts w:ascii="Times New Roman" w:eastAsia="Times New Roman" w:hAnsi="Times New Roman" w:cs="Times New Roman"/>
            <w:noProof/>
            <w:sz w:val="24"/>
            <w:szCs w:val="24"/>
          </w:rPr>
          <w:delText>[44]</w:delText>
        </w:r>
        <w:r w:rsidR="00760250" w:rsidRPr="00E244CD" w:rsidDel="004E0547">
          <w:rPr>
            <w:rFonts w:ascii="Times New Roman" w:eastAsia="Times New Roman" w:hAnsi="Times New Roman" w:cs="Times New Roman"/>
            <w:sz w:val="24"/>
            <w:szCs w:val="24"/>
          </w:rPr>
          <w:fldChar w:fldCharType="end"/>
        </w:r>
        <w:r w:rsidR="00760250" w:rsidRPr="00E244CD" w:rsidDel="004E0547">
          <w:rPr>
            <w:rFonts w:ascii="Times New Roman" w:eastAsia="Times New Roman" w:hAnsi="Times New Roman" w:cs="Times New Roman"/>
            <w:sz w:val="24"/>
            <w:szCs w:val="24"/>
          </w:rPr>
          <w:delText xml:space="preserve">. </w:delText>
        </w:r>
        <w:commentRangeEnd w:id="1637"/>
        <w:r w:rsidR="004E0547" w:rsidDel="004E0547">
          <w:rPr>
            <w:rStyle w:val="CommentReference"/>
          </w:rPr>
          <w:commentReference w:id="1637"/>
        </w:r>
      </w:del>
      <w:del w:id="1640" w:author="Editor" w:date="2020-10-29T21:55:00Z">
        <w:r w:rsidR="00760250" w:rsidRPr="00E244CD" w:rsidDel="004E0547">
          <w:rPr>
            <w:rFonts w:ascii="Times New Roman" w:eastAsia="Times New Roman" w:hAnsi="Times New Roman" w:cs="Times New Roman"/>
            <w:sz w:val="24"/>
            <w:szCs w:val="24"/>
          </w:rPr>
          <w:delText xml:space="preserve">We were able to identify the </w:delText>
        </w:r>
      </w:del>
      <w:del w:id="1641" w:author="Editor" w:date="2020-10-29T21:50:00Z">
        <w:r w:rsidR="00760250" w:rsidRPr="00E244CD" w:rsidDel="00FE48FB">
          <w:rPr>
            <w:rFonts w:ascii="Times New Roman" w:eastAsia="Times New Roman" w:hAnsi="Times New Roman" w:cs="Times New Roman"/>
            <w:sz w:val="24"/>
            <w:szCs w:val="24"/>
          </w:rPr>
          <w:delText xml:space="preserve">scope of successful application of </w:delText>
        </w:r>
      </w:del>
      <w:del w:id="1642" w:author="Editor" w:date="2020-10-29T21:55:00Z">
        <w:r w:rsidR="00760250" w:rsidRPr="00E244CD" w:rsidDel="004E0547">
          <w:rPr>
            <w:rFonts w:ascii="Times New Roman" w:eastAsia="Times New Roman" w:hAnsi="Times New Roman" w:cs="Times New Roman"/>
            <w:sz w:val="24"/>
            <w:szCs w:val="24"/>
          </w:rPr>
          <w:delText xml:space="preserve">our TGI procedure </w:delText>
        </w:r>
      </w:del>
      <w:ins w:id="1643" w:author="Editor" w:date="2020-10-29T21:54:00Z">
        <w:r w:rsidR="004E0547">
          <w:rPr>
            <w:rFonts w:ascii="Times New Roman" w:eastAsia="Times New Roman" w:hAnsi="Times New Roman" w:cs="Times New Roman"/>
            <w:sz w:val="24"/>
            <w:szCs w:val="24"/>
          </w:rPr>
          <w:t>B</w:t>
        </w:r>
      </w:ins>
      <w:del w:id="1644" w:author="Editor" w:date="2020-10-29T21:54:00Z">
        <w:r w:rsidR="00760250" w:rsidRPr="00E244CD" w:rsidDel="004E0547">
          <w:rPr>
            <w:rFonts w:ascii="Times New Roman" w:eastAsia="Times New Roman" w:hAnsi="Times New Roman" w:cs="Times New Roman"/>
            <w:sz w:val="24"/>
            <w:szCs w:val="24"/>
          </w:rPr>
          <w:delText>b</w:delText>
        </w:r>
      </w:del>
      <w:r w:rsidR="00760250" w:rsidRPr="00E244CD">
        <w:rPr>
          <w:rFonts w:ascii="Times New Roman" w:eastAsia="Times New Roman" w:hAnsi="Times New Roman" w:cs="Times New Roman"/>
          <w:sz w:val="24"/>
          <w:szCs w:val="24"/>
        </w:rPr>
        <w:t xml:space="preserve">y </w:t>
      </w:r>
      <w:ins w:id="1645" w:author="Editor" w:date="2020-10-29T21:55:00Z">
        <w:r w:rsidR="004E0547">
          <w:rPr>
            <w:rFonts w:ascii="Times New Roman" w:eastAsia="Times New Roman" w:hAnsi="Times New Roman" w:cs="Times New Roman"/>
            <w:sz w:val="24"/>
            <w:szCs w:val="24"/>
          </w:rPr>
          <w:t xml:space="preserve">modifying these parameters </w:t>
        </w:r>
        <w:r w:rsidR="004E0547" w:rsidRPr="00E244CD">
          <w:rPr>
            <w:rFonts w:ascii="Times New Roman" w:eastAsia="Times New Roman" w:hAnsi="Times New Roman" w:cs="Times New Roman"/>
            <w:sz w:val="24"/>
            <w:szCs w:val="24"/>
          </w:rPr>
          <w:t xml:space="preserve">in various demographic </w:t>
        </w:r>
      </w:ins>
      <w:ins w:id="1646" w:author="Editor" w:date="2020-10-29T21:56:00Z">
        <w:r w:rsidR="004E0547">
          <w:rPr>
            <w:rFonts w:ascii="Times New Roman" w:eastAsia="Times New Roman" w:hAnsi="Times New Roman" w:cs="Times New Roman"/>
            <w:sz w:val="24"/>
            <w:szCs w:val="24"/>
          </w:rPr>
          <w:t>simulations</w:t>
        </w:r>
      </w:ins>
      <w:ins w:id="1647" w:author="Editor" w:date="2020-10-29T21:55:00Z">
        <w:r w:rsidR="004E0547" w:rsidRPr="00E244CD">
          <w:rPr>
            <w:rFonts w:ascii="Times New Roman" w:eastAsia="Times New Roman" w:hAnsi="Times New Roman" w:cs="Times New Roman"/>
            <w:sz w:val="24"/>
            <w:szCs w:val="24"/>
          </w:rPr>
          <w:t xml:space="preserve"> </w:t>
        </w:r>
        <w:r w:rsidR="004E0547">
          <w:rPr>
            <w:rFonts w:ascii="Times New Roman" w:eastAsia="Times New Roman" w:hAnsi="Times New Roman" w:cs="Times New Roman"/>
            <w:sz w:val="24"/>
            <w:szCs w:val="24"/>
          </w:rPr>
          <w:t xml:space="preserve">and </w:t>
        </w:r>
      </w:ins>
      <w:r w:rsidR="00760250" w:rsidRPr="00E244CD">
        <w:rPr>
          <w:rFonts w:ascii="Times New Roman" w:eastAsia="Times New Roman" w:hAnsi="Times New Roman" w:cs="Times New Roman"/>
          <w:sz w:val="24"/>
          <w:szCs w:val="24"/>
        </w:rPr>
        <w:t xml:space="preserve">evaluating </w:t>
      </w:r>
      <w:del w:id="1648" w:author="Editor" w:date="2020-10-29T21:55:00Z">
        <w:r w:rsidR="00760250" w:rsidRPr="00E244CD" w:rsidDel="004E0547">
          <w:rPr>
            <w:rFonts w:ascii="Times New Roman" w:eastAsia="Times New Roman" w:hAnsi="Times New Roman" w:cs="Times New Roman"/>
            <w:sz w:val="24"/>
            <w:szCs w:val="24"/>
          </w:rPr>
          <w:delText xml:space="preserve">its </w:delText>
        </w:r>
      </w:del>
      <w:ins w:id="1649" w:author="Editor" w:date="2020-10-29T21:55:00Z">
        <w:r w:rsidR="004E0547">
          <w:rPr>
            <w:rFonts w:ascii="Times New Roman" w:eastAsia="Times New Roman" w:hAnsi="Times New Roman" w:cs="Times New Roman"/>
            <w:sz w:val="24"/>
            <w:szCs w:val="24"/>
          </w:rPr>
          <w:t xml:space="preserve">whether TGI </w:t>
        </w:r>
      </w:ins>
      <w:del w:id="1650" w:author="Editor" w:date="2020-10-29T21:55:00Z">
        <w:r w:rsidR="00760250" w:rsidRPr="00E244CD" w:rsidDel="004E0547">
          <w:rPr>
            <w:rFonts w:ascii="Times New Roman" w:eastAsia="Times New Roman" w:hAnsi="Times New Roman" w:cs="Times New Roman"/>
            <w:sz w:val="24"/>
            <w:szCs w:val="24"/>
          </w:rPr>
          <w:delText>capacity to</w:delText>
        </w:r>
      </w:del>
      <w:ins w:id="1651" w:author="Editor" w:date="2020-10-29T21:55:00Z">
        <w:r w:rsidR="004E0547">
          <w:rPr>
            <w:rFonts w:ascii="Times New Roman" w:eastAsia="Times New Roman" w:hAnsi="Times New Roman" w:cs="Times New Roman"/>
            <w:sz w:val="24"/>
            <w:szCs w:val="24"/>
          </w:rPr>
          <w:t>could</w:t>
        </w:r>
      </w:ins>
      <w:r w:rsidR="00760250" w:rsidRPr="00E244CD">
        <w:rPr>
          <w:rFonts w:ascii="Times New Roman" w:eastAsia="Times New Roman" w:hAnsi="Times New Roman" w:cs="Times New Roman"/>
          <w:sz w:val="24"/>
          <w:szCs w:val="24"/>
        </w:rPr>
        <w:t xml:space="preserve"> correctly identify populations affected by </w:t>
      </w:r>
      <w:commentRangeStart w:id="1652"/>
      <w:del w:id="1653" w:author="Editor" w:date="2020-10-29T21:56:00Z">
        <w:r w:rsidR="00760250" w:rsidRPr="00E244CD" w:rsidDel="004E0547">
          <w:rPr>
            <w:rFonts w:ascii="Times New Roman" w:eastAsia="Times New Roman" w:hAnsi="Times New Roman" w:cs="Times New Roman"/>
            <w:sz w:val="24"/>
            <w:szCs w:val="24"/>
          </w:rPr>
          <w:delText>disturbance</w:delText>
        </w:r>
      </w:del>
      <w:ins w:id="1654" w:author="Editor" w:date="2020-10-29T21:56:00Z">
        <w:r w:rsidR="004E0547">
          <w:rPr>
            <w:rFonts w:ascii="Times New Roman" w:eastAsia="Times New Roman" w:hAnsi="Times New Roman" w:cs="Times New Roman"/>
            <w:sz w:val="24"/>
            <w:szCs w:val="24"/>
          </w:rPr>
          <w:t>a significant immigration event</w:t>
        </w:r>
        <w:commentRangeEnd w:id="1652"/>
        <w:r w:rsidR="004E0547">
          <w:rPr>
            <w:rStyle w:val="CommentReference"/>
          </w:rPr>
          <w:commentReference w:id="1652"/>
        </w:r>
        <w:r w:rsidR="004E0547">
          <w:rPr>
            <w:rFonts w:ascii="Times New Roman" w:eastAsia="Times New Roman" w:hAnsi="Times New Roman" w:cs="Times New Roman"/>
            <w:sz w:val="24"/>
            <w:szCs w:val="24"/>
          </w:rPr>
          <w:t>,</w:t>
        </w:r>
      </w:ins>
      <w:ins w:id="1655" w:author="Editor" w:date="2020-10-29T21:55:00Z">
        <w:r w:rsidR="004E0547" w:rsidRPr="004E0547">
          <w:rPr>
            <w:rFonts w:ascii="Times New Roman" w:eastAsia="Times New Roman" w:hAnsi="Times New Roman" w:cs="Times New Roman"/>
            <w:sz w:val="24"/>
            <w:szCs w:val="24"/>
          </w:rPr>
          <w:t xml:space="preserve"> </w:t>
        </w:r>
      </w:ins>
      <w:ins w:id="1656" w:author="Editor" w:date="2020-10-29T21:56:00Z">
        <w:r w:rsidR="004E0547">
          <w:rPr>
            <w:rFonts w:ascii="Times New Roman" w:eastAsia="Times New Roman" w:hAnsi="Times New Roman" w:cs="Times New Roman"/>
            <w:sz w:val="24"/>
            <w:szCs w:val="24"/>
          </w:rPr>
          <w:t>w</w:t>
        </w:r>
      </w:ins>
      <w:ins w:id="1657" w:author="Editor" w:date="2020-10-29T21:55:00Z">
        <w:r w:rsidR="004E0547" w:rsidRPr="00E244CD">
          <w:rPr>
            <w:rFonts w:ascii="Times New Roman" w:eastAsia="Times New Roman" w:hAnsi="Times New Roman" w:cs="Times New Roman"/>
            <w:sz w:val="24"/>
            <w:szCs w:val="24"/>
          </w:rPr>
          <w:t xml:space="preserve">e were able to identify the </w:t>
        </w:r>
        <w:r w:rsidR="004E0547">
          <w:rPr>
            <w:rFonts w:ascii="Times New Roman" w:eastAsia="Times New Roman" w:hAnsi="Times New Roman" w:cs="Times New Roman"/>
            <w:sz w:val="24"/>
            <w:szCs w:val="24"/>
          </w:rPr>
          <w:t>range of systems in which</w:t>
        </w:r>
        <w:r w:rsidR="004E0547" w:rsidRPr="00E244CD">
          <w:rPr>
            <w:rFonts w:ascii="Times New Roman" w:eastAsia="Times New Roman" w:hAnsi="Times New Roman" w:cs="Times New Roman"/>
            <w:sz w:val="24"/>
            <w:szCs w:val="24"/>
          </w:rPr>
          <w:t xml:space="preserve"> our TGI procedure </w:t>
        </w:r>
        <w:r w:rsidR="004E0547">
          <w:rPr>
            <w:rFonts w:ascii="Times New Roman" w:eastAsia="Times New Roman" w:hAnsi="Times New Roman" w:cs="Times New Roman"/>
            <w:sz w:val="24"/>
            <w:szCs w:val="24"/>
          </w:rPr>
          <w:t>can be successfully applied</w:t>
        </w:r>
      </w:ins>
      <w:ins w:id="1658" w:author="Editor" w:date="2020-10-29T21:56:00Z">
        <w:r w:rsidR="004E0547">
          <w:rPr>
            <w:rFonts w:ascii="Times New Roman" w:eastAsia="Times New Roman" w:hAnsi="Times New Roman" w:cs="Times New Roman"/>
            <w:sz w:val="24"/>
            <w:szCs w:val="24"/>
          </w:rPr>
          <w:t>.</w:t>
        </w:r>
      </w:ins>
      <w:del w:id="1659" w:author="Editor" w:date="2020-10-29T21:55:00Z">
        <w:r w:rsidR="00760250" w:rsidRPr="00E244CD" w:rsidDel="004E0547">
          <w:rPr>
            <w:rFonts w:ascii="Times New Roman" w:eastAsia="Times New Roman" w:hAnsi="Times New Roman" w:cs="Times New Roman"/>
            <w:sz w:val="24"/>
            <w:szCs w:val="24"/>
          </w:rPr>
          <w:delText xml:space="preserve"> in various demographic scenarios and with an array of different time lags between samples.</w:delText>
        </w:r>
      </w:del>
    </w:p>
    <w:p w14:paraId="6405FF8E" w14:textId="77777777" w:rsidR="00330557" w:rsidRPr="00E244CD" w:rsidRDefault="00330557">
      <w:pPr>
        <w:spacing w:after="0" w:line="480" w:lineRule="auto"/>
        <w:rPr>
          <w:rFonts w:ascii="Times New Roman" w:eastAsia="Times New Roman" w:hAnsi="Times New Roman" w:cs="Times New Roman"/>
          <w:sz w:val="24"/>
          <w:szCs w:val="24"/>
        </w:rPr>
        <w:pPrChange w:id="1660" w:author="Editor" w:date="2020-10-30T08:54:00Z">
          <w:pPr>
            <w:spacing w:before="240" w:after="240" w:line="480" w:lineRule="auto"/>
          </w:pPr>
        </w:pPrChange>
      </w:pPr>
    </w:p>
    <w:p w14:paraId="3BA651F8" w14:textId="77777777" w:rsidR="00760250" w:rsidRPr="00E244CD" w:rsidRDefault="00760250">
      <w:pPr>
        <w:pStyle w:val="Heading2"/>
        <w:rPr>
          <w:lang w:val="en-US"/>
        </w:rPr>
        <w:pPrChange w:id="1661" w:author="Editor" w:date="2020-10-30T08:54:00Z">
          <w:pPr>
            <w:pStyle w:val="Heading2"/>
            <w:shd w:val="clear" w:color="auto" w:fill="E7E6E6" w:themeFill="background2"/>
          </w:pPr>
        </w:pPrChange>
      </w:pPr>
      <w:r w:rsidRPr="00E244CD">
        <w:rPr>
          <w:lang w:val="en-US"/>
        </w:rPr>
        <w:t>Dispersal and spatial extent</w:t>
      </w:r>
    </w:p>
    <w:p w14:paraId="76A37174" w14:textId="7E688DC7" w:rsidR="00760250" w:rsidRPr="00E244CD" w:rsidRDefault="00760250">
      <w:pPr>
        <w:spacing w:after="0" w:line="480" w:lineRule="auto"/>
        <w:ind w:firstLine="720"/>
        <w:rPr>
          <w:rFonts w:ascii="Times New Roman" w:eastAsia="Times New Roman" w:hAnsi="Times New Roman" w:cs="Times New Roman"/>
          <w:sz w:val="24"/>
          <w:szCs w:val="24"/>
        </w:rPr>
        <w:pPrChange w:id="1662"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The ability of our method to detect temporal genetic changes </w:t>
      </w:r>
      <w:del w:id="1663" w:author="Editor" w:date="2020-10-29T14:29:00Z">
        <w:r w:rsidRPr="00E244CD" w:rsidDel="00774E9E">
          <w:rPr>
            <w:rFonts w:ascii="Times New Roman" w:eastAsia="Times New Roman" w:hAnsi="Times New Roman" w:cs="Times New Roman"/>
            <w:sz w:val="24"/>
            <w:szCs w:val="24"/>
          </w:rPr>
          <w:delText xml:space="preserve">is </w:delText>
        </w:r>
      </w:del>
      <w:ins w:id="1664" w:author="Editor" w:date="2020-10-29T14:29:00Z">
        <w:r w:rsidR="00774E9E" w:rsidRPr="00E244CD">
          <w:rPr>
            <w:rFonts w:ascii="Times New Roman" w:eastAsia="Times New Roman" w:hAnsi="Times New Roman" w:cs="Times New Roman"/>
            <w:sz w:val="24"/>
            <w:szCs w:val="24"/>
          </w:rPr>
          <w:t xml:space="preserve">was </w:t>
        </w:r>
      </w:ins>
      <w:r w:rsidRPr="00E244CD">
        <w:rPr>
          <w:rFonts w:ascii="Times New Roman" w:eastAsia="Times New Roman" w:hAnsi="Times New Roman" w:cs="Times New Roman"/>
          <w:sz w:val="24"/>
          <w:szCs w:val="24"/>
        </w:rPr>
        <w:t>sensitive to the dispersal capacity of the organism of interest</w:t>
      </w:r>
      <w:del w:id="1665" w:author="Editor" w:date="2020-10-29T19:33:00Z">
        <w:r w:rsidRPr="00E244CD" w:rsidDel="00423CCF">
          <w:rPr>
            <w:rFonts w:ascii="Times New Roman" w:eastAsia="Times New Roman" w:hAnsi="Times New Roman" w:cs="Times New Roman"/>
            <w:sz w:val="24"/>
            <w:szCs w:val="24"/>
          </w:rPr>
          <w:delText xml:space="preserve">. </w:delText>
        </w:r>
      </w:del>
      <w:ins w:id="1666" w:author="Editor" w:date="2020-10-29T19:33:00Z">
        <w:r w:rsidR="00423CCF">
          <w:rPr>
            <w:rFonts w:ascii="Times New Roman" w:eastAsia="Times New Roman" w:hAnsi="Times New Roman" w:cs="Times New Roman"/>
            <w:sz w:val="24"/>
            <w:szCs w:val="24"/>
          </w:rPr>
          <w:t>:</w:t>
        </w:r>
        <w:r w:rsidR="00423CCF" w:rsidRPr="00E244CD">
          <w:rPr>
            <w:rFonts w:ascii="Times New Roman" w:eastAsia="Times New Roman" w:hAnsi="Times New Roman" w:cs="Times New Roman"/>
            <w:sz w:val="24"/>
            <w:szCs w:val="24"/>
          </w:rPr>
          <w:t xml:space="preserve"> </w:t>
        </w:r>
      </w:ins>
      <w:del w:id="1667" w:author="Editor" w:date="2020-10-29T19:33:00Z">
        <w:r w:rsidRPr="00E244CD" w:rsidDel="00423CCF">
          <w:rPr>
            <w:rFonts w:ascii="Times New Roman" w:eastAsia="Times New Roman" w:hAnsi="Times New Roman" w:cs="Times New Roman"/>
            <w:sz w:val="24"/>
            <w:szCs w:val="24"/>
          </w:rPr>
          <w:delText xml:space="preserve">Indeed, </w:delText>
        </w:r>
      </w:del>
      <w:r w:rsidRPr="00E244CD">
        <w:rPr>
          <w:rFonts w:ascii="Times New Roman" w:eastAsia="Times New Roman" w:hAnsi="Times New Roman" w:cs="Times New Roman"/>
          <w:sz w:val="24"/>
          <w:szCs w:val="24"/>
        </w:rPr>
        <w:t>false negatives increased with dispersal</w:t>
      </w:r>
      <w:ins w:id="1668" w:author="Editor" w:date="2020-10-29T13:58:00Z">
        <w:r w:rsidR="00960101" w:rsidRPr="00E244CD">
          <w:rPr>
            <w:rFonts w:ascii="Times New Roman" w:eastAsia="Times New Roman" w:hAnsi="Times New Roman" w:cs="Times New Roman"/>
            <w:sz w:val="24"/>
            <w:szCs w:val="24"/>
          </w:rPr>
          <w:t xml:space="preserve"> capacity</w:t>
        </w:r>
      </w:ins>
      <w:r w:rsidRPr="00E244CD">
        <w:rPr>
          <w:rFonts w:ascii="Times New Roman" w:eastAsia="Times New Roman" w:hAnsi="Times New Roman" w:cs="Times New Roman"/>
          <w:sz w:val="24"/>
          <w:szCs w:val="24"/>
        </w:rPr>
        <w:t xml:space="preserve">, </w:t>
      </w:r>
      <w:del w:id="1669" w:author="Editor" w:date="2020-10-29T14:13:00Z">
        <w:r w:rsidRPr="00E244CD" w:rsidDel="00F118CE">
          <w:rPr>
            <w:rFonts w:ascii="Times New Roman" w:eastAsia="Times New Roman" w:hAnsi="Times New Roman" w:cs="Times New Roman"/>
            <w:sz w:val="24"/>
            <w:szCs w:val="24"/>
          </w:rPr>
          <w:delText xml:space="preserve">whereas </w:delText>
        </w:r>
      </w:del>
      <w:ins w:id="1670" w:author="Editor" w:date="2020-10-29T14:13:00Z">
        <w:r w:rsidR="00F118CE" w:rsidRPr="00E244CD">
          <w:rPr>
            <w:rFonts w:ascii="Times New Roman" w:eastAsia="Times New Roman" w:hAnsi="Times New Roman" w:cs="Times New Roman"/>
            <w:sz w:val="24"/>
            <w:szCs w:val="24"/>
          </w:rPr>
          <w:t xml:space="preserve">though </w:t>
        </w:r>
      </w:ins>
      <w:r w:rsidRPr="00E244CD">
        <w:rPr>
          <w:rFonts w:ascii="Times New Roman" w:eastAsia="Times New Roman" w:hAnsi="Times New Roman" w:cs="Times New Roman"/>
          <w:sz w:val="24"/>
          <w:szCs w:val="24"/>
        </w:rPr>
        <w:t xml:space="preserve">false positives did not show a </w:t>
      </w:r>
      <w:ins w:id="1671" w:author="Editor" w:date="2020-10-29T13:58:00Z">
        <w:r w:rsidR="00960101" w:rsidRPr="00E244CD">
          <w:rPr>
            <w:rFonts w:ascii="Times New Roman" w:eastAsia="Times New Roman" w:hAnsi="Times New Roman" w:cs="Times New Roman"/>
            <w:sz w:val="24"/>
            <w:szCs w:val="24"/>
          </w:rPr>
          <w:t xml:space="preserve">clear </w:t>
        </w:r>
      </w:ins>
      <w:r w:rsidRPr="00E244CD">
        <w:rPr>
          <w:rFonts w:ascii="Times New Roman" w:eastAsia="Times New Roman" w:hAnsi="Times New Roman" w:cs="Times New Roman"/>
          <w:sz w:val="24"/>
          <w:szCs w:val="24"/>
        </w:rPr>
        <w:t xml:space="preserve">trend (Fig. 3, 4). The influence of dispersal </w:t>
      </w:r>
      <w:ins w:id="1672" w:author="Editor" w:date="2020-10-29T14:13:00Z">
        <w:r w:rsidR="00F118CE" w:rsidRPr="00E244CD">
          <w:rPr>
            <w:rFonts w:ascii="Times New Roman" w:eastAsia="Times New Roman" w:hAnsi="Times New Roman" w:cs="Times New Roman"/>
            <w:sz w:val="24"/>
            <w:szCs w:val="24"/>
          </w:rPr>
          <w:t xml:space="preserve">capacity </w:t>
        </w:r>
      </w:ins>
      <w:r w:rsidRPr="00E244CD">
        <w:rPr>
          <w:rFonts w:ascii="Times New Roman" w:eastAsia="Times New Roman" w:hAnsi="Times New Roman" w:cs="Times New Roman"/>
          <w:sz w:val="24"/>
          <w:szCs w:val="24"/>
        </w:rPr>
        <w:t xml:space="preserve">on the </w:t>
      </w:r>
      <w:del w:id="1673" w:author="Editor" w:date="2020-10-29T14:14:00Z">
        <w:r w:rsidRPr="00E244CD" w:rsidDel="00F118CE">
          <w:rPr>
            <w:rFonts w:ascii="Times New Roman" w:eastAsia="Times New Roman" w:hAnsi="Times New Roman" w:cs="Times New Roman"/>
            <w:sz w:val="24"/>
            <w:szCs w:val="24"/>
          </w:rPr>
          <w:delText>false negative rate</w:delText>
        </w:r>
      </w:del>
      <w:ins w:id="1674" w:author="Editor" w:date="2020-10-29T14:14:00Z">
        <w:r w:rsidR="00F118CE" w:rsidRPr="00E244CD">
          <w:rPr>
            <w:rFonts w:ascii="Times New Roman" w:eastAsia="Times New Roman" w:hAnsi="Times New Roman" w:cs="Times New Roman"/>
            <w:sz w:val="24"/>
            <w:szCs w:val="24"/>
          </w:rPr>
          <w:t>FNR</w:t>
        </w:r>
      </w:ins>
      <w:r w:rsidRPr="00E244CD">
        <w:rPr>
          <w:rFonts w:ascii="Times New Roman" w:eastAsia="Times New Roman" w:hAnsi="Times New Roman" w:cs="Times New Roman"/>
          <w:sz w:val="24"/>
          <w:szCs w:val="24"/>
        </w:rPr>
        <w:t xml:space="preserve"> </w:t>
      </w:r>
      <w:ins w:id="1675" w:author="Editor" w:date="2020-10-29T14:14:00Z">
        <w:r w:rsidR="00F118CE" w:rsidRPr="00E244CD">
          <w:rPr>
            <w:rFonts w:ascii="Times New Roman" w:eastAsia="Times New Roman" w:hAnsi="Times New Roman" w:cs="Times New Roman"/>
            <w:sz w:val="24"/>
            <w:szCs w:val="24"/>
          </w:rPr>
          <w:t xml:space="preserve">was </w:t>
        </w:r>
      </w:ins>
      <w:ins w:id="1676" w:author="Editor" w:date="2020-10-29T14:13:00Z">
        <w:r w:rsidR="00F118CE" w:rsidRPr="00E244CD">
          <w:rPr>
            <w:rFonts w:ascii="Times New Roman" w:eastAsia="Times New Roman" w:hAnsi="Times New Roman" w:cs="Times New Roman"/>
            <w:sz w:val="24"/>
            <w:szCs w:val="24"/>
          </w:rPr>
          <w:t xml:space="preserve">also </w:t>
        </w:r>
      </w:ins>
      <w:ins w:id="1677" w:author="Editor" w:date="2020-10-29T14:14:00Z">
        <w:r w:rsidR="00F118CE" w:rsidRPr="00E244CD">
          <w:rPr>
            <w:rFonts w:ascii="Times New Roman" w:eastAsia="Times New Roman" w:hAnsi="Times New Roman" w:cs="Times New Roman"/>
            <w:sz w:val="24"/>
            <w:szCs w:val="24"/>
          </w:rPr>
          <w:t xml:space="preserve">affected by </w:t>
        </w:r>
      </w:ins>
      <w:del w:id="1678" w:author="Editor" w:date="2020-10-29T13:58:00Z">
        <w:r w:rsidRPr="00E244CD" w:rsidDel="00960101">
          <w:rPr>
            <w:rFonts w:ascii="Times New Roman" w:eastAsia="Times New Roman" w:hAnsi="Times New Roman" w:cs="Times New Roman"/>
            <w:sz w:val="24"/>
            <w:szCs w:val="24"/>
          </w:rPr>
          <w:delText xml:space="preserve">increases </w:delText>
        </w:r>
      </w:del>
      <w:ins w:id="1679" w:author="Editor" w:date="2020-10-29T14:14:00Z">
        <w:r w:rsidR="00F118CE" w:rsidRPr="00E244CD">
          <w:rPr>
            <w:rFonts w:ascii="Times New Roman" w:eastAsia="Times New Roman" w:hAnsi="Times New Roman" w:cs="Times New Roman"/>
            <w:sz w:val="24"/>
            <w:szCs w:val="24"/>
          </w:rPr>
          <w:t>the</w:t>
        </w:r>
      </w:ins>
      <w:del w:id="1680" w:author="Editor" w:date="2020-10-29T14:14:00Z">
        <w:r w:rsidRPr="00E244CD" w:rsidDel="00F118CE">
          <w:rPr>
            <w:rFonts w:ascii="Times New Roman" w:eastAsia="Times New Roman" w:hAnsi="Times New Roman" w:cs="Times New Roman"/>
            <w:sz w:val="24"/>
            <w:szCs w:val="24"/>
          </w:rPr>
          <w:delText>with increasing</w:delText>
        </w:r>
      </w:del>
      <w:r w:rsidRPr="00E244CD">
        <w:rPr>
          <w:rFonts w:ascii="Times New Roman" w:eastAsia="Times New Roman" w:hAnsi="Times New Roman" w:cs="Times New Roman"/>
          <w:sz w:val="24"/>
          <w:szCs w:val="24"/>
        </w:rPr>
        <w:t xml:space="preserve"> time lag</w:t>
      </w:r>
      <w:del w:id="1681" w:author="Editor" w:date="2020-10-29T14:14:00Z">
        <w:r w:rsidRPr="00E244CD" w:rsidDel="00F118CE">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between an event and the subsequent sampling</w:t>
      </w:r>
      <w:ins w:id="1682" w:author="Editor" w:date="2020-10-29T14:14:00Z">
        <w:r w:rsidR="00F118CE" w:rsidRPr="00E244CD">
          <w:rPr>
            <w:rFonts w:ascii="Times New Roman" w:eastAsia="Times New Roman" w:hAnsi="Times New Roman" w:cs="Times New Roman"/>
            <w:sz w:val="24"/>
            <w:szCs w:val="24"/>
          </w:rPr>
          <w:t xml:space="preserve"> effort</w:t>
        </w:r>
      </w:ins>
      <w:del w:id="1683" w:author="Editor" w:date="2020-10-29T14:14:00Z">
        <w:r w:rsidRPr="00E244CD" w:rsidDel="00F118CE">
          <w:rPr>
            <w:rFonts w:ascii="Times New Roman" w:eastAsia="Times New Roman" w:hAnsi="Times New Roman" w:cs="Times New Roman"/>
            <w:sz w:val="24"/>
            <w:szCs w:val="24"/>
          </w:rPr>
          <w:delText xml:space="preserve">. </w:delText>
        </w:r>
      </w:del>
      <w:ins w:id="1684" w:author="Editor" w:date="2020-10-29T14:14:00Z">
        <w:r w:rsidR="00F118CE" w:rsidRPr="00E244CD">
          <w:rPr>
            <w:rFonts w:ascii="Times New Roman" w:eastAsia="Times New Roman" w:hAnsi="Times New Roman" w:cs="Times New Roman"/>
            <w:sz w:val="24"/>
            <w:szCs w:val="24"/>
          </w:rPr>
          <w:t xml:space="preserve">; </w:t>
        </w:r>
      </w:ins>
      <w:ins w:id="1685" w:author="Editor" w:date="2020-10-29T14:15:00Z">
        <w:r w:rsidR="00F118CE" w:rsidRPr="00E244CD">
          <w:rPr>
            <w:rFonts w:ascii="Times New Roman" w:eastAsia="Times New Roman" w:hAnsi="Times New Roman" w:cs="Times New Roman"/>
            <w:sz w:val="24"/>
            <w:szCs w:val="24"/>
          </w:rPr>
          <w:t xml:space="preserve">the effects of different </w:t>
        </w:r>
      </w:ins>
      <w:del w:id="1686" w:author="Editor" w:date="2020-10-29T14:14:00Z">
        <w:r w:rsidRPr="00E244CD" w:rsidDel="00F118CE">
          <w:rPr>
            <w:rFonts w:ascii="Times New Roman" w:eastAsia="Times New Roman" w:hAnsi="Times New Roman" w:cs="Times New Roman"/>
            <w:sz w:val="24"/>
            <w:szCs w:val="24"/>
          </w:rPr>
          <w:delText>T</w:delText>
        </w:r>
      </w:del>
      <w:del w:id="1687" w:author="Editor" w:date="2020-10-29T14:15:00Z">
        <w:r w:rsidRPr="00E244CD" w:rsidDel="00F118CE">
          <w:rPr>
            <w:rFonts w:ascii="Times New Roman" w:eastAsia="Times New Roman" w:hAnsi="Times New Roman" w:cs="Times New Roman"/>
            <w:sz w:val="24"/>
            <w:szCs w:val="24"/>
          </w:rPr>
          <w:delText xml:space="preserve">he effect of </w:delText>
        </w:r>
      </w:del>
      <w:r w:rsidRPr="00E244CD">
        <w:rPr>
          <w:rFonts w:ascii="Times New Roman" w:eastAsia="Times New Roman" w:hAnsi="Times New Roman" w:cs="Times New Roman"/>
          <w:sz w:val="24"/>
          <w:szCs w:val="24"/>
        </w:rPr>
        <w:t xml:space="preserve">dispersal </w:t>
      </w:r>
      <w:del w:id="1688" w:author="Editor" w:date="2020-10-29T14:15:00Z">
        <w:r w:rsidRPr="00E244CD" w:rsidDel="00F118CE">
          <w:rPr>
            <w:rFonts w:ascii="Times New Roman" w:eastAsia="Times New Roman" w:hAnsi="Times New Roman" w:cs="Times New Roman"/>
            <w:sz w:val="24"/>
            <w:szCs w:val="24"/>
          </w:rPr>
          <w:delText>on the FNR</w:delText>
        </w:r>
      </w:del>
      <w:ins w:id="1689" w:author="Editor" w:date="2020-10-29T14:15:00Z">
        <w:r w:rsidR="00F118CE" w:rsidRPr="00E244CD">
          <w:rPr>
            <w:rFonts w:ascii="Times New Roman" w:eastAsia="Times New Roman" w:hAnsi="Times New Roman" w:cs="Times New Roman"/>
            <w:sz w:val="24"/>
            <w:szCs w:val="24"/>
          </w:rPr>
          <w:t>capacities</w:t>
        </w:r>
      </w:ins>
      <w:r w:rsidRPr="00E244CD">
        <w:rPr>
          <w:rFonts w:ascii="Times New Roman" w:eastAsia="Times New Roman" w:hAnsi="Times New Roman" w:cs="Times New Roman"/>
          <w:sz w:val="24"/>
          <w:szCs w:val="24"/>
        </w:rPr>
        <w:t xml:space="preserve"> </w:t>
      </w:r>
      <w:del w:id="1690" w:author="Editor" w:date="2020-10-29T14:00:00Z">
        <w:r w:rsidRPr="00E244CD" w:rsidDel="00960101">
          <w:rPr>
            <w:rFonts w:ascii="Times New Roman" w:eastAsia="Times New Roman" w:hAnsi="Times New Roman" w:cs="Times New Roman"/>
            <w:sz w:val="24"/>
            <w:szCs w:val="24"/>
          </w:rPr>
          <w:delText xml:space="preserve">is </w:delText>
        </w:r>
      </w:del>
      <w:ins w:id="1691" w:author="Editor" w:date="2020-10-29T14:00:00Z">
        <w:r w:rsidR="00960101" w:rsidRPr="00E244CD">
          <w:rPr>
            <w:rFonts w:ascii="Times New Roman" w:eastAsia="Times New Roman" w:hAnsi="Times New Roman" w:cs="Times New Roman"/>
            <w:sz w:val="24"/>
            <w:szCs w:val="24"/>
          </w:rPr>
          <w:t>w</w:t>
        </w:r>
      </w:ins>
      <w:ins w:id="1692" w:author="Editor" w:date="2020-10-29T14:15:00Z">
        <w:r w:rsidR="00F118CE" w:rsidRPr="00E244CD">
          <w:rPr>
            <w:rFonts w:ascii="Times New Roman" w:eastAsia="Times New Roman" w:hAnsi="Times New Roman" w:cs="Times New Roman"/>
            <w:sz w:val="24"/>
            <w:szCs w:val="24"/>
          </w:rPr>
          <w:t>ere</w:t>
        </w:r>
      </w:ins>
      <w:ins w:id="1693" w:author="Editor" w:date="2020-10-29T14:00:00Z">
        <w:r w:rsidR="00960101" w:rsidRPr="00E244CD">
          <w:rPr>
            <w:rFonts w:ascii="Times New Roman" w:eastAsia="Times New Roman" w:hAnsi="Times New Roman" w:cs="Times New Roman"/>
            <w:sz w:val="24"/>
            <w:szCs w:val="24"/>
          </w:rPr>
          <w:t xml:space="preserve"> </w:t>
        </w:r>
      </w:ins>
      <w:del w:id="1694" w:author="Editor" w:date="2020-10-29T14:00:00Z">
        <w:r w:rsidRPr="00E244CD" w:rsidDel="00960101">
          <w:rPr>
            <w:rFonts w:ascii="Times New Roman" w:eastAsia="Times New Roman" w:hAnsi="Times New Roman" w:cs="Times New Roman"/>
            <w:sz w:val="24"/>
            <w:szCs w:val="24"/>
          </w:rPr>
          <w:delText>already present</w:delText>
        </w:r>
      </w:del>
      <w:ins w:id="1695" w:author="Editor" w:date="2020-10-29T14:00:00Z">
        <w:r w:rsidR="00960101" w:rsidRPr="00E244CD">
          <w:rPr>
            <w:rFonts w:ascii="Times New Roman" w:eastAsia="Times New Roman" w:hAnsi="Times New Roman" w:cs="Times New Roman"/>
            <w:sz w:val="24"/>
            <w:szCs w:val="24"/>
          </w:rPr>
          <w:t>evident even</w:t>
        </w:r>
      </w:ins>
      <w:r w:rsidRPr="00E244CD">
        <w:rPr>
          <w:rFonts w:ascii="Times New Roman" w:eastAsia="Times New Roman" w:hAnsi="Times New Roman" w:cs="Times New Roman"/>
          <w:sz w:val="24"/>
          <w:szCs w:val="24"/>
        </w:rPr>
        <w:t xml:space="preserve"> </w:t>
      </w:r>
      <w:del w:id="1696" w:author="Editor" w:date="2020-10-29T14:00:00Z">
        <w:r w:rsidRPr="00E244CD" w:rsidDel="00960101">
          <w:rPr>
            <w:rFonts w:ascii="Times New Roman" w:eastAsia="Times New Roman" w:hAnsi="Times New Roman" w:cs="Times New Roman"/>
            <w:sz w:val="24"/>
            <w:szCs w:val="24"/>
          </w:rPr>
          <w:delText xml:space="preserve">with </w:delText>
        </w:r>
      </w:del>
      <w:ins w:id="1697" w:author="Editor" w:date="2020-10-29T14:00:00Z">
        <w:r w:rsidR="00960101" w:rsidRPr="00E244CD">
          <w:rPr>
            <w:rFonts w:ascii="Times New Roman" w:eastAsia="Times New Roman" w:hAnsi="Times New Roman" w:cs="Times New Roman"/>
            <w:sz w:val="24"/>
            <w:szCs w:val="24"/>
          </w:rPr>
          <w:t xml:space="preserve">when samples were separated by </w:t>
        </w:r>
      </w:ins>
      <w:r w:rsidRPr="00E244CD">
        <w:rPr>
          <w:rFonts w:ascii="Times New Roman" w:eastAsia="Times New Roman" w:hAnsi="Times New Roman" w:cs="Times New Roman"/>
          <w:sz w:val="24"/>
          <w:szCs w:val="24"/>
        </w:rPr>
        <w:t xml:space="preserve">only one generation </w:t>
      </w:r>
      <w:del w:id="1698" w:author="Editor" w:date="2020-10-29T14:00:00Z">
        <w:r w:rsidRPr="00E244CD" w:rsidDel="00960101">
          <w:rPr>
            <w:rFonts w:ascii="Times New Roman" w:eastAsia="Times New Roman" w:hAnsi="Times New Roman" w:cs="Times New Roman"/>
            <w:sz w:val="24"/>
            <w:szCs w:val="24"/>
          </w:rPr>
          <w:delText xml:space="preserve">separating two temporal samples </w:delText>
        </w:r>
      </w:del>
      <w:r w:rsidRPr="00E244CD">
        <w:rPr>
          <w:rFonts w:ascii="Times New Roman" w:eastAsia="Times New Roman" w:hAnsi="Times New Roman" w:cs="Times New Roman"/>
          <w:sz w:val="24"/>
          <w:szCs w:val="24"/>
        </w:rPr>
        <w:t>(</w:t>
      </w:r>
      <w:ins w:id="1699" w:author="Editor" w:date="2020-10-29T14:00:00Z">
        <w:r w:rsidR="00960101" w:rsidRPr="00E244CD">
          <w:rPr>
            <w:rFonts w:ascii="Times New Roman" w:eastAsia="Times New Roman" w:hAnsi="Times New Roman" w:cs="Times New Roman"/>
            <w:sz w:val="24"/>
            <w:szCs w:val="24"/>
          </w:rPr>
          <w:t xml:space="preserve">i.e., samples were collected </w:t>
        </w:r>
      </w:ins>
      <w:del w:id="1700" w:author="Editor" w:date="2020-10-29T14:00:00Z">
        <w:r w:rsidRPr="00E244CD" w:rsidDel="00960101">
          <w:rPr>
            <w:rFonts w:ascii="Times New Roman" w:eastAsia="Times New Roman" w:hAnsi="Times New Roman" w:cs="Times New Roman"/>
            <w:sz w:val="24"/>
            <w:szCs w:val="24"/>
          </w:rPr>
          <w:delText xml:space="preserve">right </w:delText>
        </w:r>
      </w:del>
      <w:ins w:id="1701" w:author="Editor" w:date="2020-10-29T14:00:00Z">
        <w:r w:rsidR="00960101" w:rsidRPr="00E244CD">
          <w:rPr>
            <w:rFonts w:ascii="Times New Roman" w:eastAsia="Times New Roman" w:hAnsi="Times New Roman" w:cs="Times New Roman"/>
            <w:sz w:val="24"/>
            <w:szCs w:val="24"/>
          </w:rPr>
          <w:t xml:space="preserve">immediately </w:t>
        </w:r>
      </w:ins>
      <w:r w:rsidRPr="00E244CD">
        <w:rPr>
          <w:rFonts w:ascii="Times New Roman" w:eastAsia="Times New Roman" w:hAnsi="Times New Roman" w:cs="Times New Roman"/>
          <w:sz w:val="24"/>
          <w:szCs w:val="24"/>
        </w:rPr>
        <w:t xml:space="preserve">before and </w:t>
      </w:r>
      <w:del w:id="1702" w:author="Editor" w:date="2020-10-29T14:00:00Z">
        <w:r w:rsidRPr="00E244CD" w:rsidDel="007823C3">
          <w:rPr>
            <w:rFonts w:ascii="Times New Roman" w:eastAsia="Times New Roman" w:hAnsi="Times New Roman" w:cs="Times New Roman"/>
            <w:sz w:val="24"/>
            <w:szCs w:val="24"/>
          </w:rPr>
          <w:delText xml:space="preserve">right </w:delText>
        </w:r>
      </w:del>
      <w:r w:rsidRPr="00E244CD">
        <w:rPr>
          <w:rFonts w:ascii="Times New Roman" w:eastAsia="Times New Roman" w:hAnsi="Times New Roman" w:cs="Times New Roman"/>
          <w:sz w:val="24"/>
          <w:szCs w:val="24"/>
        </w:rPr>
        <w:t>after the event)</w:t>
      </w:r>
      <w:del w:id="1703" w:author="Editor" w:date="2020-10-29T14:15:00Z">
        <w:r w:rsidRPr="00E244CD" w:rsidDel="00F118CE">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w:t>
      </w:r>
      <w:del w:id="1704" w:author="Editor" w:date="2020-10-29T14:15:00Z">
        <w:r w:rsidRPr="00E244CD" w:rsidDel="00F118CE">
          <w:rPr>
            <w:rFonts w:ascii="Times New Roman" w:eastAsia="Times New Roman" w:hAnsi="Times New Roman" w:cs="Times New Roman"/>
            <w:sz w:val="24"/>
            <w:szCs w:val="24"/>
          </w:rPr>
          <w:delText xml:space="preserve">increases </w:delText>
        </w:r>
      </w:del>
      <w:ins w:id="1705" w:author="Editor" w:date="2020-10-29T14:30:00Z">
        <w:r w:rsidR="00774E9E" w:rsidRPr="00E244CD">
          <w:rPr>
            <w:rFonts w:ascii="Times New Roman" w:eastAsia="Times New Roman" w:hAnsi="Times New Roman" w:cs="Times New Roman"/>
            <w:sz w:val="24"/>
            <w:szCs w:val="24"/>
          </w:rPr>
          <w:t>were magnified</w:t>
        </w:r>
      </w:ins>
      <w:ins w:id="1706" w:author="Editor" w:date="2020-10-29T14:15:00Z">
        <w:r w:rsidR="00F118CE"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as the time between samplings </w:t>
      </w:r>
      <w:del w:id="1707" w:author="Editor" w:date="2020-10-29T14:15:00Z">
        <w:r w:rsidRPr="00E244CD" w:rsidDel="00F118CE">
          <w:rPr>
            <w:rFonts w:ascii="Times New Roman" w:eastAsia="Times New Roman" w:hAnsi="Times New Roman" w:cs="Times New Roman"/>
            <w:sz w:val="24"/>
            <w:szCs w:val="24"/>
          </w:rPr>
          <w:delText>increases</w:delText>
        </w:r>
      </w:del>
      <w:ins w:id="1708" w:author="Editor" w:date="2020-10-29T14:15:00Z">
        <w:r w:rsidR="00F118CE" w:rsidRPr="00E244CD">
          <w:rPr>
            <w:rFonts w:ascii="Times New Roman" w:eastAsia="Times New Roman" w:hAnsi="Times New Roman" w:cs="Times New Roman"/>
            <w:sz w:val="24"/>
            <w:szCs w:val="24"/>
          </w:rPr>
          <w:t>increased</w:t>
        </w:r>
      </w:ins>
      <w:r w:rsidRPr="00E244CD">
        <w:rPr>
          <w:rFonts w:ascii="Times New Roman" w:eastAsia="Times New Roman" w:hAnsi="Times New Roman" w:cs="Times New Roman"/>
          <w:sz w:val="24"/>
          <w:szCs w:val="24"/>
        </w:rPr>
        <w:t xml:space="preserve">. </w:t>
      </w:r>
      <w:ins w:id="1709" w:author="Editor" w:date="2020-10-29T14:32:00Z">
        <w:r w:rsidR="00774E9E" w:rsidRPr="00E244CD">
          <w:rPr>
            <w:rFonts w:ascii="Times New Roman" w:eastAsia="Times New Roman" w:hAnsi="Times New Roman" w:cs="Times New Roman"/>
            <w:sz w:val="24"/>
            <w:szCs w:val="24"/>
          </w:rPr>
          <w:t xml:space="preserve">Dispersal capacity is also functionally linked to </w:t>
        </w:r>
      </w:ins>
      <w:del w:id="1710" w:author="Editor" w:date="2020-10-29T14:32:00Z">
        <w:r w:rsidRPr="00E244CD" w:rsidDel="00774E9E">
          <w:rPr>
            <w:rFonts w:ascii="Times New Roman" w:eastAsia="Times New Roman" w:hAnsi="Times New Roman" w:cs="Times New Roman"/>
            <w:sz w:val="24"/>
            <w:szCs w:val="24"/>
          </w:rPr>
          <w:delText xml:space="preserve">Landscape </w:delText>
        </w:r>
      </w:del>
      <w:ins w:id="1711" w:author="Editor" w:date="2020-10-29T14:32:00Z">
        <w:r w:rsidR="00774E9E" w:rsidRPr="00E244CD">
          <w:rPr>
            <w:rFonts w:ascii="Times New Roman" w:eastAsia="Times New Roman" w:hAnsi="Times New Roman" w:cs="Times New Roman"/>
            <w:sz w:val="24"/>
            <w:szCs w:val="24"/>
          </w:rPr>
          <w:t xml:space="preserve">landscape </w:t>
        </w:r>
      </w:ins>
      <w:r w:rsidRPr="00E244CD">
        <w:rPr>
          <w:rFonts w:ascii="Times New Roman" w:eastAsia="Times New Roman" w:hAnsi="Times New Roman" w:cs="Times New Roman"/>
          <w:sz w:val="24"/>
          <w:szCs w:val="24"/>
        </w:rPr>
        <w:t>connectivity</w:t>
      </w:r>
      <w:ins w:id="1712" w:author="Editor" w:date="2020-10-29T14:32:00Z">
        <w:r w:rsidR="00774E9E" w:rsidRPr="00E244CD">
          <w:rPr>
            <w:rFonts w:ascii="Times New Roman" w:eastAsia="Times New Roman" w:hAnsi="Times New Roman" w:cs="Times New Roman"/>
            <w:sz w:val="24"/>
            <w:szCs w:val="24"/>
          </w:rPr>
          <w:t xml:space="preserve">, </w:t>
        </w:r>
      </w:ins>
      <w:del w:id="1713" w:author="Editor" w:date="2020-10-29T14:32:00Z">
        <w:r w:rsidRPr="00E244CD" w:rsidDel="00774E9E">
          <w:rPr>
            <w:rFonts w:ascii="Times New Roman" w:eastAsia="Times New Roman" w:hAnsi="Times New Roman" w:cs="Times New Roman"/>
            <w:sz w:val="24"/>
            <w:szCs w:val="24"/>
          </w:rPr>
          <w:delText xml:space="preserve"> and dispersal are functionally linked </w:delText>
        </w:r>
      </w:del>
      <w:r w:rsidRPr="00E244CD">
        <w:rPr>
          <w:rFonts w:ascii="Times New Roman" w:eastAsia="Times New Roman" w:hAnsi="Times New Roman" w:cs="Times New Roman"/>
          <w:sz w:val="24"/>
          <w:szCs w:val="24"/>
        </w:rPr>
        <w:t xml:space="preserve">as connectivity represents the degree to which a landscape constrains dispersal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{"citationItems":[{"id":"ITEM-1","itemData":{"DOI":"10.2307/3544927","ISBN":"0030-1299","ISSN":"00301299","PMID":"21211708","abstract":"JSTOR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.","author":[{"dropping-particle":"","family":"Taylor","given":"Philip D","non-dropping-particle":"","parse-names":false,"suffix":""},{"dropping-particle":"","family":"Fahrig","given":"Lenore","non-dropping-particle":"","parse-names":false,"suffix":""},{"dropping-particle":"","family":"Henein","given":"Kringen","non-dropping-particle":"","parse-names":false,"suffix":""},{"dropping-particle":"","family":"Merriam","given":"Gray","non-dropping-particle":"","parse-names":false,"suffix":""}],"container-title":"Oikos","id":"ITEM-1","issue":"3","issued":{"date-parts":[["1993"]]},"page":"571-573","title":"Connectivity is a vital element of landscape structure","type":"article-journal","volume":"68"},"uris":["http://www.mendeley.com/documents/?uuid=be27aa83-c328-4871-9726-55125b435d54"]}],"mendeley":{"formattedCitation":"[62]","plainTextFormattedCitation":"[62]","previouslyFormattedCitation":"[28]"},"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[62]</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Considering that we used dispersal ability as a proxy for landscape </w:t>
      </w:r>
      <w:del w:id="1714" w:author="Editor" w:date="2020-10-29T14:32:00Z">
        <w:r w:rsidRPr="00E244CD" w:rsidDel="00774E9E">
          <w:rPr>
            <w:rFonts w:ascii="Times New Roman" w:eastAsia="Times New Roman" w:hAnsi="Times New Roman" w:cs="Times New Roman"/>
            <w:sz w:val="24"/>
            <w:szCs w:val="24"/>
          </w:rPr>
          <w:delText xml:space="preserve">functional </w:delText>
        </w:r>
      </w:del>
      <w:r w:rsidRPr="00E244CD">
        <w:rPr>
          <w:rFonts w:ascii="Times New Roman" w:eastAsia="Times New Roman" w:hAnsi="Times New Roman" w:cs="Times New Roman"/>
          <w:sz w:val="24"/>
          <w:szCs w:val="24"/>
        </w:rPr>
        <w:t>connectivity, th</w:t>
      </w:r>
      <w:del w:id="1715" w:author="Editor" w:date="2020-10-29T14:32:00Z">
        <w:r w:rsidRPr="00E244CD" w:rsidDel="00774E9E">
          <w:rPr>
            <w:rFonts w:ascii="Times New Roman" w:eastAsia="Times New Roman" w:hAnsi="Times New Roman" w:cs="Times New Roman"/>
            <w:sz w:val="24"/>
            <w:szCs w:val="24"/>
          </w:rPr>
          <w:delText>is result</w:delText>
        </w:r>
      </w:del>
      <w:ins w:id="1716" w:author="Editor" w:date="2020-10-29T14:32:00Z">
        <w:r w:rsidR="00774E9E" w:rsidRPr="00E244CD">
          <w:rPr>
            <w:rFonts w:ascii="Times New Roman" w:eastAsia="Times New Roman" w:hAnsi="Times New Roman" w:cs="Times New Roman"/>
            <w:sz w:val="24"/>
            <w:szCs w:val="24"/>
          </w:rPr>
          <w:t xml:space="preserve">e effects of </w:t>
        </w:r>
      </w:ins>
      <w:ins w:id="1717" w:author="Editor" w:date="2020-10-29T14:33:00Z">
        <w:r w:rsidR="00774E9E" w:rsidRPr="00E244CD">
          <w:rPr>
            <w:rFonts w:ascii="Times New Roman" w:eastAsia="Times New Roman" w:hAnsi="Times New Roman" w:cs="Times New Roman"/>
            <w:sz w:val="24"/>
            <w:szCs w:val="24"/>
          </w:rPr>
          <w:t xml:space="preserve">sampling time and </w:t>
        </w:r>
      </w:ins>
      <w:ins w:id="1718" w:author="Editor" w:date="2020-10-29T14:32:00Z">
        <w:r w:rsidR="00774E9E" w:rsidRPr="00E244CD">
          <w:rPr>
            <w:rFonts w:ascii="Times New Roman" w:eastAsia="Times New Roman" w:hAnsi="Times New Roman" w:cs="Times New Roman"/>
            <w:sz w:val="24"/>
            <w:szCs w:val="24"/>
          </w:rPr>
          <w:t>dispersal capacity</w:t>
        </w:r>
      </w:ins>
      <w:r w:rsidRPr="00E244CD">
        <w:rPr>
          <w:rFonts w:ascii="Times New Roman" w:eastAsia="Times New Roman" w:hAnsi="Times New Roman" w:cs="Times New Roman"/>
          <w:sz w:val="24"/>
          <w:szCs w:val="24"/>
        </w:rPr>
        <w:t xml:space="preserve"> </w:t>
      </w:r>
      <w:ins w:id="1719" w:author="Editor" w:date="2020-10-29T14:33:00Z">
        <w:r w:rsidR="00774E9E" w:rsidRPr="00E244CD">
          <w:rPr>
            <w:rFonts w:ascii="Times New Roman" w:eastAsia="Times New Roman" w:hAnsi="Times New Roman" w:cs="Times New Roman"/>
            <w:sz w:val="24"/>
            <w:szCs w:val="24"/>
          </w:rPr>
          <w:t xml:space="preserve">on the FNR </w:t>
        </w:r>
      </w:ins>
      <w:r w:rsidRPr="00E244CD">
        <w:rPr>
          <w:rFonts w:ascii="Times New Roman" w:eastAsia="Times New Roman" w:hAnsi="Times New Roman" w:cs="Times New Roman"/>
          <w:sz w:val="24"/>
          <w:szCs w:val="24"/>
        </w:rPr>
        <w:t>suggest</w:t>
      </w:r>
      <w:del w:id="1720" w:author="Editor" w:date="2020-10-29T14:33:00Z">
        <w:r w:rsidRPr="00E244CD" w:rsidDel="00774E9E">
          <w:rPr>
            <w:rFonts w:ascii="Times New Roman" w:eastAsia="Times New Roman" w:hAnsi="Times New Roman" w:cs="Times New Roman"/>
            <w:sz w:val="24"/>
            <w:szCs w:val="24"/>
          </w:rPr>
          <w:delText>s</w:delText>
        </w:r>
      </w:del>
      <w:r w:rsidRPr="00E244CD">
        <w:rPr>
          <w:rFonts w:ascii="Times New Roman" w:eastAsia="Times New Roman" w:hAnsi="Times New Roman" w:cs="Times New Roman"/>
          <w:sz w:val="24"/>
          <w:szCs w:val="24"/>
        </w:rPr>
        <w:t xml:space="preserve"> that well-connected landscapes might require more frequent sampling to overcome the negative effect of connectivity on our ability to correctly identify affected populations.</w:t>
      </w:r>
    </w:p>
    <w:p w14:paraId="77447196" w14:textId="29CA43A5" w:rsidR="00760250" w:rsidRPr="00E244CD" w:rsidRDefault="00760250">
      <w:pPr>
        <w:spacing w:after="0" w:line="480" w:lineRule="auto"/>
        <w:ind w:firstLine="720"/>
        <w:rPr>
          <w:rFonts w:ascii="Times New Roman" w:eastAsia="Times New Roman" w:hAnsi="Times New Roman" w:cs="Times New Roman"/>
          <w:sz w:val="24"/>
          <w:szCs w:val="24"/>
        </w:rPr>
        <w:pPrChange w:id="1721"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The spatial extent of </w:t>
      </w:r>
      <w:del w:id="1722" w:author="Editor" w:date="2020-10-29T14:35:00Z">
        <w:r w:rsidRPr="00E244CD" w:rsidDel="00774E9E">
          <w:rPr>
            <w:rFonts w:ascii="Times New Roman" w:eastAsia="Times New Roman" w:hAnsi="Times New Roman" w:cs="Times New Roman"/>
            <w:sz w:val="24"/>
            <w:szCs w:val="24"/>
          </w:rPr>
          <w:delText xml:space="preserve">an </w:delText>
        </w:r>
      </w:del>
      <w:ins w:id="1723" w:author="Editor" w:date="2020-10-29T14:35:00Z">
        <w:r w:rsidR="00774E9E" w:rsidRPr="00E244CD">
          <w:rPr>
            <w:rFonts w:ascii="Times New Roman" w:eastAsia="Times New Roman" w:hAnsi="Times New Roman" w:cs="Times New Roman"/>
            <w:sz w:val="24"/>
            <w:szCs w:val="24"/>
          </w:rPr>
          <w:t xml:space="preserve">a demographic </w:t>
        </w:r>
      </w:ins>
      <w:r w:rsidRPr="00E244CD">
        <w:rPr>
          <w:rFonts w:ascii="Times New Roman" w:eastAsia="Times New Roman" w:hAnsi="Times New Roman" w:cs="Times New Roman"/>
          <w:sz w:val="24"/>
          <w:szCs w:val="24"/>
        </w:rPr>
        <w:t xml:space="preserve">event </w:t>
      </w:r>
      <w:del w:id="1724" w:author="Editor" w:date="2020-10-29T14:35:00Z">
        <w:r w:rsidRPr="00E244CD" w:rsidDel="00774E9E">
          <w:rPr>
            <w:rFonts w:ascii="Times New Roman" w:eastAsia="Times New Roman" w:hAnsi="Times New Roman" w:cs="Times New Roman"/>
            <w:sz w:val="24"/>
            <w:szCs w:val="24"/>
          </w:rPr>
          <w:delText xml:space="preserve">increases </w:delText>
        </w:r>
      </w:del>
      <w:ins w:id="1725" w:author="Editor" w:date="2020-10-29T14:35:00Z">
        <w:r w:rsidR="00774E9E" w:rsidRPr="00E244CD">
          <w:rPr>
            <w:rFonts w:ascii="Times New Roman" w:eastAsia="Times New Roman" w:hAnsi="Times New Roman" w:cs="Times New Roman"/>
            <w:sz w:val="24"/>
            <w:szCs w:val="24"/>
          </w:rPr>
          <w:t xml:space="preserve">increased </w:t>
        </w:r>
      </w:ins>
      <w:r w:rsidRPr="00E244CD">
        <w:rPr>
          <w:rFonts w:ascii="Times New Roman" w:eastAsia="Times New Roman" w:hAnsi="Times New Roman" w:cs="Times New Roman"/>
          <w:sz w:val="24"/>
          <w:szCs w:val="24"/>
        </w:rPr>
        <w:t xml:space="preserve">our ability to correctly </w:t>
      </w:r>
      <w:del w:id="1726" w:author="Editor" w:date="2020-10-29T14:35:00Z">
        <w:r w:rsidRPr="00E244CD" w:rsidDel="00774E9E">
          <w:rPr>
            <w:rFonts w:ascii="Times New Roman" w:eastAsia="Times New Roman" w:hAnsi="Times New Roman" w:cs="Times New Roman"/>
            <w:sz w:val="24"/>
            <w:szCs w:val="24"/>
          </w:rPr>
          <w:delText xml:space="preserve">reject </w:delText>
        </w:r>
      </w:del>
      <w:ins w:id="1727" w:author="Editor" w:date="2020-10-29T14:35:00Z">
        <w:r w:rsidR="00774E9E" w:rsidRPr="00E244CD">
          <w:rPr>
            <w:rFonts w:ascii="Times New Roman" w:eastAsia="Times New Roman" w:hAnsi="Times New Roman" w:cs="Times New Roman"/>
            <w:sz w:val="24"/>
            <w:szCs w:val="24"/>
          </w:rPr>
          <w:t xml:space="preserve">identify </w:t>
        </w:r>
      </w:ins>
      <w:r w:rsidRPr="00E244CD">
        <w:rPr>
          <w:rFonts w:ascii="Times New Roman" w:eastAsia="Times New Roman" w:hAnsi="Times New Roman" w:cs="Times New Roman"/>
          <w:sz w:val="24"/>
          <w:szCs w:val="24"/>
        </w:rPr>
        <w:t xml:space="preserve">populations that have not truly changed (lower FPR), but it </w:t>
      </w:r>
      <w:ins w:id="1728" w:author="Editor" w:date="2020-10-29T14:35:00Z">
        <w:r w:rsidR="00774E9E" w:rsidRPr="00E244CD">
          <w:rPr>
            <w:rFonts w:ascii="Times New Roman" w:eastAsia="Times New Roman" w:hAnsi="Times New Roman" w:cs="Times New Roman"/>
            <w:sz w:val="24"/>
            <w:szCs w:val="24"/>
          </w:rPr>
          <w:t xml:space="preserve">also </w:t>
        </w:r>
      </w:ins>
      <w:del w:id="1729" w:author="Editor" w:date="2020-10-29T14:36:00Z">
        <w:r w:rsidRPr="00E244CD" w:rsidDel="00774E9E">
          <w:rPr>
            <w:rFonts w:ascii="Times New Roman" w:eastAsia="Times New Roman" w:hAnsi="Times New Roman" w:cs="Times New Roman"/>
            <w:sz w:val="24"/>
            <w:szCs w:val="24"/>
          </w:rPr>
          <w:delText xml:space="preserve">decreases </w:delText>
        </w:r>
      </w:del>
      <w:ins w:id="1730" w:author="Editor" w:date="2020-10-29T14:36:00Z">
        <w:r w:rsidR="00774E9E" w:rsidRPr="00E244CD">
          <w:rPr>
            <w:rFonts w:ascii="Times New Roman" w:eastAsia="Times New Roman" w:hAnsi="Times New Roman" w:cs="Times New Roman"/>
            <w:sz w:val="24"/>
            <w:szCs w:val="24"/>
          </w:rPr>
          <w:t xml:space="preserve">decreased </w:t>
        </w:r>
      </w:ins>
      <w:r w:rsidRPr="00E244CD">
        <w:rPr>
          <w:rFonts w:ascii="Times New Roman" w:eastAsia="Times New Roman" w:hAnsi="Times New Roman" w:cs="Times New Roman"/>
          <w:sz w:val="24"/>
          <w:szCs w:val="24"/>
        </w:rPr>
        <w:t xml:space="preserve">our ability to correctly </w:t>
      </w:r>
      <w:del w:id="1731" w:author="Editor" w:date="2020-10-29T14:38:00Z">
        <w:r w:rsidRPr="00E244CD" w:rsidDel="00774E9E">
          <w:rPr>
            <w:rFonts w:ascii="Times New Roman" w:eastAsia="Times New Roman" w:hAnsi="Times New Roman" w:cs="Times New Roman"/>
            <w:sz w:val="24"/>
            <w:szCs w:val="24"/>
          </w:rPr>
          <w:delText xml:space="preserve">detect </w:delText>
        </w:r>
      </w:del>
      <w:ins w:id="1732" w:author="Editor" w:date="2020-10-29T14:38:00Z">
        <w:r w:rsidR="00774E9E" w:rsidRPr="00E244CD">
          <w:rPr>
            <w:rFonts w:ascii="Times New Roman" w:eastAsia="Times New Roman" w:hAnsi="Times New Roman" w:cs="Times New Roman"/>
            <w:sz w:val="24"/>
            <w:szCs w:val="24"/>
          </w:rPr>
          <w:t xml:space="preserve">identify </w:t>
        </w:r>
      </w:ins>
      <w:r w:rsidRPr="00E244CD">
        <w:rPr>
          <w:rFonts w:ascii="Times New Roman" w:eastAsia="Times New Roman" w:hAnsi="Times New Roman" w:cs="Times New Roman"/>
          <w:sz w:val="24"/>
          <w:szCs w:val="24"/>
        </w:rPr>
        <w:t xml:space="preserve">populations that have </w:t>
      </w:r>
      <w:del w:id="1733" w:author="Editor" w:date="2020-10-29T14:37:00Z">
        <w:r w:rsidRPr="00E244CD" w:rsidDel="00774E9E">
          <w:rPr>
            <w:rFonts w:ascii="Times New Roman" w:eastAsia="Times New Roman" w:hAnsi="Times New Roman" w:cs="Times New Roman"/>
            <w:sz w:val="24"/>
            <w:szCs w:val="24"/>
          </w:rPr>
          <w:delText xml:space="preserve">truly changed </w:delText>
        </w:r>
      </w:del>
      <w:r w:rsidRPr="00E244CD">
        <w:rPr>
          <w:rFonts w:ascii="Times New Roman" w:eastAsia="Times New Roman" w:hAnsi="Times New Roman" w:cs="Times New Roman"/>
          <w:sz w:val="24"/>
          <w:szCs w:val="24"/>
        </w:rPr>
        <w:t xml:space="preserve">(higher FNR). </w:t>
      </w:r>
      <w:commentRangeStart w:id="1734"/>
      <w:del w:id="1735" w:author="Editor" w:date="2020-10-29T14:36:00Z">
        <w:r w:rsidRPr="00E244CD" w:rsidDel="00774E9E">
          <w:rPr>
            <w:rFonts w:ascii="Times New Roman" w:eastAsia="Times New Roman" w:hAnsi="Times New Roman" w:cs="Times New Roman"/>
            <w:sz w:val="24"/>
            <w:szCs w:val="24"/>
          </w:rPr>
          <w:delText xml:space="preserve">This </w:delText>
        </w:r>
      </w:del>
      <w:ins w:id="1736" w:author="Editor" w:date="2020-10-29T14:36:00Z">
        <w:r w:rsidR="00774E9E" w:rsidRPr="00E244CD">
          <w:rPr>
            <w:rFonts w:ascii="Times New Roman" w:eastAsia="Times New Roman" w:hAnsi="Times New Roman" w:cs="Times New Roman"/>
            <w:sz w:val="24"/>
            <w:szCs w:val="24"/>
          </w:rPr>
          <w:t xml:space="preserve">The magnitude of this </w:t>
        </w:r>
      </w:ins>
      <w:r w:rsidRPr="00E244CD">
        <w:rPr>
          <w:rFonts w:ascii="Times New Roman" w:eastAsia="Times New Roman" w:hAnsi="Times New Roman" w:cs="Times New Roman"/>
          <w:sz w:val="24"/>
          <w:szCs w:val="24"/>
        </w:rPr>
        <w:t xml:space="preserve">trade-off </w:t>
      </w:r>
      <w:del w:id="1737" w:author="Editor" w:date="2020-10-29T14:37:00Z">
        <w:r w:rsidRPr="00E244CD" w:rsidDel="00774E9E">
          <w:rPr>
            <w:rFonts w:ascii="Times New Roman" w:eastAsia="Times New Roman" w:hAnsi="Times New Roman" w:cs="Times New Roman"/>
            <w:sz w:val="24"/>
            <w:szCs w:val="24"/>
          </w:rPr>
          <w:delText>is apparent for all scenarios and its strength appears to depend on</w:delText>
        </w:r>
      </w:del>
      <w:ins w:id="1738" w:author="Editor" w:date="2020-10-29T14:37:00Z">
        <w:r w:rsidR="00774E9E" w:rsidRPr="00E244CD">
          <w:rPr>
            <w:rFonts w:ascii="Times New Roman" w:eastAsia="Times New Roman" w:hAnsi="Times New Roman" w:cs="Times New Roman"/>
            <w:sz w:val="24"/>
            <w:szCs w:val="24"/>
          </w:rPr>
          <w:t xml:space="preserve">varied with </w:t>
        </w:r>
      </w:ins>
      <w:del w:id="1739" w:author="Editor" w:date="2020-10-29T14:37:00Z">
        <w:r w:rsidRPr="00E244CD" w:rsidDel="00774E9E">
          <w:rPr>
            <w:rFonts w:ascii="Times New Roman" w:eastAsia="Times New Roman" w:hAnsi="Times New Roman" w:cs="Times New Roman"/>
            <w:sz w:val="24"/>
            <w:szCs w:val="24"/>
          </w:rPr>
          <w:delText xml:space="preserve"> </w:delText>
        </w:r>
      </w:del>
      <w:r w:rsidRPr="00E244CD">
        <w:rPr>
          <w:rFonts w:ascii="Times New Roman" w:eastAsia="Times New Roman" w:hAnsi="Times New Roman" w:cs="Times New Roman"/>
          <w:sz w:val="24"/>
          <w:szCs w:val="24"/>
        </w:rPr>
        <w:t>dispersal</w:t>
      </w:r>
      <w:ins w:id="1740" w:author="Editor" w:date="2020-10-29T14:37:00Z">
        <w:r w:rsidR="00774E9E" w:rsidRPr="00E244CD">
          <w:rPr>
            <w:rFonts w:ascii="Times New Roman" w:eastAsia="Times New Roman" w:hAnsi="Times New Roman" w:cs="Times New Roman"/>
            <w:sz w:val="24"/>
            <w:szCs w:val="24"/>
          </w:rPr>
          <w:t xml:space="preserve"> capacity</w:t>
        </w:r>
      </w:ins>
      <w:r w:rsidRPr="00E244CD">
        <w:rPr>
          <w:rFonts w:ascii="Times New Roman" w:eastAsia="Times New Roman" w:hAnsi="Times New Roman" w:cs="Times New Roman"/>
          <w:sz w:val="24"/>
          <w:szCs w:val="24"/>
        </w:rPr>
        <w:t>.</w:t>
      </w:r>
      <w:commentRangeEnd w:id="1734"/>
      <w:r w:rsidR="00774E9E" w:rsidRPr="00E244CD">
        <w:rPr>
          <w:rStyle w:val="CommentReference"/>
        </w:rPr>
        <w:commentReference w:id="1734"/>
      </w:r>
      <w:r w:rsidRPr="00E244CD">
        <w:rPr>
          <w:rFonts w:ascii="Times New Roman" w:eastAsia="Times New Roman" w:hAnsi="Times New Roman" w:cs="Times New Roman"/>
          <w:sz w:val="24"/>
          <w:szCs w:val="24"/>
        </w:rPr>
        <w:t xml:space="preserve"> Although </w:t>
      </w:r>
      <w:del w:id="1741" w:author="Editor" w:date="2020-10-29T14:38:00Z">
        <w:r w:rsidRPr="00E244CD" w:rsidDel="00774E9E">
          <w:rPr>
            <w:rFonts w:ascii="Times New Roman" w:eastAsia="Times New Roman" w:hAnsi="Times New Roman" w:cs="Times New Roman"/>
            <w:sz w:val="24"/>
            <w:szCs w:val="24"/>
          </w:rPr>
          <w:delText xml:space="preserve">the </w:delText>
        </w:r>
      </w:del>
      <w:ins w:id="1742" w:author="Editor" w:date="2020-10-29T14:38:00Z">
        <w:r w:rsidR="00774E9E" w:rsidRPr="00E244CD">
          <w:rPr>
            <w:rFonts w:ascii="Times New Roman" w:eastAsia="Times New Roman" w:hAnsi="Times New Roman" w:cs="Times New Roman"/>
            <w:sz w:val="24"/>
            <w:szCs w:val="24"/>
          </w:rPr>
          <w:t xml:space="preserve">a broader </w:t>
        </w:r>
      </w:ins>
      <w:r w:rsidRPr="00E244CD">
        <w:rPr>
          <w:rFonts w:ascii="Times New Roman" w:eastAsia="Times New Roman" w:hAnsi="Times New Roman" w:cs="Times New Roman"/>
          <w:sz w:val="24"/>
          <w:szCs w:val="24"/>
        </w:rPr>
        <w:t xml:space="preserve">spatial extent </w:t>
      </w:r>
      <w:del w:id="1743" w:author="Editor" w:date="2020-10-29T14:38:00Z">
        <w:r w:rsidRPr="00E244CD" w:rsidDel="00774E9E">
          <w:rPr>
            <w:rFonts w:ascii="Times New Roman" w:eastAsia="Times New Roman" w:hAnsi="Times New Roman" w:cs="Times New Roman"/>
            <w:sz w:val="24"/>
            <w:szCs w:val="24"/>
          </w:rPr>
          <w:delText xml:space="preserve">of an event </w:delText>
        </w:r>
      </w:del>
      <w:r w:rsidRPr="00E244CD">
        <w:rPr>
          <w:rFonts w:ascii="Times New Roman" w:eastAsia="Times New Roman" w:hAnsi="Times New Roman" w:cs="Times New Roman"/>
          <w:sz w:val="24"/>
          <w:szCs w:val="24"/>
        </w:rPr>
        <w:t xml:space="preserve">may help researchers detect </w:t>
      </w:r>
      <w:del w:id="1744" w:author="Editor" w:date="2020-10-29T14:38:00Z">
        <w:r w:rsidRPr="00E244CD" w:rsidDel="00774E9E">
          <w:rPr>
            <w:rFonts w:ascii="Times New Roman" w:eastAsia="Times New Roman" w:hAnsi="Times New Roman" w:cs="Times New Roman"/>
            <w:sz w:val="24"/>
            <w:szCs w:val="24"/>
          </w:rPr>
          <w:delText>it</w:delText>
        </w:r>
      </w:del>
      <w:ins w:id="1745" w:author="Editor" w:date="2020-10-29T14:38:00Z">
        <w:r w:rsidR="00774E9E" w:rsidRPr="00E244CD">
          <w:rPr>
            <w:rFonts w:ascii="Times New Roman" w:eastAsia="Times New Roman" w:hAnsi="Times New Roman" w:cs="Times New Roman"/>
            <w:sz w:val="24"/>
            <w:szCs w:val="24"/>
          </w:rPr>
          <w:t>an event</w:t>
        </w:r>
      </w:ins>
      <w:r w:rsidRPr="00E244CD">
        <w:rPr>
          <w:rFonts w:ascii="Times New Roman" w:eastAsia="Times New Roman" w:hAnsi="Times New Roman" w:cs="Times New Roman"/>
          <w:sz w:val="24"/>
          <w:szCs w:val="24"/>
        </w:rPr>
        <w:t xml:space="preserve">, as the chance of sampling an affected </w:t>
      </w:r>
      <w:del w:id="1746" w:author="Editor" w:date="2020-10-29T19:34:00Z">
        <w:r w:rsidRPr="00E244CD" w:rsidDel="00423CCF">
          <w:rPr>
            <w:rFonts w:ascii="Times New Roman" w:eastAsia="Times New Roman" w:hAnsi="Times New Roman" w:cs="Times New Roman"/>
            <w:sz w:val="24"/>
            <w:szCs w:val="24"/>
          </w:rPr>
          <w:delText xml:space="preserve">area </w:delText>
        </w:r>
      </w:del>
      <w:ins w:id="1747" w:author="Editor" w:date="2020-10-29T19:34:00Z">
        <w:r w:rsidR="00423CCF">
          <w:rPr>
            <w:rFonts w:ascii="Times New Roman" w:eastAsia="Times New Roman" w:hAnsi="Times New Roman" w:cs="Times New Roman"/>
            <w:sz w:val="24"/>
            <w:szCs w:val="24"/>
          </w:rPr>
          <w:t>population</w:t>
        </w:r>
        <w:r w:rsidR="00423CCF"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increases, it may also increase the risk of not identifying the genetic legacy of the event at all, especially in </w:t>
      </w:r>
      <w:del w:id="1748" w:author="Editor" w:date="2020-10-29T14:39:00Z">
        <w:r w:rsidRPr="00E244CD" w:rsidDel="00774E9E">
          <w:rPr>
            <w:rFonts w:ascii="Times New Roman" w:eastAsia="Times New Roman" w:hAnsi="Times New Roman" w:cs="Times New Roman"/>
            <w:sz w:val="24"/>
            <w:szCs w:val="24"/>
          </w:rPr>
          <w:delText xml:space="preserve">high </w:delText>
        </w:r>
      </w:del>
      <w:ins w:id="1749" w:author="Editor" w:date="2020-10-29T14:39:00Z">
        <w:r w:rsidR="00774E9E" w:rsidRPr="00E244CD">
          <w:rPr>
            <w:rFonts w:ascii="Times New Roman" w:eastAsia="Times New Roman" w:hAnsi="Times New Roman" w:cs="Times New Roman"/>
            <w:sz w:val="24"/>
            <w:szCs w:val="24"/>
          </w:rPr>
          <w:t>high-</w:t>
        </w:r>
      </w:ins>
      <w:r w:rsidRPr="00E244CD">
        <w:rPr>
          <w:rFonts w:ascii="Times New Roman" w:eastAsia="Times New Roman" w:hAnsi="Times New Roman" w:cs="Times New Roman"/>
          <w:sz w:val="24"/>
          <w:szCs w:val="24"/>
        </w:rPr>
        <w:t xml:space="preserve">dispersal landscapes. Given </w:t>
      </w:r>
      <w:commentRangeStart w:id="1750"/>
      <w:r w:rsidRPr="00E244CD">
        <w:rPr>
          <w:rFonts w:ascii="Times New Roman" w:eastAsia="Times New Roman" w:hAnsi="Times New Roman" w:cs="Times New Roman"/>
          <w:sz w:val="24"/>
          <w:szCs w:val="24"/>
        </w:rPr>
        <w:t>the way it was designed</w:t>
      </w:r>
      <w:commentRangeEnd w:id="1750"/>
      <w:r w:rsidR="00853581" w:rsidRPr="00E244CD">
        <w:rPr>
          <w:rStyle w:val="CommentReference"/>
        </w:rPr>
        <w:commentReference w:id="1750"/>
      </w:r>
      <w:r w:rsidRPr="00E244CD">
        <w:rPr>
          <w:rFonts w:ascii="Times New Roman" w:eastAsia="Times New Roman" w:hAnsi="Times New Roman" w:cs="Times New Roman"/>
          <w:sz w:val="24"/>
          <w:szCs w:val="24"/>
        </w:rPr>
        <w:t>, TGI is better suited to analyze systems in which disturbances are discrete and affect a limited part of the landscape</w:t>
      </w:r>
      <w:ins w:id="1751" w:author="Editor" w:date="2020-10-29T14:42:00Z">
        <w:r w:rsidR="00853581" w:rsidRPr="00E244CD">
          <w:rPr>
            <w:rFonts w:ascii="Times New Roman" w:eastAsia="Times New Roman" w:hAnsi="Times New Roman" w:cs="Times New Roman"/>
            <w:sz w:val="24"/>
            <w:szCs w:val="24"/>
          </w:rPr>
          <w:t>. It is less effective for analyzing</w:t>
        </w:r>
      </w:ins>
      <w:del w:id="1752" w:author="Editor" w:date="2020-10-29T14:41:00Z">
        <w:r w:rsidRPr="00E244CD" w:rsidDel="00853581">
          <w:rPr>
            <w:rFonts w:ascii="Times New Roman" w:eastAsia="Times New Roman" w:hAnsi="Times New Roman" w:cs="Times New Roman"/>
            <w:sz w:val="24"/>
            <w:szCs w:val="24"/>
          </w:rPr>
          <w:delText xml:space="preserve">, </w:delText>
        </w:r>
        <w:r w:rsidRPr="00E244CD" w:rsidDel="00853581">
          <w:rPr>
            <w:rFonts w:ascii="Times New Roman" w:eastAsia="Times New Roman" w:hAnsi="Times New Roman" w:cs="Times New Roman"/>
            <w:i/>
            <w:sz w:val="24"/>
            <w:szCs w:val="24"/>
          </w:rPr>
          <w:delText xml:space="preserve">i.e. </w:delText>
        </w:r>
        <w:r w:rsidRPr="00E244CD" w:rsidDel="00853581">
          <w:rPr>
            <w:rFonts w:ascii="Times New Roman" w:eastAsia="Times New Roman" w:hAnsi="Times New Roman" w:cs="Times New Roman"/>
            <w:sz w:val="24"/>
            <w:szCs w:val="24"/>
          </w:rPr>
          <w:delText>not</w:delText>
        </w:r>
      </w:del>
      <w:ins w:id="1753" w:author="Editor" w:date="2020-10-29T14:41:00Z">
        <w:r w:rsidR="00853581" w:rsidRPr="00E244CD">
          <w:rPr>
            <w:rFonts w:ascii="Times New Roman" w:eastAsia="Times New Roman" w:hAnsi="Times New Roman" w:cs="Times New Roman"/>
            <w:sz w:val="24"/>
            <w:szCs w:val="24"/>
          </w:rPr>
          <w:t xml:space="preserve"> </w:t>
        </w:r>
      </w:ins>
      <w:del w:id="1754" w:author="Editor" w:date="2020-10-29T14:41:00Z">
        <w:r w:rsidRPr="00E244CD" w:rsidDel="00853581">
          <w:rPr>
            <w:rFonts w:ascii="Times New Roman" w:eastAsia="Times New Roman" w:hAnsi="Times New Roman" w:cs="Times New Roman"/>
            <w:sz w:val="24"/>
            <w:szCs w:val="24"/>
          </w:rPr>
          <w:delText xml:space="preserve"> </w:delText>
        </w:r>
      </w:del>
      <w:ins w:id="1755" w:author="Editor" w:date="2020-10-29T14:39:00Z">
        <w:r w:rsidR="00774E9E" w:rsidRPr="00E244CD">
          <w:rPr>
            <w:rFonts w:ascii="Times New Roman" w:eastAsia="Times New Roman" w:hAnsi="Times New Roman" w:cs="Times New Roman"/>
            <w:sz w:val="24"/>
            <w:szCs w:val="24"/>
          </w:rPr>
          <w:t xml:space="preserve">gradual, </w:t>
        </w:r>
      </w:ins>
      <w:r w:rsidRPr="00E244CD">
        <w:rPr>
          <w:rFonts w:ascii="Times New Roman" w:eastAsia="Times New Roman" w:hAnsi="Times New Roman" w:cs="Times New Roman"/>
          <w:sz w:val="24"/>
          <w:szCs w:val="24"/>
        </w:rPr>
        <w:t xml:space="preserve">landscape-wide </w:t>
      </w:r>
      <w:del w:id="1756" w:author="Editor" w:date="2020-10-29T14:39:00Z">
        <w:r w:rsidRPr="00E244CD" w:rsidDel="00774E9E">
          <w:rPr>
            <w:rFonts w:ascii="Times New Roman" w:eastAsia="Times New Roman" w:hAnsi="Times New Roman" w:cs="Times New Roman"/>
            <w:sz w:val="24"/>
            <w:szCs w:val="24"/>
          </w:rPr>
          <w:delText xml:space="preserve">and gradual </w:delText>
        </w:r>
      </w:del>
      <w:r w:rsidRPr="00E244CD">
        <w:rPr>
          <w:rFonts w:ascii="Times New Roman" w:eastAsia="Times New Roman" w:hAnsi="Times New Roman" w:cs="Times New Roman"/>
          <w:sz w:val="24"/>
          <w:szCs w:val="24"/>
        </w:rPr>
        <w:t xml:space="preserve">disturbances. </w:t>
      </w:r>
      <w:ins w:id="1757" w:author="Editor" w:date="2020-10-29T14:42:00Z">
        <w:r w:rsidR="00853581" w:rsidRPr="00E244CD">
          <w:rPr>
            <w:rFonts w:ascii="Times New Roman" w:eastAsia="Times New Roman" w:hAnsi="Times New Roman" w:cs="Times New Roman"/>
            <w:sz w:val="24"/>
            <w:szCs w:val="24"/>
          </w:rPr>
          <w:t xml:space="preserve">In addition, </w:t>
        </w:r>
      </w:ins>
      <w:del w:id="1758" w:author="Editor" w:date="2020-10-29T14:39:00Z">
        <w:r w:rsidRPr="00E244CD" w:rsidDel="00853581">
          <w:rPr>
            <w:rFonts w:ascii="Times New Roman" w:eastAsia="Times New Roman" w:hAnsi="Times New Roman" w:cs="Times New Roman"/>
            <w:sz w:val="24"/>
            <w:szCs w:val="24"/>
          </w:rPr>
          <w:delText xml:space="preserve">When </w:delText>
        </w:r>
      </w:del>
      <w:ins w:id="1759" w:author="Editor" w:date="2020-10-29T14:42:00Z">
        <w:r w:rsidR="00853581" w:rsidRPr="00E244CD">
          <w:rPr>
            <w:rFonts w:ascii="Times New Roman" w:eastAsia="Times New Roman" w:hAnsi="Times New Roman" w:cs="Times New Roman"/>
            <w:sz w:val="24"/>
            <w:szCs w:val="24"/>
          </w:rPr>
          <w:t>w</w:t>
        </w:r>
      </w:ins>
      <w:ins w:id="1760" w:author="Editor" w:date="2020-10-29T14:39:00Z">
        <w:r w:rsidR="00853581" w:rsidRPr="00E244CD">
          <w:rPr>
            <w:rFonts w:ascii="Times New Roman" w:eastAsia="Times New Roman" w:hAnsi="Times New Roman" w:cs="Times New Roman"/>
            <w:sz w:val="24"/>
            <w:szCs w:val="24"/>
          </w:rPr>
          <w:t xml:space="preserve">hen </w:t>
        </w:r>
      </w:ins>
      <w:del w:id="1761" w:author="Editor" w:date="2020-10-29T14:39:00Z">
        <w:r w:rsidRPr="00E244CD" w:rsidDel="00853581">
          <w:rPr>
            <w:rFonts w:ascii="Times New Roman" w:eastAsia="Times New Roman" w:hAnsi="Times New Roman" w:cs="Times New Roman"/>
            <w:sz w:val="24"/>
            <w:szCs w:val="24"/>
          </w:rPr>
          <w:delText xml:space="preserve">several </w:delText>
        </w:r>
      </w:del>
      <w:ins w:id="1762" w:author="Editor" w:date="2020-10-29T14:39:00Z">
        <w:r w:rsidR="00853581" w:rsidRPr="00E244CD">
          <w:rPr>
            <w:rFonts w:ascii="Times New Roman" w:eastAsia="Times New Roman" w:hAnsi="Times New Roman" w:cs="Times New Roman"/>
            <w:sz w:val="24"/>
            <w:szCs w:val="24"/>
          </w:rPr>
          <w:t xml:space="preserve">multiple </w:t>
        </w:r>
      </w:ins>
      <w:r w:rsidRPr="00E244CD">
        <w:rPr>
          <w:rFonts w:ascii="Times New Roman" w:eastAsia="Times New Roman" w:hAnsi="Times New Roman" w:cs="Times New Roman"/>
          <w:sz w:val="24"/>
          <w:szCs w:val="24"/>
        </w:rPr>
        <w:t>populations were affected</w:t>
      </w:r>
      <w:ins w:id="1763" w:author="Editor" w:date="2020-10-29T14:40:00Z">
        <w:r w:rsidR="00853581" w:rsidRPr="00E244CD">
          <w:rPr>
            <w:rFonts w:ascii="Times New Roman" w:eastAsia="Times New Roman" w:hAnsi="Times New Roman" w:cs="Times New Roman"/>
            <w:sz w:val="24"/>
            <w:szCs w:val="24"/>
          </w:rPr>
          <w:t xml:space="preserve"> in our simulations</w:t>
        </w:r>
      </w:ins>
      <w:r w:rsidRPr="00E244CD">
        <w:rPr>
          <w:rFonts w:ascii="Times New Roman" w:eastAsia="Times New Roman" w:hAnsi="Times New Roman" w:cs="Times New Roman"/>
          <w:sz w:val="24"/>
          <w:szCs w:val="24"/>
        </w:rPr>
        <w:t xml:space="preserve">, we </w:t>
      </w:r>
      <w:ins w:id="1764" w:author="Editor" w:date="2020-10-29T14:39:00Z">
        <w:r w:rsidR="00853581" w:rsidRPr="00E244CD">
          <w:rPr>
            <w:rFonts w:ascii="Times New Roman" w:eastAsia="Times New Roman" w:hAnsi="Times New Roman" w:cs="Times New Roman"/>
            <w:sz w:val="24"/>
            <w:szCs w:val="24"/>
          </w:rPr>
          <w:t xml:space="preserve">always </w:t>
        </w:r>
      </w:ins>
      <w:r w:rsidRPr="00E244CD">
        <w:rPr>
          <w:rFonts w:ascii="Times New Roman" w:eastAsia="Times New Roman" w:hAnsi="Times New Roman" w:cs="Times New Roman"/>
          <w:sz w:val="24"/>
          <w:szCs w:val="24"/>
        </w:rPr>
        <w:t xml:space="preserve">chose </w:t>
      </w:r>
      <w:ins w:id="1765" w:author="Editor" w:date="2020-10-29T19:34:00Z">
        <w:r w:rsidR="00423CCF">
          <w:rPr>
            <w:rFonts w:ascii="Times New Roman" w:eastAsia="Times New Roman" w:hAnsi="Times New Roman" w:cs="Times New Roman"/>
            <w:sz w:val="24"/>
            <w:szCs w:val="24"/>
          </w:rPr>
          <w:t xml:space="preserve">to affect </w:t>
        </w:r>
      </w:ins>
      <w:r w:rsidRPr="00E244CD">
        <w:rPr>
          <w:rFonts w:ascii="Times New Roman" w:eastAsia="Times New Roman" w:hAnsi="Times New Roman" w:cs="Times New Roman"/>
          <w:sz w:val="24"/>
          <w:szCs w:val="24"/>
        </w:rPr>
        <w:t xml:space="preserve">adjacent populations; </w:t>
      </w:r>
      <w:ins w:id="1766" w:author="Editor" w:date="2020-10-29T14:40:00Z">
        <w:r w:rsidR="00853581" w:rsidRPr="00E244CD">
          <w:rPr>
            <w:rFonts w:ascii="Times New Roman" w:eastAsia="Times New Roman" w:hAnsi="Times New Roman" w:cs="Times New Roman"/>
            <w:sz w:val="24"/>
            <w:szCs w:val="24"/>
          </w:rPr>
          <w:t xml:space="preserve">we did not investigate </w:t>
        </w:r>
      </w:ins>
      <w:r w:rsidRPr="00E244CD">
        <w:rPr>
          <w:rFonts w:ascii="Times New Roman" w:eastAsia="Times New Roman" w:hAnsi="Times New Roman" w:cs="Times New Roman"/>
          <w:sz w:val="24"/>
          <w:szCs w:val="24"/>
        </w:rPr>
        <w:t>whether lowering the degree of spatial autocorrelation in the spatial genetic legacy</w:t>
      </w:r>
      <w:del w:id="1767" w:author="Editor" w:date="2020-10-29T14:39:00Z">
        <w:r w:rsidRPr="00E244CD" w:rsidDel="00774E9E">
          <w:rPr>
            <w:rFonts w:ascii="Times New Roman" w:eastAsia="Times New Roman" w:hAnsi="Times New Roman" w:cs="Times New Roman"/>
            <w:sz w:val="24"/>
            <w:szCs w:val="24"/>
          </w:rPr>
          <w:delText>, that is</w:delText>
        </w:r>
      </w:del>
      <w:ins w:id="1768" w:author="Editor" w:date="2020-10-29T14:39:00Z">
        <w:r w:rsidR="00774E9E" w:rsidRPr="00E244CD">
          <w:rPr>
            <w:rFonts w:ascii="Times New Roman" w:eastAsia="Times New Roman" w:hAnsi="Times New Roman" w:cs="Times New Roman"/>
            <w:sz w:val="24"/>
            <w:szCs w:val="24"/>
          </w:rPr>
          <w:t xml:space="preserve"> (i.e.,</w:t>
        </w:r>
      </w:ins>
      <w:r w:rsidRPr="00E244CD">
        <w:rPr>
          <w:rFonts w:ascii="Times New Roman" w:eastAsia="Times New Roman" w:hAnsi="Times New Roman" w:cs="Times New Roman"/>
          <w:sz w:val="24"/>
          <w:szCs w:val="24"/>
        </w:rPr>
        <w:t xml:space="preserve"> targeting populations not necessarily adjacent to each other</w:t>
      </w:r>
      <w:ins w:id="1769" w:author="Editor" w:date="2020-10-29T14:40:00Z">
        <w:r w:rsidR="00853581" w:rsidRPr="00E244CD">
          <w:rPr>
            <w:rFonts w:ascii="Times New Roman" w:eastAsia="Times New Roman" w:hAnsi="Times New Roman" w:cs="Times New Roman"/>
            <w:sz w:val="24"/>
            <w:szCs w:val="24"/>
          </w:rPr>
          <w:t>)</w:t>
        </w:r>
      </w:ins>
      <w:del w:id="1770" w:author="Editor" w:date="2020-10-29T14:40:00Z">
        <w:r w:rsidRPr="00E244CD" w:rsidDel="00853581">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del w:id="1771" w:author="Editor" w:date="2020-10-29T14:40:00Z">
        <w:r w:rsidRPr="00E244CD" w:rsidDel="00853581">
          <w:rPr>
            <w:rFonts w:ascii="Times New Roman" w:eastAsia="Times New Roman" w:hAnsi="Times New Roman" w:cs="Times New Roman"/>
            <w:sz w:val="24"/>
            <w:szCs w:val="24"/>
          </w:rPr>
          <w:delText xml:space="preserve">influences </w:delText>
        </w:r>
      </w:del>
      <w:ins w:id="1772" w:author="Editor" w:date="2020-10-29T14:40:00Z">
        <w:r w:rsidR="00853581" w:rsidRPr="00E244CD">
          <w:rPr>
            <w:rFonts w:ascii="Times New Roman" w:eastAsia="Times New Roman" w:hAnsi="Times New Roman" w:cs="Times New Roman"/>
            <w:sz w:val="24"/>
            <w:szCs w:val="24"/>
          </w:rPr>
          <w:t xml:space="preserve">influenced </w:t>
        </w:r>
      </w:ins>
      <w:del w:id="1773" w:author="Editor" w:date="2020-10-29T14:40:00Z">
        <w:r w:rsidRPr="00E244CD" w:rsidDel="00853581">
          <w:rPr>
            <w:rFonts w:ascii="Times New Roman" w:eastAsia="Times New Roman" w:hAnsi="Times New Roman" w:cs="Times New Roman"/>
            <w:sz w:val="24"/>
            <w:szCs w:val="24"/>
          </w:rPr>
          <w:delText>detection, has not been investigated in our paper</w:delText>
        </w:r>
      </w:del>
      <w:ins w:id="1774" w:author="Editor" w:date="2020-10-29T14:40:00Z">
        <w:r w:rsidR="00853581" w:rsidRPr="00E244CD">
          <w:rPr>
            <w:rFonts w:ascii="Times New Roman" w:eastAsia="Times New Roman" w:hAnsi="Times New Roman" w:cs="Times New Roman"/>
            <w:sz w:val="24"/>
            <w:szCs w:val="24"/>
          </w:rPr>
          <w:t>our ability to detect the event</w:t>
        </w:r>
      </w:ins>
      <w:r w:rsidRPr="00E244CD">
        <w:rPr>
          <w:rFonts w:ascii="Times New Roman" w:eastAsia="Times New Roman" w:hAnsi="Times New Roman" w:cs="Times New Roman"/>
          <w:sz w:val="24"/>
          <w:szCs w:val="24"/>
        </w:rPr>
        <w:t xml:space="preserve">. Spatial autocorrelation may greatly affect many genetic analyses, </w:t>
      </w:r>
      <w:commentRangeStart w:id="1775"/>
      <w:r w:rsidRPr="00E244CD">
        <w:rPr>
          <w:rFonts w:ascii="Times New Roman" w:eastAsia="Times New Roman" w:hAnsi="Times New Roman" w:cs="Times New Roman"/>
          <w:sz w:val="24"/>
          <w:szCs w:val="24"/>
        </w:rPr>
        <w:t xml:space="preserve">and </w:t>
      </w:r>
      <w:del w:id="1776" w:author="Editor" w:date="2020-10-29T19:34:00Z">
        <w:r w:rsidRPr="00E244CD" w:rsidDel="00423CCF">
          <w:rPr>
            <w:rFonts w:ascii="Times New Roman" w:eastAsia="Times New Roman" w:hAnsi="Times New Roman" w:cs="Times New Roman"/>
            <w:sz w:val="24"/>
            <w:szCs w:val="24"/>
          </w:rPr>
          <w:delText xml:space="preserve">solutions </w:delText>
        </w:r>
      </w:del>
      <w:ins w:id="1777" w:author="Editor" w:date="2020-10-29T19:34:00Z">
        <w:r w:rsidR="00423CCF">
          <w:rPr>
            <w:rFonts w:ascii="Times New Roman" w:eastAsia="Times New Roman" w:hAnsi="Times New Roman" w:cs="Times New Roman"/>
            <w:sz w:val="24"/>
            <w:szCs w:val="24"/>
          </w:rPr>
          <w:t>new analyses</w:t>
        </w:r>
        <w:r w:rsidR="00423CCF"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are being developed to </w:t>
      </w:r>
      <w:del w:id="1778" w:author="Editor" w:date="2020-10-29T19:34:00Z">
        <w:r w:rsidRPr="00E244CD" w:rsidDel="00423CCF">
          <w:rPr>
            <w:rFonts w:ascii="Times New Roman" w:eastAsia="Times New Roman" w:hAnsi="Times New Roman" w:cs="Times New Roman"/>
            <w:sz w:val="24"/>
            <w:szCs w:val="24"/>
          </w:rPr>
          <w:delText>integrate it within them</w:delText>
        </w:r>
        <w:commentRangeEnd w:id="1775"/>
        <w:r w:rsidR="00423CCF" w:rsidDel="00423CCF">
          <w:rPr>
            <w:rStyle w:val="CommentReference"/>
          </w:rPr>
          <w:commentReference w:id="1775"/>
        </w:r>
      </w:del>
      <w:ins w:id="1779" w:author="Editor" w:date="2020-10-29T19:34:00Z">
        <w:r w:rsidR="00423CCF">
          <w:rPr>
            <w:rFonts w:ascii="Times New Roman" w:eastAsia="Times New Roman" w:hAnsi="Times New Roman" w:cs="Times New Roman"/>
            <w:sz w:val="24"/>
            <w:szCs w:val="24"/>
          </w:rPr>
          <w:t>account for it</w:t>
        </w:r>
      </w:ins>
      <w:r w:rsidRPr="00E244CD">
        <w:rPr>
          <w:rFonts w:ascii="Times New Roman" w:eastAsia="Times New Roman" w:hAnsi="Times New Roman" w:cs="Times New Roman"/>
          <w:sz w:val="24"/>
          <w:szCs w:val="24"/>
        </w:rPr>
        <w:t xml:space="preserve">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{"citationItems":[{"id":"ITEM-1","itemData":{"DOI":"10.1111/ecog.00566","ISSN":"09067590","abstract":"Spatial autocorrelation is a well-recognized concern for observational data in general, and more specifically for spatial data in ecology. Generalized linear mixed models (GLMMs) with spatially autocorrelated random effects are a potential general framework for handling these spatial correlations. However, as the result of statistical and practical issues, such GLMMs have been fitted through the undocumented use of procedures based on penalized quasi-likelihood approximations (PQL), and under restrictive models of spatial correlation. Alternatively, they are often neglected in favor of simpler but more questionable approaches. In this work we aim to provide practical and validated means of inference under spatial GLMMs, that overcome these limitations. For this purpose, a new software is developed to fit spatial GLMMs. We use it to assess the performance of likelihood ratio tests for fixed effects under spatial autocorrelation, based on Laplace or PQL approximations of the likelihood. Expectedly, the Laplace approximation performs generally slightly better, although a variant of PQL was better in the binary case. We show that a previous implementation of PQL methods in the R language, glmmPQL, is not appropriate for such applications. Finally, we illustrate the efficiency of a bootstrap procedure for correcting the small sample bias of the tests, which applies also to non-spatial models.","author":[{"dropping-particle":"","family":"Rousset","given":"François","non-dropping-particle":"","parse-names":false,"suffix":""},{"dropping-particle":"","family":"Ferdy","given":"Jean-Baptiste","non-dropping-particle":"","parse-names":false,"suffix":""}],"container-title":"Ecography","id":"ITEM-1","issue":"December 2013","issued":{"date-parts":[["2014"]]},"page":"781-790","title":"Testing environmental and genetic effects in the presence of spatial autocorrelation","type":"article-journal","volume":"37"},"uris":["http://www.mendeley.com/documents/?uuid=1e6eb6be-9204-4ce6-be0d-02d504d32530"]}],"mendeley":{"formattedCitation":"[63]","plainTextFormattedCitation":"[63]","previouslyFormattedCitation":"[63]"},"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[63]</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We believe that explicitly </w:t>
      </w:r>
      <w:del w:id="1780" w:author="Editor" w:date="2020-10-29T14:43:00Z">
        <w:r w:rsidRPr="00E244CD" w:rsidDel="00853581">
          <w:rPr>
            <w:rFonts w:ascii="Times New Roman" w:eastAsia="Times New Roman" w:hAnsi="Times New Roman" w:cs="Times New Roman"/>
            <w:sz w:val="24"/>
            <w:szCs w:val="24"/>
          </w:rPr>
          <w:delText xml:space="preserve">taking </w:delText>
        </w:r>
      </w:del>
      <w:ins w:id="1781" w:author="Editor" w:date="2020-10-29T14:43:00Z">
        <w:r w:rsidR="00853581" w:rsidRPr="00E244CD">
          <w:rPr>
            <w:rFonts w:ascii="Times New Roman" w:eastAsia="Times New Roman" w:hAnsi="Times New Roman" w:cs="Times New Roman"/>
            <w:sz w:val="24"/>
            <w:szCs w:val="24"/>
          </w:rPr>
          <w:t xml:space="preserve">accounting for </w:t>
        </w:r>
      </w:ins>
      <w:r w:rsidRPr="00E244CD">
        <w:rPr>
          <w:rFonts w:ascii="Times New Roman" w:eastAsia="Times New Roman" w:hAnsi="Times New Roman" w:cs="Times New Roman"/>
          <w:sz w:val="24"/>
          <w:szCs w:val="24"/>
        </w:rPr>
        <w:t xml:space="preserve">spatial autocorrelation </w:t>
      </w:r>
      <w:del w:id="1782" w:author="Editor" w:date="2020-10-29T14:43:00Z">
        <w:r w:rsidRPr="00E244CD" w:rsidDel="00853581">
          <w:rPr>
            <w:rFonts w:ascii="Times New Roman" w:eastAsia="Times New Roman" w:hAnsi="Times New Roman" w:cs="Times New Roman"/>
            <w:sz w:val="24"/>
            <w:szCs w:val="24"/>
          </w:rPr>
          <w:delText xml:space="preserve">into account </w:delText>
        </w:r>
      </w:del>
      <w:r w:rsidRPr="00E244CD">
        <w:rPr>
          <w:rFonts w:ascii="Times New Roman" w:eastAsia="Times New Roman" w:hAnsi="Times New Roman" w:cs="Times New Roman"/>
          <w:sz w:val="24"/>
          <w:szCs w:val="24"/>
        </w:rPr>
        <w:t xml:space="preserve">in temporal analyses of genetic diversity </w:t>
      </w:r>
      <w:r w:rsidRPr="00E244CD">
        <w:rPr>
          <w:rFonts w:ascii="Times New Roman" w:eastAsia="Times New Roman" w:hAnsi="Times New Roman" w:cs="Times New Roman"/>
          <w:sz w:val="24"/>
          <w:szCs w:val="24"/>
        </w:rPr>
        <w:fldChar w:fldCharType="begin" w:fldLock="1"/>
      </w:r>
      <w:r w:rsidRPr="00E244CD">
        <w:rPr>
          <w:rFonts w:ascii="Times New Roman" w:eastAsia="Times New Roman" w:hAnsi="Times New Roman" w:cs="Times New Roman"/>
          <w:sz w:val="24"/>
          <w:szCs w:val="24"/>
        </w:rPr>
        <w:instrText>ADDIN CSL_CITATION {"citationItems":[{"id":"ITEM-1","itemData":{"DOI":"10.1146/annurev-ecolsys-110316-022659","ISSN":"1543-592X","abstract":"Many important questions about the history and dynamics of organisms have a geographical component: How many are there, and where do they live? How do they move and interbreed across the landscape? How were they moving a thousand years ago, and where were the ancestors of a particular individual alive today? Answers to these questions can have profound consequences for our understanding of history, ecology, and the evolutionary process. In this review, we discuss how geographic aspects of the distribution, movement, and reproduction of organisms are reflected in their pedigree across space and time. Because the structure of the pedigree is what determines patterns of relatedness in modern genetic variation, our aim is to thus provide intuition for how these processes leave an imprint in genetic data. We also highlight some current methods and gaps in the statistical toolbox of spatial population genetics.Expected final online publication date for the Annual Review of Ecology, Evolution, and Systematics, Volume 50 is November 4, 2019. Please see http://www.annualreviews.org/page/journal/pubdates for revised estimates.","author":[{"dropping-particle":"","family":"Bradburd","given":"Gideon S.","non-dropping-particle":"","parse-names":false,"suffix":""},{"dropping-particle":"","family":"Ralph","given":"Peter L.","non-dropping-particle":"","parse-names":false,"suffix":""}],"container-title":"Annual Review of Ecology, Evolution, and Systematics","id":"ITEM-1","issue":"1","issued":{"date-parts":[["2019"]]},"page":"427-449","title":"Spatial Population Genetics: It's About Time","type":"article-journal","volume":"50"},"uris":["http://www.mendeley.com/documents/?uuid=5b8329f5-6c06-479c-a979-f166811dcc49"]}],"mendeley":{"formattedCitation":"[5]","plainTextFormattedCitation":"[5]","previouslyFormattedCitation":"[5]"},"properties":{"noteIndex":0},"schema":"https://github.com/citation-style-language/schema/raw/master/csl-citation.json"}</w:instrText>
      </w:r>
      <w:r w:rsidRPr="00E244CD">
        <w:rPr>
          <w:rFonts w:ascii="Times New Roman" w:eastAsia="Times New Roman" w:hAnsi="Times New Roman" w:cs="Times New Roman"/>
          <w:sz w:val="24"/>
          <w:szCs w:val="24"/>
        </w:rPr>
        <w:fldChar w:fldCharType="separate"/>
      </w:r>
      <w:r w:rsidRPr="00E244CD">
        <w:rPr>
          <w:rFonts w:ascii="Times New Roman" w:eastAsia="Times New Roman" w:hAnsi="Times New Roman" w:cs="Times New Roman"/>
          <w:noProof/>
          <w:sz w:val="24"/>
          <w:szCs w:val="24"/>
        </w:rPr>
        <w:t>[5]</w:t>
      </w:r>
      <w:r w:rsidRPr="00E244CD">
        <w:rPr>
          <w:rFonts w:ascii="Times New Roman" w:eastAsia="Times New Roman" w:hAnsi="Times New Roman" w:cs="Times New Roman"/>
          <w:sz w:val="24"/>
          <w:szCs w:val="24"/>
        </w:rPr>
        <w:fldChar w:fldCharType="end"/>
      </w:r>
      <w:r w:rsidRPr="00E244CD">
        <w:rPr>
          <w:rFonts w:ascii="Times New Roman" w:eastAsia="Times New Roman" w:hAnsi="Times New Roman" w:cs="Times New Roman"/>
          <w:sz w:val="24"/>
          <w:szCs w:val="24"/>
        </w:rPr>
        <w:t xml:space="preserve"> represents a promising and challenging avenue </w:t>
      </w:r>
      <w:del w:id="1783" w:author="Editor" w:date="2020-10-29T14:43:00Z">
        <w:r w:rsidRPr="00E244CD" w:rsidDel="00853581">
          <w:rPr>
            <w:rFonts w:ascii="Times New Roman" w:eastAsia="Times New Roman" w:hAnsi="Times New Roman" w:cs="Times New Roman"/>
            <w:sz w:val="24"/>
            <w:szCs w:val="24"/>
          </w:rPr>
          <w:delText xml:space="preserve">of </w:delText>
        </w:r>
      </w:del>
      <w:ins w:id="1784" w:author="Editor" w:date="2020-10-29T14:43:00Z">
        <w:r w:rsidR="00853581" w:rsidRPr="00E244CD">
          <w:rPr>
            <w:rFonts w:ascii="Times New Roman" w:eastAsia="Times New Roman" w:hAnsi="Times New Roman" w:cs="Times New Roman"/>
            <w:sz w:val="24"/>
            <w:szCs w:val="24"/>
          </w:rPr>
          <w:t xml:space="preserve">for future </w:t>
        </w:r>
      </w:ins>
      <w:r w:rsidRPr="00E244CD">
        <w:rPr>
          <w:rFonts w:ascii="Times New Roman" w:eastAsia="Times New Roman" w:hAnsi="Times New Roman" w:cs="Times New Roman"/>
          <w:sz w:val="24"/>
          <w:szCs w:val="24"/>
        </w:rPr>
        <w:t>research.</w:t>
      </w:r>
    </w:p>
    <w:p w14:paraId="17C690D7" w14:textId="2F397B40" w:rsidR="00760250" w:rsidRPr="00E244CD" w:rsidRDefault="00760250">
      <w:pPr>
        <w:spacing w:after="0" w:line="480" w:lineRule="auto"/>
        <w:ind w:firstLine="720"/>
        <w:pPrChange w:id="1785"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Overall, </w:t>
      </w:r>
      <w:del w:id="1786" w:author="Editor" w:date="2020-10-29T14:44:00Z">
        <w:r w:rsidRPr="00E244CD" w:rsidDel="00853581">
          <w:rPr>
            <w:rFonts w:ascii="Times New Roman" w:eastAsia="Times New Roman" w:hAnsi="Times New Roman" w:cs="Times New Roman"/>
            <w:sz w:val="24"/>
            <w:szCs w:val="24"/>
          </w:rPr>
          <w:delText xml:space="preserve">the implications of </w:delText>
        </w:r>
      </w:del>
      <w:r w:rsidRPr="00E244CD">
        <w:rPr>
          <w:rFonts w:ascii="Times New Roman" w:eastAsia="Times New Roman" w:hAnsi="Times New Roman" w:cs="Times New Roman"/>
          <w:sz w:val="24"/>
          <w:szCs w:val="24"/>
        </w:rPr>
        <w:t xml:space="preserve">our results </w:t>
      </w:r>
      <w:ins w:id="1787" w:author="Editor" w:date="2020-10-29T14:44:00Z">
        <w:r w:rsidR="00853581" w:rsidRPr="00E244CD">
          <w:rPr>
            <w:rFonts w:ascii="Times New Roman" w:eastAsia="Times New Roman" w:hAnsi="Times New Roman" w:cs="Times New Roman"/>
            <w:sz w:val="24"/>
            <w:szCs w:val="24"/>
          </w:rPr>
          <w:t xml:space="preserve">on how the </w:t>
        </w:r>
      </w:ins>
      <w:del w:id="1788" w:author="Editor" w:date="2020-10-29T14:44:00Z">
        <w:r w:rsidRPr="00E244CD" w:rsidDel="00853581">
          <w:rPr>
            <w:rFonts w:ascii="Times New Roman" w:eastAsia="Times New Roman" w:hAnsi="Times New Roman" w:cs="Times New Roman"/>
            <w:sz w:val="24"/>
            <w:szCs w:val="24"/>
          </w:rPr>
          <w:delText xml:space="preserve">regarding the influence of </w:delText>
        </w:r>
      </w:del>
      <w:r w:rsidRPr="00E244CD">
        <w:rPr>
          <w:rFonts w:ascii="Times New Roman" w:eastAsia="Times New Roman" w:hAnsi="Times New Roman" w:cs="Times New Roman"/>
          <w:sz w:val="24"/>
          <w:szCs w:val="24"/>
        </w:rPr>
        <w:t xml:space="preserve">dispersal </w:t>
      </w:r>
      <w:ins w:id="1789" w:author="Editor" w:date="2020-10-29T14:44:00Z">
        <w:r w:rsidR="00853581" w:rsidRPr="00E244CD">
          <w:rPr>
            <w:rFonts w:ascii="Times New Roman" w:eastAsia="Times New Roman" w:hAnsi="Times New Roman" w:cs="Times New Roman"/>
            <w:sz w:val="24"/>
            <w:szCs w:val="24"/>
          </w:rPr>
          <w:t xml:space="preserve">capacity of an organism </w:t>
        </w:r>
      </w:ins>
      <w:r w:rsidRPr="00E244CD">
        <w:rPr>
          <w:rFonts w:ascii="Times New Roman" w:eastAsia="Times New Roman" w:hAnsi="Times New Roman" w:cs="Times New Roman"/>
          <w:sz w:val="24"/>
          <w:szCs w:val="24"/>
        </w:rPr>
        <w:t xml:space="preserve">and </w:t>
      </w:r>
      <w:ins w:id="1790" w:author="Editor" w:date="2020-10-29T14:44:00Z">
        <w:r w:rsidR="00853581" w:rsidRPr="00E244CD">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 xml:space="preserve">spatial extent </w:t>
      </w:r>
      <w:ins w:id="1791" w:author="Editor" w:date="2020-10-29T14:44:00Z">
        <w:r w:rsidR="00853581" w:rsidRPr="00E244CD">
          <w:rPr>
            <w:rFonts w:ascii="Times New Roman" w:eastAsia="Times New Roman" w:hAnsi="Times New Roman" w:cs="Times New Roman"/>
            <w:sz w:val="24"/>
            <w:szCs w:val="24"/>
          </w:rPr>
          <w:t xml:space="preserve">of a demographic event affect </w:t>
        </w:r>
      </w:ins>
      <w:ins w:id="1792" w:author="Editor" w:date="2020-10-29T14:45:00Z">
        <w:r w:rsidR="00853581" w:rsidRPr="00E244CD">
          <w:rPr>
            <w:rFonts w:ascii="Times New Roman" w:eastAsia="Times New Roman" w:hAnsi="Times New Roman" w:cs="Times New Roman"/>
            <w:sz w:val="24"/>
            <w:szCs w:val="24"/>
          </w:rPr>
          <w:t xml:space="preserve">the TGI </w:t>
        </w:r>
      </w:ins>
      <w:del w:id="1793" w:author="Editor" w:date="2020-10-29T14:44:00Z">
        <w:r w:rsidRPr="00E244CD" w:rsidDel="00853581">
          <w:rPr>
            <w:rFonts w:ascii="Times New Roman" w:eastAsia="Times New Roman" w:hAnsi="Times New Roman" w:cs="Times New Roman"/>
            <w:sz w:val="24"/>
            <w:szCs w:val="24"/>
          </w:rPr>
          <w:delText xml:space="preserve">are </w:delText>
        </w:r>
      </w:del>
      <w:ins w:id="1794" w:author="Editor" w:date="2020-10-29T14:44:00Z">
        <w:r w:rsidR="00853581" w:rsidRPr="00E244CD">
          <w:rPr>
            <w:rFonts w:ascii="Times New Roman" w:eastAsia="Times New Roman" w:hAnsi="Times New Roman" w:cs="Times New Roman"/>
            <w:sz w:val="24"/>
            <w:szCs w:val="24"/>
          </w:rPr>
          <w:t xml:space="preserve">indicate </w:t>
        </w:r>
      </w:ins>
      <w:r w:rsidRPr="00E244CD">
        <w:rPr>
          <w:rFonts w:ascii="Times New Roman" w:eastAsia="Times New Roman" w:hAnsi="Times New Roman" w:cs="Times New Roman"/>
          <w:sz w:val="24"/>
          <w:szCs w:val="24"/>
        </w:rPr>
        <w:t>that different performances are to be expected for demographically</w:t>
      </w:r>
      <w:del w:id="1795" w:author="Editor" w:date="2020-10-29T14:45:00Z">
        <w:r w:rsidRPr="00E244CD" w:rsidDel="00853581">
          <w:rPr>
            <w:rFonts w:ascii="Times New Roman" w:eastAsia="Times New Roman" w:hAnsi="Times New Roman" w:cs="Times New Roman"/>
            <w:sz w:val="24"/>
            <w:szCs w:val="24"/>
          </w:rPr>
          <w:delText>-</w:delText>
        </w:r>
      </w:del>
      <w:ins w:id="1796" w:author="Editor" w:date="2020-10-29T14:45:00Z">
        <w:r w:rsidR="00853581"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different systems, and that researchers will greatly benefit from </w:t>
      </w:r>
      <w:del w:id="1797" w:author="Editor" w:date="2020-10-29T14:45:00Z">
        <w:r w:rsidRPr="00E244CD" w:rsidDel="00853581">
          <w:rPr>
            <w:rFonts w:ascii="Times New Roman" w:eastAsia="Times New Roman" w:hAnsi="Times New Roman" w:cs="Times New Roman"/>
            <w:sz w:val="24"/>
            <w:szCs w:val="24"/>
          </w:rPr>
          <w:delText>taking that into account</w:delText>
        </w:r>
      </w:del>
      <w:ins w:id="1798" w:author="Editor" w:date="2020-10-29T14:46:00Z">
        <w:r w:rsidR="00853581" w:rsidRPr="00E244CD">
          <w:rPr>
            <w:rFonts w:ascii="Times New Roman" w:eastAsia="Times New Roman" w:hAnsi="Times New Roman" w:cs="Times New Roman"/>
            <w:sz w:val="24"/>
            <w:szCs w:val="24"/>
          </w:rPr>
          <w:t xml:space="preserve">considering </w:t>
        </w:r>
      </w:ins>
      <w:ins w:id="1799" w:author="Editor" w:date="2020-10-29T19:34:00Z">
        <w:r w:rsidR="00423CCF">
          <w:rPr>
            <w:rFonts w:ascii="Times New Roman" w:eastAsia="Times New Roman" w:hAnsi="Times New Roman" w:cs="Times New Roman"/>
            <w:sz w:val="24"/>
            <w:szCs w:val="24"/>
          </w:rPr>
          <w:t>the nature of their system</w:t>
        </w:r>
      </w:ins>
      <w:r w:rsidRPr="00E244CD">
        <w:rPr>
          <w:rFonts w:ascii="Times New Roman" w:eastAsia="Times New Roman" w:hAnsi="Times New Roman" w:cs="Times New Roman"/>
          <w:sz w:val="24"/>
          <w:szCs w:val="24"/>
        </w:rPr>
        <w:t xml:space="preserve"> when interpreting TGI and choosing an appropriate </w:t>
      </w:r>
      <w:ins w:id="1800" w:author="Editor" w:date="2020-10-29T19:35:00Z">
        <w:r w:rsidR="00423CCF">
          <w:rPr>
            <w:rFonts w:ascii="Times New Roman" w:eastAsia="Times New Roman" w:hAnsi="Times New Roman" w:cs="Times New Roman"/>
            <w:sz w:val="24"/>
            <w:szCs w:val="24"/>
          </w:rPr>
          <w:t xml:space="preserve">significance </w:t>
        </w:r>
      </w:ins>
      <w:r w:rsidRPr="00E244CD">
        <w:rPr>
          <w:rFonts w:ascii="Times New Roman" w:eastAsia="Times New Roman" w:hAnsi="Times New Roman" w:cs="Times New Roman"/>
          <w:sz w:val="24"/>
          <w:szCs w:val="24"/>
        </w:rPr>
        <w:t xml:space="preserve">threshold </w:t>
      </w:r>
      <w:del w:id="1801" w:author="Editor" w:date="2020-10-29T19:35:00Z">
        <w:r w:rsidRPr="00E244CD" w:rsidDel="00423CCF">
          <w:rPr>
            <w:rFonts w:ascii="Times New Roman" w:eastAsia="Times New Roman" w:hAnsi="Times New Roman" w:cs="Times New Roman"/>
            <w:sz w:val="24"/>
            <w:szCs w:val="24"/>
          </w:rPr>
          <w:delText xml:space="preserve">value given </w:delText>
        </w:r>
      </w:del>
      <w:ins w:id="1802" w:author="Editor" w:date="2020-10-29T19:35:00Z">
        <w:r w:rsidR="00423CCF">
          <w:rPr>
            <w:rFonts w:ascii="Times New Roman" w:eastAsia="Times New Roman" w:hAnsi="Times New Roman" w:cs="Times New Roman"/>
            <w:sz w:val="24"/>
            <w:szCs w:val="24"/>
          </w:rPr>
          <w:t xml:space="preserve">in the context of </w:t>
        </w:r>
      </w:ins>
      <w:r w:rsidRPr="00E244CD">
        <w:rPr>
          <w:rFonts w:ascii="Times New Roman" w:eastAsia="Times New Roman" w:hAnsi="Times New Roman" w:cs="Times New Roman"/>
          <w:sz w:val="24"/>
          <w:szCs w:val="24"/>
        </w:rPr>
        <w:t xml:space="preserve">their specific objectives. </w:t>
      </w:r>
      <w:commentRangeStart w:id="1803"/>
      <w:r w:rsidRPr="00E244CD">
        <w:rPr>
          <w:rFonts w:ascii="Times New Roman" w:eastAsia="Times New Roman" w:hAnsi="Times New Roman" w:cs="Times New Roman"/>
          <w:sz w:val="24"/>
          <w:szCs w:val="24"/>
        </w:rPr>
        <w:t>For example,</w:t>
      </w:r>
      <w:r w:rsidRPr="00E244CD">
        <w:rPr>
          <w:rFonts w:ascii="Times New Roman" w:eastAsia="Times New Roman" w:hAnsi="Times New Roman" w:cs="Times New Roman"/>
          <w:i/>
          <w:sz w:val="24"/>
          <w:szCs w:val="24"/>
        </w:rPr>
        <w:t xml:space="preserve"> </w:t>
      </w:r>
      <w:ins w:id="1804" w:author="Editor" w:date="2020-10-29T19:35:00Z">
        <w:r w:rsidR="00423CCF">
          <w:rPr>
            <w:rFonts w:ascii="Times New Roman" w:eastAsia="Times New Roman" w:hAnsi="Times New Roman" w:cs="Times New Roman"/>
            <w:sz w:val="24"/>
            <w:szCs w:val="24"/>
          </w:rPr>
          <w:t xml:space="preserve">some researchers may wish to prioritize </w:t>
        </w:r>
      </w:ins>
      <w:del w:id="1805" w:author="Editor" w:date="2020-10-29T19:35:00Z">
        <w:r w:rsidRPr="00E244CD" w:rsidDel="00423CCF">
          <w:rPr>
            <w:rFonts w:ascii="Times New Roman" w:eastAsia="Times New Roman" w:hAnsi="Times New Roman" w:cs="Times New Roman"/>
            <w:sz w:val="24"/>
            <w:szCs w:val="24"/>
          </w:rPr>
          <w:delText xml:space="preserve">prioritizing </w:delText>
        </w:r>
      </w:del>
      <w:r w:rsidRPr="00E244CD">
        <w:rPr>
          <w:rFonts w:ascii="Times New Roman" w:eastAsia="Times New Roman" w:hAnsi="Times New Roman" w:cs="Times New Roman"/>
          <w:sz w:val="24"/>
          <w:szCs w:val="24"/>
        </w:rPr>
        <w:t>avoiding false negatives rather than false positives</w:t>
      </w:r>
      <w:ins w:id="1806" w:author="Editor" w:date="2020-10-29T19:38:00Z">
        <w:r w:rsidR="00423CCF">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 </w:t>
      </w:r>
      <w:del w:id="1807" w:author="Editor" w:date="2020-10-29T19:38:00Z">
        <w:r w:rsidRPr="00E244CD" w:rsidDel="00423CCF">
          <w:rPr>
            <w:rFonts w:ascii="Times New Roman" w:eastAsia="Times New Roman" w:hAnsi="Times New Roman" w:cs="Times New Roman"/>
            <w:sz w:val="24"/>
            <w:szCs w:val="24"/>
          </w:rPr>
          <w:delText>that is making</w:delText>
        </w:r>
      </w:del>
      <w:ins w:id="1808" w:author="Editor" w:date="2020-10-29T19:38:00Z">
        <w:r w:rsidR="00423CCF">
          <w:rPr>
            <w:rFonts w:ascii="Times New Roman" w:eastAsia="Times New Roman" w:hAnsi="Times New Roman" w:cs="Times New Roman"/>
            <w:sz w:val="24"/>
            <w:szCs w:val="24"/>
          </w:rPr>
          <w:t>thus</w:t>
        </w:r>
      </w:ins>
      <w:r w:rsidRPr="00E244CD">
        <w:rPr>
          <w:rFonts w:ascii="Times New Roman" w:eastAsia="Times New Roman" w:hAnsi="Times New Roman" w:cs="Times New Roman"/>
          <w:sz w:val="24"/>
          <w:szCs w:val="24"/>
        </w:rPr>
        <w:t xml:space="preserve"> </w:t>
      </w:r>
      <w:ins w:id="1809" w:author="Editor" w:date="2020-10-29T19:39:00Z">
        <w:r w:rsidR="00423CCF">
          <w:rPr>
            <w:rFonts w:ascii="Times New Roman" w:eastAsia="Times New Roman" w:hAnsi="Times New Roman" w:cs="Times New Roman"/>
            <w:sz w:val="24"/>
            <w:szCs w:val="24"/>
          </w:rPr>
          <w:t>en</w:t>
        </w:r>
      </w:ins>
      <w:r w:rsidRPr="00E244CD">
        <w:rPr>
          <w:rFonts w:ascii="Times New Roman" w:eastAsia="Times New Roman" w:hAnsi="Times New Roman" w:cs="Times New Roman"/>
          <w:sz w:val="24"/>
          <w:szCs w:val="24"/>
        </w:rPr>
        <w:t>sur</w:t>
      </w:r>
      <w:ins w:id="1810" w:author="Editor" w:date="2020-10-29T19:39:00Z">
        <w:r w:rsidR="00423CCF">
          <w:rPr>
            <w:rFonts w:ascii="Times New Roman" w:eastAsia="Times New Roman" w:hAnsi="Times New Roman" w:cs="Times New Roman"/>
            <w:sz w:val="24"/>
            <w:szCs w:val="24"/>
          </w:rPr>
          <w:t>ing that</w:t>
        </w:r>
      </w:ins>
      <w:del w:id="1811" w:author="Editor" w:date="2020-10-29T19:39:00Z">
        <w:r w:rsidRPr="00E244CD" w:rsidDel="00423CCF">
          <w:rPr>
            <w:rFonts w:ascii="Times New Roman" w:eastAsia="Times New Roman" w:hAnsi="Times New Roman" w:cs="Times New Roman"/>
            <w:sz w:val="24"/>
            <w:szCs w:val="24"/>
          </w:rPr>
          <w:delText>e</w:delText>
        </w:r>
      </w:del>
      <w:r w:rsidRPr="00E244CD">
        <w:rPr>
          <w:rFonts w:ascii="Times New Roman" w:eastAsia="Times New Roman" w:hAnsi="Times New Roman" w:cs="Times New Roman"/>
          <w:sz w:val="24"/>
          <w:szCs w:val="24"/>
        </w:rPr>
        <w:t xml:space="preserve"> we detect all the affected populations no matter the cost of detecting, and </w:t>
      </w:r>
      <w:ins w:id="1812" w:author="Editor" w:date="2020-10-29T19:39:00Z">
        <w:r w:rsidR="00423CCF">
          <w:rPr>
            <w:rFonts w:ascii="Times New Roman" w:eastAsia="Times New Roman" w:hAnsi="Times New Roman" w:cs="Times New Roman"/>
            <w:sz w:val="24"/>
            <w:szCs w:val="24"/>
          </w:rPr>
          <w:t xml:space="preserve">therefore </w:t>
        </w:r>
      </w:ins>
      <w:r w:rsidRPr="00E244CD">
        <w:rPr>
          <w:rFonts w:ascii="Times New Roman" w:eastAsia="Times New Roman" w:hAnsi="Times New Roman" w:cs="Times New Roman"/>
          <w:sz w:val="24"/>
          <w:szCs w:val="24"/>
        </w:rPr>
        <w:t>monitoring</w:t>
      </w:r>
      <w:ins w:id="1813" w:author="Editor" w:date="2020-10-29T19:39:00Z">
        <w:r w:rsidR="00423CCF">
          <w:rPr>
            <w:rFonts w:ascii="Times New Roman" w:eastAsia="Times New Roman" w:hAnsi="Times New Roman" w:cs="Times New Roman"/>
            <w:sz w:val="24"/>
            <w:szCs w:val="24"/>
          </w:rPr>
          <w:t xml:space="preserve"> and </w:t>
        </w:r>
      </w:ins>
      <w:del w:id="1814" w:author="Editor" w:date="2020-10-29T19:39:00Z">
        <w:r w:rsidRPr="00E244CD" w:rsidDel="00423CCF">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preserving, some populations which do not need </w:t>
      </w:r>
      <w:del w:id="1815" w:author="Editor" w:date="2020-10-30T08:56:00Z">
        <w:r w:rsidRPr="00E244CD" w:rsidDel="009325F1">
          <w:rPr>
            <w:rFonts w:ascii="Times New Roman" w:eastAsia="Times New Roman" w:hAnsi="Times New Roman" w:cs="Times New Roman"/>
            <w:sz w:val="24"/>
            <w:szCs w:val="24"/>
          </w:rPr>
          <w:delText>it</w:delText>
        </w:r>
      </w:del>
      <w:ins w:id="1816" w:author="Editor" w:date="2020-10-30T08:56:00Z">
        <w:r w:rsidR="009325F1">
          <w:rPr>
            <w:rFonts w:ascii="Times New Roman" w:eastAsia="Times New Roman" w:hAnsi="Times New Roman" w:cs="Times New Roman"/>
            <w:sz w:val="24"/>
            <w:szCs w:val="24"/>
          </w:rPr>
          <w:t>preservation</w:t>
        </w:r>
      </w:ins>
      <w:r w:rsidRPr="00E244CD">
        <w:rPr>
          <w:rFonts w:ascii="Times New Roman" w:eastAsia="Times New Roman" w:hAnsi="Times New Roman" w:cs="Times New Roman"/>
          <w:sz w:val="24"/>
          <w:szCs w:val="24"/>
        </w:rPr>
        <w:t>.</w:t>
      </w:r>
      <w:commentRangeEnd w:id="1803"/>
      <w:r w:rsidR="00892E6C">
        <w:rPr>
          <w:rStyle w:val="CommentReference"/>
        </w:rPr>
        <w:commentReference w:id="1803"/>
      </w:r>
    </w:p>
    <w:p w14:paraId="37AF39A2" w14:textId="77777777" w:rsidR="00760250" w:rsidRPr="00E244CD" w:rsidRDefault="00760250">
      <w:pPr>
        <w:spacing w:after="0" w:line="480" w:lineRule="auto"/>
        <w:rPr>
          <w:rFonts w:ascii="Times New Roman" w:eastAsia="Times New Roman" w:hAnsi="Times New Roman" w:cs="Times New Roman"/>
          <w:sz w:val="24"/>
          <w:szCs w:val="24"/>
        </w:rPr>
        <w:pPrChange w:id="1817" w:author="Editor" w:date="2020-10-30T08:54:00Z">
          <w:pPr>
            <w:spacing w:before="240" w:after="240" w:line="480" w:lineRule="auto"/>
          </w:pPr>
        </w:pPrChange>
      </w:pPr>
    </w:p>
    <w:p w14:paraId="5842D829" w14:textId="77777777" w:rsidR="00760250" w:rsidRPr="00E244CD" w:rsidRDefault="00760250">
      <w:pPr>
        <w:pStyle w:val="Heading2"/>
        <w:pPrChange w:id="1818" w:author="Editor" w:date="2020-10-30T08:54:00Z">
          <w:pPr>
            <w:spacing w:before="240" w:after="240" w:line="480" w:lineRule="auto"/>
          </w:pPr>
        </w:pPrChange>
      </w:pPr>
      <w:r w:rsidRPr="00E244CD">
        <w:rPr>
          <w:lang w:val="en-US"/>
        </w:rPr>
        <w:t>Time between sampling efforts</w:t>
      </w:r>
    </w:p>
    <w:p w14:paraId="176B94B5" w14:textId="19700323" w:rsidR="00760250" w:rsidRPr="00E244CD" w:rsidRDefault="00760250">
      <w:pPr>
        <w:spacing w:after="0" w:line="480" w:lineRule="auto"/>
        <w:ind w:firstLine="720"/>
        <w:rPr>
          <w:rFonts w:ascii="Times New Roman" w:eastAsia="Times New Roman" w:hAnsi="Times New Roman" w:cs="Times New Roman"/>
          <w:sz w:val="24"/>
          <w:szCs w:val="24"/>
        </w:rPr>
        <w:pPrChange w:id="1819"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As expected, spatial genetic legacies </w:t>
      </w:r>
      <w:del w:id="1820" w:author="Editor" w:date="2020-10-29T14:47:00Z">
        <w:r w:rsidRPr="00E244CD" w:rsidDel="00853581">
          <w:rPr>
            <w:rFonts w:ascii="Times New Roman" w:eastAsia="Times New Roman" w:hAnsi="Times New Roman" w:cs="Times New Roman"/>
            <w:sz w:val="24"/>
            <w:szCs w:val="24"/>
          </w:rPr>
          <w:delText xml:space="preserve">tend to </w:delText>
        </w:r>
      </w:del>
      <w:r w:rsidRPr="00E244CD">
        <w:rPr>
          <w:rFonts w:ascii="Times New Roman" w:eastAsia="Times New Roman" w:hAnsi="Times New Roman" w:cs="Times New Roman"/>
          <w:sz w:val="24"/>
          <w:szCs w:val="24"/>
        </w:rPr>
        <w:t>decay</w:t>
      </w:r>
      <w:ins w:id="1821" w:author="Editor" w:date="2020-10-29T14:47:00Z">
        <w:r w:rsidR="00853581" w:rsidRPr="00E244CD">
          <w:rPr>
            <w:rFonts w:ascii="Times New Roman" w:eastAsia="Times New Roman" w:hAnsi="Times New Roman" w:cs="Times New Roman"/>
            <w:sz w:val="24"/>
            <w:szCs w:val="24"/>
          </w:rPr>
          <w:t>ed</w:t>
        </w:r>
      </w:ins>
      <w:r w:rsidRPr="00E244CD">
        <w:rPr>
          <w:rFonts w:ascii="Times New Roman" w:eastAsia="Times New Roman" w:hAnsi="Times New Roman" w:cs="Times New Roman"/>
          <w:sz w:val="24"/>
          <w:szCs w:val="24"/>
        </w:rPr>
        <w:t xml:space="preserve"> over time</w:t>
      </w:r>
      <w:ins w:id="1822" w:author="Editor" w:date="2020-10-29T14:47:00Z">
        <w:r w:rsidR="00853581" w:rsidRPr="00E244CD">
          <w:rPr>
            <w:rFonts w:ascii="Times New Roman" w:eastAsia="Times New Roman" w:hAnsi="Times New Roman" w:cs="Times New Roman"/>
            <w:sz w:val="24"/>
            <w:szCs w:val="24"/>
          </w:rPr>
          <w:t>, though</w:t>
        </w:r>
      </w:ins>
      <w:r w:rsidRPr="00E244CD">
        <w:rPr>
          <w:rFonts w:ascii="Times New Roman" w:eastAsia="Times New Roman" w:hAnsi="Times New Roman" w:cs="Times New Roman"/>
          <w:sz w:val="24"/>
          <w:szCs w:val="24"/>
        </w:rPr>
        <w:t xml:space="preserve"> </w:t>
      </w:r>
      <w:ins w:id="1823" w:author="Editor" w:date="2020-10-29T19:40:00Z">
        <w:r w:rsidR="008F7B96">
          <w:rPr>
            <w:rFonts w:ascii="Times New Roman" w:eastAsia="Times New Roman" w:hAnsi="Times New Roman" w:cs="Times New Roman"/>
            <w:sz w:val="24"/>
            <w:szCs w:val="24"/>
          </w:rPr>
          <w:t xml:space="preserve">we found that </w:t>
        </w:r>
      </w:ins>
      <w:del w:id="1824" w:author="Editor" w:date="2020-10-29T14:47:00Z">
        <w:r w:rsidRPr="00E244CD" w:rsidDel="00853581">
          <w:rPr>
            <w:rFonts w:ascii="Times New Roman" w:eastAsia="Times New Roman" w:hAnsi="Times New Roman" w:cs="Times New Roman"/>
            <w:sz w:val="24"/>
            <w:szCs w:val="24"/>
          </w:rPr>
          <w:delText xml:space="preserve">and </w:delText>
        </w:r>
      </w:del>
      <w:r w:rsidRPr="00E244CD">
        <w:rPr>
          <w:rFonts w:ascii="Times New Roman" w:eastAsia="Times New Roman" w:hAnsi="Times New Roman" w:cs="Times New Roman"/>
          <w:sz w:val="24"/>
          <w:szCs w:val="24"/>
        </w:rPr>
        <w:t xml:space="preserve">TGI </w:t>
      </w:r>
      <w:del w:id="1825" w:author="Editor" w:date="2020-10-29T14:47:00Z">
        <w:r w:rsidRPr="00E244CD" w:rsidDel="00853581">
          <w:rPr>
            <w:rFonts w:ascii="Times New Roman" w:eastAsia="Times New Roman" w:hAnsi="Times New Roman" w:cs="Times New Roman"/>
            <w:sz w:val="24"/>
            <w:szCs w:val="24"/>
          </w:rPr>
          <w:delText xml:space="preserve">appears </w:delText>
        </w:r>
      </w:del>
      <w:ins w:id="1826" w:author="Editor" w:date="2020-10-29T14:47:00Z">
        <w:r w:rsidR="00853581" w:rsidRPr="00E244CD">
          <w:rPr>
            <w:rFonts w:ascii="Times New Roman" w:eastAsia="Times New Roman" w:hAnsi="Times New Roman" w:cs="Times New Roman"/>
            <w:sz w:val="24"/>
            <w:szCs w:val="24"/>
          </w:rPr>
          <w:t xml:space="preserve">was </w:t>
        </w:r>
      </w:ins>
      <w:r w:rsidRPr="00E244CD">
        <w:rPr>
          <w:rFonts w:ascii="Times New Roman" w:eastAsia="Times New Roman" w:hAnsi="Times New Roman" w:cs="Times New Roman"/>
          <w:sz w:val="24"/>
          <w:szCs w:val="24"/>
        </w:rPr>
        <w:t xml:space="preserve">generally suitable </w:t>
      </w:r>
      <w:del w:id="1827" w:author="Editor" w:date="2020-10-29T14:47:00Z">
        <w:r w:rsidRPr="00E244CD" w:rsidDel="00853581">
          <w:rPr>
            <w:rFonts w:ascii="Times New Roman" w:eastAsia="Times New Roman" w:hAnsi="Times New Roman" w:cs="Times New Roman"/>
            <w:sz w:val="24"/>
            <w:szCs w:val="24"/>
          </w:rPr>
          <w:delText xml:space="preserve">to </w:delText>
        </w:r>
      </w:del>
      <w:ins w:id="1828" w:author="Editor" w:date="2020-10-29T14:47:00Z">
        <w:r w:rsidR="00853581" w:rsidRPr="00E244CD">
          <w:rPr>
            <w:rFonts w:ascii="Times New Roman" w:eastAsia="Times New Roman" w:hAnsi="Times New Roman" w:cs="Times New Roman"/>
            <w:sz w:val="24"/>
            <w:szCs w:val="24"/>
          </w:rPr>
          <w:t xml:space="preserve">for </w:t>
        </w:r>
      </w:ins>
      <w:r w:rsidRPr="00E244CD">
        <w:rPr>
          <w:rFonts w:ascii="Times New Roman" w:eastAsia="Times New Roman" w:hAnsi="Times New Roman" w:cs="Times New Roman"/>
          <w:sz w:val="24"/>
          <w:szCs w:val="24"/>
        </w:rPr>
        <w:t>identify</w:t>
      </w:r>
      <w:ins w:id="1829" w:author="Editor" w:date="2020-10-29T14:47:00Z">
        <w:r w:rsidR="00853581" w:rsidRPr="00E244CD">
          <w:rPr>
            <w:rFonts w:ascii="Times New Roman" w:eastAsia="Times New Roman" w:hAnsi="Times New Roman" w:cs="Times New Roman"/>
            <w:sz w:val="24"/>
            <w:szCs w:val="24"/>
          </w:rPr>
          <w:t>ing</w:t>
        </w:r>
      </w:ins>
      <w:r w:rsidRPr="00E244CD">
        <w:rPr>
          <w:rFonts w:ascii="Times New Roman" w:eastAsia="Times New Roman" w:hAnsi="Times New Roman" w:cs="Times New Roman"/>
          <w:sz w:val="24"/>
          <w:szCs w:val="24"/>
        </w:rPr>
        <w:t xml:space="preserve"> changes </w:t>
      </w:r>
      <w:del w:id="1830" w:author="Editor" w:date="2020-10-29T14:47:00Z">
        <w:r w:rsidRPr="00E244CD" w:rsidDel="00853581">
          <w:rPr>
            <w:rFonts w:ascii="Times New Roman" w:eastAsia="Times New Roman" w:hAnsi="Times New Roman" w:cs="Times New Roman"/>
            <w:sz w:val="24"/>
            <w:szCs w:val="24"/>
          </w:rPr>
          <w:delText>at a temporal scale of</w:delText>
        </w:r>
      </w:del>
      <w:ins w:id="1831" w:author="Editor" w:date="2020-10-29T14:47:00Z">
        <w:r w:rsidR="00853581" w:rsidRPr="00E244CD">
          <w:rPr>
            <w:rFonts w:ascii="Times New Roman" w:eastAsia="Times New Roman" w:hAnsi="Times New Roman" w:cs="Times New Roman"/>
            <w:sz w:val="24"/>
            <w:szCs w:val="24"/>
          </w:rPr>
          <w:t>over</w:t>
        </w:r>
      </w:ins>
      <w:r w:rsidRPr="00E244CD">
        <w:rPr>
          <w:rFonts w:ascii="Times New Roman" w:eastAsia="Times New Roman" w:hAnsi="Times New Roman" w:cs="Times New Roman"/>
          <w:sz w:val="24"/>
          <w:szCs w:val="24"/>
        </w:rPr>
        <w:t xml:space="preserve"> 1-10 years</w:t>
      </w:r>
      <w:del w:id="1832" w:author="Editor" w:date="2020-10-29T14:47:00Z">
        <w:r w:rsidRPr="00E244CD" w:rsidDel="00853581">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t>
      </w:r>
      <w:del w:id="1833" w:author="Editor" w:date="2020-10-29T14:47:00Z">
        <w:r w:rsidRPr="00E244CD" w:rsidDel="00853581">
          <w:rPr>
            <w:rFonts w:ascii="Times New Roman" w:eastAsia="Times New Roman" w:hAnsi="Times New Roman" w:cs="Times New Roman"/>
            <w:sz w:val="24"/>
            <w:szCs w:val="24"/>
          </w:rPr>
          <w:delText xml:space="preserve">with </w:delText>
        </w:r>
      </w:del>
      <w:ins w:id="1834" w:author="Editor" w:date="2020-10-29T14:47:00Z">
        <w:r w:rsidR="00853581" w:rsidRPr="00E244CD">
          <w:rPr>
            <w:rFonts w:ascii="Times New Roman" w:eastAsia="Times New Roman" w:hAnsi="Times New Roman" w:cs="Times New Roman"/>
            <w:sz w:val="24"/>
            <w:szCs w:val="24"/>
          </w:rPr>
          <w:t xml:space="preserve">given </w:t>
        </w:r>
      </w:ins>
      <w:r w:rsidRPr="00E244CD">
        <w:rPr>
          <w:rFonts w:ascii="Times New Roman" w:eastAsia="Times New Roman" w:hAnsi="Times New Roman" w:cs="Times New Roman"/>
          <w:sz w:val="24"/>
          <w:szCs w:val="24"/>
        </w:rPr>
        <w:t xml:space="preserve">our landscape and demographic parameters. However, two main points emerged from our analysis of </w:t>
      </w:r>
      <w:ins w:id="1835" w:author="Editor" w:date="2020-10-29T19:39:00Z">
        <w:r w:rsidR="00423CCF">
          <w:rPr>
            <w:rFonts w:ascii="Times New Roman" w:eastAsia="Times New Roman" w:hAnsi="Times New Roman" w:cs="Times New Roman"/>
            <w:sz w:val="24"/>
            <w:szCs w:val="24"/>
          </w:rPr>
          <w:t xml:space="preserve">how </w:t>
        </w:r>
      </w:ins>
      <w:r w:rsidRPr="00E244CD">
        <w:rPr>
          <w:rFonts w:ascii="Times New Roman" w:eastAsia="Times New Roman" w:hAnsi="Times New Roman" w:cs="Times New Roman"/>
          <w:sz w:val="24"/>
          <w:szCs w:val="24"/>
        </w:rPr>
        <w:t xml:space="preserve">the timing of sampling </w:t>
      </w:r>
      <w:del w:id="1836" w:author="Editor" w:date="2020-10-29T19:39:00Z">
        <w:r w:rsidRPr="00E244CD" w:rsidDel="00423CCF">
          <w:rPr>
            <w:rFonts w:ascii="Times New Roman" w:eastAsia="Times New Roman" w:hAnsi="Times New Roman" w:cs="Times New Roman"/>
            <w:sz w:val="24"/>
            <w:szCs w:val="24"/>
          </w:rPr>
          <w:delText>required to</w:delText>
        </w:r>
      </w:del>
      <w:ins w:id="1837" w:author="Editor" w:date="2020-10-29T19:39:00Z">
        <w:r w:rsidR="00423CCF">
          <w:rPr>
            <w:rFonts w:ascii="Times New Roman" w:eastAsia="Times New Roman" w:hAnsi="Times New Roman" w:cs="Times New Roman"/>
            <w:sz w:val="24"/>
            <w:szCs w:val="24"/>
          </w:rPr>
          <w:t>affect</w:t>
        </w:r>
      </w:ins>
      <w:ins w:id="1838" w:author="Editor" w:date="2020-10-29T19:40:00Z">
        <w:r w:rsidR="008F7B96">
          <w:rPr>
            <w:rFonts w:ascii="Times New Roman" w:eastAsia="Times New Roman" w:hAnsi="Times New Roman" w:cs="Times New Roman"/>
            <w:sz w:val="24"/>
            <w:szCs w:val="24"/>
          </w:rPr>
          <w:t>ed</w:t>
        </w:r>
      </w:ins>
      <w:ins w:id="1839" w:author="Editor" w:date="2020-10-29T19:39:00Z">
        <w:r w:rsidR="00423CCF">
          <w:rPr>
            <w:rFonts w:ascii="Times New Roman" w:eastAsia="Times New Roman" w:hAnsi="Times New Roman" w:cs="Times New Roman"/>
            <w:sz w:val="24"/>
            <w:szCs w:val="24"/>
          </w:rPr>
          <w:t xml:space="preserve"> the</w:t>
        </w:r>
      </w:ins>
      <w:r w:rsidRPr="00E244CD">
        <w:rPr>
          <w:rFonts w:ascii="Times New Roman" w:eastAsia="Times New Roman" w:hAnsi="Times New Roman" w:cs="Times New Roman"/>
          <w:sz w:val="24"/>
          <w:szCs w:val="24"/>
        </w:rPr>
        <w:t xml:space="preserve"> detect</w:t>
      </w:r>
      <w:ins w:id="1840" w:author="Editor" w:date="2020-10-29T19:40:00Z">
        <w:r w:rsidR="00423CCF">
          <w:rPr>
            <w:rFonts w:ascii="Times New Roman" w:eastAsia="Times New Roman" w:hAnsi="Times New Roman" w:cs="Times New Roman"/>
            <w:sz w:val="24"/>
            <w:szCs w:val="24"/>
          </w:rPr>
          <w:t>ion of</w:t>
        </w:r>
      </w:ins>
      <w:r w:rsidRPr="00E244CD">
        <w:rPr>
          <w:rFonts w:ascii="Times New Roman" w:eastAsia="Times New Roman" w:hAnsi="Times New Roman" w:cs="Times New Roman"/>
          <w:sz w:val="24"/>
          <w:szCs w:val="24"/>
        </w:rPr>
        <w:t xml:space="preserve"> significant genetic change</w:t>
      </w:r>
      <w:ins w:id="1841" w:author="Editor" w:date="2020-10-29T19:40:00Z">
        <w:r w:rsidR="00423CCF">
          <w:rPr>
            <w:rFonts w:ascii="Times New Roman" w:eastAsia="Times New Roman" w:hAnsi="Times New Roman" w:cs="Times New Roman"/>
            <w:sz w:val="24"/>
            <w:szCs w:val="24"/>
          </w:rPr>
          <w:t>s</w:t>
        </w:r>
      </w:ins>
      <w:r w:rsidRPr="00E244CD">
        <w:rPr>
          <w:rFonts w:ascii="Times New Roman" w:eastAsia="Times New Roman" w:hAnsi="Times New Roman" w:cs="Times New Roman"/>
          <w:sz w:val="24"/>
          <w:szCs w:val="24"/>
        </w:rPr>
        <w:t xml:space="preserve">. First, when comparing an old sample to a </w:t>
      </w:r>
      <w:del w:id="1842" w:author="Editor" w:date="2020-10-29T14:49:00Z">
        <w:r w:rsidRPr="00E244CD" w:rsidDel="00853581">
          <w:rPr>
            <w:rFonts w:ascii="Times New Roman" w:eastAsia="Times New Roman" w:hAnsi="Times New Roman" w:cs="Times New Roman"/>
            <w:sz w:val="24"/>
            <w:szCs w:val="24"/>
          </w:rPr>
          <w:delText xml:space="preserve">new </w:delText>
        </w:r>
      </w:del>
      <w:r w:rsidRPr="00E244CD">
        <w:rPr>
          <w:rFonts w:ascii="Times New Roman" w:eastAsia="Times New Roman" w:hAnsi="Times New Roman" w:cs="Times New Roman"/>
          <w:sz w:val="24"/>
          <w:szCs w:val="24"/>
        </w:rPr>
        <w:t xml:space="preserve">sample </w:t>
      </w:r>
      <w:del w:id="1843" w:author="Editor" w:date="2020-10-29T14:48:00Z">
        <w:r w:rsidRPr="00E244CD" w:rsidDel="00853581">
          <w:rPr>
            <w:rFonts w:ascii="Times New Roman" w:eastAsia="Times New Roman" w:hAnsi="Times New Roman" w:cs="Times New Roman"/>
            <w:sz w:val="24"/>
            <w:szCs w:val="24"/>
          </w:rPr>
          <w:delText xml:space="preserve">done </w:delText>
        </w:r>
      </w:del>
      <w:ins w:id="1844" w:author="Editor" w:date="2020-10-29T14:48:00Z">
        <w:r w:rsidR="00853581" w:rsidRPr="00E244CD">
          <w:rPr>
            <w:rFonts w:ascii="Times New Roman" w:eastAsia="Times New Roman" w:hAnsi="Times New Roman" w:cs="Times New Roman"/>
            <w:sz w:val="24"/>
            <w:szCs w:val="24"/>
          </w:rPr>
          <w:t xml:space="preserve">collected </w:t>
        </w:r>
      </w:ins>
      <w:ins w:id="1845" w:author="Editor" w:date="2020-10-29T14:49:00Z">
        <w:r w:rsidR="00853581" w:rsidRPr="00E244CD">
          <w:rPr>
            <w:rFonts w:ascii="Times New Roman" w:eastAsia="Times New Roman" w:hAnsi="Times New Roman" w:cs="Times New Roman"/>
            <w:sz w:val="24"/>
            <w:szCs w:val="24"/>
          </w:rPr>
          <w:t xml:space="preserve">soon </w:t>
        </w:r>
      </w:ins>
      <w:r w:rsidRPr="00E244CD">
        <w:rPr>
          <w:rFonts w:ascii="Times New Roman" w:eastAsia="Times New Roman" w:hAnsi="Times New Roman" w:cs="Times New Roman"/>
          <w:sz w:val="24"/>
          <w:szCs w:val="24"/>
        </w:rPr>
        <w:t xml:space="preserve">after a potential disturbance, the spatial extent of the disturbance </w:t>
      </w:r>
      <w:del w:id="1846" w:author="Editor" w:date="2020-10-29T14:49:00Z">
        <w:r w:rsidRPr="00E244CD" w:rsidDel="00853581">
          <w:rPr>
            <w:rFonts w:ascii="Times New Roman" w:eastAsia="Times New Roman" w:hAnsi="Times New Roman" w:cs="Times New Roman"/>
            <w:sz w:val="24"/>
            <w:szCs w:val="24"/>
          </w:rPr>
          <w:delText xml:space="preserve">will </w:delText>
        </w:r>
      </w:del>
      <w:r w:rsidRPr="00E244CD">
        <w:rPr>
          <w:rFonts w:ascii="Times New Roman" w:eastAsia="Times New Roman" w:hAnsi="Times New Roman" w:cs="Times New Roman"/>
          <w:sz w:val="24"/>
          <w:szCs w:val="24"/>
        </w:rPr>
        <w:t>affect</w:t>
      </w:r>
      <w:ins w:id="1847" w:author="Editor" w:date="2020-10-29T14:49:00Z">
        <w:r w:rsidR="00853581" w:rsidRPr="00E244CD">
          <w:rPr>
            <w:rFonts w:ascii="Times New Roman" w:eastAsia="Times New Roman" w:hAnsi="Times New Roman" w:cs="Times New Roman"/>
            <w:sz w:val="24"/>
            <w:szCs w:val="24"/>
          </w:rPr>
          <w:t>ed</w:t>
        </w:r>
      </w:ins>
      <w:r w:rsidRPr="00E244CD">
        <w:rPr>
          <w:rFonts w:ascii="Times New Roman" w:eastAsia="Times New Roman" w:hAnsi="Times New Roman" w:cs="Times New Roman"/>
          <w:sz w:val="24"/>
          <w:szCs w:val="24"/>
        </w:rPr>
        <w:t xml:space="preserve"> the power of TGI, with smaller spatial extents preserving high power even with large time gaps</w:t>
      </w:r>
      <w:del w:id="1848" w:author="Editor" w:date="2020-10-29T14:49:00Z">
        <w:r w:rsidRPr="00E244CD" w:rsidDel="00853581">
          <w:rPr>
            <w:rFonts w:ascii="Times New Roman" w:eastAsia="Times New Roman" w:hAnsi="Times New Roman" w:cs="Times New Roman"/>
            <w:sz w:val="24"/>
            <w:szCs w:val="24"/>
          </w:rPr>
          <w:delText xml:space="preserve">, </w:delText>
        </w:r>
      </w:del>
      <w:ins w:id="1849" w:author="Editor" w:date="2020-10-29T14:49:00Z">
        <w:r w:rsidR="00853581" w:rsidRPr="00E244CD">
          <w:rPr>
            <w:rFonts w:ascii="Times New Roman" w:eastAsia="Times New Roman" w:hAnsi="Times New Roman" w:cs="Times New Roman"/>
            <w:sz w:val="24"/>
            <w:szCs w:val="24"/>
          </w:rPr>
          <w:t xml:space="preserve">. </w:t>
        </w:r>
        <w:r w:rsidR="00520DE3" w:rsidRPr="00E244CD">
          <w:rPr>
            <w:rFonts w:ascii="Times New Roman" w:eastAsia="Times New Roman" w:hAnsi="Times New Roman" w:cs="Times New Roman"/>
            <w:sz w:val="24"/>
            <w:szCs w:val="24"/>
          </w:rPr>
          <w:t xml:space="preserve">This result </w:t>
        </w:r>
      </w:ins>
      <w:del w:id="1850" w:author="Editor" w:date="2020-10-29T14:49:00Z">
        <w:r w:rsidRPr="00E244CD" w:rsidDel="00520DE3">
          <w:rPr>
            <w:rFonts w:ascii="Times New Roman" w:eastAsia="Times New Roman" w:hAnsi="Times New Roman" w:cs="Times New Roman"/>
            <w:sz w:val="24"/>
            <w:szCs w:val="24"/>
          </w:rPr>
          <w:delText xml:space="preserve">which </w:delText>
        </w:r>
      </w:del>
      <w:r w:rsidRPr="00E244CD">
        <w:rPr>
          <w:rFonts w:ascii="Times New Roman" w:eastAsia="Times New Roman" w:hAnsi="Times New Roman" w:cs="Times New Roman"/>
          <w:sz w:val="24"/>
          <w:szCs w:val="24"/>
        </w:rPr>
        <w:t xml:space="preserve">should be reassuring to potential users planning to use TGI in similar systems. Second, when comparing a sample collected </w:t>
      </w:r>
      <w:del w:id="1851" w:author="Editor" w:date="2020-10-29T14:50:00Z">
        <w:r w:rsidRPr="00E244CD" w:rsidDel="00520DE3">
          <w:rPr>
            <w:rFonts w:ascii="Times New Roman" w:eastAsia="Times New Roman" w:hAnsi="Times New Roman" w:cs="Times New Roman"/>
            <w:sz w:val="24"/>
            <w:szCs w:val="24"/>
          </w:rPr>
          <w:delText xml:space="preserve">right </w:delText>
        </w:r>
      </w:del>
      <w:ins w:id="1852" w:author="Editor" w:date="2020-10-29T14:50:00Z">
        <w:r w:rsidR="00520DE3" w:rsidRPr="00E244CD">
          <w:rPr>
            <w:rFonts w:ascii="Times New Roman" w:eastAsia="Times New Roman" w:hAnsi="Times New Roman" w:cs="Times New Roman"/>
            <w:sz w:val="24"/>
            <w:szCs w:val="24"/>
          </w:rPr>
          <w:t xml:space="preserve">immediately </w:t>
        </w:r>
      </w:ins>
      <w:r w:rsidRPr="00E244CD">
        <w:rPr>
          <w:rFonts w:ascii="Times New Roman" w:eastAsia="Times New Roman" w:hAnsi="Times New Roman" w:cs="Times New Roman"/>
          <w:sz w:val="24"/>
          <w:szCs w:val="24"/>
        </w:rPr>
        <w:t xml:space="preserve">before a disturbance to one collected several years after, dispersal </w:t>
      </w:r>
      <w:del w:id="1853" w:author="Editor" w:date="2020-10-29T19:41:00Z">
        <w:r w:rsidRPr="00E244CD" w:rsidDel="008F7B96">
          <w:rPr>
            <w:rFonts w:ascii="Times New Roman" w:eastAsia="Times New Roman" w:hAnsi="Times New Roman" w:cs="Times New Roman"/>
            <w:sz w:val="24"/>
            <w:szCs w:val="24"/>
          </w:rPr>
          <w:delText xml:space="preserve">becomes </w:delText>
        </w:r>
      </w:del>
      <w:ins w:id="1854" w:author="Editor" w:date="2020-10-29T19:41:00Z">
        <w:r w:rsidR="008F7B96">
          <w:rPr>
            <w:rFonts w:ascii="Times New Roman" w:eastAsia="Times New Roman" w:hAnsi="Times New Roman" w:cs="Times New Roman"/>
            <w:sz w:val="24"/>
            <w:szCs w:val="24"/>
          </w:rPr>
          <w:t>was</w:t>
        </w:r>
        <w:r w:rsidR="008F7B9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the most important factor </w:t>
      </w:r>
      <w:del w:id="1855" w:author="Editor" w:date="2020-10-29T14:50:00Z">
        <w:r w:rsidRPr="00E244CD" w:rsidDel="00520DE3">
          <w:rPr>
            <w:rFonts w:ascii="Times New Roman" w:eastAsia="Times New Roman" w:hAnsi="Times New Roman" w:cs="Times New Roman"/>
            <w:sz w:val="24"/>
            <w:szCs w:val="24"/>
          </w:rPr>
          <w:delText xml:space="preserve">in </w:delText>
        </w:r>
      </w:del>
      <w:r w:rsidRPr="00E244CD">
        <w:rPr>
          <w:rFonts w:ascii="Times New Roman" w:eastAsia="Times New Roman" w:hAnsi="Times New Roman" w:cs="Times New Roman"/>
          <w:sz w:val="24"/>
          <w:szCs w:val="24"/>
        </w:rPr>
        <w:t xml:space="preserve">driving the performance of TGI, with </w:t>
      </w:r>
      <w:del w:id="1856" w:author="Editor" w:date="2020-10-29T14:50:00Z">
        <w:r w:rsidRPr="00E244CD" w:rsidDel="00520DE3">
          <w:rPr>
            <w:rFonts w:ascii="Times New Roman" w:eastAsia="Times New Roman" w:hAnsi="Times New Roman" w:cs="Times New Roman"/>
            <w:sz w:val="24"/>
            <w:szCs w:val="24"/>
          </w:rPr>
          <w:delText xml:space="preserve">low </w:delText>
        </w:r>
      </w:del>
      <w:ins w:id="1857" w:author="Editor" w:date="2020-10-29T14:50:00Z">
        <w:r w:rsidR="00520DE3" w:rsidRPr="00E244CD">
          <w:rPr>
            <w:rFonts w:ascii="Times New Roman" w:eastAsia="Times New Roman" w:hAnsi="Times New Roman" w:cs="Times New Roman"/>
            <w:sz w:val="24"/>
            <w:szCs w:val="24"/>
          </w:rPr>
          <w:t>low-</w:t>
        </w:r>
      </w:ins>
      <w:r w:rsidRPr="00E244CD">
        <w:rPr>
          <w:rFonts w:ascii="Times New Roman" w:eastAsia="Times New Roman" w:hAnsi="Times New Roman" w:cs="Times New Roman"/>
          <w:sz w:val="24"/>
          <w:szCs w:val="24"/>
        </w:rPr>
        <w:t xml:space="preserve">dispersal scenarios better preserving the performance </w:t>
      </w:r>
      <w:ins w:id="1858" w:author="Editor" w:date="2020-10-29T19:41:00Z">
        <w:r w:rsidR="008F7B96">
          <w:rPr>
            <w:rFonts w:ascii="Times New Roman" w:eastAsia="Times New Roman" w:hAnsi="Times New Roman" w:cs="Times New Roman"/>
            <w:sz w:val="24"/>
            <w:szCs w:val="24"/>
          </w:rPr>
          <w:t xml:space="preserve">of TGI </w:t>
        </w:r>
      </w:ins>
      <w:r w:rsidRPr="00E244CD">
        <w:rPr>
          <w:rFonts w:ascii="Times New Roman" w:eastAsia="Times New Roman" w:hAnsi="Times New Roman" w:cs="Times New Roman"/>
          <w:sz w:val="24"/>
          <w:szCs w:val="24"/>
        </w:rPr>
        <w:t xml:space="preserve">against the decaying </w:t>
      </w:r>
      <w:del w:id="1859" w:author="Editor" w:date="2020-10-29T14:50:00Z">
        <w:r w:rsidRPr="00E244CD" w:rsidDel="00520DE3">
          <w:rPr>
            <w:rFonts w:ascii="Times New Roman" w:eastAsia="Times New Roman" w:hAnsi="Times New Roman" w:cs="Times New Roman"/>
            <w:sz w:val="24"/>
            <w:szCs w:val="24"/>
          </w:rPr>
          <w:delText>assaults of</w:delText>
        </w:r>
      </w:del>
      <w:ins w:id="1860" w:author="Editor" w:date="2020-10-29T14:50:00Z">
        <w:r w:rsidR="00520DE3" w:rsidRPr="00E244CD">
          <w:rPr>
            <w:rFonts w:ascii="Times New Roman" w:eastAsia="Times New Roman" w:hAnsi="Times New Roman" w:cs="Times New Roman"/>
            <w:sz w:val="24"/>
            <w:szCs w:val="24"/>
          </w:rPr>
          <w:t>effects of</w:t>
        </w:r>
      </w:ins>
      <w:r w:rsidRPr="00E244CD">
        <w:rPr>
          <w:rFonts w:ascii="Times New Roman" w:eastAsia="Times New Roman" w:hAnsi="Times New Roman" w:cs="Times New Roman"/>
          <w:sz w:val="24"/>
          <w:szCs w:val="24"/>
        </w:rPr>
        <w:t xml:space="preserve"> time and </w:t>
      </w:r>
      <w:del w:id="1861" w:author="Editor" w:date="2020-10-29T14:50:00Z">
        <w:r w:rsidRPr="00E244CD" w:rsidDel="00520DE3">
          <w:rPr>
            <w:rFonts w:ascii="Times New Roman" w:eastAsia="Times New Roman" w:hAnsi="Times New Roman" w:cs="Times New Roman"/>
            <w:sz w:val="24"/>
            <w:szCs w:val="24"/>
          </w:rPr>
          <w:delText xml:space="preserve">the associated </w:delText>
        </w:r>
      </w:del>
      <w:r w:rsidRPr="00E244CD">
        <w:rPr>
          <w:rFonts w:ascii="Times New Roman" w:eastAsia="Times New Roman" w:hAnsi="Times New Roman" w:cs="Times New Roman"/>
          <w:sz w:val="24"/>
          <w:szCs w:val="24"/>
        </w:rPr>
        <w:t xml:space="preserve">genetic drift. </w:t>
      </w:r>
      <w:del w:id="1862" w:author="Editor" w:date="2020-10-29T14:51:00Z">
        <w:r w:rsidRPr="00E244CD" w:rsidDel="00520DE3">
          <w:rPr>
            <w:rFonts w:ascii="Times New Roman" w:eastAsia="Times New Roman" w:hAnsi="Times New Roman" w:cs="Times New Roman"/>
            <w:sz w:val="24"/>
            <w:szCs w:val="24"/>
          </w:rPr>
          <w:delText>This means that r</w:delText>
        </w:r>
      </w:del>
      <w:ins w:id="1863" w:author="Editor" w:date="2020-10-29T14:51:00Z">
        <w:r w:rsidR="00520DE3" w:rsidRPr="00E244CD">
          <w:rPr>
            <w:rFonts w:ascii="Times New Roman" w:eastAsia="Times New Roman" w:hAnsi="Times New Roman" w:cs="Times New Roman"/>
            <w:sz w:val="24"/>
            <w:szCs w:val="24"/>
          </w:rPr>
          <w:t>R</w:t>
        </w:r>
      </w:ins>
      <w:r w:rsidRPr="00E244CD">
        <w:rPr>
          <w:rFonts w:ascii="Times New Roman" w:eastAsia="Times New Roman" w:hAnsi="Times New Roman" w:cs="Times New Roman"/>
          <w:sz w:val="24"/>
          <w:szCs w:val="24"/>
        </w:rPr>
        <w:t xml:space="preserve">esearchers </w:t>
      </w:r>
      <w:ins w:id="1864" w:author="Editor" w:date="2020-10-29T14:51:00Z">
        <w:r w:rsidR="00520DE3" w:rsidRPr="00E244CD">
          <w:rPr>
            <w:rFonts w:ascii="Times New Roman" w:eastAsia="Times New Roman" w:hAnsi="Times New Roman" w:cs="Times New Roman"/>
            <w:sz w:val="24"/>
            <w:szCs w:val="24"/>
          </w:rPr>
          <w:t xml:space="preserve">in high-dispersal systems </w:t>
        </w:r>
      </w:ins>
      <w:del w:id="1865" w:author="Editor" w:date="2020-10-29T14:52:00Z">
        <w:r w:rsidRPr="00E244CD" w:rsidDel="00520DE3">
          <w:rPr>
            <w:rFonts w:ascii="Times New Roman" w:eastAsia="Times New Roman" w:hAnsi="Times New Roman" w:cs="Times New Roman"/>
            <w:sz w:val="24"/>
            <w:szCs w:val="24"/>
          </w:rPr>
          <w:delText xml:space="preserve">may </w:delText>
        </w:r>
      </w:del>
      <w:del w:id="1866" w:author="Editor" w:date="2020-10-29T14:51:00Z">
        <w:r w:rsidRPr="00E244CD" w:rsidDel="00520DE3">
          <w:rPr>
            <w:rFonts w:ascii="Times New Roman" w:eastAsia="Times New Roman" w:hAnsi="Times New Roman" w:cs="Times New Roman"/>
            <w:sz w:val="24"/>
            <w:szCs w:val="24"/>
          </w:rPr>
          <w:delText xml:space="preserve">for example </w:delText>
        </w:r>
      </w:del>
      <w:del w:id="1867" w:author="Editor" w:date="2020-10-29T14:52:00Z">
        <w:r w:rsidRPr="00E244CD" w:rsidDel="00520DE3">
          <w:rPr>
            <w:rFonts w:ascii="Times New Roman" w:eastAsia="Times New Roman" w:hAnsi="Times New Roman" w:cs="Times New Roman"/>
            <w:sz w:val="24"/>
            <w:szCs w:val="24"/>
          </w:rPr>
          <w:delText>have to accept</w:delText>
        </w:r>
      </w:del>
      <w:ins w:id="1868" w:author="Editor" w:date="2020-10-29T19:42:00Z">
        <w:r w:rsidR="008F7B96">
          <w:rPr>
            <w:rFonts w:ascii="Times New Roman" w:eastAsia="Times New Roman" w:hAnsi="Times New Roman" w:cs="Times New Roman"/>
            <w:sz w:val="24"/>
            <w:szCs w:val="24"/>
          </w:rPr>
          <w:t xml:space="preserve">could </w:t>
        </w:r>
      </w:ins>
      <w:ins w:id="1869" w:author="Editor" w:date="2020-10-29T14:52:00Z">
        <w:r w:rsidR="00520DE3" w:rsidRPr="00E244CD">
          <w:rPr>
            <w:rFonts w:ascii="Times New Roman" w:eastAsia="Times New Roman" w:hAnsi="Times New Roman" w:cs="Times New Roman"/>
            <w:sz w:val="24"/>
            <w:szCs w:val="24"/>
          </w:rPr>
          <w:t>find</w:t>
        </w:r>
      </w:ins>
      <w:r w:rsidRPr="00E244CD">
        <w:rPr>
          <w:rFonts w:ascii="Times New Roman" w:eastAsia="Times New Roman" w:hAnsi="Times New Roman" w:cs="Times New Roman"/>
          <w:sz w:val="24"/>
          <w:szCs w:val="24"/>
        </w:rPr>
        <w:t xml:space="preserve"> as many as 10% of false positives </w:t>
      </w:r>
      <w:ins w:id="1870" w:author="Editor" w:date="2020-10-29T19:43:00Z">
        <w:r w:rsidR="008F7B96">
          <w:rPr>
            <w:rFonts w:ascii="Times New Roman" w:eastAsia="Times New Roman" w:hAnsi="Times New Roman" w:cs="Times New Roman"/>
            <w:sz w:val="24"/>
            <w:szCs w:val="24"/>
          </w:rPr>
          <w:t xml:space="preserve">even </w:t>
        </w:r>
      </w:ins>
      <w:del w:id="1871" w:author="Editor" w:date="2020-10-29T19:42:00Z">
        <w:r w:rsidRPr="00E244CD" w:rsidDel="008F7B96">
          <w:rPr>
            <w:rFonts w:ascii="Times New Roman" w:eastAsia="Times New Roman" w:hAnsi="Times New Roman" w:cs="Times New Roman"/>
            <w:sz w:val="24"/>
            <w:szCs w:val="24"/>
          </w:rPr>
          <w:delText xml:space="preserve">after </w:delText>
        </w:r>
      </w:del>
      <w:ins w:id="1872" w:author="Editor" w:date="2020-10-29T19:42:00Z">
        <w:r w:rsidR="008F7B96">
          <w:rPr>
            <w:rFonts w:ascii="Times New Roman" w:eastAsia="Times New Roman" w:hAnsi="Times New Roman" w:cs="Times New Roman"/>
            <w:sz w:val="24"/>
            <w:szCs w:val="24"/>
          </w:rPr>
          <w:t>when</w:t>
        </w:r>
        <w:r w:rsidR="008F7B9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sampling only a few years after an event</w:t>
      </w:r>
      <w:del w:id="1873" w:author="Editor" w:date="2020-10-29T14:51:00Z">
        <w:r w:rsidRPr="00E244CD" w:rsidDel="00520DE3">
          <w:rPr>
            <w:rFonts w:ascii="Times New Roman" w:eastAsia="Times New Roman" w:hAnsi="Times New Roman" w:cs="Times New Roman"/>
            <w:sz w:val="24"/>
            <w:szCs w:val="24"/>
          </w:rPr>
          <w:delText>, if their system presents high dispersal</w:delText>
        </w:r>
      </w:del>
      <w:r w:rsidRPr="00E244CD">
        <w:rPr>
          <w:rFonts w:ascii="Times New Roman" w:eastAsia="Times New Roman" w:hAnsi="Times New Roman" w:cs="Times New Roman"/>
          <w:sz w:val="24"/>
          <w:szCs w:val="24"/>
        </w:rPr>
        <w:t>. This has serious implications: i</w:t>
      </w:r>
      <w:del w:id="1874" w:author="Editor" w:date="2020-10-29T19:43:00Z">
        <w:r w:rsidRPr="00E244CD" w:rsidDel="008F7B96">
          <w:rPr>
            <w:rFonts w:ascii="Times New Roman" w:eastAsia="Times New Roman" w:hAnsi="Times New Roman" w:cs="Times New Roman"/>
            <w:sz w:val="24"/>
            <w:szCs w:val="24"/>
          </w:rPr>
          <w:delText>n case</w:delText>
        </w:r>
      </w:del>
      <w:ins w:id="1875" w:author="Editor" w:date="2020-10-29T19:43:00Z">
        <w:r w:rsidR="008F7B96">
          <w:rPr>
            <w:rFonts w:ascii="Times New Roman" w:eastAsia="Times New Roman" w:hAnsi="Times New Roman" w:cs="Times New Roman"/>
            <w:sz w:val="24"/>
            <w:szCs w:val="24"/>
          </w:rPr>
          <w:t>f</w:t>
        </w:r>
      </w:ins>
      <w:r w:rsidRPr="00E244CD">
        <w:rPr>
          <w:rFonts w:ascii="Times New Roman" w:eastAsia="Times New Roman" w:hAnsi="Times New Roman" w:cs="Times New Roman"/>
          <w:sz w:val="24"/>
          <w:szCs w:val="24"/>
        </w:rPr>
        <w:t xml:space="preserve"> researchers are unaware of the dynamics of their system</w:t>
      </w:r>
      <w:del w:id="1876" w:author="Editor" w:date="2020-10-29T19:43:00Z">
        <w:r w:rsidRPr="00E244CD" w:rsidDel="008F7B96">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arbitrarily choose an inappropriate </w:t>
      </w:r>
      <w:ins w:id="1877" w:author="Editor" w:date="2020-10-29T14:52:00Z">
        <w:r w:rsidR="00520DE3" w:rsidRPr="00E244CD">
          <w:rPr>
            <w:rFonts w:ascii="Times New Roman" w:eastAsia="Times New Roman" w:hAnsi="Times New Roman" w:cs="Times New Roman"/>
            <w:sz w:val="24"/>
            <w:szCs w:val="24"/>
          </w:rPr>
          <w:t xml:space="preserve">significance </w:t>
        </w:r>
      </w:ins>
      <w:r w:rsidRPr="00E244CD">
        <w:rPr>
          <w:rFonts w:ascii="Times New Roman" w:eastAsia="Times New Roman" w:hAnsi="Times New Roman" w:cs="Times New Roman"/>
          <w:sz w:val="24"/>
          <w:szCs w:val="24"/>
        </w:rPr>
        <w:t xml:space="preserve">threshold, they might systematically spend a larger part of their resources </w:t>
      </w:r>
      <w:del w:id="1878" w:author="Editor" w:date="2020-10-29T14:52:00Z">
        <w:r w:rsidRPr="00E244CD" w:rsidDel="00520DE3">
          <w:rPr>
            <w:rFonts w:ascii="Times New Roman" w:eastAsia="Times New Roman" w:hAnsi="Times New Roman" w:cs="Times New Roman"/>
            <w:sz w:val="24"/>
            <w:szCs w:val="24"/>
          </w:rPr>
          <w:delText xml:space="preserve">than what they expect </w:delText>
        </w:r>
      </w:del>
      <w:del w:id="1879" w:author="Editor" w:date="2020-10-29T19:43:00Z">
        <w:r w:rsidRPr="00E244CD" w:rsidDel="008F7B96">
          <w:rPr>
            <w:rFonts w:ascii="Times New Roman" w:eastAsia="Times New Roman" w:hAnsi="Times New Roman" w:cs="Times New Roman"/>
            <w:sz w:val="24"/>
            <w:szCs w:val="24"/>
          </w:rPr>
          <w:delText xml:space="preserve">on </w:delText>
        </w:r>
      </w:del>
      <w:r w:rsidRPr="00E244CD">
        <w:rPr>
          <w:rFonts w:ascii="Times New Roman" w:eastAsia="Times New Roman" w:hAnsi="Times New Roman" w:cs="Times New Roman"/>
          <w:sz w:val="24"/>
          <w:szCs w:val="24"/>
        </w:rPr>
        <w:t>monitoring or treating unaffected populations</w:t>
      </w:r>
      <w:del w:id="1880" w:author="Editor" w:date="2020-10-29T14:52:00Z">
        <w:r w:rsidRPr="00E244CD" w:rsidDel="00520DE3">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while missing some affected populations.</w:t>
      </w:r>
    </w:p>
    <w:p w14:paraId="1534A83E" w14:textId="77777777" w:rsidR="00760250" w:rsidRPr="00E244CD" w:rsidRDefault="00760250">
      <w:pPr>
        <w:spacing w:after="0" w:line="480" w:lineRule="auto"/>
        <w:rPr>
          <w:rFonts w:ascii="Times New Roman" w:eastAsia="Times New Roman" w:hAnsi="Times New Roman" w:cs="Times New Roman"/>
          <w:sz w:val="24"/>
          <w:szCs w:val="24"/>
        </w:rPr>
        <w:pPrChange w:id="1881" w:author="Editor" w:date="2020-10-30T08:54:00Z">
          <w:pPr>
            <w:spacing w:before="240" w:after="240" w:line="480" w:lineRule="auto"/>
          </w:pPr>
        </w:pPrChange>
      </w:pPr>
    </w:p>
    <w:p w14:paraId="202706C0" w14:textId="77777777" w:rsidR="00760250" w:rsidRPr="00E244CD" w:rsidRDefault="00760250">
      <w:pPr>
        <w:pStyle w:val="Heading2"/>
        <w:pPrChange w:id="1882" w:author="Editor" w:date="2020-10-30T08:54:00Z">
          <w:pPr>
            <w:spacing w:before="240" w:after="240" w:line="480" w:lineRule="auto"/>
          </w:pPr>
        </w:pPrChange>
      </w:pPr>
      <w:r w:rsidRPr="00E244CD">
        <w:rPr>
          <w:lang w:val="en-US"/>
        </w:rPr>
        <w:t>Empirical application of the method</w:t>
      </w:r>
    </w:p>
    <w:p w14:paraId="143ABE62" w14:textId="6FDBB709" w:rsidR="00760250" w:rsidRPr="00E244CD" w:rsidRDefault="00760250">
      <w:pPr>
        <w:spacing w:after="0" w:line="480" w:lineRule="auto"/>
        <w:ind w:firstLine="720"/>
        <w:rPr>
          <w:rFonts w:ascii="Times New Roman" w:eastAsia="Times New Roman" w:hAnsi="Times New Roman" w:cs="Times New Roman"/>
          <w:sz w:val="24"/>
          <w:szCs w:val="24"/>
        </w:rPr>
        <w:pPrChange w:id="1883"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We successfully applied TGI </w:t>
      </w:r>
      <w:del w:id="1884" w:author="Editor" w:date="2020-10-29T14:53:00Z">
        <w:r w:rsidRPr="00E244CD" w:rsidDel="00520DE3">
          <w:rPr>
            <w:rFonts w:ascii="Times New Roman" w:eastAsia="Times New Roman" w:hAnsi="Times New Roman" w:cs="Times New Roman"/>
            <w:sz w:val="24"/>
            <w:szCs w:val="24"/>
          </w:rPr>
          <w:delText xml:space="preserve">on </w:delText>
        </w:r>
      </w:del>
      <w:ins w:id="1885" w:author="Editor" w:date="2020-10-29T14:53:00Z">
        <w:r w:rsidR="00520DE3" w:rsidRPr="00E244CD">
          <w:rPr>
            <w:rFonts w:ascii="Times New Roman" w:eastAsia="Times New Roman" w:hAnsi="Times New Roman" w:cs="Times New Roman"/>
            <w:sz w:val="24"/>
            <w:szCs w:val="24"/>
          </w:rPr>
          <w:t xml:space="preserve">to </w:t>
        </w:r>
      </w:ins>
      <w:r w:rsidRPr="00E244CD">
        <w:rPr>
          <w:rFonts w:ascii="Times New Roman" w:eastAsia="Times New Roman" w:hAnsi="Times New Roman" w:cs="Times New Roman"/>
          <w:sz w:val="24"/>
          <w:szCs w:val="24"/>
        </w:rPr>
        <w:t xml:space="preserve">an empirical dataset </w:t>
      </w:r>
      <w:del w:id="1886" w:author="Editor" w:date="2020-10-29T14:53:00Z">
        <w:r w:rsidRPr="00E244CD" w:rsidDel="00520DE3">
          <w:rPr>
            <w:rFonts w:ascii="Times New Roman" w:eastAsia="Times New Roman" w:hAnsi="Times New Roman" w:cs="Times New Roman"/>
            <w:sz w:val="24"/>
            <w:szCs w:val="24"/>
          </w:rPr>
          <w:delText xml:space="preserve">featuring </w:delText>
        </w:r>
      </w:del>
      <w:ins w:id="1887" w:author="Editor" w:date="2020-10-29T14:53:00Z">
        <w:r w:rsidR="00520DE3" w:rsidRPr="00E244CD">
          <w:rPr>
            <w:rFonts w:ascii="Times New Roman" w:eastAsia="Times New Roman" w:hAnsi="Times New Roman" w:cs="Times New Roman"/>
            <w:sz w:val="24"/>
            <w:szCs w:val="24"/>
          </w:rPr>
          <w:t xml:space="preserve">from </w:t>
        </w:r>
      </w:ins>
      <w:r w:rsidRPr="00E244CD">
        <w:rPr>
          <w:rFonts w:ascii="Times New Roman" w:eastAsia="Times New Roman" w:hAnsi="Times New Roman" w:cs="Times New Roman"/>
          <w:sz w:val="24"/>
          <w:szCs w:val="24"/>
        </w:rPr>
        <w:t>an endangered vertebrate</w:t>
      </w:r>
      <w:ins w:id="1888" w:author="Editor" w:date="2020-10-29T14:53:00Z">
        <w:r w:rsidR="00520DE3" w:rsidRPr="00E244CD">
          <w:rPr>
            <w:rFonts w:ascii="Times New Roman" w:eastAsia="Times New Roman" w:hAnsi="Times New Roman" w:cs="Times New Roman"/>
            <w:sz w:val="24"/>
            <w:szCs w:val="24"/>
          </w:rPr>
          <w:t>, the Northern tidewater goby,</w:t>
        </w:r>
      </w:ins>
      <w:r w:rsidRPr="00E244CD">
        <w:rPr>
          <w:rFonts w:ascii="Times New Roman" w:eastAsia="Times New Roman" w:hAnsi="Times New Roman" w:cs="Times New Roman"/>
          <w:sz w:val="24"/>
          <w:szCs w:val="24"/>
        </w:rPr>
        <w:t xml:space="preserve"> for which temporal genetic change had been described</w:t>
      </w:r>
      <w:del w:id="1889" w:author="Editor" w:date="2020-10-29T14:53:00Z">
        <w:r w:rsidRPr="00E244CD" w:rsidDel="00520DE3">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but not tested. </w:t>
      </w:r>
      <w:ins w:id="1890" w:author="Editor" w:date="2020-10-29T19:43:00Z">
        <w:r w:rsidR="008F7B96">
          <w:rPr>
            <w:rFonts w:ascii="Times New Roman" w:eastAsia="Times New Roman" w:hAnsi="Times New Roman" w:cs="Times New Roman"/>
            <w:sz w:val="24"/>
            <w:szCs w:val="24"/>
          </w:rPr>
          <w:t xml:space="preserve">The authors of the original publication hypothesized that </w:t>
        </w:r>
      </w:ins>
      <w:del w:id="1891" w:author="Editor" w:date="2020-10-29T19:44:00Z">
        <w:r w:rsidRPr="00E244CD" w:rsidDel="008F7B96">
          <w:rPr>
            <w:rFonts w:ascii="Times New Roman" w:eastAsia="Times New Roman" w:hAnsi="Times New Roman" w:cs="Times New Roman"/>
            <w:sz w:val="24"/>
            <w:szCs w:val="24"/>
          </w:rPr>
          <w:delText xml:space="preserve">One </w:delText>
        </w:r>
      </w:del>
      <w:ins w:id="1892" w:author="Editor" w:date="2020-10-29T19:44:00Z">
        <w:r w:rsidR="008F7B96">
          <w:rPr>
            <w:rFonts w:ascii="Times New Roman" w:eastAsia="Times New Roman" w:hAnsi="Times New Roman" w:cs="Times New Roman"/>
            <w:sz w:val="24"/>
            <w:szCs w:val="24"/>
          </w:rPr>
          <w:t>o</w:t>
        </w:r>
        <w:r w:rsidR="008F7B96" w:rsidRPr="00E244CD">
          <w:rPr>
            <w:rFonts w:ascii="Times New Roman" w:eastAsia="Times New Roman" w:hAnsi="Times New Roman" w:cs="Times New Roman"/>
            <w:sz w:val="24"/>
            <w:szCs w:val="24"/>
          </w:rPr>
          <w:t xml:space="preserve">ne </w:t>
        </w:r>
      </w:ins>
      <w:ins w:id="1893" w:author="Editor" w:date="2020-10-29T14:53:00Z">
        <w:r w:rsidR="00520DE3" w:rsidRPr="00E244CD">
          <w:rPr>
            <w:rFonts w:ascii="Times New Roman" w:eastAsia="Times New Roman" w:hAnsi="Times New Roman" w:cs="Times New Roman"/>
            <w:sz w:val="24"/>
            <w:szCs w:val="24"/>
          </w:rPr>
          <w:t xml:space="preserve">goby </w:t>
        </w:r>
      </w:ins>
      <w:r w:rsidRPr="00E244CD">
        <w:rPr>
          <w:rFonts w:ascii="Times New Roman" w:eastAsia="Times New Roman" w:hAnsi="Times New Roman" w:cs="Times New Roman"/>
          <w:sz w:val="24"/>
          <w:szCs w:val="24"/>
        </w:rPr>
        <w:t xml:space="preserve">population had </w:t>
      </w:r>
      <w:del w:id="1894" w:author="Editor" w:date="2020-10-29T19:44:00Z">
        <w:r w:rsidRPr="00E244CD" w:rsidDel="008F7B96">
          <w:rPr>
            <w:rFonts w:ascii="Times New Roman" w:eastAsia="Times New Roman" w:hAnsi="Times New Roman" w:cs="Times New Roman"/>
            <w:sz w:val="24"/>
            <w:szCs w:val="24"/>
          </w:rPr>
          <w:delText xml:space="preserve">been hypothesized to have </w:delText>
        </w:r>
      </w:del>
      <w:r w:rsidRPr="00E244CD">
        <w:rPr>
          <w:rFonts w:ascii="Times New Roman" w:eastAsia="Times New Roman" w:hAnsi="Times New Roman" w:cs="Times New Roman"/>
          <w:sz w:val="24"/>
          <w:szCs w:val="24"/>
        </w:rPr>
        <w:t xml:space="preserve">undergone atypical </w:t>
      </w:r>
      <w:ins w:id="1895" w:author="Editor" w:date="2020-10-29T14:53:00Z">
        <w:r w:rsidR="00520DE3" w:rsidRPr="00E244CD">
          <w:rPr>
            <w:rFonts w:ascii="Times New Roman" w:eastAsia="Times New Roman" w:hAnsi="Times New Roman" w:cs="Times New Roman"/>
            <w:sz w:val="24"/>
            <w:szCs w:val="24"/>
          </w:rPr>
          <w:t xml:space="preserve">genetic </w:t>
        </w:r>
      </w:ins>
      <w:r w:rsidRPr="00E244CD">
        <w:rPr>
          <w:rFonts w:ascii="Times New Roman" w:eastAsia="Times New Roman" w:hAnsi="Times New Roman" w:cs="Times New Roman"/>
          <w:sz w:val="24"/>
          <w:szCs w:val="24"/>
        </w:rPr>
        <w:t>change, relative to the rest of the landscape</w:t>
      </w:r>
      <w:del w:id="1896" w:author="Editor" w:date="2020-10-29T19:44:00Z">
        <w:r w:rsidRPr="00E244CD" w:rsidDel="008F7B96">
          <w:rPr>
            <w:rFonts w:ascii="Times New Roman" w:eastAsia="Times New Roman" w:hAnsi="Times New Roman" w:cs="Times New Roman"/>
            <w:sz w:val="24"/>
            <w:szCs w:val="24"/>
          </w:rPr>
          <w:delText>, in the original publication</w:delText>
        </w:r>
      </w:del>
      <w:del w:id="1897" w:author="Editor" w:date="2020-10-29T14:54:00Z">
        <w:r w:rsidRPr="00E244CD" w:rsidDel="00520DE3">
          <w:rPr>
            <w:rFonts w:ascii="Times New Roman" w:eastAsia="Times New Roman" w:hAnsi="Times New Roman" w:cs="Times New Roman"/>
            <w:sz w:val="24"/>
            <w:szCs w:val="24"/>
          </w:rPr>
          <w:delText xml:space="preserve"> and</w:delText>
        </w:r>
      </w:del>
      <w:ins w:id="1898" w:author="Editor" w:date="2020-10-29T19:44:00Z">
        <w:r w:rsidR="008F7B96">
          <w:rPr>
            <w:rFonts w:ascii="Times New Roman" w:eastAsia="Times New Roman" w:hAnsi="Times New Roman" w:cs="Times New Roman"/>
            <w:sz w:val="24"/>
            <w:szCs w:val="24"/>
          </w:rPr>
          <w:t>;</w:t>
        </w:r>
      </w:ins>
      <w:r w:rsidRPr="00E244CD">
        <w:rPr>
          <w:rFonts w:ascii="Times New Roman" w:eastAsia="Times New Roman" w:hAnsi="Times New Roman" w:cs="Times New Roman"/>
          <w:sz w:val="24"/>
          <w:szCs w:val="24"/>
        </w:rPr>
        <w:t xml:space="preserve"> </w:t>
      </w:r>
      <w:del w:id="1899" w:author="Editor" w:date="2020-10-29T14:54:00Z">
        <w:r w:rsidRPr="00E244CD" w:rsidDel="00520DE3">
          <w:rPr>
            <w:rFonts w:ascii="Times New Roman" w:eastAsia="Times New Roman" w:hAnsi="Times New Roman" w:cs="Times New Roman"/>
            <w:sz w:val="24"/>
            <w:szCs w:val="24"/>
          </w:rPr>
          <w:delText xml:space="preserve">our </w:delText>
        </w:r>
      </w:del>
      <w:ins w:id="1900" w:author="Editor" w:date="2020-10-29T19:44:00Z">
        <w:r w:rsidR="008F7B96">
          <w:rPr>
            <w:rFonts w:ascii="Times New Roman" w:eastAsia="Times New Roman" w:hAnsi="Times New Roman" w:cs="Times New Roman"/>
            <w:sz w:val="24"/>
            <w:szCs w:val="24"/>
          </w:rPr>
          <w:t>o</w:t>
        </w:r>
      </w:ins>
      <w:ins w:id="1901" w:author="Editor" w:date="2020-10-29T14:54:00Z">
        <w:r w:rsidR="00520DE3" w:rsidRPr="00E244CD">
          <w:rPr>
            <w:rFonts w:ascii="Times New Roman" w:eastAsia="Times New Roman" w:hAnsi="Times New Roman" w:cs="Times New Roman"/>
            <w:sz w:val="24"/>
            <w:szCs w:val="24"/>
          </w:rPr>
          <w:t xml:space="preserve">ur </w:t>
        </w:r>
      </w:ins>
      <w:r w:rsidRPr="00E244CD">
        <w:rPr>
          <w:rFonts w:ascii="Times New Roman" w:eastAsia="Times New Roman" w:hAnsi="Times New Roman" w:cs="Times New Roman"/>
          <w:sz w:val="24"/>
          <w:szCs w:val="24"/>
        </w:rPr>
        <w:t xml:space="preserve">application of TGI supported </w:t>
      </w:r>
      <w:del w:id="1902" w:author="Editor" w:date="2020-10-29T14:54:00Z">
        <w:r w:rsidRPr="00E244CD" w:rsidDel="00520DE3">
          <w:rPr>
            <w:rFonts w:ascii="Times New Roman" w:eastAsia="Times New Roman" w:hAnsi="Times New Roman" w:cs="Times New Roman"/>
            <w:sz w:val="24"/>
            <w:szCs w:val="24"/>
          </w:rPr>
          <w:delText>it</w:delText>
        </w:r>
      </w:del>
      <w:ins w:id="1903" w:author="Editor" w:date="2020-10-29T14:54:00Z">
        <w:r w:rsidR="00520DE3" w:rsidRPr="00E244CD">
          <w:rPr>
            <w:rFonts w:ascii="Times New Roman" w:eastAsia="Times New Roman" w:hAnsi="Times New Roman" w:cs="Times New Roman"/>
            <w:sz w:val="24"/>
            <w:szCs w:val="24"/>
          </w:rPr>
          <w:t>this hypothesis</w:t>
        </w:r>
      </w:ins>
      <w:r w:rsidRPr="00E244CD">
        <w:rPr>
          <w:rFonts w:ascii="Times New Roman" w:eastAsia="Times New Roman" w:hAnsi="Times New Roman" w:cs="Times New Roman"/>
          <w:sz w:val="24"/>
          <w:szCs w:val="24"/>
        </w:rPr>
        <w:t xml:space="preserve">. We therefore </w:t>
      </w:r>
      <w:del w:id="1904" w:author="Editor" w:date="2020-10-29T19:47:00Z">
        <w:r w:rsidRPr="00E244CD" w:rsidDel="008F7B96">
          <w:rPr>
            <w:rFonts w:ascii="Times New Roman" w:eastAsia="Times New Roman" w:hAnsi="Times New Roman" w:cs="Times New Roman"/>
            <w:sz w:val="24"/>
            <w:szCs w:val="24"/>
          </w:rPr>
          <w:delText>showed how</w:delText>
        </w:r>
      </w:del>
      <w:ins w:id="1905" w:author="Editor" w:date="2020-10-29T19:47:00Z">
        <w:r w:rsidR="008F7B96">
          <w:rPr>
            <w:rFonts w:ascii="Times New Roman" w:eastAsia="Times New Roman" w:hAnsi="Times New Roman" w:cs="Times New Roman"/>
            <w:sz w:val="24"/>
            <w:szCs w:val="24"/>
          </w:rPr>
          <w:t>demonstrated that</w:t>
        </w:r>
      </w:ins>
      <w:r w:rsidRPr="00E244CD">
        <w:rPr>
          <w:rFonts w:ascii="Times New Roman" w:eastAsia="Times New Roman" w:hAnsi="Times New Roman" w:cs="Times New Roman"/>
          <w:sz w:val="24"/>
          <w:szCs w:val="24"/>
        </w:rPr>
        <w:t xml:space="preserve"> </w:t>
      </w:r>
      <w:ins w:id="1906" w:author="Editor" w:date="2020-10-29T14:54:00Z">
        <w:r w:rsidR="00520DE3" w:rsidRPr="00E244CD">
          <w:rPr>
            <w:rFonts w:ascii="Times New Roman" w:eastAsia="Times New Roman" w:hAnsi="Times New Roman" w:cs="Times New Roman"/>
            <w:sz w:val="24"/>
            <w:szCs w:val="24"/>
          </w:rPr>
          <w:t xml:space="preserve">the straightforward TGI testing procedure can be used </w:t>
        </w:r>
      </w:ins>
      <w:r w:rsidRPr="00E244CD">
        <w:rPr>
          <w:rFonts w:ascii="Times New Roman" w:eastAsia="Times New Roman" w:hAnsi="Times New Roman" w:cs="Times New Roman"/>
          <w:sz w:val="24"/>
          <w:szCs w:val="24"/>
        </w:rPr>
        <w:t xml:space="preserve">to strengthen the results </w:t>
      </w:r>
      <w:del w:id="1907" w:author="Editor" w:date="2020-10-29T14:55:00Z">
        <w:r w:rsidRPr="00E244CD" w:rsidDel="00520DE3">
          <w:rPr>
            <w:rFonts w:ascii="Times New Roman" w:eastAsia="Times New Roman" w:hAnsi="Times New Roman" w:cs="Times New Roman"/>
            <w:sz w:val="24"/>
            <w:szCs w:val="24"/>
          </w:rPr>
          <w:delText xml:space="preserve">for </w:delText>
        </w:r>
      </w:del>
      <w:ins w:id="1908" w:author="Editor" w:date="2020-10-29T14:55:00Z">
        <w:r w:rsidR="00520DE3" w:rsidRPr="00E244CD">
          <w:rPr>
            <w:rFonts w:ascii="Times New Roman" w:eastAsia="Times New Roman" w:hAnsi="Times New Roman" w:cs="Times New Roman"/>
            <w:sz w:val="24"/>
            <w:szCs w:val="24"/>
          </w:rPr>
          <w:t xml:space="preserve">from </w:t>
        </w:r>
      </w:ins>
      <w:del w:id="1909" w:author="Editor" w:date="2020-10-29T19:44:00Z">
        <w:r w:rsidRPr="00E244CD" w:rsidDel="008F7B96">
          <w:rPr>
            <w:rFonts w:ascii="Times New Roman" w:eastAsia="Times New Roman" w:hAnsi="Times New Roman" w:cs="Times New Roman"/>
            <w:sz w:val="24"/>
            <w:szCs w:val="24"/>
          </w:rPr>
          <w:delText xml:space="preserve">future </w:delText>
        </w:r>
      </w:del>
      <w:r w:rsidRPr="00E244CD">
        <w:rPr>
          <w:rFonts w:ascii="Times New Roman" w:eastAsia="Times New Roman" w:hAnsi="Times New Roman" w:cs="Times New Roman"/>
          <w:sz w:val="24"/>
          <w:szCs w:val="24"/>
        </w:rPr>
        <w:t xml:space="preserve">temporal genetic studies </w:t>
      </w:r>
      <w:ins w:id="1910" w:author="Editor" w:date="2020-10-29T14:55:00Z">
        <w:r w:rsidR="00520DE3" w:rsidRPr="00E244CD">
          <w:rPr>
            <w:rFonts w:ascii="Times New Roman" w:eastAsia="Times New Roman" w:hAnsi="Times New Roman" w:cs="Times New Roman"/>
            <w:sz w:val="24"/>
            <w:szCs w:val="24"/>
          </w:rPr>
          <w:t xml:space="preserve">that </w:t>
        </w:r>
      </w:ins>
      <w:del w:id="1911" w:author="Editor" w:date="2020-10-29T14:55:00Z">
        <w:r w:rsidRPr="00E244CD" w:rsidDel="00520DE3">
          <w:rPr>
            <w:rFonts w:ascii="Times New Roman" w:eastAsia="Times New Roman" w:hAnsi="Times New Roman" w:cs="Times New Roman"/>
            <w:sz w:val="24"/>
            <w:szCs w:val="24"/>
          </w:rPr>
          <w:delText xml:space="preserve">using </w:delText>
        </w:r>
      </w:del>
      <w:ins w:id="1912" w:author="Editor" w:date="2020-10-29T14:55:00Z">
        <w:r w:rsidR="00520DE3" w:rsidRPr="00E244CD">
          <w:rPr>
            <w:rFonts w:ascii="Times New Roman" w:eastAsia="Times New Roman" w:hAnsi="Times New Roman" w:cs="Times New Roman"/>
            <w:sz w:val="24"/>
            <w:szCs w:val="24"/>
          </w:rPr>
          <w:t xml:space="preserve">use </w:t>
        </w:r>
      </w:ins>
      <w:r w:rsidRPr="00E244CD">
        <w:rPr>
          <w:rFonts w:ascii="Times New Roman" w:eastAsia="Times New Roman" w:hAnsi="Times New Roman" w:cs="Times New Roman"/>
          <w:sz w:val="24"/>
          <w:szCs w:val="24"/>
        </w:rPr>
        <w:t>repeated samples</w:t>
      </w:r>
      <w:del w:id="1913" w:author="Editor" w:date="2020-10-29T14:55:00Z">
        <w:r w:rsidRPr="00E244CD" w:rsidDel="00520DE3">
          <w:rPr>
            <w:rFonts w:ascii="Times New Roman" w:eastAsia="Times New Roman" w:hAnsi="Times New Roman" w:cs="Times New Roman"/>
            <w:sz w:val="24"/>
            <w:szCs w:val="24"/>
          </w:rPr>
          <w:delText>, through the straightforward TGI testing procedure</w:delText>
        </w:r>
      </w:del>
      <w:r w:rsidRPr="00E244CD">
        <w:rPr>
          <w:rFonts w:ascii="Times New Roman" w:eastAsia="Times New Roman" w:hAnsi="Times New Roman" w:cs="Times New Roman"/>
          <w:sz w:val="24"/>
          <w:szCs w:val="24"/>
        </w:rPr>
        <w:t xml:space="preserve">. </w:t>
      </w:r>
      <w:commentRangeStart w:id="1914"/>
      <w:r w:rsidRPr="00E244CD">
        <w:rPr>
          <w:rFonts w:ascii="Times New Roman" w:eastAsia="Times New Roman" w:hAnsi="Times New Roman" w:cs="Times New Roman"/>
          <w:sz w:val="24"/>
          <w:szCs w:val="24"/>
        </w:rPr>
        <w:t>Different empirical datasets</w:t>
      </w:r>
      <w:del w:id="1915" w:author="Editor" w:date="2020-10-29T19:44:00Z">
        <w:r w:rsidRPr="00E244CD" w:rsidDel="008F7B96">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and </w:t>
      </w:r>
      <w:del w:id="1916" w:author="Editor" w:date="2020-10-29T19:45:00Z">
        <w:r w:rsidRPr="00E244CD" w:rsidDel="008F7B96">
          <w:rPr>
            <w:rFonts w:ascii="Times New Roman" w:eastAsia="Times New Roman" w:hAnsi="Times New Roman" w:cs="Times New Roman"/>
            <w:sz w:val="24"/>
            <w:szCs w:val="24"/>
          </w:rPr>
          <w:delText xml:space="preserve">different </w:delText>
        </w:r>
      </w:del>
      <w:r w:rsidRPr="00E244CD">
        <w:rPr>
          <w:rFonts w:ascii="Times New Roman" w:eastAsia="Times New Roman" w:hAnsi="Times New Roman" w:cs="Times New Roman"/>
          <w:sz w:val="24"/>
          <w:szCs w:val="24"/>
        </w:rPr>
        <w:t>research objectives may require TGI users to tweak our procedure</w:t>
      </w:r>
      <w:del w:id="1917" w:author="Editor" w:date="2020-10-29T19:45:00Z">
        <w:r w:rsidRPr="00E244CD" w:rsidDel="008F7B96">
          <w:rPr>
            <w:rFonts w:ascii="Times New Roman" w:eastAsia="Times New Roman" w:hAnsi="Times New Roman" w:cs="Times New Roman"/>
            <w:sz w:val="24"/>
            <w:szCs w:val="24"/>
          </w:rPr>
          <w:delText xml:space="preserve">. </w:delText>
        </w:r>
      </w:del>
      <w:ins w:id="1918" w:author="Editor" w:date="2020-10-29T19:45:00Z">
        <w:r w:rsidR="008F7B96">
          <w:rPr>
            <w:rFonts w:ascii="Times New Roman" w:eastAsia="Times New Roman" w:hAnsi="Times New Roman" w:cs="Times New Roman"/>
            <w:sz w:val="24"/>
            <w:szCs w:val="24"/>
          </w:rPr>
          <w:t>, but</w:t>
        </w:r>
        <w:r w:rsidR="008F7B96" w:rsidRPr="00E244CD">
          <w:rPr>
            <w:rFonts w:ascii="Times New Roman" w:eastAsia="Times New Roman" w:hAnsi="Times New Roman" w:cs="Times New Roman"/>
            <w:sz w:val="24"/>
            <w:szCs w:val="24"/>
          </w:rPr>
          <w:t xml:space="preserve"> </w:t>
        </w:r>
      </w:ins>
      <w:del w:id="1919" w:author="Editor" w:date="2020-10-29T19:45:00Z">
        <w:r w:rsidRPr="00E244CD" w:rsidDel="008F7B96">
          <w:rPr>
            <w:rFonts w:ascii="Times New Roman" w:eastAsia="Times New Roman" w:hAnsi="Times New Roman" w:cs="Times New Roman"/>
            <w:sz w:val="24"/>
            <w:szCs w:val="24"/>
          </w:rPr>
          <w:delText xml:space="preserve">The </w:delText>
        </w:r>
      </w:del>
      <w:ins w:id="1920" w:author="Editor" w:date="2020-10-29T19:45:00Z">
        <w:r w:rsidR="008F7B96">
          <w:rPr>
            <w:rFonts w:ascii="Times New Roman" w:eastAsia="Times New Roman" w:hAnsi="Times New Roman" w:cs="Times New Roman"/>
            <w:sz w:val="24"/>
            <w:szCs w:val="24"/>
          </w:rPr>
          <w:t>t</w:t>
        </w:r>
        <w:r w:rsidR="008F7B96" w:rsidRPr="00E244CD">
          <w:rPr>
            <w:rFonts w:ascii="Times New Roman" w:eastAsia="Times New Roman" w:hAnsi="Times New Roman" w:cs="Times New Roman"/>
            <w:sz w:val="24"/>
            <w:szCs w:val="24"/>
          </w:rPr>
          <w:t xml:space="preserve">he </w:t>
        </w:r>
      </w:ins>
      <w:r w:rsidRPr="00E244CD">
        <w:rPr>
          <w:rFonts w:ascii="Times New Roman" w:eastAsia="Times New Roman" w:hAnsi="Times New Roman" w:cs="Times New Roman"/>
          <w:sz w:val="24"/>
          <w:szCs w:val="24"/>
        </w:rPr>
        <w:t xml:space="preserve">TGI function is transparent and flexible, and </w:t>
      </w:r>
      <w:del w:id="1921" w:author="Editor" w:date="2020-10-29T19:45:00Z">
        <w:r w:rsidRPr="00E244CD" w:rsidDel="008F7B96">
          <w:rPr>
            <w:rFonts w:ascii="Times New Roman" w:eastAsia="Times New Roman" w:hAnsi="Times New Roman" w:cs="Times New Roman"/>
            <w:sz w:val="24"/>
            <w:szCs w:val="24"/>
          </w:rPr>
          <w:delText xml:space="preserve">using </w:delText>
        </w:r>
      </w:del>
      <w:r w:rsidRPr="00E244CD">
        <w:rPr>
          <w:rFonts w:ascii="Times New Roman" w:eastAsia="Times New Roman" w:hAnsi="Times New Roman" w:cs="Times New Roman"/>
          <w:sz w:val="24"/>
          <w:szCs w:val="24"/>
        </w:rPr>
        <w:t xml:space="preserve">different permutation and genetic distance algorithms </w:t>
      </w:r>
      <w:del w:id="1922" w:author="Editor" w:date="2020-10-29T19:45:00Z">
        <w:r w:rsidRPr="00E244CD" w:rsidDel="008F7B96">
          <w:rPr>
            <w:rFonts w:ascii="Times New Roman" w:eastAsia="Times New Roman" w:hAnsi="Times New Roman" w:cs="Times New Roman"/>
            <w:sz w:val="24"/>
            <w:szCs w:val="24"/>
          </w:rPr>
          <w:delText xml:space="preserve">would be straightforward. This </w:delText>
        </w:r>
      </w:del>
      <w:r w:rsidRPr="00E244CD">
        <w:rPr>
          <w:rFonts w:ascii="Times New Roman" w:eastAsia="Times New Roman" w:hAnsi="Times New Roman" w:cs="Times New Roman"/>
          <w:sz w:val="24"/>
          <w:szCs w:val="24"/>
        </w:rPr>
        <w:t xml:space="preserve">could </w:t>
      </w:r>
      <w:ins w:id="1923" w:author="Editor" w:date="2020-10-29T19:45:00Z">
        <w:r w:rsidR="008F7B96">
          <w:rPr>
            <w:rFonts w:ascii="Times New Roman" w:eastAsia="Times New Roman" w:hAnsi="Times New Roman" w:cs="Times New Roman"/>
            <w:sz w:val="24"/>
            <w:szCs w:val="24"/>
          </w:rPr>
          <w:t xml:space="preserve">easily </w:t>
        </w:r>
      </w:ins>
      <w:r w:rsidRPr="00E244CD">
        <w:rPr>
          <w:rFonts w:ascii="Times New Roman" w:eastAsia="Times New Roman" w:hAnsi="Times New Roman" w:cs="Times New Roman"/>
          <w:sz w:val="24"/>
          <w:szCs w:val="24"/>
        </w:rPr>
        <w:t xml:space="preserve">be </w:t>
      </w:r>
      <w:del w:id="1924" w:author="Editor" w:date="2020-10-29T19:45:00Z">
        <w:r w:rsidRPr="00E244CD" w:rsidDel="008F7B96">
          <w:rPr>
            <w:rFonts w:ascii="Times New Roman" w:eastAsia="Times New Roman" w:hAnsi="Times New Roman" w:cs="Times New Roman"/>
            <w:sz w:val="24"/>
            <w:szCs w:val="24"/>
          </w:rPr>
          <w:delText xml:space="preserve">done </w:delText>
        </w:r>
      </w:del>
      <w:ins w:id="1925" w:author="Editor" w:date="2020-10-29T19:45:00Z">
        <w:r w:rsidR="008F7B96">
          <w:rPr>
            <w:rFonts w:ascii="Times New Roman" w:eastAsia="Times New Roman" w:hAnsi="Times New Roman" w:cs="Times New Roman"/>
            <w:sz w:val="24"/>
            <w:szCs w:val="24"/>
          </w:rPr>
          <w:t>used</w:t>
        </w:r>
        <w:r w:rsidR="008F7B9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by simply changing a few lines in the </w:t>
      </w:r>
      <w:del w:id="1926" w:author="Editor" w:date="2020-10-29T19:45:00Z">
        <w:r w:rsidRPr="00E244CD" w:rsidDel="008F7B96">
          <w:rPr>
            <w:rFonts w:ascii="Times New Roman" w:eastAsia="Times New Roman" w:hAnsi="Times New Roman" w:cs="Times New Roman"/>
            <w:sz w:val="24"/>
            <w:szCs w:val="24"/>
          </w:rPr>
          <w:delText xml:space="preserve">commented </w:delText>
        </w:r>
      </w:del>
      <w:ins w:id="1927" w:author="Editor" w:date="2020-10-29T19:45:00Z">
        <w:r w:rsidR="008F7B96">
          <w:rPr>
            <w:rFonts w:ascii="Times New Roman" w:eastAsia="Times New Roman" w:hAnsi="Times New Roman" w:cs="Times New Roman"/>
            <w:sz w:val="24"/>
            <w:szCs w:val="24"/>
          </w:rPr>
          <w:t>annotated</w:t>
        </w:r>
        <w:r w:rsidR="008F7B9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TGI function </w:t>
      </w:r>
      <w:del w:id="1928" w:author="Editor" w:date="2020-10-29T19:45:00Z">
        <w:r w:rsidRPr="00E244CD" w:rsidDel="008F7B96">
          <w:rPr>
            <w:rFonts w:ascii="Times New Roman" w:eastAsia="Times New Roman" w:hAnsi="Times New Roman" w:cs="Times New Roman"/>
            <w:sz w:val="24"/>
            <w:szCs w:val="24"/>
          </w:rPr>
          <w:delText xml:space="preserve">we </w:delText>
        </w:r>
      </w:del>
      <w:r w:rsidRPr="00E244CD">
        <w:rPr>
          <w:rFonts w:ascii="Times New Roman" w:eastAsia="Times New Roman" w:hAnsi="Times New Roman" w:cs="Times New Roman"/>
          <w:sz w:val="24"/>
          <w:szCs w:val="24"/>
        </w:rPr>
        <w:t>provide</w:t>
      </w:r>
      <w:ins w:id="1929" w:author="Editor" w:date="2020-10-29T19:45:00Z">
        <w:r w:rsidR="008F7B96">
          <w:rPr>
            <w:rFonts w:ascii="Times New Roman" w:eastAsia="Times New Roman" w:hAnsi="Times New Roman" w:cs="Times New Roman"/>
            <w:sz w:val="24"/>
            <w:szCs w:val="24"/>
          </w:rPr>
          <w:t>d</w:t>
        </w:r>
      </w:ins>
      <w:r w:rsidRPr="00E244CD">
        <w:rPr>
          <w:rFonts w:ascii="Times New Roman" w:eastAsia="Times New Roman" w:hAnsi="Times New Roman" w:cs="Times New Roman"/>
          <w:sz w:val="24"/>
          <w:szCs w:val="24"/>
        </w:rPr>
        <w:t xml:space="preserve"> </w:t>
      </w:r>
      <w:del w:id="1930" w:author="Editor" w:date="2020-10-29T19:45:00Z">
        <w:r w:rsidRPr="00E244CD" w:rsidDel="008F7B96">
          <w:rPr>
            <w:rFonts w:ascii="Times New Roman" w:eastAsia="Times New Roman" w:hAnsi="Times New Roman" w:cs="Times New Roman"/>
            <w:sz w:val="24"/>
            <w:szCs w:val="24"/>
          </w:rPr>
          <w:delText xml:space="preserve">as </w:delText>
        </w:r>
      </w:del>
      <w:ins w:id="1931" w:author="Editor" w:date="2020-10-29T19:45:00Z">
        <w:r w:rsidR="008F7B96">
          <w:rPr>
            <w:rFonts w:ascii="Times New Roman" w:eastAsia="Times New Roman" w:hAnsi="Times New Roman" w:cs="Times New Roman"/>
            <w:sz w:val="24"/>
            <w:szCs w:val="24"/>
          </w:rPr>
          <w:t>in the</w:t>
        </w:r>
        <w:r w:rsidR="008F7B96"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supplementary material.</w:t>
      </w:r>
      <w:commentRangeEnd w:id="1914"/>
      <w:r w:rsidR="008F7B96">
        <w:rPr>
          <w:rStyle w:val="CommentReference"/>
        </w:rPr>
        <w:commentReference w:id="1914"/>
      </w:r>
    </w:p>
    <w:p w14:paraId="2CA665C8" w14:textId="77777777" w:rsidR="00760250" w:rsidRPr="00E244CD" w:rsidRDefault="00760250">
      <w:pPr>
        <w:spacing w:after="0" w:line="480" w:lineRule="auto"/>
        <w:rPr>
          <w:rFonts w:ascii="Times New Roman" w:eastAsia="Times New Roman" w:hAnsi="Times New Roman" w:cs="Times New Roman"/>
          <w:sz w:val="24"/>
          <w:szCs w:val="24"/>
        </w:rPr>
        <w:pPrChange w:id="1932" w:author="Editor" w:date="2020-10-30T08:54:00Z">
          <w:pPr>
            <w:spacing w:before="240" w:after="240" w:line="480" w:lineRule="auto"/>
          </w:pPr>
        </w:pPrChange>
      </w:pPr>
    </w:p>
    <w:p w14:paraId="069B7BA2" w14:textId="77777777" w:rsidR="00760250" w:rsidRPr="00E244CD" w:rsidRDefault="00760250">
      <w:pPr>
        <w:pStyle w:val="Heading2"/>
        <w:pPrChange w:id="1933" w:author="Editor" w:date="2020-10-30T08:54:00Z">
          <w:pPr>
            <w:spacing w:before="240" w:after="240" w:line="480" w:lineRule="auto"/>
          </w:pPr>
        </w:pPrChange>
      </w:pPr>
      <w:commentRangeStart w:id="1934"/>
      <w:r w:rsidRPr="00E244CD">
        <w:rPr>
          <w:lang w:val="en-US"/>
        </w:rPr>
        <w:t xml:space="preserve">Considerations about the use of TGI </w:t>
      </w:r>
      <w:commentRangeEnd w:id="1934"/>
      <w:r w:rsidR="001E62F8">
        <w:rPr>
          <w:rStyle w:val="CommentReference"/>
          <w:rFonts w:asciiTheme="minorHAnsi" w:hAnsiTheme="minorHAnsi" w:cstheme="minorBidi"/>
          <w:i w:val="0"/>
          <w:lang w:val="en-US"/>
        </w:rPr>
        <w:commentReference w:id="1934"/>
      </w:r>
    </w:p>
    <w:p w14:paraId="15E29E64" w14:textId="000E7663" w:rsidR="00760250" w:rsidRPr="00E244CD" w:rsidRDefault="00760250">
      <w:pPr>
        <w:spacing w:after="0" w:line="480" w:lineRule="auto"/>
        <w:ind w:firstLine="720"/>
        <w:rPr>
          <w:rFonts w:ascii="Times New Roman" w:eastAsia="Times New Roman" w:hAnsi="Times New Roman" w:cs="Times New Roman"/>
          <w:sz w:val="24"/>
          <w:szCs w:val="24"/>
        </w:rPr>
        <w:pPrChange w:id="1935"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Our TGI procedure has a </w:t>
      </w:r>
      <w:del w:id="1936" w:author="Editor" w:date="2020-10-29T14:55:00Z">
        <w:r w:rsidRPr="00E244CD" w:rsidDel="00520DE3">
          <w:rPr>
            <w:rFonts w:ascii="Times New Roman" w:eastAsia="Times New Roman" w:hAnsi="Times New Roman" w:cs="Times New Roman"/>
            <w:sz w:val="24"/>
            <w:szCs w:val="24"/>
          </w:rPr>
          <w:delText xml:space="preserve">now </w:delText>
        </w:r>
      </w:del>
      <w:r w:rsidRPr="00E244CD">
        <w:rPr>
          <w:rFonts w:ascii="Times New Roman" w:eastAsia="Times New Roman" w:hAnsi="Times New Roman" w:cs="Times New Roman"/>
          <w:sz w:val="24"/>
          <w:szCs w:val="24"/>
        </w:rPr>
        <w:t xml:space="preserve">demonstrated place in a researcher’s arsenal </w:t>
      </w:r>
      <w:del w:id="1937" w:author="Editor" w:date="2020-10-29T14:55:00Z">
        <w:r w:rsidRPr="00E244CD" w:rsidDel="00520DE3">
          <w:rPr>
            <w:rFonts w:ascii="Times New Roman" w:eastAsia="Times New Roman" w:hAnsi="Times New Roman" w:cs="Times New Roman"/>
            <w:sz w:val="24"/>
            <w:szCs w:val="24"/>
          </w:rPr>
          <w:delText xml:space="preserve">to </w:delText>
        </w:r>
      </w:del>
      <w:ins w:id="1938" w:author="Editor" w:date="2020-10-29T14:55:00Z">
        <w:r w:rsidR="00520DE3" w:rsidRPr="00E244CD">
          <w:rPr>
            <w:rFonts w:ascii="Times New Roman" w:eastAsia="Times New Roman" w:hAnsi="Times New Roman" w:cs="Times New Roman"/>
            <w:sz w:val="24"/>
            <w:szCs w:val="24"/>
          </w:rPr>
          <w:t xml:space="preserve">for </w:t>
        </w:r>
      </w:ins>
      <w:r w:rsidRPr="00E244CD">
        <w:rPr>
          <w:rFonts w:ascii="Times New Roman" w:eastAsia="Times New Roman" w:hAnsi="Times New Roman" w:cs="Times New Roman"/>
          <w:sz w:val="24"/>
          <w:szCs w:val="24"/>
        </w:rPr>
        <w:t>study</w:t>
      </w:r>
      <w:ins w:id="1939" w:author="Editor" w:date="2020-10-29T14:55:00Z">
        <w:r w:rsidR="00520DE3" w:rsidRPr="00E244CD">
          <w:rPr>
            <w:rFonts w:ascii="Times New Roman" w:eastAsia="Times New Roman" w:hAnsi="Times New Roman" w:cs="Times New Roman"/>
            <w:sz w:val="24"/>
            <w:szCs w:val="24"/>
          </w:rPr>
          <w:t>ing</w:t>
        </w:r>
      </w:ins>
      <w:r w:rsidRPr="00E244CD">
        <w:rPr>
          <w:rFonts w:ascii="Times New Roman" w:eastAsia="Times New Roman" w:hAnsi="Times New Roman" w:cs="Times New Roman"/>
          <w:sz w:val="24"/>
          <w:szCs w:val="24"/>
        </w:rPr>
        <w:t xml:space="preserve"> genetic change, but there are </w:t>
      </w:r>
      <w:ins w:id="1940" w:author="Editor" w:date="2020-10-29T14:57:00Z">
        <w:r w:rsidR="00520DE3" w:rsidRPr="00E244CD">
          <w:rPr>
            <w:rFonts w:ascii="Times New Roman" w:eastAsia="Times New Roman" w:hAnsi="Times New Roman" w:cs="Times New Roman"/>
            <w:sz w:val="24"/>
            <w:szCs w:val="24"/>
          </w:rPr>
          <w:t xml:space="preserve">still several </w:t>
        </w:r>
      </w:ins>
      <w:del w:id="1941" w:author="Editor" w:date="2020-10-29T14:57:00Z">
        <w:r w:rsidRPr="00E244CD" w:rsidDel="00520DE3">
          <w:rPr>
            <w:rFonts w:ascii="Times New Roman" w:eastAsia="Times New Roman" w:hAnsi="Times New Roman" w:cs="Times New Roman"/>
            <w:sz w:val="24"/>
            <w:szCs w:val="24"/>
          </w:rPr>
          <w:delText xml:space="preserve">certain </w:delText>
        </w:r>
      </w:del>
      <w:r w:rsidRPr="00E244CD">
        <w:rPr>
          <w:rFonts w:ascii="Times New Roman" w:eastAsia="Times New Roman" w:hAnsi="Times New Roman" w:cs="Times New Roman"/>
          <w:sz w:val="24"/>
          <w:szCs w:val="24"/>
        </w:rPr>
        <w:t xml:space="preserve">considerations </w:t>
      </w:r>
      <w:del w:id="1942" w:author="Editor" w:date="2020-10-29T14:57:00Z">
        <w:r w:rsidRPr="00E244CD" w:rsidDel="00520DE3">
          <w:rPr>
            <w:rFonts w:ascii="Times New Roman" w:eastAsia="Times New Roman" w:hAnsi="Times New Roman" w:cs="Times New Roman"/>
            <w:sz w:val="24"/>
            <w:szCs w:val="24"/>
          </w:rPr>
          <w:delText>to keep in mind when using it</w:delText>
        </w:r>
      </w:del>
      <w:ins w:id="1943" w:author="Editor" w:date="2020-10-29T14:57:00Z">
        <w:r w:rsidR="00520DE3" w:rsidRPr="00E244CD">
          <w:rPr>
            <w:rFonts w:ascii="Times New Roman" w:eastAsia="Times New Roman" w:hAnsi="Times New Roman" w:cs="Times New Roman"/>
            <w:sz w:val="24"/>
            <w:szCs w:val="24"/>
          </w:rPr>
          <w:t>for its effective use</w:t>
        </w:r>
      </w:ins>
      <w:r w:rsidRPr="00E244CD">
        <w:rPr>
          <w:rFonts w:ascii="Times New Roman" w:eastAsia="Times New Roman" w:hAnsi="Times New Roman" w:cs="Times New Roman"/>
          <w:sz w:val="24"/>
          <w:szCs w:val="24"/>
        </w:rPr>
        <w:t xml:space="preserve">. </w:t>
      </w:r>
      <w:commentRangeStart w:id="1944"/>
      <w:r w:rsidRPr="00E244CD">
        <w:rPr>
          <w:rFonts w:ascii="Times New Roman" w:eastAsia="Times New Roman" w:hAnsi="Times New Roman" w:cs="Times New Roman"/>
          <w:sz w:val="24"/>
          <w:szCs w:val="24"/>
        </w:rPr>
        <w:t xml:space="preserve">For example, stricter </w:t>
      </w:r>
      <w:ins w:id="1945" w:author="Editor" w:date="2020-10-29T14:57:00Z">
        <w:r w:rsidR="00520DE3" w:rsidRPr="00E244CD">
          <w:rPr>
            <w:rFonts w:ascii="Times New Roman" w:eastAsia="Times New Roman" w:hAnsi="Times New Roman" w:cs="Times New Roman"/>
            <w:sz w:val="24"/>
            <w:szCs w:val="24"/>
          </w:rPr>
          <w:t xml:space="preserve">(lower) </w:t>
        </w:r>
      </w:ins>
      <w:r w:rsidRPr="00E244CD">
        <w:rPr>
          <w:rFonts w:ascii="Times New Roman" w:eastAsia="Times New Roman" w:hAnsi="Times New Roman" w:cs="Times New Roman"/>
          <w:sz w:val="24"/>
          <w:szCs w:val="24"/>
        </w:rPr>
        <w:t xml:space="preserve">values </w:t>
      </w:r>
      <w:del w:id="1946" w:author="Editor" w:date="2020-10-29T14:57:00Z">
        <w:r w:rsidRPr="00E244CD" w:rsidDel="00520DE3">
          <w:rPr>
            <w:rFonts w:ascii="Times New Roman" w:eastAsia="Times New Roman" w:hAnsi="Times New Roman" w:cs="Times New Roman"/>
            <w:sz w:val="24"/>
            <w:szCs w:val="24"/>
          </w:rPr>
          <w:delText xml:space="preserve">(lower values) </w:delText>
        </w:r>
      </w:del>
      <w:r w:rsidRPr="00E244CD">
        <w:rPr>
          <w:rFonts w:ascii="Times New Roman" w:eastAsia="Times New Roman" w:hAnsi="Times New Roman" w:cs="Times New Roman"/>
          <w:sz w:val="24"/>
          <w:szCs w:val="24"/>
        </w:rPr>
        <w:t xml:space="preserve">for the TGI </w:t>
      </w:r>
      <w:r w:rsidRPr="001E62F8">
        <w:rPr>
          <w:rFonts w:ascii="Times New Roman" w:eastAsia="Times New Roman" w:hAnsi="Times New Roman" w:cs="Times New Roman"/>
          <w:sz w:val="24"/>
          <w:szCs w:val="24"/>
        </w:rPr>
        <w:t>p</w:t>
      </w:r>
      <w:r w:rsidRPr="00E244CD">
        <w:rPr>
          <w:rFonts w:ascii="Times New Roman" w:eastAsia="Times New Roman" w:hAnsi="Times New Roman" w:cs="Times New Roman"/>
          <w:sz w:val="24"/>
          <w:szCs w:val="24"/>
        </w:rPr>
        <w:t xml:space="preserve">-value threshold expectedly </w:t>
      </w:r>
      <w:del w:id="1947" w:author="Editor" w:date="2020-10-29T14:57:00Z">
        <w:r w:rsidRPr="00E244CD" w:rsidDel="00520DE3">
          <w:rPr>
            <w:rFonts w:ascii="Times New Roman" w:eastAsia="Times New Roman" w:hAnsi="Times New Roman" w:cs="Times New Roman"/>
            <w:sz w:val="24"/>
            <w:szCs w:val="24"/>
          </w:rPr>
          <w:delText>bring a better</w:delText>
        </w:r>
      </w:del>
      <w:ins w:id="1948" w:author="Editor" w:date="2020-10-29T14:57:00Z">
        <w:r w:rsidR="00520DE3" w:rsidRPr="00E244CD">
          <w:rPr>
            <w:rFonts w:ascii="Times New Roman" w:eastAsia="Times New Roman" w:hAnsi="Times New Roman" w:cs="Times New Roman"/>
            <w:sz w:val="24"/>
            <w:szCs w:val="24"/>
          </w:rPr>
          <w:t>result in a lower</w:t>
        </w:r>
      </w:ins>
      <w:r w:rsidRPr="00E244CD">
        <w:rPr>
          <w:rFonts w:ascii="Times New Roman" w:eastAsia="Times New Roman" w:hAnsi="Times New Roman" w:cs="Times New Roman"/>
          <w:sz w:val="24"/>
          <w:szCs w:val="24"/>
        </w:rPr>
        <w:t xml:space="preserve"> FPR but may also </w:t>
      </w:r>
      <w:del w:id="1949" w:author="Editor" w:date="2020-10-29T14:57:00Z">
        <w:r w:rsidRPr="00E244CD" w:rsidDel="00520DE3">
          <w:rPr>
            <w:rFonts w:ascii="Times New Roman" w:eastAsia="Times New Roman" w:hAnsi="Times New Roman" w:cs="Times New Roman"/>
            <w:sz w:val="24"/>
            <w:szCs w:val="24"/>
          </w:rPr>
          <w:delText>bring a worse</w:delText>
        </w:r>
      </w:del>
      <w:ins w:id="1950" w:author="Editor" w:date="2020-10-29T14:57:00Z">
        <w:r w:rsidR="00520DE3" w:rsidRPr="00E244CD">
          <w:rPr>
            <w:rFonts w:ascii="Times New Roman" w:eastAsia="Times New Roman" w:hAnsi="Times New Roman" w:cs="Times New Roman"/>
            <w:sz w:val="24"/>
            <w:szCs w:val="24"/>
          </w:rPr>
          <w:t>result in a higher</w:t>
        </w:r>
      </w:ins>
      <w:r w:rsidRPr="00E244CD">
        <w:rPr>
          <w:rFonts w:ascii="Times New Roman" w:eastAsia="Times New Roman" w:hAnsi="Times New Roman" w:cs="Times New Roman"/>
          <w:sz w:val="24"/>
          <w:szCs w:val="24"/>
        </w:rPr>
        <w:t xml:space="preserve"> FNR (lower power). </w:t>
      </w:r>
      <w:r w:rsidRPr="00E244CD">
        <w:rPr>
          <w:rFonts w:ascii="Times New Roman" w:hAnsi="Times New Roman" w:cs="Times New Roman"/>
          <w:sz w:val="24"/>
          <w:szCs w:val="24"/>
        </w:rPr>
        <w:t>Identifying the most sensible threshold for a chosen objective would be valuable to better understand the trade-offs of different sampling schemes in specific systems.</w:t>
      </w:r>
      <w:commentRangeEnd w:id="1944"/>
      <w:r w:rsidR="001E62F8">
        <w:rPr>
          <w:rStyle w:val="CommentReference"/>
        </w:rPr>
        <w:commentReference w:id="1944"/>
      </w:r>
      <w:r w:rsidRPr="00E244CD">
        <w:rPr>
          <w:rFonts w:ascii="Times New Roman" w:hAnsi="Times New Roman" w:cs="Times New Roman"/>
          <w:sz w:val="24"/>
          <w:szCs w:val="24"/>
        </w:rPr>
        <w:t xml:space="preserve"> </w:t>
      </w:r>
      <w:r w:rsidRPr="00E244CD">
        <w:rPr>
          <w:rFonts w:ascii="Times New Roman" w:eastAsia="Times New Roman" w:hAnsi="Times New Roman" w:cs="Times New Roman"/>
          <w:sz w:val="24"/>
          <w:szCs w:val="24"/>
        </w:rPr>
        <w:t xml:space="preserve">TGI can also readily be used on other types of genetic data, such as microsatellites. </w:t>
      </w:r>
    </w:p>
    <w:p w14:paraId="31E32012" w14:textId="0A5F0485" w:rsidR="00760250" w:rsidRPr="00E244CD" w:rsidRDefault="00760250">
      <w:pPr>
        <w:spacing w:after="0" w:line="480" w:lineRule="auto"/>
        <w:ind w:firstLine="720"/>
        <w:rPr>
          <w:rFonts w:ascii="Times New Roman" w:eastAsia="Times New Roman" w:hAnsi="Times New Roman" w:cs="Times New Roman"/>
          <w:sz w:val="24"/>
          <w:szCs w:val="24"/>
        </w:rPr>
        <w:pPrChange w:id="1951"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TGI provides a </w:t>
      </w:r>
      <w:ins w:id="1952" w:author="Editor" w:date="2020-10-29T14:58:00Z">
        <w:r w:rsidR="00520DE3" w:rsidRPr="00E244CD">
          <w:rPr>
            <w:rFonts w:ascii="Times New Roman" w:eastAsia="Times New Roman" w:hAnsi="Times New Roman" w:cs="Times New Roman"/>
            <w:sz w:val="24"/>
            <w:szCs w:val="24"/>
          </w:rPr>
          <w:t xml:space="preserve">robust </w:t>
        </w:r>
      </w:ins>
      <w:del w:id="1953" w:author="Editor" w:date="2020-10-29T14:58:00Z">
        <w:r w:rsidRPr="00E244CD" w:rsidDel="00520DE3">
          <w:rPr>
            <w:rFonts w:ascii="Times New Roman" w:eastAsia="Times New Roman" w:hAnsi="Times New Roman" w:cs="Times New Roman"/>
            <w:sz w:val="24"/>
            <w:szCs w:val="24"/>
          </w:rPr>
          <w:delText>way to go</w:delText>
        </w:r>
      </w:del>
      <w:ins w:id="1954" w:author="Editor" w:date="2020-10-29T14:58:00Z">
        <w:r w:rsidR="00520DE3" w:rsidRPr="00E244CD">
          <w:rPr>
            <w:rFonts w:ascii="Times New Roman" w:eastAsia="Times New Roman" w:hAnsi="Times New Roman" w:cs="Times New Roman"/>
            <w:sz w:val="24"/>
            <w:szCs w:val="24"/>
          </w:rPr>
          <w:t>statistical framework</w:t>
        </w:r>
      </w:ins>
      <w:r w:rsidRPr="00E244CD">
        <w:rPr>
          <w:rFonts w:ascii="Times New Roman" w:eastAsia="Times New Roman" w:hAnsi="Times New Roman" w:cs="Times New Roman"/>
          <w:sz w:val="24"/>
          <w:szCs w:val="24"/>
        </w:rPr>
        <w:t xml:space="preserve"> beyond arbitrarily comparing pairwise genetic differentiation, or node-based genetic diversity values. TGI was not designed as an alternative to </w:t>
      </w:r>
      <w:ins w:id="1955" w:author="Editor" w:date="2020-10-29T14:59:00Z">
        <w:r w:rsidR="00520DE3" w:rsidRPr="00E244CD">
          <w:rPr>
            <w:rFonts w:ascii="Times New Roman" w:eastAsia="Times New Roman" w:hAnsi="Times New Roman" w:cs="Times New Roman"/>
            <w:sz w:val="24"/>
            <w:szCs w:val="24"/>
          </w:rPr>
          <w:t xml:space="preserve">the </w:t>
        </w:r>
      </w:ins>
      <w:r w:rsidRPr="00E244CD">
        <w:rPr>
          <w:rFonts w:ascii="Times New Roman" w:eastAsia="Times New Roman" w:hAnsi="Times New Roman" w:cs="Times New Roman"/>
          <w:sz w:val="24"/>
          <w:szCs w:val="24"/>
        </w:rPr>
        <w:t xml:space="preserve">sophisticated and well-established methods </w:t>
      </w:r>
      <w:del w:id="1956" w:author="Editor" w:date="2020-10-29T14:59:00Z">
        <w:r w:rsidRPr="00E244CD" w:rsidDel="00520DE3">
          <w:rPr>
            <w:rFonts w:ascii="Times New Roman" w:eastAsia="Times New Roman" w:hAnsi="Times New Roman" w:cs="Times New Roman"/>
            <w:sz w:val="24"/>
            <w:szCs w:val="24"/>
          </w:rPr>
          <w:delText>seeking to</w:delText>
        </w:r>
      </w:del>
      <w:ins w:id="1957" w:author="Editor" w:date="2020-10-29T14:59:00Z">
        <w:r w:rsidR="00520DE3" w:rsidRPr="00E244CD">
          <w:rPr>
            <w:rFonts w:ascii="Times New Roman" w:eastAsia="Times New Roman" w:hAnsi="Times New Roman" w:cs="Times New Roman"/>
            <w:sz w:val="24"/>
            <w:szCs w:val="24"/>
          </w:rPr>
          <w:t>for</w:t>
        </w:r>
      </w:ins>
      <w:r w:rsidRPr="00E244CD">
        <w:rPr>
          <w:rFonts w:ascii="Times New Roman" w:eastAsia="Times New Roman" w:hAnsi="Times New Roman" w:cs="Times New Roman"/>
          <w:sz w:val="24"/>
          <w:szCs w:val="24"/>
        </w:rPr>
        <w:t xml:space="preserve"> infer</w:t>
      </w:r>
      <w:ins w:id="1958" w:author="Editor" w:date="2020-10-29T14:59:00Z">
        <w:r w:rsidR="00520DE3" w:rsidRPr="00E244CD">
          <w:rPr>
            <w:rFonts w:ascii="Times New Roman" w:eastAsia="Times New Roman" w:hAnsi="Times New Roman" w:cs="Times New Roman"/>
            <w:sz w:val="24"/>
            <w:szCs w:val="24"/>
          </w:rPr>
          <w:t>ring</w:t>
        </w:r>
      </w:ins>
      <w:r w:rsidRPr="00E244CD">
        <w:rPr>
          <w:rFonts w:ascii="Times New Roman" w:eastAsia="Times New Roman" w:hAnsi="Times New Roman" w:cs="Times New Roman"/>
          <w:sz w:val="24"/>
          <w:szCs w:val="24"/>
        </w:rPr>
        <w:t xml:space="preserve"> </w:t>
      </w:r>
      <w:del w:id="1959" w:author="Editor" w:date="2020-10-29T14:59:00Z">
        <w:r w:rsidRPr="00E244CD" w:rsidDel="00520DE3">
          <w:rPr>
            <w:rFonts w:ascii="Times New Roman" w:eastAsia="Times New Roman" w:hAnsi="Times New Roman" w:cs="Times New Roman"/>
            <w:sz w:val="24"/>
            <w:szCs w:val="24"/>
          </w:rPr>
          <w:delText xml:space="preserve">demography </w:delText>
        </w:r>
      </w:del>
      <w:ins w:id="1960" w:author="Editor" w:date="2020-10-29T14:59:00Z">
        <w:r w:rsidR="00520DE3" w:rsidRPr="00E244CD">
          <w:rPr>
            <w:rFonts w:ascii="Times New Roman" w:eastAsia="Times New Roman" w:hAnsi="Times New Roman" w:cs="Times New Roman"/>
            <w:sz w:val="24"/>
            <w:szCs w:val="24"/>
          </w:rPr>
          <w:t xml:space="preserve">demographic history </w:t>
        </w:r>
      </w:ins>
      <w:r w:rsidRPr="00E244CD">
        <w:rPr>
          <w:rFonts w:ascii="Times New Roman" w:eastAsia="Times New Roman" w:hAnsi="Times New Roman" w:cs="Times New Roman"/>
          <w:sz w:val="24"/>
          <w:szCs w:val="24"/>
        </w:rPr>
        <w:t xml:space="preserve">from large genetic datasets collected at a single time. Instead, it was designed to help research teams </w:t>
      </w:r>
      <w:del w:id="1961" w:author="Editor" w:date="2020-10-29T15:00:00Z">
        <w:r w:rsidRPr="00E244CD" w:rsidDel="00F76398">
          <w:rPr>
            <w:rFonts w:ascii="Times New Roman" w:eastAsia="Times New Roman" w:hAnsi="Times New Roman" w:cs="Times New Roman"/>
            <w:sz w:val="24"/>
            <w:szCs w:val="24"/>
          </w:rPr>
          <w:delText xml:space="preserve">possessing </w:delText>
        </w:r>
      </w:del>
      <w:ins w:id="1962" w:author="Editor" w:date="2020-10-29T15:00:00Z">
        <w:r w:rsidR="00F76398" w:rsidRPr="00E244CD">
          <w:rPr>
            <w:rFonts w:ascii="Times New Roman" w:eastAsia="Times New Roman" w:hAnsi="Times New Roman" w:cs="Times New Roman"/>
            <w:sz w:val="24"/>
            <w:szCs w:val="24"/>
          </w:rPr>
          <w:t xml:space="preserve">collecting </w:t>
        </w:r>
      </w:ins>
      <w:r w:rsidRPr="00E244CD">
        <w:rPr>
          <w:rFonts w:ascii="Times New Roman" w:eastAsia="Times New Roman" w:hAnsi="Times New Roman" w:cs="Times New Roman"/>
          <w:sz w:val="24"/>
          <w:szCs w:val="24"/>
        </w:rPr>
        <w:t>repeated samples f</w:t>
      </w:r>
      <w:del w:id="1963" w:author="Editor" w:date="2020-10-29T15:00:00Z">
        <w:r w:rsidRPr="00E244CD" w:rsidDel="00F76398">
          <w:rPr>
            <w:rFonts w:ascii="Times New Roman" w:eastAsia="Times New Roman" w:hAnsi="Times New Roman" w:cs="Times New Roman"/>
            <w:sz w:val="24"/>
            <w:szCs w:val="24"/>
          </w:rPr>
          <w:delText>o</w:delText>
        </w:r>
      </w:del>
      <w:r w:rsidRPr="00E244CD">
        <w:rPr>
          <w:rFonts w:ascii="Times New Roman" w:eastAsia="Times New Roman" w:hAnsi="Times New Roman" w:cs="Times New Roman"/>
          <w:sz w:val="24"/>
          <w:szCs w:val="24"/>
        </w:rPr>
        <w:t>r</w:t>
      </w:r>
      <w:ins w:id="1964" w:author="Editor" w:date="2020-10-29T15:00:00Z">
        <w:r w:rsidR="00F76398" w:rsidRPr="00E244CD">
          <w:rPr>
            <w:rFonts w:ascii="Times New Roman" w:eastAsia="Times New Roman" w:hAnsi="Times New Roman" w:cs="Times New Roman"/>
            <w:sz w:val="24"/>
            <w:szCs w:val="24"/>
          </w:rPr>
          <w:t>om</w:t>
        </w:r>
      </w:ins>
      <w:r w:rsidRPr="00E244CD">
        <w:rPr>
          <w:rFonts w:ascii="Times New Roman" w:eastAsia="Times New Roman" w:hAnsi="Times New Roman" w:cs="Times New Roman"/>
          <w:sz w:val="24"/>
          <w:szCs w:val="24"/>
        </w:rPr>
        <w:t xml:space="preserve"> non-model organisms with limited genotypic information, </w:t>
      </w:r>
      <w:ins w:id="1965" w:author="Editor" w:date="2020-10-29T15:00:00Z">
        <w:r w:rsidR="00F76398" w:rsidRPr="00E244CD">
          <w:rPr>
            <w:rFonts w:ascii="Times New Roman" w:eastAsia="Times New Roman" w:hAnsi="Times New Roman" w:cs="Times New Roman"/>
            <w:sz w:val="24"/>
            <w:szCs w:val="24"/>
          </w:rPr>
          <w:t xml:space="preserve">and </w:t>
        </w:r>
      </w:ins>
      <w:r w:rsidRPr="00E244CD">
        <w:rPr>
          <w:rFonts w:ascii="Times New Roman" w:eastAsia="Times New Roman" w:hAnsi="Times New Roman" w:cs="Times New Roman"/>
          <w:sz w:val="24"/>
          <w:szCs w:val="24"/>
        </w:rPr>
        <w:t xml:space="preserve">especially </w:t>
      </w:r>
      <w:del w:id="1966" w:author="Editor" w:date="2020-10-29T15:00:00Z">
        <w:r w:rsidRPr="00E244CD" w:rsidDel="00F76398">
          <w:rPr>
            <w:rFonts w:ascii="Times New Roman" w:eastAsia="Times New Roman" w:hAnsi="Times New Roman" w:cs="Times New Roman"/>
            <w:sz w:val="24"/>
            <w:szCs w:val="24"/>
          </w:rPr>
          <w:delText xml:space="preserve">those </w:delText>
        </w:r>
      </w:del>
      <w:ins w:id="1967" w:author="Editor" w:date="2020-10-29T15:00:00Z">
        <w:r w:rsidR="00F76398" w:rsidRPr="00E244CD">
          <w:rPr>
            <w:rFonts w:ascii="Times New Roman" w:eastAsia="Times New Roman" w:hAnsi="Times New Roman" w:cs="Times New Roman"/>
            <w:sz w:val="24"/>
            <w:szCs w:val="24"/>
          </w:rPr>
          <w:t xml:space="preserve">for teams </w:t>
        </w:r>
      </w:ins>
      <w:r w:rsidRPr="00E244CD">
        <w:rPr>
          <w:rFonts w:ascii="Times New Roman" w:eastAsia="Times New Roman" w:hAnsi="Times New Roman" w:cs="Times New Roman"/>
          <w:sz w:val="24"/>
          <w:szCs w:val="24"/>
        </w:rPr>
        <w:t xml:space="preserve">wanting to compare new samples to older ones. Nonetheless, more work is needed to explore how the performance of TGI varies with </w:t>
      </w:r>
      <w:del w:id="1968" w:author="Editor" w:date="2020-10-29T15:01:00Z">
        <w:r w:rsidRPr="00E244CD" w:rsidDel="00F76398">
          <w:rPr>
            <w:rFonts w:ascii="Times New Roman" w:eastAsia="Times New Roman" w:hAnsi="Times New Roman" w:cs="Times New Roman"/>
            <w:sz w:val="24"/>
            <w:szCs w:val="24"/>
          </w:rPr>
          <w:delText>other factors such as:</w:delText>
        </w:r>
      </w:del>
      <w:ins w:id="1969" w:author="Editor" w:date="2020-10-29T15:01:00Z">
        <w:r w:rsidR="00F76398" w:rsidRPr="00E244CD">
          <w:rPr>
            <w:rFonts w:ascii="Times New Roman" w:eastAsia="Times New Roman" w:hAnsi="Times New Roman" w:cs="Times New Roman"/>
            <w:sz w:val="24"/>
            <w:szCs w:val="24"/>
          </w:rPr>
          <w:t>factors that were not tested in our simulations, including</w:t>
        </w:r>
      </w:ins>
      <w:r w:rsidRPr="00E244CD">
        <w:rPr>
          <w:rFonts w:ascii="Times New Roman" w:eastAsia="Times New Roman" w:hAnsi="Times New Roman" w:cs="Times New Roman"/>
          <w:sz w:val="24"/>
          <w:szCs w:val="24"/>
        </w:rPr>
        <w:t xml:space="preserve"> 1) </w:t>
      </w:r>
      <w:ins w:id="1970" w:author="Editor" w:date="2020-10-29T15:01:00Z">
        <w:r w:rsidR="00F76398" w:rsidRPr="00E244CD">
          <w:rPr>
            <w:rFonts w:ascii="Times New Roman" w:eastAsia="Times New Roman" w:hAnsi="Times New Roman" w:cs="Times New Roman"/>
            <w:sz w:val="24"/>
            <w:szCs w:val="24"/>
          </w:rPr>
          <w:t xml:space="preserve">the chosen </w:t>
        </w:r>
      </w:ins>
      <w:r w:rsidRPr="00E244CD">
        <w:rPr>
          <w:rFonts w:ascii="Times New Roman" w:eastAsia="Times New Roman" w:hAnsi="Times New Roman" w:cs="Times New Roman"/>
          <w:sz w:val="24"/>
          <w:szCs w:val="24"/>
        </w:rPr>
        <w:t xml:space="preserve">genetic distance algorithm; 2) spatial autocorrelation in genetic legacies; 3) effective population size; and 4) spatial heterogeneity in landscape resistance to movement. </w:t>
      </w:r>
    </w:p>
    <w:p w14:paraId="04376971" w14:textId="29279106" w:rsidR="001E62F8" w:rsidRDefault="001E62F8">
      <w:pPr>
        <w:spacing w:after="0" w:line="480" w:lineRule="auto"/>
        <w:ind w:firstLine="720"/>
        <w:rPr>
          <w:ins w:id="1971" w:author="Editor" w:date="2020-10-29T21:29:00Z"/>
          <w:rFonts w:ascii="Times New Roman" w:eastAsia="Times New Roman" w:hAnsi="Times New Roman" w:cs="Times New Roman"/>
          <w:sz w:val="24"/>
          <w:szCs w:val="24"/>
        </w:rPr>
        <w:pPrChange w:id="1972" w:author="Editor" w:date="2020-10-30T08:54:00Z">
          <w:pPr>
            <w:spacing w:before="240" w:after="240" w:line="480" w:lineRule="auto"/>
          </w:pPr>
        </w:pPrChange>
      </w:pPr>
      <w:ins w:id="1973" w:author="Editor" w:date="2020-10-29T21:28:00Z">
        <w:r>
          <w:rPr>
            <w:rFonts w:ascii="Times New Roman" w:eastAsia="Times New Roman" w:hAnsi="Times New Roman" w:cs="Times New Roman"/>
            <w:sz w:val="24"/>
            <w:szCs w:val="24"/>
          </w:rPr>
          <w:t xml:space="preserve">The </w:t>
        </w:r>
      </w:ins>
      <w:del w:id="1974" w:author="Editor" w:date="2020-10-29T21:27:00Z">
        <w:r w:rsidR="00760250" w:rsidRPr="00E244CD" w:rsidDel="001E62F8">
          <w:rPr>
            <w:rFonts w:ascii="Times New Roman" w:eastAsia="Times New Roman" w:hAnsi="Times New Roman" w:cs="Times New Roman"/>
            <w:sz w:val="24"/>
            <w:szCs w:val="24"/>
          </w:rPr>
          <w:delText xml:space="preserve">Successful </w:delText>
        </w:r>
      </w:del>
      <w:r w:rsidR="00760250" w:rsidRPr="00E244CD">
        <w:rPr>
          <w:rFonts w:ascii="Times New Roman" w:eastAsia="Times New Roman" w:hAnsi="Times New Roman" w:cs="Times New Roman"/>
          <w:sz w:val="24"/>
          <w:szCs w:val="24"/>
        </w:rPr>
        <w:t xml:space="preserve">implementation of TGI in new systems </w:t>
      </w:r>
      <w:del w:id="1975" w:author="Editor" w:date="2020-10-29T21:27:00Z">
        <w:r w:rsidR="00760250" w:rsidRPr="00E244CD" w:rsidDel="001E62F8">
          <w:rPr>
            <w:rFonts w:ascii="Times New Roman" w:eastAsia="Times New Roman" w:hAnsi="Times New Roman" w:cs="Times New Roman"/>
            <w:sz w:val="24"/>
            <w:szCs w:val="24"/>
          </w:rPr>
          <w:delText xml:space="preserve">can </w:delText>
        </w:r>
      </w:del>
      <w:ins w:id="1976" w:author="Editor" w:date="2020-10-29T21:28:00Z">
        <w:r>
          <w:rPr>
            <w:rFonts w:ascii="Times New Roman" w:eastAsia="Times New Roman" w:hAnsi="Times New Roman" w:cs="Times New Roman"/>
            <w:sz w:val="24"/>
            <w:szCs w:val="24"/>
          </w:rPr>
          <w:t>will ultimately be more successful if researchers have</w:t>
        </w:r>
      </w:ins>
      <w:del w:id="1977" w:author="Editor" w:date="2020-10-29T21:28:00Z">
        <w:r w:rsidR="00760250" w:rsidRPr="00E244CD" w:rsidDel="001E62F8">
          <w:rPr>
            <w:rFonts w:ascii="Times New Roman" w:eastAsia="Times New Roman" w:hAnsi="Times New Roman" w:cs="Times New Roman"/>
            <w:sz w:val="24"/>
            <w:szCs w:val="24"/>
          </w:rPr>
          <w:delText>benefit from</w:delText>
        </w:r>
      </w:del>
      <w:r w:rsidR="00760250" w:rsidRPr="00E244CD">
        <w:rPr>
          <w:rFonts w:ascii="Times New Roman" w:eastAsia="Times New Roman" w:hAnsi="Times New Roman" w:cs="Times New Roman"/>
          <w:sz w:val="24"/>
          <w:szCs w:val="24"/>
        </w:rPr>
        <w:t xml:space="preserve"> </w:t>
      </w:r>
      <w:ins w:id="1978" w:author="Editor" w:date="2020-10-29T21:27:00Z">
        <w:r>
          <w:rPr>
            <w:rFonts w:ascii="Times New Roman" w:eastAsia="Times New Roman" w:hAnsi="Times New Roman" w:cs="Times New Roman"/>
            <w:sz w:val="24"/>
            <w:szCs w:val="24"/>
          </w:rPr>
          <w:t xml:space="preserve">an </w:t>
        </w:r>
      </w:ins>
      <w:r w:rsidR="00760250" w:rsidRPr="00E244CD">
        <w:rPr>
          <w:rFonts w:ascii="Times New Roman" w:eastAsia="Times New Roman" w:hAnsi="Times New Roman" w:cs="Times New Roman"/>
          <w:i/>
          <w:iCs/>
          <w:sz w:val="24"/>
          <w:szCs w:val="24"/>
        </w:rPr>
        <w:t>a priori</w:t>
      </w:r>
      <w:r w:rsidR="00760250" w:rsidRPr="00E244CD">
        <w:rPr>
          <w:rFonts w:ascii="Times New Roman" w:eastAsia="Times New Roman" w:hAnsi="Times New Roman" w:cs="Times New Roman"/>
          <w:sz w:val="24"/>
          <w:szCs w:val="24"/>
        </w:rPr>
        <w:t xml:space="preserve"> understanding of the</w:t>
      </w:r>
      <w:del w:id="1979" w:author="Editor" w:date="2020-10-29T21:28:00Z">
        <w:r w:rsidR="00760250" w:rsidRPr="00E244CD" w:rsidDel="001E62F8">
          <w:rPr>
            <w:rFonts w:ascii="Times New Roman" w:eastAsia="Times New Roman" w:hAnsi="Times New Roman" w:cs="Times New Roman"/>
            <w:sz w:val="24"/>
            <w:szCs w:val="24"/>
          </w:rPr>
          <w:delText>ir</w:delText>
        </w:r>
      </w:del>
      <w:r w:rsidR="00760250" w:rsidRPr="00E244CD">
        <w:rPr>
          <w:rFonts w:ascii="Times New Roman" w:eastAsia="Times New Roman" w:hAnsi="Times New Roman" w:cs="Times New Roman"/>
          <w:sz w:val="24"/>
          <w:szCs w:val="24"/>
        </w:rPr>
        <w:t xml:space="preserve"> population dynamics </w:t>
      </w:r>
      <w:ins w:id="1980" w:author="Editor" w:date="2020-10-29T21:28:00Z">
        <w:r>
          <w:rPr>
            <w:rFonts w:ascii="Times New Roman" w:eastAsia="Times New Roman" w:hAnsi="Times New Roman" w:cs="Times New Roman"/>
            <w:sz w:val="24"/>
            <w:szCs w:val="24"/>
          </w:rPr>
          <w:t xml:space="preserve">of their system </w:t>
        </w:r>
      </w:ins>
      <w:r w:rsidR="00760250" w:rsidRPr="00E244CD">
        <w:rPr>
          <w:rFonts w:ascii="Times New Roman" w:eastAsia="Times New Roman" w:hAnsi="Times New Roman" w:cs="Times New Roman"/>
          <w:sz w:val="24"/>
          <w:szCs w:val="24"/>
        </w:rPr>
        <w:t>and the nature and scale of possible disturbances in the</w:t>
      </w:r>
      <w:ins w:id="1981" w:author="Editor" w:date="2020-10-29T21:28:00Z">
        <w:r>
          <w:rPr>
            <w:rFonts w:ascii="Times New Roman" w:eastAsia="Times New Roman" w:hAnsi="Times New Roman" w:cs="Times New Roman"/>
            <w:sz w:val="24"/>
            <w:szCs w:val="24"/>
          </w:rPr>
          <w:t xml:space="preserve">ir </w:t>
        </w:r>
      </w:ins>
      <w:del w:id="1982" w:author="Editor" w:date="2020-10-29T21:28:00Z">
        <w:r w:rsidR="00760250" w:rsidRPr="00E244CD" w:rsidDel="001E62F8">
          <w:rPr>
            <w:rFonts w:ascii="Times New Roman" w:eastAsia="Times New Roman" w:hAnsi="Times New Roman" w:cs="Times New Roman"/>
            <w:sz w:val="24"/>
            <w:szCs w:val="24"/>
          </w:rPr>
          <w:delText xml:space="preserve"> </w:delText>
        </w:r>
      </w:del>
      <w:r w:rsidR="00760250" w:rsidRPr="00E244CD">
        <w:rPr>
          <w:rFonts w:ascii="Times New Roman" w:eastAsia="Times New Roman" w:hAnsi="Times New Roman" w:cs="Times New Roman"/>
          <w:sz w:val="24"/>
          <w:szCs w:val="24"/>
        </w:rPr>
        <w:t xml:space="preserve">study area. Indeed, this </w:t>
      </w:r>
      <w:ins w:id="1983" w:author="Editor" w:date="2020-10-29T21:37:00Z">
        <w:r w:rsidR="00702045">
          <w:rPr>
            <w:rFonts w:ascii="Times New Roman" w:eastAsia="Times New Roman" w:hAnsi="Times New Roman" w:cs="Times New Roman"/>
            <w:sz w:val="24"/>
            <w:szCs w:val="24"/>
          </w:rPr>
          <w:t xml:space="preserve">prior knowledge </w:t>
        </w:r>
      </w:ins>
      <w:r w:rsidR="00760250" w:rsidRPr="00E244CD">
        <w:rPr>
          <w:rFonts w:ascii="Times New Roman" w:eastAsia="Times New Roman" w:hAnsi="Times New Roman" w:cs="Times New Roman"/>
          <w:sz w:val="24"/>
          <w:szCs w:val="24"/>
        </w:rPr>
        <w:t xml:space="preserve">could help researchers </w:t>
      </w:r>
      <w:del w:id="1984" w:author="Editor" w:date="2020-10-29T21:38:00Z">
        <w:r w:rsidR="00760250" w:rsidRPr="00E244CD" w:rsidDel="00702045">
          <w:rPr>
            <w:rFonts w:ascii="Times New Roman" w:eastAsia="Times New Roman" w:hAnsi="Times New Roman" w:cs="Times New Roman"/>
            <w:sz w:val="24"/>
            <w:szCs w:val="24"/>
          </w:rPr>
          <w:delText>better pick</w:delText>
        </w:r>
      </w:del>
      <w:ins w:id="1985" w:author="Editor" w:date="2020-10-29T21:38:00Z">
        <w:r w:rsidR="00702045">
          <w:rPr>
            <w:rFonts w:ascii="Times New Roman" w:eastAsia="Times New Roman" w:hAnsi="Times New Roman" w:cs="Times New Roman"/>
            <w:sz w:val="24"/>
            <w:szCs w:val="24"/>
          </w:rPr>
          <w:t>choose</w:t>
        </w:r>
      </w:ins>
      <w:r w:rsidR="00760250" w:rsidRPr="00E244CD">
        <w:rPr>
          <w:rFonts w:ascii="Times New Roman" w:eastAsia="Times New Roman" w:hAnsi="Times New Roman" w:cs="Times New Roman"/>
          <w:sz w:val="24"/>
          <w:szCs w:val="24"/>
        </w:rPr>
        <w:t xml:space="preserve"> a range of </w:t>
      </w:r>
      <w:ins w:id="1986" w:author="Editor" w:date="2020-10-29T21:38:00Z">
        <w:r w:rsidR="00702045">
          <w:rPr>
            <w:rFonts w:ascii="Times New Roman" w:eastAsia="Times New Roman" w:hAnsi="Times New Roman" w:cs="Times New Roman"/>
            <w:sz w:val="24"/>
            <w:szCs w:val="24"/>
          </w:rPr>
          <w:t xml:space="preserve">significance </w:t>
        </w:r>
      </w:ins>
      <w:del w:id="1987" w:author="Editor" w:date="2020-10-29T21:38:00Z">
        <w:r w:rsidR="00760250" w:rsidRPr="00E244CD" w:rsidDel="00702045">
          <w:rPr>
            <w:rFonts w:ascii="Times New Roman" w:eastAsia="Times New Roman" w:hAnsi="Times New Roman" w:cs="Times New Roman"/>
            <w:sz w:val="24"/>
            <w:szCs w:val="24"/>
          </w:rPr>
          <w:delText xml:space="preserve">useful </w:delText>
        </w:r>
      </w:del>
      <w:r w:rsidR="00760250" w:rsidRPr="00E244CD">
        <w:rPr>
          <w:rFonts w:ascii="Times New Roman" w:eastAsia="Times New Roman" w:hAnsi="Times New Roman" w:cs="Times New Roman"/>
          <w:sz w:val="24"/>
          <w:szCs w:val="24"/>
        </w:rPr>
        <w:t>threshold</w:t>
      </w:r>
      <w:ins w:id="1988" w:author="Editor" w:date="2020-10-29T21:38:00Z">
        <w:r w:rsidR="00702045">
          <w:rPr>
            <w:rFonts w:ascii="Times New Roman" w:eastAsia="Times New Roman" w:hAnsi="Times New Roman" w:cs="Times New Roman"/>
            <w:sz w:val="24"/>
            <w:szCs w:val="24"/>
          </w:rPr>
          <w:t>s</w:t>
        </w:r>
      </w:ins>
      <w:r w:rsidR="00760250" w:rsidRPr="00E244CD">
        <w:rPr>
          <w:rFonts w:ascii="Times New Roman" w:eastAsia="Times New Roman" w:hAnsi="Times New Roman" w:cs="Times New Roman"/>
          <w:sz w:val="24"/>
          <w:szCs w:val="24"/>
        </w:rPr>
        <w:t xml:space="preserve"> </w:t>
      </w:r>
      <w:del w:id="1989" w:author="Editor" w:date="2020-10-29T21:38:00Z">
        <w:r w:rsidR="00760250" w:rsidRPr="00E244CD" w:rsidDel="00702045">
          <w:rPr>
            <w:rFonts w:ascii="Times New Roman" w:eastAsia="Times New Roman" w:hAnsi="Times New Roman" w:cs="Times New Roman"/>
            <w:sz w:val="24"/>
            <w:szCs w:val="24"/>
          </w:rPr>
          <w:delText>values to use</w:delText>
        </w:r>
      </w:del>
      <w:ins w:id="1990" w:author="Editor" w:date="2020-10-29T21:38:00Z">
        <w:r w:rsidR="00702045">
          <w:rPr>
            <w:rFonts w:ascii="Times New Roman" w:eastAsia="Times New Roman" w:hAnsi="Times New Roman" w:cs="Times New Roman"/>
            <w:sz w:val="24"/>
            <w:szCs w:val="24"/>
          </w:rPr>
          <w:t>appropriate to their study system</w:t>
        </w:r>
      </w:ins>
      <w:r w:rsidR="00760250" w:rsidRPr="00E244CD">
        <w:rPr>
          <w:rFonts w:ascii="Times New Roman" w:eastAsia="Times New Roman" w:hAnsi="Times New Roman" w:cs="Times New Roman"/>
          <w:sz w:val="24"/>
          <w:szCs w:val="24"/>
        </w:rPr>
        <w:t>. These values ultimately represent trade-offs in potential conservation costs</w:t>
      </w:r>
      <w:ins w:id="1991" w:author="Editor" w:date="2020-10-29T21:43:00Z">
        <w:r w:rsidR="00FE48FB">
          <w:rPr>
            <w:rFonts w:ascii="Times New Roman" w:eastAsia="Times New Roman" w:hAnsi="Times New Roman" w:cs="Times New Roman"/>
            <w:sz w:val="24"/>
            <w:szCs w:val="24"/>
          </w:rPr>
          <w:t>,</w:t>
        </w:r>
      </w:ins>
      <w:r w:rsidR="00760250" w:rsidRPr="00E244CD">
        <w:rPr>
          <w:rFonts w:ascii="Times New Roman" w:eastAsia="Times New Roman" w:hAnsi="Times New Roman" w:cs="Times New Roman"/>
          <w:sz w:val="24"/>
          <w:szCs w:val="24"/>
        </w:rPr>
        <w:t xml:space="preserve"> and it </w:t>
      </w:r>
      <w:ins w:id="1992" w:author="Editor" w:date="2020-10-29T21:43:00Z">
        <w:r w:rsidR="00FE48FB">
          <w:rPr>
            <w:rFonts w:ascii="Times New Roman" w:eastAsia="Times New Roman" w:hAnsi="Times New Roman" w:cs="Times New Roman"/>
            <w:sz w:val="24"/>
            <w:szCs w:val="24"/>
          </w:rPr>
          <w:t xml:space="preserve">is therefore </w:t>
        </w:r>
      </w:ins>
      <w:del w:id="1993" w:author="Editor" w:date="2020-10-29T21:43:00Z">
        <w:r w:rsidR="00760250" w:rsidRPr="00E244CD" w:rsidDel="00FE48FB">
          <w:rPr>
            <w:rFonts w:ascii="Times New Roman" w:eastAsia="Times New Roman" w:hAnsi="Times New Roman" w:cs="Times New Roman"/>
            <w:sz w:val="24"/>
            <w:szCs w:val="24"/>
          </w:rPr>
          <w:delText xml:space="preserve">important </w:delText>
        </w:r>
      </w:del>
      <w:ins w:id="1994" w:author="Editor" w:date="2020-10-29T21:43:00Z">
        <w:r w:rsidR="00FE48FB">
          <w:rPr>
            <w:rFonts w:ascii="Times New Roman" w:eastAsia="Times New Roman" w:hAnsi="Times New Roman" w:cs="Times New Roman"/>
            <w:sz w:val="24"/>
            <w:szCs w:val="24"/>
          </w:rPr>
          <w:t>essential</w:t>
        </w:r>
        <w:r w:rsidR="00FE48FB"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that researchers grasp their importance</w:t>
      </w:r>
      <w:ins w:id="1995" w:author="Editor" w:date="2020-10-29T21:43:00Z">
        <w:r w:rsidR="00FE48FB">
          <w:rPr>
            <w:rFonts w:ascii="Times New Roman" w:eastAsia="Times New Roman" w:hAnsi="Times New Roman" w:cs="Times New Roman"/>
            <w:sz w:val="24"/>
            <w:szCs w:val="24"/>
          </w:rPr>
          <w:t xml:space="preserve"> and choose these values deliberately</w:t>
        </w:r>
      </w:ins>
      <w:r w:rsidR="00760250" w:rsidRPr="00E244CD">
        <w:rPr>
          <w:rFonts w:ascii="Times New Roman" w:eastAsia="Times New Roman" w:hAnsi="Times New Roman" w:cs="Times New Roman"/>
          <w:sz w:val="24"/>
          <w:szCs w:val="24"/>
        </w:rPr>
        <w:t xml:space="preserve">. </w:t>
      </w:r>
    </w:p>
    <w:p w14:paraId="71521FCA" w14:textId="1685FA49" w:rsidR="00760250" w:rsidRPr="00E244CD" w:rsidRDefault="00702045">
      <w:pPr>
        <w:spacing w:after="0" w:line="480" w:lineRule="auto"/>
        <w:ind w:firstLine="720"/>
        <w:rPr>
          <w:rFonts w:ascii="Times New Roman" w:eastAsia="Times New Roman" w:hAnsi="Times New Roman" w:cs="Times New Roman"/>
          <w:sz w:val="24"/>
          <w:szCs w:val="24"/>
        </w:rPr>
        <w:pPrChange w:id="1996" w:author="Editor" w:date="2020-10-30T08:54:00Z">
          <w:pPr>
            <w:spacing w:before="240" w:after="240" w:line="480" w:lineRule="auto"/>
          </w:pPr>
        </w:pPrChange>
      </w:pPr>
      <w:ins w:id="1997" w:author="Editor" w:date="2020-10-29T21:40:00Z">
        <w:r>
          <w:rPr>
            <w:rFonts w:ascii="Times New Roman" w:eastAsia="Times New Roman" w:hAnsi="Times New Roman" w:cs="Times New Roman"/>
            <w:sz w:val="24"/>
            <w:szCs w:val="24"/>
          </w:rPr>
          <w:t>A</w:t>
        </w:r>
        <w:r w:rsidRPr="00E244CD">
          <w:rPr>
            <w:rFonts w:ascii="Times New Roman" w:eastAsia="Times New Roman" w:hAnsi="Times New Roman" w:cs="Times New Roman"/>
            <w:sz w:val="24"/>
            <w:szCs w:val="24"/>
          </w:rPr>
          <w:t xml:space="preserve">s we have demonstrated </w:t>
        </w:r>
        <w:r>
          <w:rPr>
            <w:rFonts w:ascii="Times New Roman" w:eastAsia="Times New Roman" w:hAnsi="Times New Roman" w:cs="Times New Roman"/>
            <w:sz w:val="24"/>
            <w:szCs w:val="24"/>
          </w:rPr>
          <w:t>in this study,</w:t>
        </w:r>
        <w:r w:rsidRPr="00E244CD">
          <w:rPr>
            <w:rFonts w:ascii="Times New Roman" w:eastAsia="Times New Roman" w:hAnsi="Times New Roman" w:cs="Times New Roman"/>
            <w:sz w:val="24"/>
            <w:szCs w:val="24"/>
          </w:rPr>
          <w:t xml:space="preserve"> </w:t>
        </w:r>
      </w:ins>
      <w:del w:id="1998" w:author="Editor" w:date="2020-10-29T21:40:00Z">
        <w:r w:rsidR="00760250" w:rsidRPr="00E244CD" w:rsidDel="00702045">
          <w:rPr>
            <w:rFonts w:ascii="Times New Roman" w:eastAsia="Times New Roman" w:hAnsi="Times New Roman" w:cs="Times New Roman"/>
            <w:sz w:val="24"/>
            <w:szCs w:val="24"/>
          </w:rPr>
          <w:delText xml:space="preserve">Simulation </w:delText>
        </w:r>
      </w:del>
      <w:ins w:id="1999" w:author="Editor" w:date="2020-10-29T21:40:00Z">
        <w:r>
          <w:rPr>
            <w:rFonts w:ascii="Times New Roman" w:eastAsia="Times New Roman" w:hAnsi="Times New Roman" w:cs="Times New Roman"/>
            <w:sz w:val="24"/>
            <w:szCs w:val="24"/>
          </w:rPr>
          <w:t>s</w:t>
        </w:r>
        <w:r w:rsidRPr="00E244CD">
          <w:rPr>
            <w:rFonts w:ascii="Times New Roman" w:eastAsia="Times New Roman" w:hAnsi="Times New Roman" w:cs="Times New Roman"/>
            <w:sz w:val="24"/>
            <w:szCs w:val="24"/>
          </w:rPr>
          <w:t xml:space="preserve">imulation </w:t>
        </w:r>
      </w:ins>
      <w:r w:rsidR="00760250" w:rsidRPr="00E244CD">
        <w:rPr>
          <w:rFonts w:ascii="Times New Roman" w:eastAsia="Times New Roman" w:hAnsi="Times New Roman" w:cs="Times New Roman"/>
          <w:sz w:val="24"/>
          <w:szCs w:val="24"/>
        </w:rPr>
        <w:t xml:space="preserve">is a powerful tool for investigating how demography and spatial context influence population genetic dynamics </w:t>
      </w:r>
      <w:r w:rsidR="00760250" w:rsidRPr="00E244CD">
        <w:rPr>
          <w:rFonts w:ascii="Times New Roman" w:eastAsia="Times New Roman" w:hAnsi="Times New Roman" w:cs="Times New Roman"/>
          <w:sz w:val="24"/>
          <w:szCs w:val="24"/>
        </w:rPr>
        <w:fldChar w:fldCharType="begin" w:fldLock="1"/>
      </w:r>
      <w:r w:rsidR="00760250" w:rsidRPr="00E244CD">
        <w:rPr>
          <w:rFonts w:ascii="Times New Roman" w:eastAsia="Times New Roman" w:hAnsi="Times New Roman" w:cs="Times New Roman"/>
          <w:sz w:val="24"/>
          <w:szCs w:val="24"/>
        </w:rPr>
        <w:instrText>ADDIN CSL_CITATION {"citationItems":[{"id":"ITEM-1","itemData":{"DOI":"10.1111/j.1365-294X.2010.04678.x","ISSN":"1365-294X","PMID":"20618894","abstract":"Population genetics theory is primarily based on mathematical models in which spatial complexity and temporal variability are largely ignored. In contrast, the field of landscape genetics expressly focuses on how population genetic processes are affected by complex spatial and temporal environmental heterogeneity. It is spatially explicit and relates patterns to processes by combining complex and realistic life histories, behaviours, landscape features and genetic data. Central to landscape genetics is the connection of spatial patterns of genetic variation to the usually highly stochastic space-time processes that create them over both historical and contemporary time periods. The field should benefit from a shift to computer simulation approaches, which enable incorporation of demographic and environmental stochasticity. A key role of simulations is to show how demographic processes such as dispersal or reproduction interact with landscape features to affect probability of site occupancy, population size, and gene flow, which in turn determine spatial genetic structure. Simulations could also be used to compare various statistical methods and determine which have correct type I error or the highest statistical power to correctly identify spatio-temporal and environmental effects. Simulations may also help in evaluating how specific spatial metrics may be used to project future genetic trends. This article summarizes some of the fundamental aspects of spatial-temporal population genetic processes. It discusses the potential use of simulations to determine how various spatial metrics can be rigorously employed to identify features of interest, including contrasting locus-specific spatial patterns due to micro-scale environmental selection.","author":[{"dropping-particle":"","family":"Epperson","given":"Bryan K","non-dropping-particle":"","parse-names":false,"suffix":""},{"dropping-particle":"","family":"McRae","given":"Brad H.","non-dropping-particle":"","parse-names":false,"suffix":""},{"dropping-particle":"","family":"Scribner","given":"Kim","non-dropping-particle":"","parse-names":false,"suffix":""},{"dropping-particle":"","family":"Cushman","given":"Samuel a","non-dropping-particle":"","parse-names":false,"suffix":""},{"dropping-particle":"","family":"Rosenberg","given":"Michael S","non-dropping-particle":"","parse-names":false,"suffix":""},{"dropping-particle":"","family":"Fortin","given":"Marie-Josée","non-dropping-particle":"","parse-names":false,"suffix":""},{"dropping-particle":"","family":"James","given":"Patrick M. a.","non-dropping-particle":"","parse-names":false,"suffix":""},{"dropping-particle":"","family":"Murphy","given":"Melanie","non-dropping-particle":"","parse-names":false,"suffix":""},{"dropping-particle":"","family":"Manel","given":"Stéphanie","non-dropping-particle":"","parse-names":false,"suffix":""},{"dropping-particle":"","family":"Legendre","given":"Pierre","non-dropping-particle":"","parse-names":false,"suffix":""},{"dropping-particle":"","family":"Dale","given":"Mark R T","non-dropping-particle":"","parse-names":false,"suffix":""}],"container-title":"Molecular ecology","id":"ITEM-1","issue":"17","issued":{"date-parts":[["2010","9"]]},"page":"3549-64","title":"Utility of computer simulations in landscape genetics.","type":"article-journal","volume":"19"},"uris":["http://www.mendeley.com/documents/?uuid=e1f50cc8-16e5-476d-85fe-29fa2e4b95f9"]}],"mendeley":{"formattedCitation":"[64]","plainTextFormattedCitation":"[64]","previouslyFormattedCitation":"[64]"},"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[64]</w:t>
      </w:r>
      <w:r w:rsidR="00760250" w:rsidRPr="00E244CD">
        <w:rPr>
          <w:rFonts w:ascii="Times New Roman" w:eastAsia="Times New Roman" w:hAnsi="Times New Roman" w:cs="Times New Roman"/>
          <w:sz w:val="24"/>
          <w:szCs w:val="24"/>
        </w:rPr>
        <w:fldChar w:fldCharType="end"/>
      </w:r>
      <w:ins w:id="2000" w:author="Editor" w:date="2020-10-29T21:40:00Z">
        <w:r>
          <w:rPr>
            <w:rFonts w:ascii="Times New Roman" w:eastAsia="Times New Roman" w:hAnsi="Times New Roman" w:cs="Times New Roman"/>
            <w:sz w:val="24"/>
            <w:szCs w:val="24"/>
          </w:rPr>
          <w:t>,</w:t>
        </w:r>
      </w:ins>
      <w:ins w:id="2001" w:author="Editor" w:date="2020-10-29T21:39:00Z">
        <w:r>
          <w:rPr>
            <w:rFonts w:ascii="Times New Roman" w:eastAsia="Times New Roman" w:hAnsi="Times New Roman" w:cs="Times New Roman"/>
            <w:sz w:val="24"/>
            <w:szCs w:val="24"/>
          </w:rPr>
          <w:t xml:space="preserve"> </w:t>
        </w:r>
      </w:ins>
      <w:ins w:id="2002" w:author="Editor" w:date="2020-10-29T21:40:00Z">
        <w:r>
          <w:rPr>
            <w:rFonts w:ascii="Times New Roman" w:eastAsia="Times New Roman" w:hAnsi="Times New Roman" w:cs="Times New Roman"/>
            <w:sz w:val="24"/>
            <w:szCs w:val="24"/>
          </w:rPr>
          <w:t xml:space="preserve">and </w:t>
        </w:r>
      </w:ins>
      <w:ins w:id="2003" w:author="Editor" w:date="2020-10-29T21:39:00Z">
        <w:r>
          <w:rPr>
            <w:rFonts w:ascii="Times New Roman" w:eastAsia="Times New Roman" w:hAnsi="Times New Roman" w:cs="Times New Roman"/>
            <w:sz w:val="24"/>
            <w:szCs w:val="24"/>
          </w:rPr>
          <w:t xml:space="preserve">simulations </w:t>
        </w:r>
      </w:ins>
      <w:del w:id="2004" w:author="Editor" w:date="2020-10-29T21:39:00Z">
        <w:r w:rsidR="00760250" w:rsidRPr="00E244CD" w:rsidDel="00702045">
          <w:rPr>
            <w:rFonts w:ascii="Times New Roman" w:eastAsia="Times New Roman" w:hAnsi="Times New Roman" w:cs="Times New Roman"/>
            <w:sz w:val="24"/>
            <w:szCs w:val="24"/>
          </w:rPr>
          <w:delText xml:space="preserve">, and </w:delText>
        </w:r>
      </w:del>
      <w:r w:rsidR="00760250" w:rsidRPr="00E244CD">
        <w:rPr>
          <w:rFonts w:ascii="Times New Roman" w:eastAsia="Times New Roman" w:hAnsi="Times New Roman" w:cs="Times New Roman"/>
          <w:sz w:val="24"/>
          <w:szCs w:val="24"/>
        </w:rPr>
        <w:t xml:space="preserve">can be used to help identify </w:t>
      </w:r>
      <w:del w:id="2005" w:author="Editor" w:date="2020-10-29T21:39:00Z">
        <w:r w:rsidR="00760250" w:rsidRPr="00E244CD" w:rsidDel="00702045">
          <w:rPr>
            <w:rFonts w:ascii="Times New Roman" w:eastAsia="Times New Roman" w:hAnsi="Times New Roman" w:cs="Times New Roman"/>
            <w:sz w:val="24"/>
            <w:szCs w:val="24"/>
          </w:rPr>
          <w:delText xml:space="preserve">those </w:delText>
        </w:r>
      </w:del>
      <w:r w:rsidR="00760250" w:rsidRPr="00E244CD">
        <w:rPr>
          <w:rFonts w:ascii="Times New Roman" w:eastAsia="Times New Roman" w:hAnsi="Times New Roman" w:cs="Times New Roman"/>
          <w:sz w:val="24"/>
          <w:szCs w:val="24"/>
        </w:rPr>
        <w:t>appropriate threshold values</w:t>
      </w:r>
      <w:del w:id="2006" w:author="Editor" w:date="2020-10-29T21:40:00Z">
        <w:r w:rsidR="00760250" w:rsidRPr="00E244CD" w:rsidDel="00702045">
          <w:rPr>
            <w:rFonts w:ascii="Times New Roman" w:eastAsia="Times New Roman" w:hAnsi="Times New Roman" w:cs="Times New Roman"/>
            <w:sz w:val="24"/>
            <w:szCs w:val="24"/>
          </w:rPr>
          <w:delText>, as we have demonstrated here</w:delText>
        </w:r>
      </w:del>
      <w:r w:rsidR="00760250" w:rsidRPr="00E244CD">
        <w:rPr>
          <w:rFonts w:ascii="Times New Roman" w:eastAsia="Times New Roman" w:hAnsi="Times New Roman" w:cs="Times New Roman"/>
          <w:sz w:val="24"/>
          <w:szCs w:val="24"/>
        </w:rPr>
        <w:t>. Several programs</w:t>
      </w:r>
      <w:ins w:id="2007" w:author="Editor" w:date="2020-10-29T21:40:00Z">
        <w:r>
          <w:rPr>
            <w:rFonts w:ascii="Times New Roman" w:eastAsia="Times New Roman" w:hAnsi="Times New Roman" w:cs="Times New Roman"/>
            <w:sz w:val="24"/>
            <w:szCs w:val="24"/>
          </w:rPr>
          <w:t>,</w:t>
        </w:r>
      </w:ins>
      <w:r w:rsidR="00760250" w:rsidRPr="00E244CD">
        <w:rPr>
          <w:rFonts w:ascii="Times New Roman" w:eastAsia="Times New Roman" w:hAnsi="Times New Roman" w:cs="Times New Roman"/>
          <w:sz w:val="24"/>
          <w:szCs w:val="24"/>
        </w:rPr>
        <w:t xml:space="preserve"> </w:t>
      </w:r>
      <w:del w:id="2008" w:author="Editor" w:date="2020-10-29T21:40:00Z">
        <w:r w:rsidR="00760250" w:rsidRPr="00E244CD" w:rsidDel="00702045">
          <w:rPr>
            <w:rFonts w:ascii="Times New Roman" w:eastAsia="Times New Roman" w:hAnsi="Times New Roman" w:cs="Times New Roman"/>
            <w:sz w:val="24"/>
            <w:szCs w:val="24"/>
          </w:rPr>
          <w:delText xml:space="preserve">such as </w:delText>
        </w:r>
      </w:del>
      <w:ins w:id="2009" w:author="Editor" w:date="2020-10-29T21:40:00Z">
        <w:r>
          <w:rPr>
            <w:rFonts w:ascii="Times New Roman" w:eastAsia="Times New Roman" w:hAnsi="Times New Roman" w:cs="Times New Roman"/>
            <w:sz w:val="24"/>
            <w:szCs w:val="24"/>
          </w:rPr>
          <w:t xml:space="preserve">including </w:t>
        </w:r>
      </w:ins>
      <w:r w:rsidR="00760250" w:rsidRPr="00E244CD">
        <w:rPr>
          <w:rFonts w:ascii="Times New Roman" w:eastAsia="Times New Roman" w:hAnsi="Times New Roman" w:cs="Times New Roman"/>
          <w:i/>
          <w:sz w:val="24"/>
          <w:szCs w:val="24"/>
        </w:rPr>
        <w:t>CDMetaPOP</w:t>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fldChar w:fldCharType="begin" w:fldLock="1"/>
      </w:r>
      <w:r w:rsidR="00760250" w:rsidRPr="00E244CD">
        <w:rPr>
          <w:rFonts w:ascii="Times New Roman" w:eastAsia="Times New Roman" w:hAnsi="Times New Roman" w:cs="Times New Roman"/>
          <w:sz w:val="24"/>
          <w:szCs w:val="24"/>
        </w:rPr>
        <w:instrText>ADDIN CSL_CITATION {"citationItems":[{"id":"ITEM-1","itemData":{"DOI":"10.1111/2041-210X.12608","ISBN":"2041-210X","ISSN":"2041210X","abstract":"1.Combining landscape demographic and genetics models offers powerful methods for addressing questions for eco-evolutionary applications.2.Using two illustrative examples, we present CDMetaPOP, a program to simulate changes in neutral and/or selection-driven genotypes through time as a function of individual-based movement, complex spatial population dynamics, and multiple and changing landscape drivers.3.CDMetaPOP provides a novel tool for questions in landscape genetics by incorporating population viability analysis, while linking directly to conservation applications.This article is protected by copyright. All rights reserved.","author":[{"dropping-particle":"","family":"Landguth","given":"Erin L.","non-dropping-particle":"","parse-names":false,"suffix":""},{"dropping-particle":"","family":"Bearlin","given":"Andrew","non-dropping-particle":"","parse-names":false,"suffix":""},{"dropping-particle":"","family":"Day","given":"Casey C.","non-dropping-particle":"","parse-names":false,"suffix":""},{"dropping-particle":"","family":"Dunham","given":"Jason","non-dropping-particle":"","parse-names":false,"suffix":""}],"container-title":"Methods in Ecology and Evolution","id":"ITEM-1","issue":"1","issued":{"date-parts":[["2017"]]},"page":"4-11","title":"CDMetaPOP: an individual-based, eco-evolutionary model for spatially explicit simulation of landscape demogenetics","type":"article-journal","volume":"8"},"uris":["http://www.mendeley.com/documents/?uuid=033d66be-236a-4649-918c-6fe1065c99de"]}],"mendeley":{"formattedCitation":"[44]","plainTextFormattedCitation":"[44]","previouslyFormattedCitation":"[45]"},"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[44]</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i/>
          <w:sz w:val="24"/>
          <w:szCs w:val="24"/>
        </w:rPr>
        <w:t>Nemo</w:t>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fldChar w:fldCharType="begin" w:fldLock="1"/>
      </w:r>
      <w:r w:rsidR="00760250" w:rsidRPr="00E244CD">
        <w:rPr>
          <w:rFonts w:ascii="Times New Roman" w:eastAsia="Times New Roman" w:hAnsi="Times New Roman" w:cs="Times New Roman"/>
          <w:sz w:val="24"/>
          <w:szCs w:val="24"/>
        </w:rPr>
        <w:instrText>ADDIN CSL_CITATION {"citationItems":[{"id":"ITEM-1","itemData":{"DOI":"10.1093/bioinformatics/btl415","ISSN":"13674803","abstract":"Nemo is an individual-based, genetically explicit and stochastic population computer program for the simulation of population genetics and life-history trait evolution in a metapopulation context. It comes as both a C++ programming framework and an executable program file. Its object-oriented programming design gives it the flexibility and extensibility needed to implement a large variety of forward-time evolutionary models. It provides developers with abstract models allowing them to implement their own life-history traits and life-cycle events. Nemo offers a large panel of population models, from the Island model to lattice models with demographic or environmental stochasticity and a variety of already implemented traits (deleterious mutations, neutral markers and more), life-cycle events (mating, dispersal, aging, selection, etc.) and output operators for saving data and statistics. It runs on all major computer platforms including parallel computing environments. AVAILABILITY: The source code, binaries and documentation are available under the GNU General Public License at http://nemo2.sourceforge.net.","author":[{"dropping-particle":"","family":"Guillaume","given":"Frédéric","non-dropping-particle":"","parse-names":false,"suffix":""},{"dropping-particle":"","family":"Rougemont","given":"Jacques","non-dropping-particle":"","parse-names":false,"suffix":""}],"container-title":"Bioinformatics","id":"ITEM-1","issue":"20","issued":{"date-parts":[["2006"]]},"page":"2556-2557","title":"Nemo: An evolutionary and population genetics programming framework","type":"article-journal","volume":"22"},"uris":["http://www.mendeley.com/documents/?uuid=d7361665-01b2-4887-bcdb-13c719cfb104"]}],"mendeley":{"formattedCitation":"[65]","plainTextFormattedCitation":"[65]","previouslyFormattedCitation":"[65]"},"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[65]</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i/>
          <w:sz w:val="24"/>
          <w:szCs w:val="24"/>
        </w:rPr>
        <w:t>SPLATCHE</w:t>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fldChar w:fldCharType="begin" w:fldLock="1"/>
      </w:r>
      <w:r w:rsidR="00760250" w:rsidRPr="00E244CD">
        <w:rPr>
          <w:rFonts w:ascii="Times New Roman" w:eastAsia="Times New Roman" w:hAnsi="Times New Roman" w:cs="Times New Roman"/>
          <w:sz w:val="24"/>
          <w:szCs w:val="24"/>
        </w:rPr>
        <w:instrText>ADDIN CSL_CITATION {"citationItems":[{"id":"ITEM-1","itemData":{"DOI":"10.1046/j.1471-8286.2003.00582.x","ISBN":"14718278\\r14718286","ISSN":"14718278","PMID":"751","abstract":"We present a program called SPLATCHE (SPatiaL And Temporal Coalescences in Heterogeneous Environments) to simulate the molecular diversity of samples of genes in an environmentally heterogeneous world. Simulations are performed by, first, simulating the colonization of the world using environmental information to constrain migrations and local densities. These simulated densities and migration rates recorded over time and space are then used to simulate genetic diversity under a coalescent framework. The program thus virtually allows the translation of ecological information into molecular diversity, a novel approach that can be used to study the effect of climatic change on genetic diversity.","author":[{"dropping-particle":"","family":"Currat","given":"M.","non-dropping-particle":"","parse-names":false,"suffix":""},{"dropping-particle":"","family":"Ray","given":"N.","non-dropping-particle":"","parse-names":false,"suffix":""},{"dropping-particle":"","family":"Excoffier","given":"L.","non-dropping-particle":"","parse-names":false,"suffix":""}],"container-title":"Molecular Ecology Notes","id":"ITEM-1","issue":"1","issued":{"date-parts":[["2004"]]},"page":"139-142","title":"SPLATCHE: A program to simulate genetic diversity taking into account environmental heterogeneity","type":"article-journal","volume":"4"},"uris":["http://www.mendeley.com/documents/?uuid=cb534efa-149a-48f5-92b7-2fba8566dd71"]}],"mendeley":{"formattedCitation":"[66]","plainTextFormattedCitation":"[66]","previouslyFormattedCitation":"[66]"},"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[66]</w:t>
      </w:r>
      <w:r w:rsidR="00760250" w:rsidRPr="00E244CD">
        <w:rPr>
          <w:rFonts w:ascii="Times New Roman" w:eastAsia="Times New Roman" w:hAnsi="Times New Roman" w:cs="Times New Roman"/>
          <w:sz w:val="24"/>
          <w:szCs w:val="24"/>
        </w:rPr>
        <w:fldChar w:fldCharType="end"/>
      </w:r>
      <w:r w:rsidR="00760250" w:rsidRPr="00E244CD">
        <w:rPr>
          <w:rFonts w:ascii="Times New Roman" w:eastAsia="Times New Roman" w:hAnsi="Times New Roman" w:cs="Times New Roman"/>
          <w:sz w:val="24"/>
          <w:szCs w:val="24"/>
        </w:rPr>
        <w:t xml:space="preserve">, </w:t>
      </w:r>
      <w:del w:id="2010" w:author="Editor" w:date="2020-10-29T21:40:00Z">
        <w:r w:rsidR="00760250" w:rsidRPr="00E244CD" w:rsidDel="00702045">
          <w:rPr>
            <w:rFonts w:ascii="Times New Roman" w:eastAsia="Times New Roman" w:hAnsi="Times New Roman" w:cs="Times New Roman"/>
            <w:sz w:val="24"/>
            <w:szCs w:val="24"/>
          </w:rPr>
          <w:delText xml:space="preserve">or </w:delText>
        </w:r>
      </w:del>
      <w:ins w:id="2011" w:author="Editor" w:date="2020-10-29T21:40:00Z">
        <w:r>
          <w:rPr>
            <w:rFonts w:ascii="Times New Roman" w:eastAsia="Times New Roman" w:hAnsi="Times New Roman" w:cs="Times New Roman"/>
            <w:sz w:val="24"/>
            <w:szCs w:val="24"/>
          </w:rPr>
          <w:t>and</w:t>
        </w:r>
        <w:r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i/>
          <w:sz w:val="24"/>
          <w:szCs w:val="24"/>
        </w:rPr>
        <w:t>SLIM</w:t>
      </w:r>
      <w:r w:rsidR="00760250" w:rsidRPr="00E244CD">
        <w:rPr>
          <w:rFonts w:ascii="Times New Roman" w:eastAsia="Times New Roman" w:hAnsi="Times New Roman" w:cs="Times New Roman"/>
          <w:sz w:val="24"/>
          <w:szCs w:val="24"/>
        </w:rPr>
        <w:t xml:space="preserve"> </w:t>
      </w:r>
      <w:r w:rsidR="00760250" w:rsidRPr="00E244CD">
        <w:rPr>
          <w:rFonts w:ascii="Times New Roman" w:eastAsia="Times New Roman" w:hAnsi="Times New Roman" w:cs="Times New Roman"/>
          <w:sz w:val="24"/>
          <w:szCs w:val="24"/>
        </w:rPr>
        <w:fldChar w:fldCharType="begin" w:fldLock="1"/>
      </w:r>
      <w:r w:rsidR="00760250" w:rsidRPr="00E244CD">
        <w:rPr>
          <w:rFonts w:ascii="Times New Roman" w:eastAsia="Times New Roman" w:hAnsi="Times New Roman" w:cs="Times New Roman"/>
          <w:sz w:val="24"/>
          <w:szCs w:val="24"/>
        </w:rPr>
        <w:instrText>ADDIN CSL_CITATION {"citationItems":[{"id":"ITEM-1","itemData":{"DOI":"10.1093/molbev/msy228","ISSN":"15371719","abstract":"With the desire to model population genetic processes under increasingly realistic scenarios, forward genetic simulations have become a critical part of the toolbox of modern evolutionary biology. The SLiM forward genetic simulation framework is one of the most powerful and widely used tools in this area. However, its foundation in the Wright-Fisher model has been found to pose an obstacle to implementing many types of models; it is difficult to adapt the Wright-Fisher model, with its many assumptions, to modeling ecologically realistic scenarios such as explicit space, overlapping generations, individual variation in reproduction, density-dependent population regulation, individual variation in dispersal or migration, local extinction and recolonization, mating between subpopulations, age structure, fitness-based survival and hard selection, emergent sex ratios, and so forth. In response to this need, we here introduce SLiM 3, which contains two key advancements aimed at abolishing these limitations. First, the new non-Wright-Fisher or \"nonWF\" model type provides a much more flexible foundation that allows the easy implementation of all of the above scenarios and many more. Second, SLiM 3 adds support for continuous space, including spatial interactions and spatial maps of environmental variables. We provide a conceptual overview of these new features, and present several example models to illustrate their use. These two key features allow SLiM 3 models to go beyond the Wright-Fisher model, opening up new horizons for forward genetic modeling.","author":[{"dropping-particle":"","family":"Haller","given":"Benjamin C.","non-dropping-particle":"","parse-names":false,"suffix":""},{"dropping-particle":"","family":"Messer","given":"Philipp W.","non-dropping-particle":"","parse-names":false,"suffix":""}],"container-title":"Molecular Biology and Evolution","id":"ITEM-1","issue":"3","issued":{"date-parts":[["2019"]]},"page":"632-637","title":"SLiM 3: Forward Genetic Simulations Beyond the Wright-Fisher Model","type":"article-journal","volume":"36"},"uris":["http://www.mendeley.com/documents/?uuid=505958d6-e748-4857-b872-820859dbd35b"]}],"mendeley":{"formattedCitation":"[67]","plainTextFormattedCitation":"[67]","previouslyFormattedCitation":"[67]"},"properties":{"noteIndex":0},"schema":"https://github.com/citation-style-language/schema/raw/master/csl-citation.json"}</w:instrText>
      </w:r>
      <w:r w:rsidR="00760250" w:rsidRPr="00E244CD">
        <w:rPr>
          <w:rFonts w:ascii="Times New Roman" w:eastAsia="Times New Roman" w:hAnsi="Times New Roman" w:cs="Times New Roman"/>
          <w:sz w:val="24"/>
          <w:szCs w:val="24"/>
        </w:rPr>
        <w:fldChar w:fldCharType="separate"/>
      </w:r>
      <w:r w:rsidR="00760250" w:rsidRPr="00E244CD">
        <w:rPr>
          <w:rFonts w:ascii="Times New Roman" w:eastAsia="Times New Roman" w:hAnsi="Times New Roman" w:cs="Times New Roman"/>
          <w:noProof/>
          <w:sz w:val="24"/>
          <w:szCs w:val="24"/>
        </w:rPr>
        <w:t>[67]</w:t>
      </w:r>
      <w:r w:rsidR="00760250" w:rsidRPr="00E244CD">
        <w:rPr>
          <w:rFonts w:ascii="Times New Roman" w:eastAsia="Times New Roman" w:hAnsi="Times New Roman" w:cs="Times New Roman"/>
          <w:sz w:val="24"/>
          <w:szCs w:val="24"/>
        </w:rPr>
        <w:fldChar w:fldCharType="end"/>
      </w:r>
      <w:ins w:id="2012" w:author="Editor" w:date="2020-10-29T21:40:00Z">
        <w:r>
          <w:rPr>
            <w:rFonts w:ascii="Times New Roman" w:eastAsia="Times New Roman" w:hAnsi="Times New Roman" w:cs="Times New Roman"/>
            <w:sz w:val="24"/>
            <w:szCs w:val="24"/>
          </w:rPr>
          <w:t>,</w:t>
        </w:r>
      </w:ins>
      <w:r w:rsidR="00760250" w:rsidRPr="00E244CD">
        <w:rPr>
          <w:rFonts w:ascii="Times New Roman" w:eastAsia="Times New Roman" w:hAnsi="Times New Roman" w:cs="Times New Roman"/>
          <w:sz w:val="24"/>
          <w:szCs w:val="24"/>
        </w:rPr>
        <w:t xml:space="preserve"> provide </w:t>
      </w:r>
      <w:del w:id="2013" w:author="Editor" w:date="2020-10-29T19:48:00Z">
        <w:r w:rsidR="00760250" w:rsidRPr="00E244CD" w:rsidDel="008F7B96">
          <w:rPr>
            <w:rFonts w:ascii="Times New Roman" w:eastAsia="Times New Roman" w:hAnsi="Times New Roman" w:cs="Times New Roman"/>
            <w:sz w:val="24"/>
            <w:szCs w:val="24"/>
          </w:rPr>
          <w:delText xml:space="preserve">very </w:delText>
        </w:r>
      </w:del>
      <w:r w:rsidR="00760250" w:rsidRPr="00E244CD">
        <w:rPr>
          <w:rFonts w:ascii="Times New Roman" w:eastAsia="Times New Roman" w:hAnsi="Times New Roman" w:cs="Times New Roman"/>
          <w:sz w:val="24"/>
          <w:szCs w:val="24"/>
        </w:rPr>
        <w:t xml:space="preserve">flexible and sophisticated ways to implement such simulations. We expect greater sensitivity to threshold selection in systems that exhibit dramatic demographic fluctuations, as is the case </w:t>
      </w:r>
      <w:del w:id="2014" w:author="Editor" w:date="2020-10-29T21:41:00Z">
        <w:r w:rsidR="00760250" w:rsidRPr="00E244CD" w:rsidDel="00702045">
          <w:rPr>
            <w:rFonts w:ascii="Times New Roman" w:eastAsia="Times New Roman" w:hAnsi="Times New Roman" w:cs="Times New Roman"/>
            <w:sz w:val="24"/>
            <w:szCs w:val="24"/>
          </w:rPr>
          <w:delText xml:space="preserve">in </w:delText>
        </w:r>
      </w:del>
      <w:ins w:id="2015" w:author="Editor" w:date="2020-10-29T21:41:00Z">
        <w:r>
          <w:rPr>
            <w:rFonts w:ascii="Times New Roman" w:eastAsia="Times New Roman" w:hAnsi="Times New Roman" w:cs="Times New Roman"/>
            <w:sz w:val="24"/>
            <w:szCs w:val="24"/>
          </w:rPr>
          <w:t>for</w:t>
        </w:r>
        <w:r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outbreaking or invasive species. Those systems would therefore </w:t>
      </w:r>
      <w:del w:id="2016" w:author="Editor" w:date="2020-10-29T21:41:00Z">
        <w:r w:rsidR="00760250" w:rsidRPr="00E244CD" w:rsidDel="00702045">
          <w:rPr>
            <w:rFonts w:ascii="Times New Roman" w:eastAsia="Times New Roman" w:hAnsi="Times New Roman" w:cs="Times New Roman"/>
            <w:sz w:val="24"/>
            <w:szCs w:val="24"/>
          </w:rPr>
          <w:delText xml:space="preserve">greatly </w:delText>
        </w:r>
      </w:del>
      <w:r w:rsidR="00760250" w:rsidRPr="00E244CD">
        <w:rPr>
          <w:rFonts w:ascii="Times New Roman" w:eastAsia="Times New Roman" w:hAnsi="Times New Roman" w:cs="Times New Roman"/>
          <w:sz w:val="24"/>
          <w:szCs w:val="24"/>
        </w:rPr>
        <w:t xml:space="preserve">benefit from </w:t>
      </w:r>
      <w:del w:id="2017" w:author="Editor" w:date="2020-10-29T21:41:00Z">
        <w:r w:rsidR="00760250" w:rsidRPr="00E244CD" w:rsidDel="00702045">
          <w:rPr>
            <w:rFonts w:ascii="Times New Roman" w:eastAsia="Times New Roman" w:hAnsi="Times New Roman" w:cs="Times New Roman"/>
            <w:sz w:val="24"/>
            <w:szCs w:val="24"/>
          </w:rPr>
          <w:delText xml:space="preserve">of </w:delText>
        </w:r>
      </w:del>
      <w:r w:rsidR="00760250" w:rsidRPr="00E244CD">
        <w:rPr>
          <w:rFonts w:ascii="Times New Roman" w:eastAsia="Times New Roman" w:hAnsi="Times New Roman" w:cs="Times New Roman"/>
          <w:sz w:val="24"/>
          <w:szCs w:val="24"/>
        </w:rPr>
        <w:t xml:space="preserve">a simulation study designed to </w:t>
      </w:r>
      <w:ins w:id="2018" w:author="Editor" w:date="2020-10-29T21:41:00Z">
        <w:r>
          <w:rPr>
            <w:rFonts w:ascii="Times New Roman" w:eastAsia="Times New Roman" w:hAnsi="Times New Roman" w:cs="Times New Roman"/>
            <w:sz w:val="24"/>
            <w:szCs w:val="24"/>
          </w:rPr>
          <w:t xml:space="preserve">systematically </w:t>
        </w:r>
      </w:ins>
      <w:del w:id="2019" w:author="Editor" w:date="2020-10-29T21:41:00Z">
        <w:r w:rsidR="00760250" w:rsidRPr="00E244CD" w:rsidDel="00702045">
          <w:rPr>
            <w:rFonts w:ascii="Times New Roman" w:eastAsia="Times New Roman" w:hAnsi="Times New Roman" w:cs="Times New Roman"/>
            <w:sz w:val="24"/>
            <w:szCs w:val="24"/>
          </w:rPr>
          <w:delText xml:space="preserve">pick </w:delText>
        </w:r>
      </w:del>
      <w:ins w:id="2020" w:author="Editor" w:date="2020-10-29T21:41:00Z">
        <w:r>
          <w:rPr>
            <w:rFonts w:ascii="Times New Roman" w:eastAsia="Times New Roman" w:hAnsi="Times New Roman" w:cs="Times New Roman"/>
            <w:sz w:val="24"/>
            <w:szCs w:val="24"/>
          </w:rPr>
          <w:t>identify</w:t>
        </w:r>
        <w:r w:rsidRPr="00E244CD">
          <w:rPr>
            <w:rFonts w:ascii="Times New Roman" w:eastAsia="Times New Roman" w:hAnsi="Times New Roman" w:cs="Times New Roman"/>
            <w:sz w:val="24"/>
            <w:szCs w:val="24"/>
          </w:rPr>
          <w:t xml:space="preserve"> </w:t>
        </w:r>
      </w:ins>
      <w:r w:rsidR="00760250" w:rsidRPr="00E244CD">
        <w:rPr>
          <w:rFonts w:ascii="Times New Roman" w:eastAsia="Times New Roman" w:hAnsi="Times New Roman" w:cs="Times New Roman"/>
          <w:sz w:val="24"/>
          <w:szCs w:val="24"/>
        </w:rPr>
        <w:t xml:space="preserve">the most appropriate threshold for the analysis of empirical data, </w:t>
      </w:r>
      <w:del w:id="2021" w:author="Editor" w:date="2020-10-29T21:41:00Z">
        <w:r w:rsidR="00760250" w:rsidRPr="00E244CD" w:rsidDel="00702045">
          <w:rPr>
            <w:rFonts w:ascii="Times New Roman" w:eastAsia="Times New Roman" w:hAnsi="Times New Roman" w:cs="Times New Roman"/>
            <w:sz w:val="24"/>
            <w:szCs w:val="24"/>
          </w:rPr>
          <w:delText>instead of</w:delText>
        </w:r>
      </w:del>
      <w:ins w:id="2022" w:author="Editor" w:date="2020-10-29T21:41:00Z">
        <w:r>
          <w:rPr>
            <w:rFonts w:ascii="Times New Roman" w:eastAsia="Times New Roman" w:hAnsi="Times New Roman" w:cs="Times New Roman"/>
            <w:sz w:val="24"/>
            <w:szCs w:val="24"/>
          </w:rPr>
          <w:t>rather than rel</w:t>
        </w:r>
      </w:ins>
      <w:ins w:id="2023" w:author="Editor" w:date="2020-10-30T08:59:00Z">
        <w:r w:rsidR="009325F1">
          <w:rPr>
            <w:rFonts w:ascii="Times New Roman" w:eastAsia="Times New Roman" w:hAnsi="Times New Roman" w:cs="Times New Roman"/>
            <w:sz w:val="24"/>
            <w:szCs w:val="24"/>
          </w:rPr>
          <w:t>iance</w:t>
        </w:r>
      </w:ins>
      <w:ins w:id="2024" w:author="Editor" w:date="2020-10-29T21:41:00Z">
        <w:r>
          <w:rPr>
            <w:rFonts w:ascii="Times New Roman" w:eastAsia="Times New Roman" w:hAnsi="Times New Roman" w:cs="Times New Roman"/>
            <w:sz w:val="24"/>
            <w:szCs w:val="24"/>
          </w:rPr>
          <w:t xml:space="preserve"> on</w:t>
        </w:r>
      </w:ins>
      <w:r w:rsidR="00760250" w:rsidRPr="00E244CD">
        <w:rPr>
          <w:rFonts w:ascii="Times New Roman" w:eastAsia="Times New Roman" w:hAnsi="Times New Roman" w:cs="Times New Roman"/>
          <w:sz w:val="24"/>
          <w:szCs w:val="24"/>
        </w:rPr>
        <w:t xml:space="preserve"> </w:t>
      </w:r>
      <w:del w:id="2025" w:author="Editor" w:date="2020-10-29T21:41:00Z">
        <w:r w:rsidR="00760250" w:rsidRPr="00E244CD" w:rsidDel="00702045">
          <w:rPr>
            <w:rFonts w:ascii="Times New Roman" w:eastAsia="Times New Roman" w:hAnsi="Times New Roman" w:cs="Times New Roman"/>
            <w:sz w:val="24"/>
            <w:szCs w:val="24"/>
          </w:rPr>
          <w:delText xml:space="preserve">using </w:delText>
        </w:r>
      </w:del>
      <w:ins w:id="2026" w:author="Editor" w:date="2020-10-29T21:41:00Z">
        <w:r>
          <w:rPr>
            <w:rFonts w:ascii="Times New Roman" w:eastAsia="Times New Roman" w:hAnsi="Times New Roman" w:cs="Times New Roman"/>
            <w:sz w:val="24"/>
            <w:szCs w:val="24"/>
          </w:rPr>
          <w:t xml:space="preserve">an </w:t>
        </w:r>
      </w:ins>
      <w:r w:rsidR="00760250" w:rsidRPr="00E244CD">
        <w:rPr>
          <w:rFonts w:ascii="Times New Roman" w:eastAsia="Times New Roman" w:hAnsi="Times New Roman" w:cs="Times New Roman"/>
          <w:sz w:val="24"/>
          <w:szCs w:val="24"/>
        </w:rPr>
        <w:t xml:space="preserve">arbitrary threshold. </w:t>
      </w:r>
    </w:p>
    <w:p w14:paraId="769A6CA2" w14:textId="77777777" w:rsidR="00760250" w:rsidRPr="00E244CD" w:rsidRDefault="00760250">
      <w:pPr>
        <w:spacing w:after="0" w:line="480" w:lineRule="auto"/>
        <w:rPr>
          <w:rFonts w:ascii="Times New Roman" w:eastAsia="Times New Roman" w:hAnsi="Times New Roman" w:cs="Times New Roman"/>
          <w:sz w:val="24"/>
          <w:szCs w:val="24"/>
        </w:rPr>
        <w:pPrChange w:id="2027" w:author="Editor" w:date="2020-10-30T08:54:00Z">
          <w:pPr>
            <w:spacing w:before="240" w:after="240" w:line="480" w:lineRule="auto"/>
          </w:pPr>
        </w:pPrChange>
      </w:pPr>
    </w:p>
    <w:p w14:paraId="1D46848E" w14:textId="77777777" w:rsidR="00760250" w:rsidRPr="00E244CD" w:rsidRDefault="00760250">
      <w:pPr>
        <w:pStyle w:val="Heading2"/>
        <w:pPrChange w:id="2028" w:author="Editor" w:date="2020-10-30T08:54:00Z">
          <w:pPr>
            <w:spacing w:before="240" w:after="240" w:line="480" w:lineRule="auto"/>
          </w:pPr>
        </w:pPrChange>
      </w:pPr>
      <w:r w:rsidRPr="00E244CD">
        <w:rPr>
          <w:lang w:val="en-US"/>
        </w:rPr>
        <w:t>Conclusions</w:t>
      </w:r>
    </w:p>
    <w:p w14:paraId="3557FF3F" w14:textId="6E3510FA" w:rsidR="00760250" w:rsidRPr="00E244CD" w:rsidRDefault="00760250">
      <w:pPr>
        <w:spacing w:after="0" w:line="480" w:lineRule="auto"/>
        <w:ind w:firstLine="720"/>
        <w:rPr>
          <w:ins w:id="2029" w:author="Editor" w:date="2020-10-29T12:52:00Z"/>
          <w:rFonts w:ascii="Times New Roman" w:eastAsia="Times New Roman" w:hAnsi="Times New Roman" w:cs="Times New Roman"/>
          <w:sz w:val="24"/>
          <w:szCs w:val="24"/>
        </w:rPr>
        <w:pPrChange w:id="2030" w:author="Editor" w:date="2020-10-30T08:54:00Z">
          <w:pPr>
            <w:spacing w:before="240" w:after="240" w:line="480" w:lineRule="auto"/>
          </w:pPr>
        </w:pPrChange>
      </w:pPr>
      <w:r w:rsidRPr="00E244CD">
        <w:rPr>
          <w:rFonts w:ascii="Times New Roman" w:eastAsia="Times New Roman" w:hAnsi="Times New Roman" w:cs="Times New Roman"/>
          <w:sz w:val="24"/>
          <w:szCs w:val="24"/>
        </w:rPr>
        <w:t xml:space="preserve">Identifying changes in genetic diversity, beyond </w:t>
      </w:r>
      <w:ins w:id="2031" w:author="Editor" w:date="2020-10-29T21:44:00Z">
        <w:r w:rsidR="00FE48FB">
          <w:rPr>
            <w:rFonts w:ascii="Times New Roman" w:eastAsia="Times New Roman" w:hAnsi="Times New Roman" w:cs="Times New Roman"/>
            <w:sz w:val="24"/>
            <w:szCs w:val="24"/>
          </w:rPr>
          <w:t xml:space="preserve">the </w:t>
        </w:r>
      </w:ins>
      <w:del w:id="2032" w:author="Editor" w:date="2020-10-29T21:44:00Z">
        <w:r w:rsidRPr="00E244CD" w:rsidDel="00FE48FB">
          <w:rPr>
            <w:rFonts w:ascii="Times New Roman" w:eastAsia="Times New Roman" w:hAnsi="Times New Roman" w:cs="Times New Roman"/>
            <w:sz w:val="24"/>
            <w:szCs w:val="24"/>
          </w:rPr>
          <w:delText xml:space="preserve">what one would </w:delText>
        </w:r>
      </w:del>
      <w:r w:rsidRPr="00E244CD">
        <w:rPr>
          <w:rFonts w:ascii="Times New Roman" w:eastAsia="Times New Roman" w:hAnsi="Times New Roman" w:cs="Times New Roman"/>
          <w:sz w:val="24"/>
          <w:szCs w:val="24"/>
        </w:rPr>
        <w:t>expect</w:t>
      </w:r>
      <w:ins w:id="2033" w:author="Editor" w:date="2020-10-29T21:44:00Z">
        <w:r w:rsidR="00FE48FB">
          <w:rPr>
            <w:rFonts w:ascii="Times New Roman" w:eastAsia="Times New Roman" w:hAnsi="Times New Roman" w:cs="Times New Roman"/>
            <w:sz w:val="24"/>
            <w:szCs w:val="24"/>
          </w:rPr>
          <w:t>ed changes</w:t>
        </w:r>
      </w:ins>
      <w:r w:rsidRPr="00E244CD">
        <w:rPr>
          <w:rFonts w:ascii="Times New Roman" w:eastAsia="Times New Roman" w:hAnsi="Times New Roman" w:cs="Times New Roman"/>
          <w:sz w:val="24"/>
          <w:szCs w:val="24"/>
        </w:rPr>
        <w:t xml:space="preserve"> due to background micro-evolutionary processes, can help researchers and conservation managers identify locations </w:t>
      </w:r>
      <w:ins w:id="2034" w:author="Editor" w:date="2020-10-29T21:45:00Z">
        <w:r w:rsidR="00FE48FB">
          <w:rPr>
            <w:rFonts w:ascii="Times New Roman" w:eastAsia="Times New Roman" w:hAnsi="Times New Roman" w:cs="Times New Roman"/>
            <w:sz w:val="24"/>
            <w:szCs w:val="24"/>
          </w:rPr>
          <w:t xml:space="preserve">or populations </w:t>
        </w:r>
      </w:ins>
      <w:r w:rsidRPr="00E244CD">
        <w:rPr>
          <w:rFonts w:ascii="Times New Roman" w:eastAsia="Times New Roman" w:hAnsi="Times New Roman" w:cs="Times New Roman"/>
          <w:sz w:val="24"/>
          <w:szCs w:val="24"/>
        </w:rPr>
        <w:t>that have experienced important past demographic events. These events could be detrimental (</w:t>
      </w:r>
      <w:r w:rsidRPr="00FE48FB">
        <w:rPr>
          <w:rFonts w:ascii="Times New Roman" w:eastAsia="Times New Roman" w:hAnsi="Times New Roman" w:cs="Times New Roman"/>
          <w:sz w:val="24"/>
          <w:szCs w:val="24"/>
          <w:rPrChange w:id="2035" w:author="Editor" w:date="2020-10-29T21:47:00Z">
            <w:rPr>
              <w:rFonts w:ascii="Times New Roman" w:eastAsia="Times New Roman" w:hAnsi="Times New Roman" w:cs="Times New Roman"/>
              <w:i/>
              <w:sz w:val="24"/>
              <w:szCs w:val="24"/>
            </w:rPr>
          </w:rPrChange>
        </w:rPr>
        <w:t>e.g.</w:t>
      </w:r>
      <w:ins w:id="2036" w:author="Editor" w:date="2020-10-29T21:47:00Z">
        <w:r w:rsidR="00FE48FB">
          <w:rPr>
            <w:rFonts w:ascii="Times New Roman" w:eastAsia="Times New Roman" w:hAnsi="Times New Roman" w:cs="Times New Roman"/>
            <w:sz w:val="24"/>
            <w:szCs w:val="24"/>
          </w:rPr>
          <w:t>,</w:t>
        </w:r>
      </w:ins>
      <w:r w:rsidRPr="00FE48FB">
        <w:rPr>
          <w:rFonts w:ascii="Times New Roman" w:eastAsia="Times New Roman" w:hAnsi="Times New Roman" w:cs="Times New Roman"/>
          <w:sz w:val="24"/>
          <w:szCs w:val="24"/>
          <w:rPrChange w:id="2037" w:author="Editor" w:date="2020-10-29T21:47:00Z">
            <w:rPr>
              <w:rFonts w:ascii="Times New Roman" w:eastAsia="Times New Roman" w:hAnsi="Times New Roman" w:cs="Times New Roman"/>
              <w:i/>
              <w:sz w:val="24"/>
              <w:szCs w:val="24"/>
            </w:rPr>
          </w:rPrChange>
        </w:rPr>
        <w:t xml:space="preserve"> </w:t>
      </w:r>
      <w:r w:rsidRPr="00E244CD">
        <w:rPr>
          <w:rFonts w:ascii="Times New Roman" w:eastAsia="Times New Roman" w:hAnsi="Times New Roman" w:cs="Times New Roman"/>
          <w:sz w:val="24"/>
          <w:szCs w:val="24"/>
        </w:rPr>
        <w:t>loss of diversity</w:t>
      </w:r>
      <w:ins w:id="2038" w:author="Editor" w:date="2020-10-29T21:47:00Z">
        <w:r w:rsidR="00FE48FB">
          <w:rPr>
            <w:rFonts w:ascii="Times New Roman" w:eastAsia="Times New Roman" w:hAnsi="Times New Roman" w:cs="Times New Roman"/>
            <w:sz w:val="24"/>
            <w:szCs w:val="24"/>
          </w:rPr>
          <w:t xml:space="preserve"> or</w:t>
        </w:r>
      </w:ins>
      <w:del w:id="2039" w:author="Editor" w:date="2020-10-29T21:47:00Z">
        <w:r w:rsidRPr="00E244CD" w:rsidDel="00FE48FB">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maladaptation) or beneficial (</w:t>
      </w:r>
      <w:r w:rsidRPr="00FE48FB">
        <w:rPr>
          <w:rFonts w:ascii="Times New Roman" w:eastAsia="Times New Roman" w:hAnsi="Times New Roman" w:cs="Times New Roman"/>
          <w:sz w:val="24"/>
          <w:szCs w:val="24"/>
          <w:rPrChange w:id="2040" w:author="Editor" w:date="2020-10-29T21:47:00Z">
            <w:rPr>
              <w:rFonts w:ascii="Times New Roman" w:eastAsia="Times New Roman" w:hAnsi="Times New Roman" w:cs="Times New Roman"/>
              <w:i/>
              <w:sz w:val="24"/>
              <w:szCs w:val="24"/>
            </w:rPr>
          </w:rPrChange>
        </w:rPr>
        <w:t>e.g.</w:t>
      </w:r>
      <w:ins w:id="2041" w:author="Editor" w:date="2020-10-29T21:47:00Z">
        <w:r w:rsidR="00FE48FB">
          <w:rPr>
            <w:rFonts w:ascii="Times New Roman" w:eastAsia="Times New Roman" w:hAnsi="Times New Roman" w:cs="Times New Roman"/>
            <w:sz w:val="24"/>
            <w:szCs w:val="24"/>
          </w:rPr>
          <w:t>,</w:t>
        </w:r>
      </w:ins>
      <w:r w:rsidRPr="00E244CD">
        <w:rPr>
          <w:rFonts w:ascii="Times New Roman" w:eastAsia="Times New Roman" w:hAnsi="Times New Roman" w:cs="Times New Roman"/>
          <w:i/>
          <w:sz w:val="24"/>
          <w:szCs w:val="24"/>
        </w:rPr>
        <w:t xml:space="preserve"> </w:t>
      </w:r>
      <w:r w:rsidRPr="00E244CD">
        <w:rPr>
          <w:rFonts w:ascii="Times New Roman" w:eastAsia="Times New Roman" w:hAnsi="Times New Roman" w:cs="Times New Roman"/>
          <w:sz w:val="24"/>
          <w:szCs w:val="24"/>
        </w:rPr>
        <w:t>higher effective population size</w:t>
      </w:r>
      <w:ins w:id="2042" w:author="Editor" w:date="2020-10-29T21:47:00Z">
        <w:r w:rsidR="00FE48FB">
          <w:rPr>
            <w:rFonts w:ascii="Times New Roman" w:eastAsia="Times New Roman" w:hAnsi="Times New Roman" w:cs="Times New Roman"/>
            <w:sz w:val="24"/>
            <w:szCs w:val="24"/>
          </w:rPr>
          <w:t xml:space="preserve"> or</w:t>
        </w:r>
      </w:ins>
      <w:del w:id="2043" w:author="Editor" w:date="2020-10-29T21:47:00Z">
        <w:r w:rsidRPr="00E244CD" w:rsidDel="00FE48FB">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 xml:space="preserve"> genetic rescue). Such </w:t>
      </w:r>
      <w:del w:id="2044" w:author="Editor" w:date="2020-10-29T21:45:00Z">
        <w:r w:rsidRPr="00E244CD" w:rsidDel="00FE48FB">
          <w:rPr>
            <w:rFonts w:ascii="Times New Roman" w:eastAsia="Times New Roman" w:hAnsi="Times New Roman" w:cs="Times New Roman"/>
            <w:sz w:val="24"/>
            <w:szCs w:val="24"/>
          </w:rPr>
          <w:delText xml:space="preserve">sites </w:delText>
        </w:r>
      </w:del>
      <w:ins w:id="2045" w:author="Editor" w:date="2020-10-29T21:45:00Z">
        <w:r w:rsidR="00FE48FB">
          <w:rPr>
            <w:rFonts w:ascii="Times New Roman" w:eastAsia="Times New Roman" w:hAnsi="Times New Roman" w:cs="Times New Roman"/>
            <w:sz w:val="24"/>
            <w:szCs w:val="24"/>
          </w:rPr>
          <w:t>locations and populations</w:t>
        </w:r>
        <w:r w:rsidR="00FE48FB"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could then be prioritized for increased monitoring and further investigation into the origin of these changes. As shown in our application of TGI </w:t>
      </w:r>
      <w:del w:id="2046" w:author="Editor" w:date="2020-10-29T21:46:00Z">
        <w:r w:rsidRPr="00E244CD" w:rsidDel="00FE48FB">
          <w:rPr>
            <w:rFonts w:ascii="Times New Roman" w:eastAsia="Times New Roman" w:hAnsi="Times New Roman" w:cs="Times New Roman"/>
            <w:sz w:val="24"/>
            <w:szCs w:val="24"/>
          </w:rPr>
          <w:delText xml:space="preserve">on </w:delText>
        </w:r>
      </w:del>
      <w:ins w:id="2047" w:author="Editor" w:date="2020-10-29T21:46:00Z">
        <w:r w:rsidR="00FE48FB">
          <w:rPr>
            <w:rFonts w:ascii="Times New Roman" w:eastAsia="Times New Roman" w:hAnsi="Times New Roman" w:cs="Times New Roman"/>
            <w:sz w:val="24"/>
            <w:szCs w:val="24"/>
          </w:rPr>
          <w:t>to empirical data from the</w:t>
        </w:r>
        <w:r w:rsidR="00FE48FB" w:rsidRPr="00E244CD">
          <w:rPr>
            <w:rFonts w:ascii="Times New Roman" w:eastAsia="Times New Roman" w:hAnsi="Times New Roman" w:cs="Times New Roman"/>
            <w:sz w:val="24"/>
            <w:szCs w:val="24"/>
          </w:rPr>
          <w:t xml:space="preserve"> </w:t>
        </w:r>
      </w:ins>
      <w:del w:id="2048" w:author="Editor" w:date="2020-10-29T21:46:00Z">
        <w:r w:rsidRPr="00E244CD" w:rsidDel="00FE48FB">
          <w:rPr>
            <w:rFonts w:ascii="Times New Roman" w:eastAsia="Times New Roman" w:hAnsi="Times New Roman" w:cs="Times New Roman"/>
            <w:sz w:val="24"/>
            <w:szCs w:val="24"/>
          </w:rPr>
          <w:delText xml:space="preserve">an </w:delText>
        </w:r>
      </w:del>
      <w:r w:rsidRPr="00E244CD">
        <w:rPr>
          <w:rFonts w:ascii="Times New Roman" w:eastAsia="Times New Roman" w:hAnsi="Times New Roman" w:cs="Times New Roman"/>
          <w:sz w:val="24"/>
          <w:szCs w:val="24"/>
        </w:rPr>
        <w:t xml:space="preserve">endangered </w:t>
      </w:r>
      <w:del w:id="2049" w:author="Editor" w:date="2020-10-29T21:46:00Z">
        <w:r w:rsidRPr="00E244CD" w:rsidDel="00FE48FB">
          <w:rPr>
            <w:rFonts w:ascii="Times New Roman" w:eastAsia="Times New Roman" w:hAnsi="Times New Roman" w:cs="Times New Roman"/>
            <w:sz w:val="24"/>
            <w:szCs w:val="24"/>
          </w:rPr>
          <w:delText>animal system</w:delText>
        </w:r>
      </w:del>
      <w:ins w:id="2050" w:author="Editor" w:date="2020-10-29T21:46:00Z">
        <w:r w:rsidR="00FE48FB">
          <w:rPr>
            <w:rFonts w:ascii="Times New Roman" w:eastAsia="Times New Roman" w:hAnsi="Times New Roman" w:cs="Times New Roman"/>
            <w:sz w:val="24"/>
            <w:szCs w:val="24"/>
          </w:rPr>
          <w:t>Northern tidewater goby</w:t>
        </w:r>
      </w:ins>
      <w:r w:rsidRPr="00E244CD">
        <w:rPr>
          <w:rFonts w:ascii="Times New Roman" w:eastAsia="Times New Roman" w:hAnsi="Times New Roman" w:cs="Times New Roman"/>
          <w:sz w:val="24"/>
          <w:szCs w:val="24"/>
        </w:rPr>
        <w:t xml:space="preserve">, our method provides a </w:t>
      </w:r>
      <w:ins w:id="2051" w:author="Editor" w:date="2020-10-29T21:47:00Z">
        <w:r w:rsidR="00FE48FB">
          <w:rPr>
            <w:rFonts w:ascii="Times New Roman" w:eastAsia="Times New Roman" w:hAnsi="Times New Roman" w:cs="Times New Roman"/>
            <w:sz w:val="24"/>
            <w:szCs w:val="24"/>
          </w:rPr>
          <w:t xml:space="preserve">framework for </w:t>
        </w:r>
      </w:ins>
      <w:r w:rsidRPr="00E244CD">
        <w:rPr>
          <w:rFonts w:ascii="Times New Roman" w:eastAsia="Times New Roman" w:hAnsi="Times New Roman" w:cs="Times New Roman"/>
          <w:sz w:val="24"/>
          <w:szCs w:val="24"/>
        </w:rPr>
        <w:t>direct</w:t>
      </w:r>
      <w:ins w:id="2052" w:author="Editor" w:date="2020-10-29T21:47:00Z">
        <w:r w:rsidR="00FE48FB">
          <w:rPr>
            <w:rFonts w:ascii="Times New Roman" w:eastAsia="Times New Roman" w:hAnsi="Times New Roman" w:cs="Times New Roman"/>
            <w:sz w:val="24"/>
            <w:szCs w:val="24"/>
          </w:rPr>
          <w:t>ly</w:t>
        </w:r>
      </w:ins>
      <w:r w:rsidRPr="00E244CD">
        <w:rPr>
          <w:rFonts w:ascii="Times New Roman" w:eastAsia="Times New Roman" w:hAnsi="Times New Roman" w:cs="Times New Roman"/>
          <w:sz w:val="24"/>
          <w:szCs w:val="24"/>
        </w:rPr>
        <w:t xml:space="preserve"> test</w:t>
      </w:r>
      <w:ins w:id="2053" w:author="Editor" w:date="2020-10-29T21:47:00Z">
        <w:r w:rsidR="00FE48FB">
          <w:rPr>
            <w:rFonts w:ascii="Times New Roman" w:eastAsia="Times New Roman" w:hAnsi="Times New Roman" w:cs="Times New Roman"/>
            <w:sz w:val="24"/>
            <w:szCs w:val="24"/>
          </w:rPr>
          <w:t>ing</w:t>
        </w:r>
      </w:ins>
      <w:r w:rsidRPr="00E244CD">
        <w:rPr>
          <w:rFonts w:ascii="Times New Roman" w:eastAsia="Times New Roman" w:hAnsi="Times New Roman" w:cs="Times New Roman"/>
          <w:sz w:val="24"/>
          <w:szCs w:val="24"/>
        </w:rPr>
        <w:t xml:space="preserve"> </w:t>
      </w:r>
      <w:del w:id="2054" w:author="Editor" w:date="2020-10-29T21:47:00Z">
        <w:r w:rsidRPr="00E244CD" w:rsidDel="00FE48FB">
          <w:rPr>
            <w:rFonts w:ascii="Times New Roman" w:eastAsia="Times New Roman" w:hAnsi="Times New Roman" w:cs="Times New Roman"/>
            <w:sz w:val="24"/>
            <w:szCs w:val="24"/>
          </w:rPr>
          <w:delText xml:space="preserve">of the </w:delText>
        </w:r>
      </w:del>
      <w:r w:rsidRPr="00E244CD">
        <w:rPr>
          <w:rFonts w:ascii="Times New Roman" w:eastAsia="Times New Roman" w:hAnsi="Times New Roman" w:cs="Times New Roman"/>
          <w:sz w:val="24"/>
          <w:szCs w:val="24"/>
        </w:rPr>
        <w:t>hypothes</w:t>
      </w:r>
      <w:del w:id="2055" w:author="Editor" w:date="2020-10-29T21:47:00Z">
        <w:r w:rsidRPr="00E244CD" w:rsidDel="00FE48FB">
          <w:rPr>
            <w:rFonts w:ascii="Times New Roman" w:eastAsia="Times New Roman" w:hAnsi="Times New Roman" w:cs="Times New Roman"/>
            <w:sz w:val="24"/>
            <w:szCs w:val="24"/>
          </w:rPr>
          <w:delText>i</w:delText>
        </w:r>
      </w:del>
      <w:ins w:id="2056" w:author="Editor" w:date="2020-10-29T21:47:00Z">
        <w:r w:rsidR="00FE48FB">
          <w:rPr>
            <w:rFonts w:ascii="Times New Roman" w:eastAsia="Times New Roman" w:hAnsi="Times New Roman" w:cs="Times New Roman"/>
            <w:sz w:val="24"/>
            <w:szCs w:val="24"/>
          </w:rPr>
          <w:t>e</w:t>
        </w:r>
      </w:ins>
      <w:r w:rsidRPr="00E244CD">
        <w:rPr>
          <w:rFonts w:ascii="Times New Roman" w:eastAsia="Times New Roman" w:hAnsi="Times New Roman" w:cs="Times New Roman"/>
          <w:sz w:val="24"/>
          <w:szCs w:val="24"/>
        </w:rPr>
        <w:t xml:space="preserve">s </w:t>
      </w:r>
      <w:del w:id="2057" w:author="Editor" w:date="2020-10-29T21:47:00Z">
        <w:r w:rsidRPr="00E244CD" w:rsidDel="00FE48FB">
          <w:rPr>
            <w:rFonts w:ascii="Times New Roman" w:eastAsia="Times New Roman" w:hAnsi="Times New Roman" w:cs="Times New Roman"/>
            <w:sz w:val="24"/>
            <w:szCs w:val="24"/>
          </w:rPr>
          <w:delText xml:space="preserve">of </w:delText>
        </w:r>
      </w:del>
      <w:ins w:id="2058" w:author="Editor" w:date="2020-10-29T21:47:00Z">
        <w:r w:rsidR="00FE48FB">
          <w:rPr>
            <w:rFonts w:ascii="Times New Roman" w:eastAsia="Times New Roman" w:hAnsi="Times New Roman" w:cs="Times New Roman"/>
            <w:sz w:val="24"/>
            <w:szCs w:val="24"/>
          </w:rPr>
          <w:t>about</w:t>
        </w:r>
        <w:r w:rsidR="00FE48FB"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 xml:space="preserve">exceptional temporal genetic change. Our approach to detecting temporal genetic differentiation does not require extensive genomic information and can </w:t>
      </w:r>
      <w:ins w:id="2059" w:author="Editor" w:date="2020-10-29T21:48:00Z">
        <w:r w:rsidR="00FE48FB">
          <w:rPr>
            <w:rFonts w:ascii="Times New Roman" w:eastAsia="Times New Roman" w:hAnsi="Times New Roman" w:cs="Times New Roman"/>
            <w:sz w:val="24"/>
            <w:szCs w:val="24"/>
          </w:rPr>
          <w:t xml:space="preserve">therefore </w:t>
        </w:r>
      </w:ins>
      <w:r w:rsidRPr="00E244CD">
        <w:rPr>
          <w:rFonts w:ascii="Times New Roman" w:eastAsia="Times New Roman" w:hAnsi="Times New Roman" w:cs="Times New Roman"/>
          <w:sz w:val="24"/>
          <w:szCs w:val="24"/>
        </w:rPr>
        <w:t>be used to explore the temporal dynamics of genetic diversity changes using relatively small genetic datasets (</w:t>
      </w:r>
      <w:r w:rsidRPr="00FE48FB">
        <w:rPr>
          <w:rFonts w:ascii="Times New Roman" w:eastAsia="Times New Roman" w:hAnsi="Times New Roman" w:cs="Times New Roman"/>
          <w:sz w:val="24"/>
          <w:szCs w:val="24"/>
          <w:rPrChange w:id="2060" w:author="Editor" w:date="2020-10-29T21:47:00Z">
            <w:rPr>
              <w:rFonts w:ascii="Times New Roman" w:eastAsia="Times New Roman" w:hAnsi="Times New Roman" w:cs="Times New Roman"/>
              <w:i/>
              <w:sz w:val="24"/>
              <w:szCs w:val="24"/>
            </w:rPr>
          </w:rPrChange>
        </w:rPr>
        <w:t>e.g.</w:t>
      </w:r>
      <w:ins w:id="2061" w:author="Editor" w:date="2020-10-29T21:47:00Z">
        <w:r w:rsidR="00FE48FB">
          <w:rPr>
            <w:rFonts w:ascii="Times New Roman" w:eastAsia="Times New Roman" w:hAnsi="Times New Roman" w:cs="Times New Roman"/>
            <w:sz w:val="24"/>
            <w:szCs w:val="24"/>
          </w:rPr>
          <w:t>,</w:t>
        </w:r>
      </w:ins>
      <w:r w:rsidRPr="00FE48FB">
        <w:rPr>
          <w:rFonts w:ascii="Times New Roman" w:eastAsia="Times New Roman" w:hAnsi="Times New Roman" w:cs="Times New Roman"/>
          <w:sz w:val="24"/>
          <w:szCs w:val="24"/>
          <w:rPrChange w:id="2062" w:author="Editor" w:date="2020-10-29T21:47:00Z">
            <w:rPr>
              <w:rFonts w:ascii="Times New Roman" w:eastAsia="Times New Roman" w:hAnsi="Times New Roman" w:cs="Times New Roman"/>
              <w:i/>
              <w:sz w:val="24"/>
              <w:szCs w:val="24"/>
            </w:rPr>
          </w:rPrChange>
        </w:rPr>
        <w:t xml:space="preserve"> </w:t>
      </w:r>
      <w:r w:rsidRPr="00E244CD">
        <w:rPr>
          <w:rFonts w:ascii="Times New Roman" w:eastAsia="Times New Roman" w:hAnsi="Times New Roman" w:cs="Times New Roman"/>
          <w:sz w:val="24"/>
          <w:szCs w:val="24"/>
        </w:rPr>
        <w:t xml:space="preserve">hundreds of SNPs). </w:t>
      </w:r>
      <w:del w:id="2063" w:author="Editor" w:date="2020-10-29T21:48:00Z">
        <w:r w:rsidRPr="00E244CD" w:rsidDel="00FE48FB">
          <w:rPr>
            <w:rFonts w:ascii="Times New Roman" w:eastAsia="Times New Roman" w:hAnsi="Times New Roman" w:cs="Times New Roman"/>
            <w:sz w:val="24"/>
            <w:szCs w:val="24"/>
          </w:rPr>
          <w:delText xml:space="preserve">As such, our approach </w:delText>
        </w:r>
      </w:del>
      <w:ins w:id="2064" w:author="Editor" w:date="2020-10-29T21:48:00Z">
        <w:r w:rsidR="00FE48FB">
          <w:rPr>
            <w:rFonts w:ascii="Times New Roman" w:eastAsia="Times New Roman" w:hAnsi="Times New Roman" w:cs="Times New Roman"/>
            <w:sz w:val="24"/>
            <w:szCs w:val="24"/>
          </w:rPr>
          <w:t xml:space="preserve">We believe that the TGI approach </w:t>
        </w:r>
      </w:ins>
      <w:del w:id="2065" w:author="Editor" w:date="2020-10-29T21:48:00Z">
        <w:r w:rsidRPr="00E244CD" w:rsidDel="00FE48FB">
          <w:rPr>
            <w:rFonts w:ascii="Times New Roman" w:eastAsia="Times New Roman" w:hAnsi="Times New Roman" w:cs="Times New Roman"/>
            <w:sz w:val="24"/>
            <w:szCs w:val="24"/>
          </w:rPr>
          <w:delText>holds great</w:delText>
        </w:r>
      </w:del>
      <w:ins w:id="2066" w:author="Editor" w:date="2020-10-29T21:48:00Z">
        <w:r w:rsidR="00FE48FB">
          <w:rPr>
            <w:rFonts w:ascii="Times New Roman" w:eastAsia="Times New Roman" w:hAnsi="Times New Roman" w:cs="Times New Roman"/>
            <w:sz w:val="24"/>
            <w:szCs w:val="24"/>
          </w:rPr>
          <w:t>is</w:t>
        </w:r>
      </w:ins>
      <w:r w:rsidRPr="00E244CD">
        <w:rPr>
          <w:rFonts w:ascii="Times New Roman" w:eastAsia="Times New Roman" w:hAnsi="Times New Roman" w:cs="Times New Roman"/>
          <w:sz w:val="24"/>
          <w:szCs w:val="24"/>
        </w:rPr>
        <w:t xml:space="preserve"> </w:t>
      </w:r>
      <w:ins w:id="2067" w:author="Editor" w:date="2020-10-29T21:48:00Z">
        <w:r w:rsidR="00FE48FB">
          <w:rPr>
            <w:rFonts w:ascii="Times New Roman" w:eastAsia="Times New Roman" w:hAnsi="Times New Roman" w:cs="Times New Roman"/>
            <w:sz w:val="24"/>
            <w:szCs w:val="24"/>
          </w:rPr>
          <w:t xml:space="preserve">a </w:t>
        </w:r>
      </w:ins>
      <w:del w:id="2068" w:author="Editor" w:date="2020-10-29T21:48:00Z">
        <w:r w:rsidRPr="00E244CD" w:rsidDel="00FE48FB">
          <w:rPr>
            <w:rFonts w:ascii="Times New Roman" w:eastAsia="Times New Roman" w:hAnsi="Times New Roman" w:cs="Times New Roman"/>
            <w:sz w:val="24"/>
            <w:szCs w:val="24"/>
          </w:rPr>
          <w:delText xml:space="preserve">promises </w:delText>
        </w:r>
      </w:del>
      <w:ins w:id="2069" w:author="Editor" w:date="2020-10-29T21:48:00Z">
        <w:r w:rsidR="00FE48FB" w:rsidRPr="00E244CD">
          <w:rPr>
            <w:rFonts w:ascii="Times New Roman" w:eastAsia="Times New Roman" w:hAnsi="Times New Roman" w:cs="Times New Roman"/>
            <w:sz w:val="24"/>
            <w:szCs w:val="24"/>
          </w:rPr>
          <w:t>promis</w:t>
        </w:r>
        <w:r w:rsidR="00FE48FB">
          <w:rPr>
            <w:rFonts w:ascii="Times New Roman" w:eastAsia="Times New Roman" w:hAnsi="Times New Roman" w:cs="Times New Roman"/>
            <w:sz w:val="24"/>
            <w:szCs w:val="24"/>
          </w:rPr>
          <w:t>ing</w:t>
        </w:r>
        <w:r w:rsidR="00FE48FB"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to</w:t>
      </w:r>
      <w:ins w:id="2070" w:author="Editor" w:date="2020-10-29T21:48:00Z">
        <w:r w:rsidR="00FE48FB">
          <w:rPr>
            <w:rFonts w:ascii="Times New Roman" w:eastAsia="Times New Roman" w:hAnsi="Times New Roman" w:cs="Times New Roman"/>
            <w:sz w:val="24"/>
            <w:szCs w:val="24"/>
          </w:rPr>
          <w:t>ol</w:t>
        </w:r>
      </w:ins>
      <w:r w:rsidRPr="00E244CD">
        <w:rPr>
          <w:rFonts w:ascii="Times New Roman" w:eastAsia="Times New Roman" w:hAnsi="Times New Roman" w:cs="Times New Roman"/>
          <w:sz w:val="24"/>
          <w:szCs w:val="24"/>
        </w:rPr>
        <w:t xml:space="preserve"> </w:t>
      </w:r>
      <w:del w:id="2071" w:author="Editor" w:date="2020-10-29T21:48:00Z">
        <w:r w:rsidRPr="00E244CD" w:rsidDel="00FE48FB">
          <w:rPr>
            <w:rFonts w:ascii="Times New Roman" w:eastAsia="Times New Roman" w:hAnsi="Times New Roman" w:cs="Times New Roman"/>
            <w:sz w:val="24"/>
            <w:szCs w:val="24"/>
          </w:rPr>
          <w:delText xml:space="preserve">facilitate </w:delText>
        </w:r>
      </w:del>
      <w:ins w:id="2072" w:author="Editor" w:date="2020-10-29T21:48:00Z">
        <w:r w:rsidR="00FE48FB">
          <w:rPr>
            <w:rFonts w:ascii="Times New Roman" w:eastAsia="Times New Roman" w:hAnsi="Times New Roman" w:cs="Times New Roman"/>
            <w:sz w:val="24"/>
            <w:szCs w:val="24"/>
          </w:rPr>
          <w:t>for the</w:t>
        </w:r>
        <w:r w:rsidR="00FE48FB" w:rsidRPr="00E244CD">
          <w:rPr>
            <w:rFonts w:ascii="Times New Roman" w:eastAsia="Times New Roman" w:hAnsi="Times New Roman" w:cs="Times New Roman"/>
            <w:sz w:val="24"/>
            <w:szCs w:val="24"/>
          </w:rPr>
          <w:t xml:space="preserve"> </w:t>
        </w:r>
      </w:ins>
      <w:r w:rsidRPr="00E244CD">
        <w:rPr>
          <w:rFonts w:ascii="Times New Roman" w:eastAsia="Times New Roman" w:hAnsi="Times New Roman" w:cs="Times New Roman"/>
          <w:sz w:val="24"/>
          <w:szCs w:val="24"/>
        </w:rPr>
        <w:t>spatio</w:t>
      </w:r>
      <w:del w:id="2073" w:author="Editor" w:date="2020-10-29T21:48:00Z">
        <w:r w:rsidRPr="00E244CD" w:rsidDel="00FE48FB">
          <w:rPr>
            <w:rFonts w:ascii="Times New Roman" w:eastAsia="Times New Roman" w:hAnsi="Times New Roman" w:cs="Times New Roman"/>
            <w:sz w:val="24"/>
            <w:szCs w:val="24"/>
          </w:rPr>
          <w:delText>-</w:delText>
        </w:r>
      </w:del>
      <w:r w:rsidRPr="00E244CD">
        <w:rPr>
          <w:rFonts w:ascii="Times New Roman" w:eastAsia="Times New Roman" w:hAnsi="Times New Roman" w:cs="Times New Roman"/>
          <w:sz w:val="24"/>
          <w:szCs w:val="24"/>
        </w:rPr>
        <w:t>temporal analysis of wild, non-model organisms for which extensive genomic resources are yet to be developed.</w:t>
      </w:r>
    </w:p>
    <w:p w14:paraId="23E0F82A" w14:textId="77777777" w:rsidR="001E62F8" w:rsidRDefault="001E62F8">
      <w:pPr>
        <w:spacing w:after="0" w:line="480" w:lineRule="auto"/>
        <w:ind w:firstLine="720"/>
        <w:rPr>
          <w:ins w:id="2074" w:author="Editor" w:date="2020-10-29T21:22:00Z"/>
          <w:rFonts w:ascii="Times New Roman" w:eastAsia="Times New Roman" w:hAnsi="Times New Roman" w:cs="Times New Roman"/>
          <w:sz w:val="24"/>
          <w:szCs w:val="24"/>
        </w:rPr>
        <w:pPrChange w:id="2075" w:author="Editor" w:date="2020-10-30T08:54:00Z">
          <w:pPr>
            <w:spacing w:before="240" w:after="240" w:line="480" w:lineRule="auto"/>
          </w:pPr>
        </w:pPrChange>
      </w:pPr>
    </w:p>
    <w:p w14:paraId="316D6C59" w14:textId="77777777" w:rsidR="001E62F8" w:rsidRDefault="001E62F8">
      <w:pPr>
        <w:spacing w:after="0" w:line="480" w:lineRule="auto"/>
        <w:ind w:firstLine="720"/>
        <w:rPr>
          <w:ins w:id="2076" w:author="Editor" w:date="2020-10-29T21:22:00Z"/>
          <w:rFonts w:ascii="Times New Roman" w:eastAsia="Times New Roman" w:hAnsi="Times New Roman" w:cs="Times New Roman"/>
          <w:sz w:val="24"/>
          <w:szCs w:val="24"/>
        </w:rPr>
        <w:pPrChange w:id="2077" w:author="Editor" w:date="2020-10-29T10:43:00Z">
          <w:pPr>
            <w:spacing w:before="240" w:after="240" w:line="480" w:lineRule="auto"/>
          </w:pPr>
        </w:pPrChange>
      </w:pPr>
    </w:p>
    <w:p w14:paraId="6A1E109A" w14:textId="77777777" w:rsidR="001E62F8" w:rsidRDefault="001E62F8">
      <w:pPr>
        <w:spacing w:after="0" w:line="480" w:lineRule="auto"/>
        <w:ind w:firstLine="720"/>
        <w:rPr>
          <w:ins w:id="2078" w:author="Editor" w:date="2020-10-29T21:22:00Z"/>
          <w:rFonts w:ascii="Times New Roman" w:eastAsia="Times New Roman" w:hAnsi="Times New Roman" w:cs="Times New Roman"/>
          <w:sz w:val="24"/>
          <w:szCs w:val="24"/>
        </w:rPr>
        <w:pPrChange w:id="2079" w:author="Editor" w:date="2020-10-29T10:43:00Z">
          <w:pPr>
            <w:spacing w:before="240" w:after="240" w:line="480" w:lineRule="auto"/>
          </w:pPr>
        </w:pPrChange>
      </w:pPr>
    </w:p>
    <w:p w14:paraId="6F19C348" w14:textId="77777777" w:rsidR="001E62F8" w:rsidRDefault="001E62F8">
      <w:pPr>
        <w:spacing w:after="0" w:line="480" w:lineRule="auto"/>
        <w:ind w:firstLine="720"/>
        <w:rPr>
          <w:ins w:id="2080" w:author="Editor" w:date="2020-10-29T21:22:00Z"/>
          <w:rFonts w:ascii="Times New Roman" w:eastAsia="Times New Roman" w:hAnsi="Times New Roman" w:cs="Times New Roman"/>
          <w:sz w:val="24"/>
          <w:szCs w:val="24"/>
        </w:rPr>
        <w:pPrChange w:id="2081" w:author="Editor" w:date="2020-10-29T10:43:00Z">
          <w:pPr>
            <w:spacing w:before="240" w:after="240" w:line="480" w:lineRule="auto"/>
          </w:pPr>
        </w:pPrChange>
      </w:pPr>
    </w:p>
    <w:p w14:paraId="7A3EC9B3" w14:textId="77777777" w:rsidR="001E62F8" w:rsidRDefault="001E62F8">
      <w:pPr>
        <w:spacing w:after="0" w:line="480" w:lineRule="auto"/>
        <w:ind w:firstLine="720"/>
        <w:rPr>
          <w:ins w:id="2082" w:author="Editor" w:date="2020-10-29T21:22:00Z"/>
          <w:rFonts w:ascii="Times New Roman" w:eastAsia="Times New Roman" w:hAnsi="Times New Roman" w:cs="Times New Roman"/>
          <w:sz w:val="24"/>
          <w:szCs w:val="24"/>
        </w:rPr>
        <w:pPrChange w:id="2083" w:author="Editor" w:date="2020-10-29T10:43:00Z">
          <w:pPr>
            <w:spacing w:before="240" w:after="240" w:line="480" w:lineRule="auto"/>
          </w:pPr>
        </w:pPrChange>
      </w:pPr>
    </w:p>
    <w:p w14:paraId="57EADC26" w14:textId="77777777" w:rsidR="001E62F8" w:rsidRDefault="001E62F8">
      <w:pPr>
        <w:spacing w:after="0" w:line="480" w:lineRule="auto"/>
        <w:ind w:firstLine="720"/>
        <w:rPr>
          <w:ins w:id="2084" w:author="Editor" w:date="2020-10-29T21:22:00Z"/>
          <w:rFonts w:ascii="Times New Roman" w:eastAsia="Times New Roman" w:hAnsi="Times New Roman" w:cs="Times New Roman"/>
          <w:sz w:val="24"/>
          <w:szCs w:val="24"/>
        </w:rPr>
        <w:pPrChange w:id="2085" w:author="Editor" w:date="2020-10-29T10:43:00Z">
          <w:pPr>
            <w:spacing w:before="240" w:after="240" w:line="480" w:lineRule="auto"/>
          </w:pPr>
        </w:pPrChange>
      </w:pPr>
    </w:p>
    <w:p w14:paraId="0978F897" w14:textId="77777777" w:rsidR="001E62F8" w:rsidRDefault="001E62F8">
      <w:pPr>
        <w:spacing w:after="0" w:line="480" w:lineRule="auto"/>
        <w:ind w:firstLine="720"/>
        <w:rPr>
          <w:ins w:id="2086" w:author="Editor" w:date="2020-10-29T21:57:00Z"/>
          <w:rFonts w:ascii="Times New Roman" w:eastAsia="Times New Roman" w:hAnsi="Times New Roman" w:cs="Times New Roman"/>
          <w:sz w:val="24"/>
          <w:szCs w:val="24"/>
        </w:rPr>
        <w:pPrChange w:id="2087" w:author="Editor" w:date="2020-10-29T10:43:00Z">
          <w:pPr>
            <w:spacing w:before="240" w:after="240" w:line="480" w:lineRule="auto"/>
          </w:pPr>
        </w:pPrChange>
      </w:pPr>
    </w:p>
    <w:p w14:paraId="15B58DB7" w14:textId="77777777" w:rsidR="004E0547" w:rsidRPr="00E244CD" w:rsidRDefault="004E0547">
      <w:pPr>
        <w:spacing w:after="0" w:line="480" w:lineRule="auto"/>
        <w:ind w:firstLine="720"/>
        <w:rPr>
          <w:rFonts w:ascii="Times New Roman" w:eastAsia="Times New Roman" w:hAnsi="Times New Roman" w:cs="Times New Roman"/>
          <w:sz w:val="24"/>
          <w:szCs w:val="24"/>
        </w:rPr>
        <w:pPrChange w:id="2088" w:author="Editor" w:date="2020-10-29T10:43:00Z">
          <w:pPr>
            <w:spacing w:before="240" w:after="240" w:line="480" w:lineRule="auto"/>
          </w:pPr>
        </w:pPrChange>
      </w:pPr>
    </w:p>
    <w:p w14:paraId="2078822C" w14:textId="77777777" w:rsidR="00760250" w:rsidRPr="00E244CD" w:rsidRDefault="00760250">
      <w:pPr>
        <w:pStyle w:val="Heading1"/>
        <w:pPrChange w:id="2089" w:author="Editor" w:date="2020-10-29T12:52:00Z">
          <w:pPr>
            <w:spacing w:before="240" w:after="240" w:line="276" w:lineRule="auto"/>
          </w:pPr>
        </w:pPrChange>
      </w:pPr>
      <w:r w:rsidRPr="00E244CD">
        <w:t>TABLES AND FIGURES</w:t>
      </w:r>
    </w:p>
    <w:p w14:paraId="4A26A12F" w14:textId="557941CF" w:rsidR="00760250" w:rsidRPr="00E244CD" w:rsidRDefault="00760250" w:rsidP="00760250">
      <w:pPr>
        <w:spacing w:before="240" w:line="276" w:lineRule="auto"/>
        <w:rPr>
          <w:rFonts w:ascii="Times New Roman" w:hAnsi="Times New Roman" w:cs="Times New Roman"/>
          <w:sz w:val="24"/>
          <w:szCs w:val="24"/>
        </w:rPr>
      </w:pPr>
      <w:commentRangeStart w:id="2090"/>
      <w:r w:rsidRPr="00E244CD">
        <w:rPr>
          <w:rFonts w:ascii="Times New Roman" w:hAnsi="Times New Roman" w:cs="Times New Roman"/>
          <w:b/>
          <w:sz w:val="24"/>
          <w:szCs w:val="24"/>
        </w:rPr>
        <w:t>Table 1</w:t>
      </w:r>
      <w:commentRangeEnd w:id="2090"/>
      <w:r w:rsidR="00FE48FB">
        <w:rPr>
          <w:rStyle w:val="CommentReference"/>
        </w:rPr>
        <w:commentReference w:id="2090"/>
      </w:r>
    </w:p>
    <w:tbl>
      <w:tblPr>
        <w:tblStyle w:val="TableGrid"/>
        <w:tblW w:w="0" w:type="auto"/>
        <w:tblLook w:val="04A0" w:firstRow="1" w:lastRow="0" w:firstColumn="1" w:lastColumn="0" w:noHBand="0" w:noVBand="1"/>
      </w:tblPr>
      <w:tblGrid>
        <w:gridCol w:w="2605"/>
        <w:gridCol w:w="2250"/>
        <w:gridCol w:w="2157"/>
        <w:gridCol w:w="2338"/>
      </w:tblGrid>
      <w:tr w:rsidR="00760250" w:rsidRPr="00E244CD" w14:paraId="7851A9EA" w14:textId="77777777" w:rsidTr="00813CD6">
        <w:trPr>
          <w:trHeight w:val="1160"/>
        </w:trPr>
        <w:tc>
          <w:tcPr>
            <w:tcW w:w="2605" w:type="dxa"/>
          </w:tcPr>
          <w:p w14:paraId="470261B0" w14:textId="77777777" w:rsidR="00760250" w:rsidRPr="00E244CD" w:rsidRDefault="00760250" w:rsidP="00813CD6">
            <w:pPr>
              <w:spacing w:before="240" w:line="276" w:lineRule="auto"/>
              <w:jc w:val="right"/>
              <w:rPr>
                <w:rFonts w:ascii="Times New Roman" w:hAnsi="Times New Roman" w:cs="Times New Roman"/>
                <w:i/>
                <w:sz w:val="24"/>
                <w:szCs w:val="24"/>
              </w:rPr>
            </w:pPr>
            <w:r w:rsidRPr="00E244CD">
              <w:rPr>
                <w:rFonts w:ascii="Times New Roman" w:hAnsi="Times New Roman" w:cs="Times New Roman"/>
                <w:i/>
                <w:sz w:val="24"/>
                <w:szCs w:val="24"/>
              </w:rPr>
              <w:t>Dispersal (B)</w:t>
            </w:r>
          </w:p>
          <w:p w14:paraId="416A8011" w14:textId="77777777" w:rsidR="00760250" w:rsidRPr="00E244CD" w:rsidRDefault="00760250" w:rsidP="00813CD6">
            <w:pPr>
              <w:spacing w:before="240" w:line="276" w:lineRule="auto"/>
              <w:rPr>
                <w:rFonts w:ascii="Times New Roman" w:hAnsi="Times New Roman" w:cs="Times New Roman"/>
                <w:i/>
                <w:sz w:val="24"/>
                <w:szCs w:val="24"/>
              </w:rPr>
            </w:pPr>
            <w:r w:rsidRPr="00E244CD">
              <w:rPr>
                <w:rFonts w:ascii="Times New Roman" w:hAnsi="Times New Roman" w:cs="Times New Roman"/>
                <w:i/>
                <w:sz w:val="24"/>
                <w:szCs w:val="24"/>
              </w:rPr>
              <w:t>No. populations</w:t>
            </w:r>
          </w:p>
        </w:tc>
        <w:tc>
          <w:tcPr>
            <w:tcW w:w="2250" w:type="dxa"/>
          </w:tcPr>
          <w:p w14:paraId="2DBFF1EE" w14:textId="77777777" w:rsidR="00760250" w:rsidRPr="00E244CD" w:rsidRDefault="00760250" w:rsidP="00813CD6">
            <w:pPr>
              <w:spacing w:before="240" w:line="276" w:lineRule="auto"/>
              <w:jc w:val="center"/>
              <w:rPr>
                <w:rFonts w:ascii="Times New Roman" w:hAnsi="Times New Roman" w:cs="Times New Roman"/>
                <w:b/>
                <w:sz w:val="24"/>
                <w:szCs w:val="24"/>
              </w:rPr>
            </w:pPr>
            <w:r w:rsidRPr="00E244CD">
              <w:rPr>
                <w:rFonts w:ascii="Times New Roman" w:hAnsi="Times New Roman" w:cs="Times New Roman"/>
                <w:b/>
                <w:sz w:val="24"/>
                <w:szCs w:val="24"/>
              </w:rPr>
              <w:t xml:space="preserve">Low </w:t>
            </w:r>
            <w:r w:rsidRPr="00E244CD">
              <w:rPr>
                <w:rFonts w:ascii="Times New Roman" w:hAnsi="Times New Roman" w:cs="Times New Roman"/>
                <w:sz w:val="24"/>
                <w:szCs w:val="24"/>
              </w:rPr>
              <w:t>(720)</w:t>
            </w:r>
          </w:p>
        </w:tc>
        <w:tc>
          <w:tcPr>
            <w:tcW w:w="2157" w:type="dxa"/>
          </w:tcPr>
          <w:p w14:paraId="37B10490" w14:textId="77777777" w:rsidR="00760250" w:rsidRPr="00E244CD" w:rsidRDefault="00760250" w:rsidP="00813CD6">
            <w:pPr>
              <w:spacing w:before="240" w:line="276" w:lineRule="auto"/>
              <w:jc w:val="center"/>
              <w:rPr>
                <w:rFonts w:ascii="Times New Roman" w:hAnsi="Times New Roman" w:cs="Times New Roman"/>
                <w:b/>
                <w:sz w:val="24"/>
                <w:szCs w:val="24"/>
              </w:rPr>
            </w:pPr>
            <w:r w:rsidRPr="00E244CD">
              <w:rPr>
                <w:rFonts w:ascii="Times New Roman" w:hAnsi="Times New Roman" w:cs="Times New Roman"/>
                <w:b/>
                <w:sz w:val="24"/>
                <w:szCs w:val="24"/>
              </w:rPr>
              <w:t xml:space="preserve">Moderate </w:t>
            </w:r>
            <w:r w:rsidRPr="00E244CD">
              <w:rPr>
                <w:rFonts w:ascii="Times New Roman" w:hAnsi="Times New Roman" w:cs="Times New Roman"/>
                <w:sz w:val="24"/>
                <w:szCs w:val="24"/>
              </w:rPr>
              <w:t>(720)</w:t>
            </w:r>
          </w:p>
        </w:tc>
        <w:tc>
          <w:tcPr>
            <w:tcW w:w="2338" w:type="dxa"/>
          </w:tcPr>
          <w:p w14:paraId="1D08DEA2" w14:textId="77777777" w:rsidR="00760250" w:rsidRPr="00E244CD" w:rsidRDefault="00760250" w:rsidP="00813CD6">
            <w:pPr>
              <w:spacing w:before="240" w:line="276" w:lineRule="auto"/>
              <w:jc w:val="center"/>
              <w:rPr>
                <w:rFonts w:ascii="Times New Roman" w:hAnsi="Times New Roman" w:cs="Times New Roman"/>
                <w:b/>
                <w:sz w:val="24"/>
                <w:szCs w:val="24"/>
              </w:rPr>
            </w:pPr>
            <w:r w:rsidRPr="00E244CD">
              <w:rPr>
                <w:rFonts w:ascii="Times New Roman" w:hAnsi="Times New Roman" w:cs="Times New Roman"/>
                <w:b/>
                <w:sz w:val="24"/>
                <w:szCs w:val="24"/>
              </w:rPr>
              <w:t xml:space="preserve">High </w:t>
            </w:r>
            <w:r w:rsidRPr="00E244CD">
              <w:rPr>
                <w:rFonts w:ascii="Times New Roman" w:hAnsi="Times New Roman" w:cs="Times New Roman"/>
                <w:sz w:val="24"/>
                <w:szCs w:val="24"/>
              </w:rPr>
              <w:t>(720)</w:t>
            </w:r>
          </w:p>
        </w:tc>
      </w:tr>
      <w:tr w:rsidR="00760250" w:rsidRPr="00E244CD" w14:paraId="27C670F7" w14:textId="77777777" w:rsidTr="00813CD6">
        <w:tc>
          <w:tcPr>
            <w:tcW w:w="2605" w:type="dxa"/>
          </w:tcPr>
          <w:p w14:paraId="6FF077A2" w14:textId="77777777" w:rsidR="00760250" w:rsidRPr="00E244CD" w:rsidRDefault="00760250" w:rsidP="00813CD6">
            <w:pPr>
              <w:spacing w:before="240" w:line="276" w:lineRule="auto"/>
              <w:rPr>
                <w:rFonts w:ascii="Times New Roman" w:hAnsi="Times New Roman" w:cs="Times New Roman"/>
                <w:b/>
                <w:sz w:val="24"/>
                <w:szCs w:val="24"/>
              </w:rPr>
            </w:pPr>
            <w:r w:rsidRPr="00E244CD">
              <w:rPr>
                <w:rFonts w:ascii="Times New Roman" w:hAnsi="Times New Roman" w:cs="Times New Roman"/>
                <w:b/>
                <w:sz w:val="24"/>
                <w:szCs w:val="24"/>
              </w:rPr>
              <w:t xml:space="preserve">1 </w:t>
            </w:r>
            <w:r w:rsidRPr="00E244CD">
              <w:rPr>
                <w:rFonts w:ascii="Times New Roman" w:hAnsi="Times New Roman" w:cs="Times New Roman"/>
                <w:sz w:val="24"/>
                <w:szCs w:val="24"/>
              </w:rPr>
              <w:t>(540)</w:t>
            </w:r>
          </w:p>
        </w:tc>
        <w:tc>
          <w:tcPr>
            <w:tcW w:w="2250" w:type="dxa"/>
          </w:tcPr>
          <w:p w14:paraId="772A64FB"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L1 (180)</w:t>
            </w:r>
          </w:p>
        </w:tc>
        <w:tc>
          <w:tcPr>
            <w:tcW w:w="2157" w:type="dxa"/>
          </w:tcPr>
          <w:p w14:paraId="3070D703"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M1 (180)</w:t>
            </w:r>
          </w:p>
        </w:tc>
        <w:tc>
          <w:tcPr>
            <w:tcW w:w="2338" w:type="dxa"/>
          </w:tcPr>
          <w:p w14:paraId="73F5623B"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H1 (180)</w:t>
            </w:r>
          </w:p>
        </w:tc>
      </w:tr>
      <w:tr w:rsidR="00760250" w:rsidRPr="00E244CD" w14:paraId="106CA9CA" w14:textId="77777777" w:rsidTr="00813CD6">
        <w:tc>
          <w:tcPr>
            <w:tcW w:w="2605" w:type="dxa"/>
          </w:tcPr>
          <w:p w14:paraId="02E86D34" w14:textId="77777777" w:rsidR="00760250" w:rsidRPr="00E244CD" w:rsidRDefault="00760250" w:rsidP="00813CD6">
            <w:pPr>
              <w:spacing w:before="240" w:line="276" w:lineRule="auto"/>
              <w:rPr>
                <w:rFonts w:ascii="Times New Roman" w:hAnsi="Times New Roman" w:cs="Times New Roman"/>
                <w:b/>
                <w:sz w:val="24"/>
                <w:szCs w:val="24"/>
              </w:rPr>
            </w:pPr>
            <w:r w:rsidRPr="00E244CD">
              <w:rPr>
                <w:rFonts w:ascii="Times New Roman" w:hAnsi="Times New Roman" w:cs="Times New Roman"/>
                <w:b/>
                <w:sz w:val="24"/>
                <w:szCs w:val="24"/>
              </w:rPr>
              <w:t xml:space="preserve">2 </w:t>
            </w:r>
            <w:r w:rsidRPr="00E244CD">
              <w:rPr>
                <w:rFonts w:ascii="Times New Roman" w:hAnsi="Times New Roman" w:cs="Times New Roman"/>
                <w:sz w:val="24"/>
                <w:szCs w:val="24"/>
              </w:rPr>
              <w:t>(540)</w:t>
            </w:r>
          </w:p>
        </w:tc>
        <w:tc>
          <w:tcPr>
            <w:tcW w:w="2250" w:type="dxa"/>
          </w:tcPr>
          <w:p w14:paraId="29B22395"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L2 (180)</w:t>
            </w:r>
          </w:p>
        </w:tc>
        <w:tc>
          <w:tcPr>
            <w:tcW w:w="2157" w:type="dxa"/>
          </w:tcPr>
          <w:p w14:paraId="320BCDBE"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M2 (180)</w:t>
            </w:r>
          </w:p>
        </w:tc>
        <w:tc>
          <w:tcPr>
            <w:tcW w:w="2338" w:type="dxa"/>
          </w:tcPr>
          <w:p w14:paraId="09E0CEDD"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H2 (180)</w:t>
            </w:r>
          </w:p>
        </w:tc>
      </w:tr>
      <w:tr w:rsidR="00760250" w:rsidRPr="00E244CD" w14:paraId="09798702" w14:textId="77777777" w:rsidTr="00813CD6">
        <w:tc>
          <w:tcPr>
            <w:tcW w:w="2605" w:type="dxa"/>
          </w:tcPr>
          <w:p w14:paraId="33BA5205" w14:textId="77777777" w:rsidR="00760250" w:rsidRPr="00E244CD" w:rsidRDefault="00760250" w:rsidP="00813CD6">
            <w:pPr>
              <w:spacing w:before="240" w:line="276" w:lineRule="auto"/>
              <w:rPr>
                <w:rFonts w:ascii="Times New Roman" w:hAnsi="Times New Roman" w:cs="Times New Roman"/>
                <w:b/>
                <w:sz w:val="24"/>
                <w:szCs w:val="24"/>
              </w:rPr>
            </w:pPr>
            <w:r w:rsidRPr="00E244CD">
              <w:rPr>
                <w:rFonts w:ascii="Times New Roman" w:hAnsi="Times New Roman" w:cs="Times New Roman"/>
                <w:b/>
                <w:sz w:val="24"/>
                <w:szCs w:val="24"/>
              </w:rPr>
              <w:t xml:space="preserve">3 </w:t>
            </w:r>
            <w:r w:rsidRPr="00E244CD">
              <w:rPr>
                <w:rFonts w:ascii="Times New Roman" w:hAnsi="Times New Roman" w:cs="Times New Roman"/>
                <w:sz w:val="24"/>
                <w:szCs w:val="24"/>
              </w:rPr>
              <w:t>(540)</w:t>
            </w:r>
          </w:p>
        </w:tc>
        <w:tc>
          <w:tcPr>
            <w:tcW w:w="2250" w:type="dxa"/>
          </w:tcPr>
          <w:p w14:paraId="0DE96708"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L3 (180)</w:t>
            </w:r>
          </w:p>
        </w:tc>
        <w:tc>
          <w:tcPr>
            <w:tcW w:w="2157" w:type="dxa"/>
          </w:tcPr>
          <w:p w14:paraId="4E224FE2"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M3 (180)</w:t>
            </w:r>
          </w:p>
        </w:tc>
        <w:tc>
          <w:tcPr>
            <w:tcW w:w="2338" w:type="dxa"/>
          </w:tcPr>
          <w:p w14:paraId="155F70DD"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H3 (180)</w:t>
            </w:r>
          </w:p>
        </w:tc>
      </w:tr>
      <w:tr w:rsidR="00760250" w:rsidRPr="00E244CD" w14:paraId="5FA4960E" w14:textId="77777777" w:rsidTr="00813CD6">
        <w:tc>
          <w:tcPr>
            <w:tcW w:w="2605" w:type="dxa"/>
          </w:tcPr>
          <w:p w14:paraId="163D1E76" w14:textId="77777777" w:rsidR="00760250" w:rsidRPr="00E244CD" w:rsidRDefault="00760250" w:rsidP="00813CD6">
            <w:pPr>
              <w:spacing w:before="240" w:line="276" w:lineRule="auto"/>
              <w:rPr>
                <w:rFonts w:ascii="Times New Roman" w:hAnsi="Times New Roman" w:cs="Times New Roman"/>
                <w:sz w:val="24"/>
                <w:szCs w:val="24"/>
              </w:rPr>
            </w:pPr>
            <w:r w:rsidRPr="00E244CD">
              <w:rPr>
                <w:rFonts w:ascii="Times New Roman" w:hAnsi="Times New Roman" w:cs="Times New Roman"/>
                <w:b/>
                <w:sz w:val="24"/>
                <w:szCs w:val="24"/>
              </w:rPr>
              <w:t>0: control</w:t>
            </w:r>
            <w:r w:rsidRPr="00E244CD">
              <w:rPr>
                <w:rFonts w:ascii="Times New Roman" w:hAnsi="Times New Roman" w:cs="Times New Roman"/>
                <w:sz w:val="24"/>
                <w:szCs w:val="24"/>
              </w:rPr>
              <w:t xml:space="preserve"> (540)</w:t>
            </w:r>
          </w:p>
        </w:tc>
        <w:tc>
          <w:tcPr>
            <w:tcW w:w="2250" w:type="dxa"/>
          </w:tcPr>
          <w:p w14:paraId="41C65A53"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CL (180)</w:t>
            </w:r>
          </w:p>
        </w:tc>
        <w:tc>
          <w:tcPr>
            <w:tcW w:w="2157" w:type="dxa"/>
          </w:tcPr>
          <w:p w14:paraId="71840A9A"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 xml:space="preserve">CM (180) </w:t>
            </w:r>
          </w:p>
        </w:tc>
        <w:tc>
          <w:tcPr>
            <w:tcW w:w="2338" w:type="dxa"/>
          </w:tcPr>
          <w:p w14:paraId="719797B9" w14:textId="77777777" w:rsidR="00760250" w:rsidRPr="00E244CD" w:rsidRDefault="00760250" w:rsidP="00813CD6">
            <w:pPr>
              <w:spacing w:before="240" w:line="276" w:lineRule="auto"/>
              <w:jc w:val="center"/>
              <w:rPr>
                <w:rFonts w:ascii="Times New Roman" w:hAnsi="Times New Roman" w:cs="Times New Roman"/>
                <w:sz w:val="24"/>
                <w:szCs w:val="24"/>
              </w:rPr>
            </w:pPr>
            <w:r w:rsidRPr="00E244CD">
              <w:rPr>
                <w:rFonts w:ascii="Times New Roman" w:hAnsi="Times New Roman" w:cs="Times New Roman"/>
                <w:sz w:val="24"/>
                <w:szCs w:val="24"/>
              </w:rPr>
              <w:t>CH (180)</w:t>
            </w:r>
          </w:p>
        </w:tc>
      </w:tr>
    </w:tbl>
    <w:p w14:paraId="481D8F0C" w14:textId="77777777" w:rsidR="00760250" w:rsidRPr="00E244CD" w:rsidRDefault="00760250" w:rsidP="00760250">
      <w:pPr>
        <w:widowControl w:val="0"/>
        <w:autoSpaceDE w:val="0"/>
        <w:autoSpaceDN w:val="0"/>
        <w:adjustRightInd w:val="0"/>
        <w:spacing w:before="240" w:after="240" w:line="276" w:lineRule="auto"/>
        <w:rPr>
          <w:rFonts w:ascii="Times New Roman" w:eastAsia="Times New Roman" w:hAnsi="Times New Roman" w:cs="Times New Roman"/>
          <w:sz w:val="24"/>
          <w:szCs w:val="24"/>
        </w:rPr>
      </w:pPr>
    </w:p>
    <w:p w14:paraId="310591C8"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3DB67801"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1C2689BE"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0D7F0D87"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5E369CCD"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sz w:val="24"/>
          <w:szCs w:val="24"/>
        </w:rPr>
        <w:br w:type="page"/>
      </w:r>
    </w:p>
    <w:p w14:paraId="702A5D7B" w14:textId="77777777" w:rsidR="00760250" w:rsidRPr="00E244CD"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E244CD">
        <w:rPr>
          <w:rFonts w:ascii="Times New Roman" w:hAnsi="Times New Roman" w:cs="Times New Roman"/>
          <w:b/>
          <w:noProof/>
          <w:sz w:val="24"/>
          <w:szCs w:val="24"/>
        </w:rPr>
        <mc:AlternateContent>
          <mc:Choice Requires="wps">
            <w:drawing>
              <wp:anchor distT="45720" distB="45720" distL="114300" distR="114300" simplePos="0" relativeHeight="251663360" behindDoc="0" locked="0" layoutInCell="1" allowOverlap="1" wp14:anchorId="61FDB953" wp14:editId="5DBB946B">
                <wp:simplePos x="0" y="0"/>
                <wp:positionH relativeFrom="margin">
                  <wp:posOffset>104775</wp:posOffset>
                </wp:positionH>
                <wp:positionV relativeFrom="paragraph">
                  <wp:posOffset>9525</wp:posOffset>
                </wp:positionV>
                <wp:extent cx="552450" cy="1404620"/>
                <wp:effectExtent l="0" t="0" r="0" b="0"/>
                <wp:wrapNone/>
                <wp:docPr id="223"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97554C6" w14:textId="77777777" w:rsidR="00BD5B94" w:rsidRPr="00A6525C" w:rsidRDefault="00BD5B94"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FDB953" id="_x0000_t202" coordsize="21600,21600" o:spt="202" path="m,l,21600r21600,l21600,xe">
                <v:stroke joinstyle="miter"/>
                <v:path gradientshapeok="t" o:connecttype="rect"/>
              </v:shapetype>
              <v:shape id="Zone de texte 2" o:spid="_x0000_s1026" type="#_x0000_t202" style="position:absolute;margin-left:8.25pt;margin-top:.75pt;width:43.5pt;height:110.6pt;z-index:25166336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" filled="f" stroked="f">
                <v:textbox style="mso-fit-shape-to-text:t">
                  <w:txbxContent>
                    <w:p w14:paraId="397554C6" w14:textId="77777777" w:rsidR="00BD5B94" w:rsidRPr="00A6525C" w:rsidRDefault="00BD5B94" w:rsidP="00760250">
                      <w:pPr>
                        <w:rPr>
                          <w:rFonts w:ascii="Times New Roman" w:hAnsi="Times New Roman" w:cs="Times New Roman"/>
                          <w:sz w:val="48"/>
                          <w:szCs w:val="48"/>
                          <w:lang w:val="fr-CA"/>
                        </w:rPr>
                      </w:pPr>
                      <w:r w:rsidRPr="00A6525C">
                        <w:rPr>
                          <w:rFonts w:ascii="Times New Roman" w:hAnsi="Times New Roman" w:cs="Times New Roman"/>
                          <w:sz w:val="48"/>
                          <w:szCs w:val="48"/>
                        </w:rPr>
                        <w:t>A</w:t>
                      </w:r>
                      <w:r>
                        <w:rPr>
                          <w:rFonts w:ascii="Times New Roman" w:hAnsi="Times New Roman" w:cs="Times New Roman"/>
                          <w:sz w:val="48"/>
                          <w:szCs w:val="48"/>
                        </w:rPr>
                        <w:t>)</w:t>
                      </w:r>
                    </w:p>
                  </w:txbxContent>
                </v:textbox>
                <w10:wrap anchorx="margin"/>
              </v:shape>
            </w:pict>
          </mc:Fallback>
        </mc:AlternateContent>
      </w:r>
      <w:r w:rsidRPr="00E244CD">
        <w:rPr>
          <w:rFonts w:ascii="Times New Roman" w:hAnsi="Times New Roman" w:cs="Times New Roman"/>
          <w:b/>
          <w:noProof/>
          <w:sz w:val="24"/>
          <w:szCs w:val="24"/>
        </w:rPr>
        <w:drawing>
          <wp:inline distT="0" distB="0" distL="0" distR="0" wp14:anchorId="0039C2F6" wp14:editId="42F91509">
            <wp:extent cx="3143250" cy="3504655"/>
            <wp:effectExtent l="0" t="0" r="0" b="0"/>
            <wp:docPr id="220" name="Image 220" descr="C:\Users\jwitt\OneDrive\Desktop\Git_projects\Genetic_TBI_LCBD\Fig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itt\OneDrive\Desktop\Git_projects\Genetic_TBI_LCBD\Fig1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5076" cy="3517840"/>
                    </a:xfrm>
                    <a:prstGeom prst="rect">
                      <a:avLst/>
                    </a:prstGeom>
                    <a:noFill/>
                    <a:ln>
                      <a:noFill/>
                    </a:ln>
                  </pic:spPr>
                </pic:pic>
              </a:graphicData>
            </a:graphic>
          </wp:inline>
        </w:drawing>
      </w:r>
    </w:p>
    <w:p w14:paraId="24511EF0" w14:textId="77777777" w:rsidR="00760250" w:rsidRPr="00E244CD" w:rsidRDefault="00760250" w:rsidP="00760250">
      <w:pPr>
        <w:widowControl w:val="0"/>
        <w:autoSpaceDE w:val="0"/>
        <w:autoSpaceDN w:val="0"/>
        <w:adjustRightInd w:val="0"/>
        <w:spacing w:before="240" w:after="240" w:line="276" w:lineRule="auto"/>
        <w:rPr>
          <w:rFonts w:ascii="Times New Roman" w:hAnsi="Times New Roman" w:cs="Times New Roman"/>
          <w:b/>
          <w:sz w:val="24"/>
          <w:szCs w:val="24"/>
        </w:rPr>
      </w:pPr>
      <w:r w:rsidRPr="00E244CD">
        <w:rPr>
          <w:rFonts w:ascii="Times New Roman" w:hAnsi="Times New Roman" w:cs="Times New Roman"/>
          <w:b/>
          <w:noProof/>
          <w:sz w:val="24"/>
          <w:szCs w:val="24"/>
        </w:rPr>
        <mc:AlternateContent>
          <mc:Choice Requires="wps">
            <w:drawing>
              <wp:anchor distT="45720" distB="45720" distL="114300" distR="114300" simplePos="0" relativeHeight="251664384" behindDoc="0" locked="0" layoutInCell="1" allowOverlap="1" wp14:anchorId="68A8C08D" wp14:editId="2CEFD7FC">
                <wp:simplePos x="0" y="0"/>
                <wp:positionH relativeFrom="margin">
                  <wp:posOffset>123825</wp:posOffset>
                </wp:positionH>
                <wp:positionV relativeFrom="paragraph">
                  <wp:posOffset>15875</wp:posOffset>
                </wp:positionV>
                <wp:extent cx="495300" cy="1404620"/>
                <wp:effectExtent l="0" t="0" r="0" b="3810"/>
                <wp:wrapNone/>
                <wp:docPr id="22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69FFAD" w14:textId="77777777" w:rsidR="00BD5B94" w:rsidRPr="00A6525C" w:rsidRDefault="00BD5B94"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A8C08D" id="_x0000_s1027" type="#_x0000_t202" style="position:absolute;margin-left:9.75pt;margin-top:1.25pt;width:39pt;height:110.6pt;z-index:25166438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" filled="f" stroked="f">
                <v:textbox style="mso-fit-shape-to-text:t">
                  <w:txbxContent>
                    <w:p w14:paraId="2E69FFAD" w14:textId="77777777" w:rsidR="00BD5B94" w:rsidRPr="00A6525C" w:rsidRDefault="00BD5B94" w:rsidP="00760250">
                      <w:pPr>
                        <w:rPr>
                          <w:rFonts w:ascii="Times New Roman" w:hAnsi="Times New Roman" w:cs="Times New Roman"/>
                          <w:sz w:val="48"/>
                          <w:szCs w:val="48"/>
                          <w:lang w:val="fr-CA"/>
                        </w:rPr>
                      </w:pPr>
                      <w:r>
                        <w:rPr>
                          <w:rFonts w:ascii="Times New Roman" w:hAnsi="Times New Roman" w:cs="Times New Roman"/>
                          <w:sz w:val="48"/>
                          <w:szCs w:val="48"/>
                          <w:lang w:val="fr-CA"/>
                        </w:rPr>
                        <w:t>B)</w:t>
                      </w:r>
                    </w:p>
                  </w:txbxContent>
                </v:textbox>
                <w10:wrap anchorx="margin"/>
              </v:shape>
            </w:pict>
          </mc:Fallback>
        </mc:AlternateContent>
      </w:r>
      <w:r w:rsidRPr="00E244CD">
        <w:rPr>
          <w:rFonts w:ascii="Times New Roman" w:hAnsi="Times New Roman" w:cs="Times New Roman"/>
          <w:b/>
          <w:noProof/>
          <w:sz w:val="24"/>
          <w:szCs w:val="24"/>
        </w:rPr>
        <w:drawing>
          <wp:inline distT="0" distB="0" distL="0" distR="0" wp14:anchorId="083DB491" wp14:editId="4244E63C">
            <wp:extent cx="4635430" cy="3514725"/>
            <wp:effectExtent l="0" t="0" r="0" b="0"/>
            <wp:docPr id="221" name="Image 221" descr="C:\Users\jwitt\OneDrive\Desktop\Git_projects\Genetic_TBI_LCBD\Fig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witt\OneDrive\Desktop\Git_projects\Genetic_TBI_LCBD\Fig1b.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42540" cy="3520116"/>
                    </a:xfrm>
                    <a:prstGeom prst="rect">
                      <a:avLst/>
                    </a:prstGeom>
                    <a:noFill/>
                    <a:ln>
                      <a:noFill/>
                    </a:ln>
                  </pic:spPr>
                </pic:pic>
              </a:graphicData>
            </a:graphic>
          </wp:inline>
        </w:drawing>
      </w:r>
    </w:p>
    <w:p w14:paraId="571C9C5A" w14:textId="63D619FC" w:rsidR="00760250" w:rsidRPr="00E244CD" w:rsidRDefault="00760250" w:rsidP="00760250">
      <w:pPr>
        <w:widowControl w:val="0"/>
        <w:autoSpaceDE w:val="0"/>
        <w:autoSpaceDN w:val="0"/>
        <w:adjustRightInd w:val="0"/>
        <w:spacing w:before="240" w:after="240" w:line="276" w:lineRule="auto"/>
        <w:rPr>
          <w:rFonts w:ascii="Times New Roman" w:hAnsi="Times New Roman" w:cs="Times New Roman"/>
          <w:sz w:val="24"/>
          <w:szCs w:val="24"/>
        </w:rPr>
      </w:pPr>
      <w:r w:rsidRPr="00E244CD">
        <w:rPr>
          <w:rFonts w:ascii="Times New Roman" w:hAnsi="Times New Roman" w:cs="Times New Roman"/>
          <w:b/>
          <w:sz w:val="24"/>
          <w:szCs w:val="24"/>
        </w:rPr>
        <w:t>Figure 1</w:t>
      </w:r>
      <w:r w:rsidR="00EC12D4" w:rsidRPr="00E244CD">
        <w:rPr>
          <w:rFonts w:ascii="Times New Roman" w:hAnsi="Times New Roman" w:cs="Times New Roman"/>
          <w:b/>
          <w:sz w:val="24"/>
          <w:szCs w:val="24"/>
        </w:rPr>
        <w:t>.</w:t>
      </w:r>
    </w:p>
    <w:p w14:paraId="7FA70740" w14:textId="77777777" w:rsidR="00760250" w:rsidRPr="00E244CD" w:rsidRDefault="00760250" w:rsidP="00760250">
      <w:pPr>
        <w:spacing w:before="240" w:line="276" w:lineRule="auto"/>
        <w:rPr>
          <w:rFonts w:ascii="Times New Roman" w:hAnsi="Times New Roman" w:cs="Times New Roman"/>
          <w:sz w:val="24"/>
          <w:szCs w:val="24"/>
        </w:rPr>
      </w:pPr>
      <w:r w:rsidRPr="00E244CD">
        <w:rPr>
          <w:rFonts w:ascii="Times New Roman" w:hAnsi="Times New Roman" w:cs="Times New Roman"/>
          <w:noProof/>
          <w:sz w:val="24"/>
          <w:szCs w:val="24"/>
        </w:rPr>
        <w:drawing>
          <wp:inline distT="0" distB="0" distL="0" distR="0" wp14:anchorId="6841512E" wp14:editId="2CD43332">
            <wp:extent cx="5943600" cy="4379595"/>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1_new.jpe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79595"/>
                    </a:xfrm>
                    <a:prstGeom prst="rect">
                      <a:avLst/>
                    </a:prstGeom>
                  </pic:spPr>
                </pic:pic>
              </a:graphicData>
            </a:graphic>
          </wp:inline>
        </w:drawing>
      </w:r>
    </w:p>
    <w:p w14:paraId="45CE2B4B" w14:textId="668CD527" w:rsidR="00760250" w:rsidRPr="00E244CD" w:rsidRDefault="00760250" w:rsidP="00760250">
      <w:pPr>
        <w:spacing w:before="240" w:line="276" w:lineRule="auto"/>
        <w:rPr>
          <w:rFonts w:ascii="Times New Roman" w:hAnsi="Times New Roman" w:cs="Times New Roman"/>
          <w:sz w:val="24"/>
          <w:szCs w:val="24"/>
        </w:rPr>
      </w:pPr>
      <w:r w:rsidRPr="00E244CD">
        <w:rPr>
          <w:rFonts w:ascii="Times New Roman" w:hAnsi="Times New Roman" w:cs="Times New Roman"/>
          <w:b/>
          <w:sz w:val="24"/>
          <w:szCs w:val="24"/>
        </w:rPr>
        <w:t>Figure 2.</w:t>
      </w:r>
    </w:p>
    <w:p w14:paraId="115FBEA1"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120ECEC"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2DE9B0"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076AB126"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231AB8BA"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32D7AB5" w14:textId="77777777"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noProof/>
          <w:sz w:val="24"/>
          <w:szCs w:val="24"/>
        </w:rPr>
        <w:drawing>
          <wp:inline distT="0" distB="0" distL="0" distR="0" wp14:anchorId="63BCC4B4" wp14:editId="5BD3086D">
            <wp:extent cx="6829425" cy="5032323"/>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2_new.jpeg"/>
                    <pic:cNvPicPr/>
                  </pic:nvPicPr>
                  <pic:blipFill>
                    <a:blip r:embed="rId14">
                      <a:extLst>
                        <a:ext uri="{28A0092B-C50C-407E-A947-70E740481C1C}">
                          <a14:useLocalDpi xmlns:a14="http://schemas.microsoft.com/office/drawing/2010/main" val="0"/>
                        </a:ext>
                      </a:extLst>
                    </a:blip>
                    <a:stretch>
                      <a:fillRect/>
                    </a:stretch>
                  </pic:blipFill>
                  <pic:spPr>
                    <a:xfrm>
                      <a:off x="0" y="0"/>
                      <a:ext cx="6844679" cy="5043563"/>
                    </a:xfrm>
                    <a:prstGeom prst="rect">
                      <a:avLst/>
                    </a:prstGeom>
                  </pic:spPr>
                </pic:pic>
              </a:graphicData>
            </a:graphic>
          </wp:inline>
        </w:drawing>
      </w:r>
    </w:p>
    <w:p w14:paraId="12C94201" w14:textId="484CB6CA"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sz w:val="24"/>
          <w:szCs w:val="24"/>
        </w:rPr>
        <w:t>Figure 3.</w:t>
      </w:r>
    </w:p>
    <w:p w14:paraId="4DF5E872"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DE32D36"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noProof/>
          <w:sz w:val="24"/>
          <w:szCs w:val="24"/>
        </w:rPr>
        <w:drawing>
          <wp:inline distT="0" distB="0" distL="0" distR="0" wp14:anchorId="49F73209" wp14:editId="2B476773">
            <wp:extent cx="6850335" cy="5238750"/>
            <wp:effectExtent l="0" t="0" r="825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plot.jpeg"/>
                    <pic:cNvPicPr/>
                  </pic:nvPicPr>
                  <pic:blipFill>
                    <a:blip r:embed="rId15">
                      <a:extLst>
                        <a:ext uri="{28A0092B-C50C-407E-A947-70E740481C1C}">
                          <a14:useLocalDpi xmlns:a14="http://schemas.microsoft.com/office/drawing/2010/main" val="0"/>
                        </a:ext>
                      </a:extLst>
                    </a:blip>
                    <a:stretch>
                      <a:fillRect/>
                    </a:stretch>
                  </pic:blipFill>
                  <pic:spPr>
                    <a:xfrm>
                      <a:off x="0" y="0"/>
                      <a:ext cx="6873733" cy="5256643"/>
                    </a:xfrm>
                    <a:prstGeom prst="rect">
                      <a:avLst/>
                    </a:prstGeom>
                  </pic:spPr>
                </pic:pic>
              </a:graphicData>
            </a:graphic>
          </wp:inline>
        </w:drawing>
      </w:r>
    </w:p>
    <w:p w14:paraId="3F4A5B9D" w14:textId="69FC34D1"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Figure 4.</w:t>
      </w:r>
    </w:p>
    <w:p w14:paraId="22A97E90"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5B691CB3"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6A7ED651"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EF0D2B8"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17D0A8E6"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noProof/>
          <w:sz w:val="24"/>
          <w:szCs w:val="24"/>
        </w:rPr>
        <mc:AlternateContent>
          <mc:Choice Requires="wps">
            <w:drawing>
              <wp:anchor distT="45720" distB="45720" distL="114300" distR="114300" simplePos="0" relativeHeight="251662336" behindDoc="0" locked="0" layoutInCell="1" allowOverlap="1" wp14:anchorId="6D587AFF" wp14:editId="767368C4">
                <wp:simplePos x="0" y="0"/>
                <wp:positionH relativeFrom="column">
                  <wp:posOffset>3409950</wp:posOffset>
                </wp:positionH>
                <wp:positionV relativeFrom="paragraph">
                  <wp:posOffset>5154930</wp:posOffset>
                </wp:positionV>
                <wp:extent cx="3505200" cy="334010"/>
                <wp:effectExtent l="0" t="0" r="0" b="6350"/>
                <wp:wrapNone/>
                <wp:docPr id="2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29CA7CE4" w14:textId="77777777" w:rsidR="00BD5B94" w:rsidRPr="007308D8" w:rsidRDefault="00BD5B9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BD5B94" w:rsidRPr="007308D8" w:rsidRDefault="00BD5B9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587AFF" id="_x0000_s1028" type="#_x0000_t202" style="position:absolute;margin-left:268.5pt;margin-top:405.9pt;width:276pt;height:26.3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" stroked="f">
                <v:textbox style="mso-fit-shape-to-text:t">
                  <w:txbxContent>
                    <w:p w14:paraId="29CA7CE4" w14:textId="77777777" w:rsidR="00BD5B94" w:rsidRPr="007308D8" w:rsidRDefault="00BD5B9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5826086D" w14:textId="77777777" w:rsidR="00BD5B94" w:rsidRPr="007308D8" w:rsidRDefault="00BD5B9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45720" distB="45720" distL="114300" distR="114300" simplePos="0" relativeHeight="251661312" behindDoc="0" locked="0" layoutInCell="1" allowOverlap="1" wp14:anchorId="44872934" wp14:editId="10448F6D">
                <wp:simplePos x="0" y="0"/>
                <wp:positionH relativeFrom="column">
                  <wp:posOffset>47625</wp:posOffset>
                </wp:positionH>
                <wp:positionV relativeFrom="paragraph">
                  <wp:posOffset>5154930</wp:posOffset>
                </wp:positionV>
                <wp:extent cx="3057525" cy="334010"/>
                <wp:effectExtent l="0" t="0" r="9525" b="6350"/>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A59622B" w14:textId="77777777" w:rsidR="00BD5B94" w:rsidRPr="007308D8" w:rsidRDefault="00BD5B9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BD5B94" w:rsidRPr="007308D8" w:rsidRDefault="00BD5B9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4872934" id="_x0000_s1029" type="#_x0000_t202" style="position:absolute;margin-left:3.75pt;margin-top:405.9pt;width:240.75pt;height:26.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" stroked="f">
                <v:textbox style="mso-fit-shape-to-text:t">
                  <w:txbxContent>
                    <w:p w14:paraId="0A59622B" w14:textId="77777777" w:rsidR="00BD5B94" w:rsidRPr="007308D8" w:rsidRDefault="00BD5B9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2217B0A3" w14:textId="77777777" w:rsidR="00BD5B94" w:rsidRPr="007308D8" w:rsidRDefault="00BD5B9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60288" behindDoc="0" locked="0" layoutInCell="1" allowOverlap="1" wp14:anchorId="313F12C7" wp14:editId="5BC02F63">
                <wp:simplePos x="0" y="0"/>
                <wp:positionH relativeFrom="column">
                  <wp:posOffset>3143249</wp:posOffset>
                </wp:positionH>
                <wp:positionV relativeFrom="paragraph">
                  <wp:posOffset>5050154</wp:posOffset>
                </wp:positionV>
                <wp:extent cx="2619375" cy="104775"/>
                <wp:effectExtent l="0" t="0" r="9525" b="9525"/>
                <wp:wrapNone/>
                <wp:docPr id="19" name="Double flèche horizontale 19"/>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672F5"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Double flèche horizontale 19" o:spid="_x0000_s1026" type="#_x0000_t69" style="position:absolute;margin-left:247.5pt;margin-top:397.65pt;width:206.25pt;height:8.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paaqg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" adj="432" fillcolor="black [3213]" stroked="f" strokeweight="1pt"/>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59264" behindDoc="0" locked="0" layoutInCell="1" allowOverlap="1" wp14:anchorId="76E6D3A9" wp14:editId="1052ED6A">
                <wp:simplePos x="0" y="0"/>
                <wp:positionH relativeFrom="column">
                  <wp:posOffset>409575</wp:posOffset>
                </wp:positionH>
                <wp:positionV relativeFrom="paragraph">
                  <wp:posOffset>5050155</wp:posOffset>
                </wp:positionV>
                <wp:extent cx="2657475" cy="104775"/>
                <wp:effectExtent l="0" t="0" r="9525" b="9525"/>
                <wp:wrapNone/>
                <wp:docPr id="18" name="Double flèche horizontale 18"/>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64762A" id="Double flèche horizontale 18" o:spid="_x0000_s1026" type="#_x0000_t69" style="position:absolute;margin-left:32.25pt;margin-top:397.65pt;width:209.25pt;height: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" adj="426" fillcolor="black [3213]" stroked="f" strokeweight="1pt"/>
            </w:pict>
          </mc:Fallback>
        </mc:AlternateContent>
      </w:r>
      <w:r w:rsidRPr="00E244CD">
        <w:rPr>
          <w:rFonts w:ascii="Times New Roman" w:eastAsia="Times New Roman" w:hAnsi="Times New Roman" w:cs="Times New Roman"/>
          <w:b/>
          <w:noProof/>
          <w:sz w:val="24"/>
          <w:szCs w:val="24"/>
        </w:rPr>
        <w:drawing>
          <wp:inline distT="0" distB="0" distL="0" distR="0" wp14:anchorId="586AA817" wp14:editId="0EBF571F">
            <wp:extent cx="6838950" cy="5039342"/>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5_new.jpeg"/>
                    <pic:cNvPicPr/>
                  </pic:nvPicPr>
                  <pic:blipFill>
                    <a:blip r:embed="rId16">
                      <a:extLst>
                        <a:ext uri="{28A0092B-C50C-407E-A947-70E740481C1C}">
                          <a14:useLocalDpi xmlns:a14="http://schemas.microsoft.com/office/drawing/2010/main" val="0"/>
                        </a:ext>
                      </a:extLst>
                    </a:blip>
                    <a:stretch>
                      <a:fillRect/>
                    </a:stretch>
                  </pic:blipFill>
                  <pic:spPr>
                    <a:xfrm>
                      <a:off x="0" y="0"/>
                      <a:ext cx="6856441" cy="5052231"/>
                    </a:xfrm>
                    <a:prstGeom prst="rect">
                      <a:avLst/>
                    </a:prstGeom>
                  </pic:spPr>
                </pic:pic>
              </a:graphicData>
            </a:graphic>
          </wp:inline>
        </w:drawing>
      </w:r>
    </w:p>
    <w:p w14:paraId="3AEC410B" w14:textId="77777777" w:rsidR="00760250" w:rsidRPr="00E244CD" w:rsidRDefault="00760250" w:rsidP="00760250">
      <w:pPr>
        <w:spacing w:after="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ab/>
      </w:r>
    </w:p>
    <w:p w14:paraId="14881366"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435CDFB6" w14:textId="420EEF4D"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Figure 5</w:t>
      </w:r>
      <w:r w:rsidR="00EC12D4" w:rsidRPr="00E244CD">
        <w:rPr>
          <w:rFonts w:ascii="Times New Roman" w:eastAsia="Times New Roman" w:hAnsi="Times New Roman" w:cs="Times New Roman"/>
          <w:sz w:val="24"/>
          <w:szCs w:val="24"/>
        </w:rPr>
        <w:t>.</w:t>
      </w:r>
    </w:p>
    <w:p w14:paraId="5CFF10AC"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r w:rsidRPr="00E244CD">
        <w:rPr>
          <w:rFonts w:ascii="Times New Roman" w:eastAsia="Times New Roman" w:hAnsi="Times New Roman" w:cs="Times New Roman"/>
          <w:b/>
          <w:noProof/>
          <w:sz w:val="24"/>
          <w:szCs w:val="24"/>
        </w:rPr>
        <mc:AlternateContent>
          <mc:Choice Requires="wps">
            <w:drawing>
              <wp:anchor distT="45720" distB="45720" distL="114300" distR="114300" simplePos="0" relativeHeight="251668480" behindDoc="0" locked="0" layoutInCell="1" allowOverlap="1" wp14:anchorId="5D7DEECA" wp14:editId="433EB3DE">
                <wp:simplePos x="0" y="0"/>
                <wp:positionH relativeFrom="column">
                  <wp:posOffset>3409950</wp:posOffset>
                </wp:positionH>
                <wp:positionV relativeFrom="paragraph">
                  <wp:posOffset>5208270</wp:posOffset>
                </wp:positionV>
                <wp:extent cx="3505200" cy="334010"/>
                <wp:effectExtent l="0" t="0" r="0" b="6350"/>
                <wp:wrapNone/>
                <wp:docPr id="21"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05200" cy="334010"/>
                        </a:xfrm>
                        <a:prstGeom prst="rect">
                          <a:avLst/>
                        </a:prstGeom>
                        <a:solidFill>
                          <a:srgbClr val="FFFFFF"/>
                        </a:solidFill>
                        <a:ln w="9525">
                          <a:noFill/>
                          <a:miter lim="800000"/>
                          <a:headEnd/>
                          <a:tailEnd/>
                        </a:ln>
                      </wps:spPr>
                      <wps:txbx>
                        <w:txbxContent>
                          <w:p w14:paraId="1020379C" w14:textId="77777777" w:rsidR="00BD5B94" w:rsidRPr="007308D8" w:rsidRDefault="00BD5B9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BD5B94" w:rsidRPr="007308D8" w:rsidRDefault="00BD5B9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7DEECA" id="_x0000_s1030" type="#_x0000_t202" style="position:absolute;margin-left:268.5pt;margin-top:410.1pt;width:276pt;height:26.3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" stroked="f">
                <v:textbox style="mso-fit-shape-to-text:t">
                  <w:txbxContent>
                    <w:p w14:paraId="1020379C" w14:textId="77777777" w:rsidR="00BD5B94" w:rsidRPr="007308D8" w:rsidRDefault="00BD5B9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posterior sampling </w:t>
                      </w:r>
                    </w:p>
                    <w:p w14:paraId="3F0207F5" w14:textId="77777777" w:rsidR="00BD5B94" w:rsidRPr="007308D8" w:rsidRDefault="00BD5B9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after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45720" distB="45720" distL="114300" distR="114300" simplePos="0" relativeHeight="251667456" behindDoc="0" locked="0" layoutInCell="1" allowOverlap="1" wp14:anchorId="5787287C" wp14:editId="7728F8E8">
                <wp:simplePos x="0" y="0"/>
                <wp:positionH relativeFrom="column">
                  <wp:posOffset>47625</wp:posOffset>
                </wp:positionH>
                <wp:positionV relativeFrom="paragraph">
                  <wp:posOffset>5208270</wp:posOffset>
                </wp:positionV>
                <wp:extent cx="3057525" cy="334010"/>
                <wp:effectExtent l="0" t="0" r="9525" b="6350"/>
                <wp:wrapNone/>
                <wp:docPr id="1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57525" cy="334010"/>
                        </a:xfrm>
                        <a:prstGeom prst="rect">
                          <a:avLst/>
                        </a:prstGeom>
                        <a:solidFill>
                          <a:srgbClr val="FFFFFF"/>
                        </a:solidFill>
                        <a:ln w="9525">
                          <a:noFill/>
                          <a:miter lim="800000"/>
                          <a:headEnd/>
                          <a:tailEnd/>
                        </a:ln>
                      </wps:spPr>
                      <wps:txbx>
                        <w:txbxContent>
                          <w:p w14:paraId="08064282" w14:textId="77777777" w:rsidR="00BD5B94" w:rsidRPr="007308D8" w:rsidRDefault="00BD5B9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BD5B94" w:rsidRPr="007308D8" w:rsidRDefault="00BD5B9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787287C" id="_x0000_s1031" type="#_x0000_t202" style="position:absolute;margin-left:3.75pt;margin-top:410.1pt;width:240.75pt;height:26.3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" stroked="f">
                <v:textbox style="mso-fit-shape-to-text:t">
                  <w:txbxContent>
                    <w:p w14:paraId="08064282" w14:textId="77777777" w:rsidR="00BD5B94" w:rsidRPr="007308D8" w:rsidRDefault="00BD5B9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 xml:space="preserve">Influence of the timing of the prior sampling </w:t>
                      </w:r>
                    </w:p>
                    <w:p w14:paraId="7332204F" w14:textId="77777777" w:rsidR="00BD5B94" w:rsidRPr="007308D8" w:rsidRDefault="00BD5B94" w:rsidP="00760250">
                      <w:pPr>
                        <w:spacing w:after="0" w:line="240" w:lineRule="auto"/>
                        <w:rPr>
                          <w:rFonts w:ascii="Times New Roman" w:hAnsi="Times New Roman" w:cs="Times New Roman"/>
                          <w:sz w:val="24"/>
                          <w:szCs w:val="24"/>
                        </w:rPr>
                      </w:pPr>
                      <w:r w:rsidRPr="007308D8">
                        <w:rPr>
                          <w:rFonts w:ascii="Times New Roman" w:hAnsi="Times New Roman" w:cs="Times New Roman"/>
                          <w:sz w:val="24"/>
                          <w:szCs w:val="24"/>
                        </w:rPr>
                        <w:t>(0 represents sampling right before the event)</w:t>
                      </w:r>
                    </w:p>
                  </w:txbxContent>
                </v:textbox>
              </v:shape>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65408" behindDoc="0" locked="0" layoutInCell="1" allowOverlap="1" wp14:anchorId="79E1D0A4" wp14:editId="670E273A">
                <wp:simplePos x="0" y="0"/>
                <wp:positionH relativeFrom="column">
                  <wp:posOffset>409575</wp:posOffset>
                </wp:positionH>
                <wp:positionV relativeFrom="paragraph">
                  <wp:posOffset>5105400</wp:posOffset>
                </wp:positionV>
                <wp:extent cx="2657475" cy="104775"/>
                <wp:effectExtent l="0" t="0" r="9525" b="9525"/>
                <wp:wrapNone/>
                <wp:docPr id="14" name="Double flèche horizontale 14"/>
                <wp:cNvGraphicFramePr/>
                <a:graphic xmlns:a="http://schemas.openxmlformats.org/drawingml/2006/main">
                  <a:graphicData uri="http://schemas.microsoft.com/office/word/2010/wordprocessingShape">
                    <wps:wsp>
                      <wps:cNvSpPr/>
                      <wps:spPr>
                        <a:xfrm>
                          <a:off x="0" y="0"/>
                          <a:ext cx="26574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17FB6C" id="Double flèche horizontale 14" o:spid="_x0000_s1026" type="#_x0000_t69" style="position:absolute;margin-left:32.25pt;margin-top:402pt;width:209.25pt;height:8.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" adj="426" fillcolor="black [3213]" stroked="f" strokeweight="1pt"/>
            </w:pict>
          </mc:Fallback>
        </mc:AlternateContent>
      </w:r>
      <w:r w:rsidRPr="00E244CD">
        <w:rPr>
          <w:rFonts w:ascii="Times New Roman" w:eastAsia="Times New Roman" w:hAnsi="Times New Roman" w:cs="Times New Roman"/>
          <w:b/>
          <w:noProof/>
          <w:sz w:val="24"/>
          <w:szCs w:val="24"/>
        </w:rPr>
        <mc:AlternateContent>
          <mc:Choice Requires="wps">
            <w:drawing>
              <wp:anchor distT="0" distB="0" distL="114300" distR="114300" simplePos="0" relativeHeight="251666432" behindDoc="0" locked="0" layoutInCell="1" allowOverlap="1" wp14:anchorId="2503BB75" wp14:editId="1B3B33C0">
                <wp:simplePos x="0" y="0"/>
                <wp:positionH relativeFrom="column">
                  <wp:posOffset>3142615</wp:posOffset>
                </wp:positionH>
                <wp:positionV relativeFrom="paragraph">
                  <wp:posOffset>5104765</wp:posOffset>
                </wp:positionV>
                <wp:extent cx="2619375" cy="104775"/>
                <wp:effectExtent l="0" t="0" r="9525" b="9525"/>
                <wp:wrapNone/>
                <wp:docPr id="15" name="Double flèche horizontale 15"/>
                <wp:cNvGraphicFramePr/>
                <a:graphic xmlns:a="http://schemas.openxmlformats.org/drawingml/2006/main">
                  <a:graphicData uri="http://schemas.microsoft.com/office/word/2010/wordprocessingShape">
                    <wps:wsp>
                      <wps:cNvSpPr/>
                      <wps:spPr>
                        <a:xfrm>
                          <a:off x="0" y="0"/>
                          <a:ext cx="2619375" cy="104775"/>
                        </a:xfrm>
                        <a:prstGeom prst="lef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D68961" id="Double flèche horizontale 15" o:spid="_x0000_s1026" type="#_x0000_t69" style="position:absolute;margin-left:247.45pt;margin-top:401.95pt;width:206.25pt;height:8.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" adj="432" fillcolor="black [3213]" stroked="f" strokeweight="1pt"/>
            </w:pict>
          </mc:Fallback>
        </mc:AlternateContent>
      </w:r>
      <w:r w:rsidRPr="00E244CD">
        <w:rPr>
          <w:rFonts w:ascii="Times New Roman" w:eastAsia="Times New Roman" w:hAnsi="Times New Roman" w:cs="Times New Roman"/>
          <w:b/>
          <w:noProof/>
          <w:sz w:val="24"/>
          <w:szCs w:val="24"/>
        </w:rPr>
        <w:drawing>
          <wp:inline distT="0" distB="0" distL="0" distR="0" wp14:anchorId="493D01B9" wp14:editId="44780028">
            <wp:extent cx="6838950" cy="5039342"/>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6_new.jpeg"/>
                    <pic:cNvPicPr/>
                  </pic:nvPicPr>
                  <pic:blipFill>
                    <a:blip r:embed="rId17">
                      <a:extLst>
                        <a:ext uri="{28A0092B-C50C-407E-A947-70E740481C1C}">
                          <a14:useLocalDpi xmlns:a14="http://schemas.microsoft.com/office/drawing/2010/main" val="0"/>
                        </a:ext>
                      </a:extLst>
                    </a:blip>
                    <a:stretch>
                      <a:fillRect/>
                    </a:stretch>
                  </pic:blipFill>
                  <pic:spPr>
                    <a:xfrm>
                      <a:off x="0" y="0"/>
                      <a:ext cx="6850224" cy="5047649"/>
                    </a:xfrm>
                    <a:prstGeom prst="rect">
                      <a:avLst/>
                    </a:prstGeom>
                  </pic:spPr>
                </pic:pic>
              </a:graphicData>
            </a:graphic>
          </wp:inline>
        </w:drawing>
      </w:r>
    </w:p>
    <w:p w14:paraId="402F823B"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79A3F2E9" w14:textId="77777777" w:rsidR="00760250" w:rsidRPr="00E244CD" w:rsidRDefault="00760250" w:rsidP="00760250">
      <w:pPr>
        <w:spacing w:before="240" w:after="240" w:line="276" w:lineRule="auto"/>
        <w:rPr>
          <w:rFonts w:ascii="Times New Roman" w:eastAsia="Times New Roman" w:hAnsi="Times New Roman" w:cs="Times New Roman"/>
          <w:b/>
          <w:sz w:val="24"/>
          <w:szCs w:val="24"/>
        </w:rPr>
      </w:pPr>
    </w:p>
    <w:p w14:paraId="21AAE0EA" w14:textId="438C77F0" w:rsidR="00760250" w:rsidRPr="00E244CD" w:rsidRDefault="00760250" w:rsidP="00760250">
      <w:pPr>
        <w:spacing w:before="240" w:after="240" w:line="276" w:lineRule="auto"/>
        <w:rPr>
          <w:rFonts w:ascii="Times New Roman" w:eastAsia="Times New Roman" w:hAnsi="Times New Roman" w:cs="Times New Roman"/>
          <w:sz w:val="24"/>
          <w:szCs w:val="24"/>
        </w:rPr>
      </w:pPr>
      <w:r w:rsidRPr="00E244CD">
        <w:rPr>
          <w:rFonts w:ascii="Times New Roman" w:eastAsia="Times New Roman" w:hAnsi="Times New Roman" w:cs="Times New Roman"/>
          <w:b/>
          <w:sz w:val="24"/>
          <w:szCs w:val="24"/>
        </w:rPr>
        <w:t>Figure 6</w:t>
      </w:r>
      <w:r w:rsidR="00EC12D4" w:rsidRPr="00E244CD">
        <w:rPr>
          <w:rFonts w:ascii="Times New Roman" w:eastAsia="Times New Roman" w:hAnsi="Times New Roman" w:cs="Times New Roman"/>
          <w:b/>
          <w:sz w:val="24"/>
          <w:szCs w:val="24"/>
        </w:rPr>
        <w:t>.</w:t>
      </w:r>
    </w:p>
    <w:p w14:paraId="338325AF" w14:textId="77777777" w:rsidR="00760250" w:rsidRPr="00E244CD" w:rsidRDefault="00760250" w:rsidP="00760250">
      <w:pPr>
        <w:widowControl w:val="0"/>
        <w:autoSpaceDE w:val="0"/>
        <w:autoSpaceDN w:val="0"/>
        <w:adjustRightInd w:val="0"/>
        <w:spacing w:before="240" w:after="240" w:line="276" w:lineRule="auto"/>
        <w:ind w:left="480"/>
        <w:rPr>
          <w:rFonts w:ascii="Times New Roman" w:eastAsia="Times New Roman" w:hAnsi="Times New Roman" w:cs="Times New Roman"/>
          <w:b/>
          <w:sz w:val="24"/>
          <w:szCs w:val="24"/>
        </w:rPr>
      </w:pPr>
    </w:p>
    <w:p w14:paraId="494978A6" w14:textId="77777777" w:rsidR="00760250" w:rsidRPr="00E244CD" w:rsidRDefault="00760250" w:rsidP="00760250">
      <w:pPr>
        <w:widowControl w:val="0"/>
        <w:autoSpaceDE w:val="0"/>
        <w:autoSpaceDN w:val="0"/>
        <w:adjustRightInd w:val="0"/>
        <w:spacing w:before="240" w:after="240" w:line="276" w:lineRule="auto"/>
        <w:rPr>
          <w:rFonts w:ascii="Times New Roman" w:eastAsia="Times New Roman" w:hAnsi="Times New Roman" w:cs="Times New Roman"/>
          <w:b/>
          <w:sz w:val="24"/>
          <w:szCs w:val="24"/>
        </w:rPr>
      </w:pPr>
    </w:p>
    <w:p w14:paraId="22A65C7C" w14:textId="77777777" w:rsidR="00563238" w:rsidRPr="00E244CD" w:rsidRDefault="00563238" w:rsidP="00760250">
      <w:pPr>
        <w:widowControl w:val="0"/>
        <w:autoSpaceDE w:val="0"/>
        <w:autoSpaceDN w:val="0"/>
        <w:adjustRightInd w:val="0"/>
        <w:spacing w:before="240" w:after="240" w:line="276" w:lineRule="auto"/>
      </w:pPr>
    </w:p>
    <w:sectPr w:rsidR="00563238" w:rsidRPr="00E244CD" w:rsidSect="00813CD6">
      <w:footerReference w:type="default" r:id="rId18"/>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 w:author="Editor" w:date="2020-10-29T19:50:00Z" w:initials="E">
    <w:p w14:paraId="3D5B5114" w14:textId="44E5F882" w:rsidR="00BD5B94" w:rsidRDefault="00BD5B94">
      <w:pPr>
        <w:pStyle w:val="CommentText"/>
      </w:pPr>
      <w:r>
        <w:rPr>
          <w:rStyle w:val="CommentReference"/>
        </w:rPr>
        <w:annotationRef/>
      </w:r>
      <w:r>
        <w:rPr>
          <w:b/>
        </w:rPr>
        <w:t xml:space="preserve">Lines 8-13: </w:t>
      </w:r>
      <w:r>
        <w:t>The Introduction begins with a framework of “biodiversity loss” and the importance of “tracking these losses.” However, many of the genetic events you discuss in later paragraphs, and the simulation you test (immigration), are not always causes of biodiversity loss and can sometimes be a cause of biodiversity gain. Consider removing the emphasis on “biodiversity loss” in Lines 8-13 and simply describe how important events in a population’s history – all of which have conservation implications – can be described or tracked genetically, and how new monitoring techniques are needed to track these events across both space and time.</w:t>
      </w:r>
    </w:p>
  </w:comment>
  <w:comment w:id="19" w:author="Editor" w:date="2020-10-28T22:19:00Z" w:initials="E">
    <w:p w14:paraId="25ED12FE" w14:textId="60EBAADE" w:rsidR="00BD5B94" w:rsidRDefault="00BD5B94">
      <w:pPr>
        <w:pStyle w:val="CommentText"/>
      </w:pPr>
      <w:r>
        <w:rPr>
          <w:rStyle w:val="CommentReference"/>
        </w:rPr>
        <w:annotationRef/>
      </w:r>
      <w:r>
        <w:t>I provided “conservation biologists” as a subject here, but you may wish to change this grouping.</w:t>
      </w:r>
    </w:p>
  </w:comment>
  <w:comment w:id="17" w:author="Editor" w:date="2020-10-26T23:59:00Z" w:initials="E">
    <w:p w14:paraId="5B344AEE" w14:textId="475A7B40" w:rsidR="00BD5B94" w:rsidRPr="004C3D58" w:rsidRDefault="00BD5B94">
      <w:pPr>
        <w:pStyle w:val="CommentText"/>
      </w:pPr>
      <w:r>
        <w:rPr>
          <w:rStyle w:val="CommentReference"/>
        </w:rPr>
        <w:annotationRef/>
      </w:r>
      <w:r>
        <w:rPr>
          <w:rStyle w:val="CommentReference"/>
        </w:rPr>
        <w:t xml:space="preserve">You may wish to clarify the distinction you are making between space and time. Time is inherently part of biodiversity </w:t>
      </w:r>
      <w:r w:rsidRPr="00902C68">
        <w:rPr>
          <w:rStyle w:val="CommentReference"/>
        </w:rPr>
        <w:t>loss</w:t>
      </w:r>
      <w:r>
        <w:rPr>
          <w:rStyle w:val="CommentReference"/>
        </w:rPr>
        <w:t xml:space="preserve"> - for something to be documented as lost, we must have previously known it was present. Alternatively, consider removing “loss” to say “… it is no longer sufficient to study spatial patterns in biodiversity at a single point in time.”</w:t>
      </w:r>
    </w:p>
  </w:comment>
  <w:comment w:id="56" w:author="Editor" w:date="2020-10-29T15:36:00Z" w:initials="E">
    <w:p w14:paraId="15EEC715" w14:textId="1A6E91A0" w:rsidR="00BD5B94" w:rsidRDefault="00BD5B94">
      <w:pPr>
        <w:pStyle w:val="CommentText"/>
      </w:pPr>
      <w:r>
        <w:rPr>
          <w:rStyle w:val="CommentReference"/>
        </w:rPr>
        <w:annotationRef/>
      </w:r>
      <w:r>
        <w:t>I rephrased this to improve flow. Please confirm this change preserves your meaning here.</w:t>
      </w:r>
    </w:p>
  </w:comment>
  <w:comment w:id="74" w:author="Editor" w:date="2020-10-29T15:38:00Z" w:initials="E">
    <w:p w14:paraId="38C5F6A2" w14:textId="2C5C74A5" w:rsidR="00BD5B94" w:rsidRDefault="00BD5B94">
      <w:pPr>
        <w:pStyle w:val="CommentText"/>
      </w:pPr>
      <w:r>
        <w:rPr>
          <w:rStyle w:val="CommentReference"/>
        </w:rPr>
        <w:annotationRef/>
      </w:r>
      <w:r>
        <w:t>I rephrased this to avoid ambiguity around the expression “changes in variation.” Please confirm this adjustment reads correctly.</w:t>
      </w:r>
    </w:p>
  </w:comment>
  <w:comment w:id="107" w:author="Editor" w:date="2020-10-29T10:46:00Z" w:initials="E">
    <w:p w14:paraId="1329FA23" w14:textId="1F58DD2D" w:rsidR="00BD5B94" w:rsidRDefault="00BD5B94">
      <w:pPr>
        <w:pStyle w:val="CommentText"/>
      </w:pPr>
      <w:r>
        <w:rPr>
          <w:rStyle w:val="CommentReference"/>
        </w:rPr>
        <w:annotationRef/>
      </w:r>
      <w:r>
        <w:t>You may wish to format this like your other references, with a numerical citation in brackets.</w:t>
      </w:r>
    </w:p>
  </w:comment>
  <w:comment w:id="110" w:author="Editor" w:date="2020-10-29T19:49:00Z" w:initials="E">
    <w:p w14:paraId="1F96BDEF" w14:textId="019500E0" w:rsidR="00BD5B94" w:rsidRDefault="00BD5B94">
      <w:pPr>
        <w:pStyle w:val="CommentText"/>
      </w:pPr>
      <w:r>
        <w:rPr>
          <w:rStyle w:val="CommentReference"/>
        </w:rPr>
        <w:annotationRef/>
      </w:r>
      <w:r>
        <w:rPr>
          <w:b/>
        </w:rPr>
        <w:t xml:space="preserve">Lines 35-55: </w:t>
      </w:r>
      <w:r w:rsidRPr="00115814">
        <w:t xml:space="preserve">I did some restructuring here </w:t>
      </w:r>
      <w:r>
        <w:t>so that the first of these paragraphs describes the two methods for investigating temporal genetic variation and the second paragraph describes all of the challenges with the repeated-samples approach. I also tried to improve the organization within paragraphs so that the two methods, and the two challenges, were explicitly separate. Please confirm these changes preserve your meaning.</w:t>
      </w:r>
    </w:p>
  </w:comment>
  <w:comment w:id="151" w:author="Editor" w:date="2020-10-28T22:30:00Z" w:initials="E">
    <w:p w14:paraId="20D430C2" w14:textId="4E624CF4" w:rsidR="00BD5B94" w:rsidRDefault="00BD5B94">
      <w:pPr>
        <w:pStyle w:val="CommentText"/>
      </w:pPr>
      <w:r>
        <w:rPr>
          <w:rStyle w:val="CommentReference"/>
        </w:rPr>
        <w:annotationRef/>
      </w:r>
      <w:r>
        <w:t>I rephrased this for clarity. Please confirm this is correct.</w:t>
      </w:r>
    </w:p>
  </w:comment>
  <w:comment w:id="215" w:author="Editor" w:date="2020-10-29T20:05:00Z" w:initials="E">
    <w:p w14:paraId="1695DA23" w14:textId="4D02BCE8" w:rsidR="00BD5B94" w:rsidRDefault="00BD5B94">
      <w:pPr>
        <w:pStyle w:val="CommentText"/>
      </w:pPr>
      <w:r>
        <w:rPr>
          <w:rStyle w:val="CommentReference"/>
        </w:rPr>
        <w:annotationRef/>
      </w:r>
      <w:r>
        <w:rPr>
          <w:b/>
        </w:rPr>
        <w:t xml:space="preserve">Lines 56-64: </w:t>
      </w:r>
      <w:r>
        <w:t xml:space="preserve">I recommend starting this paragraph with a sentence that transitions from “challenges in repeated-sample analysis” to “temporal beta-diversity indices.” For example: “One promising approach for overcoming these challenges can be found in the community ecology literature. Temporal beta-diversity indices…” </w:t>
      </w:r>
    </w:p>
  </w:comment>
  <w:comment w:id="220" w:author="Editor" w:date="2020-10-28T22:38:00Z" w:initials="E">
    <w:p w14:paraId="12EF553A" w14:textId="77002A52" w:rsidR="00BD5B94" w:rsidRDefault="00BD5B94">
      <w:pPr>
        <w:pStyle w:val="CommentText"/>
      </w:pPr>
      <w:r>
        <w:rPr>
          <w:rStyle w:val="CommentReference"/>
        </w:rPr>
        <w:annotationRef/>
      </w:r>
      <w:r>
        <w:rPr>
          <w:rStyle w:val="CommentReference"/>
        </w:rPr>
        <w:t>You may wish to format this like your other references, with a numerical citation in brackets.</w:t>
      </w:r>
    </w:p>
  </w:comment>
  <w:comment w:id="224" w:author="Editor" w:date="2020-10-28T22:36:00Z" w:initials="E">
    <w:p w14:paraId="7A0F2D6B" w14:textId="2788245F" w:rsidR="00BD5B94" w:rsidRDefault="00BD5B94">
      <w:pPr>
        <w:pStyle w:val="CommentText"/>
      </w:pPr>
      <w:r>
        <w:rPr>
          <w:rStyle w:val="CommentReference"/>
        </w:rPr>
        <w:annotationRef/>
      </w:r>
      <w:r>
        <w:t>I added this for additional context. Please confirm this is correct.</w:t>
      </w:r>
    </w:p>
  </w:comment>
  <w:comment w:id="229" w:author="Editor" w:date="2020-10-29T20:06:00Z" w:initials="E">
    <w:p w14:paraId="727E9221" w14:textId="4D640CA6" w:rsidR="00BD5B94" w:rsidRDefault="00BD5B94">
      <w:pPr>
        <w:pStyle w:val="CommentText"/>
      </w:pPr>
      <w:r>
        <w:rPr>
          <w:rStyle w:val="CommentReference"/>
        </w:rPr>
        <w:annotationRef/>
      </w:r>
      <w:r>
        <w:t>Rather than saying that TBI has been “extensively tested,” consider providing more concrete evidence of its efficacy. For example: “The TBI approach has effectively demonstrated temporal variation in simulated community composition, but the potential…”).</w:t>
      </w:r>
    </w:p>
  </w:comment>
  <w:comment w:id="230" w:author="Editor" w:date="2020-10-28T22:41:00Z" w:initials="E">
    <w:p w14:paraId="0969BD90" w14:textId="206CE8D1" w:rsidR="00BD5B94" w:rsidRDefault="00BD5B94">
      <w:pPr>
        <w:pStyle w:val="CommentText"/>
      </w:pPr>
      <w:r>
        <w:rPr>
          <w:rStyle w:val="CommentReference"/>
        </w:rPr>
        <w:annotationRef/>
      </w:r>
      <w:r>
        <w:t>I modified this to suggest that the actual data structure and interpretation of these two data types are similar, not just the broader question of how they change over time. Please confirm this change preserves your meaning here.</w:t>
      </w:r>
    </w:p>
  </w:comment>
  <w:comment w:id="247" w:author="Editor" w:date="2020-10-29T16:23:00Z" w:initials="E">
    <w:p w14:paraId="5EE47614" w14:textId="7F19792F" w:rsidR="00BD5B94" w:rsidRDefault="00BD5B94">
      <w:pPr>
        <w:pStyle w:val="CommentText"/>
      </w:pPr>
      <w:r>
        <w:rPr>
          <w:rStyle w:val="CommentReference"/>
        </w:rPr>
        <w:annotationRef/>
      </w:r>
      <w:r>
        <w:t>I deleted this for concision; this idea already appears in your research objectives paragraph below, and fits better there. Please confirm this change preserves your meaning here.</w:t>
      </w:r>
    </w:p>
  </w:comment>
  <w:comment w:id="282" w:author="Editor" w:date="2020-10-29T20:08:00Z" w:initials="E">
    <w:p w14:paraId="1EB4CF1A" w14:textId="19984661" w:rsidR="00BD5B94" w:rsidRDefault="00BD5B94">
      <w:pPr>
        <w:pStyle w:val="CommentText"/>
      </w:pPr>
      <w:r>
        <w:rPr>
          <w:rStyle w:val="CommentReference"/>
        </w:rPr>
        <w:annotationRef/>
      </w:r>
      <w:r>
        <w:t>I removed this because it seems more appropriate for the Methods section, where it is already described.</w:t>
      </w:r>
    </w:p>
  </w:comment>
  <w:comment w:id="293" w:author="Editor" w:date="2020-10-30T09:02:00Z" w:initials="E">
    <w:p w14:paraId="68E1D5FC" w14:textId="6CF56923" w:rsidR="00BD5B94" w:rsidRDefault="00BD5B94">
      <w:pPr>
        <w:pStyle w:val="CommentText"/>
      </w:pPr>
      <w:r>
        <w:rPr>
          <w:rStyle w:val="CommentReference"/>
        </w:rPr>
        <w:annotationRef/>
      </w:r>
      <w:r>
        <w:t>I shortened and re-organized this for concision and clarity, so that three hypotheses stem from three demographic contexts. You did not originally provide a hypothesis for the effects of spatial extent, though including one would be valuable here. I have inserted a place for this hypothesis – item (2) – that you could fill in with the appropriate word (increase or decrease) and rationale.</w:t>
      </w:r>
      <w:r w:rsidR="00663566">
        <w:t xml:space="preserve"> You could also delete this insertion if you do not wish to provide a hypothesis.</w:t>
      </w:r>
    </w:p>
  </w:comment>
  <w:comment w:id="404" w:author="Editor" w:date="2020-10-29T20:14:00Z" w:initials="E">
    <w:p w14:paraId="6FC9B937" w14:textId="3F98A681" w:rsidR="00BD5B94" w:rsidRDefault="00BD5B94">
      <w:pPr>
        <w:pStyle w:val="CommentText"/>
      </w:pPr>
      <w:r>
        <w:rPr>
          <w:rStyle w:val="CommentReference"/>
        </w:rPr>
        <w:annotationRef/>
      </w:r>
      <w:r>
        <w:t>It is not clear what “distributions” or “values” refer to in this sentence (Alleles? Allele frequencies? Other genetic measures?). Consider: “Because there are no reference criteria for the [</w:t>
      </w:r>
      <w:r w:rsidRPr="00B75611">
        <w:rPr>
          <w:b/>
        </w:rPr>
        <w:t>changes in allele frequency</w:t>
      </w:r>
      <w:r>
        <w:t>] that would constitute a significant temporal genetic change, we used a permutation-based approach to generate a distribution of [</w:t>
      </w:r>
      <w:r>
        <w:rPr>
          <w:b/>
        </w:rPr>
        <w:t>allele frequencies</w:t>
      </w:r>
      <w:r>
        <w:t>] to which an observed [</w:t>
      </w:r>
      <w:r w:rsidRPr="00B75611">
        <w:rPr>
          <w:b/>
        </w:rPr>
        <w:t>allele frequency</w:t>
      </w:r>
      <w:r>
        <w:t>] can be compared.” You could replace “allele frequency” with the appropriate phrase.</w:t>
      </w:r>
    </w:p>
  </w:comment>
  <w:comment w:id="407" w:author="Editor" w:date="2020-10-29T08:46:00Z" w:initials="E">
    <w:p w14:paraId="32E41B92" w14:textId="34E36E4D" w:rsidR="00BD5B94" w:rsidRDefault="00BD5B94">
      <w:pPr>
        <w:pStyle w:val="CommentText"/>
      </w:pPr>
      <w:r>
        <w:rPr>
          <w:rStyle w:val="CommentReference"/>
        </w:rPr>
        <w:annotationRef/>
      </w:r>
      <w:r>
        <w:t>I combined these two paragraphs and simplified the transition here, so that this single paragraph focuses on how permutations were used to test the significance of genetic changes against a background of genetic drift. Please ensure this still reads correctly.</w:t>
      </w:r>
    </w:p>
  </w:comment>
  <w:comment w:id="450" w:author="Editor" w:date="2020-10-29T20:15:00Z" w:initials="E">
    <w:p w14:paraId="7E333B05" w14:textId="0B63E74C" w:rsidR="00BD5B94" w:rsidRDefault="00BD5B94">
      <w:pPr>
        <w:pStyle w:val="CommentText"/>
      </w:pPr>
      <w:r>
        <w:rPr>
          <w:rStyle w:val="CommentReference"/>
        </w:rPr>
        <w:annotationRef/>
      </w:r>
      <w:r>
        <w:rPr>
          <w:rStyle w:val="CommentReference"/>
        </w:rPr>
        <w:t xml:space="preserve">In the previous sentence, you claim that Rogers’ distance is suitable for short-term temporal changes (at the same site), and yet here you state that its most recent application has been for spatial differences. Consider (a) removing this sentence; (b) choosing examples of where Rogers’ distance has been used for temporal investigations; or (c) being more explicit about how a distance used for spatial analyses can be applied to your temporal approach. </w:t>
      </w:r>
    </w:p>
  </w:comment>
  <w:comment w:id="458" w:author="Editor" w:date="2020-10-29T20:15:00Z" w:initials="E">
    <w:p w14:paraId="55DFEE94" w14:textId="01E5B362" w:rsidR="00BD5B94" w:rsidRDefault="00BD5B94">
      <w:pPr>
        <w:pStyle w:val="CommentText"/>
      </w:pPr>
      <w:r>
        <w:rPr>
          <w:rStyle w:val="CommentReference"/>
        </w:rPr>
        <w:annotationRef/>
      </w:r>
      <w:r>
        <w:rPr>
          <w:b/>
        </w:rPr>
        <w:t xml:space="preserve">Lines 115-148: </w:t>
      </w:r>
      <w:r>
        <w:t>I re-ordered some paragraphs in this section to minimize the number of references to future text (i.e., “see below”). Please confirm this section still reads accurately.</w:t>
      </w:r>
    </w:p>
  </w:comment>
  <w:comment w:id="494" w:author="Editor" w:date="2020-10-26T23:45:00Z" w:initials="E">
    <w:p w14:paraId="2D214321" w14:textId="044BD51C" w:rsidR="00BD5B94" w:rsidRDefault="00BD5B94">
      <w:pPr>
        <w:pStyle w:val="CommentText"/>
      </w:pPr>
      <w:r>
        <w:rPr>
          <w:rStyle w:val="CommentReference"/>
        </w:rPr>
        <w:annotationRef/>
      </w:r>
      <w:r>
        <w:t xml:space="preserve">Consider specifying a unit for this, as mutation rates can be expressed per gene </w:t>
      </w:r>
      <w:r w:rsidRPr="00F94105">
        <w:rPr>
          <w:b/>
          <w:bCs/>
        </w:rPr>
        <w:t>or</w:t>
      </w:r>
      <w:r>
        <w:t xml:space="preserve"> per base pair (numerator) and per cell division </w:t>
      </w:r>
      <w:r w:rsidRPr="00F94105">
        <w:rPr>
          <w:b/>
          <w:bCs/>
        </w:rPr>
        <w:t>or</w:t>
      </w:r>
      <w:r>
        <w:t xml:space="preserve"> per unit time (denominator).</w:t>
      </w:r>
    </w:p>
  </w:comment>
  <w:comment w:id="504" w:author="Editor" w:date="2020-10-29T10:52:00Z" w:initials="E">
    <w:p w14:paraId="6E2E3DB1" w14:textId="5A3194E5" w:rsidR="00BD5B94" w:rsidRDefault="00BD5B94">
      <w:pPr>
        <w:pStyle w:val="CommentText"/>
      </w:pPr>
      <w:r>
        <w:rPr>
          <w:rStyle w:val="CommentReference"/>
        </w:rPr>
        <w:annotationRef/>
      </w:r>
      <w:r>
        <w:t>I added this to indicate that subsequent uses of the term “demographic event” refers to the immigration event in your simulations. Please confirm this is accurate.</w:t>
      </w:r>
    </w:p>
  </w:comment>
  <w:comment w:id="530" w:author="Editor" w:date="2020-10-29T11:04:00Z" w:initials="E">
    <w:p w14:paraId="07596DD0" w14:textId="30DAC590" w:rsidR="00BD5B94" w:rsidRDefault="00BD5B94">
      <w:pPr>
        <w:pStyle w:val="CommentText"/>
      </w:pPr>
      <w:r>
        <w:rPr>
          <w:rStyle w:val="CommentReference"/>
        </w:rPr>
        <w:annotationRef/>
      </w:r>
      <w:r>
        <w:t>I added these parenthetical statements to define “dispersal” and “spatial extent” explicitly as they relate to your simulations. Please confirm these are correct.</w:t>
      </w:r>
    </w:p>
  </w:comment>
  <w:comment w:id="587" w:author="Editor" w:date="2020-10-29T12:54:00Z" w:initials="E">
    <w:p w14:paraId="2C1541C5" w14:textId="0CAA4C55" w:rsidR="00BD5B94" w:rsidRDefault="00BD5B94">
      <w:pPr>
        <w:pStyle w:val="CommentText"/>
      </w:pPr>
      <w:r>
        <w:rPr>
          <w:rStyle w:val="CommentReference"/>
        </w:rPr>
        <w:annotationRef/>
      </w:r>
      <w:r>
        <w:t xml:space="preserve">Because you refer to “years” in your later discussion of simulations, you may wish to specify the generation time (in years) of your simulated individuals. </w:t>
      </w:r>
    </w:p>
  </w:comment>
  <w:comment w:id="614" w:author="Editor" w:date="2020-10-29T20:21:00Z" w:initials="E">
    <w:p w14:paraId="319664E2" w14:textId="367700E6" w:rsidR="00BD5B94" w:rsidRDefault="00BD5B94">
      <w:pPr>
        <w:pStyle w:val="CommentText"/>
      </w:pPr>
      <w:r>
        <w:rPr>
          <w:rStyle w:val="CommentReference"/>
        </w:rPr>
        <w:annotationRef/>
      </w:r>
      <w:r>
        <w:rPr>
          <w:rStyle w:val="CommentReference"/>
        </w:rPr>
        <w:t xml:space="preserve">You may wish to clarify this procedure. </w:t>
      </w:r>
      <w:r>
        <w:t xml:space="preserve">The process of calculating </w:t>
      </w:r>
      <w:r w:rsidRPr="00AA602F">
        <w:t xml:space="preserve">weighted </w:t>
      </w:r>
      <w:r>
        <w:t>geographic distances using the formula you provide would produce weighted distances that reach a maximum of 1 when B=0 and approach a minimum of 0 when B=infinity. (I assume that B cannot be negative). Because these weighted distances already range from (0,1], what does the additional rescaling do, and how is it performed relative to the minimum and maximum of the absolute geographic distances? In addition, it seems like this formula and approach would lead to a 100% probability of within-population dispersal (i.e., distance=0). More details could help mitigate these concerns.</w:t>
      </w:r>
    </w:p>
  </w:comment>
  <w:comment w:id="622" w:author="Editor" w:date="2020-10-29T12:14:00Z" w:initials="E">
    <w:p w14:paraId="0FC19588" w14:textId="6A3A52B2" w:rsidR="00BD5B94" w:rsidRDefault="00BD5B94" w:rsidP="00AA602F">
      <w:pPr>
        <w:pStyle w:val="CommentText"/>
      </w:pPr>
      <w:r>
        <w:t>Consider clarifying what “long-distance” means in your simulation. Alternatively, assuming that an individual can migrate to any of the 25 populations (including its own), consider: “We chose this way of modeling dispersal to allow for dispersal both within and among populations.”</w:t>
      </w:r>
    </w:p>
  </w:comment>
  <w:comment w:id="626" w:author="Editor" w:date="2020-10-30T09:03:00Z" w:initials="E">
    <w:p w14:paraId="3BE2AF92" w14:textId="7D5ABA7D" w:rsidR="00BD5B94" w:rsidRDefault="00BD5B94">
      <w:pPr>
        <w:pStyle w:val="CommentText"/>
      </w:pPr>
      <w:r>
        <w:rPr>
          <w:rStyle w:val="CommentReference"/>
        </w:rPr>
        <w:annotationRef/>
      </w:r>
      <w:r>
        <w:t xml:space="preserve">Consider improving continuity with the previous paragraph by clarifying what “given distance” refers to. In addition, you may wish to clarify if the “populations available at the given distance” were probability-weighted using the </w:t>
      </w:r>
      <w:r w:rsidR="00663566">
        <w:t>probabilities calculated above, as the populations to which an individual dispersed should be based on the probability of their dispersal to them.</w:t>
      </w:r>
    </w:p>
  </w:comment>
  <w:comment w:id="675" w:author="Editor" w:date="2020-10-29T20:22:00Z" w:initials="E">
    <w:p w14:paraId="06288089" w14:textId="2A7E4A80" w:rsidR="00BD5B94" w:rsidRDefault="00BD5B94">
      <w:pPr>
        <w:pStyle w:val="CommentText"/>
      </w:pPr>
      <w:r>
        <w:t xml:space="preserve">You may wish to offer additional clarity here, as </w:t>
      </w:r>
      <w:r>
        <w:rPr>
          <w:rStyle w:val="CommentReference"/>
        </w:rPr>
        <w:annotationRef/>
      </w:r>
      <w:r>
        <w:rPr>
          <w:rStyle w:val="CommentReference"/>
        </w:rPr>
        <w:t>t</w:t>
      </w:r>
      <w:r>
        <w:t xml:space="preserve">hese two ideas appear to run counter to each other. It is true that there are only six unique positions in a 5x5 square grid, and </w:t>
      </w:r>
      <w:r>
        <w:rPr>
          <w:b/>
        </w:rPr>
        <w:t>systematically</w:t>
      </w:r>
      <w:r>
        <w:t xml:space="preserve"> choosing those six positions would therefore cover all possible spatial patterns in your simulation. However, if you </w:t>
      </w:r>
      <w:r w:rsidRPr="00EA200B">
        <w:rPr>
          <w:b/>
        </w:rPr>
        <w:t>randomly</w:t>
      </w:r>
      <w:r>
        <w:t xml:space="preserve"> selected populations from your original 25, you would not be guaranteed to select those six geographically unique cells.</w:t>
      </w:r>
    </w:p>
  </w:comment>
  <w:comment w:id="701" w:author="Editor" w:date="2020-10-29T16:43:00Z" w:initials="E">
    <w:p w14:paraId="53FEB959" w14:textId="2CCAA8F5" w:rsidR="00BD5B94" w:rsidRDefault="00BD5B94">
      <w:pPr>
        <w:pStyle w:val="CommentText"/>
      </w:pPr>
      <w:r>
        <w:rPr>
          <w:rStyle w:val="CommentReference"/>
        </w:rPr>
        <w:annotationRef/>
      </w:r>
      <w:r>
        <w:t xml:space="preserve">It is unclear why this clarification is required or when it would not be possible to choose an adjacent cell. In a 5x5 square grid, every cell is directly adjacent to at least two other cells, excluding diagonals. </w:t>
      </w:r>
    </w:p>
  </w:comment>
  <w:comment w:id="858" w:author="Editor" w:date="2020-10-29T17:11:00Z" w:initials="E">
    <w:p w14:paraId="4E53E0B6" w14:textId="688F9169" w:rsidR="00BD5B94" w:rsidRPr="00E244CD" w:rsidRDefault="00BD5B94">
      <w:pPr>
        <w:pStyle w:val="CommentText"/>
      </w:pPr>
      <w:r>
        <w:rPr>
          <w:rStyle w:val="CommentReference"/>
        </w:rPr>
        <w:annotationRef/>
      </w:r>
      <w:r>
        <w:t xml:space="preserve">The distinction between when minimizing FPR or FNR is most important is not perfectly clear, as conservation always wants to target the “right population.” It seems like the question here is more subtle: whether they want to risk identifying </w:t>
      </w:r>
      <w:r>
        <w:rPr>
          <w:i/>
        </w:rPr>
        <w:t xml:space="preserve">too many </w:t>
      </w:r>
      <w:r>
        <w:t xml:space="preserve">populations or </w:t>
      </w:r>
      <w:r>
        <w:rPr>
          <w:i/>
        </w:rPr>
        <w:t>too few</w:t>
      </w:r>
      <w:r>
        <w:t>. You may wish to expand the descriptions here and above for when minimizing each value (FPR and FNR) is important.</w:t>
      </w:r>
    </w:p>
  </w:comment>
  <w:comment w:id="827" w:author="Editor" w:date="2020-10-29T20:24:00Z" w:initials="E">
    <w:p w14:paraId="22CDA991" w14:textId="78F62102" w:rsidR="00BD5B94" w:rsidRDefault="00BD5B94">
      <w:pPr>
        <w:pStyle w:val="CommentText"/>
      </w:pPr>
      <w:r>
        <w:rPr>
          <w:rStyle w:val="CommentReference"/>
        </w:rPr>
        <w:annotationRef/>
      </w:r>
      <w:r>
        <w:rPr>
          <w:b/>
        </w:rPr>
        <w:t xml:space="preserve">Lines 193-200: </w:t>
      </w:r>
      <w:r>
        <w:t>To improve clarity and flow, I re-organized this section so that all the material about FPR was presented first and then all the material about FNR was presented second. Please confirm this still reads correctly.</w:t>
      </w:r>
    </w:p>
  </w:comment>
  <w:comment w:id="879" w:author="Editor" w:date="2020-10-29T20:59:00Z" w:initials="E">
    <w:p w14:paraId="523E61D7" w14:textId="29D8D0DE" w:rsidR="00BD5B94" w:rsidRDefault="00BD5B94">
      <w:pPr>
        <w:pStyle w:val="CommentText"/>
      </w:pPr>
      <w:r>
        <w:rPr>
          <w:rStyle w:val="CommentReference"/>
        </w:rPr>
        <w:annotationRef/>
      </w:r>
      <w:r>
        <w:rPr>
          <w:rStyle w:val="CommentReference"/>
        </w:rPr>
        <w:t xml:space="preserve">I rephrased this to indicate that </w:t>
      </w:r>
      <w:r>
        <w:t>these thresholds are for the p-value used to distinguish significance (i.e., p&lt;0.001, p&lt;0.01, etc.) and therefore calculate FPR and FNR. Please confirm this is correct.</w:t>
      </w:r>
    </w:p>
  </w:comment>
  <w:comment w:id="884" w:author="Editor" w:date="2020-10-29T19:51:00Z" w:initials="E">
    <w:p w14:paraId="5F6ABE69" w14:textId="374D6235" w:rsidR="00BD5B94" w:rsidRDefault="00BD5B94">
      <w:pPr>
        <w:pStyle w:val="CommentText"/>
      </w:pPr>
      <w:r>
        <w:rPr>
          <w:rStyle w:val="CommentReference"/>
        </w:rPr>
        <w:annotationRef/>
      </w:r>
      <w:r>
        <w:t xml:space="preserve">I moved this section below “statistical performance” because your evaluation of temporal changes depends on the reader’s understanding of FPR, FNR, and p-value thresholds. </w:t>
      </w:r>
    </w:p>
  </w:comment>
  <w:comment w:id="893" w:author="Editor" w:date="2020-10-30T09:05:00Z" w:initials="E">
    <w:p w14:paraId="60238957" w14:textId="377E7836" w:rsidR="00BD5B94" w:rsidRDefault="00BD5B94" w:rsidP="00D50D33">
      <w:pPr>
        <w:pStyle w:val="CommentText"/>
      </w:pPr>
      <w:r>
        <w:rPr>
          <w:rStyle w:val="CommentReference"/>
        </w:rPr>
        <w:annotationRef/>
      </w:r>
      <w:r>
        <w:rPr>
          <w:rStyle w:val="CommentReference"/>
        </w:rPr>
        <w:t>E</w:t>
      </w:r>
      <w:r>
        <w:t>arlier in the Methods, you measure the passage of time in your simulation by “generations,” whereas here you refer to “years.” You may wish to specify the generation time for your simulated organism either here or when you describe the simulation parameter</w:t>
      </w:r>
      <w:r w:rsidR="00663566">
        <w:t>s (see Comment 24).</w:t>
      </w:r>
    </w:p>
  </w:comment>
  <w:comment w:id="894" w:author="Editor" w:date="2020-10-29T23:59:00Z" w:initials="E">
    <w:p w14:paraId="5D770F8C" w14:textId="53B2B36D" w:rsidR="00BD5B94" w:rsidRDefault="00BD5B94">
      <w:pPr>
        <w:pStyle w:val="CommentText"/>
      </w:pPr>
      <w:r>
        <w:rPr>
          <w:rStyle w:val="CommentReference"/>
        </w:rPr>
        <w:annotationRef/>
      </w:r>
      <w:r>
        <w:rPr>
          <w:rStyle w:val="CommentReference"/>
        </w:rPr>
        <w:t>You may wish to clarify whether your</w:t>
      </w:r>
      <w:r>
        <w:t xml:space="preserve"> sampling timeline was “nine years before the event, and nine years after the event,” which you imply in the beginning of the paragraph, or “nine years apart” (i.e., 4.5 years before and 4.5 years after the event), which you imply here.</w:t>
      </w:r>
    </w:p>
  </w:comment>
  <w:comment w:id="1030" w:author="Editor" w:date="2020-10-29T13:01:00Z" w:initials="E">
    <w:p w14:paraId="56F57BBF" w14:textId="49CEA106" w:rsidR="00BD5B94" w:rsidRDefault="00BD5B94">
      <w:pPr>
        <w:pStyle w:val="CommentText"/>
      </w:pPr>
      <w:r>
        <w:rPr>
          <w:rStyle w:val="CommentReference"/>
        </w:rPr>
        <w:annotationRef/>
      </w:r>
      <w:r>
        <w:t>I provided this as a more specific alternative to “good and stable.” Please confirm this change preserves your meaning.</w:t>
      </w:r>
    </w:p>
  </w:comment>
  <w:comment w:id="1032" w:author="Editor" w:date="2020-10-30T09:05:00Z" w:initials="E">
    <w:p w14:paraId="68817363" w14:textId="715F9F65" w:rsidR="00BD5B94" w:rsidRDefault="00BD5B94">
      <w:pPr>
        <w:pStyle w:val="CommentText"/>
      </w:pPr>
      <w:r>
        <w:rPr>
          <w:rStyle w:val="CommentReference"/>
        </w:rPr>
        <w:annotationRef/>
      </w:r>
      <w:r>
        <w:t>Information about how your experimental simulations compared to your control simulations could be inserted here; see Comment 4</w:t>
      </w:r>
      <w:r w:rsidR="00663566">
        <w:t>0</w:t>
      </w:r>
      <w:r>
        <w:t>.</w:t>
      </w:r>
    </w:p>
  </w:comment>
  <w:comment w:id="1091" w:author="Editor" w:date="2020-10-30T09:06:00Z" w:initials="E">
    <w:p w14:paraId="3CF74930" w14:textId="5BC222AF" w:rsidR="00BD5B94" w:rsidRDefault="00BD5B94">
      <w:pPr>
        <w:pStyle w:val="CommentText"/>
      </w:pPr>
      <w:r>
        <w:rPr>
          <w:rStyle w:val="CommentReference"/>
        </w:rPr>
        <w:annotationRef/>
      </w:r>
      <w:r>
        <w:t>Consider moving this to a separate section on “</w:t>
      </w:r>
      <w:r w:rsidR="009325F1">
        <w:t>thresholds</w:t>
      </w:r>
      <w:r>
        <w:t xml:space="preserve">” (see Comment </w:t>
      </w:r>
      <w:r w:rsidR="00663566">
        <w:t>49</w:t>
      </w:r>
      <w:r>
        <w:t>), because it does not directly relate to how dispersal capacity affects results.</w:t>
      </w:r>
    </w:p>
  </w:comment>
  <w:comment w:id="1137" w:author="Editor" w:date="2020-10-30T09:06:00Z" w:initials="E">
    <w:p w14:paraId="46F1EFFE" w14:textId="24121210" w:rsidR="00BD5B94" w:rsidRDefault="00BD5B94">
      <w:pPr>
        <w:pStyle w:val="CommentText"/>
      </w:pPr>
      <w:r>
        <w:rPr>
          <w:rStyle w:val="CommentReference"/>
        </w:rPr>
        <w:annotationRef/>
      </w:r>
      <w:r>
        <w:t>Consider moving this to a separate section on “</w:t>
      </w:r>
      <w:r w:rsidR="009325F1">
        <w:t>thresholds</w:t>
      </w:r>
      <w:r>
        <w:t xml:space="preserve">” (Comment </w:t>
      </w:r>
      <w:r w:rsidR="00663566">
        <w:t>49</w:t>
      </w:r>
      <w:r>
        <w:t>), because it does not directly relate to how dispersal capacity affects results.</w:t>
      </w:r>
    </w:p>
  </w:comment>
  <w:comment w:id="1144" w:author="Editor" w:date="2020-10-29T20:30:00Z" w:initials="E">
    <w:p w14:paraId="4E0C761B" w14:textId="4E2B8D70" w:rsidR="00BD5B94" w:rsidRDefault="00BD5B94">
      <w:pPr>
        <w:pStyle w:val="CommentText"/>
      </w:pPr>
      <w:r>
        <w:rPr>
          <w:rStyle w:val="CommentReference"/>
        </w:rPr>
        <w:annotationRef/>
      </w:r>
      <w:r>
        <w:rPr>
          <w:b/>
        </w:rPr>
        <w:t xml:space="preserve">Lines 275-283: </w:t>
      </w:r>
      <w:r>
        <w:t>This paragraph seems less directly tied to “dispersal” than it is to the overall efficacy of the TGI metric. I recommend placing this paragraph earlier in the Results section, before the “dispersal” subsection, and using it as evidence of how “TGI can consistently and accurately identify populations that have experienced a demographic event.” Some additional modifications would need to be made to this paragraph so that it ‘fits’ above, but the logic might be more compelling.</w:t>
      </w:r>
    </w:p>
  </w:comment>
  <w:comment w:id="1203" w:author="Editor" w:date="2020-10-30T09:06:00Z" w:initials="E">
    <w:p w14:paraId="47E74C78" w14:textId="39F71773" w:rsidR="00BD5B94" w:rsidRDefault="00BD5B94">
      <w:pPr>
        <w:pStyle w:val="CommentText"/>
      </w:pPr>
      <w:r>
        <w:rPr>
          <w:rStyle w:val="CommentReference"/>
        </w:rPr>
        <w:annotationRef/>
      </w:r>
      <w:r>
        <w:t>I changed “greater than” to “less than” here and added “above” to avoid any confusion that you were evaluating significance a</w:t>
      </w:r>
      <w:r w:rsidR="00663566">
        <w:t>s</w:t>
      </w:r>
      <w:r>
        <w:t xml:space="preserve"> p&gt;0.03</w:t>
      </w:r>
      <w:r w:rsidR="00663566">
        <w:t xml:space="preserve"> rather than p&lt;0.03</w:t>
      </w:r>
      <w:r>
        <w:t>. Please confirm this change preserves your meaning here.</w:t>
      </w:r>
    </w:p>
  </w:comment>
  <w:comment w:id="1224" w:author="Editor" w:date="2020-10-29T13:45:00Z" w:initials="E">
    <w:p w14:paraId="2ABF2860" w14:textId="6934C5B5" w:rsidR="00BD5B94" w:rsidRDefault="00BD5B94">
      <w:pPr>
        <w:pStyle w:val="CommentText"/>
      </w:pPr>
      <w:r>
        <w:rPr>
          <w:rStyle w:val="CommentReference"/>
        </w:rPr>
        <w:annotationRef/>
      </w:r>
      <w:r>
        <w:t>I deleted this because it repeats earlier information. Please confirm this deletion is appropriate.</w:t>
      </w:r>
    </w:p>
  </w:comment>
  <w:comment w:id="1272" w:author="Editor" w:date="2020-10-30T09:07:00Z" w:initials="E">
    <w:p w14:paraId="04B9AD3A" w14:textId="662087B1" w:rsidR="00BD5B94" w:rsidRDefault="00BD5B94">
      <w:pPr>
        <w:pStyle w:val="CommentText"/>
      </w:pPr>
      <w:r>
        <w:rPr>
          <w:rStyle w:val="CommentReference"/>
        </w:rPr>
        <w:annotationRef/>
      </w:r>
      <w:r>
        <w:t xml:space="preserve">In this section, I converted many instances of “first” and “second” sampling to “pre-event” and “post-event” sampling in order to </w:t>
      </w:r>
      <w:r w:rsidR="00663566">
        <w:t>indicate sample timing</w:t>
      </w:r>
      <w:r>
        <w:t xml:space="preserve"> in relation to the event being studied. Please confirm these changes preserve your meaning here.</w:t>
      </w:r>
    </w:p>
  </w:comment>
  <w:comment w:id="1318" w:author="Editor" w:date="2020-10-29T20:39:00Z" w:initials="E">
    <w:p w14:paraId="6C31808B" w14:textId="40D341E4" w:rsidR="00BD5B94" w:rsidRDefault="00BD5B94">
      <w:pPr>
        <w:pStyle w:val="CommentText"/>
      </w:pPr>
      <w:r>
        <w:rPr>
          <w:rStyle w:val="CommentReference"/>
        </w:rPr>
        <w:annotationRef/>
      </w:r>
      <w:r>
        <w:rPr>
          <w:rStyle w:val="CommentReference"/>
        </w:rPr>
        <w:t xml:space="preserve">You may wish to clarify what you </w:t>
      </w:r>
      <w:r>
        <w:t>mean by “</w:t>
      </w:r>
      <w:r w:rsidRPr="00E073E3">
        <w:rPr>
          <w:b/>
        </w:rPr>
        <w:t>purposely</w:t>
      </w:r>
      <w:r>
        <w:t xml:space="preserve"> strong,” as your Methods section did not describe any simulation parameters that intentionally affected the genetic signal over time. Perhaps you meant a different adjective here (remarkably, considerably)?</w:t>
      </w:r>
    </w:p>
  </w:comment>
  <w:comment w:id="1343" w:author="Editor" w:date="2020-10-29T20:49:00Z" w:initials="E">
    <w:p w14:paraId="258E422D" w14:textId="64F689CB" w:rsidR="00BD5B94" w:rsidRDefault="00BD5B94">
      <w:pPr>
        <w:pStyle w:val="CommentText"/>
      </w:pPr>
      <w:r>
        <w:rPr>
          <w:rStyle w:val="CommentReference"/>
        </w:rPr>
        <w:annotationRef/>
      </w:r>
      <w:r>
        <w:t>I added this data from Fig. 5 so that the reference to a 30% FNR in low-dispersal scenarios (Line 320) had context. Please confirm this change preserves your meaning here.</w:t>
      </w:r>
    </w:p>
  </w:comment>
  <w:comment w:id="1417" w:author="Editor" w:date="2020-10-29T21:03:00Z" w:initials="E">
    <w:p w14:paraId="6412E927" w14:textId="2EE6A18C" w:rsidR="00BD5B94" w:rsidRDefault="00BD5B94">
      <w:pPr>
        <w:pStyle w:val="CommentText"/>
      </w:pPr>
      <w:r>
        <w:rPr>
          <w:rStyle w:val="CommentReference"/>
        </w:rPr>
        <w:annotationRef/>
      </w:r>
      <w:r>
        <w:t>You may wish to rephrase this for clarity, as it is not clear what “value of the threshold for pre-event samplings” refers to. Consider: “For example, the FPR for scenario L1 increased from 0% to over 10% as the pre-event sampling lag increased, and…”</w:t>
      </w:r>
    </w:p>
  </w:comment>
  <w:comment w:id="1455" w:author="Editor" w:date="2020-10-29T21:05:00Z" w:initials="E">
    <w:p w14:paraId="3ACADCEE" w14:textId="6D4DD8B6" w:rsidR="00BD5B94" w:rsidRDefault="00BD5B94">
      <w:pPr>
        <w:pStyle w:val="CommentText"/>
      </w:pPr>
      <w:r>
        <w:rPr>
          <w:rStyle w:val="CommentReference"/>
        </w:rPr>
        <w:annotationRef/>
      </w:r>
      <w:r>
        <w:t>I substituted “became less pronounced” for “changed” to indicate a direction of change. Please confirm this preserves your meaning here.</w:t>
      </w:r>
    </w:p>
  </w:comment>
  <w:comment w:id="1473" w:author="Editor" w:date="2020-10-29T21:10:00Z" w:initials="E">
    <w:p w14:paraId="2346511C" w14:textId="52109E0E" w:rsidR="00BD5B94" w:rsidRDefault="00BD5B94">
      <w:pPr>
        <w:pStyle w:val="CommentText"/>
      </w:pPr>
      <w:r>
        <w:rPr>
          <w:rStyle w:val="CommentReference"/>
        </w:rPr>
        <w:annotationRef/>
      </w:r>
      <w:r>
        <w:t>I streamlined this for clarity and removed “based on previous results for FNR and FPR;” it was not clear what results this referred to and the sentence reads well without them. Please confirm this change preserves your meaning here.</w:t>
      </w:r>
    </w:p>
  </w:comment>
  <w:comment w:id="1498" w:author="Editor" w:date="2020-10-30T08:53:00Z" w:initials="E">
    <w:p w14:paraId="4C70279E" w14:textId="619354A7" w:rsidR="009325F1" w:rsidRDefault="009325F1">
      <w:pPr>
        <w:pStyle w:val="CommentText"/>
      </w:pPr>
      <w:r>
        <w:rPr>
          <w:rStyle w:val="CommentReference"/>
        </w:rPr>
        <w:annotationRef/>
      </w:r>
      <w:r>
        <w:t>I recommend including a separate section here where you talk about the sensitivity and power of the tests (FPR, FNR) relative to the chosen significance (p-value) threshold. Comments 39 and 40 describe material that you could use to construct a single paragraph that would fit under this heading. Given the importance of this material to your Discussion, having a separate paragraph here could draw more attention to it.</w:t>
      </w:r>
    </w:p>
  </w:comment>
  <w:comment w:id="1605" w:author="Editor" w:date="2020-10-29T19:37:00Z" w:initials="E">
    <w:p w14:paraId="5A2BD975" w14:textId="54A3AE40" w:rsidR="00BD5B94" w:rsidRPr="00423CCF" w:rsidRDefault="00BD5B94">
      <w:pPr>
        <w:pStyle w:val="CommentText"/>
      </w:pPr>
      <w:r>
        <w:rPr>
          <w:rStyle w:val="CommentReference"/>
        </w:rPr>
        <w:annotationRef/>
      </w:r>
      <w:r>
        <w:t>I recommend incorporating, in one sentence or phrase, the key conclusion from your power/specificity analyses. I have inserted a phrase here with a space for you to include such a conclusion.</w:t>
      </w:r>
    </w:p>
  </w:comment>
  <w:comment w:id="1637" w:author="Editor" w:date="2020-10-29T21:54:00Z" w:initials="E">
    <w:p w14:paraId="59958EFC" w14:textId="6068E7D1" w:rsidR="00BD5B94" w:rsidRDefault="00BD5B94">
      <w:pPr>
        <w:pStyle w:val="CommentText"/>
      </w:pPr>
      <w:r>
        <w:rPr>
          <w:rStyle w:val="CommentReference"/>
        </w:rPr>
        <w:annotationRef/>
      </w:r>
      <w:r>
        <w:t>I deleted this because it is already covered in the Methods and seems less important to the opening of the Discussion. Please confirm this change preserves your meaning here.</w:t>
      </w:r>
    </w:p>
  </w:comment>
  <w:comment w:id="1652" w:author="Editor" w:date="2020-10-29T21:57:00Z" w:initials="E">
    <w:p w14:paraId="2B2BDA1C" w14:textId="521993B0" w:rsidR="00BD5B94" w:rsidRDefault="00BD5B94">
      <w:pPr>
        <w:pStyle w:val="CommentText"/>
      </w:pPr>
      <w:r>
        <w:rPr>
          <w:rStyle w:val="CommentReference"/>
        </w:rPr>
        <w:annotationRef/>
      </w:r>
      <w:r>
        <w:t>I expanded “disturbance” to “a significant immigration event” to reconnect the reader to the “disturbance” you tested with your simulations. Please confirm this change preserves your meaning here.</w:t>
      </w:r>
    </w:p>
  </w:comment>
  <w:comment w:id="1734" w:author="Editor" w:date="2020-10-29T19:25:00Z" w:initials="E">
    <w:p w14:paraId="40D86478" w14:textId="11B3495C" w:rsidR="00BD5B94" w:rsidRDefault="00BD5B94">
      <w:pPr>
        <w:pStyle w:val="CommentText"/>
      </w:pPr>
      <w:r>
        <w:rPr>
          <w:rStyle w:val="CommentReference"/>
        </w:rPr>
        <w:annotationRef/>
      </w:r>
      <w:r>
        <w:t>I shortened this for concision. Please confirm this change preserves your meaning here.</w:t>
      </w:r>
    </w:p>
  </w:comment>
  <w:comment w:id="1750" w:author="Editor" w:date="2020-10-29T19:27:00Z" w:initials="E">
    <w:p w14:paraId="6298C112" w14:textId="3D7B6BB0" w:rsidR="00BD5B94" w:rsidRDefault="00BD5B94">
      <w:pPr>
        <w:pStyle w:val="CommentText"/>
      </w:pPr>
      <w:r>
        <w:rPr>
          <w:rStyle w:val="CommentReference"/>
        </w:rPr>
        <w:annotationRef/>
      </w:r>
      <w:r>
        <w:t>You may wish to identify specific aspects of “the way [TGI] was designed” to better illustrate why TGI is better suited for analyzing discrete disturbances. For example: “Given that TGI depends on between-sample dissimilarity, the index is better-suited…”</w:t>
      </w:r>
    </w:p>
  </w:comment>
  <w:comment w:id="1775" w:author="Editor" w:date="2020-10-30T09:08:00Z" w:initials="E">
    <w:p w14:paraId="25DBA07D" w14:textId="318F1E37" w:rsidR="00BD5B94" w:rsidRDefault="00BD5B94">
      <w:pPr>
        <w:pStyle w:val="CommentText"/>
      </w:pPr>
      <w:r>
        <w:rPr>
          <w:rStyle w:val="CommentReference"/>
        </w:rPr>
        <w:annotationRef/>
      </w:r>
      <w:r>
        <w:t>I rephrased this to avoid confusing pronoun use (it/them). Please confirm this change preserves your meaning here.</w:t>
      </w:r>
    </w:p>
  </w:comment>
  <w:comment w:id="1803" w:author="Editor" w:date="2020-10-30T09:11:00Z" w:initials="E">
    <w:p w14:paraId="7B286D63" w14:textId="4E38682D" w:rsidR="00BD5B94" w:rsidRDefault="00BD5B94">
      <w:pPr>
        <w:pStyle w:val="CommentText"/>
      </w:pPr>
      <w:r>
        <w:rPr>
          <w:rStyle w:val="CommentReference"/>
        </w:rPr>
        <w:annotationRef/>
      </w:r>
      <w:r w:rsidR="00663566">
        <w:t>Consider moving this to the “Considerations about the use of TGI” section, where you already discuss the importance of these significance thresholds. Given their importance in your study and for conservation managers, it might be helpful to have all this information in one place as a “consideration.”</w:t>
      </w:r>
      <w:r w:rsidR="006A5420">
        <w:t xml:space="preserve"> (See Comment 58).</w:t>
      </w:r>
    </w:p>
  </w:comment>
  <w:comment w:id="1914" w:author="Editor" w:date="2020-10-30T09:09:00Z" w:initials="E">
    <w:p w14:paraId="35266767" w14:textId="1207C232" w:rsidR="00BD5B94" w:rsidRDefault="00BD5B94">
      <w:pPr>
        <w:pStyle w:val="CommentText"/>
      </w:pPr>
      <w:r>
        <w:rPr>
          <w:rStyle w:val="CommentReference"/>
        </w:rPr>
        <w:annotationRef/>
      </w:r>
      <w:r>
        <w:t xml:space="preserve">I shortened this for concision. Please confirm these changes preserve your meaning here. I additionally recommend moving this sentence to the following section (“Considerations…”), as described in Comment </w:t>
      </w:r>
      <w:r w:rsidR="00663566">
        <w:t>58</w:t>
      </w:r>
      <w:r>
        <w:t>.</w:t>
      </w:r>
    </w:p>
  </w:comment>
  <w:comment w:id="1934" w:author="Editor" w:date="2020-10-30T09:11:00Z" w:initials="E">
    <w:p w14:paraId="4A597879" w14:textId="169C5184" w:rsidR="00BD5B94" w:rsidRDefault="00BD5B94">
      <w:pPr>
        <w:pStyle w:val="CommentText"/>
      </w:pPr>
      <w:r>
        <w:rPr>
          <w:rStyle w:val="CommentReference"/>
        </w:rPr>
        <w:annotationRef/>
      </w:r>
      <w:r>
        <w:rPr>
          <w:b/>
        </w:rPr>
        <w:t>Lines 455-48</w:t>
      </w:r>
      <w:r w:rsidR="00663566">
        <w:rPr>
          <w:b/>
        </w:rPr>
        <w:t>7</w:t>
      </w:r>
      <w:r>
        <w:rPr>
          <w:b/>
        </w:rPr>
        <w:t xml:space="preserve">: </w:t>
      </w:r>
      <w:r>
        <w:t>I recommend re-organizing this section to better distinguish the strengths and limitations of TGI. I did not make these changes myself because they involve mixing-and-matching parts of paragraphs, but this is what I propose:</w:t>
      </w:r>
    </w:p>
    <w:p w14:paraId="2BF723CE" w14:textId="13897347" w:rsidR="00BD5B94" w:rsidRDefault="00BD5B94" w:rsidP="001E62F8">
      <w:pPr>
        <w:pStyle w:val="CommentText"/>
        <w:numPr>
          <w:ilvl w:val="0"/>
          <w:numId w:val="8"/>
        </w:numPr>
      </w:pPr>
      <w:r>
        <w:t>Paragraph 1: Start with the first part of the sentence you currently have (“demonstrated place in a researcher’s arsenal”) and then focuses on advantages of TGI (Lines 449-453 on how only a few lines of code need to be changed to accommodate different data, Lines 461-462 about microsatellites, and the opening to Lines 463-</w:t>
      </w:r>
      <w:r w:rsidR="00663566">
        <w:t>4</w:t>
      </w:r>
      <w:r>
        <w:t>64 about being a robust framework).</w:t>
      </w:r>
    </w:p>
    <w:p w14:paraId="344527FB" w14:textId="1E8D7A81" w:rsidR="00BD5B94" w:rsidRDefault="00BD5B94" w:rsidP="001E62F8">
      <w:pPr>
        <w:pStyle w:val="CommentText"/>
        <w:numPr>
          <w:ilvl w:val="0"/>
          <w:numId w:val="8"/>
        </w:numPr>
      </w:pPr>
      <w:r>
        <w:t xml:space="preserve">Paragraph 2: Introduce limitations/considerations: “Despite these advantages, there are still several important considerations for the effective use of TGI.” Then discuss the importance of </w:t>
      </w:r>
      <w:r>
        <w:rPr>
          <w:i/>
        </w:rPr>
        <w:t xml:space="preserve">a priori </w:t>
      </w:r>
      <w:r>
        <w:t>knowledge and the selection of significance thresholds (Lines 457-461, Lines 473-477</w:t>
      </w:r>
      <w:r w:rsidR="00663566">
        <w:t>, Lines 421-424</w:t>
      </w:r>
      <w:r>
        <w:t>).</w:t>
      </w:r>
    </w:p>
    <w:p w14:paraId="6954F30B" w14:textId="251D1AD1" w:rsidR="00BD5B94" w:rsidRDefault="00BD5B94" w:rsidP="001E62F8">
      <w:pPr>
        <w:pStyle w:val="CommentText"/>
        <w:numPr>
          <w:ilvl w:val="0"/>
          <w:numId w:val="8"/>
        </w:numPr>
      </w:pPr>
      <w:r>
        <w:t>Paragraph 3: Explain how simulation programs can be used to support the effective use of TGI (Lines 47</w:t>
      </w:r>
      <w:r w:rsidR="00663566">
        <w:t>9</w:t>
      </w:r>
      <w:r>
        <w:t>-48</w:t>
      </w:r>
      <w:r w:rsidR="00663566">
        <w:t>7</w:t>
      </w:r>
      <w:r>
        <w:t>).</w:t>
      </w:r>
    </w:p>
    <w:p w14:paraId="31BCB854" w14:textId="536676DB" w:rsidR="00BD5B94" w:rsidRDefault="00BD5B94" w:rsidP="001E62F8">
      <w:pPr>
        <w:pStyle w:val="CommentText"/>
        <w:numPr>
          <w:ilvl w:val="0"/>
          <w:numId w:val="8"/>
        </w:numPr>
      </w:pPr>
      <w:r>
        <w:t>Paragraph 4: Conclude with why TGI was designed (Lines 464-468) and future work that remains to be done on TGI (Lines 469-472).</w:t>
      </w:r>
    </w:p>
  </w:comment>
  <w:comment w:id="1944" w:author="Editor" w:date="2020-10-29T21:30:00Z" w:initials="E">
    <w:p w14:paraId="3660BEF7" w14:textId="5A78EFC9" w:rsidR="00BD5B94" w:rsidRDefault="00BD5B94">
      <w:pPr>
        <w:pStyle w:val="CommentText"/>
      </w:pPr>
      <w:r>
        <w:rPr>
          <w:rStyle w:val="CommentReference"/>
        </w:rPr>
        <w:annotationRef/>
      </w:r>
      <w:r>
        <w:t>This can be moved to a later paragraph (see Comment 58).</w:t>
      </w:r>
    </w:p>
  </w:comment>
  <w:comment w:id="2090" w:author="Editor" w:date="2020-10-29T21:58:00Z" w:initials="E">
    <w:p w14:paraId="26BA9274" w14:textId="45DF573D" w:rsidR="00BD5B94" w:rsidRDefault="00BD5B94">
      <w:pPr>
        <w:pStyle w:val="CommentText"/>
      </w:pPr>
      <w:r>
        <w:rPr>
          <w:rStyle w:val="CommentReference"/>
        </w:rPr>
        <w:annotationRef/>
      </w:r>
      <w:r>
        <w:t>You may wish to provide captions and legends for your table and each of your six figures. These captions should also define any abbreviations used in the figures (e.g., FNR, FPR).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D5B5114" w15:done="0"/>
  <w15:commentEx w15:paraId="25ED12FE" w15:done="0"/>
  <w15:commentEx w15:paraId="5B344AEE" w15:done="0"/>
  <w15:commentEx w15:paraId="15EEC715" w15:done="0"/>
  <w15:commentEx w15:paraId="38C5F6A2" w15:done="0"/>
  <w15:commentEx w15:paraId="1329FA23" w15:done="0"/>
  <w15:commentEx w15:paraId="1F96BDEF" w15:done="0"/>
  <w15:commentEx w15:paraId="20D430C2" w15:done="0"/>
  <w15:commentEx w15:paraId="1695DA23" w15:done="0"/>
  <w15:commentEx w15:paraId="12EF553A" w15:done="0"/>
  <w15:commentEx w15:paraId="7A0F2D6B" w15:done="0"/>
  <w15:commentEx w15:paraId="727E9221" w15:done="0"/>
  <w15:commentEx w15:paraId="0969BD90" w15:done="0"/>
  <w15:commentEx w15:paraId="5EE47614" w15:done="0"/>
  <w15:commentEx w15:paraId="1EB4CF1A" w15:done="0"/>
  <w15:commentEx w15:paraId="68E1D5FC" w15:done="0"/>
  <w15:commentEx w15:paraId="6FC9B937" w15:done="0"/>
  <w15:commentEx w15:paraId="32E41B92" w15:done="0"/>
  <w15:commentEx w15:paraId="7E333B05" w15:done="0"/>
  <w15:commentEx w15:paraId="55DFEE94" w15:done="0"/>
  <w15:commentEx w15:paraId="2D214321" w15:done="0"/>
  <w15:commentEx w15:paraId="6E2E3DB1" w15:done="0"/>
  <w15:commentEx w15:paraId="07596DD0" w15:done="0"/>
  <w15:commentEx w15:paraId="2C1541C5" w15:done="0"/>
  <w15:commentEx w15:paraId="319664E2" w15:done="0"/>
  <w15:commentEx w15:paraId="0FC19588" w15:done="0"/>
  <w15:commentEx w15:paraId="3BE2AF92" w15:done="0"/>
  <w15:commentEx w15:paraId="06288089" w15:done="0"/>
  <w15:commentEx w15:paraId="53FEB959" w15:done="0"/>
  <w15:commentEx w15:paraId="4E53E0B6" w15:done="0"/>
  <w15:commentEx w15:paraId="22CDA991" w15:done="0"/>
  <w15:commentEx w15:paraId="523E61D7" w15:done="0"/>
  <w15:commentEx w15:paraId="5F6ABE69" w15:done="0"/>
  <w15:commentEx w15:paraId="60238957" w15:done="0"/>
  <w15:commentEx w15:paraId="5D770F8C" w15:done="0"/>
  <w15:commentEx w15:paraId="56F57BBF" w15:done="0"/>
  <w15:commentEx w15:paraId="68817363" w15:done="0"/>
  <w15:commentEx w15:paraId="3CF74930" w15:done="0"/>
  <w15:commentEx w15:paraId="46F1EFFE" w15:done="0"/>
  <w15:commentEx w15:paraId="4E0C761B" w15:done="0"/>
  <w15:commentEx w15:paraId="47E74C78" w15:done="0"/>
  <w15:commentEx w15:paraId="2ABF2860" w15:done="0"/>
  <w15:commentEx w15:paraId="04B9AD3A" w15:done="0"/>
  <w15:commentEx w15:paraId="6C31808B" w15:done="0"/>
  <w15:commentEx w15:paraId="258E422D" w15:done="0"/>
  <w15:commentEx w15:paraId="6412E927" w15:done="0"/>
  <w15:commentEx w15:paraId="3ACADCEE" w15:done="0"/>
  <w15:commentEx w15:paraId="2346511C" w15:done="0"/>
  <w15:commentEx w15:paraId="4C70279E" w15:done="0"/>
  <w15:commentEx w15:paraId="5A2BD975" w15:done="0"/>
  <w15:commentEx w15:paraId="59958EFC" w15:done="0"/>
  <w15:commentEx w15:paraId="2B2BDA1C" w15:done="0"/>
  <w15:commentEx w15:paraId="40D86478" w15:done="0"/>
  <w15:commentEx w15:paraId="6298C112" w15:done="0"/>
  <w15:commentEx w15:paraId="25DBA07D" w15:done="0"/>
  <w15:commentEx w15:paraId="7B286D63" w15:done="0"/>
  <w15:commentEx w15:paraId="35266767" w15:done="0"/>
  <w15:commentEx w15:paraId="31BCB854" w15:done="0"/>
  <w15:commentEx w15:paraId="3660BEF7" w15:done="0"/>
  <w15:commentEx w15:paraId="26BA927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46CE4" w16cex:dateUtc="2020-10-29T04:19:00Z"/>
  <w16cex:commentExtensible w16cex:durableId="2341E170" w16cex:dateUtc="2020-10-27T05:59:00Z"/>
  <w16cex:commentExtensible w16cex:durableId="23450EC8" w16cex:dateUtc="2020-10-29T15:50:00Z"/>
  <w16cex:commentExtensible w16cex:durableId="23446FA2" w16cex:dateUtc="2020-10-29T04:30:00Z"/>
  <w16cex:commentExtensible w16cex:durableId="2344717F" w16cex:dateUtc="2020-10-29T04:38:00Z"/>
  <w16cex:commentExtensible w16cex:durableId="234470E2" w16cex:dateUtc="2020-10-29T04:36:00Z"/>
  <w16cex:commentExtensible w16cex:durableId="2344736D" w16cex:dateUtc="2020-10-29T04:47:00Z"/>
  <w16cex:commentExtensible w16cex:durableId="23447226" w16cex:dateUtc="2020-10-29T04:41:00Z"/>
  <w16cex:commentExtensible w16cex:durableId="2344FFE9" w16cex:dateUtc="2020-10-29T14:46:00Z"/>
  <w16cex:commentExtensible w16cex:durableId="2344EFFD" w16cex:dateUtc="2020-10-29T13:38:00Z"/>
  <w16cex:commentExtensible w16cex:durableId="2341DE30" w16cex:dateUtc="2020-10-27T05:45:00Z"/>
  <w16cex:commentExtensible w16cex:durableId="2345D5EA" w16cex:dateUtc="2020-10-30T05:59:00Z"/>
  <w16cex:commentExtensible w16cex:durableId="2345DC0C" w16cex:dateUtc="2020-10-30T06: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D5B5114" w16cid:durableId="2345CC91"/>
  <w16cid:commentId w16cid:paraId="25ED12FE" w16cid:durableId="23446CE4"/>
  <w16cid:commentId w16cid:paraId="5B344AEE" w16cid:durableId="2341E170"/>
  <w16cid:commentId w16cid:paraId="15EEC715" w16cid:durableId="2345CC94"/>
  <w16cid:commentId w16cid:paraId="38C5F6A2" w16cid:durableId="2345CC95"/>
  <w16cid:commentId w16cid:paraId="1329FA23" w16cid:durableId="23450EC8"/>
  <w16cid:commentId w16cid:paraId="1F96BDEF" w16cid:durableId="2345CC97"/>
  <w16cid:commentId w16cid:paraId="20D430C2" w16cid:durableId="23446FA2"/>
  <w16cid:commentId w16cid:paraId="1695DA23" w16cid:durableId="2345CC99"/>
  <w16cid:commentId w16cid:paraId="12EF553A" w16cid:durableId="2344717F"/>
  <w16cid:commentId w16cid:paraId="7A0F2D6B" w16cid:durableId="234470E2"/>
  <w16cid:commentId w16cid:paraId="727E9221" w16cid:durableId="2344736D"/>
  <w16cid:commentId w16cid:paraId="0969BD90" w16cid:durableId="23447226"/>
  <w16cid:commentId w16cid:paraId="5EE47614" w16cid:durableId="2345CC9E"/>
  <w16cid:commentId w16cid:paraId="1EB4CF1A" w16cid:durableId="2345CC9F"/>
  <w16cid:commentId w16cid:paraId="68E1D5FC" w16cid:durableId="2345CCA0"/>
  <w16cid:commentId w16cid:paraId="6FC9B937" w16cid:durableId="2345CCA1"/>
  <w16cid:commentId w16cid:paraId="32E41B92" w16cid:durableId="2344FFE9"/>
  <w16cid:commentId w16cid:paraId="7E333B05" w16cid:durableId="2344EFFD"/>
  <w16cid:commentId w16cid:paraId="55DFEE94" w16cid:durableId="2345CCA4"/>
  <w16cid:commentId w16cid:paraId="2D214321" w16cid:durableId="2341DE30"/>
  <w16cid:commentId w16cid:paraId="6E2E3DB1" w16cid:durableId="2345CCA6"/>
  <w16cid:commentId w16cid:paraId="07596DD0" w16cid:durableId="2345CCA7"/>
  <w16cid:commentId w16cid:paraId="2C1541C5" w16cid:durableId="2345CCA8"/>
  <w16cid:commentId w16cid:paraId="319664E2" w16cid:durableId="2345CCA9"/>
  <w16cid:commentId w16cid:paraId="0FC19588" w16cid:durableId="2345CCAA"/>
  <w16cid:commentId w16cid:paraId="3BE2AF92" w16cid:durableId="2345CCAB"/>
  <w16cid:commentId w16cid:paraId="06288089" w16cid:durableId="2345CCAC"/>
  <w16cid:commentId w16cid:paraId="53FEB959" w16cid:durableId="2345CCAD"/>
  <w16cid:commentId w16cid:paraId="4E53E0B6" w16cid:durableId="2345CCB0"/>
  <w16cid:commentId w16cid:paraId="22CDA991" w16cid:durableId="2345CCB1"/>
  <w16cid:commentId w16cid:paraId="523E61D7" w16cid:durableId="2345CCB2"/>
  <w16cid:commentId w16cid:paraId="5F6ABE69" w16cid:durableId="2345CCB3"/>
  <w16cid:commentId w16cid:paraId="60238957" w16cid:durableId="2345CCB4"/>
  <w16cid:commentId w16cid:paraId="5D770F8C" w16cid:durableId="2345D5EA"/>
  <w16cid:commentId w16cid:paraId="56F57BBF" w16cid:durableId="2345CCB6"/>
  <w16cid:commentId w16cid:paraId="68817363" w16cid:durableId="2345CCB7"/>
  <w16cid:commentId w16cid:paraId="3CF74930" w16cid:durableId="2345CCB8"/>
  <w16cid:commentId w16cid:paraId="46F1EFFE" w16cid:durableId="2345CCBA"/>
  <w16cid:commentId w16cid:paraId="4E0C761B" w16cid:durableId="2345CCBB"/>
  <w16cid:commentId w16cid:paraId="47E74C78" w16cid:durableId="2345CCBC"/>
  <w16cid:commentId w16cid:paraId="2ABF2860" w16cid:durableId="2345CCBD"/>
  <w16cid:commentId w16cid:paraId="04B9AD3A" w16cid:durableId="2345CCBE"/>
  <w16cid:commentId w16cid:paraId="6C31808B" w16cid:durableId="2345CCBF"/>
  <w16cid:commentId w16cid:paraId="258E422D" w16cid:durableId="2345CCC0"/>
  <w16cid:commentId w16cid:paraId="6412E927" w16cid:durableId="2345CCC1"/>
  <w16cid:commentId w16cid:paraId="3ACADCEE" w16cid:durableId="2345CCC2"/>
  <w16cid:commentId w16cid:paraId="2346511C" w16cid:durableId="2345CCC3"/>
  <w16cid:commentId w16cid:paraId="4C70279E" w16cid:durableId="23466457"/>
  <w16cid:commentId w16cid:paraId="5A2BD975" w16cid:durableId="2345CCC5"/>
  <w16cid:commentId w16cid:paraId="59958EFC" w16cid:durableId="2345CCC6"/>
  <w16cid:commentId w16cid:paraId="2B2BDA1C" w16cid:durableId="2345CCC7"/>
  <w16cid:commentId w16cid:paraId="40D86478" w16cid:durableId="2345CCC8"/>
  <w16cid:commentId w16cid:paraId="6298C112" w16cid:durableId="2345CCC9"/>
  <w16cid:commentId w16cid:paraId="25DBA07D" w16cid:durableId="2345CCCA"/>
  <w16cid:commentId w16cid:paraId="7B286D63" w16cid:durableId="2345DC0C"/>
  <w16cid:commentId w16cid:paraId="35266767" w16cid:durableId="2345CCCB"/>
  <w16cid:commentId w16cid:paraId="31BCB854" w16cid:durableId="2345CCCC"/>
  <w16cid:commentId w16cid:paraId="3660BEF7" w16cid:durableId="2345CCCD"/>
  <w16cid:commentId w16cid:paraId="26BA9274" w16cid:durableId="2345CCC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4BECDF" w14:textId="77777777" w:rsidR="00EA75BE" w:rsidRDefault="00EA75BE">
      <w:pPr>
        <w:spacing w:after="0" w:line="240" w:lineRule="auto"/>
      </w:pPr>
      <w:r>
        <w:separator/>
      </w:r>
    </w:p>
  </w:endnote>
  <w:endnote w:type="continuationSeparator" w:id="0">
    <w:p w14:paraId="1CB2A870" w14:textId="77777777" w:rsidR="00EA75BE" w:rsidRDefault="00EA75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1723703"/>
      <w:docPartObj>
        <w:docPartGallery w:val="Page Numbers (Bottom of Page)"/>
        <w:docPartUnique/>
      </w:docPartObj>
    </w:sdtPr>
    <w:sdtEndPr/>
    <w:sdtContent>
      <w:p w14:paraId="733C9AA0" w14:textId="4E0A4248" w:rsidR="00BD5B94" w:rsidRDefault="00BD5B94">
        <w:pPr>
          <w:pStyle w:val="Footer"/>
          <w:jc w:val="right"/>
        </w:pPr>
        <w:r>
          <w:fldChar w:fldCharType="begin"/>
        </w:r>
        <w:r>
          <w:instrText>PAGE   \* MERGEFORMAT</w:instrText>
        </w:r>
        <w:r>
          <w:fldChar w:fldCharType="separate"/>
        </w:r>
        <w:r w:rsidR="00566EA1" w:rsidRPr="00566EA1">
          <w:rPr>
            <w:noProof/>
            <w:lang w:val="fr-FR"/>
          </w:rPr>
          <w:t>18</w:t>
        </w:r>
        <w:r>
          <w:fldChar w:fldCharType="end"/>
        </w:r>
      </w:p>
    </w:sdtContent>
  </w:sdt>
  <w:p w14:paraId="7704DB3E" w14:textId="77777777" w:rsidR="00BD5B94" w:rsidRDefault="00BD5B9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B22EB50" w14:textId="77777777" w:rsidR="00EA75BE" w:rsidRDefault="00EA75BE">
      <w:pPr>
        <w:spacing w:after="0" w:line="240" w:lineRule="auto"/>
      </w:pPr>
      <w:r>
        <w:separator/>
      </w:r>
    </w:p>
  </w:footnote>
  <w:footnote w:type="continuationSeparator" w:id="0">
    <w:p w14:paraId="3E896917" w14:textId="77777777" w:rsidR="00EA75BE" w:rsidRDefault="00EA75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7525F"/>
    <w:multiLevelType w:val="hybridMultilevel"/>
    <w:tmpl w:val="17C43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E51D38"/>
    <w:multiLevelType w:val="hybridMultilevel"/>
    <w:tmpl w:val="46102C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06466D"/>
    <w:multiLevelType w:val="hybridMultilevel"/>
    <w:tmpl w:val="5D10B2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5F0775"/>
    <w:multiLevelType w:val="hybridMultilevel"/>
    <w:tmpl w:val="7D34C3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F11F58"/>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6749B3"/>
    <w:multiLevelType w:val="hybridMultilevel"/>
    <w:tmpl w:val="05DC2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8B58DB"/>
    <w:multiLevelType w:val="hybridMultilevel"/>
    <w:tmpl w:val="0898EE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820833"/>
    <w:multiLevelType w:val="hybridMultilevel"/>
    <w:tmpl w:val="9FB683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0"/>
  </w:num>
  <w:num w:numId="4">
    <w:abstractNumId w:val="1"/>
  </w:num>
  <w:num w:numId="5">
    <w:abstractNumId w:val="6"/>
  </w:num>
  <w:num w:numId="6">
    <w:abstractNumId w:val="4"/>
  </w:num>
  <w:num w:numId="7">
    <w:abstractNumId w:val="5"/>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ditor">
    <w15:presenceInfo w15:providerId="None" w15:userId="Editor"/>
  </w15:person>
  <w15:person w15:author="Editor-in-Chief">
    <w15:presenceInfo w15:providerId="None" w15:userId="Editor-in-Chie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trackRevision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bc0NTQ2NTI0szAwt7RQ0lEKTi0uzszPAykwrAUAtKPMDCwAAAA="/>
  </w:docVars>
  <w:rsids>
    <w:rsidRoot w:val="00760250"/>
    <w:rsid w:val="000E71FA"/>
    <w:rsid w:val="00102C15"/>
    <w:rsid w:val="001226C2"/>
    <w:rsid w:val="00141DB8"/>
    <w:rsid w:val="001729A4"/>
    <w:rsid w:val="001B506C"/>
    <w:rsid w:val="001B6501"/>
    <w:rsid w:val="001C7C1F"/>
    <w:rsid w:val="001E62F8"/>
    <w:rsid w:val="00211EB6"/>
    <w:rsid w:val="002826FE"/>
    <w:rsid w:val="00282B66"/>
    <w:rsid w:val="002C09F6"/>
    <w:rsid w:val="002E5FED"/>
    <w:rsid w:val="002F4AF9"/>
    <w:rsid w:val="00312CAE"/>
    <w:rsid w:val="00321C72"/>
    <w:rsid w:val="00330557"/>
    <w:rsid w:val="00372E64"/>
    <w:rsid w:val="00386761"/>
    <w:rsid w:val="00406754"/>
    <w:rsid w:val="00423CCF"/>
    <w:rsid w:val="004B50FE"/>
    <w:rsid w:val="004C3D58"/>
    <w:rsid w:val="004D288B"/>
    <w:rsid w:val="004E0547"/>
    <w:rsid w:val="005040E6"/>
    <w:rsid w:val="00520DE3"/>
    <w:rsid w:val="00545C37"/>
    <w:rsid w:val="00560CDE"/>
    <w:rsid w:val="00563238"/>
    <w:rsid w:val="00566EA1"/>
    <w:rsid w:val="00571DB9"/>
    <w:rsid w:val="005F5B9D"/>
    <w:rsid w:val="00630537"/>
    <w:rsid w:val="00663566"/>
    <w:rsid w:val="006A5420"/>
    <w:rsid w:val="006A6EC4"/>
    <w:rsid w:val="00702045"/>
    <w:rsid w:val="00733D61"/>
    <w:rsid w:val="0073615E"/>
    <w:rsid w:val="0075022C"/>
    <w:rsid w:val="00760250"/>
    <w:rsid w:val="00766D58"/>
    <w:rsid w:val="00774E9E"/>
    <w:rsid w:val="007823C3"/>
    <w:rsid w:val="007A704E"/>
    <w:rsid w:val="007C1503"/>
    <w:rsid w:val="007E1BCB"/>
    <w:rsid w:val="00810109"/>
    <w:rsid w:val="00813CD6"/>
    <w:rsid w:val="00853581"/>
    <w:rsid w:val="00892E6C"/>
    <w:rsid w:val="008B55A9"/>
    <w:rsid w:val="008D64C5"/>
    <w:rsid w:val="008F7B96"/>
    <w:rsid w:val="00902C68"/>
    <w:rsid w:val="00920011"/>
    <w:rsid w:val="009325F1"/>
    <w:rsid w:val="009360E2"/>
    <w:rsid w:val="0093724D"/>
    <w:rsid w:val="00960101"/>
    <w:rsid w:val="00996F04"/>
    <w:rsid w:val="009A5032"/>
    <w:rsid w:val="00A22F69"/>
    <w:rsid w:val="00A2346E"/>
    <w:rsid w:val="00A3681C"/>
    <w:rsid w:val="00A44B87"/>
    <w:rsid w:val="00A732A2"/>
    <w:rsid w:val="00AA602F"/>
    <w:rsid w:val="00B04106"/>
    <w:rsid w:val="00B06290"/>
    <w:rsid w:val="00B2536B"/>
    <w:rsid w:val="00B751B5"/>
    <w:rsid w:val="00B75611"/>
    <w:rsid w:val="00B96666"/>
    <w:rsid w:val="00BB457C"/>
    <w:rsid w:val="00BD0358"/>
    <w:rsid w:val="00BD5B94"/>
    <w:rsid w:val="00C66A6C"/>
    <w:rsid w:val="00D50D33"/>
    <w:rsid w:val="00DB7399"/>
    <w:rsid w:val="00E073E3"/>
    <w:rsid w:val="00E244CD"/>
    <w:rsid w:val="00E40D21"/>
    <w:rsid w:val="00EA200B"/>
    <w:rsid w:val="00EA75BE"/>
    <w:rsid w:val="00EC12D4"/>
    <w:rsid w:val="00F118CE"/>
    <w:rsid w:val="00F2600A"/>
    <w:rsid w:val="00F61846"/>
    <w:rsid w:val="00F76398"/>
    <w:rsid w:val="00F94105"/>
    <w:rsid w:val="00FC726D"/>
    <w:rsid w:val="00FD1A16"/>
    <w:rsid w:val="00FD54C9"/>
    <w:rsid w:val="00FE48FB"/>
    <w:rsid w:val="00FE705A"/>
    <w:rsid w:val="00FF1A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B19FA9"/>
  <w15:docId w15:val="{C914B643-E10D-4E8B-BD82-2ED4ED198F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60250"/>
  </w:style>
  <w:style w:type="paragraph" w:styleId="Heading1">
    <w:name w:val="heading 1"/>
    <w:basedOn w:val="Normal"/>
    <w:next w:val="Normal"/>
    <w:link w:val="Heading1Char"/>
    <w:uiPriority w:val="9"/>
    <w:qFormat/>
    <w:rsid w:val="001C7C1F"/>
    <w:pPr>
      <w:spacing w:after="0" w:line="480" w:lineRule="auto"/>
      <w:outlineLvl w:val="0"/>
    </w:pPr>
    <w:rPr>
      <w:rFonts w:ascii="Times New Roman" w:eastAsia="Times New Roman" w:hAnsi="Times New Roman" w:cs="Times New Roman"/>
      <w:b/>
      <w:sz w:val="24"/>
      <w:szCs w:val="24"/>
    </w:rPr>
  </w:style>
  <w:style w:type="paragraph" w:styleId="Heading2">
    <w:name w:val="heading 2"/>
    <w:basedOn w:val="Normal"/>
    <w:next w:val="Normal"/>
    <w:link w:val="Heading2Char"/>
    <w:uiPriority w:val="9"/>
    <w:unhideWhenUsed/>
    <w:qFormat/>
    <w:rsid w:val="001C7C1F"/>
    <w:pPr>
      <w:spacing w:after="0" w:line="480" w:lineRule="auto"/>
      <w:outlineLvl w:val="1"/>
    </w:pPr>
    <w:rPr>
      <w:rFonts w:ascii="Times New Roman" w:hAnsi="Times New Roman" w:cs="Times New Roman"/>
      <w:i/>
      <w:sz w:val="24"/>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760250"/>
    <w:rPr>
      <w:color w:val="0563C1" w:themeColor="hyperlink"/>
      <w:u w:val="single"/>
    </w:rPr>
  </w:style>
  <w:style w:type="table" w:styleId="TableGrid">
    <w:name w:val="Table Grid"/>
    <w:basedOn w:val="TableNormal"/>
    <w:uiPriority w:val="39"/>
    <w:rsid w:val="007602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60250"/>
    <w:pPr>
      <w:ind w:left="720"/>
      <w:contextualSpacing/>
    </w:pPr>
  </w:style>
  <w:style w:type="character" w:styleId="CommentReference">
    <w:name w:val="annotation reference"/>
    <w:basedOn w:val="DefaultParagraphFont"/>
    <w:uiPriority w:val="99"/>
    <w:semiHidden/>
    <w:unhideWhenUsed/>
    <w:rsid w:val="00760250"/>
    <w:rPr>
      <w:sz w:val="16"/>
      <w:szCs w:val="16"/>
    </w:rPr>
  </w:style>
  <w:style w:type="paragraph" w:styleId="CommentText">
    <w:name w:val="annotation text"/>
    <w:basedOn w:val="Normal"/>
    <w:link w:val="CommentTextChar"/>
    <w:uiPriority w:val="99"/>
    <w:unhideWhenUsed/>
    <w:rsid w:val="00760250"/>
    <w:pPr>
      <w:spacing w:line="240" w:lineRule="auto"/>
    </w:pPr>
    <w:rPr>
      <w:sz w:val="20"/>
      <w:szCs w:val="20"/>
    </w:rPr>
  </w:style>
  <w:style w:type="character" w:customStyle="1" w:styleId="CommentTextChar">
    <w:name w:val="Comment Text Char"/>
    <w:basedOn w:val="DefaultParagraphFont"/>
    <w:link w:val="CommentText"/>
    <w:uiPriority w:val="99"/>
    <w:rsid w:val="00760250"/>
    <w:rPr>
      <w:sz w:val="20"/>
      <w:szCs w:val="20"/>
    </w:rPr>
  </w:style>
  <w:style w:type="paragraph" w:styleId="BalloonText">
    <w:name w:val="Balloon Text"/>
    <w:basedOn w:val="Normal"/>
    <w:link w:val="BalloonTextChar"/>
    <w:uiPriority w:val="99"/>
    <w:semiHidden/>
    <w:unhideWhenUsed/>
    <w:rsid w:val="0076025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250"/>
    <w:rPr>
      <w:rFonts w:ascii="Segoe UI" w:hAnsi="Segoe UI" w:cs="Segoe UI"/>
      <w:sz w:val="18"/>
      <w:szCs w:val="18"/>
    </w:rPr>
  </w:style>
  <w:style w:type="character" w:styleId="FollowedHyperlink">
    <w:name w:val="FollowedHyperlink"/>
    <w:basedOn w:val="DefaultParagraphFont"/>
    <w:uiPriority w:val="99"/>
    <w:semiHidden/>
    <w:unhideWhenUsed/>
    <w:rsid w:val="00760250"/>
    <w:rPr>
      <w:color w:val="954F72" w:themeColor="followedHyperlink"/>
      <w:u w:val="single"/>
    </w:rPr>
  </w:style>
  <w:style w:type="paragraph" w:styleId="CommentSubject">
    <w:name w:val="annotation subject"/>
    <w:basedOn w:val="CommentText"/>
    <w:next w:val="CommentText"/>
    <w:link w:val="CommentSubjectChar"/>
    <w:uiPriority w:val="99"/>
    <w:semiHidden/>
    <w:unhideWhenUsed/>
    <w:rsid w:val="00760250"/>
    <w:rPr>
      <w:b/>
      <w:bCs/>
    </w:rPr>
  </w:style>
  <w:style w:type="character" w:customStyle="1" w:styleId="CommentSubjectChar">
    <w:name w:val="Comment Subject Char"/>
    <w:basedOn w:val="CommentTextChar"/>
    <w:link w:val="CommentSubject"/>
    <w:uiPriority w:val="99"/>
    <w:semiHidden/>
    <w:rsid w:val="00760250"/>
    <w:rPr>
      <w:b/>
      <w:bCs/>
      <w:sz w:val="20"/>
      <w:szCs w:val="20"/>
    </w:rPr>
  </w:style>
  <w:style w:type="character" w:styleId="PlaceholderText">
    <w:name w:val="Placeholder Text"/>
    <w:basedOn w:val="DefaultParagraphFont"/>
    <w:uiPriority w:val="99"/>
    <w:semiHidden/>
    <w:rsid w:val="00760250"/>
    <w:rPr>
      <w:color w:val="808080"/>
    </w:rPr>
  </w:style>
  <w:style w:type="paragraph" w:styleId="Header">
    <w:name w:val="header"/>
    <w:basedOn w:val="Normal"/>
    <w:link w:val="HeaderChar"/>
    <w:uiPriority w:val="99"/>
    <w:unhideWhenUsed/>
    <w:rsid w:val="007602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760250"/>
  </w:style>
  <w:style w:type="paragraph" w:styleId="Footer">
    <w:name w:val="footer"/>
    <w:basedOn w:val="Normal"/>
    <w:link w:val="FooterChar"/>
    <w:uiPriority w:val="99"/>
    <w:unhideWhenUsed/>
    <w:rsid w:val="007602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760250"/>
  </w:style>
  <w:style w:type="character" w:styleId="LineNumber">
    <w:name w:val="line number"/>
    <w:basedOn w:val="DefaultParagraphFont"/>
    <w:uiPriority w:val="99"/>
    <w:semiHidden/>
    <w:unhideWhenUsed/>
    <w:rsid w:val="00760250"/>
  </w:style>
  <w:style w:type="paragraph" w:styleId="Revision">
    <w:name w:val="Revision"/>
    <w:hidden/>
    <w:uiPriority w:val="99"/>
    <w:semiHidden/>
    <w:rsid w:val="00760250"/>
    <w:pPr>
      <w:spacing w:after="0" w:line="240" w:lineRule="auto"/>
    </w:pPr>
  </w:style>
  <w:style w:type="paragraph" w:styleId="NormalWeb">
    <w:name w:val="Normal (Web)"/>
    <w:basedOn w:val="Normal"/>
    <w:uiPriority w:val="99"/>
    <w:semiHidden/>
    <w:unhideWhenUsed/>
    <w:rsid w:val="0076025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1C7C1F"/>
    <w:rPr>
      <w:rFonts w:ascii="Times New Roman" w:eastAsia="Times New Roman" w:hAnsi="Times New Roman" w:cs="Times New Roman"/>
      <w:b/>
      <w:sz w:val="24"/>
      <w:szCs w:val="24"/>
    </w:rPr>
  </w:style>
  <w:style w:type="character" w:customStyle="1" w:styleId="Heading2Char">
    <w:name w:val="Heading 2 Char"/>
    <w:basedOn w:val="DefaultParagraphFont"/>
    <w:link w:val="Heading2"/>
    <w:uiPriority w:val="9"/>
    <w:rsid w:val="001C7C1F"/>
    <w:rPr>
      <w:rFonts w:ascii="Times New Roman" w:hAnsi="Times New Roman" w:cs="Times New Roman"/>
      <w:i/>
      <w:sz w:val="24"/>
      <w:szCs w:val="24"/>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jpeg"/><Relationship Id="rId10" Type="http://schemas.microsoft.com/office/2018/08/relationships/commentsExtensible" Target="commentsExtensible.xml"/><Relationship Id="rId19" Type="http://schemas.openxmlformats.org/officeDocument/2006/relationships/fontTable" Target="fontTable.xml"/><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1493</TotalTime>
  <Pages>1</Pages>
  <Words>39111</Words>
  <Characters>222937</Characters>
  <Application>Microsoft Office Word</Application>
  <DocSecurity>0</DocSecurity>
  <Lines>1857</Lines>
  <Paragraphs>523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261525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Julian WITTISCHE</dc:creator>
  <cp:keywords/>
  <dc:description/>
  <cp:lastModifiedBy>Editor-in-Chief</cp:lastModifiedBy>
  <cp:revision>15</cp:revision>
  <dcterms:created xsi:type="dcterms:W3CDTF">2020-10-23T18:29:00Z</dcterms:created>
  <dcterms:modified xsi:type="dcterms:W3CDTF">2020-10-30T17:11:00Z</dcterms:modified>
</cp:coreProperties>
</file>