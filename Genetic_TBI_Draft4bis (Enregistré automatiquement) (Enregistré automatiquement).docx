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5535C" w14:textId="32030C15" w:rsidR="004E13A5" w:rsidRPr="0007763B" w:rsidRDefault="004E13A5" w:rsidP="00A51948">
      <w:pPr>
        <w:spacing w:before="240" w:after="240" w:line="480" w:lineRule="auto"/>
        <w:rPr>
          <w:rFonts w:ascii="Times New Roman" w:hAnsi="Times New Roman" w:cs="Times New Roman"/>
          <w:sz w:val="24"/>
          <w:szCs w:val="24"/>
        </w:rPr>
      </w:pPr>
      <w:r w:rsidRPr="0007763B">
        <w:rPr>
          <w:rFonts w:ascii="Times New Roman" w:eastAsia="Times New Roman" w:hAnsi="Times New Roman" w:cs="Times New Roman"/>
          <w:b/>
          <w:bCs/>
          <w:sz w:val="24"/>
          <w:szCs w:val="24"/>
        </w:rPr>
        <w:t>Detecting exceptional temporal changes in genetic diversity using limited information</w:t>
      </w:r>
    </w:p>
    <w:p w14:paraId="211B9477"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3A1B5ADE" w14:textId="5C6FE0B3" w:rsidR="004E13A5" w:rsidRPr="00F322CA" w:rsidRDefault="004E13A5" w:rsidP="00A51948">
      <w:pPr>
        <w:spacing w:before="240" w:after="240" w:line="480"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sidR="00F322CA">
        <w:rPr>
          <w:rFonts w:ascii="Times New Roman" w:eastAsia="Times New Roman" w:hAnsi="Times New Roman" w:cs="Times New Roman"/>
          <w:sz w:val="24"/>
          <w:szCs w:val="24"/>
          <w:vertAlign w:val="superscript"/>
        </w:rPr>
        <w:t>1,2</w:t>
      </w:r>
    </w:p>
    <w:p w14:paraId="4679D4FC"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4AEC9552" w14:textId="252FC0FB" w:rsidR="004E13A5" w:rsidRDefault="00F322CA" w:rsidP="00A51948">
      <w:pPr>
        <w:spacing w:before="240" w:after="240" w:line="480" w:lineRule="auto"/>
        <w:rPr>
          <w:rFonts w:ascii="Times New Roman" w:eastAsia="Times New Roman" w:hAnsi="Times New Roman" w:cs="Times New Roman"/>
          <w:sz w:val="24"/>
          <w:szCs w:val="24"/>
          <w:lang w:val="fr-CA"/>
        </w:rPr>
      </w:pPr>
      <w:r>
        <w:rPr>
          <w:rFonts w:ascii="Times New Roman" w:eastAsia="Times New Roman" w:hAnsi="Times New Roman" w:cs="Times New Roman"/>
          <w:sz w:val="24"/>
          <w:szCs w:val="24"/>
          <w:vertAlign w:val="superscript"/>
          <w:lang w:val="fr-CA"/>
        </w:rPr>
        <w:t xml:space="preserve">1 </w:t>
      </w:r>
      <w:r w:rsidR="004E13A5"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004E13A5" w:rsidRPr="0007763B">
        <w:rPr>
          <w:rFonts w:ascii="Times New Roman" w:eastAsia="Times New Roman" w:hAnsi="Times New Roman" w:cs="Times New Roman"/>
          <w:sz w:val="24"/>
          <w:szCs w:val="24"/>
          <w:lang w:val="fr-CA"/>
        </w:rPr>
        <w:t>, Université de Montréal, Pavillon Marie-Victorin, Montréal, QC, Canada, H3C 3J7</w:t>
      </w:r>
    </w:p>
    <w:p w14:paraId="43FF6B38" w14:textId="749E2F04" w:rsidR="00F322CA" w:rsidRPr="00F322CA" w:rsidRDefault="00F322CA" w:rsidP="00A51948">
      <w:pPr>
        <w:spacing w:before="240" w:after="240" w:line="480"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r w:rsidR="00AC1D0A">
        <w:rPr>
          <w:rFonts w:ascii="Times New Roman" w:eastAsia="Times New Roman" w:hAnsi="Times New Roman" w:cs="Times New Roman"/>
          <w:sz w:val="24"/>
          <w:szCs w:val="24"/>
        </w:rPr>
        <w:t>Forestry, J</w:t>
      </w:r>
      <w:r w:rsidRPr="00F322CA">
        <w:rPr>
          <w:rFonts w:ascii="Times New Roman" w:eastAsia="Times New Roman" w:hAnsi="Times New Roman" w:cs="Times New Roman"/>
          <w:sz w:val="24"/>
          <w:szCs w:val="24"/>
        </w:rPr>
        <w:t>ohn H. Daniels Faculty of Architecture, Landscape, and Design</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71295975" w14:textId="77777777" w:rsidR="004E13A5" w:rsidRPr="00F322CA" w:rsidRDefault="004E13A5" w:rsidP="00A51948">
      <w:pPr>
        <w:spacing w:before="240" w:after="240" w:line="480" w:lineRule="auto"/>
        <w:rPr>
          <w:rFonts w:ascii="Times New Roman" w:eastAsia="Times New Roman" w:hAnsi="Times New Roman" w:cs="Times New Roman"/>
          <w:sz w:val="24"/>
          <w:szCs w:val="24"/>
        </w:rPr>
      </w:pPr>
    </w:p>
    <w:p w14:paraId="5A59C235"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t>
      </w:r>
      <w:proofErr w:type="spellStart"/>
      <w:r w:rsidRPr="0007763B">
        <w:rPr>
          <w:rFonts w:ascii="Times New Roman" w:eastAsia="Times New Roman" w:hAnsi="Times New Roman" w:cs="Times New Roman"/>
          <w:sz w:val="24"/>
          <w:szCs w:val="24"/>
        </w:rPr>
        <w:t>Wittische</w:t>
      </w:r>
      <w:proofErr w:type="spellEnd"/>
      <w:r w:rsidRPr="0007763B">
        <w:rPr>
          <w:rFonts w:ascii="Times New Roman" w:eastAsia="Times New Roman" w:hAnsi="Times New Roman" w:cs="Times New Roman"/>
          <w:sz w:val="24"/>
          <w:szCs w:val="24"/>
        </w:rPr>
        <w:t xml:space="preserve">; E-mail: </w:t>
      </w:r>
      <w:hyperlink r:id="rId6">
        <w:r w:rsidRPr="0007763B">
          <w:rPr>
            <w:rStyle w:val="Lienhypertexte"/>
            <w:rFonts w:ascii="Times New Roman" w:eastAsia="Times New Roman" w:hAnsi="Times New Roman" w:cs="Times New Roman"/>
            <w:sz w:val="24"/>
            <w:szCs w:val="24"/>
          </w:rPr>
          <w:t>jwittische@gmail.com</w:t>
        </w:r>
      </w:hyperlink>
    </w:p>
    <w:p w14:paraId="407C49E3"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7B2B731C" w14:textId="7CED0C18" w:rsidR="004E13A5" w:rsidRPr="0007763B"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sidR="008A3027">
        <w:rPr>
          <w:rFonts w:ascii="Times New Roman" w:eastAsia="Times New Roman" w:hAnsi="Times New Roman" w:cs="Times New Roman"/>
          <w:sz w:val="24"/>
          <w:szCs w:val="24"/>
        </w:rPr>
        <w:t>Testing</w:t>
      </w:r>
      <w:r w:rsidRPr="0007763B">
        <w:rPr>
          <w:rFonts w:ascii="Times New Roman" w:eastAsia="Times New Roman" w:hAnsi="Times New Roman" w:cs="Times New Roman"/>
          <w:sz w:val="24"/>
          <w:szCs w:val="24"/>
        </w:rPr>
        <w:t xml:space="preserve"> </w:t>
      </w:r>
      <w:proofErr w:type="spellStart"/>
      <w:r w:rsidRPr="0007763B">
        <w:rPr>
          <w:rFonts w:ascii="Times New Roman" w:eastAsia="Times New Roman" w:hAnsi="Times New Roman" w:cs="Times New Roman"/>
          <w:sz w:val="24"/>
          <w:szCs w:val="24"/>
        </w:rPr>
        <w:t>spatio</w:t>
      </w:r>
      <w:proofErr w:type="spellEnd"/>
      <w:r w:rsidRPr="0007763B">
        <w:rPr>
          <w:rFonts w:ascii="Times New Roman" w:eastAsia="Times New Roman" w:hAnsi="Times New Roman" w:cs="Times New Roman"/>
          <w:sz w:val="24"/>
          <w:szCs w:val="24"/>
        </w:rPr>
        <w:t>-temporal genetic change</w:t>
      </w:r>
    </w:p>
    <w:p w14:paraId="4CEBFDB8"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14716220"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5CCE16C7"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694CB020"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3E0DA1AE"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7E22FFB" w14:textId="18F8BFCD"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lastRenderedPageBreak/>
        <w:t>INTRODUCTION</w:t>
      </w:r>
    </w:p>
    <w:p w14:paraId="5DE0D710" w14:textId="4DF9A8BE" w:rsidR="007839F5" w:rsidRDefault="00AC1D0A"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Globally, biodiversity at multiple levels of organization is being lost at an increasing rate with significant consequences for ecosystem functioning and long term viability of the biosphere. </w:t>
      </w:r>
      <w:r w:rsidR="00451660" w:rsidRPr="00295FF4">
        <w:rPr>
          <w:rFonts w:ascii="Times New Roman" w:eastAsia="Times New Roman" w:hAnsi="Times New Roman" w:cs="Times New Roman"/>
          <w:sz w:val="24"/>
          <w:szCs w:val="24"/>
        </w:rPr>
        <w:fldChar w:fldCharType="begin" w:fldLock="1"/>
      </w:r>
      <w:r w:rsidR="00451660" w:rsidRPr="00295FF4">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revolution","type":"article-journal"},"uris":["http://www.mendeley.com/documents/?uuid=91c1cbbf-f655-49cd-8943-5c0a434cec6f"]}],"mendeley":{"formattedCitation":"(Leigh, Hendry, Vázquez‐Domínguez, &amp; Friesen, 2019)","plainTextFormattedCitation":"(Leigh, Hendry, Vázquez‐Domínguez, &amp; Friesen, 2019)","previouslyFormattedCitation":"(Leigh, Hendry, Vázquez‐Domínguez, &amp; Friesen, 2019)"},"properties":{"noteIndex":0},"schema":"https://github.com/citation-style-language/schema/raw/master/csl-citation.json"}</w:instrText>
      </w:r>
      <w:r w:rsidR="00451660" w:rsidRPr="00295FF4">
        <w:rPr>
          <w:rFonts w:ascii="Times New Roman" w:eastAsia="Times New Roman" w:hAnsi="Times New Roman" w:cs="Times New Roman"/>
          <w:sz w:val="24"/>
          <w:szCs w:val="24"/>
        </w:rPr>
        <w:fldChar w:fldCharType="separate"/>
      </w:r>
      <w:r w:rsidR="00451660" w:rsidRPr="00295FF4">
        <w:rPr>
          <w:rFonts w:ascii="Times New Roman" w:eastAsia="Times New Roman" w:hAnsi="Times New Roman" w:cs="Times New Roman"/>
          <w:noProof/>
          <w:sz w:val="24"/>
          <w:szCs w:val="24"/>
        </w:rPr>
        <w:t>(Leigh, Hendry, Vázquez‐Domínguez, &amp; Friesen, 2019)</w:t>
      </w:r>
      <w:r w:rsidR="00451660" w:rsidRPr="00295FF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Novel monitoring techniques are needed to track these losses and to inform conservation efforts. Further, it is recognized that it is no longer sufficient to study spatial patterns in biodiversity loss at a single point in time. Instead, one must examine trends and patterns in biodiversity through both space and time</w:t>
      </w:r>
      <w:r w:rsidR="000955D0">
        <w:rPr>
          <w:rFonts w:ascii="Times New Roman" w:eastAsia="Times New Roman" w:hAnsi="Times New Roman" w:cs="Times New Roman"/>
          <w:sz w:val="24"/>
          <w:szCs w:val="24"/>
        </w:rPr>
        <w:t>.</w:t>
      </w:r>
      <w:r w:rsidR="00451660" w:rsidRPr="00295FF4">
        <w:rPr>
          <w:rFonts w:ascii="Times New Roman" w:eastAsia="Times New Roman" w:hAnsi="Times New Roman" w:cs="Times New Roman"/>
          <w:sz w:val="24"/>
          <w:szCs w:val="24"/>
        </w:rPr>
        <w:t xml:space="preserve"> </w:t>
      </w:r>
    </w:p>
    <w:p w14:paraId="4C282889" w14:textId="74B03955" w:rsidR="00DD02CB" w:rsidRPr="00295FF4" w:rsidRDefault="004E13A5"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 xml:space="preserve">Spatial and temporal variation </w:t>
      </w:r>
      <w:r w:rsidR="00B87FEB">
        <w:rPr>
          <w:rFonts w:ascii="Times New Roman" w:eastAsia="Times New Roman" w:hAnsi="Times New Roman" w:cs="Times New Roman"/>
          <w:sz w:val="24"/>
          <w:szCs w:val="24"/>
        </w:rPr>
        <w:t xml:space="preserve">in genetic diversity </w:t>
      </w:r>
      <w:r w:rsidRPr="00295FF4">
        <w:rPr>
          <w:rFonts w:ascii="Times New Roman" w:eastAsia="Times New Roman" w:hAnsi="Times New Roman" w:cs="Times New Roman"/>
          <w:sz w:val="24"/>
          <w:szCs w:val="24"/>
        </w:rPr>
        <w:t>can tell us a great deal about</w:t>
      </w:r>
      <w:r w:rsidRPr="00295FF4">
        <w:rPr>
          <w:rFonts w:ascii="Times New Roman" w:hAnsi="Times New Roman" w:cs="Times New Roman"/>
          <w:sz w:val="24"/>
          <w:szCs w:val="24"/>
        </w:rPr>
        <w:t xml:space="preserve"> demography and </w:t>
      </w:r>
      <w:r w:rsidR="0047226E" w:rsidRPr="00295FF4">
        <w:rPr>
          <w:rFonts w:ascii="Times New Roman" w:hAnsi="Times New Roman" w:cs="Times New Roman"/>
          <w:sz w:val="24"/>
          <w:szCs w:val="24"/>
        </w:rPr>
        <w:t>population connectivity</w:t>
      </w:r>
      <w:r w:rsidR="00292102" w:rsidRPr="00295FF4">
        <w:rPr>
          <w:rFonts w:ascii="Times New Roman" w:hAnsi="Times New Roman" w:cs="Times New Roman"/>
          <w:sz w:val="24"/>
          <w:szCs w:val="24"/>
        </w:rPr>
        <w:t xml:space="preserve"> </w:t>
      </w:r>
      <w:r w:rsidR="00292102" w:rsidRPr="00295FF4">
        <w:rPr>
          <w:rFonts w:ascii="Times New Roman" w:hAnsi="Times New Roman" w:cs="Times New Roman"/>
          <w:sz w:val="24"/>
          <w:szCs w:val="24"/>
        </w:rPr>
        <w:fldChar w:fldCharType="begin" w:fldLock="1"/>
      </w:r>
      <w:r w:rsidR="002F53A6">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Time","type":"article-journal","volume":"50"},"uris":["http://www.mendeley.com/documents/?uuid=5b8329f5-6c06-479c-a979-f166811dcc49"]}],"mendeley":{"formattedCitation":"(Bradburd &amp; Ralph, 2019; Lowe &amp; Allendorf, 2010)","plainTextFormattedCitation":"(Bradburd &amp; Ralph, 2019; Lowe &amp; Allendorf, 2010)","previouslyFormattedCitation":"(Bradburd &amp; Ralph, 2019; Lowe &amp; Allendorf, 2010)"},"properties":{"noteIndex":0},"schema":"https://github.com/citation-style-language/schema/raw/master/csl-citation.json"}</w:instrText>
      </w:r>
      <w:r w:rsidR="00292102" w:rsidRPr="00295FF4">
        <w:rPr>
          <w:rFonts w:ascii="Times New Roman" w:hAnsi="Times New Roman" w:cs="Times New Roman"/>
          <w:sz w:val="24"/>
          <w:szCs w:val="24"/>
        </w:rPr>
        <w:fldChar w:fldCharType="separate"/>
      </w:r>
      <w:r w:rsidR="00B20342" w:rsidRPr="00295FF4">
        <w:rPr>
          <w:rFonts w:ascii="Times New Roman" w:hAnsi="Times New Roman" w:cs="Times New Roman"/>
          <w:noProof/>
          <w:sz w:val="24"/>
          <w:szCs w:val="24"/>
        </w:rPr>
        <w:t>(Bradburd &amp; Ralph, 2019; Lowe &amp; Allendorf, 2010)</w:t>
      </w:r>
      <w:r w:rsidR="00292102" w:rsidRPr="00295FF4">
        <w:rPr>
          <w:rFonts w:ascii="Times New Roman" w:hAnsi="Times New Roman" w:cs="Times New Roman"/>
          <w:sz w:val="24"/>
          <w:szCs w:val="24"/>
        </w:rPr>
        <w:fldChar w:fldCharType="end"/>
      </w:r>
      <w:r w:rsidR="00A11547" w:rsidRPr="00295FF4">
        <w:rPr>
          <w:rFonts w:ascii="Times New Roman" w:hAnsi="Times New Roman" w:cs="Times New Roman"/>
          <w:sz w:val="24"/>
          <w:szCs w:val="24"/>
        </w:rPr>
        <w:t>.</w:t>
      </w:r>
      <w:r w:rsidRPr="00295FF4">
        <w:rPr>
          <w:rFonts w:ascii="Times New Roman" w:eastAsia="Times New Roman" w:hAnsi="Times New Roman" w:cs="Times New Roman"/>
          <w:sz w:val="24"/>
          <w:szCs w:val="24"/>
        </w:rPr>
        <w:t xml:space="preserve"> </w:t>
      </w:r>
      <w:r w:rsidR="009150FB" w:rsidRPr="00295FF4">
        <w:rPr>
          <w:rFonts w:ascii="Times New Roman" w:eastAsia="Times New Roman" w:hAnsi="Times New Roman" w:cs="Times New Roman"/>
          <w:sz w:val="24"/>
          <w:szCs w:val="24"/>
        </w:rPr>
        <w:t>Indeed, p</w:t>
      </w:r>
      <w:r w:rsidR="00616333" w:rsidRPr="00295FF4">
        <w:rPr>
          <w:rFonts w:ascii="Times New Roman" w:eastAsia="Times New Roman" w:hAnsi="Times New Roman" w:cs="Times New Roman"/>
          <w:sz w:val="24"/>
          <w:szCs w:val="24"/>
        </w:rPr>
        <w:t>opulation</w:t>
      </w:r>
      <w:r w:rsidRPr="00295FF4">
        <w:rPr>
          <w:rFonts w:ascii="Times New Roman" w:eastAsia="Times New Roman" w:hAnsi="Times New Roman" w:cs="Times New Roman"/>
          <w:sz w:val="24"/>
          <w:szCs w:val="24"/>
        </w:rPr>
        <w:t xml:space="preserve"> genetics </w:t>
      </w:r>
      <w:r w:rsidR="002050D0" w:rsidRPr="00295FF4">
        <w:rPr>
          <w:rFonts w:ascii="Times New Roman" w:eastAsia="Times New Roman" w:hAnsi="Times New Roman" w:cs="Times New Roman"/>
          <w:sz w:val="24"/>
          <w:szCs w:val="24"/>
        </w:rPr>
        <w:t xml:space="preserve">have proven essential to translating observed genetic variation into meaningful inferences regarding connectivity and demography that are </w:t>
      </w:r>
      <w:r w:rsidR="0047226E" w:rsidRPr="00295FF4">
        <w:rPr>
          <w:rFonts w:ascii="Times New Roman" w:eastAsia="Times New Roman" w:hAnsi="Times New Roman" w:cs="Times New Roman"/>
          <w:sz w:val="24"/>
          <w:szCs w:val="24"/>
        </w:rPr>
        <w:t>necessary</w:t>
      </w:r>
      <w:r w:rsidR="002050D0" w:rsidRPr="00295FF4">
        <w:rPr>
          <w:rFonts w:ascii="Times New Roman" w:eastAsia="Times New Roman" w:hAnsi="Times New Roman" w:cs="Times New Roman"/>
          <w:sz w:val="24"/>
          <w:szCs w:val="24"/>
        </w:rPr>
        <w:t xml:space="preserve"> for conservation efforts.</w:t>
      </w:r>
      <w:r w:rsidR="002050D0" w:rsidRPr="00295FF4" w:rsidDel="002050D0">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fldChar w:fldCharType="begin" w:fldLock="1"/>
      </w:r>
      <w:r w:rsidR="005D6EA5" w:rsidRPr="00295FF4">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Hohenlohe, &amp; Luikart, 2010; Harrisson, Pavlova, Telonis-Scott, &amp; Sunnucks, 2014; Segelbacher et al., 2010)","plainTextFormattedCitation":"(Allendorf, Hohenlohe, &amp; Luikart, 2010; Harrisson, Pavlova, Telonis-Scott, &amp; Sunnucks, 2014; Segelbacher et al., 2010)","previouslyFormattedCitation":"(Allendorf, Hohenlohe, &amp; Luikart, 2010; Harrisson, Pavlova, Telonis-Scott, &amp; Sunnucks, 2014; Segelbacher et al., 2010)"},"properties":{"noteIndex":0},"schema":"https://github.com/citation-style-language/schema/raw/master/csl-citation.json"}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005D6EA5" w:rsidRPr="00295FF4">
        <w:rPr>
          <w:rFonts w:ascii="Times New Roman" w:eastAsia="Times New Roman" w:hAnsi="Times New Roman" w:cs="Times New Roman"/>
          <w:noProof/>
          <w:sz w:val="24"/>
          <w:szCs w:val="24"/>
        </w:rPr>
        <w:t>(Allendorf, Hohenlohe, &amp; Luikart, 2010; Harrisson, Pavlova, Telonis-Scott, &amp; Sunnucks, 2014; Segelbacher et al., 2010)</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w:t>
      </w:r>
      <w:r w:rsidR="001F6EAC" w:rsidRPr="00295FF4">
        <w:rPr>
          <w:rFonts w:ascii="Times New Roman" w:eastAsia="Times New Roman" w:hAnsi="Times New Roman" w:cs="Times New Roman"/>
          <w:sz w:val="24"/>
          <w:szCs w:val="24"/>
        </w:rPr>
        <w:t xml:space="preserve"> </w:t>
      </w:r>
      <w:r w:rsidR="00B87FEB">
        <w:rPr>
          <w:rFonts w:ascii="Times New Roman" w:eastAsia="Times New Roman" w:hAnsi="Times New Roman" w:cs="Times New Roman"/>
          <w:sz w:val="24"/>
          <w:szCs w:val="24"/>
        </w:rPr>
        <w:t xml:space="preserve">The field of </w:t>
      </w:r>
      <w:r w:rsidR="001F6EAC" w:rsidRPr="00295FF4">
        <w:rPr>
          <w:rFonts w:ascii="Times New Roman" w:eastAsia="Times New Roman" w:hAnsi="Times New Roman" w:cs="Times New Roman"/>
          <w:sz w:val="24"/>
          <w:szCs w:val="24"/>
        </w:rPr>
        <w:t>l</w:t>
      </w:r>
      <w:r w:rsidR="00616333" w:rsidRPr="00295FF4">
        <w:rPr>
          <w:rFonts w:ascii="Times New Roman" w:eastAsia="Times New Roman" w:hAnsi="Times New Roman" w:cs="Times New Roman"/>
          <w:sz w:val="24"/>
          <w:szCs w:val="24"/>
        </w:rPr>
        <w:t>andscape genetics</w:t>
      </w:r>
      <w:r w:rsidR="001F6EAC" w:rsidRPr="00295FF4">
        <w:rPr>
          <w:rFonts w:ascii="Times New Roman" w:eastAsia="Times New Roman" w:hAnsi="Times New Roman" w:cs="Times New Roman"/>
          <w:sz w:val="24"/>
          <w:szCs w:val="24"/>
        </w:rPr>
        <w:t xml:space="preserve"> </w:t>
      </w:r>
      <w:r w:rsidR="00B87FEB">
        <w:rPr>
          <w:rFonts w:ascii="Times New Roman" w:eastAsia="Times New Roman" w:hAnsi="Times New Roman" w:cs="Times New Roman"/>
          <w:sz w:val="24"/>
          <w:szCs w:val="24"/>
        </w:rPr>
        <w:t xml:space="preserve">examines </w:t>
      </w:r>
      <w:r w:rsidRPr="00295FF4">
        <w:rPr>
          <w:rFonts w:ascii="Times New Roman" w:eastAsia="Times New Roman" w:hAnsi="Times New Roman" w:cs="Times New Roman"/>
          <w:sz w:val="24"/>
          <w:szCs w:val="24"/>
        </w:rPr>
        <w:t>interaction</w:t>
      </w:r>
      <w:r w:rsidR="00B87FEB">
        <w:rPr>
          <w:rFonts w:ascii="Times New Roman" w:eastAsia="Times New Roman" w:hAnsi="Times New Roman" w:cs="Times New Roman"/>
          <w:sz w:val="24"/>
          <w:szCs w:val="24"/>
        </w:rPr>
        <w:t>s</w:t>
      </w:r>
      <w:r w:rsidRPr="00295FF4">
        <w:rPr>
          <w:rFonts w:ascii="Times New Roman" w:eastAsia="Times New Roman" w:hAnsi="Times New Roman" w:cs="Times New Roman"/>
          <w:sz w:val="24"/>
          <w:szCs w:val="24"/>
        </w:rPr>
        <w:t xml:space="preserve"> between micro-evolutionary p</w:t>
      </w:r>
      <w:r w:rsidR="009275A9" w:rsidRPr="00295FF4">
        <w:rPr>
          <w:rFonts w:ascii="Times New Roman" w:eastAsia="Times New Roman" w:hAnsi="Times New Roman" w:cs="Times New Roman"/>
          <w:sz w:val="24"/>
          <w:szCs w:val="24"/>
        </w:rPr>
        <w:t xml:space="preserve">rocesses and landscape features </w:t>
      </w:r>
      <w:r w:rsidRPr="00295FF4">
        <w:rPr>
          <w:rFonts w:ascii="Times New Roman" w:eastAsia="Times New Roman" w:hAnsi="Times New Roman" w:cs="Times New Roman"/>
          <w:sz w:val="24"/>
          <w:szCs w:val="24"/>
        </w:rPr>
        <w:fldChar w:fldCharType="begin" w:fldLock="1"/>
      </w:r>
      <w:r w:rsidR="00776CEC">
        <w:rPr>
          <w:rFonts w:ascii="Times New Roman" w:eastAsia="Times New Roman" w:hAnsi="Times New Roman" w:cs="Times New Roman"/>
          <w:sz w:val="24"/>
          <w:szCs w:val="24"/>
        </w:rPr>
        <w:instrText>ADDIN CSL_CITATION {"citationItems":[{"id":"ITEM-1","itemData":{"DOI":"10.1016/S0169-5347(03)00008-9","ISSN":"01695347","author":[{"dropping-particle":"","family":"Manel","given":"Stéphanie","non-dropping-particle":"","parse-names":false,"suffix":""},{"dropping-particle":"","family":"Schwartz","given":"Michael K.","non-dropping-particle":"","parse-names":false,"suffix":""},{"dropping-particle":"","family":"Luikart","given":"Gordon","non-dropping-particle":"","parse-names":false,"suffix":""},{"dropping-particle":"","family":"Taberlet","given":"Pierre","non-dropping-particle":"","parse-names":false,"suffix":""}],"container-title":"Trends in Ecology &amp; Evolution","id":"ITEM-1","issue":"4","issued":{"date-parts":[["2003","4"]]},"page":"189-197","title":"Landscape genetics: combining landscape ecology and population genetics","type":"article-journal","volume":"18"},"uris":["http://www.mendeley.com/documents/?uuid=2b9fc2b6-f3ac-4f4c-b0ba-162dfec25630"]},{"id":"ITEM-2","itemData":{"DOI":"10.1016/j.tree.2013.05.012","ISSN":"1872-8383","PMID":"23769416","abstract":"Landscape genetics is now ten years old. It has stimulated research into the effect of landscapes on evolutionary processes. This review describes the main topics that have contributed most significantly to the progress of landscape genetics, such as conceptual and methodological developments in spatial and temporal patterns of gene flow, seascape genetics, and landscape genomics. We then suggest perspectives for the future, investigating what the field will contribute to the assessment of global change and conservation in general and to the management of tropical and urban areas in particular. To address these urgent topics, future work in landscape genetics should focus on a better integration of neutral and adaptive genetic variation and their interplay with species distribution and the environment.","author":[{"dropping-particle":"","family":"Manel","given":"Stéphanie","non-dropping-particle":"","parse-names":false,"suffix":""},{"dropping-particle":"","family":"Holderegger","given":"Rolf","non-dropping-particle":"","parse-names":false,"suffix":""}],"container-title":"Trends in ecology &amp; evolution","id":"ITEM-2","issue":"10","issued":{"date-parts":[["2013","10"]]},"page":"614-21","title":"Ten years of landscape genetics.","type":"article-journal","volume":"28"},"uris":["http://www.mendeley.com/documents/?uuid=962fe4e6-fd7a-469e-bd2c-de655f201f37"]},{"id":"ITEM-3","itemData":{"DOI":"10.1007/s10592-012-0391-5","ISBN":"1566-0621","ISSN":"1566-0621","abstract":"Understanding how landscape heterogeneity constrains gene flow and the spread of adaptive genetic variation is important for biological conservation given current global change. However, the integration of population genetics, landscape ecology and spatial statistics remains an interdisciplinary challenge at the levels of concepts and methods. We present a conceptual framework to relate the spatial distribution of genetic variation to the processes of gene flow and adaptation as regulated by spatial heterogeneity of the environment, while explicitly considering the spatial and temporal dynamics of landscapes, organisms and their genes. When selecting the appropriate analytical methods, it is necessary to consider the effects of multiple processes and the nature of population genetic data. Our framework relates key landscape genetics questions to four levels of analysis: (i) node-based methods, which model the spatial distribution of alleles at sampling locations (nodes) from local site characteristics; these methods are suitable for modeling adaptive genetic variation while accounting for the presence of spatial autocorrelation. (ii) Link-based methods, which model the probability of gene flow between two patches (link) and relate neutral molecular marker data to landscape heterogeneity; these methods are suitable for modeling neutral genetic variation but are subject to inferential problems, which may be alleviated by reducing links based on a network model of the population. (iii) Neighborhood-based methods, which model the connectivity of a focal patch with all other patches in its local neighborhood; these methods provide a link to metapopulation theory and landscape connectivity modeling and may allow the integration of node- and link-based information, but applications in landscape genetics are still limited. (iv) Boundary-based methods, which delineate genetically homogeneous populations and infer the location of genetic boundaries; these methods are suitable for testing for barrier effects of landscape features in a hypothesis-testing framework. We conclude that the power to detect the effect of landscape heterogeneity on the spatial distribution of genetic variation can be increased by explicit consideration of underlying assumptions and choice of an appropriate analytical approach depending on the research question.","author":[{"dropping-particle":"","family":"Wagner","given":"Helene H.","non-dropping-particle":"","parse-names":false,"suffix":""},{"dropping-particle":"","family":"Fortin","given":"Marie-Josée","non-dropping-particle":"","parse-names":false,"suffix":""}],"container-title":"Conservation Genetics","id":"ITEM-3","issue":"2","issued":{"date-parts":[["2013","7","28"]]},"page":"253-261","title":"A conceptual framework for the spatial analysis of landscape genetic data","type":"article-journal","volume":"14"},"uris":["http://www.mendeley.com/documents/?uuid=17c3354d-b8cf-4f88-9484-a72ad721ebe2"]}],"mendeley":{"formattedCitation":"(Manel &amp; Holderegger, 2013; Manel, Schwartz, Luikart, &amp; Taberlet, 2003; Wagner &amp; Fortin, 2013)","plainTextFormattedCitation":"(Manel &amp; Holderegger, 2013; Manel, Schwartz, Luikart, &amp; Taberlet, 2003; Wagner &amp; Fortin, 2013)","previouslyFormattedCitation":"(Manel &amp; Holderegger, 2013; Manel, Schwartz, Luikart, &amp; Taberlet, 2003; Wagner &amp; Fortin, 2013)"},"properties":{"noteIndex":0},"schema":"https://github.com/citation-style-language/schema/raw/master/csl-citation.json"}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008B2DA1" w:rsidRPr="008B2DA1">
        <w:rPr>
          <w:rFonts w:ascii="Times New Roman" w:eastAsia="Times New Roman" w:hAnsi="Times New Roman" w:cs="Times New Roman"/>
          <w:noProof/>
          <w:sz w:val="24"/>
          <w:szCs w:val="24"/>
        </w:rPr>
        <w:t>(Manel &amp; Holderegger, 2013; Manel, Schwartz, Luikart, &amp; Taberlet, 2003; Wagner &amp; Fortin, 2013)</w:t>
      </w:r>
      <w:r w:rsidRPr="00295FF4">
        <w:rPr>
          <w:rFonts w:ascii="Times New Roman" w:eastAsia="Times New Roman" w:hAnsi="Times New Roman" w:cs="Times New Roman"/>
          <w:sz w:val="24"/>
          <w:szCs w:val="24"/>
        </w:rPr>
        <w:fldChar w:fldCharType="end"/>
      </w:r>
      <w:r w:rsidR="00FF1FF7">
        <w:rPr>
          <w:rFonts w:ascii="Times New Roman" w:eastAsia="Times New Roman" w:hAnsi="Times New Roman" w:cs="Times New Roman"/>
          <w:sz w:val="24"/>
          <w:szCs w:val="24"/>
        </w:rPr>
        <w:t xml:space="preserve"> </w:t>
      </w:r>
      <w:r w:rsidR="00B87FEB">
        <w:rPr>
          <w:rFonts w:ascii="Times New Roman" w:eastAsia="Times New Roman" w:hAnsi="Times New Roman" w:cs="Times New Roman"/>
          <w:sz w:val="24"/>
          <w:szCs w:val="24"/>
        </w:rPr>
        <w:t xml:space="preserve">in order to improve </w:t>
      </w:r>
      <w:r w:rsidR="00A1387D" w:rsidRPr="00295FF4">
        <w:rPr>
          <w:rFonts w:ascii="Times New Roman" w:eastAsia="Times New Roman" w:hAnsi="Times New Roman" w:cs="Times New Roman"/>
          <w:sz w:val="24"/>
          <w:szCs w:val="24"/>
        </w:rPr>
        <w:t xml:space="preserve">understanding of how spatial heterogeneity </w:t>
      </w:r>
      <w:r w:rsidR="00077818" w:rsidRPr="00295FF4">
        <w:rPr>
          <w:rFonts w:ascii="Times New Roman" w:eastAsia="Times New Roman" w:hAnsi="Times New Roman" w:cs="Times New Roman"/>
          <w:sz w:val="24"/>
          <w:szCs w:val="24"/>
        </w:rPr>
        <w:t xml:space="preserve">influences </w:t>
      </w:r>
      <w:r w:rsidR="00A1387D" w:rsidRPr="00295FF4">
        <w:rPr>
          <w:rFonts w:ascii="Times New Roman" w:eastAsia="Times New Roman" w:hAnsi="Times New Roman" w:cs="Times New Roman"/>
          <w:sz w:val="24"/>
          <w:szCs w:val="24"/>
        </w:rPr>
        <w:t xml:space="preserve">population genetic </w:t>
      </w:r>
      <w:r w:rsidR="00077818" w:rsidRPr="00295FF4">
        <w:rPr>
          <w:rFonts w:ascii="Times New Roman" w:eastAsia="Times New Roman" w:hAnsi="Times New Roman" w:cs="Times New Roman"/>
          <w:sz w:val="24"/>
          <w:szCs w:val="24"/>
        </w:rPr>
        <w:t>processes</w:t>
      </w:r>
      <w:r w:rsidR="00CC1F19" w:rsidRPr="00295FF4">
        <w:rPr>
          <w:rFonts w:ascii="Times New Roman" w:eastAsia="Times New Roman" w:hAnsi="Times New Roman" w:cs="Times New Roman"/>
          <w:sz w:val="24"/>
          <w:szCs w:val="24"/>
        </w:rPr>
        <w:t xml:space="preserve">. </w:t>
      </w:r>
      <w:r w:rsidR="00F424FD">
        <w:rPr>
          <w:rFonts w:ascii="Times New Roman" w:eastAsia="Times New Roman" w:hAnsi="Times New Roman" w:cs="Times New Roman"/>
          <w:sz w:val="24"/>
          <w:szCs w:val="24"/>
        </w:rPr>
        <w:t>The historically spatial focus of landscape genetics, where sampling and/or analysis is done at a single point in time</w:t>
      </w:r>
      <w:r w:rsidR="00FC33C1">
        <w:rPr>
          <w:rFonts w:ascii="Times New Roman" w:eastAsia="Times New Roman" w:hAnsi="Times New Roman" w:cs="Times New Roman"/>
          <w:sz w:val="24"/>
          <w:szCs w:val="24"/>
        </w:rPr>
        <w:t xml:space="preserve"> </w:t>
      </w:r>
      <w:r w:rsidR="00FC33C1">
        <w:rPr>
          <w:rFonts w:ascii="Times New Roman" w:eastAsia="Times New Roman" w:hAnsi="Times New Roman" w:cs="Times New Roman"/>
          <w:i/>
          <w:sz w:val="24"/>
          <w:szCs w:val="24"/>
        </w:rPr>
        <w:fldChar w:fldCharType="begin" w:fldLock="1"/>
      </w:r>
      <w:r w:rsidR="000955D0">
        <w:rPr>
          <w:rFonts w:ascii="Times New Roman" w:eastAsia="Times New Roman" w:hAnsi="Times New Roman" w:cs="Times New Roman"/>
          <w:i/>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Canada","type":"article-journal","volume":"1348"},"uris":["http://www.mendeley.com/documents/?uuid=216d171b-a4b5-4f0f-86dc-d796b98161cd"]}],"mendeley":{"formattedCitation":"(Wittische, Janes, &amp; James, 2019)","manualFormatting":"(e.g. Wittische, Janes, &amp; James, 2019)","plainTextFormattedCitation":"(Wittische, Janes, &amp; James, 2019)","previouslyFormattedCitation":"(Wittische, Janes, &amp; James, 2019)"},"properties":{"noteIndex":0},"schema":"https://github.com/citation-style-language/schema/raw/master/csl-citation.json"}</w:instrText>
      </w:r>
      <w:r w:rsidR="00FC33C1">
        <w:rPr>
          <w:rFonts w:ascii="Times New Roman" w:eastAsia="Times New Roman" w:hAnsi="Times New Roman" w:cs="Times New Roman"/>
          <w:i/>
          <w:sz w:val="24"/>
          <w:szCs w:val="24"/>
        </w:rPr>
        <w:fldChar w:fldCharType="separate"/>
      </w:r>
      <w:r w:rsidR="00FC33C1" w:rsidRPr="00FC33C1">
        <w:rPr>
          <w:rFonts w:ascii="Times New Roman" w:eastAsia="Times New Roman" w:hAnsi="Times New Roman" w:cs="Times New Roman"/>
          <w:noProof/>
          <w:sz w:val="24"/>
          <w:szCs w:val="24"/>
        </w:rPr>
        <w:t>(</w:t>
      </w:r>
      <w:r w:rsidR="00FC33C1" w:rsidRPr="00FC33C1">
        <w:rPr>
          <w:rFonts w:ascii="Times New Roman" w:eastAsia="Times New Roman" w:hAnsi="Times New Roman" w:cs="Times New Roman"/>
          <w:i/>
          <w:noProof/>
          <w:sz w:val="24"/>
          <w:szCs w:val="24"/>
        </w:rPr>
        <w:t>e.g.</w:t>
      </w:r>
      <w:r w:rsidR="00FC33C1">
        <w:rPr>
          <w:rFonts w:ascii="Times New Roman" w:eastAsia="Times New Roman" w:hAnsi="Times New Roman" w:cs="Times New Roman"/>
          <w:noProof/>
          <w:sz w:val="24"/>
          <w:szCs w:val="24"/>
        </w:rPr>
        <w:t xml:space="preserve"> </w:t>
      </w:r>
      <w:r w:rsidR="00FC33C1" w:rsidRPr="00FC33C1">
        <w:rPr>
          <w:rFonts w:ascii="Times New Roman" w:eastAsia="Times New Roman" w:hAnsi="Times New Roman" w:cs="Times New Roman"/>
          <w:noProof/>
          <w:sz w:val="24"/>
          <w:szCs w:val="24"/>
        </w:rPr>
        <w:t>Wittische, Janes, &amp; James, 2019)</w:t>
      </w:r>
      <w:r w:rsidR="00FC33C1">
        <w:rPr>
          <w:rFonts w:ascii="Times New Roman" w:eastAsia="Times New Roman" w:hAnsi="Times New Roman" w:cs="Times New Roman"/>
          <w:i/>
          <w:sz w:val="24"/>
          <w:szCs w:val="24"/>
        </w:rPr>
        <w:fldChar w:fldCharType="end"/>
      </w:r>
      <w:r w:rsidR="00F424FD">
        <w:rPr>
          <w:rFonts w:ascii="Times New Roman" w:eastAsia="Times New Roman" w:hAnsi="Times New Roman" w:cs="Times New Roman"/>
          <w:sz w:val="24"/>
          <w:szCs w:val="24"/>
        </w:rPr>
        <w:t>,</w:t>
      </w:r>
      <w:r w:rsidR="000955D0">
        <w:rPr>
          <w:rFonts w:ascii="Times New Roman" w:eastAsia="Times New Roman" w:hAnsi="Times New Roman" w:cs="Times New Roman"/>
          <w:sz w:val="24"/>
          <w:szCs w:val="24"/>
        </w:rPr>
        <w:t xml:space="preserve"> may limit the quality and usefulness of inference </w:t>
      </w:r>
      <w:r w:rsidR="000955D0">
        <w:rPr>
          <w:rFonts w:ascii="Times New Roman" w:eastAsia="Times New Roman" w:hAnsi="Times New Roman" w:cs="Times New Roman"/>
          <w:sz w:val="24"/>
          <w:szCs w:val="24"/>
        </w:rPr>
        <w:fldChar w:fldCharType="begin" w:fldLock="1"/>
      </w:r>
      <w:r w:rsidR="00EF5DFD">
        <w:rPr>
          <w:rFonts w:ascii="Times New Roman" w:eastAsia="Times New Roman" w:hAnsi="Times New Roman" w:cs="Times New Roman"/>
          <w:sz w:val="24"/>
          <w:szCs w:val="24"/>
        </w:rPr>
        <w:instrText>ADDIN CSL_CITATION {"citationItems":[{"id":"ITEM-1","itemData":{"DOI":"10.1111/2041-210X.12799","ISSN":"2041210X","abstract":"Landscape heterogeneity and habitat connectivity affect species movements, playing an important role in determining the likelihood of species persistence. However, landscape connectivity is usually evaluated using static snap-shots, which do not account for the sequential interactions among habitat patches through time. We developed a network-based model of landscape dynamics, and corresponding connectivity metrics, to account for the reachable habitat across space and time. We illustrate the behaviour of these metrics, using fragmented forested landscapes in the Atlantic Forest of Brazil. We parametrized the models using the dispersal capacities of selected bird and small mammal species. We found that when considering spatio-temporal links, connectivity is estimated to be on average 30% higher (with a maximum of 150% higher) than what is estimated from purely spatial models. This higher degree of spatio-temporal connectivity arises due to connections through temporal stepping-stone patches that appear (habitat gain) and disappear (habitat loss) over time. Species with short dispersal distances (&lt;1000 m) particularly benefited from the spatio-temporal connections. The contribution of spatio-temporal connectivity to habitat reachability increased with higher habitat loss rates. Moreover, it depended on the amount of habitat in the landscape, being higher at intermediate habitat amounts (</w:instrText>
      </w:r>
      <w:r w:rsidR="00EF5DFD">
        <w:rPr>
          <w:rFonts w:ascii="Cambria Math" w:eastAsia="Times New Roman" w:hAnsi="Cambria Math" w:cs="Cambria Math"/>
          <w:sz w:val="24"/>
          <w:szCs w:val="24"/>
        </w:rPr>
        <w:instrText>∼</w:instrText>
      </w:r>
      <w:r w:rsidR="00EF5DFD">
        <w:rPr>
          <w:rFonts w:ascii="Times New Roman" w:eastAsia="Times New Roman" w:hAnsi="Times New Roman" w:cs="Times New Roman"/>
          <w:sz w:val="24"/>
          <w:szCs w:val="24"/>
        </w:rPr>
        <w:instrText>30%). We showed that accounting for spatio-temporal connectivity is critical for understanding ecological patterns and processes in dynamic landscapes, and that a series of purely spatial connectivity metrics underestimates the actual connectivity patterns across time. The proposed spatio-temporal connectivity approach and metrics can be applied to evaluate the effective connectivity patterns and trends in a variety of dynamic landscapes, avoiding the potential overestimates of population isolation and extinction probabilities that may result from widely used purely spatial connectivity models.","author":[{"dropping-particle":"","family":"Martensen","given":"Alexandre Camargo","non-dropping-particle":"","parse-names":false,"suffix":""},{"dropping-particle":"","family":"Saura","given":"Santiago","non-dropping-particle":"","parse-names":false,"suffix":""},{"dropping-particle":"","family":"Fortin","given":"Marie Josee","non-dropping-particle":"","parse-names":false,"suffix":""}],"container-title":"Methods in Ecology and Evolution","id":"ITEM-1","issue":"10","issued":{"date-parts":[["2017"]]},"page":"1253-1264","title":"Spatio-temporal connectivity: assessing the amount of reachable habitat in dynamic landscapes","type":"article-journal","volume":"8"},"uris":["http://www.mendeley.com/documents/?uuid=1ad145ca-2f1a-4f6e-820a-cac55b015656"]},{"id":"ITEM-2","itemData":{"DOI":"10.1111/eva.12617","ISSN":"17524571","abstract":"©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 Josée","non-dropping-particle":"","parse-names":false,"suffix":""},{"dropping-particle":"","family":"Scribner","given":"Kim T.","non-dropping-particle":"","parse-names":false,"suffix":""}],"container-title":"Evolutionary Applications","id":"ITEM-2","issue":"8","issued":{"date-parts":[["2018"]]},"page":"1219-1230","title":"Beyond the snapshot: Landscape genetic analysis of time series data reveal responses of American black bears to landscape change","type":"article-journal","volume":"11"},"uris":["http://www.mendeley.com/documents/?uuid=2a1248c9-1ece-4b65-ada7-aef90b3b6aba"]},{"id":"ITEM-3","itemData":{"DOI":"10.1111/j.1365-294X.2010.04757.x","ISSN":"1365-294X","PMID":"20723051","abstract":"Landscape features exist at multiple spatial and temporal scales, and these naturally affect spatial genetic structure and our ability to make inferences about gene flow. This article discusses how decisions about sampling of genotypes (including choices about analytical methods and genetic markers) should be driven by the scale of spatial genetic structure, the time frame that landscape features have existed in their current state, and all aspects of a species' life history. Researchers should use caution when making inferences about gene flow, especially when the spatial extent of the study area is limited. The scale of sampling of the landscape introduces different features that may affect gene flow. Sampling grain should be smaller than the average home-range size or dispersal distance of the study organism and, for raster data, existing research suggests that simplifying the thematic resolution into discrete classes may result in low power to detect effects on gene flow. Therefore, the methods used to characterize the landscape between sampling sites may be a primary determinant for the spatial scale at which analytical results are applicable, and the use of only one sampling scale for a particular statistical method may lead researchers to overlook important factors affecting gene flow. The particular analytical technique used to correlate landscape data and genetic data may also influence results; common landscape-genetic methods may not be suitable for all study systems, particularly when the rate of landscape change is faster than can be resolved by common molecular markers.","author":[{"dropping-particle":"","family":"Anderson","given":"Corey Devin","non-dropping-particle":"","parse-names":false,"suffix":""},{"dropping-particle":"","family":"Epperson","given":"Bryan K","non-dropping-particle":"","parse-names":false,"suffix":""},{"dropping-particle":"","family":"Fortin","given":"Marie-Josée","non-dropping-particle":"","parse-names":false,"suffix":""},{"dropping-particle":"","family":"Holderegger","given":"Rolf","non-dropping-particle":"","parse-names":false,"suffix":""},{"dropping-particle":"","family":"James","given":"Patrick M. a.","non-dropping-particle":"","parse-names":false,"suffix":""},{"dropping-particle":"","family":"Rosenberg","given":"Michael S","non-dropping-particle":"","parse-names":false,"suffix":""},{"dropping-particle":"","family":"Scribner","given":"Kim T","non-dropping-particle":"","parse-names":false,"suffix":""},{"dropping-particle":"","family":"Spear","given":"Stephen F.","non-dropping-particle":"","parse-names":false,"suffix":""}],"container-title":"Molecular ecology","id":"ITEM-3","issue":"17","issued":{"date-parts":[["2010","9"]]},"page":"3565-75","title":"Considering spatial and temporal scale in landscape-genetic studies of gene flow.","type":"article-journal","volume":"19"},"uris":["http://www.mendeley.com/documents/?uuid=f69887eb-68f3-4da1-826f-4bf5b94093e4"]},{"id":"ITEM-4","itemData":{"DOI":"10.3354/meps12009","ISSN":"01718630","abstract":"The Pacific oyster Crassostrea gigas was, for decades, massively introduced to North America from Japan and established large, self-recruiting populations in the Pacific Northwest of the USA and Canada. A previous study of mtDNA variation revealed little population genetic structure among populations from British Columbia and Washington State. Here, we used samples from that study, more recent samples from 2 of the same localities, and 2 additional samples, including 1 from Japan, to investigate spatial and temporal genetic variation at 52 mapped, coding, single-nucleotide polymorphisms (SNPs) assayed by high-resolution melting (HRM). Little variation was detected among North American populations, which, as a group, are distinct, perhaps adaptively so, from oysters in Hiroshima, Japan. However, significant excesses of heterozygotes with respect to random mating expectations and of pairwise linkage disequilibria revealed that North American populations are not in Hardy-Weinberg (random mating) equilibrium. Moreover, genetic changes over 10 to 21 yr in 2 localities are substantial, despite high gene flow, and are as large as spatial variance per generation. These results caution against basing connectivity or seascape genetic analyses on snapshots of spatial population structure in high gene-flow species. Because migration and selection are ruled out as causes of temporal genetic change, random genetic drift is the most parsimonious explanation. This implies effective population sizes (Ne) of hundreds to a few thousands, orders of magnitude smaller than the natural abundance (N) of this oyster. These low Ne:N ratios are compatible with the hypothesis of sweepstakes reproductive success.","author":[{"dropping-particle":"","family":"Sun","given":"Xiujun","non-dropping-particle":"","parse-names":false,"suffix":""},{"dropping-particle":"","family":"Hedgecock","given":"Dennis","non-dropping-particle":"","parse-names":false,"suffix":""}],"container-title":"Marine Ecology Progress Series","id":"ITEM-4","issued":{"date-parts":[["2017"]]},"page":"79-93","title":"Temporal genetic change in North American Pacific oyster populations suggests caution in seascape genetics analyses of high gene-flow species","type":"article-journal","volume":"565"},"uris":["http://www.mendeley.com/documents/?uuid=79b2fc54-b086-43cd-8240-5a737442966e"]}],"mendeley":{"formattedCitation":"(Anderson et al., 2010; Draheim, Moore, Fortin, &amp; Scribner, 2018; Martensen, Saura, &amp; Fortin, 2017; Sun &amp; Hedgecock, 2017)","plainTextFormattedCitation":"(Anderson et al., 2010; Draheim, Moore, Fortin, &amp; Scribner, 2018; Martensen, Saura, &amp; Fortin, 2017; Sun &amp; Hedgecock, 2017)","previouslyFormattedCitation":"(Anderson et al., 2010; Draheim, Moore, Fortin, &amp; Scribner, 2018; Martensen, Saura, &amp; Fortin, 2017; Sun &amp; Hedgecock, 2017)"},"properties":{"noteIndex":0},"schema":"https://github.com/citation-style-language/schema/raw/master/csl-citation.json"}</w:instrText>
      </w:r>
      <w:r w:rsidR="000955D0">
        <w:rPr>
          <w:rFonts w:ascii="Times New Roman" w:eastAsia="Times New Roman" w:hAnsi="Times New Roman" w:cs="Times New Roman"/>
          <w:sz w:val="24"/>
          <w:szCs w:val="24"/>
        </w:rPr>
        <w:fldChar w:fldCharType="separate"/>
      </w:r>
      <w:r w:rsidR="000955D0" w:rsidRPr="000955D0">
        <w:rPr>
          <w:rFonts w:ascii="Times New Roman" w:eastAsia="Times New Roman" w:hAnsi="Times New Roman" w:cs="Times New Roman"/>
          <w:noProof/>
          <w:sz w:val="24"/>
          <w:szCs w:val="24"/>
        </w:rPr>
        <w:t>(Anderson et al., 2010; Draheim, Moore, Fortin, &amp; Scribner, 2018; Martensen, Saura, &amp; Fortin, 2017; Sun &amp; Hedgecock, 2017)</w:t>
      </w:r>
      <w:r w:rsidR="000955D0">
        <w:rPr>
          <w:rFonts w:ascii="Times New Roman" w:eastAsia="Times New Roman" w:hAnsi="Times New Roman" w:cs="Times New Roman"/>
          <w:sz w:val="24"/>
          <w:szCs w:val="24"/>
        </w:rPr>
        <w:fldChar w:fldCharType="end"/>
      </w:r>
      <w:r w:rsidR="000955D0">
        <w:rPr>
          <w:rFonts w:ascii="Times New Roman" w:eastAsia="Times New Roman" w:hAnsi="Times New Roman" w:cs="Times New Roman"/>
          <w:sz w:val="24"/>
          <w:szCs w:val="24"/>
        </w:rPr>
        <w:t>. D</w:t>
      </w:r>
      <w:r w:rsidR="008375B6">
        <w:rPr>
          <w:rFonts w:ascii="Times New Roman" w:eastAsia="Times New Roman" w:hAnsi="Times New Roman" w:cs="Times New Roman"/>
          <w:sz w:val="24"/>
          <w:szCs w:val="24"/>
        </w:rPr>
        <w:t xml:space="preserve">emographically dynamic systems, </w:t>
      </w:r>
      <w:r w:rsidR="000955D0">
        <w:rPr>
          <w:rFonts w:ascii="Times New Roman" w:eastAsia="Times New Roman" w:hAnsi="Times New Roman" w:cs="Times New Roman"/>
          <w:sz w:val="24"/>
          <w:szCs w:val="24"/>
        </w:rPr>
        <w:t xml:space="preserve">such as </w:t>
      </w:r>
      <w:r w:rsidR="007466CC" w:rsidRPr="00295FF4">
        <w:rPr>
          <w:rFonts w:ascii="Times New Roman" w:eastAsia="Times New Roman" w:hAnsi="Times New Roman" w:cs="Times New Roman"/>
          <w:sz w:val="24"/>
          <w:szCs w:val="24"/>
        </w:rPr>
        <w:t xml:space="preserve">outbreaks, invasions and species declines </w:t>
      </w:r>
      <w:r w:rsidR="000955D0">
        <w:rPr>
          <w:rFonts w:ascii="Times New Roman" w:eastAsia="Times New Roman" w:hAnsi="Times New Roman" w:cs="Times New Roman"/>
          <w:sz w:val="24"/>
          <w:szCs w:val="24"/>
        </w:rPr>
        <w:t xml:space="preserve">especially </w:t>
      </w:r>
      <w:r w:rsidR="007466CC" w:rsidRPr="00295FF4">
        <w:rPr>
          <w:rFonts w:ascii="Times New Roman" w:eastAsia="Times New Roman" w:hAnsi="Times New Roman" w:cs="Times New Roman"/>
          <w:sz w:val="24"/>
          <w:szCs w:val="24"/>
        </w:rPr>
        <w:t xml:space="preserve">require </w:t>
      </w:r>
      <w:r w:rsidR="008375B6">
        <w:rPr>
          <w:rFonts w:ascii="Times New Roman" w:eastAsia="Times New Roman" w:hAnsi="Times New Roman" w:cs="Times New Roman"/>
          <w:sz w:val="24"/>
          <w:szCs w:val="24"/>
        </w:rPr>
        <w:t>both a spatial and a temporal perspective</w:t>
      </w:r>
      <w:r w:rsidR="007466CC" w:rsidRPr="00295FF4">
        <w:rPr>
          <w:rFonts w:ascii="Times New Roman" w:eastAsia="Times New Roman" w:hAnsi="Times New Roman" w:cs="Times New Roman"/>
          <w:sz w:val="24"/>
          <w:szCs w:val="24"/>
        </w:rPr>
        <w:t xml:space="preserve">. </w:t>
      </w:r>
    </w:p>
    <w:p w14:paraId="11BB61DC" w14:textId="67CC9FDB" w:rsidR="00886D97" w:rsidRDefault="003549D9"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lastRenderedPageBreak/>
        <w:t>T</w:t>
      </w:r>
      <w:r w:rsidR="00CC1F19" w:rsidRPr="00295FF4">
        <w:rPr>
          <w:rFonts w:ascii="Times New Roman" w:eastAsia="Times New Roman" w:hAnsi="Times New Roman" w:cs="Times New Roman"/>
          <w:sz w:val="24"/>
          <w:szCs w:val="24"/>
        </w:rPr>
        <w:t xml:space="preserve">emporal </w:t>
      </w:r>
      <w:r w:rsidR="006F7782" w:rsidRPr="00295FF4">
        <w:rPr>
          <w:rFonts w:ascii="Times New Roman" w:eastAsia="Times New Roman" w:hAnsi="Times New Roman" w:cs="Times New Roman"/>
          <w:sz w:val="24"/>
          <w:szCs w:val="24"/>
        </w:rPr>
        <w:t>variation in</w:t>
      </w:r>
      <w:r w:rsidR="001F6EAC" w:rsidRPr="00295FF4">
        <w:rPr>
          <w:rFonts w:ascii="Times New Roman" w:eastAsia="Times New Roman" w:hAnsi="Times New Roman" w:cs="Times New Roman"/>
          <w:sz w:val="24"/>
          <w:szCs w:val="24"/>
        </w:rPr>
        <w:t xml:space="preserve"> genetic diversity</w:t>
      </w:r>
      <w:r w:rsidRPr="00295FF4">
        <w:rPr>
          <w:rFonts w:ascii="Times New Roman" w:eastAsia="Times New Roman" w:hAnsi="Times New Roman" w:cs="Times New Roman"/>
          <w:sz w:val="24"/>
          <w:szCs w:val="24"/>
        </w:rPr>
        <w:t>, and its drivers,</w:t>
      </w:r>
      <w:r w:rsidR="00CC1F19" w:rsidRPr="00295FF4">
        <w:rPr>
          <w:rFonts w:ascii="Times New Roman" w:eastAsia="Times New Roman" w:hAnsi="Times New Roman" w:cs="Times New Roman"/>
          <w:sz w:val="24"/>
          <w:szCs w:val="24"/>
        </w:rPr>
        <w:t xml:space="preserve"> are at the crux of many conservation </w:t>
      </w:r>
      <w:r w:rsidR="008E65CC">
        <w:rPr>
          <w:rFonts w:ascii="Times New Roman" w:eastAsia="Times New Roman" w:hAnsi="Times New Roman" w:cs="Times New Roman"/>
          <w:sz w:val="24"/>
          <w:szCs w:val="24"/>
        </w:rPr>
        <w:t xml:space="preserve">and public health </w:t>
      </w:r>
      <w:r w:rsidR="00CC1F19" w:rsidRPr="00295FF4">
        <w:rPr>
          <w:rFonts w:ascii="Times New Roman" w:eastAsia="Times New Roman" w:hAnsi="Times New Roman" w:cs="Times New Roman"/>
          <w:sz w:val="24"/>
          <w:szCs w:val="24"/>
        </w:rPr>
        <w:t>issues</w:t>
      </w:r>
      <w:r w:rsidR="00850FB4">
        <w:rPr>
          <w:rFonts w:ascii="Times New Roman" w:eastAsia="Times New Roman" w:hAnsi="Times New Roman" w:cs="Times New Roman"/>
          <w:sz w:val="24"/>
          <w:szCs w:val="24"/>
        </w:rPr>
        <w:t xml:space="preserve">. </w:t>
      </w:r>
      <w:r w:rsidR="008E65CC">
        <w:rPr>
          <w:rFonts w:ascii="Times New Roman" w:eastAsia="Times New Roman" w:hAnsi="Times New Roman" w:cs="Times New Roman"/>
          <w:sz w:val="24"/>
          <w:szCs w:val="24"/>
        </w:rPr>
        <w:t xml:space="preserve">For example, </w:t>
      </w:r>
      <w:proofErr w:type="spellStart"/>
      <w:r w:rsidR="008E65CC">
        <w:rPr>
          <w:rFonts w:ascii="Times New Roman" w:eastAsia="Times New Roman" w:hAnsi="Times New Roman" w:cs="Times New Roman"/>
          <w:sz w:val="24"/>
          <w:szCs w:val="24"/>
        </w:rPr>
        <w:t>spatio</w:t>
      </w:r>
      <w:proofErr w:type="spellEnd"/>
      <w:r w:rsidR="008E65CC">
        <w:rPr>
          <w:rFonts w:ascii="Times New Roman" w:eastAsia="Times New Roman" w:hAnsi="Times New Roman" w:cs="Times New Roman"/>
          <w:sz w:val="24"/>
          <w:szCs w:val="24"/>
        </w:rPr>
        <w:t xml:space="preserve">-temporal genetic studies have led to a better understanding of the invasion history of a major diseases vector species </w:t>
      </w:r>
      <w:r w:rsidR="00EF5DFD">
        <w:rPr>
          <w:rFonts w:ascii="Times New Roman" w:eastAsia="Times New Roman" w:hAnsi="Times New Roman" w:cs="Times New Roman"/>
          <w:sz w:val="24"/>
          <w:szCs w:val="24"/>
        </w:rPr>
        <w:fldChar w:fldCharType="begin" w:fldLock="1"/>
      </w:r>
      <w:r w:rsidR="00217199">
        <w:rPr>
          <w:rFonts w:ascii="Times New Roman" w:eastAsia="Times New Roman" w:hAnsi="Times New Roman" w:cs="Times New Roman"/>
          <w:sz w:val="24"/>
          <w:szCs w:val="24"/>
        </w:rPr>
        <w:instrText>ADDIN CSL_CITATION {"citationItems":[{"id":"ITEM-1","itemData":{"DOI":"10.1371/journal.pntd.0005546","ISBN":"1111111111","ISSN":"19352735","abstract":"Background: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Diseases","id":"ITEM-1","issue":"4","issued":{"date-parts":[["2017"]]},"page":"1-27","title":"Tiger on the prowl: Invasion history and spatio-temporal genetic structure of the Asian tiger mosquito Aedes albopictus (Skuse 1894) in the Indo-Pacific","type":"article-journal","volume":"11"},"uris":["http://www.mendeley.com/documents/?uuid=504e76fd-cda2-43b5-bc93-59c51d059adf"]}],"mendeley":{"formattedCitation":"(Maynard et al., 2017)","plainTextFormattedCitation":"(Maynard et al., 2017)","previouslyFormattedCitation":"(Maynard et al., 2017)"},"properties":{"noteIndex":0},"schema":"https://github.com/citation-style-language/schema/raw/master/csl-citation.json"}</w:instrText>
      </w:r>
      <w:r w:rsidR="00EF5DFD">
        <w:rPr>
          <w:rFonts w:ascii="Times New Roman" w:eastAsia="Times New Roman" w:hAnsi="Times New Roman" w:cs="Times New Roman"/>
          <w:sz w:val="24"/>
          <w:szCs w:val="24"/>
        </w:rPr>
        <w:fldChar w:fldCharType="separate"/>
      </w:r>
      <w:r w:rsidR="008E65CC" w:rsidRPr="00850FB4">
        <w:rPr>
          <w:rFonts w:ascii="Times New Roman" w:eastAsia="Times New Roman" w:hAnsi="Times New Roman" w:cs="Times New Roman"/>
          <w:noProof/>
          <w:sz w:val="24"/>
          <w:szCs w:val="24"/>
        </w:rPr>
        <w:t>(Maynard et al., 2017)</w:t>
      </w:r>
      <w:r w:rsidR="00EF5DFD">
        <w:rPr>
          <w:rFonts w:ascii="Times New Roman" w:eastAsia="Times New Roman" w:hAnsi="Times New Roman" w:cs="Times New Roman"/>
          <w:sz w:val="24"/>
          <w:szCs w:val="24"/>
        </w:rPr>
        <w:fldChar w:fldCharType="end"/>
      </w:r>
      <w:r w:rsidR="00850FB4">
        <w:rPr>
          <w:rFonts w:ascii="Times New Roman" w:eastAsia="Times New Roman" w:hAnsi="Times New Roman" w:cs="Times New Roman"/>
          <w:sz w:val="24"/>
          <w:szCs w:val="24"/>
        </w:rPr>
        <w:t xml:space="preserve"> and to the impacts of </w:t>
      </w:r>
      <w:r w:rsidR="00706123">
        <w:rPr>
          <w:rFonts w:ascii="Times New Roman" w:eastAsia="Times New Roman" w:hAnsi="Times New Roman" w:cs="Times New Roman"/>
          <w:sz w:val="24"/>
          <w:szCs w:val="24"/>
        </w:rPr>
        <w:t xml:space="preserve">landscape </w:t>
      </w:r>
      <w:r w:rsidR="00850FB4">
        <w:rPr>
          <w:rFonts w:ascii="Times New Roman" w:eastAsia="Times New Roman" w:hAnsi="Times New Roman" w:cs="Times New Roman"/>
          <w:sz w:val="24"/>
          <w:szCs w:val="24"/>
        </w:rPr>
        <w:t xml:space="preserve">fragmentation on </w:t>
      </w:r>
      <w:r w:rsidR="00706123">
        <w:rPr>
          <w:rFonts w:ascii="Times New Roman" w:eastAsia="Times New Roman" w:hAnsi="Times New Roman" w:cs="Times New Roman"/>
          <w:sz w:val="24"/>
          <w:szCs w:val="24"/>
        </w:rPr>
        <w:t>a</w:t>
      </w:r>
      <w:r w:rsidR="00850FB4">
        <w:rPr>
          <w:rFonts w:ascii="Times New Roman" w:eastAsia="Times New Roman" w:hAnsi="Times New Roman" w:cs="Times New Roman"/>
          <w:sz w:val="24"/>
          <w:szCs w:val="24"/>
        </w:rPr>
        <w:t xml:space="preserve"> food web </w:t>
      </w:r>
      <w:r w:rsidR="008E65CC">
        <w:rPr>
          <w:rFonts w:ascii="Times New Roman" w:eastAsia="Times New Roman" w:hAnsi="Times New Roman" w:cs="Times New Roman"/>
          <w:sz w:val="24"/>
          <w:szCs w:val="24"/>
        </w:rPr>
        <w:fldChar w:fldCharType="begin" w:fldLock="1"/>
      </w:r>
      <w:r w:rsidR="00217199">
        <w:rPr>
          <w:rFonts w:ascii="Times New Roman" w:eastAsia="Times New Roman" w:hAnsi="Times New Roman" w:cs="Times New Roman"/>
          <w:sz w:val="24"/>
          <w:szCs w:val="24"/>
        </w:rPr>
        <w:instrText>ADDIN CSL_CITATION {"citationItems":[{"id":"ITEM-1","itemData":{"DOI":"10.1098/rspb.2016.0668","ISSN":"14712954","abstract":"A fragmented habitat becomes increasingly fragmented for species at higher trophic levels, such as parasitoids. To persist, these species are expected to possess life-history traits, such as high dispersal, that facilitate their ability to use resources that become scarce in fragmented landscapes. If a specialized parasitoid disperses widely to take advantage of a sparse host, then the parasitoid population should have lower genetic structure than the host. We investigated the temporal and spatial genetic structure of a hyperparasitoid (fourth trophic level) in a fragmented landscape over 50 × 70 km, using microsatellite markers, and compared it with the known structures of its host parasitoid, and the butterfly host which lives as a classic metapopulation. We found that population genetic structure decreases with increasing trophic level. The hyperparasitoid has fewer genetic clusters (K = 4), than its host parasitoid (K = 15), which in turn is less structured than the host butterfly (K = 27). The genetic structure of the hyperparasitoid also shows temporal variation, with genetic differentiation increasing due to reduction of the population size, which reduces the effective population size. Overall, our study confirms the idea that specialized species must be dispersive to use a fragmented host resource, but that this adaptation has limits.","author":[{"dropping-particle":"","family":"Nair","given":"Abhilash","non-dropping-particle":"","parse-names":false,"suffix":""},{"dropping-particle":"","family":"Fountain","given":"Toby","non-dropping-particle":"","parse-names":false,"suffix":""},{"dropping-particle":"","family":"Ikonen","given":"Suvi","non-dropping-particle":"","parse-names":false,"suffix":""},{"dropping-particle":"","family":"Ojanen","given":"Sami P.","non-dropping-particle":"","parse-names":false,"suffix":""},{"dropping-particle":"","family":"Nouhuys","given":"Saskya","non-dropping-particle":"Van","parse-names":false,"suffix":""}],"container-title":"Proceedings of the Royal Society B: Biological Sciences","id":"ITEM-1","issue":"1831","issued":{"date-parts":[["2016"]]},"page":"1-8","title":"Spatial and temporal genetic structure at the fourth trophic level in a fragmented landscape","type":"article-journal","volume":"283"},"uris":["http://www.mendeley.com/documents/?uuid=420637d1-8283-439d-b28d-d34164767e51"]}],"mendeley":{"formattedCitation":"(Nair, Fountain, Ikonen, Ojanen, &amp; Van Nouhuys, 2016)","plainTextFormattedCitation":"(Nair, Fountain, Ikonen, Ojanen, &amp; Van Nouhuys, 2016)","previouslyFormattedCitation":"(Nair, Fountain, Ikonen, Ojanen, &amp; Van Nouhuys, 2016)"},"properties":{"noteIndex":0},"schema":"https://github.com/citation-style-language/schema/raw/master/csl-citation.json"}</w:instrText>
      </w:r>
      <w:r w:rsidR="008E65CC">
        <w:rPr>
          <w:rFonts w:ascii="Times New Roman" w:eastAsia="Times New Roman" w:hAnsi="Times New Roman" w:cs="Times New Roman"/>
          <w:sz w:val="24"/>
          <w:szCs w:val="24"/>
        </w:rPr>
        <w:fldChar w:fldCharType="separate"/>
      </w:r>
      <w:r w:rsidR="008E65CC" w:rsidRPr="00850FB4">
        <w:rPr>
          <w:rFonts w:ascii="Times New Roman" w:eastAsia="Times New Roman" w:hAnsi="Times New Roman" w:cs="Times New Roman"/>
          <w:noProof/>
          <w:sz w:val="24"/>
          <w:szCs w:val="24"/>
        </w:rPr>
        <w:t>(Nair, Fountain, Ikonen, Ojanen, &amp; Van Nouhuys, 2016)</w:t>
      </w:r>
      <w:r w:rsidR="008E65CC">
        <w:rPr>
          <w:rFonts w:ascii="Times New Roman" w:eastAsia="Times New Roman" w:hAnsi="Times New Roman" w:cs="Times New Roman"/>
          <w:sz w:val="24"/>
          <w:szCs w:val="24"/>
        </w:rPr>
        <w:fldChar w:fldCharType="end"/>
      </w:r>
      <w:r w:rsidR="006738FD" w:rsidRPr="00850FB4">
        <w:rPr>
          <w:rFonts w:ascii="Times New Roman" w:eastAsia="Times New Roman" w:hAnsi="Times New Roman" w:cs="Times New Roman"/>
          <w:sz w:val="24"/>
          <w:szCs w:val="24"/>
        </w:rPr>
        <w:t xml:space="preserve">. </w:t>
      </w:r>
      <w:r w:rsidR="006738FD">
        <w:rPr>
          <w:rFonts w:ascii="Times New Roman" w:eastAsia="Times New Roman" w:hAnsi="Times New Roman" w:cs="Times New Roman"/>
          <w:sz w:val="24"/>
          <w:szCs w:val="24"/>
        </w:rPr>
        <w:t xml:space="preserve">Temporal genetic variation reflects </w:t>
      </w:r>
      <w:r w:rsidR="00CC1F19" w:rsidRPr="00295FF4">
        <w:rPr>
          <w:rFonts w:ascii="Times New Roman" w:eastAsia="Times New Roman" w:hAnsi="Times New Roman" w:cs="Times New Roman"/>
          <w:sz w:val="24"/>
          <w:szCs w:val="24"/>
        </w:rPr>
        <w:t>the evolution</w:t>
      </w:r>
      <w:r w:rsidR="00E4125D">
        <w:rPr>
          <w:rFonts w:ascii="Times New Roman" w:eastAsia="Times New Roman" w:hAnsi="Times New Roman" w:cs="Times New Roman"/>
          <w:sz w:val="24"/>
          <w:szCs w:val="24"/>
        </w:rPr>
        <w:t>ary</w:t>
      </w:r>
      <w:r w:rsidR="00CC1F19" w:rsidRPr="00295FF4">
        <w:rPr>
          <w:rFonts w:ascii="Times New Roman" w:eastAsia="Times New Roman" w:hAnsi="Times New Roman" w:cs="Times New Roman"/>
          <w:sz w:val="24"/>
          <w:szCs w:val="24"/>
        </w:rPr>
        <w:t xml:space="preserve"> </w:t>
      </w:r>
      <w:r w:rsidR="006738FD">
        <w:rPr>
          <w:rFonts w:ascii="Times New Roman" w:eastAsia="Times New Roman" w:hAnsi="Times New Roman" w:cs="Times New Roman"/>
          <w:sz w:val="24"/>
          <w:szCs w:val="24"/>
        </w:rPr>
        <w:t xml:space="preserve">potential of a population and the probability of </w:t>
      </w:r>
      <w:r w:rsidR="00E4125D">
        <w:rPr>
          <w:rFonts w:ascii="Times New Roman" w:eastAsia="Times New Roman" w:hAnsi="Times New Roman" w:cs="Times New Roman"/>
          <w:sz w:val="24"/>
          <w:szCs w:val="24"/>
        </w:rPr>
        <w:t>its</w:t>
      </w:r>
      <w:r w:rsidR="006738FD">
        <w:rPr>
          <w:rFonts w:ascii="Times New Roman" w:eastAsia="Times New Roman" w:hAnsi="Times New Roman" w:cs="Times New Roman"/>
          <w:sz w:val="24"/>
          <w:szCs w:val="24"/>
        </w:rPr>
        <w:t xml:space="preserve"> </w:t>
      </w:r>
      <w:r w:rsidR="00CC1F19" w:rsidRPr="00295FF4">
        <w:rPr>
          <w:rFonts w:ascii="Times New Roman" w:eastAsia="Times New Roman" w:hAnsi="Times New Roman" w:cs="Times New Roman"/>
          <w:sz w:val="24"/>
          <w:szCs w:val="24"/>
        </w:rPr>
        <w:t xml:space="preserve">persistence </w:t>
      </w:r>
      <w:r w:rsidR="00AB2B18" w:rsidRPr="00295FF4">
        <w:rPr>
          <w:rFonts w:ascii="Times New Roman" w:eastAsia="Times New Roman" w:hAnsi="Times New Roman" w:cs="Times New Roman"/>
          <w:sz w:val="24"/>
          <w:szCs w:val="24"/>
        </w:rPr>
        <w:fldChar w:fldCharType="begin" w:fldLock="1"/>
      </w:r>
      <w:r w:rsidR="001950CB">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AB2B18" w:rsidRPr="00295FF4">
        <w:rPr>
          <w:rFonts w:ascii="Times New Roman" w:eastAsia="Times New Roman" w:hAnsi="Times New Roman" w:cs="Times New Roman"/>
          <w:sz w:val="24"/>
          <w:szCs w:val="24"/>
        </w:rPr>
        <w:fldChar w:fldCharType="separate"/>
      </w:r>
      <w:r w:rsidR="00AB2B18" w:rsidRPr="00295FF4">
        <w:rPr>
          <w:rFonts w:ascii="Times New Roman" w:eastAsia="Times New Roman" w:hAnsi="Times New Roman" w:cs="Times New Roman"/>
          <w:noProof/>
          <w:sz w:val="24"/>
          <w:szCs w:val="24"/>
        </w:rPr>
        <w:t>(Aeschbacher, Selby, Willis, &amp; Coop, 2016; Bolnick &amp; Nosil, 2007; Kremer et al., 2012)</w:t>
      </w:r>
      <w:r w:rsidR="00AB2B18" w:rsidRPr="00295FF4">
        <w:rPr>
          <w:rFonts w:ascii="Times New Roman" w:eastAsia="Times New Roman" w:hAnsi="Times New Roman" w:cs="Times New Roman"/>
          <w:sz w:val="24"/>
          <w:szCs w:val="24"/>
        </w:rPr>
        <w:fldChar w:fldCharType="end"/>
      </w:r>
      <w:r w:rsidR="00CC1F19" w:rsidRPr="00295FF4">
        <w:rPr>
          <w:rFonts w:ascii="Times New Roman" w:eastAsia="Times New Roman" w:hAnsi="Times New Roman" w:cs="Times New Roman"/>
          <w:sz w:val="24"/>
          <w:szCs w:val="24"/>
        </w:rPr>
        <w:t>.</w:t>
      </w:r>
      <w:r w:rsidR="0020343C" w:rsidRPr="00295FF4">
        <w:rPr>
          <w:rFonts w:ascii="Times New Roman" w:eastAsia="Times New Roman" w:hAnsi="Times New Roman" w:cs="Times New Roman"/>
          <w:sz w:val="24"/>
          <w:szCs w:val="24"/>
        </w:rPr>
        <w:t xml:space="preserve"> </w:t>
      </w:r>
      <w:r w:rsidR="00886D97">
        <w:rPr>
          <w:rFonts w:ascii="Times New Roman" w:eastAsia="Times New Roman" w:hAnsi="Times New Roman" w:cs="Times New Roman"/>
          <w:sz w:val="24"/>
          <w:szCs w:val="24"/>
        </w:rPr>
        <w:t xml:space="preserve">However, assessing change in spatial genetic variation through time </w:t>
      </w:r>
      <w:r w:rsidR="0020343C" w:rsidRPr="00295FF4">
        <w:rPr>
          <w:rFonts w:ascii="Times New Roman" w:eastAsia="Times New Roman" w:hAnsi="Times New Roman" w:cs="Times New Roman"/>
          <w:sz w:val="24"/>
          <w:szCs w:val="24"/>
        </w:rPr>
        <w:t>is challeng</w:t>
      </w:r>
      <w:r w:rsidR="00886D97">
        <w:rPr>
          <w:rFonts w:ascii="Times New Roman" w:eastAsia="Times New Roman" w:hAnsi="Times New Roman" w:cs="Times New Roman"/>
          <w:sz w:val="24"/>
          <w:szCs w:val="24"/>
        </w:rPr>
        <w:t>ing</w:t>
      </w:r>
      <w:r w:rsidR="0020343C" w:rsidRPr="00295FF4">
        <w:rPr>
          <w:rFonts w:ascii="Times New Roman" w:eastAsia="Times New Roman" w:hAnsi="Times New Roman" w:cs="Times New Roman"/>
          <w:sz w:val="24"/>
          <w:szCs w:val="24"/>
        </w:rPr>
        <w:t xml:space="preserve"> because </w:t>
      </w:r>
      <w:r w:rsidR="00886D97">
        <w:rPr>
          <w:rFonts w:ascii="Times New Roman" w:eastAsia="Times New Roman" w:hAnsi="Times New Roman" w:cs="Times New Roman"/>
          <w:sz w:val="24"/>
          <w:szCs w:val="24"/>
        </w:rPr>
        <w:t xml:space="preserve">population </w:t>
      </w:r>
      <w:r w:rsidR="0020343C" w:rsidRPr="00295FF4">
        <w:rPr>
          <w:rFonts w:ascii="Times New Roman" w:eastAsia="Times New Roman" w:hAnsi="Times New Roman" w:cs="Times New Roman"/>
          <w:sz w:val="24"/>
          <w:szCs w:val="24"/>
        </w:rPr>
        <w:t xml:space="preserve">genetic diversity </w:t>
      </w:r>
      <w:r w:rsidR="00AF7CC7">
        <w:rPr>
          <w:rFonts w:ascii="Times New Roman" w:eastAsia="Times New Roman" w:hAnsi="Times New Roman" w:cs="Times New Roman"/>
          <w:sz w:val="24"/>
          <w:szCs w:val="24"/>
        </w:rPr>
        <w:t xml:space="preserve">is under </w:t>
      </w:r>
      <w:r w:rsidR="00886D97">
        <w:rPr>
          <w:rFonts w:ascii="Times New Roman" w:eastAsia="Times New Roman" w:hAnsi="Times New Roman" w:cs="Times New Roman"/>
          <w:sz w:val="24"/>
          <w:szCs w:val="24"/>
        </w:rPr>
        <w:t xml:space="preserve">the combined influences of </w:t>
      </w:r>
      <w:r w:rsidR="0020343C" w:rsidRPr="00295FF4">
        <w:rPr>
          <w:rFonts w:ascii="Times New Roman" w:eastAsia="Times New Roman" w:hAnsi="Times New Roman" w:cs="Times New Roman"/>
          <w:sz w:val="24"/>
          <w:szCs w:val="24"/>
        </w:rPr>
        <w:t>recombination</w:t>
      </w:r>
      <w:r w:rsidR="00886D97">
        <w:rPr>
          <w:rFonts w:ascii="Times New Roman" w:eastAsia="Times New Roman" w:hAnsi="Times New Roman" w:cs="Times New Roman"/>
          <w:sz w:val="24"/>
          <w:szCs w:val="24"/>
        </w:rPr>
        <w:t>,</w:t>
      </w:r>
      <w:r w:rsidR="0020343C" w:rsidRPr="00295FF4">
        <w:rPr>
          <w:rFonts w:ascii="Times New Roman" w:eastAsia="Times New Roman" w:hAnsi="Times New Roman" w:cs="Times New Roman"/>
          <w:sz w:val="24"/>
          <w:szCs w:val="24"/>
        </w:rPr>
        <w:t xml:space="preserve"> mutation</w:t>
      </w:r>
      <w:r w:rsidR="00886D97">
        <w:rPr>
          <w:rFonts w:ascii="Times New Roman" w:eastAsia="Times New Roman" w:hAnsi="Times New Roman" w:cs="Times New Roman"/>
          <w:sz w:val="24"/>
          <w:szCs w:val="24"/>
        </w:rPr>
        <w:t xml:space="preserve">, and </w:t>
      </w:r>
      <w:r w:rsidR="0020343C" w:rsidRPr="00295FF4">
        <w:rPr>
          <w:rFonts w:ascii="Times New Roman" w:eastAsia="Times New Roman" w:hAnsi="Times New Roman" w:cs="Times New Roman"/>
          <w:sz w:val="24"/>
          <w:szCs w:val="24"/>
        </w:rPr>
        <w:t>demographic</w:t>
      </w:r>
      <w:r w:rsidR="00886D97">
        <w:rPr>
          <w:rFonts w:ascii="Times New Roman" w:eastAsia="Times New Roman" w:hAnsi="Times New Roman" w:cs="Times New Roman"/>
          <w:sz w:val="24"/>
          <w:szCs w:val="24"/>
        </w:rPr>
        <w:t xml:space="preserve">ally-induced </w:t>
      </w:r>
      <w:r w:rsidR="0020343C" w:rsidRPr="00295FF4">
        <w:rPr>
          <w:rFonts w:ascii="Times New Roman" w:eastAsia="Times New Roman" w:hAnsi="Times New Roman" w:cs="Times New Roman"/>
          <w:sz w:val="24"/>
          <w:szCs w:val="24"/>
        </w:rPr>
        <w:t xml:space="preserve">genetic drift. </w:t>
      </w:r>
      <w:r w:rsidR="00886D97">
        <w:rPr>
          <w:rFonts w:ascii="Times New Roman" w:eastAsia="Times New Roman" w:hAnsi="Times New Roman" w:cs="Times New Roman"/>
          <w:sz w:val="24"/>
          <w:szCs w:val="24"/>
        </w:rPr>
        <w:t xml:space="preserve">Nonetheless, it remains important to develop the capacity to identify changes in genetic diversity through time, specifically when searching for signals of </w:t>
      </w:r>
      <w:r w:rsidR="001E570D">
        <w:rPr>
          <w:rFonts w:ascii="Times New Roman" w:eastAsia="Times New Roman" w:hAnsi="Times New Roman" w:cs="Times New Roman"/>
          <w:sz w:val="24"/>
          <w:szCs w:val="24"/>
        </w:rPr>
        <w:t>recent demographic</w:t>
      </w:r>
      <w:r w:rsidR="00F73330">
        <w:rPr>
          <w:rFonts w:ascii="Times New Roman" w:eastAsia="Times New Roman" w:hAnsi="Times New Roman" w:cs="Times New Roman"/>
          <w:sz w:val="24"/>
          <w:szCs w:val="24"/>
        </w:rPr>
        <w:t xml:space="preserve"> changes in the context of ongoing worldwide biodiversity loss</w:t>
      </w:r>
      <w:r w:rsidR="00886D97">
        <w:rPr>
          <w:rFonts w:ascii="Times New Roman" w:eastAsia="Times New Roman" w:hAnsi="Times New Roman" w:cs="Times New Roman"/>
          <w:sz w:val="24"/>
          <w:szCs w:val="24"/>
        </w:rPr>
        <w:t>.</w:t>
      </w:r>
    </w:p>
    <w:p w14:paraId="23324154" w14:textId="576BCF3F" w:rsidR="00CF30F2" w:rsidRPr="00295FF4" w:rsidRDefault="00D42082"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7B643B" w:rsidRPr="00295FF4">
        <w:rPr>
          <w:rFonts w:ascii="Times New Roman" w:eastAsia="Times New Roman" w:hAnsi="Times New Roman" w:cs="Times New Roman"/>
          <w:sz w:val="24"/>
          <w:szCs w:val="24"/>
        </w:rPr>
        <w:t>t is</w:t>
      </w:r>
      <w:r w:rsidR="00F73330">
        <w:rPr>
          <w:rFonts w:ascii="Times New Roman" w:eastAsia="Times New Roman" w:hAnsi="Times New Roman" w:cs="Times New Roman"/>
          <w:sz w:val="24"/>
          <w:szCs w:val="24"/>
        </w:rPr>
        <w:t xml:space="preserve"> unfortunately</w:t>
      </w:r>
      <w:r w:rsidR="007B643B" w:rsidRPr="00295FF4">
        <w:rPr>
          <w:rFonts w:ascii="Times New Roman" w:eastAsia="Times New Roman" w:hAnsi="Times New Roman" w:cs="Times New Roman"/>
          <w:sz w:val="24"/>
          <w:szCs w:val="24"/>
        </w:rPr>
        <w:t xml:space="preserve"> rarely possible to directly observe the effects of landscape and climate change on spatial and temporal genetic variation</w:t>
      </w:r>
      <w:r>
        <w:rPr>
          <w:rFonts w:ascii="Times New Roman" w:eastAsia="Times New Roman" w:hAnsi="Times New Roman" w:cs="Times New Roman"/>
          <w:sz w:val="24"/>
          <w:szCs w:val="24"/>
        </w:rPr>
        <w:t xml:space="preserve">. We can, however, </w:t>
      </w:r>
      <w:r w:rsidR="007B643B" w:rsidRPr="00295FF4">
        <w:rPr>
          <w:rFonts w:ascii="Times New Roman" w:eastAsia="Times New Roman" w:hAnsi="Times New Roman" w:cs="Times New Roman"/>
          <w:sz w:val="24"/>
          <w:szCs w:val="24"/>
        </w:rPr>
        <w:t xml:space="preserve">observe these effects through their population genetic legacies. </w:t>
      </w:r>
      <w:r>
        <w:rPr>
          <w:rFonts w:ascii="Times New Roman" w:eastAsia="Times New Roman" w:hAnsi="Times New Roman" w:cs="Times New Roman"/>
          <w:sz w:val="24"/>
          <w:szCs w:val="24"/>
        </w:rPr>
        <w:t>Although g</w:t>
      </w:r>
      <w:r w:rsidR="007B643B" w:rsidRPr="00295FF4">
        <w:rPr>
          <w:rFonts w:ascii="Times New Roman" w:eastAsia="Times New Roman" w:hAnsi="Times New Roman" w:cs="Times New Roman"/>
          <w:sz w:val="24"/>
          <w:szCs w:val="24"/>
        </w:rPr>
        <w:t xml:space="preserve">enetic legacies may not be detectable as rapidly as the demographic consequences of change they </w:t>
      </w:r>
      <w:r>
        <w:rPr>
          <w:rFonts w:ascii="Times New Roman" w:eastAsia="Times New Roman" w:hAnsi="Times New Roman" w:cs="Times New Roman"/>
          <w:sz w:val="24"/>
          <w:szCs w:val="24"/>
        </w:rPr>
        <w:t xml:space="preserve">can persist </w:t>
      </w:r>
      <w:r w:rsidR="007B643B" w:rsidRPr="00295FF4">
        <w:rPr>
          <w:rFonts w:ascii="Times New Roman" w:eastAsia="Times New Roman" w:hAnsi="Times New Roman" w:cs="Times New Roman"/>
          <w:sz w:val="24"/>
          <w:szCs w:val="24"/>
        </w:rPr>
        <w:t xml:space="preserve">for several generations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{"citationItems":[{"id":"ITEM-1","itemData":{"DOI":"10.1007/s10980-013-9982-x","ISSN":"09212973","abstract":"A scientific symposium on landscape genetics, held at the 2013 IALE Europe Conference in Manchester UK (September 2-8, 2013), highlighted status, challenges and future avenues in the field. Key topics included analytical aspects in landscape genetics, conceptual progress and application of landscape genetics for conservation management. First, analytical aspects referred to statistical relationships between genetic and landscape data. It was suggested that linear mixed models or Bayesian approaches are particularly promising due to more appropriate and powerful ways for analyzing landscape effects on genetic variation. Second, supplementing neutral genetic variation with adaptive genetic variation is very promising. However, research needs to go beyond the identification of genomic regions under selection and provide information on the ecological function of adaptive genetic regions. Conceptually, endogenous processes (e.g., life-history attributes such as dispersal) require consideration as supplementary factors in shaping the genetic variation in addition to landscapes. Also, the temporal dimension in landscapes for both the past and the future should be given increased attention as the genetic responses to landscape change may be non-simultaneous, resulting in time lags. As for applied conservation management, landscape genetics can provide important baseline information such as basic data on species movement in a spatial context, assessments of the spatial need for management efforts, or evaluations of the effectiveness of already existing management measures. © 2014 Springer Science+Business Media Dordrecht.","author":[{"dropping-particle":"","family":"Bolliger","given":"Janine","non-dropping-particle":"","parse-names":false,"suffix":""},{"dropping-particle":"","family":"Lander","given":"Tonya","non-dropping-particle":"","parse-names":false,"suffix":""},{"dropping-particle":"","family":"Balkenhol","given":"Niko","non-dropping-particle":"","parse-names":false,"suffix":""}],"container-title":"Landscape Ecology","id":"ITEM-1","issue":"3","issued":{"date-parts":[["2014"]]},"page":"361-366","title":"Landscape genetics since 2003: Status, challenges and future directions","type":"article-journal","volume":"29"},"uris":["http://www.mendeley.com/documents/?uuid=2d703443-0cb7-40cb-9b98-275684a9b0b9"]},{"id":"ITEM-2","itemData":{"DOI":"10.1111/mec.13454","ISSN":"1365294X","PMID":"26547281","abstract":"Landscape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 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Ecology","id":"ITEM-2","issue":"24","issued":{"date-parts":[["2015"]]},"page":"6021-6040","title":"Landscape genetics in a changing world: Disentangling historical and contemporary influences and inferring change","type":"article-journal","volume":"24"},"uris":["http://www.mendeley.com/documents/?uuid=fdae3fbd-c5ff-48db-85fe-3f921f81a163"]}],"mendeley":{"formattedCitation":"(Bolliger, Lander, &amp; Balkenhol, 2014; Epps &amp; Keyghobadi, 2015)","plainTextFormattedCitation":"(Bolliger, Lander, &amp; Balkenhol, 2014; Epps &amp; Keyghobadi, 2015)","previouslyFormattedCitation":"(Bolliger, Lander, &amp; Balkenhol, 2014; Epps &amp; Keyghobadi, 2015)"},"properties":{"noteIndex":0},"schema":"https://github.com/citation-style-language/schema/raw/master/csl-citation.json"}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(Bolliger, Lander, &amp; Balkenhol, 2014; Epps &amp; Keyghobadi, 2015)</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Researchers commonly use </w:t>
      </w:r>
      <w:proofErr w:type="spellStart"/>
      <w:r w:rsidR="007B643B" w:rsidRPr="00295FF4">
        <w:rPr>
          <w:rFonts w:ascii="Times New Roman" w:eastAsia="Times New Roman" w:hAnsi="Times New Roman" w:cs="Times New Roman"/>
          <w:sz w:val="24"/>
          <w:szCs w:val="24"/>
        </w:rPr>
        <w:t>spatio</w:t>
      </w:r>
      <w:proofErr w:type="spellEnd"/>
      <w:r w:rsidR="007B643B" w:rsidRPr="00295FF4">
        <w:rPr>
          <w:rFonts w:ascii="Times New Roman" w:eastAsia="Times New Roman" w:hAnsi="Times New Roman" w:cs="Times New Roman"/>
          <w:sz w:val="24"/>
          <w:szCs w:val="24"/>
        </w:rPr>
        <w:t xml:space="preserve">-temporal population genetic legacies to study isolation-by-distance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Distance","type":"article-journal","volume":"145"},"uris":["http://www.mendeley.com/documents/?uuid=07defe57-b994-46f3-9050-b8e833258ac5"]}],"mendeley":{"formattedCitation":"(Rousset, 1997; Wright, 1943)","plainTextFormattedCitation":"(Rousset, 1997; Wright, 1943)","previouslyFormattedCitation":"(Rousset, 1997; Wright, 1943)"},"properties":{"noteIndex":0},"schema":"https://github.com/citation-style-language/schema/raw/master/csl-citation.json"}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(Rousset, 1997; Wright, 1943)</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population bottlenecks </w:t>
      </w:r>
      <w:r w:rsidR="007B643B" w:rsidRPr="00295FF4">
        <w:rPr>
          <w:rFonts w:ascii="Times New Roman" w:eastAsia="Times New Roman" w:hAnsi="Times New Roman" w:cs="Times New Roman"/>
          <w:sz w:val="24"/>
          <w:szCs w:val="24"/>
        </w:rPr>
        <w:fldChar w:fldCharType="begin" w:fldLock="1"/>
      </w:r>
      <w:r w:rsidR="00136C7B">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(Gattepaille, Jakobsson, &amp; Blum, 2013; Maruyama &amp; Fuerstt, 1985)</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migration between isolated populations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(Bezemer, Krauss, Roberts, &amp; Hopper, 2019; Buschbom, Yanbaev, &amp; Degen, 2011)</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and outbreak expansions </w:t>
      </w:r>
      <w:r w:rsidR="007B643B" w:rsidRPr="00295FF4">
        <w:rPr>
          <w:rFonts w:ascii="Times New Roman" w:eastAsia="Times New Roman" w:hAnsi="Times New Roman" w:cs="Times New Roman"/>
          <w:sz w:val="24"/>
          <w:szCs w:val="24"/>
        </w:rPr>
        <w:fldChar w:fldCharType="begin" w:fldLock="1"/>
      </w:r>
      <w:r w:rsidR="000955D0">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et al., 2019)","plainTextFormattedCitation":"(Larroque et al., 2019; Wittische et al., 2019)","previouslyFormattedCitation":"(Larroque et al., 2019; Wittische et al., 2019)"},"properties":{"noteIndex":0},"schema":"https://github.com/citation-style-language/schema/raw/master/csl-citation.json"}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FC33C1" w:rsidRPr="00FC33C1">
        <w:rPr>
          <w:rFonts w:ascii="Times New Roman" w:eastAsia="Times New Roman" w:hAnsi="Times New Roman" w:cs="Times New Roman"/>
          <w:noProof/>
          <w:sz w:val="24"/>
          <w:szCs w:val="24"/>
        </w:rPr>
        <w:t>(Larroque et al., 2019; Wittische et al., 2019)</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w:t>
      </w:r>
      <w:r w:rsidR="00127CC5" w:rsidRPr="00295FF4">
        <w:rPr>
          <w:rFonts w:ascii="Times New Roman" w:eastAsia="Times New Roman" w:hAnsi="Times New Roman" w:cs="Times New Roman"/>
          <w:sz w:val="24"/>
          <w:szCs w:val="24"/>
        </w:rPr>
        <w:t xml:space="preserve"> </w:t>
      </w:r>
      <w:r w:rsidR="00CF30F2" w:rsidRPr="00295FF4">
        <w:rPr>
          <w:rFonts w:ascii="Times New Roman" w:eastAsia="Times New Roman" w:hAnsi="Times New Roman" w:cs="Times New Roman"/>
          <w:sz w:val="24"/>
          <w:szCs w:val="24"/>
        </w:rPr>
        <w:t xml:space="preserve">Identifying meaningful and statistically significant relationships between temporal landscape-change and the </w:t>
      </w:r>
      <w:r w:rsidR="00B20342" w:rsidRPr="00295FF4">
        <w:rPr>
          <w:rFonts w:ascii="Times New Roman" w:eastAsia="Times New Roman" w:hAnsi="Times New Roman" w:cs="Times New Roman"/>
          <w:sz w:val="24"/>
          <w:szCs w:val="24"/>
        </w:rPr>
        <w:t>spatial apportionment of</w:t>
      </w:r>
      <w:r w:rsidR="00CF30F2" w:rsidRPr="00295FF4">
        <w:rPr>
          <w:rFonts w:ascii="Times New Roman" w:eastAsia="Times New Roman" w:hAnsi="Times New Roman" w:cs="Times New Roman"/>
          <w:sz w:val="24"/>
          <w:szCs w:val="24"/>
        </w:rPr>
        <w:t xml:space="preserve"> genetic </w:t>
      </w:r>
      <w:r w:rsidR="00634B5A" w:rsidRPr="00295FF4">
        <w:rPr>
          <w:rFonts w:ascii="Times New Roman" w:eastAsia="Times New Roman" w:hAnsi="Times New Roman" w:cs="Times New Roman"/>
          <w:sz w:val="24"/>
          <w:szCs w:val="24"/>
        </w:rPr>
        <w:t xml:space="preserve">variation can give us important </w:t>
      </w:r>
      <w:r w:rsidR="00634B5A" w:rsidRPr="00295FF4">
        <w:rPr>
          <w:rFonts w:ascii="Times New Roman" w:eastAsia="Times New Roman" w:hAnsi="Times New Roman" w:cs="Times New Roman"/>
          <w:sz w:val="24"/>
          <w:szCs w:val="24"/>
        </w:rPr>
        <w:lastRenderedPageBreak/>
        <w:t>insights about the eco-evolutionary dynamics of a species, and be used to inform conservation strategies</w:t>
      </w:r>
      <w:r w:rsidR="00282E4D" w:rsidRPr="00295FF4">
        <w:rPr>
          <w:rFonts w:ascii="Times New Roman" w:eastAsia="Times New Roman" w:hAnsi="Times New Roman" w:cs="Times New Roman"/>
          <w:sz w:val="24"/>
          <w:szCs w:val="24"/>
        </w:rPr>
        <w:t xml:space="preserve"> </w:t>
      </w:r>
      <w:r w:rsidR="00282E4D" w:rsidRPr="00295FF4">
        <w:rPr>
          <w:rFonts w:ascii="Times New Roman" w:eastAsia="Times New Roman" w:hAnsi="Times New Roman" w:cs="Times New Roman"/>
          <w:sz w:val="24"/>
          <w:szCs w:val="24"/>
        </w:rPr>
        <w:fldChar w:fldCharType="begin" w:fldLock="1"/>
      </w:r>
      <w:r w:rsidR="00027F85" w:rsidRPr="00295FF4">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282E4D" w:rsidRPr="00295FF4">
        <w:rPr>
          <w:rFonts w:ascii="Times New Roman" w:eastAsia="Times New Roman" w:hAnsi="Times New Roman" w:cs="Times New Roman"/>
          <w:sz w:val="24"/>
          <w:szCs w:val="24"/>
        </w:rPr>
        <w:fldChar w:fldCharType="separate"/>
      </w:r>
      <w:r w:rsidR="00282E4D" w:rsidRPr="00295FF4">
        <w:rPr>
          <w:rFonts w:ascii="Times New Roman" w:eastAsia="Times New Roman" w:hAnsi="Times New Roman" w:cs="Times New Roman"/>
          <w:noProof/>
          <w:sz w:val="24"/>
          <w:szCs w:val="24"/>
        </w:rPr>
        <w:t>(</w:t>
      </w:r>
      <w:r w:rsidR="00027F85" w:rsidRPr="00295FF4">
        <w:rPr>
          <w:rFonts w:ascii="Times New Roman" w:eastAsia="Times New Roman" w:hAnsi="Times New Roman" w:cs="Times New Roman"/>
          <w:noProof/>
          <w:sz w:val="24"/>
          <w:szCs w:val="24"/>
        </w:rPr>
        <w:t xml:space="preserve">e.g. </w:t>
      </w:r>
      <w:r w:rsidR="00282E4D" w:rsidRPr="00295FF4">
        <w:rPr>
          <w:rFonts w:ascii="Times New Roman" w:eastAsia="Times New Roman" w:hAnsi="Times New Roman" w:cs="Times New Roman"/>
          <w:noProof/>
          <w:sz w:val="24"/>
          <w:szCs w:val="24"/>
        </w:rPr>
        <w:t>Landguth, Holden, Mahalovich, &amp; Cushman, 2017)</w:t>
      </w:r>
      <w:r w:rsidR="00282E4D" w:rsidRPr="00295FF4">
        <w:rPr>
          <w:rFonts w:ascii="Times New Roman" w:eastAsia="Times New Roman" w:hAnsi="Times New Roman" w:cs="Times New Roman"/>
          <w:sz w:val="24"/>
          <w:szCs w:val="24"/>
        </w:rPr>
        <w:fldChar w:fldCharType="end"/>
      </w:r>
      <w:r w:rsidR="00634B5A" w:rsidRPr="00295FF4">
        <w:rPr>
          <w:rFonts w:ascii="Times New Roman" w:eastAsia="Times New Roman" w:hAnsi="Times New Roman" w:cs="Times New Roman"/>
          <w:sz w:val="24"/>
          <w:szCs w:val="24"/>
        </w:rPr>
        <w:t>.</w:t>
      </w:r>
    </w:p>
    <w:p w14:paraId="3A81AE91" w14:textId="1989D23F" w:rsidR="00FF669A" w:rsidRDefault="009E7BAF" w:rsidP="00A51948">
      <w:pPr>
        <w:spacing w:before="240" w:after="240" w:line="480" w:lineRule="auto"/>
        <w:rPr>
          <w:rFonts w:ascii="Times New Roman" w:eastAsia="Times New Roman" w:hAnsi="Times New Roman" w:cs="Times New Roman"/>
          <w:sz w:val="24"/>
          <w:szCs w:val="24"/>
        </w:rPr>
      </w:pPr>
      <w:proofErr w:type="spellStart"/>
      <w:r w:rsidRPr="00295FF4">
        <w:rPr>
          <w:rFonts w:ascii="Times New Roman" w:eastAsia="Times New Roman" w:hAnsi="Times New Roman" w:cs="Times New Roman"/>
          <w:sz w:val="24"/>
          <w:szCs w:val="24"/>
        </w:rPr>
        <w:t>Spatio</w:t>
      </w:r>
      <w:proofErr w:type="spellEnd"/>
      <w:r w:rsidRPr="00295FF4">
        <w:rPr>
          <w:rFonts w:ascii="Times New Roman" w:eastAsia="Times New Roman" w:hAnsi="Times New Roman" w:cs="Times New Roman"/>
          <w:sz w:val="24"/>
          <w:szCs w:val="24"/>
        </w:rPr>
        <w:t>-temporal population genetics m</w:t>
      </w:r>
      <w:r w:rsidR="006451B0" w:rsidRPr="00295FF4">
        <w:rPr>
          <w:rFonts w:ascii="Times New Roman" w:hAnsi="Times New Roman" w:cs="Times New Roman"/>
          <w:sz w:val="24"/>
          <w:szCs w:val="24"/>
        </w:rPr>
        <w:t>ethods</w:t>
      </w:r>
      <w:r w:rsidR="005D663D" w:rsidRPr="00295FF4">
        <w:rPr>
          <w:rFonts w:ascii="Times New Roman" w:hAnsi="Times New Roman" w:cs="Times New Roman"/>
          <w:sz w:val="24"/>
          <w:szCs w:val="24"/>
        </w:rPr>
        <w:t xml:space="preserve"> </w:t>
      </w:r>
      <w:r w:rsidRPr="00295FF4">
        <w:rPr>
          <w:rFonts w:ascii="Times New Roman" w:hAnsi="Times New Roman" w:cs="Times New Roman"/>
          <w:sz w:val="24"/>
          <w:szCs w:val="24"/>
        </w:rPr>
        <w:t xml:space="preserve">to detect significant past demographic events </w:t>
      </w:r>
      <w:r w:rsidR="006451B0" w:rsidRPr="00295FF4">
        <w:rPr>
          <w:rFonts w:ascii="Times New Roman" w:hAnsi="Times New Roman" w:cs="Times New Roman"/>
          <w:sz w:val="24"/>
          <w:szCs w:val="24"/>
        </w:rPr>
        <w:t>exist</w:t>
      </w:r>
      <w:r w:rsidR="00685386" w:rsidRPr="00295FF4">
        <w:rPr>
          <w:rFonts w:ascii="Times New Roman" w:hAnsi="Times New Roman" w:cs="Times New Roman"/>
          <w:sz w:val="24"/>
          <w:szCs w:val="24"/>
        </w:rPr>
        <w:t>, but t</w:t>
      </w:r>
      <w:r w:rsidR="00D41158" w:rsidRPr="00295FF4">
        <w:rPr>
          <w:rFonts w:ascii="Times New Roman" w:hAnsi="Times New Roman" w:cs="Times New Roman"/>
          <w:sz w:val="24"/>
          <w:szCs w:val="24"/>
        </w:rPr>
        <w:t xml:space="preserve">hey </w:t>
      </w:r>
      <w:r w:rsidR="00D65028" w:rsidRPr="00295FF4">
        <w:rPr>
          <w:rFonts w:ascii="Times New Roman" w:hAnsi="Times New Roman" w:cs="Times New Roman"/>
          <w:sz w:val="24"/>
          <w:szCs w:val="24"/>
        </w:rPr>
        <w:t>are</w:t>
      </w:r>
      <w:r w:rsidR="00685386" w:rsidRPr="00295FF4">
        <w:rPr>
          <w:rFonts w:ascii="Times New Roman" w:hAnsi="Times New Roman" w:cs="Times New Roman"/>
          <w:sz w:val="24"/>
          <w:szCs w:val="24"/>
        </w:rPr>
        <w:t xml:space="preserve"> generally</w:t>
      </w:r>
      <w:r w:rsidR="00AA3A0B" w:rsidRPr="00295FF4">
        <w:rPr>
          <w:rFonts w:ascii="Times New Roman" w:hAnsi="Times New Roman" w:cs="Times New Roman"/>
          <w:sz w:val="24"/>
          <w:szCs w:val="24"/>
        </w:rPr>
        <w:t xml:space="preserve"> </w:t>
      </w:r>
      <w:r w:rsidR="00D65028" w:rsidRPr="00295FF4">
        <w:rPr>
          <w:rFonts w:ascii="Times New Roman" w:hAnsi="Times New Roman" w:cs="Times New Roman"/>
          <w:sz w:val="24"/>
          <w:szCs w:val="24"/>
        </w:rPr>
        <w:t xml:space="preserve">purpose-built </w:t>
      </w:r>
      <w:r w:rsidR="006451B0" w:rsidRPr="00295FF4">
        <w:rPr>
          <w:rFonts w:ascii="Times New Roman" w:hAnsi="Times New Roman" w:cs="Times New Roman"/>
          <w:sz w:val="24"/>
          <w:szCs w:val="24"/>
        </w:rPr>
        <w:t xml:space="preserve">for </w:t>
      </w:r>
      <w:r w:rsidR="001950CB">
        <w:rPr>
          <w:rFonts w:ascii="Times New Roman" w:hAnsi="Times New Roman" w:cs="Times New Roman"/>
          <w:sz w:val="24"/>
          <w:szCs w:val="24"/>
        </w:rPr>
        <w:t>information-rich</w:t>
      </w:r>
      <w:r w:rsidR="00D65028" w:rsidRPr="00295FF4">
        <w:rPr>
          <w:rFonts w:ascii="Times New Roman" w:hAnsi="Times New Roman" w:cs="Times New Roman"/>
          <w:sz w:val="24"/>
          <w:szCs w:val="24"/>
        </w:rPr>
        <w:t xml:space="preserve"> </w:t>
      </w:r>
      <w:r w:rsidR="00685386" w:rsidRPr="00295FF4">
        <w:rPr>
          <w:rFonts w:ascii="Times New Roman" w:hAnsi="Times New Roman" w:cs="Times New Roman"/>
          <w:sz w:val="24"/>
          <w:szCs w:val="24"/>
        </w:rPr>
        <w:t>genetic</w:t>
      </w:r>
      <w:r w:rsidR="001E4D7C" w:rsidRPr="00295FF4">
        <w:rPr>
          <w:rFonts w:ascii="Times New Roman" w:hAnsi="Times New Roman" w:cs="Times New Roman"/>
          <w:sz w:val="24"/>
          <w:szCs w:val="24"/>
        </w:rPr>
        <w:t xml:space="preserve"> datasets</w:t>
      </w:r>
      <w:r w:rsidR="00D65028" w:rsidRPr="00295FF4">
        <w:rPr>
          <w:rFonts w:ascii="Times New Roman" w:hAnsi="Times New Roman" w:cs="Times New Roman"/>
          <w:sz w:val="24"/>
          <w:szCs w:val="24"/>
        </w:rPr>
        <w:t>, which span great</w:t>
      </w:r>
      <w:r w:rsidR="005B723C" w:rsidRPr="00295FF4">
        <w:rPr>
          <w:rFonts w:ascii="Times New Roman" w:hAnsi="Times New Roman" w:cs="Times New Roman"/>
          <w:sz w:val="24"/>
          <w:szCs w:val="24"/>
        </w:rPr>
        <w:t xml:space="preserve"> sections or the whole genome</w:t>
      </w:r>
      <w:r w:rsidR="004A6053">
        <w:rPr>
          <w:rFonts w:ascii="Times New Roman" w:hAnsi="Times New Roman" w:cs="Times New Roman"/>
          <w:sz w:val="24"/>
          <w:szCs w:val="24"/>
        </w:rPr>
        <w:t xml:space="preserve"> or are the result of deep sequencing</w:t>
      </w:r>
      <w:r w:rsidR="005B723C" w:rsidRPr="00295FF4">
        <w:rPr>
          <w:rFonts w:ascii="Times New Roman" w:hAnsi="Times New Roman" w:cs="Times New Roman"/>
          <w:sz w:val="24"/>
          <w:szCs w:val="24"/>
        </w:rPr>
        <w:t>,</w:t>
      </w:r>
      <w:r w:rsidR="004A6053">
        <w:rPr>
          <w:rFonts w:ascii="Times New Roman" w:hAnsi="Times New Roman" w:cs="Times New Roman"/>
          <w:sz w:val="24"/>
          <w:szCs w:val="24"/>
        </w:rPr>
        <w:t xml:space="preserve"> </w:t>
      </w:r>
      <w:r w:rsidR="001950CB">
        <w:rPr>
          <w:rFonts w:ascii="Times New Roman" w:hAnsi="Times New Roman" w:cs="Times New Roman"/>
          <w:sz w:val="24"/>
          <w:szCs w:val="24"/>
        </w:rPr>
        <w:t xml:space="preserve">and are </w:t>
      </w:r>
      <w:r w:rsidR="00685386" w:rsidRPr="00295FF4">
        <w:rPr>
          <w:rFonts w:ascii="Times New Roman" w:hAnsi="Times New Roman" w:cs="Times New Roman"/>
          <w:sz w:val="24"/>
          <w:szCs w:val="24"/>
        </w:rPr>
        <w:t>collected at a single point in time.</w:t>
      </w:r>
      <w:r w:rsidR="007F2634" w:rsidRPr="00295FF4">
        <w:rPr>
          <w:rFonts w:ascii="Times New Roman" w:hAnsi="Times New Roman" w:cs="Times New Roman"/>
          <w:sz w:val="24"/>
          <w:szCs w:val="24"/>
        </w:rPr>
        <w:t xml:space="preserve"> </w:t>
      </w:r>
      <w:r w:rsidR="00D42082">
        <w:rPr>
          <w:rFonts w:ascii="Times New Roman" w:hAnsi="Times New Roman" w:cs="Times New Roman"/>
          <w:sz w:val="24"/>
          <w:szCs w:val="24"/>
        </w:rPr>
        <w:t>For example,</w:t>
      </w:r>
      <w:r w:rsidR="001950CB">
        <w:rPr>
          <w:rFonts w:ascii="Times New Roman" w:hAnsi="Times New Roman" w:cs="Times New Roman"/>
          <w:sz w:val="24"/>
          <w:szCs w:val="24"/>
        </w:rPr>
        <w:t xml:space="preserve"> simulation-based frameworks may be used to infer demographic history from </w:t>
      </w:r>
      <w:r w:rsidR="00876118">
        <w:rPr>
          <w:rFonts w:ascii="Times New Roman" w:hAnsi="Times New Roman" w:cs="Times New Roman"/>
          <w:sz w:val="24"/>
          <w:szCs w:val="24"/>
        </w:rPr>
        <w:t>at least</w:t>
      </w:r>
      <w:r w:rsidR="001950CB">
        <w:rPr>
          <w:rFonts w:ascii="Times New Roman" w:hAnsi="Times New Roman" w:cs="Times New Roman"/>
          <w:sz w:val="24"/>
          <w:szCs w:val="24"/>
        </w:rPr>
        <w:t xml:space="preserve"> tens of thousands of </w:t>
      </w:r>
      <w:r w:rsidR="00876118">
        <w:rPr>
          <w:rFonts w:ascii="Times New Roman" w:hAnsi="Times New Roman" w:cs="Times New Roman"/>
          <w:sz w:val="24"/>
          <w:szCs w:val="24"/>
        </w:rPr>
        <w:t>loci</w:t>
      </w:r>
      <w:r w:rsidR="001950CB">
        <w:rPr>
          <w:rFonts w:ascii="Times New Roman" w:hAnsi="Times New Roman" w:cs="Times New Roman"/>
          <w:sz w:val="24"/>
          <w:szCs w:val="24"/>
        </w:rPr>
        <w:t xml:space="preserve">, based on different demographic scenarios </w:t>
      </w:r>
      <w:r w:rsidR="004A6053" w:rsidRPr="00295FF4">
        <w:rPr>
          <w:rFonts w:ascii="Times New Roman" w:hAnsi="Times New Roman" w:cs="Times New Roman"/>
          <w:sz w:val="24"/>
          <w:szCs w:val="24"/>
        </w:rPr>
        <w:fldChar w:fldCharType="begin" w:fldLock="1"/>
      </w:r>
      <w:r w:rsidR="00B71811">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Data","type":"article-journal","volume":"0"},"uris":["http://www.mendeley.com/documents/?uuid=148d0e38-889f-4b1f-a86b-ae84ba95573a"]}],"mendeley":{"formattedCitation":"(Excoffier, Dupanloup, Huerta-Sánchez, Sousa, &amp; Foll, 2013; Gutenkunst, Hernandez, Williamson, &amp; Bustamante, 2009; Kamm, Terhorst, Durbin, &amp; Song, 2019)","plainTextFormattedCitation":"(Excoffier, Dupanloup, Huerta-Sánchez, Sousa, &amp; Foll, 2013; Gutenkunst, Hernandez, Williamson, &amp; Bustamante, 2009; Kamm, Terhorst, Durbin, &amp; Song, 2019)","previouslyFormattedCitation":"(Excoffier, Dupanloup, Huerta-Sánchez, Sousa, &amp; Foll, 2013; Gutenkunst, Hernandez, Williamson, &amp; Bustamante, 2009; Kamm, Terhorst, Durbin, &amp; Song, 2019)"},"properties":{"noteIndex":0},"schema":"https://github.com/citation-style-language/schema/raw/master/csl-citation.json"}</w:instrText>
      </w:r>
      <w:r w:rsidR="004A6053" w:rsidRPr="00295FF4">
        <w:rPr>
          <w:rFonts w:ascii="Times New Roman" w:hAnsi="Times New Roman" w:cs="Times New Roman"/>
          <w:sz w:val="24"/>
          <w:szCs w:val="24"/>
        </w:rPr>
        <w:fldChar w:fldCharType="separate"/>
      </w:r>
      <w:r w:rsidR="00876118" w:rsidRPr="00876118">
        <w:rPr>
          <w:rFonts w:ascii="Times New Roman" w:hAnsi="Times New Roman" w:cs="Times New Roman"/>
          <w:noProof/>
          <w:sz w:val="24"/>
          <w:szCs w:val="24"/>
        </w:rPr>
        <w:t>(Excoffier, Dupanloup, Huerta-Sánchez, Sousa, &amp; Foll, 2013; Gutenkunst, Hernandez, Williamson, &amp; Bustamante, 2009; Kamm, Terhorst, Durbin, &amp; Song, 2019)</w:t>
      </w:r>
      <w:r w:rsidR="004A6053" w:rsidRPr="00295FF4">
        <w:rPr>
          <w:rFonts w:ascii="Times New Roman" w:hAnsi="Times New Roman" w:cs="Times New Roman"/>
          <w:sz w:val="24"/>
          <w:szCs w:val="24"/>
        </w:rPr>
        <w:fldChar w:fldCharType="end"/>
      </w:r>
      <w:r w:rsidR="001950CB">
        <w:rPr>
          <w:rFonts w:ascii="Times New Roman" w:hAnsi="Times New Roman" w:cs="Times New Roman"/>
          <w:sz w:val="24"/>
          <w:szCs w:val="24"/>
        </w:rPr>
        <w:t xml:space="preserve">. </w:t>
      </w:r>
      <w:r w:rsidR="00D42082">
        <w:rPr>
          <w:rFonts w:ascii="Times New Roman" w:hAnsi="Times New Roman" w:cs="Times New Roman"/>
          <w:sz w:val="24"/>
          <w:szCs w:val="24"/>
        </w:rPr>
        <w:t xml:space="preserve">In general, these </w:t>
      </w:r>
      <w:r w:rsidR="00685386" w:rsidRPr="00295FF4">
        <w:rPr>
          <w:rFonts w:ascii="Times New Roman" w:hAnsi="Times New Roman" w:cs="Times New Roman"/>
          <w:sz w:val="24"/>
          <w:szCs w:val="24"/>
        </w:rPr>
        <w:t xml:space="preserve">methods </w:t>
      </w:r>
      <w:r w:rsidR="00D42082">
        <w:rPr>
          <w:rFonts w:ascii="Times New Roman" w:hAnsi="Times New Roman" w:cs="Times New Roman"/>
          <w:sz w:val="24"/>
          <w:szCs w:val="24"/>
        </w:rPr>
        <w:t xml:space="preserve">require </w:t>
      </w:r>
      <w:r w:rsidR="005B723C" w:rsidRPr="00295FF4">
        <w:rPr>
          <w:rFonts w:ascii="Times New Roman" w:hAnsi="Times New Roman" w:cs="Times New Roman"/>
          <w:sz w:val="24"/>
          <w:szCs w:val="24"/>
        </w:rPr>
        <w:t>input</w:t>
      </w:r>
      <w:r w:rsidR="00876118">
        <w:rPr>
          <w:rFonts w:ascii="Times New Roman" w:hAnsi="Times New Roman" w:cs="Times New Roman"/>
          <w:sz w:val="24"/>
          <w:szCs w:val="24"/>
        </w:rPr>
        <w:t xml:space="preserve"> beyond </w:t>
      </w:r>
      <w:r w:rsidR="00C64363">
        <w:rPr>
          <w:rFonts w:ascii="Times New Roman" w:hAnsi="Times New Roman" w:cs="Times New Roman"/>
          <w:sz w:val="24"/>
          <w:szCs w:val="24"/>
        </w:rPr>
        <w:t xml:space="preserve">simple </w:t>
      </w:r>
      <w:r w:rsidR="00876118">
        <w:rPr>
          <w:rFonts w:ascii="Times New Roman" w:hAnsi="Times New Roman" w:cs="Times New Roman"/>
          <w:sz w:val="24"/>
          <w:szCs w:val="24"/>
        </w:rPr>
        <w:t>allele counts,</w:t>
      </w:r>
      <w:r w:rsidR="005B723C" w:rsidRPr="00295FF4">
        <w:rPr>
          <w:rFonts w:ascii="Times New Roman" w:hAnsi="Times New Roman" w:cs="Times New Roman"/>
          <w:sz w:val="24"/>
          <w:szCs w:val="24"/>
        </w:rPr>
        <w:t xml:space="preserve"> such as information about </w:t>
      </w:r>
      <w:r w:rsidR="00777B9A" w:rsidRPr="00295FF4">
        <w:rPr>
          <w:rFonts w:ascii="Times New Roman" w:hAnsi="Times New Roman" w:cs="Times New Roman"/>
          <w:sz w:val="24"/>
          <w:szCs w:val="24"/>
        </w:rPr>
        <w:t>recombination</w:t>
      </w:r>
      <w:r w:rsidR="005B723C" w:rsidRPr="00295FF4">
        <w:rPr>
          <w:rFonts w:ascii="Times New Roman" w:hAnsi="Times New Roman" w:cs="Times New Roman"/>
          <w:sz w:val="24"/>
          <w:szCs w:val="24"/>
        </w:rPr>
        <w:t xml:space="preserve"> processes </w:t>
      </w:r>
      <w:r w:rsidR="00BC1041" w:rsidRPr="00295FF4">
        <w:rPr>
          <w:rFonts w:ascii="Times New Roman" w:hAnsi="Times New Roman" w:cs="Times New Roman"/>
          <w:sz w:val="24"/>
          <w:szCs w:val="24"/>
        </w:rPr>
        <w:fldChar w:fldCharType="begin" w:fldLock="1"/>
      </w:r>
      <w:r w:rsidR="005663CD" w:rsidRPr="00295FF4">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CE6B0A" w:rsidRPr="00295FF4">
        <w:rPr>
          <w:rFonts w:ascii="Times New Roman" w:hAnsi="Times New Roman" w:cs="Times New Roman"/>
          <w:noProof/>
          <w:sz w:val="24"/>
          <w:szCs w:val="24"/>
        </w:rPr>
        <w:t>(Gattepaille et al., 2013)</w:t>
      </w:r>
      <w:r w:rsidR="00BC1041" w:rsidRPr="00295FF4">
        <w:rPr>
          <w:rFonts w:ascii="Times New Roman" w:hAnsi="Times New Roman" w:cs="Times New Roman"/>
          <w:sz w:val="24"/>
          <w:szCs w:val="24"/>
        </w:rPr>
        <w:fldChar w:fldCharType="end"/>
      </w:r>
      <w:r w:rsidR="005B723C" w:rsidRPr="00295FF4">
        <w:rPr>
          <w:rFonts w:ascii="Times New Roman" w:hAnsi="Times New Roman" w:cs="Times New Roman"/>
          <w:sz w:val="24"/>
          <w:szCs w:val="24"/>
        </w:rPr>
        <w:t xml:space="preserve"> </w:t>
      </w:r>
      <w:r w:rsidR="00BC1041" w:rsidRPr="00295FF4">
        <w:rPr>
          <w:rFonts w:ascii="Times New Roman" w:hAnsi="Times New Roman" w:cs="Times New Roman"/>
          <w:sz w:val="24"/>
          <w:szCs w:val="24"/>
        </w:rPr>
        <w:t xml:space="preserve">and </w:t>
      </w:r>
      <w:r w:rsidR="006451B0" w:rsidRPr="00295FF4">
        <w:rPr>
          <w:rFonts w:ascii="Times New Roman" w:hAnsi="Times New Roman" w:cs="Times New Roman"/>
          <w:sz w:val="24"/>
          <w:szCs w:val="24"/>
        </w:rPr>
        <w:t>ascertainment</w:t>
      </w:r>
      <w:r w:rsidR="00BC1041" w:rsidRPr="00295FF4">
        <w:rPr>
          <w:rFonts w:ascii="Times New Roman" w:hAnsi="Times New Roman" w:cs="Times New Roman"/>
          <w:sz w:val="24"/>
          <w:szCs w:val="24"/>
        </w:rPr>
        <w:t xml:space="preserve"> bias </w:t>
      </w:r>
      <w:r w:rsidR="00BC1041" w:rsidRPr="00295FF4">
        <w:rPr>
          <w:rFonts w:ascii="Times New Roman" w:hAnsi="Times New Roman" w:cs="Times New Roman"/>
          <w:sz w:val="24"/>
          <w:szCs w:val="24"/>
        </w:rPr>
        <w:fldChar w:fldCharType="begin" w:fldLock="1"/>
      </w:r>
      <w:r w:rsidR="00F11CC4">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polymorphism","type":"article-journal","volume":"15"},"uris":["http://www.mendeley.com/documents/?uuid=9b136313-01e9-44fa-b912-0864235c0a66"]}],"mendeley":{"formattedCitation":"(Albrechtsen, Nielsen, &amp; Nielsen, 2010; Clark, Hubisz, Bustamante, Williamson, &amp; Nielsen, 2005; Marth, Czabarka, Murvai, &amp; Sherry, 2004)","plainTextFormattedCitation":"(Albrechtsen, Nielsen, &amp; Nielsen, 2010; Clark, Hubisz, Bustamante, Williamson, &amp; Nielsen, 2005; Marth, Czabarka, Murvai, &amp; Sherry, 2004)","previouslyFormattedCitation":"(Albrechtsen, Nielsen, &amp; Nielsen, 2010; Clark, Hubisz, Bustamante, Williamson, &amp; Nielsen, 2005; Marth, Czabarka, Murvai, &amp; Sherry, 2004)"},"properties":{"noteIndex":0},"schema":"https://github.com/citation-style-language/schema/raw/master/csl-citation.json"}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3B19F7" w:rsidRPr="003B19F7">
        <w:rPr>
          <w:rFonts w:ascii="Times New Roman" w:hAnsi="Times New Roman" w:cs="Times New Roman"/>
          <w:noProof/>
          <w:sz w:val="24"/>
          <w:szCs w:val="24"/>
        </w:rPr>
        <w:t>(Albrechtsen, Nielsen, &amp; Nielsen, 2010; Clark, Hubisz, Bustamante, Williamson, &amp; Nielsen, 2005; Marth, Czabarka, Murvai, &amp; Sherry, 2004)</w:t>
      </w:r>
      <w:r w:rsidR="00BC1041" w:rsidRPr="00295FF4">
        <w:rPr>
          <w:rFonts w:ascii="Times New Roman" w:hAnsi="Times New Roman" w:cs="Times New Roman"/>
          <w:sz w:val="24"/>
          <w:szCs w:val="24"/>
        </w:rPr>
        <w:fldChar w:fldCharType="end"/>
      </w:r>
      <w:r w:rsidR="00D42082">
        <w:rPr>
          <w:rFonts w:ascii="Times New Roman" w:hAnsi="Times New Roman" w:cs="Times New Roman"/>
          <w:sz w:val="24"/>
          <w:szCs w:val="24"/>
        </w:rPr>
        <w:t xml:space="preserve"> to</w:t>
      </w:r>
      <w:r w:rsidR="00876118">
        <w:rPr>
          <w:rFonts w:ascii="Times New Roman" w:hAnsi="Times New Roman" w:cs="Times New Roman"/>
          <w:sz w:val="24"/>
          <w:szCs w:val="24"/>
        </w:rPr>
        <w:t xml:space="preserve"> estimate demographic parameters and history.</w:t>
      </w:r>
      <w:r w:rsidR="00681C46" w:rsidRPr="00295FF4">
        <w:rPr>
          <w:rFonts w:ascii="Times New Roman" w:hAnsi="Times New Roman" w:cs="Times New Roman"/>
          <w:sz w:val="24"/>
          <w:szCs w:val="24"/>
        </w:rPr>
        <w:t xml:space="preserve"> </w:t>
      </w:r>
      <w:r w:rsidR="00EA515D" w:rsidRPr="00295FF4">
        <w:rPr>
          <w:rFonts w:ascii="Times New Roman" w:eastAsia="Times New Roman" w:hAnsi="Times New Roman" w:cs="Times New Roman"/>
          <w:sz w:val="24"/>
          <w:szCs w:val="24"/>
        </w:rPr>
        <w:t xml:space="preserve">Some </w:t>
      </w:r>
      <w:r w:rsidR="00D41158" w:rsidRPr="00295FF4">
        <w:rPr>
          <w:rFonts w:ascii="Times New Roman" w:eastAsia="Times New Roman" w:hAnsi="Times New Roman" w:cs="Times New Roman"/>
          <w:sz w:val="24"/>
          <w:szCs w:val="24"/>
        </w:rPr>
        <w:t xml:space="preserve">other </w:t>
      </w:r>
      <w:r w:rsidR="00EA515D" w:rsidRPr="00295FF4">
        <w:rPr>
          <w:rFonts w:ascii="Times New Roman" w:eastAsia="Times New Roman" w:hAnsi="Times New Roman" w:cs="Times New Roman"/>
          <w:sz w:val="24"/>
          <w:szCs w:val="24"/>
        </w:rPr>
        <w:t xml:space="preserve">studies have directly used genetic differentiation metrics such as </w:t>
      </w:r>
      <w:proofErr w:type="spellStart"/>
      <w:r w:rsidR="00EA515D" w:rsidRPr="00295FF4">
        <w:rPr>
          <w:rFonts w:ascii="Times New Roman" w:eastAsia="Times New Roman" w:hAnsi="Times New Roman" w:cs="Times New Roman"/>
          <w:sz w:val="24"/>
          <w:szCs w:val="24"/>
        </w:rPr>
        <w:t>Fst</w:t>
      </w:r>
      <w:proofErr w:type="spellEnd"/>
      <w:r w:rsidR="00EA515D" w:rsidRPr="00295FF4">
        <w:rPr>
          <w:rFonts w:ascii="Times New Roman" w:eastAsia="Times New Roman" w:hAnsi="Times New Roman" w:cs="Times New Roman"/>
          <w:sz w:val="24"/>
          <w:szCs w:val="24"/>
        </w:rPr>
        <w:t>, to evaluate temporal change</w:t>
      </w:r>
      <w:r w:rsidR="00FF66D6" w:rsidRPr="00295FF4">
        <w:rPr>
          <w:rFonts w:ascii="Times New Roman" w:eastAsia="Times New Roman" w:hAnsi="Times New Roman" w:cs="Times New Roman"/>
          <w:sz w:val="24"/>
          <w:szCs w:val="24"/>
        </w:rPr>
        <w:t xml:space="preserve"> between genetic datasets</w:t>
      </w:r>
      <w:r w:rsidR="000673CD" w:rsidRPr="00295FF4">
        <w:rPr>
          <w:rFonts w:ascii="Times New Roman" w:eastAsia="Times New Roman" w:hAnsi="Times New Roman" w:cs="Times New Roman"/>
          <w:sz w:val="24"/>
          <w:szCs w:val="24"/>
        </w:rPr>
        <w:t xml:space="preserve"> </w:t>
      </w:r>
      <w:r w:rsidR="000673CD" w:rsidRPr="00295FF4">
        <w:rPr>
          <w:rFonts w:ascii="Times New Roman" w:eastAsia="Times New Roman" w:hAnsi="Times New Roman" w:cs="Times New Roman"/>
          <w:sz w:val="24"/>
          <w:szCs w:val="24"/>
        </w:rPr>
        <w:fldChar w:fldCharType="begin" w:fldLock="1"/>
      </w:r>
      <w:r w:rsidR="00347EEB" w:rsidRPr="00295FF4">
        <w:rPr>
          <w:rFonts w:ascii="Times New Roman" w:eastAsia="Times New Roman" w:hAnsi="Times New Roman" w:cs="Times New Roman"/>
          <w:sz w:val="24"/>
          <w:szCs w:val="24"/>
        </w:rPr>
        <w:instrText>ADDIN CSL_CITATION {"citationItems":[{"id":"ITEM-1","itemData":{"DOI":"10.1038/s41598-019-43435-9","ISBN":"4159801943","ISSN":"20452322","abstract":"the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w:instrText>
      </w:r>
      <w:r w:rsidR="00347EEB" w:rsidRPr="00B964CC">
        <w:rPr>
          <w:rFonts w:ascii="Times New Roman" w:eastAsia="Times New Roman" w:hAnsi="Times New Roman" w:cs="Times New Roman"/>
          <w:sz w:val="24"/>
          <w:szCs w:val="24"/>
          <w:lang w:val="fr-CA"/>
        </w:rPr>
        <w:instrText>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Reports","id":"ITEM-1","issue":"1","issued":{"date-parts":[["2019"]]},"page":"1-9","title":"Reconstruction of larval o</w:instrText>
      </w:r>
      <w:r w:rsidR="00347EEB" w:rsidRPr="00295FF4">
        <w:rPr>
          <w:rFonts w:ascii="Times New Roman" w:eastAsia="Times New Roman" w:hAnsi="Times New Roman" w:cs="Times New Roman"/>
          <w:sz w:val="24"/>
          <w:szCs w:val="24"/>
          <w:lang w:val="fr-CA"/>
        </w:rPr>
        <w:instrText>rigins based on genetic relatedness and biophysical modeling","type":"article-journal","volume":"9"},"uris":["http://www.mendeley.com/documents/?uuid=1a71448c-4e3e-4d57-a1ae-0d8e447e4885"]}],"mendeley":{"formattedCitation":"(Segura-García et al., 2019)","manualFormatting":"(e.g. Larroque et al 2019b; Segura-García et al., 2019)","plainTextFormattedCitation":"(Segura-García et al., 2019)","previouslyFormattedCitation":"(Segura-García et al., 2019)"},"properties":{"noteIndex":0},"schema":"https://github.com/citation-style-language/schema/raw/master/csl-citation.json"}</w:instrText>
      </w:r>
      <w:r w:rsidR="000673CD" w:rsidRPr="00295FF4">
        <w:rPr>
          <w:rFonts w:ascii="Times New Roman" w:eastAsia="Times New Roman" w:hAnsi="Times New Roman" w:cs="Times New Roman"/>
          <w:sz w:val="24"/>
          <w:szCs w:val="24"/>
        </w:rPr>
        <w:fldChar w:fldCharType="separate"/>
      </w:r>
      <w:r w:rsidR="000673CD" w:rsidRPr="00295FF4">
        <w:rPr>
          <w:rFonts w:ascii="Times New Roman" w:eastAsia="Times New Roman" w:hAnsi="Times New Roman" w:cs="Times New Roman"/>
          <w:noProof/>
          <w:sz w:val="24"/>
          <w:szCs w:val="24"/>
          <w:lang w:val="fr-CA"/>
        </w:rPr>
        <w:t>(e.g. Larroque et al 2019b; Segura-García et al., 2019)</w:t>
      </w:r>
      <w:r w:rsidR="000673CD" w:rsidRPr="00295FF4">
        <w:rPr>
          <w:rFonts w:ascii="Times New Roman" w:eastAsia="Times New Roman" w:hAnsi="Times New Roman" w:cs="Times New Roman"/>
          <w:sz w:val="24"/>
          <w:szCs w:val="24"/>
        </w:rPr>
        <w:fldChar w:fldCharType="end"/>
      </w:r>
      <w:r w:rsidR="00E455A2" w:rsidRPr="00295FF4">
        <w:rPr>
          <w:rFonts w:ascii="Times New Roman" w:eastAsia="Times New Roman" w:hAnsi="Times New Roman" w:cs="Times New Roman"/>
          <w:sz w:val="24"/>
          <w:szCs w:val="24"/>
          <w:lang w:val="fr-CA"/>
        </w:rPr>
        <w:t xml:space="preserve">. </w:t>
      </w:r>
      <w:r w:rsidR="00E455A2" w:rsidRPr="00295FF4">
        <w:rPr>
          <w:rFonts w:ascii="Times New Roman" w:eastAsia="Times New Roman" w:hAnsi="Times New Roman" w:cs="Times New Roman"/>
          <w:sz w:val="24"/>
          <w:szCs w:val="24"/>
        </w:rPr>
        <w:t xml:space="preserve">However, translating </w:t>
      </w:r>
      <w:r w:rsidR="00AF6D3B" w:rsidRPr="00295FF4">
        <w:rPr>
          <w:rFonts w:ascii="Times New Roman" w:eastAsia="Times New Roman" w:hAnsi="Times New Roman" w:cs="Times New Roman"/>
          <w:sz w:val="24"/>
          <w:szCs w:val="24"/>
        </w:rPr>
        <w:t xml:space="preserve">our </w:t>
      </w:r>
      <w:r w:rsidR="00E455A2" w:rsidRPr="00295FF4">
        <w:rPr>
          <w:rFonts w:ascii="Times New Roman" w:eastAsia="Times New Roman" w:hAnsi="Times New Roman" w:cs="Times New Roman"/>
          <w:sz w:val="24"/>
          <w:szCs w:val="24"/>
        </w:rPr>
        <w:t xml:space="preserve">spatial understanding </w:t>
      </w:r>
      <w:r w:rsidR="000673CD" w:rsidRPr="00295FF4">
        <w:rPr>
          <w:rFonts w:ascii="Times New Roman" w:eastAsia="Times New Roman" w:hAnsi="Times New Roman" w:cs="Times New Roman"/>
          <w:sz w:val="24"/>
          <w:szCs w:val="24"/>
        </w:rPr>
        <w:t xml:space="preserve">of </w:t>
      </w:r>
      <w:proofErr w:type="spellStart"/>
      <w:r w:rsidR="00E455A2" w:rsidRPr="00295FF4">
        <w:rPr>
          <w:rFonts w:ascii="Times New Roman" w:eastAsia="Times New Roman" w:hAnsi="Times New Roman" w:cs="Times New Roman"/>
          <w:sz w:val="24"/>
          <w:szCs w:val="24"/>
        </w:rPr>
        <w:t>Fst</w:t>
      </w:r>
      <w:proofErr w:type="spellEnd"/>
      <w:r w:rsidR="00E455A2" w:rsidRPr="00295FF4">
        <w:rPr>
          <w:rFonts w:ascii="Times New Roman" w:eastAsia="Times New Roman" w:hAnsi="Times New Roman" w:cs="Times New Roman"/>
          <w:sz w:val="24"/>
          <w:szCs w:val="24"/>
        </w:rPr>
        <w:t>-based results to the temporal dimension</w:t>
      </w:r>
      <w:r w:rsidR="00771580" w:rsidRPr="00295FF4">
        <w:rPr>
          <w:rFonts w:ascii="Times New Roman" w:eastAsia="Times New Roman" w:hAnsi="Times New Roman" w:cs="Times New Roman"/>
          <w:sz w:val="24"/>
          <w:szCs w:val="24"/>
        </w:rPr>
        <w:t xml:space="preserve"> is not </w:t>
      </w:r>
      <w:r w:rsidR="007F2634" w:rsidRPr="00295FF4">
        <w:rPr>
          <w:rFonts w:ascii="Times New Roman" w:eastAsia="Times New Roman" w:hAnsi="Times New Roman" w:cs="Times New Roman"/>
          <w:sz w:val="24"/>
          <w:szCs w:val="24"/>
        </w:rPr>
        <w:t xml:space="preserve">always </w:t>
      </w:r>
      <w:r w:rsidR="00771580" w:rsidRPr="00295FF4">
        <w:rPr>
          <w:rFonts w:ascii="Times New Roman" w:eastAsia="Times New Roman" w:hAnsi="Times New Roman" w:cs="Times New Roman"/>
          <w:sz w:val="24"/>
          <w:szCs w:val="24"/>
        </w:rPr>
        <w:t>straightforward</w:t>
      </w:r>
      <w:r w:rsidR="004A6ACA" w:rsidRPr="00295FF4">
        <w:rPr>
          <w:rFonts w:ascii="Times New Roman" w:eastAsia="Times New Roman" w:hAnsi="Times New Roman" w:cs="Times New Roman"/>
          <w:sz w:val="24"/>
          <w:szCs w:val="24"/>
        </w:rPr>
        <w:t xml:space="preserve">. Indeed, </w:t>
      </w:r>
      <w:r w:rsidR="00AF6D3B" w:rsidRPr="00295FF4">
        <w:rPr>
          <w:rFonts w:ascii="Times New Roman" w:eastAsia="Times New Roman" w:hAnsi="Times New Roman" w:cs="Times New Roman"/>
          <w:sz w:val="24"/>
          <w:szCs w:val="24"/>
        </w:rPr>
        <w:t>appropriate use and interpretation</w:t>
      </w:r>
      <w:r w:rsidR="00D41158" w:rsidRPr="00295FF4">
        <w:rPr>
          <w:rFonts w:ascii="Times New Roman" w:eastAsia="Times New Roman" w:hAnsi="Times New Roman" w:cs="Times New Roman"/>
          <w:sz w:val="24"/>
          <w:szCs w:val="24"/>
        </w:rPr>
        <w:t xml:space="preserve"> of pairwise </w:t>
      </w:r>
      <w:proofErr w:type="spellStart"/>
      <w:r w:rsidR="004A6ACA" w:rsidRPr="00295FF4">
        <w:rPr>
          <w:rFonts w:ascii="Times New Roman" w:eastAsia="Times New Roman" w:hAnsi="Times New Roman" w:cs="Times New Roman"/>
          <w:sz w:val="24"/>
          <w:szCs w:val="24"/>
        </w:rPr>
        <w:t>Fst</w:t>
      </w:r>
      <w:proofErr w:type="spellEnd"/>
      <w:r w:rsidR="004A6ACA" w:rsidRPr="00295FF4">
        <w:rPr>
          <w:rFonts w:ascii="Times New Roman" w:eastAsia="Times New Roman" w:hAnsi="Times New Roman" w:cs="Times New Roman"/>
          <w:sz w:val="24"/>
          <w:szCs w:val="24"/>
        </w:rPr>
        <w:t xml:space="preserve"> </w:t>
      </w:r>
      <w:r w:rsidR="00D41158" w:rsidRPr="00295FF4">
        <w:rPr>
          <w:rFonts w:ascii="Times New Roman" w:eastAsia="Times New Roman" w:hAnsi="Times New Roman" w:cs="Times New Roman"/>
          <w:sz w:val="24"/>
          <w:szCs w:val="24"/>
        </w:rPr>
        <w:t>requires that certain assumptions such as</w:t>
      </w:r>
      <w:r w:rsidR="00D41158" w:rsidRPr="00295FF4">
        <w:t xml:space="preserve"> </w:t>
      </w:r>
      <w:r w:rsidR="00D41158" w:rsidRPr="00295FF4">
        <w:rPr>
          <w:rFonts w:ascii="Times New Roman" w:eastAsia="Times New Roman" w:hAnsi="Times New Roman" w:cs="Times New Roman"/>
          <w:sz w:val="24"/>
          <w:szCs w:val="24"/>
        </w:rPr>
        <w:t>equal amounts of drift</w:t>
      </w:r>
      <w:r w:rsidR="00AF6D3B" w:rsidRPr="00295FF4">
        <w:rPr>
          <w:rFonts w:ascii="Times New Roman" w:eastAsia="Times New Roman" w:hAnsi="Times New Roman" w:cs="Times New Roman"/>
          <w:sz w:val="24"/>
          <w:szCs w:val="24"/>
        </w:rPr>
        <w:t xml:space="preserve"> in both populations</w:t>
      </w:r>
      <w:r w:rsidR="00D41158"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 xml:space="preserve">be respected </w:t>
      </w:r>
      <w:r w:rsidR="00AF6D3B" w:rsidRPr="00295FF4">
        <w:rPr>
          <w:rFonts w:ascii="Times New Roman" w:eastAsia="Times New Roman" w:hAnsi="Times New Roman" w:cs="Times New Roman"/>
          <w:sz w:val="24"/>
          <w:szCs w:val="24"/>
        </w:rPr>
        <w:fldChar w:fldCharType="begin" w:fldLock="1"/>
      </w:r>
      <w:r w:rsidR="00EA7841" w:rsidRPr="00295FF4">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AF6D3B" w:rsidRPr="00295FF4">
        <w:rPr>
          <w:rFonts w:ascii="Times New Roman" w:eastAsia="Times New Roman" w:hAnsi="Times New Roman" w:cs="Times New Roman"/>
          <w:sz w:val="24"/>
          <w:szCs w:val="24"/>
        </w:rPr>
        <w:fldChar w:fldCharType="separate"/>
      </w:r>
      <w:r w:rsidR="00AF6D3B" w:rsidRPr="00295FF4">
        <w:rPr>
          <w:rFonts w:ascii="Times New Roman" w:eastAsia="Times New Roman" w:hAnsi="Times New Roman" w:cs="Times New Roman"/>
          <w:noProof/>
          <w:sz w:val="24"/>
          <w:szCs w:val="24"/>
        </w:rPr>
        <w:t>(Bhatia, Patterson, Sankararaman, &amp; Price, 2013)</w:t>
      </w:r>
      <w:r w:rsidR="00AF6D3B" w:rsidRPr="00295FF4">
        <w:rPr>
          <w:rFonts w:ascii="Times New Roman" w:eastAsia="Times New Roman" w:hAnsi="Times New Roman" w:cs="Times New Roman"/>
          <w:sz w:val="24"/>
          <w:szCs w:val="24"/>
        </w:rPr>
        <w:fldChar w:fldCharType="end"/>
      </w:r>
      <w:r w:rsidR="007F2634" w:rsidRPr="00295FF4">
        <w:rPr>
          <w:rFonts w:ascii="Times New Roman" w:eastAsia="Times New Roman" w:hAnsi="Times New Roman" w:cs="Times New Roman"/>
          <w:sz w:val="24"/>
          <w:szCs w:val="24"/>
        </w:rPr>
        <w:t xml:space="preserve"> and translated in a temporal context</w:t>
      </w:r>
      <w:r w:rsidR="00AF6D3B" w:rsidRPr="00295FF4">
        <w:rPr>
          <w:rFonts w:ascii="Times New Roman" w:eastAsia="Times New Roman" w:hAnsi="Times New Roman" w:cs="Times New Roman"/>
          <w:sz w:val="24"/>
          <w:szCs w:val="24"/>
        </w:rPr>
        <w:t>.</w:t>
      </w:r>
      <w:r w:rsidR="00D433EE"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Additionally</w:t>
      </w:r>
      <w:r w:rsidR="005D663D" w:rsidRPr="00295FF4">
        <w:rPr>
          <w:rFonts w:ascii="Times New Roman" w:eastAsia="Times New Roman" w:hAnsi="Times New Roman" w:cs="Times New Roman"/>
          <w:sz w:val="24"/>
          <w:szCs w:val="24"/>
        </w:rPr>
        <w:t>,</w:t>
      </w:r>
      <w:r w:rsidR="00E455A2" w:rsidRPr="00295FF4">
        <w:rPr>
          <w:rFonts w:ascii="Times New Roman" w:eastAsia="Times New Roman" w:hAnsi="Times New Roman" w:cs="Times New Roman"/>
          <w:sz w:val="24"/>
          <w:szCs w:val="24"/>
        </w:rPr>
        <w:t xml:space="preserve"> disentang</w:t>
      </w:r>
      <w:r w:rsidR="00771580" w:rsidRPr="00295FF4">
        <w:rPr>
          <w:rFonts w:ascii="Times New Roman" w:eastAsia="Times New Roman" w:hAnsi="Times New Roman" w:cs="Times New Roman"/>
          <w:sz w:val="24"/>
          <w:szCs w:val="24"/>
        </w:rPr>
        <w:t>ling</w:t>
      </w:r>
      <w:r w:rsidR="00E455A2" w:rsidRPr="00295FF4">
        <w:rPr>
          <w:rFonts w:ascii="Times New Roman" w:eastAsia="Times New Roman" w:hAnsi="Times New Roman" w:cs="Times New Roman"/>
          <w:sz w:val="24"/>
          <w:szCs w:val="24"/>
        </w:rPr>
        <w:t xml:space="preserve"> spatial from temporal effects is a challenge</w:t>
      </w:r>
      <w:r w:rsidR="00AF6D3B" w:rsidRPr="00295FF4">
        <w:rPr>
          <w:rFonts w:ascii="Times New Roman" w:eastAsia="Times New Roman" w:hAnsi="Times New Roman" w:cs="Times New Roman"/>
          <w:sz w:val="24"/>
          <w:szCs w:val="24"/>
        </w:rPr>
        <w:t xml:space="preserve"> because</w:t>
      </w:r>
      <w:r w:rsidR="00E455A2" w:rsidRPr="00295FF4">
        <w:rPr>
          <w:rFonts w:ascii="Times New Roman" w:eastAsia="Times New Roman" w:hAnsi="Times New Roman" w:cs="Times New Roman"/>
          <w:sz w:val="24"/>
          <w:szCs w:val="24"/>
        </w:rPr>
        <w:t xml:space="preserve"> </w:t>
      </w:r>
      <w:r w:rsidR="00FF66D6" w:rsidRPr="00295FF4">
        <w:rPr>
          <w:rFonts w:ascii="Times New Roman" w:eastAsia="Times New Roman" w:hAnsi="Times New Roman" w:cs="Times New Roman"/>
          <w:sz w:val="24"/>
          <w:szCs w:val="24"/>
        </w:rPr>
        <w:t xml:space="preserve">the additivity of genetic drift, means than genetic differentiation can be associated with both temporal structure or population divergence </w:t>
      </w:r>
      <w:r w:rsidR="00D433EE" w:rsidRPr="00295FF4">
        <w:rPr>
          <w:rFonts w:ascii="Times New Roman" w:eastAsia="Times New Roman" w:hAnsi="Times New Roman" w:cs="Times New Roman"/>
          <w:sz w:val="24"/>
          <w:szCs w:val="24"/>
        </w:rPr>
        <w:fldChar w:fldCharType="begin" w:fldLock="1"/>
      </w:r>
      <w:r w:rsidR="00AC0D96" w:rsidRPr="00295FF4">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D433EE" w:rsidRPr="00295FF4">
        <w:rPr>
          <w:rFonts w:ascii="Times New Roman" w:eastAsia="Times New Roman" w:hAnsi="Times New Roman" w:cs="Times New Roman"/>
          <w:sz w:val="24"/>
          <w:szCs w:val="24"/>
        </w:rPr>
        <w:fldChar w:fldCharType="separate"/>
      </w:r>
      <w:r w:rsidR="00D433EE" w:rsidRPr="00295FF4">
        <w:rPr>
          <w:rFonts w:ascii="Times New Roman" w:eastAsia="Times New Roman" w:hAnsi="Times New Roman" w:cs="Times New Roman"/>
          <w:noProof/>
          <w:sz w:val="24"/>
          <w:szCs w:val="24"/>
        </w:rPr>
        <w:t>(Murray et al., 2016; Skoglund, Sjödin, Skoglund, Lascoux, &amp; Jakobsson, 2014)</w:t>
      </w:r>
      <w:r w:rsidR="00D433EE" w:rsidRPr="00295FF4">
        <w:rPr>
          <w:rFonts w:ascii="Times New Roman" w:eastAsia="Times New Roman" w:hAnsi="Times New Roman" w:cs="Times New Roman"/>
          <w:sz w:val="24"/>
          <w:szCs w:val="24"/>
        </w:rPr>
        <w:fldChar w:fldCharType="end"/>
      </w:r>
      <w:r w:rsidR="00EA515D" w:rsidRPr="00295FF4">
        <w:rPr>
          <w:rFonts w:ascii="Times New Roman" w:eastAsia="Times New Roman" w:hAnsi="Times New Roman" w:cs="Times New Roman"/>
          <w:sz w:val="24"/>
          <w:szCs w:val="24"/>
        </w:rPr>
        <w:t>.</w:t>
      </w:r>
      <w:r w:rsidR="00D8178E">
        <w:rPr>
          <w:rFonts w:ascii="Times New Roman" w:eastAsia="Times New Roman" w:hAnsi="Times New Roman" w:cs="Times New Roman"/>
          <w:sz w:val="24"/>
          <w:szCs w:val="24"/>
        </w:rPr>
        <w:t xml:space="preserve">Detecting </w:t>
      </w:r>
      <w:r w:rsidR="00F320FC" w:rsidRPr="00295FF4">
        <w:rPr>
          <w:rFonts w:ascii="Times New Roman" w:eastAsia="Times New Roman" w:hAnsi="Times New Roman" w:cs="Times New Roman"/>
          <w:sz w:val="24"/>
          <w:szCs w:val="24"/>
        </w:rPr>
        <w:t xml:space="preserve">significant </w:t>
      </w:r>
      <w:r w:rsidR="00D8178E">
        <w:rPr>
          <w:rFonts w:ascii="Times New Roman" w:eastAsia="Times New Roman" w:hAnsi="Times New Roman" w:cs="Times New Roman"/>
          <w:sz w:val="24"/>
          <w:szCs w:val="24"/>
        </w:rPr>
        <w:lastRenderedPageBreak/>
        <w:t xml:space="preserve">population genetic </w:t>
      </w:r>
      <w:r w:rsidR="00F320FC" w:rsidRPr="00295FF4">
        <w:rPr>
          <w:rFonts w:ascii="Times New Roman" w:eastAsia="Times New Roman" w:hAnsi="Times New Roman" w:cs="Times New Roman"/>
          <w:sz w:val="24"/>
          <w:szCs w:val="24"/>
        </w:rPr>
        <w:t>change</w:t>
      </w:r>
      <w:r w:rsidR="00D8178E">
        <w:rPr>
          <w:rFonts w:ascii="Times New Roman" w:eastAsia="Times New Roman" w:hAnsi="Times New Roman" w:cs="Times New Roman"/>
          <w:sz w:val="24"/>
          <w:szCs w:val="24"/>
        </w:rPr>
        <w:t>s</w:t>
      </w:r>
      <w:r w:rsidR="00D00F0A" w:rsidRPr="00295FF4">
        <w:rPr>
          <w:rFonts w:ascii="Times New Roman" w:eastAsia="Times New Roman" w:hAnsi="Times New Roman" w:cs="Times New Roman"/>
          <w:sz w:val="24"/>
          <w:szCs w:val="24"/>
        </w:rPr>
        <w:t xml:space="preserve">, relative to </w:t>
      </w:r>
      <w:r w:rsidR="00D8178E">
        <w:rPr>
          <w:rFonts w:ascii="Times New Roman" w:eastAsia="Times New Roman" w:hAnsi="Times New Roman" w:cs="Times New Roman"/>
          <w:sz w:val="24"/>
          <w:szCs w:val="24"/>
        </w:rPr>
        <w:t xml:space="preserve">what would be </w:t>
      </w:r>
      <w:r w:rsidR="00D00F0A" w:rsidRPr="00295FF4">
        <w:rPr>
          <w:rFonts w:ascii="Times New Roman" w:eastAsia="Times New Roman" w:hAnsi="Times New Roman" w:cs="Times New Roman"/>
          <w:sz w:val="24"/>
          <w:szCs w:val="24"/>
        </w:rPr>
        <w:t xml:space="preserve">expected </w:t>
      </w:r>
      <w:r w:rsidR="00D8178E">
        <w:rPr>
          <w:rFonts w:ascii="Times New Roman" w:eastAsia="Times New Roman" w:hAnsi="Times New Roman" w:cs="Times New Roman"/>
          <w:sz w:val="24"/>
          <w:szCs w:val="24"/>
        </w:rPr>
        <w:t xml:space="preserve">due to </w:t>
      </w:r>
      <w:r w:rsidR="00D00F0A" w:rsidRPr="00295FF4">
        <w:rPr>
          <w:rFonts w:ascii="Times New Roman" w:eastAsia="Times New Roman" w:hAnsi="Times New Roman" w:cs="Times New Roman"/>
          <w:sz w:val="24"/>
          <w:szCs w:val="24"/>
        </w:rPr>
        <w:t>drift</w:t>
      </w:r>
      <w:r w:rsidR="00492594" w:rsidRPr="00295FF4">
        <w:rPr>
          <w:rFonts w:ascii="Times New Roman" w:eastAsia="Times New Roman" w:hAnsi="Times New Roman" w:cs="Times New Roman"/>
          <w:sz w:val="24"/>
          <w:szCs w:val="24"/>
        </w:rPr>
        <w:t>,</w:t>
      </w:r>
      <w:r w:rsidR="00F320FC" w:rsidRPr="00295FF4">
        <w:rPr>
          <w:rFonts w:ascii="Times New Roman" w:eastAsia="Times New Roman" w:hAnsi="Times New Roman" w:cs="Times New Roman"/>
          <w:sz w:val="24"/>
          <w:szCs w:val="24"/>
        </w:rPr>
        <w:t xml:space="preserve"> based on </w:t>
      </w:r>
      <w:r w:rsidR="00492594" w:rsidRPr="00295FF4">
        <w:rPr>
          <w:rFonts w:ascii="Times New Roman" w:eastAsia="Times New Roman" w:hAnsi="Times New Roman" w:cs="Times New Roman"/>
          <w:sz w:val="24"/>
          <w:szCs w:val="24"/>
        </w:rPr>
        <w:t>limited</w:t>
      </w:r>
      <w:r w:rsidR="000673CD" w:rsidRPr="00295FF4">
        <w:rPr>
          <w:rFonts w:ascii="Times New Roman" w:eastAsia="Times New Roman" w:hAnsi="Times New Roman" w:cs="Times New Roman"/>
          <w:sz w:val="24"/>
          <w:szCs w:val="24"/>
        </w:rPr>
        <w:t xml:space="preserve"> time series </w:t>
      </w:r>
      <w:r w:rsidR="00D8178E">
        <w:rPr>
          <w:rFonts w:ascii="Times New Roman" w:eastAsia="Times New Roman" w:hAnsi="Times New Roman" w:cs="Times New Roman"/>
          <w:sz w:val="24"/>
          <w:szCs w:val="24"/>
        </w:rPr>
        <w:t xml:space="preserve">of </w:t>
      </w:r>
      <w:r w:rsidR="00F320FC" w:rsidRPr="00295FF4">
        <w:rPr>
          <w:rFonts w:ascii="Times New Roman" w:eastAsia="Times New Roman" w:hAnsi="Times New Roman" w:cs="Times New Roman"/>
          <w:sz w:val="24"/>
          <w:szCs w:val="24"/>
        </w:rPr>
        <w:t>genetic data</w:t>
      </w:r>
      <w:r w:rsidR="00B51B58" w:rsidRPr="00295FF4">
        <w:rPr>
          <w:rFonts w:ascii="Times New Roman" w:eastAsia="Times New Roman" w:hAnsi="Times New Roman" w:cs="Times New Roman"/>
          <w:sz w:val="24"/>
          <w:szCs w:val="24"/>
        </w:rPr>
        <w:t xml:space="preserve"> </w:t>
      </w:r>
      <w:r w:rsidR="00F320FC" w:rsidRPr="00295FF4">
        <w:rPr>
          <w:rFonts w:ascii="Times New Roman" w:eastAsia="Times New Roman" w:hAnsi="Times New Roman" w:cs="Times New Roman"/>
          <w:sz w:val="24"/>
          <w:szCs w:val="24"/>
        </w:rPr>
        <w:t>remains a challenge</w:t>
      </w:r>
      <w:r w:rsidR="00F02E66">
        <w:rPr>
          <w:rFonts w:ascii="Times New Roman" w:eastAsia="Times New Roman" w:hAnsi="Times New Roman" w:cs="Times New Roman"/>
          <w:sz w:val="24"/>
          <w:szCs w:val="24"/>
        </w:rPr>
        <w:t xml:space="preserve">, but is highly necessary. </w:t>
      </w:r>
    </w:p>
    <w:p w14:paraId="0C586068" w14:textId="100E6265" w:rsidR="00F02E66" w:rsidRPr="001C38DB" w:rsidRDefault="00FF669A" w:rsidP="00A51948">
      <w:pPr>
        <w:spacing w:before="240" w:after="240" w:line="480" w:lineRule="auto"/>
        <w:rPr>
          <w:rFonts w:ascii="Times New Roman" w:eastAsia="Times New Roman" w:hAnsi="Times New Roman" w:cs="Times New Roman"/>
          <w:i/>
          <w:noProof/>
          <w:sz w:val="24"/>
          <w:szCs w:val="24"/>
        </w:rPr>
      </w:pPr>
      <w:r>
        <w:rPr>
          <w:rFonts w:ascii="Times New Roman" w:eastAsia="Times New Roman" w:hAnsi="Times New Roman" w:cs="Times New Roman"/>
          <w:sz w:val="24"/>
          <w:szCs w:val="24"/>
        </w:rPr>
        <w:t>There are many situations where such as detection would prove precious. For example, w</w:t>
      </w:r>
      <w:r w:rsidR="00F02E66">
        <w:rPr>
          <w:rFonts w:ascii="Times New Roman" w:eastAsia="Times New Roman" w:hAnsi="Times New Roman" w:cs="Times New Roman"/>
          <w:sz w:val="24"/>
          <w:szCs w:val="24"/>
        </w:rPr>
        <w:t>e could use such a framework to identify</w:t>
      </w:r>
      <w:r>
        <w:rPr>
          <w:rFonts w:ascii="Times New Roman" w:eastAsia="Times New Roman" w:hAnsi="Times New Roman" w:cs="Times New Roman"/>
          <w:sz w:val="24"/>
          <w:szCs w:val="24"/>
        </w:rPr>
        <w:t xml:space="preserve"> which previously sampled populations have undergone significant genetic changes, after a major weather event could have led to </w:t>
      </w:r>
      <w:r w:rsidR="00CB560E">
        <w:rPr>
          <w:rFonts w:ascii="Times New Roman" w:eastAsia="Times New Roman" w:hAnsi="Times New Roman" w:cs="Times New Roman"/>
          <w:sz w:val="24"/>
          <w:szCs w:val="24"/>
        </w:rPr>
        <w:t>higher mortality or immigration</w:t>
      </w:r>
      <w:r w:rsidR="00E05108">
        <w:rPr>
          <w:rFonts w:ascii="Times New Roman" w:eastAsia="Times New Roman" w:hAnsi="Times New Roman" w:cs="Times New Roman"/>
          <w:sz w:val="24"/>
          <w:szCs w:val="24"/>
        </w:rPr>
        <w:t xml:space="preserve"> from distantly related populations</w:t>
      </w:r>
      <w:r w:rsidR="00CC5AFB">
        <w:rPr>
          <w:rFonts w:ascii="Times New Roman" w:eastAsia="Times New Roman" w:hAnsi="Times New Roman" w:cs="Times New Roman"/>
          <w:sz w:val="24"/>
          <w:szCs w:val="24"/>
        </w:rPr>
        <w:t xml:space="preserve"> </w:t>
      </w:r>
      <w:r w:rsidR="00CC5AFB">
        <w:rPr>
          <w:rFonts w:ascii="Times New Roman" w:eastAsia="Times New Roman" w:hAnsi="Times New Roman" w:cs="Times New Roman"/>
          <w:sz w:val="24"/>
          <w:szCs w:val="24"/>
        </w:rPr>
        <w:fldChar w:fldCharType="begin" w:fldLock="1"/>
      </w:r>
      <w:r w:rsidR="00CC5AFB">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latipinna","type":"article-journal","volume":"181"},"uris":["http://www.mendeley.com/documents/?uuid=8c95d3bd-3c90-49c6-8de9-fbd4b5165a8d"]}],"mendeley":{"formattedCitation":"(Apodaca, Trexler, Jue, Schrader, &amp; Travis, 2013)","plainTextFormattedCitation":"(Apodaca, Trexler, Jue, Schrader, &amp; Travis, 2013)"},"properties":{"noteIndex":0},"schema":"https://github.com/citation-style-language/schema/raw/master/csl-citation.json"}</w:instrText>
      </w:r>
      <w:r w:rsidR="00CC5AFB">
        <w:rPr>
          <w:rFonts w:ascii="Times New Roman" w:eastAsia="Times New Roman" w:hAnsi="Times New Roman" w:cs="Times New Roman"/>
          <w:sz w:val="24"/>
          <w:szCs w:val="24"/>
        </w:rPr>
        <w:fldChar w:fldCharType="separate"/>
      </w:r>
      <w:r w:rsidR="00CC5AFB" w:rsidRPr="00CC5AFB">
        <w:rPr>
          <w:rFonts w:ascii="Times New Roman" w:eastAsia="Times New Roman" w:hAnsi="Times New Roman" w:cs="Times New Roman"/>
          <w:noProof/>
          <w:sz w:val="24"/>
          <w:szCs w:val="24"/>
        </w:rPr>
        <w:t>(Apodaca, Trexler, Jue, Schrader, &amp; Travis, 2013)</w:t>
      </w:r>
      <w:r w:rsidR="00CC5AFB">
        <w:rPr>
          <w:rFonts w:ascii="Times New Roman" w:eastAsia="Times New Roman" w:hAnsi="Times New Roman" w:cs="Times New Roman"/>
          <w:sz w:val="24"/>
          <w:szCs w:val="24"/>
        </w:rPr>
        <w:fldChar w:fldCharType="end"/>
      </w:r>
      <w:bookmarkStart w:id="0" w:name="_GoBack"/>
      <w:bookmarkEnd w:id="0"/>
      <w:r w:rsidR="00E05108">
        <w:rPr>
          <w:rFonts w:ascii="Times New Roman" w:eastAsia="Times New Roman" w:hAnsi="Times New Roman" w:cs="Times New Roman"/>
          <w:sz w:val="24"/>
          <w:szCs w:val="24"/>
        </w:rPr>
        <w:t>,</w:t>
      </w:r>
      <w:r w:rsidR="00CB560E">
        <w:rPr>
          <w:rFonts w:ascii="Times New Roman" w:eastAsia="Times New Roman" w:hAnsi="Times New Roman" w:cs="Times New Roman"/>
          <w:sz w:val="24"/>
          <w:szCs w:val="24"/>
        </w:rPr>
        <w:t xml:space="preserve"> through </w:t>
      </w:r>
      <w:r>
        <w:rPr>
          <w:rFonts w:ascii="Times New Roman" w:eastAsia="Times New Roman" w:hAnsi="Times New Roman" w:cs="Times New Roman"/>
          <w:sz w:val="24"/>
          <w:szCs w:val="24"/>
        </w:rPr>
        <w:t xml:space="preserve">long distance dispersal </w:t>
      </w:r>
      <w:r w:rsidR="00F11CC4">
        <w:rPr>
          <w:rFonts w:ascii="Times New Roman" w:eastAsia="Times New Roman" w:hAnsi="Times New Roman" w:cs="Times New Roman"/>
          <w:sz w:val="24"/>
          <w:szCs w:val="24"/>
        </w:rPr>
        <w:t>events</w:t>
      </w:r>
      <w:r>
        <w:rPr>
          <w:rFonts w:ascii="Times New Roman" w:eastAsia="Times New Roman" w:hAnsi="Times New Roman" w:cs="Times New Roman"/>
          <w:sz w:val="24"/>
          <w:szCs w:val="24"/>
        </w:rPr>
        <w:t>. Another example</w:t>
      </w:r>
      <w:r w:rsidR="00F11CC4">
        <w:rPr>
          <w:rFonts w:ascii="Times New Roman" w:eastAsia="Times New Roman" w:hAnsi="Times New Roman" w:cs="Times New Roman"/>
          <w:sz w:val="24"/>
          <w:szCs w:val="24"/>
        </w:rPr>
        <w:t xml:space="preserve"> would be </w:t>
      </w:r>
      <w:r w:rsidR="00CB560E">
        <w:rPr>
          <w:rFonts w:ascii="Times New Roman" w:eastAsia="Times New Roman" w:hAnsi="Times New Roman" w:cs="Times New Roman"/>
          <w:sz w:val="24"/>
          <w:szCs w:val="24"/>
        </w:rPr>
        <w:t>the monitoring of the genetic diversity of a pest throughout the landscape during an outbreak</w:t>
      </w:r>
      <w:r w:rsidR="00322EF1">
        <w:rPr>
          <w:rFonts w:ascii="Times New Roman" w:eastAsia="Times New Roman" w:hAnsi="Times New Roman" w:cs="Times New Roman"/>
          <w:sz w:val="24"/>
          <w:szCs w:val="24"/>
        </w:rPr>
        <w:t xml:space="preserve"> or a large spawning event</w:t>
      </w:r>
      <w:r w:rsidR="00CB560E">
        <w:rPr>
          <w:rFonts w:ascii="Times New Roman" w:eastAsia="Times New Roman" w:hAnsi="Times New Roman" w:cs="Times New Roman"/>
          <w:sz w:val="24"/>
          <w:szCs w:val="24"/>
        </w:rPr>
        <w:t>, to have a more accurate understanding</w:t>
      </w:r>
      <w:r w:rsidR="00E05108">
        <w:rPr>
          <w:rFonts w:ascii="Times New Roman" w:eastAsia="Times New Roman" w:hAnsi="Times New Roman" w:cs="Times New Roman"/>
          <w:sz w:val="24"/>
          <w:szCs w:val="24"/>
        </w:rPr>
        <w:t xml:space="preserve"> of</w:t>
      </w:r>
      <w:r w:rsidR="00CB560E">
        <w:rPr>
          <w:rFonts w:ascii="Times New Roman" w:eastAsia="Times New Roman" w:hAnsi="Times New Roman" w:cs="Times New Roman"/>
          <w:sz w:val="24"/>
          <w:szCs w:val="24"/>
        </w:rPr>
        <w:t xml:space="preserve"> </w:t>
      </w:r>
      <w:r w:rsidR="00DD02FD">
        <w:rPr>
          <w:rFonts w:ascii="Times New Roman" w:eastAsia="Times New Roman" w:hAnsi="Times New Roman" w:cs="Times New Roman"/>
          <w:sz w:val="24"/>
          <w:szCs w:val="24"/>
        </w:rPr>
        <w:t xml:space="preserve">when and where populations undergo drastic genetic changes </w:t>
      </w:r>
      <w:r w:rsidR="00322EF1">
        <w:rPr>
          <w:rFonts w:ascii="Times New Roman" w:eastAsia="Times New Roman" w:hAnsi="Times New Roman" w:cs="Times New Roman"/>
          <w:sz w:val="24"/>
          <w:szCs w:val="24"/>
        </w:rPr>
        <w:fldChar w:fldCharType="begin" w:fldLock="1"/>
      </w:r>
      <w:r w:rsidR="00CC5AFB">
        <w:rPr>
          <w:rFonts w:ascii="Times New Roman" w:eastAsia="Times New Roman" w:hAnsi="Times New Roman" w:cs="Times New Roman"/>
          <w:sz w:val="24"/>
          <w:szCs w:val="24"/>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Applications","id":"ITEM-1","issue":"July","issued":{"date-parts":[["2019"]]},"page":"1-15","title":"Temporal variation in spatial genetic structure during population outbreaks: Distinguishing among different potential drivers of spatial synchrony","type":"article-journal"},"uris":["http://www.mendeley.com/documents/?uuid=da1e66b1-4fe8-44a7-8665-3e43a3981b3d"]},{"id":"ITEM-2","itemData":{"DOI":"10.1038/s41598-019-43435-9","ISBN":"4159801943","ISSN":"20452322","abstract":"the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modeling","type":"article-journal","volume":"9"},"uris":["http://www.mendeley.com/documents/?uuid=1a71448c-4e3e-4d57-a1ae-0d8e447e4885"]}],"mendeley":{"formattedCitation":"(Larroque et al., 2019; Segura-García et al., 2019)","manualFormatting":"(e.g. Larroque et al., 2019; Segura-García et al., 2019)","plainTextFormattedCitation":"(Larroque et al., 2019; Segura-García et al., 2019)","previouslyFormattedCitation":"(Larroque et al., 2019; Segura-García et al., 2019)"},"properties":{"noteIndex":0},"schema":"https://github.com/citation-style-language/schema/raw/master/csl-citation.json"}</w:instrText>
      </w:r>
      <w:r w:rsidR="00322EF1">
        <w:rPr>
          <w:rFonts w:ascii="Times New Roman" w:eastAsia="Times New Roman" w:hAnsi="Times New Roman" w:cs="Times New Roman"/>
          <w:sz w:val="24"/>
          <w:szCs w:val="24"/>
        </w:rPr>
        <w:fldChar w:fldCharType="separate"/>
      </w:r>
      <w:r w:rsidR="00322EF1" w:rsidRPr="00322EF1">
        <w:rPr>
          <w:rFonts w:ascii="Times New Roman" w:eastAsia="Times New Roman" w:hAnsi="Times New Roman" w:cs="Times New Roman"/>
          <w:noProof/>
          <w:sz w:val="24"/>
          <w:szCs w:val="24"/>
        </w:rPr>
        <w:t>(</w:t>
      </w:r>
      <w:r w:rsidR="00322EF1">
        <w:rPr>
          <w:rFonts w:ascii="Times New Roman" w:eastAsia="Times New Roman" w:hAnsi="Times New Roman" w:cs="Times New Roman"/>
          <w:i/>
          <w:noProof/>
          <w:sz w:val="24"/>
          <w:szCs w:val="24"/>
        </w:rPr>
        <w:t xml:space="preserve">e.g. </w:t>
      </w:r>
      <w:r w:rsidR="00322EF1" w:rsidRPr="00322EF1">
        <w:rPr>
          <w:rFonts w:ascii="Times New Roman" w:eastAsia="Times New Roman" w:hAnsi="Times New Roman" w:cs="Times New Roman"/>
          <w:noProof/>
          <w:sz w:val="24"/>
          <w:szCs w:val="24"/>
        </w:rPr>
        <w:t>Larroque et al., 2019; Segura-García et al., 2019)</w:t>
      </w:r>
      <w:r w:rsidR="00322EF1">
        <w:rPr>
          <w:rFonts w:ascii="Times New Roman" w:eastAsia="Times New Roman" w:hAnsi="Times New Roman" w:cs="Times New Roman"/>
          <w:sz w:val="24"/>
          <w:szCs w:val="24"/>
        </w:rPr>
        <w:fldChar w:fldCharType="end"/>
      </w:r>
      <w:r w:rsidR="00CB560E">
        <w:rPr>
          <w:rFonts w:ascii="Times New Roman" w:eastAsia="Times New Roman" w:hAnsi="Times New Roman" w:cs="Times New Roman"/>
          <w:sz w:val="24"/>
          <w:szCs w:val="24"/>
        </w:rPr>
        <w:t>.</w:t>
      </w:r>
      <w:r w:rsidRPr="00FF669A">
        <w:rPr>
          <w:rFonts w:ascii="Times New Roman" w:eastAsia="Times New Roman" w:hAnsi="Times New Roman" w:cs="Times New Roman"/>
          <w:sz w:val="24"/>
          <w:szCs w:val="24"/>
        </w:rPr>
        <w:t xml:space="preserve"> </w:t>
      </w:r>
      <w:r w:rsidR="00CB560E">
        <w:rPr>
          <w:rFonts w:ascii="Times New Roman" w:eastAsia="Times New Roman" w:hAnsi="Times New Roman" w:cs="Times New Roman"/>
          <w:sz w:val="24"/>
          <w:szCs w:val="24"/>
        </w:rPr>
        <w:t xml:space="preserve">Finally, </w:t>
      </w:r>
      <w:r w:rsidR="004D63F8">
        <w:rPr>
          <w:rFonts w:ascii="Times New Roman" w:eastAsia="Times New Roman" w:hAnsi="Times New Roman" w:cs="Times New Roman"/>
          <w:sz w:val="24"/>
          <w:szCs w:val="24"/>
        </w:rPr>
        <w:t xml:space="preserve">yet </w:t>
      </w:r>
      <w:r w:rsidR="00CB560E">
        <w:rPr>
          <w:rFonts w:ascii="Times New Roman" w:eastAsia="Times New Roman" w:hAnsi="Times New Roman" w:cs="Times New Roman"/>
          <w:sz w:val="24"/>
          <w:szCs w:val="24"/>
        </w:rPr>
        <w:t>another example could be the evaluat</w:t>
      </w:r>
      <w:r w:rsidR="00EE4532">
        <w:rPr>
          <w:rFonts w:ascii="Times New Roman" w:eastAsia="Times New Roman" w:hAnsi="Times New Roman" w:cs="Times New Roman"/>
          <w:sz w:val="24"/>
          <w:szCs w:val="24"/>
        </w:rPr>
        <w:t>ion of how the genetic diversities</w:t>
      </w:r>
      <w:r w:rsidR="00CB560E">
        <w:rPr>
          <w:rFonts w:ascii="Times New Roman" w:eastAsia="Times New Roman" w:hAnsi="Times New Roman" w:cs="Times New Roman"/>
          <w:sz w:val="24"/>
          <w:szCs w:val="24"/>
        </w:rPr>
        <w:t xml:space="preserve"> of </w:t>
      </w:r>
      <w:r w:rsidR="00EE4532">
        <w:rPr>
          <w:rFonts w:ascii="Times New Roman" w:eastAsia="Times New Roman" w:hAnsi="Times New Roman" w:cs="Times New Roman"/>
          <w:sz w:val="24"/>
          <w:szCs w:val="24"/>
        </w:rPr>
        <w:t xml:space="preserve">populations have changed after facing </w:t>
      </w:r>
      <w:r>
        <w:rPr>
          <w:rFonts w:ascii="Times New Roman" w:eastAsia="Times New Roman" w:hAnsi="Times New Roman" w:cs="Times New Roman"/>
          <w:sz w:val="24"/>
          <w:szCs w:val="24"/>
        </w:rPr>
        <w:t xml:space="preserve">intense </w:t>
      </w:r>
      <w:r w:rsidR="00EE4532">
        <w:rPr>
          <w:rFonts w:ascii="Times New Roman" w:eastAsia="Times New Roman" w:hAnsi="Times New Roman" w:cs="Times New Roman"/>
          <w:sz w:val="24"/>
          <w:szCs w:val="24"/>
        </w:rPr>
        <w:t xml:space="preserve">and heterogeneous </w:t>
      </w:r>
      <w:r>
        <w:rPr>
          <w:rFonts w:ascii="Times New Roman" w:eastAsia="Times New Roman" w:hAnsi="Times New Roman" w:cs="Times New Roman"/>
          <w:sz w:val="24"/>
          <w:szCs w:val="24"/>
        </w:rPr>
        <w:t>anthropogenic pressure</w:t>
      </w:r>
      <w:r w:rsidR="00322EF1">
        <w:rPr>
          <w:rFonts w:ascii="Times New Roman" w:eastAsia="Times New Roman" w:hAnsi="Times New Roman" w:cs="Times New Roman"/>
          <w:sz w:val="24"/>
          <w:szCs w:val="24"/>
        </w:rPr>
        <w:t>,</w:t>
      </w:r>
      <w:r w:rsidR="00EE4532">
        <w:rPr>
          <w:rFonts w:ascii="Times New Roman" w:eastAsia="Times New Roman" w:hAnsi="Times New Roman" w:cs="Times New Roman"/>
          <w:sz w:val="24"/>
          <w:szCs w:val="24"/>
        </w:rPr>
        <w:t xml:space="preserve"> such as habitat fragmentation</w:t>
      </w:r>
      <w:r w:rsidR="001C38DB">
        <w:rPr>
          <w:rFonts w:ascii="Times New Roman" w:eastAsia="Times New Roman" w:hAnsi="Times New Roman" w:cs="Times New Roman"/>
          <w:sz w:val="24"/>
          <w:szCs w:val="24"/>
        </w:rPr>
        <w:t xml:space="preserve"> and alteration</w:t>
      </w:r>
      <w:r>
        <w:rPr>
          <w:rFonts w:ascii="Times New Roman" w:eastAsia="Times New Roman" w:hAnsi="Times New Roman" w:cs="Times New Roman"/>
          <w:sz w:val="24"/>
          <w:szCs w:val="24"/>
        </w:rPr>
        <w:t xml:space="preserve"> </w:t>
      </w:r>
      <w:r w:rsidR="001C38DB">
        <w:rPr>
          <w:rFonts w:ascii="Times New Roman" w:eastAsia="Times New Roman" w:hAnsi="Times New Roman" w:cs="Times New Roman"/>
          <w:sz w:val="24"/>
          <w:szCs w:val="24"/>
        </w:rPr>
        <w:fldChar w:fldCharType="begin" w:fldLock="1"/>
      </w:r>
      <w:r w:rsidR="00322EF1">
        <w:rPr>
          <w:rFonts w:ascii="Times New Roman" w:eastAsia="Times New Roman" w:hAnsi="Times New Roman" w:cs="Times New Roman"/>
          <w:sz w:val="24"/>
          <w:szCs w:val="24"/>
        </w:rPr>
        <w:instrText>ADDIN CSL_CITATION {"citationItems":[{"id":"ITEM-1","itemData":{"DOI":"10.1098/rspb.2016.0668","ISSN":"14712954","abstract":"A fragmented habitat becomes increasingly fragmented for species at higher trophic levels, such as parasitoids. To persist, these species are expected to possess life-history traits, such as high dispersal, that facilitate their ability to use resources that become scarce in fragmented landscapes. If a specialized parasitoid disperses widely to take advantage of a sparse host, then the parasitoid population should have lower genetic structure than the host. We investigated the temporal and spatial genetic structure of a hyperparasitoid (fourth trophic level) in a fragmented landscape over 50 × 70 km, using microsatellite markers, and compared it with the known structures of its host parasitoid, and the butterfly host which lives as a classic metapopulation. We found that population genetic structure decreases with increasing trophic level. The hyperparasitoid has fewer genetic clusters (K = 4), than its host parasitoid (K = 15), which in turn is less structured than the host butterfly (K = 27). The genetic structure of the hyperparasitoid also shows temporal variation, with genetic differentiation increasing due to reduction of the population size, which reduces the effective population size. Overall, our study confirms the idea that specialized species must be dispersive to use a fragmented host resource, but that this adaptation has limits.","author":[{"dropping-particle":"","family":"Nair","given":"Abhilash","non-dropping-particle":"","parse-names":false,"suffix":""},{"dropping-particle":"","family":"Fountain","given":"Toby","non-dropping-particle":"","parse-names":false,"suffix":""},{"dropping-particle":"","family":"Ikonen","given":"Suvi","non-dropping-particle":"","parse-names":false,"suffix":""},{"dropping-particle":"","family":"Ojanen","given":"Sami P.","non-dropping-particle":"","parse-names":false,"suffix":""},{"dropping-particle":"","family":"Nouhuys","given":"Saskya","non-dropping-particle":"Van","parse-names":false,"suffix":""}],"container-title":"Proceedings of the Royal Society B: Biological Sciences","id":"ITEM-1","issue":"1831","issued":{"date-parts":[["2016"]]},"page":"1-8","title":"Spatial and temporal genetic structure at the fourth trophic level in a fragmented landscape","type":"article-journal","volume":"283"},"uris":["http://www.mendeley.com/documents/?uuid=420637d1-8283-439d-b28d-d34164767e51"]},{"id":"ITEM-2","itemData":{"DOI":"10.1643/cg-17-682","ISSN":"0045-8511","abstract":"The Eastern Massasauga (Sistrurus catenatus) is a small, grassland-dependent rattlesnake species declining throughout its native range, and is thus a species of high conservation priority. In Illinois, only a single population remains of a once widespread distribution. We documented genetic diversity in this population over a ten-year period and assessed levels of heterozygosity, allelic diversity, inbreeding (FIS), and effective population size (Ne). Neither heterozygosity nor levels of inbreeding differed significantly among periods. We identified 21 alleles that occurred in a single time period, some of which may have been lost from the population given our estimated detection probability of 93%. Effective population size (Ne) was numerically small and showed a decreasing trend through time. Despite small population size and a lack of connectivity, there was no significant decline in genetic diversity over the ten-year study. Aspects of life history, coupled with a preference for a historically patchy habitat, may mitigate the loss of genetic diversity in the species and promote their persistence in the fragmented habitats of the Anthropocene. However, continued genetic monitoring is recommended, and population recovery measures should be implemented as soon as possible to mitigate the deleterious effects of small population size.","author":[{"dropping-particle":"","family":"Baker","given":"Sarah J.","non-dropping-particle":"","parse-names":false,"suffix":""},{"dropping-particle":"","family":"Anthonysamy","given":"Whitney J. B.","non-dropping-particle":"","parse-names":false,"suffix":""},{"dropping-particle":"","family":"Davis","given":"Mark A.","non-dropping-particle":"","parse-names":false,"suffix":""},{"dropping-particle":"","family":"Dreslik","given":"Michael J.","non-dropping-particle":"","parse-names":false,"suffix":""},{"dropping-particle":"","family":"Douglas","given":"Marlis R.","non-dropping-particle":"","parse-names":false,"suffix":""},{"dropping-particle":"","family":"Douglas","given":"Michael E.","non-dropping-particle":"","parse-names":false,"suffix":""},{"dropping-particle":"","family":"Phillips","given":"Christopher A.","non-dropping-particle":"","parse-names":false,"suffix":""}],"container-title":"Copeia","id":"ITEM-2","issue":"3","issued":{"date-parts":[["2018"]]},"page":"414-420","title":" Temporal Patterns of Genetic Diversity in an Imperiled Population of the Eastern Massasauga Rattlesnake ( Sistrurus catenatus ) ","type":"article-journal","volume":"106"},"uris":["http://www.mendeley.com/documents/?uuid=98a1f47d-5609-4a76-84de-717e1e8997b8"]}],"mendeley":{"formattedCitation":"(Baker et al., 2018; Nair et al., 2016)","manualFormatting":"(e.g. Baker et al., 2018; Nair et al., 2016)","plainTextFormattedCitation":"(Baker et al., 2018; Nair et al., 2016)","previouslyFormattedCitation":"(Baker et al., 2018; Nair et al., 2016)"},"properties":{"noteIndex":0},"schema":"https://github.com/citation-style-language/schema/raw/master/csl-citation.json"}</w:instrText>
      </w:r>
      <w:r w:rsidR="001C38DB">
        <w:rPr>
          <w:rFonts w:ascii="Times New Roman" w:eastAsia="Times New Roman" w:hAnsi="Times New Roman" w:cs="Times New Roman"/>
          <w:sz w:val="24"/>
          <w:szCs w:val="24"/>
        </w:rPr>
        <w:fldChar w:fldCharType="separate"/>
      </w:r>
      <w:r w:rsidR="001C38DB" w:rsidRPr="001C38DB">
        <w:rPr>
          <w:rFonts w:ascii="Times New Roman" w:eastAsia="Times New Roman" w:hAnsi="Times New Roman" w:cs="Times New Roman"/>
          <w:noProof/>
          <w:sz w:val="24"/>
          <w:szCs w:val="24"/>
        </w:rPr>
        <w:t>(</w:t>
      </w:r>
      <w:r w:rsidR="001C38DB">
        <w:rPr>
          <w:rFonts w:ascii="Times New Roman" w:eastAsia="Times New Roman" w:hAnsi="Times New Roman" w:cs="Times New Roman"/>
          <w:i/>
          <w:noProof/>
          <w:sz w:val="24"/>
          <w:szCs w:val="24"/>
        </w:rPr>
        <w:t xml:space="preserve">e.g. </w:t>
      </w:r>
      <w:r w:rsidR="001C38DB" w:rsidRPr="001C38DB">
        <w:rPr>
          <w:rFonts w:ascii="Times New Roman" w:eastAsia="Times New Roman" w:hAnsi="Times New Roman" w:cs="Times New Roman"/>
          <w:noProof/>
          <w:sz w:val="24"/>
          <w:szCs w:val="24"/>
        </w:rPr>
        <w:t>Baker et al., 2018; Nair et al., 2016)</w:t>
      </w:r>
      <w:r w:rsidR="001C38DB">
        <w:rPr>
          <w:rFonts w:ascii="Times New Roman" w:eastAsia="Times New Roman" w:hAnsi="Times New Roman" w:cs="Times New Roman"/>
          <w:sz w:val="24"/>
          <w:szCs w:val="24"/>
        </w:rPr>
        <w:fldChar w:fldCharType="end"/>
      </w:r>
      <w:r w:rsidR="001C38DB">
        <w:rPr>
          <w:rFonts w:ascii="Times New Roman" w:eastAsia="Times New Roman" w:hAnsi="Times New Roman" w:cs="Times New Roman"/>
          <w:sz w:val="24"/>
          <w:szCs w:val="24"/>
        </w:rPr>
        <w:t>.</w:t>
      </w:r>
      <w:r w:rsidR="00903FDD">
        <w:rPr>
          <w:rFonts w:ascii="Times New Roman" w:eastAsia="Times New Roman" w:hAnsi="Times New Roman" w:cs="Times New Roman"/>
          <w:sz w:val="24"/>
          <w:szCs w:val="24"/>
        </w:rPr>
        <w:t xml:space="preserve"> Detecting atypical change in the genetic diversity of populations in all those examples could help with the better management, including the prioritization of conservation or mitigation efforts.</w:t>
      </w:r>
    </w:p>
    <w:p w14:paraId="2BC3A1E0" w14:textId="4E289375" w:rsidR="000E1A78" w:rsidRPr="00295FF4" w:rsidRDefault="004E13A5"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Temporal Beta-diversity Indices (TB</w:t>
      </w:r>
      <w:r w:rsidR="00A538F0" w:rsidRPr="00295FF4">
        <w:rPr>
          <w:rFonts w:ascii="Times New Roman" w:eastAsia="Times New Roman" w:hAnsi="Times New Roman" w:cs="Times New Roman"/>
          <w:sz w:val="24"/>
          <w:szCs w:val="24"/>
        </w:rPr>
        <w:t>I; Legendre 2019</w:t>
      </w:r>
      <w:r w:rsidRPr="00295FF4">
        <w:rPr>
          <w:rFonts w:ascii="Times New Roman" w:eastAsia="Times New Roman" w:hAnsi="Times New Roman" w:cs="Times New Roman"/>
          <w:sz w:val="24"/>
          <w:szCs w:val="24"/>
        </w:rPr>
        <w:t xml:space="preserve">) </w:t>
      </w:r>
      <w:r w:rsidR="00D8178E">
        <w:rPr>
          <w:rFonts w:ascii="Times New Roman" w:eastAsia="Times New Roman" w:hAnsi="Times New Roman" w:cs="Times New Roman"/>
          <w:sz w:val="24"/>
          <w:szCs w:val="24"/>
        </w:rPr>
        <w:t>have been used to assess</w:t>
      </w:r>
      <w:r w:rsidR="00D8178E" w:rsidRPr="00295FF4">
        <w:rPr>
          <w:rFonts w:ascii="Times New Roman" w:eastAsia="Times New Roman" w:hAnsi="Times New Roman" w:cs="Times New Roman"/>
          <w:sz w:val="24"/>
          <w:szCs w:val="24"/>
        </w:rPr>
        <w:t xml:space="preserve"> </w:t>
      </w:r>
      <w:r w:rsidR="00C5132F" w:rsidRPr="00295FF4">
        <w:rPr>
          <w:rFonts w:ascii="Times New Roman" w:eastAsia="Times New Roman" w:hAnsi="Times New Roman" w:cs="Times New Roman"/>
          <w:sz w:val="24"/>
          <w:szCs w:val="24"/>
        </w:rPr>
        <w:t xml:space="preserve">the significance of changes </w:t>
      </w:r>
      <w:r w:rsidRPr="00295FF4">
        <w:rPr>
          <w:rFonts w:ascii="Times New Roman" w:eastAsia="Times New Roman" w:hAnsi="Times New Roman" w:cs="Times New Roman"/>
          <w:sz w:val="24"/>
          <w:szCs w:val="24"/>
        </w:rPr>
        <w:t xml:space="preserve">in community composition </w:t>
      </w:r>
      <w:r w:rsidR="00C5132F" w:rsidRPr="00295FF4">
        <w:rPr>
          <w:rFonts w:ascii="Times New Roman" w:eastAsia="Times New Roman" w:hAnsi="Times New Roman" w:cs="Times New Roman"/>
          <w:sz w:val="24"/>
          <w:szCs w:val="24"/>
        </w:rPr>
        <w:t>through time</w:t>
      </w:r>
      <w:r w:rsidRPr="00295FF4">
        <w:rPr>
          <w:rFonts w:ascii="Times New Roman" w:eastAsia="Times New Roman" w:hAnsi="Times New Roman" w:cs="Times New Roman"/>
          <w:sz w:val="24"/>
          <w:szCs w:val="24"/>
        </w:rPr>
        <w:t xml:space="preserve">. </w:t>
      </w:r>
      <w:r w:rsidR="00074A90" w:rsidRPr="00295FF4">
        <w:rPr>
          <w:rFonts w:ascii="Times New Roman" w:eastAsia="Times New Roman" w:hAnsi="Times New Roman" w:cs="Times New Roman"/>
          <w:sz w:val="24"/>
          <w:szCs w:val="24"/>
        </w:rPr>
        <w:t>Given the conceptual similarity between the question o</w:t>
      </w:r>
      <w:r w:rsidR="0003098F" w:rsidRPr="00295FF4">
        <w:rPr>
          <w:rFonts w:ascii="Times New Roman" w:eastAsia="Times New Roman" w:hAnsi="Times New Roman" w:cs="Times New Roman"/>
          <w:sz w:val="24"/>
          <w:szCs w:val="24"/>
        </w:rPr>
        <w:t>f how mult</w:t>
      </w:r>
      <w:r w:rsidR="00074A90" w:rsidRPr="00295FF4">
        <w:rPr>
          <w:rFonts w:ascii="Times New Roman" w:eastAsia="Times New Roman" w:hAnsi="Times New Roman" w:cs="Times New Roman"/>
          <w:sz w:val="24"/>
          <w:szCs w:val="24"/>
        </w:rPr>
        <w:t>i-species communities ch</w:t>
      </w:r>
      <w:r w:rsidR="00AE2814" w:rsidRPr="00295FF4">
        <w:rPr>
          <w:rFonts w:ascii="Times New Roman" w:eastAsia="Times New Roman" w:hAnsi="Times New Roman" w:cs="Times New Roman"/>
          <w:sz w:val="24"/>
          <w:szCs w:val="24"/>
        </w:rPr>
        <w:t xml:space="preserve">ange through time and </w:t>
      </w:r>
      <w:r w:rsidR="00D8178E">
        <w:rPr>
          <w:rFonts w:ascii="Times New Roman" w:eastAsia="Times New Roman" w:hAnsi="Times New Roman" w:cs="Times New Roman"/>
          <w:sz w:val="24"/>
          <w:szCs w:val="24"/>
        </w:rPr>
        <w:t xml:space="preserve">that </w:t>
      </w:r>
      <w:r w:rsidR="00074A90" w:rsidRPr="00295FF4">
        <w:rPr>
          <w:rFonts w:ascii="Times New Roman" w:eastAsia="Times New Roman" w:hAnsi="Times New Roman" w:cs="Times New Roman"/>
          <w:sz w:val="24"/>
          <w:szCs w:val="24"/>
        </w:rPr>
        <w:t xml:space="preserve">of </w:t>
      </w:r>
      <w:r w:rsidR="00D8178E">
        <w:rPr>
          <w:rFonts w:ascii="Times New Roman" w:eastAsia="Times New Roman" w:hAnsi="Times New Roman" w:cs="Times New Roman"/>
          <w:sz w:val="24"/>
          <w:szCs w:val="24"/>
        </w:rPr>
        <w:t xml:space="preserve">how </w:t>
      </w:r>
      <w:r w:rsidR="00074A90" w:rsidRPr="00295FF4">
        <w:rPr>
          <w:rFonts w:ascii="Times New Roman" w:eastAsia="Times New Roman" w:hAnsi="Times New Roman" w:cs="Times New Roman"/>
          <w:sz w:val="24"/>
          <w:szCs w:val="24"/>
        </w:rPr>
        <w:t xml:space="preserve">genetic </w:t>
      </w:r>
      <w:r w:rsidR="00D8178E">
        <w:rPr>
          <w:rFonts w:ascii="Times New Roman" w:eastAsia="Times New Roman" w:hAnsi="Times New Roman" w:cs="Times New Roman"/>
          <w:sz w:val="24"/>
          <w:szCs w:val="24"/>
        </w:rPr>
        <w:t xml:space="preserve">diversity </w:t>
      </w:r>
      <w:r w:rsidR="00074A90" w:rsidRPr="00295FF4">
        <w:rPr>
          <w:rFonts w:ascii="Times New Roman" w:eastAsia="Times New Roman" w:hAnsi="Times New Roman" w:cs="Times New Roman"/>
          <w:sz w:val="24"/>
          <w:szCs w:val="24"/>
        </w:rPr>
        <w:t>change</w:t>
      </w:r>
      <w:r w:rsidR="00D8178E">
        <w:rPr>
          <w:rFonts w:ascii="Times New Roman" w:eastAsia="Times New Roman" w:hAnsi="Times New Roman" w:cs="Times New Roman"/>
          <w:sz w:val="24"/>
          <w:szCs w:val="24"/>
        </w:rPr>
        <w:t>s</w:t>
      </w:r>
      <w:r w:rsidR="00074A90" w:rsidRPr="00295FF4">
        <w:rPr>
          <w:rFonts w:ascii="Times New Roman" w:eastAsia="Times New Roman" w:hAnsi="Times New Roman" w:cs="Times New Roman"/>
          <w:sz w:val="24"/>
          <w:szCs w:val="24"/>
        </w:rPr>
        <w:t xml:space="preserve"> through time, we expect that TBI can be </w:t>
      </w:r>
      <w:r w:rsidR="00D8178E">
        <w:rPr>
          <w:rFonts w:ascii="Times New Roman" w:eastAsia="Times New Roman" w:hAnsi="Times New Roman" w:cs="Times New Roman"/>
          <w:sz w:val="24"/>
          <w:szCs w:val="24"/>
        </w:rPr>
        <w:t xml:space="preserve">applied to spatial-temporal </w:t>
      </w:r>
      <w:r w:rsidR="00074A90" w:rsidRPr="00295FF4">
        <w:rPr>
          <w:rFonts w:ascii="Times New Roman" w:eastAsia="Times New Roman" w:hAnsi="Times New Roman" w:cs="Times New Roman"/>
          <w:sz w:val="24"/>
          <w:szCs w:val="24"/>
        </w:rPr>
        <w:t xml:space="preserve">multi-locus genotypic data. </w:t>
      </w:r>
      <w:r w:rsidRPr="00295FF4">
        <w:rPr>
          <w:rFonts w:ascii="Times New Roman" w:eastAsia="Times New Roman" w:hAnsi="Times New Roman" w:cs="Times New Roman"/>
          <w:sz w:val="24"/>
          <w:szCs w:val="24"/>
        </w:rPr>
        <w:t xml:space="preserve">The </w:t>
      </w:r>
      <w:r w:rsidR="00D8178E">
        <w:rPr>
          <w:rFonts w:ascii="Times New Roman" w:eastAsia="Times New Roman" w:hAnsi="Times New Roman" w:cs="Times New Roman"/>
          <w:sz w:val="24"/>
          <w:szCs w:val="24"/>
        </w:rPr>
        <w:t xml:space="preserve">TBI approach quantifies </w:t>
      </w:r>
      <w:r w:rsidRPr="00295FF4">
        <w:rPr>
          <w:rFonts w:ascii="Times New Roman" w:eastAsia="Times New Roman" w:hAnsi="Times New Roman" w:cs="Times New Roman"/>
          <w:sz w:val="24"/>
          <w:szCs w:val="24"/>
        </w:rPr>
        <w:t>temporal change in sampling site</w:t>
      </w:r>
      <w:r w:rsidR="00D8178E">
        <w:rPr>
          <w:rFonts w:ascii="Times New Roman" w:eastAsia="Times New Roman" w:hAnsi="Times New Roman" w:cs="Times New Roman"/>
          <w:sz w:val="24"/>
          <w:szCs w:val="24"/>
        </w:rPr>
        <w:t>s</w:t>
      </w:r>
      <w:r w:rsidRPr="00295FF4">
        <w:rPr>
          <w:rFonts w:ascii="Times New Roman" w:eastAsia="Times New Roman" w:hAnsi="Times New Roman" w:cs="Times New Roman"/>
          <w:sz w:val="24"/>
          <w:szCs w:val="24"/>
        </w:rPr>
        <w:t xml:space="preserve"> between two </w:t>
      </w:r>
      <w:r w:rsidR="00D8178E">
        <w:rPr>
          <w:rFonts w:ascii="Times New Roman" w:eastAsia="Times New Roman" w:hAnsi="Times New Roman" w:cs="Times New Roman"/>
          <w:sz w:val="24"/>
          <w:szCs w:val="24"/>
        </w:rPr>
        <w:t xml:space="preserve">points in time </w:t>
      </w:r>
      <w:r w:rsidRPr="00295FF4">
        <w:rPr>
          <w:rFonts w:ascii="Times New Roman" w:eastAsia="Times New Roman" w:hAnsi="Times New Roman" w:cs="Times New Roman"/>
          <w:sz w:val="24"/>
          <w:szCs w:val="24"/>
        </w:rPr>
        <w:t>using a dissimilarity index</w:t>
      </w:r>
      <w:r w:rsidR="00461C2D">
        <w:rPr>
          <w:rFonts w:ascii="Times New Roman" w:eastAsia="Times New Roman" w:hAnsi="Times New Roman" w:cs="Times New Roman"/>
          <w:sz w:val="24"/>
          <w:szCs w:val="24"/>
        </w:rPr>
        <w:t>. T</w:t>
      </w:r>
      <w:r w:rsidR="00461C2D" w:rsidRPr="00295FF4">
        <w:rPr>
          <w:rFonts w:ascii="Times New Roman" w:eastAsia="Times New Roman" w:hAnsi="Times New Roman" w:cs="Times New Roman"/>
          <w:sz w:val="24"/>
          <w:szCs w:val="24"/>
        </w:rPr>
        <w:t xml:space="preserve">he significance </w:t>
      </w:r>
      <w:r w:rsidR="00461C2D">
        <w:rPr>
          <w:rFonts w:ascii="Times New Roman" w:eastAsia="Times New Roman" w:hAnsi="Times New Roman" w:cs="Times New Roman"/>
          <w:sz w:val="24"/>
          <w:szCs w:val="24"/>
        </w:rPr>
        <w:t xml:space="preserve">of these dissimilarities is then tested using </w:t>
      </w:r>
      <w:r w:rsidRPr="00295FF4">
        <w:rPr>
          <w:rFonts w:ascii="Times New Roman" w:eastAsia="Times New Roman" w:hAnsi="Times New Roman" w:cs="Times New Roman"/>
          <w:sz w:val="24"/>
          <w:szCs w:val="24"/>
        </w:rPr>
        <w:t>permutation</w:t>
      </w:r>
      <w:r w:rsidR="00A538F0" w:rsidRPr="00295FF4">
        <w:rPr>
          <w:rFonts w:ascii="Times New Roman" w:eastAsia="Times New Roman" w:hAnsi="Times New Roman" w:cs="Times New Roman"/>
          <w:sz w:val="24"/>
          <w:szCs w:val="24"/>
        </w:rPr>
        <w:t>.</w:t>
      </w:r>
      <w:r w:rsidR="009A1C9A"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The </w:t>
      </w:r>
      <w:r w:rsidR="00D01E4D" w:rsidRPr="00295FF4">
        <w:rPr>
          <w:rFonts w:ascii="Times New Roman" w:eastAsia="Times New Roman" w:hAnsi="Times New Roman" w:cs="Times New Roman"/>
          <w:sz w:val="24"/>
          <w:szCs w:val="24"/>
        </w:rPr>
        <w:t xml:space="preserve">TBI </w:t>
      </w:r>
      <w:r w:rsidR="00461C2D">
        <w:rPr>
          <w:rFonts w:ascii="Times New Roman" w:eastAsia="Times New Roman" w:hAnsi="Times New Roman" w:cs="Times New Roman"/>
          <w:sz w:val="24"/>
          <w:szCs w:val="24"/>
        </w:rPr>
        <w:t xml:space="preserve">approach </w:t>
      </w:r>
      <w:r w:rsidR="00D01E4D" w:rsidRPr="00295FF4">
        <w:rPr>
          <w:rFonts w:ascii="Times New Roman" w:eastAsia="Times New Roman" w:hAnsi="Times New Roman" w:cs="Times New Roman"/>
          <w:sz w:val="24"/>
          <w:szCs w:val="24"/>
        </w:rPr>
        <w:t xml:space="preserve">has been extensively tested on community </w:t>
      </w:r>
      <w:r w:rsidR="00D01E4D" w:rsidRPr="00295FF4">
        <w:rPr>
          <w:rFonts w:ascii="Times New Roman" w:eastAsia="Times New Roman" w:hAnsi="Times New Roman" w:cs="Times New Roman"/>
          <w:sz w:val="24"/>
          <w:szCs w:val="24"/>
        </w:rPr>
        <w:lastRenderedPageBreak/>
        <w:t xml:space="preserve">composition data </w:t>
      </w:r>
      <w:r w:rsidR="00D01E4D" w:rsidRPr="00295FF4">
        <w:rPr>
          <w:rFonts w:ascii="Times New Roman" w:eastAsia="Times New Roman" w:hAnsi="Times New Roman" w:cs="Times New Roman"/>
          <w:sz w:val="24"/>
          <w:szCs w:val="24"/>
        </w:rPr>
        <w:fldChar w:fldCharType="begin" w:fldLock="1"/>
      </w:r>
      <w:r w:rsidR="00D433EE" w:rsidRPr="00295FF4">
        <w:rPr>
          <w:rFonts w:ascii="Times New Roman" w:eastAsia="Times New Roman" w:hAnsi="Times New Roman" w:cs="Times New Roman"/>
          <w:sz w:val="24"/>
          <w:szCs w:val="24"/>
        </w:rPr>
        <w:instrText>ADDIN CSL_CITATION {"citationItems":[{"id":"ITEM-1","itemData":{"DOI":"10.1002/ece3.4984","author":[{"dropping-particle":"","family":"Legendre","given":"Pierre","non-dropping-particle":"","parse-names":false,"suffix":""}],"container-title":"Ecology and Evolution","id":"ITEM-1","issued":{"date-parts":[["2019"]]},"page":"3500-3514","title":"A temporal beta‐diversity index to identify sites that have changed in exceptional ways in space-time surveys","type":"article-journal","volume":"9"},"uris":["http://www.mendeley.com/documents/?uuid=927aa552-9970-4ab4-833f-c2ccf5c5c7a1"]}],"mendeley":{"formattedCitation":"(Legendre, 2019b)","plainTextFormattedCitation":"(Legendre, 2019b)","previouslyFormattedCitation":"(Legendre, 2019b)"},"properties":{"noteIndex":0},"schema":"https://github.com/citation-style-language/schema/raw/master/csl-citation.json"}</w:instrText>
      </w:r>
      <w:r w:rsidR="00D01E4D" w:rsidRPr="00295FF4">
        <w:rPr>
          <w:rFonts w:ascii="Times New Roman" w:eastAsia="Times New Roman" w:hAnsi="Times New Roman" w:cs="Times New Roman"/>
          <w:sz w:val="24"/>
          <w:szCs w:val="24"/>
        </w:rPr>
        <w:fldChar w:fldCharType="separate"/>
      </w:r>
      <w:r w:rsidR="00D01E4D" w:rsidRPr="00295FF4">
        <w:rPr>
          <w:rFonts w:ascii="Times New Roman" w:eastAsia="Times New Roman" w:hAnsi="Times New Roman" w:cs="Times New Roman"/>
          <w:noProof/>
          <w:sz w:val="24"/>
          <w:szCs w:val="24"/>
        </w:rPr>
        <w:t>(Legendre, 2019b)</w:t>
      </w:r>
      <w:r w:rsidR="00D01E4D" w:rsidRPr="00295FF4">
        <w:rPr>
          <w:rFonts w:ascii="Times New Roman" w:eastAsia="Times New Roman" w:hAnsi="Times New Roman" w:cs="Times New Roman"/>
          <w:sz w:val="24"/>
          <w:szCs w:val="24"/>
        </w:rPr>
        <w:fldChar w:fldCharType="end"/>
      </w:r>
      <w:r w:rsidR="00D01E4D"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but its ability to detect meaningful changes in genetic diversity has not yet been examined</w:t>
      </w:r>
      <w:r w:rsidR="00D01E4D" w:rsidRPr="00295FF4">
        <w:rPr>
          <w:rFonts w:ascii="Times New Roman" w:eastAsia="Times New Roman" w:hAnsi="Times New Roman" w:cs="Times New Roman"/>
          <w:sz w:val="24"/>
          <w:szCs w:val="24"/>
        </w:rPr>
        <w:t>.</w:t>
      </w:r>
    </w:p>
    <w:p w14:paraId="4A04DFC6" w14:textId="09A8CDB9" w:rsidR="00AA4E39" w:rsidRPr="00295FF4" w:rsidRDefault="006F04E2" w:rsidP="00AD4106">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 xml:space="preserve">In this study, we </w:t>
      </w:r>
      <w:r w:rsidR="00461C2D">
        <w:rPr>
          <w:rFonts w:ascii="Times New Roman" w:eastAsia="Times New Roman" w:hAnsi="Times New Roman" w:cs="Times New Roman"/>
          <w:sz w:val="24"/>
          <w:szCs w:val="24"/>
        </w:rPr>
        <w:t xml:space="preserve">expand </w:t>
      </w:r>
      <w:r w:rsidR="001411DE" w:rsidRPr="00295FF4">
        <w:rPr>
          <w:rFonts w:ascii="Times New Roman" w:eastAsia="Times New Roman" w:hAnsi="Times New Roman" w:cs="Times New Roman"/>
          <w:sz w:val="24"/>
          <w:szCs w:val="24"/>
        </w:rPr>
        <w:t xml:space="preserve">the </w:t>
      </w:r>
      <w:r w:rsidR="00461C2D">
        <w:rPr>
          <w:rFonts w:ascii="Times New Roman" w:eastAsia="Times New Roman" w:hAnsi="Times New Roman" w:cs="Times New Roman"/>
          <w:sz w:val="24"/>
          <w:szCs w:val="24"/>
        </w:rPr>
        <w:t xml:space="preserve">TBI </w:t>
      </w:r>
      <w:r w:rsidR="001411DE" w:rsidRPr="00295FF4">
        <w:rPr>
          <w:rFonts w:ascii="Times New Roman" w:eastAsia="Times New Roman" w:hAnsi="Times New Roman" w:cs="Times New Roman"/>
          <w:sz w:val="24"/>
          <w:szCs w:val="24"/>
        </w:rPr>
        <w:t xml:space="preserve">framework to </w:t>
      </w:r>
      <w:r w:rsidR="00461C2D">
        <w:rPr>
          <w:rFonts w:ascii="Times New Roman" w:eastAsia="Times New Roman" w:hAnsi="Times New Roman" w:cs="Times New Roman"/>
          <w:sz w:val="24"/>
          <w:szCs w:val="24"/>
        </w:rPr>
        <w:t>be applicable to spatial temporal population genetic data. The objective of o</w:t>
      </w:r>
      <w:r w:rsidR="00AE630D">
        <w:rPr>
          <w:rFonts w:ascii="Times New Roman" w:eastAsia="Times New Roman" w:hAnsi="Times New Roman" w:cs="Times New Roman"/>
          <w:sz w:val="24"/>
          <w:szCs w:val="24"/>
        </w:rPr>
        <w:t>ur new method</w:t>
      </w:r>
      <w:r w:rsidR="00604C02" w:rsidRPr="00295FF4">
        <w:rPr>
          <w:rFonts w:ascii="Times New Roman" w:eastAsia="Times New Roman" w:hAnsi="Times New Roman" w:cs="Times New Roman"/>
          <w:sz w:val="24"/>
          <w:szCs w:val="24"/>
        </w:rPr>
        <w:t>, Temporal Genetic diversity Indices (TGI),</w:t>
      </w:r>
      <w:r w:rsidR="004E13A5"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is </w:t>
      </w:r>
      <w:r w:rsidR="004E13A5" w:rsidRPr="00295FF4">
        <w:rPr>
          <w:rFonts w:ascii="Times New Roman" w:eastAsia="Times New Roman" w:hAnsi="Times New Roman" w:cs="Times New Roman"/>
          <w:sz w:val="24"/>
          <w:szCs w:val="24"/>
        </w:rPr>
        <w:t xml:space="preserve">to </w:t>
      </w:r>
      <w:r w:rsidR="00BF391B" w:rsidRPr="00295FF4">
        <w:rPr>
          <w:rFonts w:ascii="Times New Roman" w:eastAsia="Times New Roman" w:hAnsi="Times New Roman" w:cs="Times New Roman"/>
          <w:sz w:val="24"/>
          <w:szCs w:val="24"/>
        </w:rPr>
        <w:t xml:space="preserve">quantify and statistically assess temporal variation in spatial genetic </w:t>
      </w:r>
      <w:r w:rsidR="0003098F" w:rsidRPr="00295FF4">
        <w:rPr>
          <w:rFonts w:ascii="Times New Roman" w:eastAsia="Times New Roman" w:hAnsi="Times New Roman" w:cs="Times New Roman"/>
          <w:sz w:val="24"/>
          <w:szCs w:val="24"/>
        </w:rPr>
        <w:t>diversity</w:t>
      </w:r>
      <w:r w:rsidR="004E13A5" w:rsidRPr="00295FF4">
        <w:rPr>
          <w:rFonts w:ascii="Times New Roman" w:eastAsia="Times New Roman" w:hAnsi="Times New Roman" w:cs="Times New Roman"/>
          <w:sz w:val="24"/>
          <w:szCs w:val="24"/>
        </w:rPr>
        <w:t xml:space="preserve">. </w:t>
      </w:r>
      <w:r w:rsidR="00BF391B" w:rsidRPr="00295FF4">
        <w:rPr>
          <w:rFonts w:ascii="Times New Roman" w:eastAsia="Times New Roman" w:hAnsi="Times New Roman" w:cs="Times New Roman"/>
          <w:sz w:val="24"/>
          <w:szCs w:val="24"/>
        </w:rPr>
        <w:t>Q</w:t>
      </w:r>
      <w:r w:rsidR="004E13A5" w:rsidRPr="00295FF4">
        <w:rPr>
          <w:rFonts w:ascii="Times New Roman" w:eastAsia="Times New Roman" w:hAnsi="Times New Roman" w:cs="Times New Roman"/>
          <w:sz w:val="24"/>
          <w:szCs w:val="24"/>
        </w:rPr>
        <w:t>uantifying relative temporal genetic change</w:t>
      </w:r>
      <w:r w:rsidR="00BF391B" w:rsidRPr="00295FF4">
        <w:rPr>
          <w:rFonts w:ascii="Times New Roman" w:eastAsia="Times New Roman" w:hAnsi="Times New Roman" w:cs="Times New Roman"/>
          <w:sz w:val="24"/>
          <w:szCs w:val="24"/>
        </w:rPr>
        <w:t xml:space="preserve"> among locations will </w:t>
      </w:r>
      <w:r w:rsidR="00074A90" w:rsidRPr="00295FF4">
        <w:rPr>
          <w:rFonts w:ascii="Times New Roman" w:eastAsia="Times New Roman" w:hAnsi="Times New Roman" w:cs="Times New Roman"/>
          <w:sz w:val="24"/>
          <w:szCs w:val="24"/>
        </w:rPr>
        <w:t xml:space="preserve">allow us to infer </w:t>
      </w:r>
      <w:r w:rsidR="00033B96">
        <w:rPr>
          <w:rFonts w:ascii="Times New Roman" w:eastAsia="Times New Roman" w:hAnsi="Times New Roman" w:cs="Times New Roman"/>
          <w:sz w:val="24"/>
          <w:szCs w:val="24"/>
        </w:rPr>
        <w:t xml:space="preserve">the existence of </w:t>
      </w:r>
      <w:r w:rsidR="001A5222" w:rsidRPr="00295FF4">
        <w:rPr>
          <w:rFonts w:ascii="Times New Roman" w:eastAsia="Times New Roman" w:hAnsi="Times New Roman" w:cs="Times New Roman"/>
          <w:sz w:val="24"/>
          <w:szCs w:val="24"/>
        </w:rPr>
        <w:t xml:space="preserve">past </w:t>
      </w:r>
      <w:r w:rsidR="00074A90" w:rsidRPr="00295FF4">
        <w:rPr>
          <w:rFonts w:ascii="Times New Roman" w:eastAsia="Times New Roman" w:hAnsi="Times New Roman" w:cs="Times New Roman"/>
          <w:sz w:val="24"/>
          <w:szCs w:val="24"/>
        </w:rPr>
        <w:t xml:space="preserve">demographic </w:t>
      </w:r>
      <w:r w:rsidR="001A5222" w:rsidRPr="00295FF4">
        <w:rPr>
          <w:rFonts w:ascii="Times New Roman" w:eastAsia="Times New Roman" w:hAnsi="Times New Roman" w:cs="Times New Roman"/>
          <w:sz w:val="24"/>
          <w:szCs w:val="24"/>
        </w:rPr>
        <w:t>event</w:t>
      </w:r>
      <w:r w:rsidR="00074A90" w:rsidRPr="00295FF4">
        <w:rPr>
          <w:rFonts w:ascii="Times New Roman" w:eastAsia="Times New Roman" w:hAnsi="Times New Roman" w:cs="Times New Roman"/>
          <w:sz w:val="24"/>
          <w:szCs w:val="24"/>
        </w:rPr>
        <w:t>s</w:t>
      </w:r>
      <w:ins w:id="1" w:author="Patrick James" w:date="2019-11-12T16:40:00Z">
        <w:r w:rsidR="00461C2D">
          <w:rPr>
            <w:rFonts w:ascii="Times New Roman" w:eastAsia="Times New Roman" w:hAnsi="Times New Roman" w:cs="Times New Roman"/>
            <w:sz w:val="24"/>
            <w:szCs w:val="24"/>
          </w:rPr>
          <w:t xml:space="preserve"> </w:t>
        </w:r>
        <w:commentRangeStart w:id="2"/>
        <w:r w:rsidR="00461C2D">
          <w:rPr>
            <w:rFonts w:ascii="Times New Roman" w:eastAsia="Times New Roman" w:hAnsi="Times New Roman" w:cs="Times New Roman"/>
            <w:sz w:val="24"/>
            <w:szCs w:val="24"/>
          </w:rPr>
          <w:t>and…</w:t>
        </w:r>
        <w:commentRangeEnd w:id="2"/>
        <w:r w:rsidR="00461C2D">
          <w:rPr>
            <w:rStyle w:val="Marquedecommentaire"/>
          </w:rPr>
          <w:commentReference w:id="2"/>
        </w:r>
      </w:ins>
      <w:r w:rsidR="00BF391B" w:rsidRPr="00295FF4">
        <w:rPr>
          <w:rFonts w:ascii="Times New Roman" w:eastAsia="Times New Roman" w:hAnsi="Times New Roman" w:cs="Times New Roman"/>
          <w:sz w:val="24"/>
          <w:szCs w:val="24"/>
        </w:rPr>
        <w:t xml:space="preserve">. Persisting </w:t>
      </w:r>
      <w:r w:rsidR="001A5222" w:rsidRPr="00295FF4">
        <w:rPr>
          <w:rFonts w:ascii="Times New Roman" w:eastAsia="Times New Roman" w:hAnsi="Times New Roman" w:cs="Times New Roman"/>
          <w:sz w:val="24"/>
          <w:szCs w:val="24"/>
        </w:rPr>
        <w:t>spatial legacies in genetic diversity</w:t>
      </w:r>
      <w:r w:rsidR="00BF391B" w:rsidRPr="00295FF4">
        <w:rPr>
          <w:rFonts w:ascii="Times New Roman" w:eastAsia="Times New Roman" w:hAnsi="Times New Roman" w:cs="Times New Roman"/>
          <w:sz w:val="24"/>
          <w:szCs w:val="24"/>
        </w:rPr>
        <w:t xml:space="preserve"> can also be used to identify sites that were most strongly impacted by previous demographic </w:t>
      </w:r>
      <w:r w:rsidR="001A5222" w:rsidRPr="00295FF4">
        <w:rPr>
          <w:rFonts w:ascii="Times New Roman" w:eastAsia="Times New Roman" w:hAnsi="Times New Roman" w:cs="Times New Roman"/>
          <w:sz w:val="24"/>
          <w:szCs w:val="24"/>
        </w:rPr>
        <w:t>event</w:t>
      </w:r>
      <w:r w:rsidR="00BF391B" w:rsidRPr="00295FF4">
        <w:rPr>
          <w:rFonts w:ascii="Times New Roman" w:eastAsia="Times New Roman" w:hAnsi="Times New Roman" w:cs="Times New Roman"/>
          <w:sz w:val="24"/>
          <w:szCs w:val="24"/>
        </w:rPr>
        <w:t>s</w:t>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To demonstrate the effectiveness and applicability of the approach</w:t>
      </w:r>
      <w:r w:rsidR="00033B96">
        <w:rPr>
          <w:rFonts w:ascii="Times New Roman" w:eastAsia="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use</w:t>
      </w:r>
      <w:r w:rsidR="001A5222" w:rsidRPr="00295FF4">
        <w:rPr>
          <w:rFonts w:ascii="Times New Roman" w:eastAsia="Times New Roman" w:hAnsi="Times New Roman" w:cs="Times New Roman"/>
          <w:sz w:val="24"/>
          <w:szCs w:val="24"/>
        </w:rPr>
        <w:t>d</w:t>
      </w:r>
      <w:r w:rsidR="004E13A5"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t xml:space="preserve">a </w:t>
      </w:r>
      <w:r w:rsidR="001A5222" w:rsidRPr="00295FF4">
        <w:rPr>
          <w:rFonts w:ascii="Times New Roman" w:eastAsia="Times New Roman" w:hAnsi="Times New Roman" w:cs="Times New Roman"/>
          <w:sz w:val="24"/>
          <w:szCs w:val="24"/>
        </w:rPr>
        <w:t>spatially-explicit gene flow simulator</w:t>
      </w:r>
      <w:r w:rsidR="00841510"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fldChar w:fldCharType="begin" w:fldLock="1"/>
      </w:r>
      <w:r w:rsidR="006E412E" w:rsidRPr="00295FF4">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Day, &amp; Dunham, 2017)","plainTextFormattedCitation":"(Landguth, Bearlin, Day, &amp; Dunham, 2017)","previouslyFormattedCitation":"(Landguth, Bearlin, Day, &amp; Dunham, 2017)"},"properties":{"noteIndex":0},"schema":"https://github.com/citation-style-language/schema/raw/master/csl-citation.json"}</w:instrText>
      </w:r>
      <w:r w:rsidR="00841510" w:rsidRPr="00295FF4">
        <w:rPr>
          <w:rFonts w:ascii="Times New Roman" w:eastAsia="Times New Roman" w:hAnsi="Times New Roman" w:cs="Times New Roman"/>
          <w:sz w:val="24"/>
          <w:szCs w:val="24"/>
        </w:rPr>
        <w:fldChar w:fldCharType="separate"/>
      </w:r>
      <w:r w:rsidR="00841510" w:rsidRPr="00295FF4">
        <w:rPr>
          <w:rFonts w:ascii="Times New Roman" w:eastAsia="Times New Roman" w:hAnsi="Times New Roman" w:cs="Times New Roman"/>
          <w:noProof/>
          <w:sz w:val="24"/>
          <w:szCs w:val="24"/>
        </w:rPr>
        <w:t>(Landguth, Bearlin, Day, &amp; Dunham, 2017)</w:t>
      </w:r>
      <w:r w:rsidR="00841510" w:rsidRPr="00295FF4">
        <w:rPr>
          <w:rFonts w:ascii="Times New Roman" w:eastAsia="Times New Roman" w:hAnsi="Times New Roman" w:cs="Times New Roman"/>
          <w:sz w:val="24"/>
          <w:szCs w:val="24"/>
        </w:rPr>
        <w:fldChar w:fldCharType="end"/>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 xml:space="preserve">We simulated </w:t>
      </w:r>
      <w:r w:rsidR="001411DE" w:rsidRPr="00295FF4">
        <w:rPr>
          <w:rFonts w:ascii="Times New Roman" w:eastAsia="Times New Roman" w:hAnsi="Times New Roman" w:cs="Times New Roman"/>
          <w:sz w:val="24"/>
          <w:szCs w:val="24"/>
        </w:rPr>
        <w:t xml:space="preserve">multiple </w:t>
      </w:r>
      <w:r w:rsidR="004E13A5" w:rsidRPr="00295FF4">
        <w:rPr>
          <w:rFonts w:ascii="Times New Roman" w:eastAsia="Times New Roman" w:hAnsi="Times New Roman" w:cs="Times New Roman"/>
          <w:sz w:val="24"/>
          <w:szCs w:val="24"/>
        </w:rPr>
        <w:t xml:space="preserve">scenarios </w:t>
      </w:r>
      <w:r w:rsidR="001411DE" w:rsidRPr="00295FF4">
        <w:rPr>
          <w:rFonts w:ascii="Times New Roman" w:eastAsia="Times New Roman" w:hAnsi="Times New Roman" w:cs="Times New Roman"/>
          <w:sz w:val="24"/>
          <w:szCs w:val="24"/>
        </w:rPr>
        <w:t xml:space="preserve">in which portions of a </w:t>
      </w:r>
      <w:r w:rsidR="004E13A5" w:rsidRPr="00295FF4">
        <w:rPr>
          <w:rFonts w:ascii="Times New Roman" w:eastAsia="Times New Roman" w:hAnsi="Times New Roman" w:cs="Times New Roman"/>
          <w:sz w:val="24"/>
          <w:szCs w:val="24"/>
        </w:rPr>
        <w:t xml:space="preserve">landscape </w:t>
      </w:r>
      <w:r w:rsidR="001411DE" w:rsidRPr="00295FF4">
        <w:rPr>
          <w:rFonts w:ascii="Times New Roman" w:eastAsia="Times New Roman" w:hAnsi="Times New Roman" w:cs="Times New Roman"/>
          <w:sz w:val="24"/>
          <w:szCs w:val="24"/>
        </w:rPr>
        <w:t xml:space="preserve">are </w:t>
      </w:r>
      <w:r w:rsidR="004E13A5" w:rsidRPr="00295FF4">
        <w:rPr>
          <w:rFonts w:ascii="Times New Roman" w:eastAsia="Times New Roman" w:hAnsi="Times New Roman" w:cs="Times New Roman"/>
          <w:sz w:val="24"/>
          <w:szCs w:val="24"/>
        </w:rPr>
        <w:t xml:space="preserve">affected by </w:t>
      </w:r>
      <w:commentRangeStart w:id="3"/>
      <w:r w:rsidR="001A5222" w:rsidRPr="00295FF4">
        <w:rPr>
          <w:rFonts w:ascii="Times New Roman" w:eastAsia="Times New Roman" w:hAnsi="Times New Roman" w:cs="Times New Roman"/>
          <w:sz w:val="24"/>
          <w:szCs w:val="24"/>
        </w:rPr>
        <w:t xml:space="preserve">different </w:t>
      </w:r>
      <w:r w:rsidR="004E13A5" w:rsidRPr="00295FF4">
        <w:rPr>
          <w:rFonts w:ascii="Times New Roman" w:eastAsia="Times New Roman" w:hAnsi="Times New Roman" w:cs="Times New Roman"/>
          <w:sz w:val="24"/>
          <w:szCs w:val="24"/>
        </w:rPr>
        <w:t>non-selective demographic changes</w:t>
      </w:r>
      <w:commentRangeEnd w:id="3"/>
      <w:r w:rsidR="00461C2D">
        <w:rPr>
          <w:rStyle w:val="Marquedecommentaire"/>
        </w:rPr>
        <w:commentReference w:id="3"/>
      </w:r>
      <w:r w:rsidR="001A5222" w:rsidRPr="00295FF4">
        <w:rPr>
          <w:rStyle w:val="Marquedecommentaire"/>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then used T</w:t>
      </w:r>
      <w:r w:rsidR="00604C02" w:rsidRPr="00295FF4">
        <w:rPr>
          <w:rFonts w:ascii="Times New Roman" w:eastAsia="Times New Roman" w:hAnsi="Times New Roman" w:cs="Times New Roman"/>
          <w:sz w:val="24"/>
          <w:szCs w:val="24"/>
        </w:rPr>
        <w:t>GI</w:t>
      </w:r>
      <w:r w:rsidR="004E13A5" w:rsidRPr="00295FF4">
        <w:rPr>
          <w:rFonts w:ascii="Times New Roman" w:eastAsia="Times New Roman" w:hAnsi="Times New Roman" w:cs="Times New Roman"/>
          <w:sz w:val="24"/>
          <w:szCs w:val="24"/>
        </w:rPr>
        <w:t xml:space="preserve"> to measure changes</w:t>
      </w:r>
      <w:r w:rsidR="00CE0FF0">
        <w:rPr>
          <w:rFonts w:ascii="Times New Roman" w:eastAsia="Times New Roman" w:hAnsi="Times New Roman" w:cs="Times New Roman"/>
          <w:sz w:val="24"/>
          <w:szCs w:val="24"/>
        </w:rPr>
        <w:t>, losses or gains,</w:t>
      </w:r>
      <w:r w:rsidR="004E13A5" w:rsidRPr="00295FF4">
        <w:rPr>
          <w:rFonts w:ascii="Times New Roman" w:eastAsia="Times New Roman" w:hAnsi="Times New Roman" w:cs="Times New Roman"/>
          <w:sz w:val="24"/>
          <w:szCs w:val="24"/>
        </w:rPr>
        <w:t xml:space="preserve"> in </w:t>
      </w:r>
      <w:r w:rsidR="00033B96">
        <w:rPr>
          <w:rFonts w:ascii="Times New Roman" w:eastAsia="Times New Roman" w:hAnsi="Times New Roman" w:cs="Times New Roman"/>
          <w:sz w:val="24"/>
          <w:szCs w:val="24"/>
        </w:rPr>
        <w:t xml:space="preserve">the </w:t>
      </w:r>
      <w:r w:rsidR="004E13A5" w:rsidRPr="00295FF4">
        <w:rPr>
          <w:rFonts w:ascii="Times New Roman" w:eastAsia="Times New Roman" w:hAnsi="Times New Roman" w:cs="Times New Roman"/>
          <w:sz w:val="24"/>
          <w:szCs w:val="24"/>
        </w:rPr>
        <w:t xml:space="preserve">genetic </w:t>
      </w:r>
      <w:r w:rsidR="00CE0FF0">
        <w:rPr>
          <w:rFonts w:ascii="Times New Roman" w:eastAsia="Times New Roman" w:hAnsi="Times New Roman" w:cs="Times New Roman"/>
          <w:sz w:val="24"/>
          <w:szCs w:val="24"/>
        </w:rPr>
        <w:t>diversity</w:t>
      </w:r>
      <w:r w:rsidR="004E13A5" w:rsidRPr="00295FF4">
        <w:rPr>
          <w:rFonts w:ascii="Times New Roman" w:eastAsia="Times New Roman" w:hAnsi="Times New Roman" w:cs="Times New Roman"/>
          <w:sz w:val="24"/>
          <w:szCs w:val="24"/>
        </w:rPr>
        <w:t xml:space="preserve"> of our populations</w:t>
      </w:r>
      <w:r w:rsidR="00461C2D">
        <w:rPr>
          <w:rFonts w:ascii="Times New Roman" w:eastAsia="Times New Roman" w:hAnsi="Times New Roman" w:cs="Times New Roman"/>
          <w:sz w:val="24"/>
          <w:szCs w:val="24"/>
        </w:rPr>
        <w:t xml:space="preserve"> under different demographic contexts. Specifically, </w:t>
      </w:r>
      <w:r w:rsidR="00DA5888" w:rsidRPr="00295FF4">
        <w:rPr>
          <w:rFonts w:ascii="Times New Roman" w:eastAsia="Times New Roman" w:hAnsi="Times New Roman" w:cs="Times New Roman"/>
          <w:sz w:val="24"/>
          <w:szCs w:val="24"/>
        </w:rPr>
        <w:t xml:space="preserve">we </w:t>
      </w:r>
      <w:r w:rsidR="00276516" w:rsidRPr="00295FF4">
        <w:rPr>
          <w:rFonts w:ascii="Times New Roman" w:eastAsia="Times New Roman" w:hAnsi="Times New Roman" w:cs="Times New Roman"/>
          <w:sz w:val="24"/>
          <w:szCs w:val="24"/>
        </w:rPr>
        <w:t>explore</w:t>
      </w:r>
      <w:r w:rsidR="00931038" w:rsidRPr="00295FF4">
        <w:rPr>
          <w:rFonts w:ascii="Times New Roman" w:eastAsia="Times New Roman" w:hAnsi="Times New Roman" w:cs="Times New Roman"/>
          <w:sz w:val="24"/>
          <w:szCs w:val="24"/>
        </w:rPr>
        <w:t>d</w:t>
      </w:r>
      <w:r w:rsidR="00276516" w:rsidRPr="00295FF4">
        <w:rPr>
          <w:rFonts w:ascii="Times New Roman" w:eastAsia="Times New Roman" w:hAnsi="Times New Roman" w:cs="Times New Roman"/>
          <w:sz w:val="24"/>
          <w:szCs w:val="24"/>
        </w:rPr>
        <w:t xml:space="preserve"> how dispersal </w:t>
      </w:r>
      <w:r w:rsidR="00965170" w:rsidRPr="00295FF4">
        <w:rPr>
          <w:rFonts w:ascii="Times New Roman" w:eastAsia="Times New Roman" w:hAnsi="Times New Roman" w:cs="Times New Roman"/>
          <w:sz w:val="24"/>
          <w:szCs w:val="24"/>
        </w:rPr>
        <w:t xml:space="preserve">ability, </w:t>
      </w:r>
      <w:r w:rsidR="00276516" w:rsidRPr="00295FF4">
        <w:rPr>
          <w:rFonts w:ascii="Times New Roman" w:eastAsia="Times New Roman" w:hAnsi="Times New Roman" w:cs="Times New Roman"/>
          <w:sz w:val="24"/>
          <w:szCs w:val="24"/>
        </w:rPr>
        <w:t>the number of populations</w:t>
      </w:r>
      <w:r w:rsidR="00931038" w:rsidRPr="00295FF4">
        <w:rPr>
          <w:rFonts w:ascii="Times New Roman" w:eastAsia="Times New Roman" w:hAnsi="Times New Roman" w:cs="Times New Roman"/>
          <w:sz w:val="24"/>
          <w:szCs w:val="24"/>
        </w:rPr>
        <w:t xml:space="preserve"> affected a demographic event</w:t>
      </w:r>
      <w:r w:rsidR="00276516" w:rsidRPr="00295FF4">
        <w:rPr>
          <w:rFonts w:ascii="Times New Roman" w:eastAsia="Times New Roman" w:hAnsi="Times New Roman" w:cs="Times New Roman"/>
          <w:sz w:val="24"/>
          <w:szCs w:val="24"/>
        </w:rPr>
        <w:t>,</w:t>
      </w:r>
      <w:r w:rsidR="00931038" w:rsidRPr="00295FF4">
        <w:rPr>
          <w:rFonts w:ascii="Times New Roman" w:eastAsia="Times New Roman" w:hAnsi="Times New Roman" w:cs="Times New Roman"/>
          <w:sz w:val="24"/>
          <w:szCs w:val="24"/>
        </w:rPr>
        <w:t xml:space="preserve"> and</w:t>
      </w:r>
      <w:r w:rsidR="00276516" w:rsidRPr="00295FF4">
        <w:rPr>
          <w:rFonts w:ascii="Times New Roman" w:eastAsia="Times New Roman" w:hAnsi="Times New Roman" w:cs="Times New Roman"/>
          <w:sz w:val="24"/>
          <w:szCs w:val="24"/>
        </w:rPr>
        <w:t xml:space="preserve"> </w:t>
      </w:r>
      <w:r w:rsidR="00965170" w:rsidRPr="00295FF4">
        <w:rPr>
          <w:rFonts w:ascii="Times New Roman" w:eastAsia="Times New Roman" w:hAnsi="Times New Roman" w:cs="Times New Roman"/>
          <w:sz w:val="24"/>
          <w:szCs w:val="24"/>
        </w:rPr>
        <w:t>time between two sampling</w:t>
      </w:r>
      <w:r w:rsidR="005F394B" w:rsidRPr="00295FF4">
        <w:rPr>
          <w:rFonts w:ascii="Times New Roman" w:eastAsia="Times New Roman" w:hAnsi="Times New Roman" w:cs="Times New Roman"/>
          <w:sz w:val="24"/>
          <w:szCs w:val="24"/>
        </w:rPr>
        <w:t xml:space="preserve"> efforts</w:t>
      </w:r>
      <w:r w:rsidR="00931038" w:rsidRPr="00295FF4">
        <w:rPr>
          <w:rFonts w:ascii="Times New Roman" w:eastAsia="Times New Roman" w:hAnsi="Times New Roman" w:cs="Times New Roman"/>
          <w:sz w:val="24"/>
          <w:szCs w:val="24"/>
        </w:rPr>
        <w:t>,</w:t>
      </w:r>
      <w:r w:rsidR="00DA5888" w:rsidRPr="00295FF4">
        <w:rPr>
          <w:rFonts w:ascii="Times New Roman" w:eastAsia="Times New Roman" w:hAnsi="Times New Roman" w:cs="Times New Roman"/>
          <w:sz w:val="24"/>
          <w:szCs w:val="24"/>
        </w:rPr>
        <w:t xml:space="preserve"> affect</w:t>
      </w:r>
      <w:r w:rsidR="00931038" w:rsidRPr="00295FF4">
        <w:rPr>
          <w:rFonts w:ascii="Times New Roman" w:eastAsia="Times New Roman" w:hAnsi="Times New Roman" w:cs="Times New Roman"/>
          <w:sz w:val="24"/>
          <w:szCs w:val="24"/>
        </w:rPr>
        <w:t>ed</w:t>
      </w:r>
      <w:r w:rsidR="00DA5888" w:rsidRPr="00295FF4">
        <w:rPr>
          <w:rFonts w:ascii="Times New Roman" w:eastAsia="Times New Roman" w:hAnsi="Times New Roman" w:cs="Times New Roman"/>
          <w:sz w:val="24"/>
          <w:szCs w:val="24"/>
        </w:rPr>
        <w:t xml:space="preserve"> temporal variation in genetic diversity.</w:t>
      </w:r>
      <w:r w:rsidR="00276516" w:rsidRPr="00295FF4">
        <w:rPr>
          <w:rFonts w:ascii="Times New Roman" w:eastAsia="Times New Roman" w:hAnsi="Times New Roman" w:cs="Times New Roman"/>
          <w:sz w:val="24"/>
          <w:szCs w:val="24"/>
        </w:rPr>
        <w:t xml:space="preserve"> </w:t>
      </w:r>
      <w:r w:rsidR="00523484" w:rsidRPr="00295FF4">
        <w:rPr>
          <w:rFonts w:ascii="Times New Roman" w:eastAsia="Times New Roman" w:hAnsi="Times New Roman" w:cs="Times New Roman"/>
          <w:sz w:val="24"/>
          <w:szCs w:val="24"/>
        </w:rPr>
        <w:t xml:space="preserve">Performance was quantified using standard false positive/negative rates binary classification. </w:t>
      </w:r>
      <w:r w:rsidR="00276516" w:rsidRPr="00295FF4">
        <w:rPr>
          <w:rFonts w:ascii="Times New Roman" w:eastAsia="Times New Roman" w:hAnsi="Times New Roman" w:cs="Times New Roman"/>
          <w:sz w:val="24"/>
          <w:szCs w:val="24"/>
        </w:rPr>
        <w:t xml:space="preserve">We predict </w:t>
      </w:r>
      <w:r w:rsidR="00A92DD0" w:rsidRPr="00295FF4">
        <w:rPr>
          <w:rFonts w:ascii="Times New Roman" w:eastAsia="Times New Roman" w:hAnsi="Times New Roman" w:cs="Times New Roman"/>
          <w:sz w:val="24"/>
          <w:szCs w:val="24"/>
        </w:rPr>
        <w:t xml:space="preserve">that </w:t>
      </w:r>
      <w:r w:rsidR="003F3E31">
        <w:rPr>
          <w:rFonts w:ascii="Times New Roman" w:eastAsia="Times New Roman" w:hAnsi="Times New Roman" w:cs="Times New Roman"/>
          <w:sz w:val="24"/>
          <w:szCs w:val="24"/>
        </w:rPr>
        <w:t xml:space="preserve">our ability to detect historical demographic changes </w:t>
      </w:r>
      <w:r w:rsidR="00523484" w:rsidRPr="00295FF4">
        <w:rPr>
          <w:rFonts w:ascii="Times New Roman" w:eastAsia="Times New Roman" w:hAnsi="Times New Roman" w:cs="Times New Roman"/>
          <w:sz w:val="24"/>
          <w:szCs w:val="24"/>
        </w:rPr>
        <w:t>w</w:t>
      </w:r>
      <w:r w:rsidR="00931038" w:rsidRPr="00295FF4">
        <w:rPr>
          <w:rFonts w:ascii="Times New Roman" w:eastAsia="Times New Roman" w:hAnsi="Times New Roman" w:cs="Times New Roman"/>
          <w:sz w:val="24"/>
          <w:szCs w:val="24"/>
        </w:rPr>
        <w:t>ould</w:t>
      </w:r>
      <w:r w:rsidR="005F394B" w:rsidRPr="00295FF4">
        <w:rPr>
          <w:rFonts w:ascii="Times New Roman" w:eastAsia="Times New Roman" w:hAnsi="Times New Roman" w:cs="Times New Roman"/>
          <w:sz w:val="24"/>
          <w:szCs w:val="24"/>
        </w:rPr>
        <w:t xml:space="preserve"> </w:t>
      </w:r>
      <w:r w:rsidR="0024289D" w:rsidRPr="00295FF4">
        <w:rPr>
          <w:rFonts w:ascii="Times New Roman" w:eastAsia="Times New Roman" w:hAnsi="Times New Roman" w:cs="Times New Roman"/>
          <w:sz w:val="24"/>
          <w:szCs w:val="24"/>
        </w:rPr>
        <w:t xml:space="preserve">be </w:t>
      </w:r>
      <w:r w:rsidR="005F394B" w:rsidRPr="00295FF4">
        <w:rPr>
          <w:rFonts w:ascii="Times New Roman" w:eastAsia="Times New Roman" w:hAnsi="Times New Roman" w:cs="Times New Roman"/>
          <w:sz w:val="24"/>
          <w:szCs w:val="24"/>
        </w:rPr>
        <w:t xml:space="preserve">lower with increasing dispersal ability because of </w:t>
      </w:r>
      <w:r w:rsidR="00AA3A0B" w:rsidRPr="00295FF4">
        <w:rPr>
          <w:rFonts w:ascii="Times New Roman" w:eastAsia="Times New Roman" w:hAnsi="Times New Roman" w:cs="Times New Roman"/>
          <w:sz w:val="24"/>
          <w:szCs w:val="24"/>
        </w:rPr>
        <w:t xml:space="preserve">the homogenizing effect of a </w:t>
      </w:r>
      <w:r w:rsidR="005F394B" w:rsidRPr="00295FF4">
        <w:rPr>
          <w:rFonts w:ascii="Times New Roman" w:eastAsia="Times New Roman" w:hAnsi="Times New Roman" w:cs="Times New Roman"/>
          <w:sz w:val="24"/>
          <w:szCs w:val="24"/>
        </w:rPr>
        <w:t xml:space="preserve">higher gene flow. </w:t>
      </w:r>
      <w:r w:rsidR="00276516" w:rsidRPr="00295FF4">
        <w:rPr>
          <w:rFonts w:ascii="Times New Roman" w:eastAsia="Times New Roman" w:hAnsi="Times New Roman" w:cs="Times New Roman"/>
          <w:sz w:val="24"/>
          <w:szCs w:val="24"/>
        </w:rPr>
        <w:t xml:space="preserve">We </w:t>
      </w:r>
      <w:r w:rsidR="003F3E31">
        <w:rPr>
          <w:rFonts w:ascii="Times New Roman" w:eastAsia="Times New Roman" w:hAnsi="Times New Roman" w:cs="Times New Roman"/>
          <w:sz w:val="24"/>
          <w:szCs w:val="24"/>
        </w:rPr>
        <w:t xml:space="preserve">also </w:t>
      </w:r>
      <w:r w:rsidR="00276516" w:rsidRPr="00295FF4">
        <w:rPr>
          <w:rFonts w:ascii="Times New Roman" w:eastAsia="Times New Roman" w:hAnsi="Times New Roman" w:cs="Times New Roman"/>
          <w:sz w:val="24"/>
          <w:szCs w:val="24"/>
        </w:rPr>
        <w:t>predict that the longer the time between samplings,</w:t>
      </w:r>
      <w:r w:rsidR="005F394B" w:rsidRPr="00295FF4">
        <w:rPr>
          <w:rFonts w:ascii="Times New Roman" w:eastAsia="Times New Roman" w:hAnsi="Times New Roman" w:cs="Times New Roman"/>
          <w:sz w:val="24"/>
          <w:szCs w:val="24"/>
        </w:rPr>
        <w:t xml:space="preserve"> regardless of when an event occurred between them,</w:t>
      </w:r>
      <w:r w:rsidR="00276516" w:rsidRPr="00295FF4">
        <w:rPr>
          <w:rFonts w:ascii="Times New Roman" w:eastAsia="Times New Roman" w:hAnsi="Times New Roman" w:cs="Times New Roman"/>
          <w:sz w:val="24"/>
          <w:szCs w:val="24"/>
        </w:rPr>
        <w:t xml:space="preserve"> the harder it will be to identify where and when a demographic event occurred. </w:t>
      </w:r>
      <w:r w:rsidR="0024289D" w:rsidRPr="00295FF4">
        <w:rPr>
          <w:rFonts w:ascii="Times New Roman" w:eastAsia="Times New Roman" w:hAnsi="Times New Roman" w:cs="Times New Roman"/>
          <w:sz w:val="24"/>
          <w:szCs w:val="24"/>
        </w:rPr>
        <w:t xml:space="preserve">Finally, we </w:t>
      </w:r>
      <w:r w:rsidR="00190258" w:rsidRPr="00295FF4">
        <w:rPr>
          <w:rFonts w:ascii="Times New Roman" w:eastAsia="Times New Roman" w:hAnsi="Times New Roman" w:cs="Times New Roman"/>
          <w:sz w:val="24"/>
          <w:szCs w:val="24"/>
        </w:rPr>
        <w:t>briefly show</w:t>
      </w:r>
      <w:r w:rsidR="00AE6C1A" w:rsidRPr="00295FF4">
        <w:rPr>
          <w:rFonts w:ascii="Times New Roman" w:eastAsia="Times New Roman" w:hAnsi="Times New Roman" w:cs="Times New Roman"/>
          <w:sz w:val="24"/>
          <w:szCs w:val="24"/>
        </w:rPr>
        <w:t>ed</w:t>
      </w:r>
      <w:r w:rsidR="00190258" w:rsidRPr="00295FF4">
        <w:rPr>
          <w:rFonts w:ascii="Times New Roman" w:eastAsia="Times New Roman" w:hAnsi="Times New Roman" w:cs="Times New Roman"/>
          <w:sz w:val="24"/>
          <w:szCs w:val="24"/>
        </w:rPr>
        <w:t xml:space="preserve"> that TGI testing works on microsatellite data.</w:t>
      </w:r>
    </w:p>
    <w:p w14:paraId="6382A033" w14:textId="77777777" w:rsidR="00AA4E39" w:rsidRPr="0007763B" w:rsidRDefault="00AA4E39" w:rsidP="00A51948">
      <w:pPr>
        <w:spacing w:before="240" w:after="240" w:line="480" w:lineRule="auto"/>
        <w:rPr>
          <w:rFonts w:ascii="Times New Roman" w:eastAsia="Times New Roman" w:hAnsi="Times New Roman" w:cs="Times New Roman"/>
          <w:sz w:val="24"/>
          <w:szCs w:val="24"/>
        </w:rPr>
      </w:pPr>
    </w:p>
    <w:p w14:paraId="7FD0975B" w14:textId="283FBF36" w:rsidR="004E13A5"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lastRenderedPageBreak/>
        <w:t>METHODS</w:t>
      </w:r>
    </w:p>
    <w:p w14:paraId="309755A8" w14:textId="76DAFFB9" w:rsidR="00E97F87" w:rsidRDefault="00B76004" w:rsidP="00A51948">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Adapting </w:t>
      </w:r>
      <w:r w:rsidR="00E97F87" w:rsidRPr="00B76004">
        <w:rPr>
          <w:rFonts w:ascii="Times New Roman" w:eastAsia="Times New Roman" w:hAnsi="Times New Roman" w:cs="Times New Roman"/>
          <w:i/>
          <w:sz w:val="24"/>
          <w:szCs w:val="24"/>
        </w:rPr>
        <w:t>Temporal Beta</w:t>
      </w:r>
      <w:r w:rsidR="0099229B">
        <w:rPr>
          <w:rFonts w:ascii="Times New Roman" w:eastAsia="Times New Roman" w:hAnsi="Times New Roman" w:cs="Times New Roman"/>
          <w:i/>
          <w:sz w:val="24"/>
          <w:szCs w:val="24"/>
        </w:rPr>
        <w:t xml:space="preserve"> diversity I</w:t>
      </w:r>
      <w:r w:rsidR="00E97F87" w:rsidRPr="00B76004">
        <w:rPr>
          <w:rFonts w:ascii="Times New Roman" w:eastAsia="Times New Roman" w:hAnsi="Times New Roman" w:cs="Times New Roman"/>
          <w:i/>
          <w:sz w:val="24"/>
          <w:szCs w:val="24"/>
        </w:rPr>
        <w:t>ndices for genetic data</w:t>
      </w:r>
    </w:p>
    <w:p w14:paraId="6F257F59" w14:textId="77777777" w:rsidR="007D68AE" w:rsidRDefault="00131E2F" w:rsidP="00AF3E77">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Calculating </w:t>
      </w:r>
      <w:r w:rsidR="002F53A6">
        <w:rPr>
          <w:rFonts w:ascii="Times New Roman" w:eastAsia="Times New Roman" w:hAnsi="Times New Roman" w:cs="Times New Roman"/>
          <w:sz w:val="24"/>
          <w:szCs w:val="24"/>
          <w:lang w:val="en-GB"/>
        </w:rPr>
        <w:t>TBI involves computing dissimilarities</w:t>
      </w:r>
      <w:r w:rsidR="002F53A6" w:rsidRPr="002F53A6">
        <w:rPr>
          <w:rFonts w:ascii="Times New Roman" w:eastAsia="Times New Roman" w:hAnsi="Times New Roman" w:cs="Times New Roman"/>
          <w:sz w:val="24"/>
          <w:szCs w:val="24"/>
          <w:lang w:val="en-GB"/>
        </w:rPr>
        <w:t xml:space="preserve"> in species composition </w:t>
      </w:r>
      <w:r w:rsidR="002F53A6">
        <w:rPr>
          <w:rFonts w:ascii="Times New Roman" w:eastAsia="Times New Roman" w:hAnsi="Times New Roman" w:cs="Times New Roman"/>
          <w:sz w:val="24"/>
          <w:szCs w:val="24"/>
          <w:lang w:val="en-GB"/>
        </w:rPr>
        <w:t xml:space="preserve">between temporal surveys of the same sites, and testing their significance through permutations of the site-species input matrices. </w:t>
      </w:r>
      <w:r w:rsidR="00A84ED9">
        <w:rPr>
          <w:rFonts w:ascii="Times New Roman" w:eastAsia="Times New Roman" w:hAnsi="Times New Roman" w:cs="Times New Roman"/>
          <w:sz w:val="24"/>
          <w:szCs w:val="24"/>
          <w:lang w:val="en-GB"/>
        </w:rPr>
        <w:t xml:space="preserve">In extending TBI to </w:t>
      </w:r>
      <w:r w:rsidR="002F53A6">
        <w:rPr>
          <w:rFonts w:ascii="Times New Roman" w:eastAsia="Times New Roman" w:hAnsi="Times New Roman" w:cs="Times New Roman"/>
          <w:sz w:val="24"/>
          <w:szCs w:val="24"/>
          <w:lang w:val="en-GB"/>
        </w:rPr>
        <w:t xml:space="preserve">TGI we considered population-level genotype frequency matrices as input, </w:t>
      </w:r>
      <w:r w:rsidR="006368E7">
        <w:rPr>
          <w:rFonts w:ascii="Times New Roman" w:eastAsia="Times New Roman" w:hAnsi="Times New Roman" w:cs="Times New Roman"/>
          <w:sz w:val="24"/>
          <w:szCs w:val="24"/>
          <w:lang w:val="en-GB"/>
        </w:rPr>
        <w:t xml:space="preserve">used genetic distances </w:t>
      </w:r>
      <w:r w:rsidR="00A64B43">
        <w:rPr>
          <w:rFonts w:ascii="Times New Roman" w:eastAsia="Times New Roman" w:hAnsi="Times New Roman" w:cs="Times New Roman"/>
          <w:sz w:val="24"/>
          <w:szCs w:val="24"/>
          <w:lang w:val="en-GB"/>
        </w:rPr>
        <w:t>as dissimilarity</w:t>
      </w:r>
      <w:r w:rsidR="002F53A6">
        <w:rPr>
          <w:rFonts w:ascii="Times New Roman" w:eastAsia="Times New Roman" w:hAnsi="Times New Roman" w:cs="Times New Roman"/>
          <w:sz w:val="24"/>
          <w:szCs w:val="24"/>
          <w:lang w:val="en-GB"/>
        </w:rPr>
        <w:t>,</w:t>
      </w:r>
      <w:r w:rsidR="006368E7">
        <w:rPr>
          <w:rFonts w:ascii="Times New Roman" w:eastAsia="Times New Roman" w:hAnsi="Times New Roman" w:cs="Times New Roman"/>
          <w:sz w:val="24"/>
          <w:szCs w:val="24"/>
          <w:lang w:val="en-GB"/>
        </w:rPr>
        <w:t xml:space="preserve"> and the</w:t>
      </w:r>
      <w:r w:rsidR="002F53A6">
        <w:rPr>
          <w:rFonts w:ascii="Times New Roman" w:eastAsia="Times New Roman" w:hAnsi="Times New Roman" w:cs="Times New Roman"/>
          <w:sz w:val="24"/>
          <w:szCs w:val="24"/>
          <w:lang w:val="en-GB"/>
        </w:rPr>
        <w:t xml:space="preserve"> null hypothesis became that genetic diversity </w:t>
      </w:r>
      <w:r w:rsidR="00A84ED9">
        <w:rPr>
          <w:rFonts w:ascii="Times New Roman" w:eastAsia="Times New Roman" w:hAnsi="Times New Roman" w:cs="Times New Roman"/>
          <w:sz w:val="24"/>
          <w:szCs w:val="24"/>
          <w:lang w:val="en-GB"/>
        </w:rPr>
        <w:t xml:space="preserve">did not differ </w:t>
      </w:r>
      <w:r w:rsidR="002F53A6">
        <w:rPr>
          <w:rFonts w:ascii="Times New Roman" w:eastAsia="Times New Roman" w:hAnsi="Times New Roman" w:cs="Times New Roman"/>
          <w:sz w:val="24"/>
          <w:szCs w:val="24"/>
          <w:lang w:val="en-GB"/>
        </w:rPr>
        <w:t xml:space="preserve">between </w:t>
      </w:r>
      <w:r w:rsidR="00A84ED9">
        <w:rPr>
          <w:rFonts w:ascii="Times New Roman" w:eastAsia="Times New Roman" w:hAnsi="Times New Roman" w:cs="Times New Roman"/>
          <w:sz w:val="24"/>
          <w:szCs w:val="24"/>
          <w:lang w:val="en-GB"/>
        </w:rPr>
        <w:t xml:space="preserve">the two points in time that were </w:t>
      </w:r>
      <w:r w:rsidR="00596B92">
        <w:rPr>
          <w:rFonts w:ascii="Times New Roman" w:eastAsia="Times New Roman" w:hAnsi="Times New Roman" w:cs="Times New Roman"/>
          <w:sz w:val="24"/>
          <w:szCs w:val="24"/>
          <w:lang w:val="en-GB"/>
        </w:rPr>
        <w:t>sampled</w:t>
      </w:r>
      <w:r w:rsidR="002F53A6">
        <w:rPr>
          <w:rFonts w:ascii="Times New Roman" w:eastAsia="Times New Roman" w:hAnsi="Times New Roman" w:cs="Times New Roman"/>
          <w:sz w:val="24"/>
          <w:szCs w:val="24"/>
          <w:lang w:val="en-GB"/>
        </w:rPr>
        <w:t>.</w:t>
      </w:r>
      <w:r w:rsidR="002F53A6" w:rsidRPr="002F53A6">
        <w:rPr>
          <w:rFonts w:ascii="Times New Roman" w:eastAsia="Times New Roman" w:hAnsi="Times New Roman" w:cs="Times New Roman"/>
          <w:sz w:val="24"/>
          <w:szCs w:val="24"/>
          <w:lang w:val="en-GB"/>
        </w:rPr>
        <w:t xml:space="preserve"> </w:t>
      </w:r>
    </w:p>
    <w:p w14:paraId="0E14A362" w14:textId="77777777" w:rsidR="00D92DB8" w:rsidRDefault="007D68AE" w:rsidP="00AF3E77">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lang w:val="en-GB"/>
        </w:rPr>
        <w:t xml:space="preserve">One of the most crucial steps in this comparison is to evaluate the significance of the change. Indeed, without a mean to determine adequate significance thresholds for their analyses, decision makers and researchers would be left to arbitrarily set thresholds for what constitute change for their specific genetic dataset. Permutation-based approaches can be used to generate a distribution of values against which an observed value (here temporal change in genetic diversity) can be compared. </w:t>
      </w:r>
      <w:r w:rsidRPr="00295FF4">
        <w:rPr>
          <w:rFonts w:ascii="Times New Roman" w:eastAsia="Times New Roman" w:hAnsi="Times New Roman" w:cs="Times New Roman"/>
          <w:sz w:val="24"/>
          <w:szCs w:val="24"/>
        </w:rPr>
        <w:t xml:space="preserve">Such a permutation-based statistical inference method for the analysis of spatial-temporal changes in community composition have recently been proposed </w:t>
      </w:r>
      <w:r w:rsidRPr="00295FF4">
        <w:rPr>
          <w:rFonts w:ascii="Times New Roman" w:eastAsia="Times New Roman" w:hAnsi="Times New Roman" w:cs="Times New Roman"/>
          <w:sz w:val="24"/>
          <w:szCs w:val="24"/>
        </w:rPr>
        <w:fldChar w:fldCharType="begin" w:fldLock="1"/>
      </w:r>
      <w:r w:rsidRPr="00295FF4">
        <w:rPr>
          <w:rFonts w:ascii="Times New Roman" w:eastAsia="Times New Roman" w:hAnsi="Times New Roman" w:cs="Times New Roman"/>
          <w:sz w:val="24"/>
          <w:szCs w:val="24"/>
        </w:rPr>
        <w:instrText>ADDIN CSL_CITATION {"citationItems":[{"id":"ITEM-1","itemData":{"DOI":"10.1098/rspb.2013.2728","ISSN":"14712954","abstract":"This review focuses on the analysis of temporal beta diversity, which is the variation in community composition along time in a study area. Temporal beta diversity is measured by the variance of the multivariate community composition time series and that variance can be partitioned using appropriate statistical methods. Some of these methods are classical, such as simple or canonical ordination, whereas others are recent, including the methods of temporal eigenfunction analysis developed for multiscale exploration (i.e. addressing several scales of variation) of univariate or multivariate response data, reviewed, to our knowledge for the first time in this review. These methods are illustrated with ecological data from 13 years of benthic surveys in Chesapeake Bay, USA. The following methods are applied to the Chesapeake data: distance-based Moran's eigenvector maps, asymmetric eigenvector maps, scalogram, variation partitioning, multivariate correlogram, multivariate regression tree, and two-way MANOVA to study temporal and space-time variability. Local (temporal) contributions to beta diversity (LCBD indices) are computed and analysed graphically and by regression against environmental variables, and the role of species in determining the LCBD values is analysed by correlation analysis. A tutorial detailing the analyses in the R language is provided in an appendix.","author":[{"dropping-particle":"","family":"Legendre","given":"Pierre","non-dropping-particle":"","parse-names":false,"suffix":""},{"dropping-particle":"","family":"Gauthier","given":"Olivier","non-dropping-particle":"","parse-names":false,"suffix":""}],"container-title":"Proceedings of the Royal Society B: Biological Sciences","id":"ITEM-1","issue":"1778","issued":{"date-parts":[["2014"]]},"title":"Statistical methods for temporal and space-time analysis of community composition data","type":"article-journal","volume":"281"},"uris":["http://www.mendeley.com/documents/?uuid=5f4e31e3-afb4-44a5-8731-826795640561"]},{"id":"ITEM-2","itemData":{"DOI":"10.1111/2041-210X.12438","ISSN":"2041210X","abstract":"Range migrations in response to climate change, invasive species and the emergence of novel ecosystems highlight the importance of temporal turnover in community composition as a fundamental part of global change in the Anthropocene. Temporal turnover is usually quantified using a variety of metrics initially developed to capture spatial change. However, temporal turnover is the consequence of unidirectional community dynamics resulting from processes such as population growth, colonisation and local extinction. Here, we develop a framework based on community dynamics, and propose a new temporal turnover measure. A simulation study and an analysis of an estuarine fish community both clearly demonstrate that our proposed turnover measure offers additional insights relative to spatial-context-based metrics. Our approach reveals whether community turnover is due to shifts in community composition or in community abundance, and identifies the species and/or environmental factors that are responsible for any change.","author":[{"dropping-particle":"","family":"Shimadzu","given":"Hideyasu","non-dropping-particle":"","parse-names":false,"suffix":""},{"dropping-particle":"","family":"Dornelas","given":"Maria","non-dropping-particle":"","parse-names":false,"suffix":""},{"dropping-particle":"","family":"Magurran","given":"Anne E.","non-dropping-particle":"","parse-names":false,"suffix":""}],"container-title":"Methods in Ecology and Evolution","id":"ITEM-2","issue":"12","issued":{"date-parts":[["2015"]]},"page":"1384-1394","title":"Measuring temporal turnover in ecological communities","type":"article-journal","volume":"6"},"uris":["http://www.mendeley.com/documents/?uuid=9e3c17bb-2e99-4c3e-8366-9fead25d46ff"]}],"mendeley":{"formattedCitation":"(Legendre &amp; Gauthier, 2014; Shimadzu, Dornelas, &amp; Magurran, 2015)","plainTextFormattedCitation":"(Legendre &amp; Gauthier, 2014; Shimadzu, Dornelas, &amp; Magurran, 2015)","previouslyFormattedCitation":"(Legendre &amp; Gauthier, 2014; Shimadzu, Dornelas, &amp; Magurran, 2015)"},"properties":{"noteIndex":0},"schema":"https://github.com/citation-style-language/schema/raw/master/csl-citation.json"}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295FF4">
        <w:rPr>
          <w:rFonts w:ascii="Times New Roman" w:eastAsia="Times New Roman" w:hAnsi="Times New Roman" w:cs="Times New Roman"/>
          <w:noProof/>
          <w:sz w:val="24"/>
          <w:szCs w:val="24"/>
        </w:rPr>
        <w:t>(Legendre &amp; Gauthier, 2014; Shimadzu, Dornelas, &amp; Magurran, 2015)</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F53A6" w:rsidRPr="002F53A6">
        <w:rPr>
          <w:rFonts w:ascii="Times New Roman" w:eastAsia="Times New Roman" w:hAnsi="Times New Roman" w:cs="Times New Roman"/>
          <w:sz w:val="24"/>
          <w:szCs w:val="24"/>
          <w:lang w:val="en-GB"/>
        </w:rPr>
        <w:t>Test</w:t>
      </w:r>
      <w:r w:rsidR="002F53A6">
        <w:rPr>
          <w:rFonts w:ascii="Times New Roman" w:eastAsia="Times New Roman" w:hAnsi="Times New Roman" w:cs="Times New Roman"/>
          <w:sz w:val="24"/>
          <w:szCs w:val="24"/>
          <w:lang w:val="en-GB"/>
        </w:rPr>
        <w:t>ing the</w:t>
      </w:r>
      <w:r w:rsidR="002F53A6" w:rsidRPr="002F53A6">
        <w:rPr>
          <w:rFonts w:ascii="Times New Roman" w:eastAsia="Times New Roman" w:hAnsi="Times New Roman" w:cs="Times New Roman"/>
          <w:sz w:val="24"/>
          <w:szCs w:val="24"/>
          <w:lang w:val="en-GB"/>
        </w:rPr>
        <w:t xml:space="preserve"> significance of</w:t>
      </w:r>
      <w:r w:rsidR="002F53A6">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TG</w:t>
      </w:r>
      <w:r w:rsidR="00131E2F">
        <w:rPr>
          <w:rFonts w:ascii="Times New Roman" w:eastAsia="Times New Roman" w:hAnsi="Times New Roman" w:cs="Times New Roman"/>
          <w:sz w:val="24"/>
          <w:szCs w:val="24"/>
          <w:lang w:val="en-GB"/>
        </w:rPr>
        <w:t>I</w:t>
      </w:r>
      <w:r w:rsidR="002F53A6">
        <w:rPr>
          <w:rFonts w:ascii="Times New Roman" w:eastAsia="Times New Roman" w:hAnsi="Times New Roman" w:cs="Times New Roman"/>
          <w:sz w:val="24"/>
          <w:szCs w:val="24"/>
          <w:lang w:val="en-GB"/>
        </w:rPr>
        <w:t xml:space="preserve"> involved permuting the input </w:t>
      </w:r>
      <w:r w:rsidR="003E71A5">
        <w:rPr>
          <w:rFonts w:ascii="Times New Roman" w:eastAsia="Times New Roman" w:hAnsi="Times New Roman" w:cs="Times New Roman"/>
          <w:sz w:val="24"/>
          <w:szCs w:val="24"/>
          <w:lang w:val="en-GB"/>
        </w:rPr>
        <w:t xml:space="preserve">genotypic </w:t>
      </w:r>
      <w:r w:rsidR="002F53A6">
        <w:rPr>
          <w:rFonts w:ascii="Times New Roman" w:eastAsia="Times New Roman" w:hAnsi="Times New Roman" w:cs="Times New Roman"/>
          <w:sz w:val="24"/>
          <w:szCs w:val="24"/>
          <w:lang w:val="en-GB"/>
        </w:rPr>
        <w:t>matrices</w:t>
      </w:r>
      <w:r w:rsidR="003E71A5">
        <w:rPr>
          <w:rFonts w:ascii="Times New Roman" w:eastAsia="Times New Roman" w:hAnsi="Times New Roman" w:cs="Times New Roman"/>
          <w:sz w:val="24"/>
          <w:szCs w:val="24"/>
          <w:lang w:val="en-GB"/>
        </w:rPr>
        <w:t>.</w:t>
      </w:r>
      <w:r w:rsidR="00131E2F">
        <w:rPr>
          <w:rFonts w:ascii="Times New Roman" w:eastAsia="Times New Roman" w:hAnsi="Times New Roman" w:cs="Times New Roman"/>
          <w:sz w:val="24"/>
          <w:szCs w:val="24"/>
          <w:lang w:val="en-GB"/>
        </w:rPr>
        <w:t xml:space="preserve"> </w:t>
      </w:r>
    </w:p>
    <w:p w14:paraId="52F3986E" w14:textId="2159D387" w:rsidR="00AF3E77" w:rsidRPr="00D92DB8" w:rsidRDefault="00AF3E77" w:rsidP="00AF3E7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There are several different ways that one can permute spatial-temporal genetic data</w:t>
      </w:r>
      <w:r w:rsidR="004058E4">
        <w:rPr>
          <w:rFonts w:ascii="Times New Roman" w:eastAsia="Times New Roman" w:hAnsi="Times New Roman" w:cs="Times New Roman"/>
          <w:sz w:val="24"/>
          <w:szCs w:val="24"/>
          <w:lang w:val="en-GB"/>
        </w:rPr>
        <w:t xml:space="preserve"> and choosing the right way to permute can be important to </w:t>
      </w:r>
      <w:r w:rsidR="00B63A97">
        <w:rPr>
          <w:rFonts w:ascii="Times New Roman" w:eastAsia="Times New Roman" w:hAnsi="Times New Roman" w:cs="Times New Roman"/>
          <w:sz w:val="24"/>
          <w:szCs w:val="24"/>
          <w:lang w:val="en-GB"/>
        </w:rPr>
        <w:t>make the correct inference</w:t>
      </w:r>
      <w:r w:rsidR="004058E4">
        <w:rPr>
          <w:rFonts w:ascii="Times New Roman" w:eastAsia="Times New Roman" w:hAnsi="Times New Roman" w:cs="Times New Roman"/>
          <w:sz w:val="24"/>
          <w:szCs w:val="24"/>
          <w:lang w:val="en-GB"/>
        </w:rPr>
        <w:t xml:space="preserve"> </w:t>
      </w:r>
      <w:r w:rsidR="004058E4">
        <w:rPr>
          <w:rFonts w:ascii="Times New Roman" w:eastAsia="Times New Roman" w:hAnsi="Times New Roman" w:cs="Times New Roman"/>
          <w:sz w:val="24"/>
          <w:szCs w:val="24"/>
          <w:lang w:val="en-GB"/>
        </w:rPr>
        <w:fldChar w:fldCharType="begin" w:fldLock="1"/>
      </w:r>
      <w:r w:rsidR="004058E4">
        <w:rPr>
          <w:rFonts w:ascii="Times New Roman" w:eastAsia="Times New Roman" w:hAnsi="Times New Roman" w:cs="Times New Roman"/>
          <w:sz w:val="24"/>
          <w:szCs w:val="24"/>
          <w:lang w:val="en-GB"/>
        </w:rPr>
        <w:instrText>ADDIN CSL_CITATION {"citationItems":[{"id":"ITEM-1","itemData":{"DOI":"10.1111/evo.12596","ISSN":"15585646","abstract":"Evaluating statistical trends in high-dimensional phenotypes poses challenges for comparative biologists, because the high-dimensionality of the trait data relative to the number of species can prohibit parametric tests from being computed. Recently, two comparative methods were proposed to circumvent this difficulty. One obtains phylogenetic independent contrasts for all variables, and statistically evaluates the linear model by permuting the phylogenetically independent contrasts (PICs) of the response data. The other uses a distance-based approach to obtain coefficients for generalized least squares models (D-PGLS), and subsequently permutes the original data to evaluate the model effects. Here, we show that permuting PICs is not equivalent to permuting the data prior to the analyses as in D-PGLS. We further explain why PICs are not the correct exchangeable units under the null hypothesis, and demonstrate that this misspecification of permutable units leads to inflated type I error rates of statistical tests. We then show that simply shuffling the original data and recalculating the independent contrasts with each iteration yields significance levels that correspond to those found using D-PGLS. Thus, while summary statistics from methods based on PICs and PGLS are the same, permuting PICs can lead to strikingly different inferential outcomes with respect to statistical and biological inferences.","author":[{"dropping-particle":"","family":"Adams","given":"Dean C.","non-dropping-particle":"","parse-names":false,"suffix":""},{"dropping-particle":"","family":"Collyer","given":"Michael L.","non-dropping-particle":"","parse-names":false,"suffix":""}],"container-title":"Evolution","id":"ITEM-1","issue":"3","issued":{"date-parts":[["2015"]]},"page":"823-829","title":"Permutation tests for phylogenetic comparative analyses of high-dimensional shape data: What you shuffle matters","type":"article-journal","volume":"69"},"uris":["http://www.mendeley.com/documents/?uuid=78104946-5c50-4aa5-b0fc-fe9421a3276e"]}],"mendeley":{"formattedCitation":"(Adams &amp; Collyer, 2015)","plainTextFormattedCitation":"(Adams &amp; Collyer, 2015)","previouslyFormattedCitation":"(Adams &amp; Collyer, 2015)"},"properties":{"noteIndex":0},"schema":"https://github.com/citation-style-language/schema/raw/master/csl-citation.json"}</w:instrText>
      </w:r>
      <w:r w:rsidR="004058E4">
        <w:rPr>
          <w:rFonts w:ascii="Times New Roman" w:eastAsia="Times New Roman" w:hAnsi="Times New Roman" w:cs="Times New Roman"/>
          <w:sz w:val="24"/>
          <w:szCs w:val="24"/>
          <w:lang w:val="en-GB"/>
        </w:rPr>
        <w:fldChar w:fldCharType="separate"/>
      </w:r>
      <w:r w:rsidR="004058E4" w:rsidRPr="004058E4">
        <w:rPr>
          <w:rFonts w:ascii="Times New Roman" w:eastAsia="Times New Roman" w:hAnsi="Times New Roman" w:cs="Times New Roman"/>
          <w:noProof/>
          <w:sz w:val="24"/>
          <w:szCs w:val="24"/>
          <w:lang w:val="en-GB"/>
        </w:rPr>
        <w:t>(Adams &amp; Collyer, 2015)</w:t>
      </w:r>
      <w:r w:rsidR="004058E4">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For example, one can permute</w:t>
      </w:r>
      <w:r w:rsidRPr="0007763B">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 xml:space="preserve">a </w:t>
      </w:r>
      <w:r w:rsidRPr="0007763B">
        <w:rPr>
          <w:rFonts w:ascii="Times New Roman" w:eastAsia="Times New Roman" w:hAnsi="Times New Roman" w:cs="Times New Roman"/>
          <w:sz w:val="24"/>
          <w:szCs w:val="24"/>
          <w:lang w:val="en-GB"/>
        </w:rPr>
        <w:t>locus</w:t>
      </w:r>
      <w:r>
        <w:rPr>
          <w:rFonts w:ascii="Times New Roman" w:eastAsia="Times New Roman" w:hAnsi="Times New Roman" w:cs="Times New Roman"/>
          <w:sz w:val="24"/>
          <w:szCs w:val="24"/>
          <w:lang w:val="en-GB"/>
        </w:rPr>
        <w:t xml:space="preserve"> with another</w:t>
      </w:r>
      <w:r w:rsidRPr="0007763B">
        <w:rPr>
          <w:rFonts w:ascii="Times New Roman" w:eastAsia="Times New Roman" w:hAnsi="Times New Roman" w:cs="Times New Roman"/>
          <w:sz w:val="24"/>
          <w:szCs w:val="24"/>
          <w:lang w:val="en-GB"/>
        </w:rPr>
        <w:t xml:space="preserve"> in the same way in both </w:t>
      </w:r>
      <w:r>
        <w:rPr>
          <w:rFonts w:ascii="Times New Roman" w:eastAsia="Times New Roman" w:hAnsi="Times New Roman" w:cs="Times New Roman"/>
          <w:sz w:val="24"/>
          <w:szCs w:val="24"/>
          <w:lang w:val="en-GB"/>
        </w:rPr>
        <w:t>temporal datasets, or one can permute loci independently in each dataset</w:t>
      </w:r>
      <w:r w:rsidRPr="0007763B">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 xml:space="preserve">An alternative way to permute genetic data is to </w:t>
      </w:r>
      <w:r w:rsidRPr="0007763B">
        <w:rPr>
          <w:rFonts w:ascii="Times New Roman" w:eastAsia="Times New Roman" w:hAnsi="Times New Roman" w:cs="Times New Roman"/>
          <w:sz w:val="24"/>
          <w:szCs w:val="24"/>
          <w:lang w:val="en-GB"/>
        </w:rPr>
        <w:t>permut</w:t>
      </w:r>
      <w:r>
        <w:rPr>
          <w:rFonts w:ascii="Times New Roman" w:eastAsia="Times New Roman" w:hAnsi="Times New Roman" w:cs="Times New Roman"/>
          <w:sz w:val="24"/>
          <w:szCs w:val="24"/>
          <w:lang w:val="en-GB"/>
        </w:rPr>
        <w:t>e</w:t>
      </w:r>
      <w:r w:rsidRPr="0007763B">
        <w:rPr>
          <w:rFonts w:ascii="Times New Roman" w:eastAsia="Times New Roman" w:hAnsi="Times New Roman" w:cs="Times New Roman"/>
          <w:sz w:val="24"/>
          <w:szCs w:val="24"/>
          <w:lang w:val="en-GB"/>
        </w:rPr>
        <w:t xml:space="preserve"> sampling sites in</w:t>
      </w:r>
      <w:r>
        <w:rPr>
          <w:rFonts w:ascii="Times New Roman" w:eastAsia="Times New Roman" w:hAnsi="Times New Roman" w:cs="Times New Roman"/>
          <w:sz w:val="24"/>
          <w:szCs w:val="24"/>
          <w:lang w:val="en-GB"/>
        </w:rPr>
        <w:t xml:space="preserve">stead of loci. </w:t>
      </w:r>
      <w:r w:rsidR="00B63A97">
        <w:rPr>
          <w:rFonts w:ascii="Times New Roman" w:eastAsia="Times New Roman" w:hAnsi="Times New Roman" w:cs="Times New Roman"/>
          <w:sz w:val="24"/>
          <w:szCs w:val="24"/>
          <w:lang w:val="en-GB"/>
        </w:rPr>
        <w:t>As it i</w:t>
      </w:r>
      <w:r w:rsidR="00596B92">
        <w:rPr>
          <w:rFonts w:ascii="Times New Roman" w:eastAsia="Times New Roman" w:hAnsi="Times New Roman" w:cs="Times New Roman"/>
          <w:sz w:val="24"/>
          <w:szCs w:val="24"/>
          <w:lang w:val="en-GB"/>
        </w:rPr>
        <w:t xml:space="preserve">s not known </w:t>
      </w:r>
      <w:r>
        <w:rPr>
          <w:rFonts w:ascii="Times New Roman" w:eastAsia="Times New Roman" w:hAnsi="Times New Roman" w:cs="Times New Roman"/>
          <w:sz w:val="24"/>
          <w:szCs w:val="24"/>
          <w:lang w:val="en-GB"/>
        </w:rPr>
        <w:t xml:space="preserve">which type of permutation </w:t>
      </w:r>
      <w:r w:rsidR="006368E7">
        <w:rPr>
          <w:rFonts w:ascii="Times New Roman" w:eastAsia="Times New Roman" w:hAnsi="Times New Roman" w:cs="Times New Roman"/>
          <w:sz w:val="24"/>
          <w:szCs w:val="24"/>
          <w:lang w:val="en-GB"/>
        </w:rPr>
        <w:t xml:space="preserve">would </w:t>
      </w:r>
      <w:r>
        <w:rPr>
          <w:rFonts w:ascii="Times New Roman" w:eastAsia="Times New Roman" w:hAnsi="Times New Roman" w:cs="Times New Roman"/>
          <w:sz w:val="24"/>
          <w:szCs w:val="24"/>
          <w:lang w:val="en-GB"/>
        </w:rPr>
        <w:t>produce</w:t>
      </w:r>
      <w:r w:rsidR="006368E7">
        <w:rPr>
          <w:rFonts w:ascii="Times New Roman" w:eastAsia="Times New Roman" w:hAnsi="Times New Roman" w:cs="Times New Roman"/>
          <w:sz w:val="24"/>
          <w:szCs w:val="24"/>
          <w:lang w:val="en-GB"/>
        </w:rPr>
        <w:t xml:space="preserve"> the b</w:t>
      </w:r>
      <w:r>
        <w:rPr>
          <w:rFonts w:ascii="Times New Roman" w:eastAsia="Times New Roman" w:hAnsi="Times New Roman" w:cs="Times New Roman"/>
          <w:sz w:val="24"/>
          <w:szCs w:val="24"/>
          <w:lang w:val="en-GB"/>
        </w:rPr>
        <w:t>est performance</w:t>
      </w:r>
      <w:r w:rsidR="006368E7">
        <w:rPr>
          <w:rFonts w:ascii="Times New Roman" w:eastAsia="Times New Roman" w:hAnsi="Times New Roman" w:cs="Times New Roman"/>
          <w:sz w:val="24"/>
          <w:szCs w:val="24"/>
          <w:lang w:val="en-GB"/>
        </w:rPr>
        <w:t xml:space="preserve"> with genetic data</w:t>
      </w:r>
      <w:r w:rsidR="00596B92">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we test</w:t>
      </w:r>
      <w:r w:rsidR="006368E7">
        <w:rPr>
          <w:rFonts w:ascii="Times New Roman" w:eastAsia="Times New Roman" w:hAnsi="Times New Roman" w:cs="Times New Roman"/>
          <w:sz w:val="24"/>
          <w:szCs w:val="24"/>
          <w:lang w:val="en-GB"/>
        </w:rPr>
        <w:t>ed</w:t>
      </w:r>
      <w:r>
        <w:rPr>
          <w:rFonts w:ascii="Times New Roman" w:eastAsia="Times New Roman" w:hAnsi="Times New Roman" w:cs="Times New Roman"/>
          <w:sz w:val="24"/>
          <w:szCs w:val="24"/>
          <w:lang w:val="en-GB"/>
        </w:rPr>
        <w:t xml:space="preserve"> the performance of </w:t>
      </w:r>
      <w:r w:rsidR="00596B92">
        <w:rPr>
          <w:rFonts w:ascii="Times New Roman" w:eastAsia="Times New Roman" w:hAnsi="Times New Roman" w:cs="Times New Roman"/>
          <w:sz w:val="24"/>
          <w:szCs w:val="24"/>
          <w:lang w:val="en-GB"/>
        </w:rPr>
        <w:lastRenderedPageBreak/>
        <w:t xml:space="preserve">each of </w:t>
      </w:r>
      <w:r>
        <w:rPr>
          <w:rFonts w:ascii="Times New Roman" w:eastAsia="Times New Roman" w:hAnsi="Times New Roman" w:cs="Times New Roman"/>
          <w:sz w:val="24"/>
          <w:szCs w:val="24"/>
          <w:lang w:val="en-GB"/>
        </w:rPr>
        <w:t xml:space="preserve">these three permutation approaches </w:t>
      </w:r>
      <w:r w:rsidR="00596B92">
        <w:rPr>
          <w:rFonts w:ascii="Times New Roman" w:eastAsia="Times New Roman" w:hAnsi="Times New Roman" w:cs="Times New Roman"/>
          <w:sz w:val="24"/>
          <w:szCs w:val="24"/>
          <w:lang w:val="en-GB"/>
        </w:rPr>
        <w:t xml:space="preserve">in identifying </w:t>
      </w:r>
      <w:r>
        <w:rPr>
          <w:rFonts w:ascii="Times New Roman" w:eastAsia="Times New Roman" w:hAnsi="Times New Roman" w:cs="Times New Roman"/>
          <w:sz w:val="24"/>
          <w:szCs w:val="24"/>
          <w:lang w:val="en-GB"/>
        </w:rPr>
        <w:t>identify statistically significant temporal change</w:t>
      </w:r>
      <w:r w:rsidR="00596B92">
        <w:rPr>
          <w:rFonts w:ascii="Times New Roman" w:eastAsia="Times New Roman" w:hAnsi="Times New Roman" w:cs="Times New Roman"/>
          <w:sz w:val="24"/>
          <w:szCs w:val="24"/>
          <w:lang w:val="en-GB"/>
        </w:rPr>
        <w:t>s</w:t>
      </w:r>
      <w:r>
        <w:rPr>
          <w:rFonts w:ascii="Times New Roman" w:eastAsia="Times New Roman" w:hAnsi="Times New Roman" w:cs="Times New Roman"/>
          <w:sz w:val="24"/>
          <w:szCs w:val="24"/>
          <w:lang w:val="en-GB"/>
        </w:rPr>
        <w:t xml:space="preserve"> in genetic diversity. </w:t>
      </w:r>
      <w:r w:rsidRPr="0007763B">
        <w:rPr>
          <w:rFonts w:ascii="Times New Roman" w:eastAsia="Times New Roman" w:hAnsi="Times New Roman" w:cs="Times New Roman"/>
          <w:sz w:val="24"/>
          <w:szCs w:val="24"/>
          <w:lang w:val="en-GB"/>
        </w:rPr>
        <w:t xml:space="preserve">We summarized </w:t>
      </w:r>
      <w:r>
        <w:rPr>
          <w:rFonts w:ascii="Times New Roman" w:eastAsia="Times New Roman" w:hAnsi="Times New Roman" w:cs="Times New Roman"/>
          <w:sz w:val="24"/>
          <w:szCs w:val="24"/>
          <w:lang w:val="en-GB"/>
        </w:rPr>
        <w:t xml:space="preserve">the </w:t>
      </w:r>
      <w:r w:rsidRPr="0007763B">
        <w:rPr>
          <w:rFonts w:ascii="Times New Roman" w:eastAsia="Times New Roman" w:hAnsi="Times New Roman" w:cs="Times New Roman"/>
          <w:sz w:val="24"/>
          <w:szCs w:val="24"/>
          <w:lang w:val="en-GB"/>
        </w:rPr>
        <w:t xml:space="preserve">statistical performance </w:t>
      </w:r>
      <w:r>
        <w:rPr>
          <w:rFonts w:ascii="Times New Roman" w:eastAsia="Times New Roman" w:hAnsi="Times New Roman" w:cs="Times New Roman"/>
          <w:sz w:val="24"/>
          <w:szCs w:val="24"/>
          <w:lang w:val="en-GB"/>
        </w:rPr>
        <w:t xml:space="preserve">of each </w:t>
      </w:r>
      <w:r w:rsidRPr="0007763B">
        <w:rPr>
          <w:rFonts w:ascii="Times New Roman" w:eastAsia="Times New Roman" w:hAnsi="Times New Roman" w:cs="Times New Roman"/>
          <w:sz w:val="24"/>
          <w:szCs w:val="24"/>
          <w:lang w:val="en-GB"/>
        </w:rPr>
        <w:t xml:space="preserve">permutation approach, and used the best approach to answer all other questions. </w:t>
      </w:r>
      <w:r w:rsidR="000270B4" w:rsidRPr="0007763B">
        <w:rPr>
          <w:rFonts w:ascii="Times New Roman" w:eastAsia="Times New Roman" w:hAnsi="Times New Roman" w:cs="Times New Roman"/>
          <w:sz w:val="24"/>
          <w:szCs w:val="24"/>
          <w:lang w:val="en-GB"/>
        </w:rPr>
        <w:t xml:space="preserve">We used 999 permutations in all analyses, unless </w:t>
      </w:r>
      <w:r w:rsidR="00596B92">
        <w:rPr>
          <w:rFonts w:ascii="Times New Roman" w:eastAsia="Times New Roman" w:hAnsi="Times New Roman" w:cs="Times New Roman"/>
          <w:sz w:val="24"/>
          <w:szCs w:val="24"/>
          <w:lang w:val="en-GB"/>
        </w:rPr>
        <w:t xml:space="preserve">otherwise </w:t>
      </w:r>
      <w:r w:rsidR="000270B4" w:rsidRPr="0007763B">
        <w:rPr>
          <w:rFonts w:ascii="Times New Roman" w:eastAsia="Times New Roman" w:hAnsi="Times New Roman" w:cs="Times New Roman"/>
          <w:sz w:val="24"/>
          <w:szCs w:val="24"/>
          <w:lang w:val="en-GB"/>
        </w:rPr>
        <w:t>specified.</w:t>
      </w:r>
    </w:p>
    <w:p w14:paraId="2E1A92E5" w14:textId="77777777" w:rsidR="00F54551" w:rsidRPr="0007763B" w:rsidRDefault="00F54551" w:rsidP="00AF3E77">
      <w:pPr>
        <w:spacing w:before="240" w:after="240" w:line="480" w:lineRule="auto"/>
        <w:rPr>
          <w:rFonts w:ascii="Times New Roman" w:eastAsia="Times New Roman" w:hAnsi="Times New Roman" w:cs="Times New Roman"/>
          <w:sz w:val="24"/>
          <w:szCs w:val="24"/>
          <w:lang w:val="en-GB"/>
        </w:rPr>
      </w:pPr>
    </w:p>
    <w:p w14:paraId="014CBD6E" w14:textId="3A8B9458" w:rsidR="00596B92" w:rsidRPr="00787B05" w:rsidRDefault="00596B92" w:rsidP="00A51948">
      <w:pPr>
        <w:spacing w:before="240" w:after="240" w:line="480" w:lineRule="auto"/>
        <w:rPr>
          <w:rFonts w:ascii="Times New Roman" w:eastAsia="Times New Roman" w:hAnsi="Times New Roman" w:cs="Times New Roman"/>
          <w:i/>
          <w:sz w:val="24"/>
          <w:szCs w:val="24"/>
          <w:lang w:val="en-GB"/>
        </w:rPr>
      </w:pPr>
      <w:r w:rsidRPr="00787B05">
        <w:rPr>
          <w:rFonts w:ascii="Times New Roman" w:eastAsia="Times New Roman" w:hAnsi="Times New Roman" w:cs="Times New Roman"/>
          <w:i/>
          <w:sz w:val="24"/>
          <w:szCs w:val="24"/>
          <w:lang w:val="en-GB"/>
        </w:rPr>
        <w:t>G</w:t>
      </w:r>
      <w:r w:rsidR="006368E7" w:rsidRPr="00787B05">
        <w:rPr>
          <w:rFonts w:ascii="Times New Roman" w:eastAsia="Times New Roman" w:hAnsi="Times New Roman" w:cs="Times New Roman"/>
          <w:i/>
          <w:sz w:val="24"/>
          <w:szCs w:val="24"/>
          <w:lang w:val="en-GB"/>
        </w:rPr>
        <w:t>enetic distance</w:t>
      </w:r>
    </w:p>
    <w:p w14:paraId="4A915AFC" w14:textId="7D7D900C" w:rsidR="00AD490A" w:rsidRPr="006F59FE" w:rsidRDefault="00596B92" w:rsidP="00A51948">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sz w:val="24"/>
          <w:szCs w:val="24"/>
          <w:lang w:val="en-GB"/>
        </w:rPr>
        <w:t xml:space="preserve">Genetic distance between points </w:t>
      </w:r>
      <w:r w:rsidR="004D7255">
        <w:rPr>
          <w:rFonts w:ascii="Times New Roman" w:eastAsia="Times New Roman" w:hAnsi="Times New Roman" w:cs="Times New Roman"/>
          <w:sz w:val="24"/>
          <w:szCs w:val="24"/>
          <w:lang w:val="en-GB"/>
        </w:rPr>
        <w:t xml:space="preserve">in time for a given location </w:t>
      </w:r>
      <w:r>
        <w:rPr>
          <w:rFonts w:ascii="Times New Roman" w:eastAsia="Times New Roman" w:hAnsi="Times New Roman" w:cs="Times New Roman"/>
          <w:sz w:val="24"/>
          <w:szCs w:val="24"/>
          <w:lang w:val="en-GB"/>
        </w:rPr>
        <w:t xml:space="preserve">were calculated using </w:t>
      </w:r>
      <w:r w:rsidR="006368E7">
        <w:rPr>
          <w:rFonts w:ascii="Times New Roman" w:eastAsia="Times New Roman" w:hAnsi="Times New Roman" w:cs="Times New Roman"/>
          <w:sz w:val="24"/>
          <w:szCs w:val="24"/>
          <w:lang w:val="en-GB"/>
        </w:rPr>
        <w:t>the c</w:t>
      </w:r>
      <w:r w:rsidR="001425D4" w:rsidRPr="0007763B">
        <w:rPr>
          <w:rFonts w:ascii="Times New Roman" w:eastAsia="Times New Roman" w:hAnsi="Times New Roman" w:cs="Times New Roman"/>
          <w:sz w:val="24"/>
          <w:szCs w:val="24"/>
          <w:lang w:val="en-GB"/>
        </w:rPr>
        <w:t>hord distance</w:t>
      </w:r>
      <w:r>
        <w:rPr>
          <w:rFonts w:ascii="Times New Roman" w:eastAsia="Times New Roman" w:hAnsi="Times New Roman" w:cs="Times New Roman"/>
          <w:sz w:val="24"/>
          <w:szCs w:val="24"/>
          <w:lang w:val="en-GB"/>
        </w:rPr>
        <w:t xml:space="preserve">. We chose the </w:t>
      </w:r>
      <w:r w:rsidR="0099254D">
        <w:rPr>
          <w:rFonts w:ascii="Times New Roman" w:eastAsia="Times New Roman" w:hAnsi="Times New Roman" w:cs="Times New Roman"/>
          <w:sz w:val="24"/>
          <w:szCs w:val="24"/>
          <w:lang w:val="en-GB"/>
        </w:rPr>
        <w:t>Rogers’</w:t>
      </w:r>
      <w:r>
        <w:rPr>
          <w:rFonts w:ascii="Times New Roman" w:eastAsia="Times New Roman" w:hAnsi="Times New Roman" w:cs="Times New Roman"/>
          <w:sz w:val="24"/>
          <w:szCs w:val="24"/>
          <w:lang w:val="en-GB"/>
        </w:rPr>
        <w:t xml:space="preserve"> </w:t>
      </w:r>
      <w:r w:rsidR="00987774">
        <w:rPr>
          <w:rFonts w:ascii="Times New Roman" w:eastAsia="Times New Roman" w:hAnsi="Times New Roman" w:cs="Times New Roman"/>
          <w:sz w:val="24"/>
          <w:szCs w:val="24"/>
          <w:lang w:val="en-GB"/>
        </w:rPr>
        <w:t xml:space="preserve">genetic </w:t>
      </w:r>
      <w:r>
        <w:rPr>
          <w:rFonts w:ascii="Times New Roman" w:eastAsia="Times New Roman" w:hAnsi="Times New Roman" w:cs="Times New Roman"/>
          <w:sz w:val="24"/>
          <w:szCs w:val="24"/>
          <w:lang w:val="en-GB"/>
        </w:rPr>
        <w:t>distance</w:t>
      </w:r>
      <w:r w:rsidR="007C62DE">
        <w:rPr>
          <w:rFonts w:ascii="Times New Roman" w:eastAsia="Times New Roman" w:hAnsi="Times New Roman" w:cs="Times New Roman"/>
          <w:sz w:val="24"/>
          <w:szCs w:val="24"/>
          <w:lang w:val="en-GB"/>
        </w:rPr>
        <w:t xml:space="preserve"> </w:t>
      </w:r>
      <w:r w:rsidR="00776CEC">
        <w:rPr>
          <w:rFonts w:ascii="Times New Roman" w:eastAsia="Times New Roman" w:hAnsi="Times New Roman" w:cs="Times New Roman"/>
          <w:sz w:val="24"/>
          <w:szCs w:val="24"/>
          <w:lang w:val="en-GB"/>
        </w:rPr>
        <w:fldChar w:fldCharType="begin" w:fldLock="1"/>
      </w:r>
      <w:r w:rsidR="00FC33C1">
        <w:rPr>
          <w:rFonts w:ascii="Times New Roman" w:eastAsia="Times New Roman" w:hAnsi="Times New Roman" w:cs="Times New Roman"/>
          <w:sz w:val="24"/>
          <w:szCs w:val="24"/>
          <w:lang w:val="en-GB"/>
        </w:rPr>
        <w:instrText>ADDIN CSL_CITATION {"citationItems":[{"id":"ITEM-1","itemData":{"author":[{"dropping-particle":"","family":"Avise","given":"J.C.","non-dropping-particle":"","parse-names":false,"suffix":""}],"id":"ITEM-1","issued":{"date-parts":[["1994"]]},"publisher":"Chapman &amp; Hall","publisher-place":"London, UK","title":"Molecular markers, natural history and evolution","type":"book"},"uris":["http://www.mendeley.com/documents/?uuid=0093e8a9-89a8-41a9-9077-2bc1576a9d11"]},{"id":"ITEM-2","itemData":{"author":[{"dropping-particle":"","family":"Rogers","given":"J.S.","non-dropping-particle":"","parse-names":false,"suffix":""}],"chapter-number":"4","container-title":"Studies in Genetics VII","editor":[{"dropping-particle":"","family":"Wheeler","given":"Marshall R.","non-dropping-particle":"","parse-names":false,"suffix":""}],"id":"ITEM-2","issued":{"date-parts":[["1972"]]},"page":"145-153","publisher":"The University of Texas","publisher-place":"Austin","title":"Measures of genetic similarity and genetic distances","type":"chapter"},"uris":["http://www.mendeley.com/documents/?uuid=e2f47413-304f-48e0-970f-b95fba975af9"]}],"mendeley":{"formattedCitation":"(Avise, 1994; Rogers, 1972)","plainTextFormattedCitation":"(Avise, 1994; Rogers, 1972)","previouslyFormattedCitation":"(Avise, 1994; Rogers, 1972)"},"properties":{"noteIndex":0},"schema":"https://github.com/citation-style-language/schema/raw/master/csl-citation.json"}</w:instrText>
      </w:r>
      <w:r w:rsidR="00776CEC">
        <w:rPr>
          <w:rFonts w:ascii="Times New Roman" w:eastAsia="Times New Roman" w:hAnsi="Times New Roman" w:cs="Times New Roman"/>
          <w:sz w:val="24"/>
          <w:szCs w:val="24"/>
          <w:lang w:val="en-GB"/>
        </w:rPr>
        <w:fldChar w:fldCharType="separate"/>
      </w:r>
      <w:r w:rsidR="00776CEC" w:rsidRPr="00776CEC">
        <w:rPr>
          <w:rFonts w:ascii="Times New Roman" w:eastAsia="Times New Roman" w:hAnsi="Times New Roman" w:cs="Times New Roman"/>
          <w:noProof/>
          <w:sz w:val="24"/>
          <w:szCs w:val="24"/>
          <w:lang w:val="en-GB"/>
        </w:rPr>
        <w:t>(Avise, 1994; Rogers, 1972)</w:t>
      </w:r>
      <w:r w:rsidR="00776CEC">
        <w:rPr>
          <w:rFonts w:ascii="Times New Roman" w:eastAsia="Times New Roman" w:hAnsi="Times New Roman" w:cs="Times New Roman"/>
          <w:sz w:val="24"/>
          <w:szCs w:val="24"/>
          <w:lang w:val="en-GB"/>
        </w:rPr>
        <w:fldChar w:fldCharType="end"/>
      </w:r>
      <w:r w:rsidR="00987774">
        <w:rPr>
          <w:rFonts w:ascii="Times New Roman" w:eastAsia="Times New Roman" w:hAnsi="Times New Roman" w:cs="Times New Roman"/>
          <w:sz w:val="24"/>
          <w:szCs w:val="24"/>
          <w:lang w:val="en-GB"/>
        </w:rPr>
        <w:t>, which is very similar to the Euclidean genetic distance. It makes no assumptions about base-pair substitutions or time since separation, and is suitable to study short-term dynamics.</w:t>
      </w:r>
      <w:r w:rsidR="006F59FE">
        <w:rPr>
          <w:rFonts w:ascii="Times New Roman" w:eastAsia="Times New Roman" w:hAnsi="Times New Roman" w:cs="Times New Roman"/>
          <w:sz w:val="24"/>
          <w:szCs w:val="24"/>
          <w:lang w:val="en-GB"/>
        </w:rPr>
        <w:t xml:space="preserve"> We computed the distance using the </w:t>
      </w:r>
      <w:proofErr w:type="spellStart"/>
      <w:r w:rsidR="006F59FE" w:rsidRPr="0007763B">
        <w:rPr>
          <w:rFonts w:ascii="Times New Roman" w:eastAsia="Times New Roman" w:hAnsi="Times New Roman" w:cs="Times New Roman"/>
          <w:i/>
          <w:sz w:val="24"/>
          <w:szCs w:val="24"/>
          <w:lang w:val="en-GB"/>
        </w:rPr>
        <w:t>dist.genpop</w:t>
      </w:r>
      <w:proofErr w:type="spellEnd"/>
      <w:r w:rsidR="006F59FE" w:rsidRPr="0007763B">
        <w:rPr>
          <w:rFonts w:ascii="Times New Roman" w:eastAsia="Times New Roman" w:hAnsi="Times New Roman" w:cs="Times New Roman"/>
          <w:sz w:val="24"/>
          <w:szCs w:val="24"/>
          <w:lang w:val="en-GB"/>
        </w:rPr>
        <w:t xml:space="preserve"> from the </w:t>
      </w:r>
      <w:proofErr w:type="spellStart"/>
      <w:r w:rsidR="006F59FE">
        <w:rPr>
          <w:rFonts w:ascii="Times New Roman" w:eastAsia="Times New Roman" w:hAnsi="Times New Roman" w:cs="Times New Roman"/>
          <w:i/>
          <w:sz w:val="24"/>
          <w:szCs w:val="24"/>
          <w:lang w:val="en-GB"/>
        </w:rPr>
        <w:t>adegenet</w:t>
      </w:r>
      <w:proofErr w:type="spellEnd"/>
      <w:r w:rsidR="006F59FE" w:rsidRPr="0007763B">
        <w:rPr>
          <w:rFonts w:ascii="Times New Roman" w:eastAsia="Times New Roman" w:hAnsi="Times New Roman" w:cs="Times New Roman"/>
          <w:i/>
          <w:sz w:val="24"/>
          <w:szCs w:val="24"/>
          <w:lang w:val="en-GB"/>
        </w:rPr>
        <w:t xml:space="preserve"> </w:t>
      </w:r>
      <w:r w:rsidR="006F59FE" w:rsidRPr="0007763B">
        <w:rPr>
          <w:rFonts w:ascii="Times New Roman" w:eastAsia="Times New Roman" w:hAnsi="Times New Roman" w:cs="Times New Roman"/>
          <w:sz w:val="24"/>
          <w:szCs w:val="24"/>
          <w:lang w:val="en-GB"/>
        </w:rPr>
        <w:t xml:space="preserve">R package (see </w:t>
      </w:r>
      <w:r w:rsidR="006F59FE" w:rsidRPr="0007763B">
        <w:rPr>
          <w:rFonts w:ascii="Times New Roman" w:eastAsia="Times New Roman" w:hAnsi="Times New Roman" w:cs="Times New Roman"/>
          <w:i/>
          <w:sz w:val="24"/>
          <w:szCs w:val="24"/>
          <w:lang w:val="en-GB"/>
        </w:rPr>
        <w:t>Software</w:t>
      </w:r>
      <w:r w:rsidR="006F59FE" w:rsidRPr="0007763B">
        <w:rPr>
          <w:rFonts w:ascii="Times New Roman" w:eastAsia="Times New Roman" w:hAnsi="Times New Roman" w:cs="Times New Roman"/>
          <w:sz w:val="24"/>
          <w:szCs w:val="24"/>
          <w:lang w:val="en-GB"/>
        </w:rPr>
        <w:t>)</w:t>
      </w:r>
      <w:r w:rsidR="006F59FE">
        <w:rPr>
          <w:rFonts w:ascii="Times New Roman" w:eastAsia="Times New Roman" w:hAnsi="Times New Roman" w:cs="Times New Roman"/>
          <w:sz w:val="24"/>
          <w:szCs w:val="24"/>
          <w:lang w:val="en-GB"/>
        </w:rPr>
        <w:t>.</w:t>
      </w:r>
    </w:p>
    <w:p w14:paraId="4D774A0B" w14:textId="77777777" w:rsidR="00910194" w:rsidRPr="004E6917" w:rsidRDefault="00910194" w:rsidP="00A51948">
      <w:pPr>
        <w:spacing w:before="240" w:line="480" w:lineRule="auto"/>
        <w:rPr>
          <w:rFonts w:ascii="Times New Roman" w:hAnsi="Times New Roman" w:cs="Times New Roman"/>
          <w:sz w:val="24"/>
          <w:szCs w:val="24"/>
          <w:lang w:val="en-CA"/>
        </w:rPr>
      </w:pPr>
      <w:bookmarkStart w:id="4" w:name="_Toc471728242"/>
      <w:bookmarkStart w:id="5" w:name="_Toc479591296"/>
    </w:p>
    <w:p w14:paraId="004B8CF3" w14:textId="6747EDB6" w:rsidR="004E13A5" w:rsidRPr="0007763B" w:rsidRDefault="004E13A5" w:rsidP="00A51948">
      <w:pPr>
        <w:spacing w:before="240" w:line="480" w:lineRule="auto"/>
        <w:rPr>
          <w:rFonts w:ascii="Times New Roman" w:hAnsi="Times New Roman" w:cs="Times New Roman"/>
          <w:i/>
          <w:sz w:val="24"/>
          <w:szCs w:val="24"/>
          <w:lang w:val="en-CA"/>
        </w:rPr>
      </w:pPr>
      <w:r w:rsidRPr="0007763B">
        <w:rPr>
          <w:rFonts w:ascii="Times New Roman" w:hAnsi="Times New Roman" w:cs="Times New Roman"/>
          <w:i/>
          <w:sz w:val="24"/>
          <w:szCs w:val="24"/>
          <w:lang w:val="en-CA"/>
        </w:rPr>
        <w:t>Simulation framework</w:t>
      </w:r>
      <w:bookmarkEnd w:id="4"/>
      <w:bookmarkEnd w:id="5"/>
    </w:p>
    <w:p w14:paraId="1ECE0643" w14:textId="7B042C03" w:rsidR="007C19E5" w:rsidRPr="0053064B" w:rsidRDefault="004E13A5" w:rsidP="00A51948">
      <w:pPr>
        <w:spacing w:before="240" w:after="240" w:line="480" w:lineRule="auto"/>
        <w:rPr>
          <w:rFonts w:ascii="Times New Roman" w:eastAsia="Times New Roman" w:hAnsi="Times New Roman" w:cs="Times New Roman"/>
          <w:sz w:val="24"/>
          <w:szCs w:val="24"/>
          <w:lang w:val="en-CA"/>
        </w:rPr>
      </w:pPr>
      <w:r w:rsidRPr="0007763B">
        <w:rPr>
          <w:rFonts w:ascii="Times New Roman" w:eastAsia="Times New Roman" w:hAnsi="Times New Roman" w:cs="Times New Roman"/>
          <w:sz w:val="24"/>
          <w:szCs w:val="24"/>
          <w:lang w:val="en-CA"/>
        </w:rPr>
        <w:t xml:space="preserve">To simulate </w:t>
      </w:r>
      <w:r w:rsidR="0054565E">
        <w:rPr>
          <w:rFonts w:ascii="Times New Roman" w:eastAsia="Times New Roman" w:hAnsi="Times New Roman" w:cs="Times New Roman"/>
          <w:sz w:val="24"/>
          <w:szCs w:val="24"/>
          <w:lang w:val="en-CA"/>
        </w:rPr>
        <w:t>the dynamics of population genetic</w:t>
      </w:r>
      <w:r w:rsidR="0054565E" w:rsidRPr="0007763B">
        <w:rPr>
          <w:rFonts w:ascii="Times New Roman" w:eastAsia="Times New Roman" w:hAnsi="Times New Roman" w:cs="Times New Roman"/>
          <w:sz w:val="24"/>
          <w:szCs w:val="24"/>
          <w:lang w:val="en-CA"/>
        </w:rPr>
        <w:t xml:space="preserve"> </w:t>
      </w:r>
      <w:r w:rsidR="0054565E">
        <w:rPr>
          <w:rFonts w:ascii="Times New Roman" w:eastAsia="Times New Roman" w:hAnsi="Times New Roman" w:cs="Times New Roman"/>
          <w:sz w:val="24"/>
          <w:szCs w:val="24"/>
          <w:lang w:val="en-CA"/>
        </w:rPr>
        <w:t xml:space="preserve">changes </w:t>
      </w:r>
      <w:r w:rsidRPr="0007763B">
        <w:rPr>
          <w:rFonts w:ascii="Times New Roman" w:eastAsia="Times New Roman" w:hAnsi="Times New Roman" w:cs="Times New Roman"/>
          <w:sz w:val="24"/>
          <w:szCs w:val="24"/>
          <w:lang w:val="en-CA"/>
        </w:rPr>
        <w:t>through time, we used the</w:t>
      </w:r>
      <w:r w:rsidRPr="0007763B">
        <w:rPr>
          <w:rFonts w:ascii="Times New Roman" w:eastAsia="Times New Roman" w:hAnsi="Times New Roman" w:cs="Times New Roman"/>
          <w:sz w:val="24"/>
          <w:szCs w:val="24"/>
        </w:rPr>
        <w:t xml:space="preserve"> spatially-explicit gene flow simulation</w:t>
      </w:r>
      <w:r w:rsidRPr="0007763B">
        <w:rPr>
          <w:rFonts w:ascii="Times New Roman" w:eastAsia="Times New Roman" w:hAnsi="Times New Roman" w:cs="Times New Roman"/>
          <w:sz w:val="24"/>
          <w:szCs w:val="24"/>
          <w:lang w:val="en-CA"/>
        </w:rPr>
        <w:t xml:space="preserve"> software </w:t>
      </w:r>
      <w:proofErr w:type="spellStart"/>
      <w:r w:rsidRPr="0007763B">
        <w:rPr>
          <w:rFonts w:ascii="Times New Roman" w:eastAsia="Times New Roman" w:hAnsi="Times New Roman" w:cs="Times New Roman"/>
          <w:sz w:val="24"/>
          <w:szCs w:val="24"/>
          <w:lang w:val="en-CA"/>
        </w:rPr>
        <w:t>CDMetaPOP</w:t>
      </w:r>
      <w:proofErr w:type="spellEnd"/>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fldChar w:fldCharType="begin" w:fldLock="1"/>
      </w:r>
      <w:r w:rsidR="006E412E">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CA"/>
        </w:rPr>
        <w:fldChar w:fldCharType="separate"/>
      </w:r>
      <w:r w:rsidR="00841510" w:rsidRPr="00841510">
        <w:rPr>
          <w:rFonts w:ascii="Times New Roman" w:eastAsia="Times New Roman" w:hAnsi="Times New Roman" w:cs="Times New Roman"/>
          <w:noProof/>
          <w:sz w:val="24"/>
          <w:szCs w:val="24"/>
          <w:lang w:val="en-CA"/>
        </w:rPr>
        <w:t>(Landguth, Bearlin, et al., 2017)</w:t>
      </w:r>
      <w:r w:rsidRPr="0007763B">
        <w:rPr>
          <w:rFonts w:ascii="Times New Roman" w:eastAsia="Times New Roman" w:hAnsi="Times New Roman" w:cs="Times New Roman"/>
          <w:sz w:val="24"/>
          <w:szCs w:val="24"/>
          <w:lang w:val="en-CA"/>
        </w:rPr>
        <w:fldChar w:fldCharType="end"/>
      </w:r>
      <w:r w:rsidRPr="0007763B">
        <w:rPr>
          <w:rFonts w:ascii="Times New Roman" w:eastAsia="Times New Roman" w:hAnsi="Times New Roman" w:cs="Times New Roman"/>
          <w:sz w:val="24"/>
          <w:szCs w:val="24"/>
          <w:lang w:val="en-CA"/>
        </w:rPr>
        <w:t xml:space="preserve">. </w:t>
      </w:r>
      <w:proofErr w:type="spellStart"/>
      <w:r w:rsidRPr="0007763B">
        <w:rPr>
          <w:rFonts w:ascii="Times New Roman" w:eastAsia="Times New Roman" w:hAnsi="Times New Roman" w:cs="Times New Roman"/>
          <w:sz w:val="24"/>
          <w:szCs w:val="24"/>
          <w:lang w:val="en-GB"/>
        </w:rPr>
        <w:t>CDMetaPOP</w:t>
      </w:r>
      <w:proofErr w:type="spellEnd"/>
      <w:r w:rsidRPr="0007763B">
        <w:rPr>
          <w:rFonts w:ascii="Times New Roman" w:eastAsia="Times New Roman" w:hAnsi="Times New Roman" w:cs="Times New Roman"/>
          <w:sz w:val="24"/>
          <w:szCs w:val="24"/>
          <w:lang w:val="en-GB"/>
        </w:rPr>
        <w:t xml:space="preserve"> simulates dispersal and mating of individuals across a landscape, and allows </w:t>
      </w:r>
      <w:r w:rsidR="00DE0B71">
        <w:rPr>
          <w:rFonts w:ascii="Times New Roman" w:eastAsia="Times New Roman" w:hAnsi="Times New Roman" w:cs="Times New Roman"/>
          <w:sz w:val="24"/>
          <w:szCs w:val="24"/>
          <w:lang w:val="en-GB"/>
        </w:rPr>
        <w:t>the user to</w:t>
      </w:r>
      <w:r w:rsidR="00DE0B71"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define initial genetic structure, spatial distribution of individuals, dispersal characteristics, and life history traits of the population</w:t>
      </w:r>
      <w:r w:rsidR="00601497">
        <w:rPr>
          <w:rFonts w:ascii="Times New Roman" w:eastAsia="Times New Roman" w:hAnsi="Times New Roman" w:cs="Times New Roman"/>
          <w:sz w:val="24"/>
          <w:szCs w:val="24"/>
          <w:lang w:val="en-GB"/>
        </w:rPr>
        <w:t xml:space="preserve">. </w:t>
      </w:r>
      <w:r w:rsidR="008A2F5F">
        <w:rPr>
          <w:rFonts w:ascii="Times New Roman" w:eastAsia="Times New Roman" w:hAnsi="Times New Roman" w:cs="Times New Roman"/>
          <w:sz w:val="24"/>
          <w:szCs w:val="24"/>
          <w:lang w:val="en-CA"/>
        </w:rPr>
        <w:t xml:space="preserve">The physical landscape we simulated </w:t>
      </w:r>
      <w:r w:rsidR="0053064B">
        <w:rPr>
          <w:rFonts w:ascii="Times New Roman" w:eastAsia="Times New Roman" w:hAnsi="Times New Roman" w:cs="Times New Roman"/>
          <w:sz w:val="24"/>
          <w:szCs w:val="24"/>
          <w:lang w:val="en-CA"/>
        </w:rPr>
        <w:t xml:space="preserve">was modelled as a homogeneous </w:t>
      </w:r>
      <w:r w:rsidR="006B5D89">
        <w:rPr>
          <w:rFonts w:ascii="Times New Roman" w:eastAsia="Times New Roman" w:hAnsi="Times New Roman" w:cs="Times New Roman"/>
          <w:sz w:val="24"/>
          <w:szCs w:val="24"/>
          <w:lang w:val="en-CA"/>
        </w:rPr>
        <w:t xml:space="preserve">and interconnected </w:t>
      </w:r>
      <w:r w:rsidR="0053064B">
        <w:rPr>
          <w:rFonts w:ascii="Times New Roman" w:eastAsia="Times New Roman" w:hAnsi="Times New Roman" w:cs="Times New Roman"/>
          <w:sz w:val="24"/>
          <w:szCs w:val="24"/>
          <w:lang w:val="en-CA"/>
        </w:rPr>
        <w:t>square grid of 5 by 5 cells,</w:t>
      </w:r>
      <w:r w:rsidR="008A2F5F">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 xml:space="preserve">with </w:t>
      </w:r>
      <w:r w:rsidR="008A2F5F">
        <w:rPr>
          <w:rFonts w:ascii="Times New Roman" w:eastAsia="Times New Roman" w:hAnsi="Times New Roman" w:cs="Times New Roman"/>
          <w:sz w:val="24"/>
          <w:szCs w:val="24"/>
          <w:lang w:val="en-CA"/>
        </w:rPr>
        <w:t>each</w:t>
      </w:r>
      <w:r w:rsidR="006B5D89">
        <w:rPr>
          <w:rFonts w:ascii="Times New Roman" w:eastAsia="Times New Roman" w:hAnsi="Times New Roman" w:cs="Times New Roman"/>
          <w:sz w:val="24"/>
          <w:szCs w:val="24"/>
          <w:lang w:val="en-CA"/>
        </w:rPr>
        <w:t xml:space="preserve"> cell</w:t>
      </w:r>
      <w:r w:rsidR="008A2F5F">
        <w:rPr>
          <w:rFonts w:ascii="Times New Roman" w:eastAsia="Times New Roman" w:hAnsi="Times New Roman" w:cs="Times New Roman"/>
          <w:sz w:val="24"/>
          <w:szCs w:val="24"/>
          <w:lang w:val="en-CA"/>
        </w:rPr>
        <w:t xml:space="preserve"> representing a </w:t>
      </w:r>
      <w:r w:rsidRPr="0007763B">
        <w:rPr>
          <w:rFonts w:ascii="Times New Roman" w:eastAsia="Times New Roman" w:hAnsi="Times New Roman" w:cs="Times New Roman"/>
          <w:sz w:val="24"/>
          <w:szCs w:val="24"/>
          <w:lang w:val="en-CA"/>
        </w:rPr>
        <w:t>population</w:t>
      </w:r>
      <w:r w:rsidR="008A2F5F">
        <w:rPr>
          <w:rFonts w:ascii="Times New Roman" w:eastAsia="Times New Roman" w:hAnsi="Times New Roman" w:cs="Times New Roman"/>
          <w:sz w:val="24"/>
          <w:szCs w:val="24"/>
          <w:lang w:val="en-CA"/>
        </w:rPr>
        <w:t>. Each population</w:t>
      </w:r>
      <w:r w:rsidRPr="0007763B">
        <w:rPr>
          <w:rFonts w:ascii="Times New Roman" w:eastAsia="Times New Roman" w:hAnsi="Times New Roman" w:cs="Times New Roman"/>
          <w:sz w:val="24"/>
          <w:szCs w:val="24"/>
          <w:lang w:val="en-CA"/>
        </w:rPr>
        <w:t xml:space="preserve"> had a maximum carrying capacity of 50 individuals</w:t>
      </w:r>
      <w:r w:rsidR="008A2F5F">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tructural connectivity </w:t>
      </w:r>
      <w:r w:rsidR="006B5D89">
        <w:rPr>
          <w:rFonts w:ascii="Times New Roman" w:eastAsia="Times New Roman" w:hAnsi="Times New Roman" w:cs="Times New Roman"/>
          <w:sz w:val="24"/>
          <w:szCs w:val="24"/>
          <w:lang w:val="en-CA"/>
        </w:rPr>
        <w:t>between populations was modelled following</w:t>
      </w:r>
      <w:r w:rsidRPr="0007763B">
        <w:rPr>
          <w:rFonts w:ascii="Times New Roman" w:eastAsia="Times New Roman" w:hAnsi="Times New Roman" w:cs="Times New Roman"/>
          <w:sz w:val="24"/>
          <w:szCs w:val="24"/>
          <w:lang w:val="en-CA"/>
        </w:rPr>
        <w:t xml:space="preserve"> geographical distance</w:t>
      </w:r>
      <w:r w:rsidR="006B5D89">
        <w:rPr>
          <w:rFonts w:ascii="Times New Roman" w:eastAsia="Times New Roman" w:hAnsi="Times New Roman" w:cs="Times New Roman"/>
          <w:sz w:val="24"/>
          <w:szCs w:val="24"/>
          <w:lang w:val="en-CA"/>
        </w:rPr>
        <w:t xml:space="preserve"> alone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 xml:space="preserve">The </w:t>
      </w:r>
      <w:r w:rsidR="006B5D89">
        <w:rPr>
          <w:rFonts w:ascii="Times New Roman" w:eastAsia="Times New Roman" w:hAnsi="Times New Roman" w:cs="Times New Roman"/>
          <w:sz w:val="24"/>
          <w:szCs w:val="24"/>
          <w:lang w:val="en-CA"/>
        </w:rPr>
        <w:lastRenderedPageBreak/>
        <w:t>populated landscape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therefore represent</w:t>
      </w:r>
      <w:r w:rsidRPr="0007763B">
        <w:rPr>
          <w:rFonts w:ascii="Times New Roman" w:eastAsia="Times New Roman" w:hAnsi="Times New Roman" w:cs="Times New Roman"/>
          <w:sz w:val="24"/>
          <w:szCs w:val="24"/>
          <w:lang w:val="en-CA"/>
        </w:rPr>
        <w:t xml:space="preserve">s to a maximum of 1250 individuals. Each simulation was run for 100 generations before a demographic event </w:t>
      </w:r>
      <w:r w:rsidR="0054565E">
        <w:rPr>
          <w:rFonts w:ascii="Times New Roman" w:eastAsia="Times New Roman" w:hAnsi="Times New Roman" w:cs="Times New Roman"/>
          <w:sz w:val="24"/>
          <w:szCs w:val="24"/>
          <w:lang w:val="en-CA"/>
        </w:rPr>
        <w:t xml:space="preserve">(see below) </w:t>
      </w:r>
      <w:r w:rsidRPr="0007763B">
        <w:rPr>
          <w:rFonts w:ascii="Times New Roman" w:eastAsia="Times New Roman" w:hAnsi="Times New Roman" w:cs="Times New Roman"/>
          <w:sz w:val="24"/>
          <w:szCs w:val="24"/>
          <w:lang w:val="en-CA"/>
        </w:rPr>
        <w:t xml:space="preserve">was </w:t>
      </w:r>
      <w:r w:rsidR="00DE0B71">
        <w:rPr>
          <w:rFonts w:ascii="Times New Roman" w:eastAsia="Times New Roman" w:hAnsi="Times New Roman" w:cs="Times New Roman"/>
          <w:sz w:val="24"/>
          <w:szCs w:val="24"/>
          <w:lang w:val="en-CA"/>
        </w:rPr>
        <w:t>imposed</w:t>
      </w:r>
      <w:r w:rsidR="00DE0B71"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on up to three populations in the landscape. 10 more generations were simulated after th</w:t>
      </w:r>
      <w:r w:rsidR="008D2682">
        <w:rPr>
          <w:rFonts w:ascii="Times New Roman" w:eastAsia="Times New Roman" w:hAnsi="Times New Roman" w:cs="Times New Roman"/>
          <w:sz w:val="24"/>
          <w:szCs w:val="24"/>
          <w:lang w:val="en-CA"/>
        </w:rPr>
        <w:t>is</w:t>
      </w:r>
      <w:r w:rsidRPr="0007763B">
        <w:rPr>
          <w:rFonts w:ascii="Times New Roman" w:eastAsia="Times New Roman" w:hAnsi="Times New Roman" w:cs="Times New Roman"/>
          <w:sz w:val="24"/>
          <w:szCs w:val="24"/>
          <w:lang w:val="en-CA"/>
        </w:rPr>
        <w:t xml:space="preserve"> event.</w:t>
      </w:r>
      <w:r w:rsidR="007D7FB8">
        <w:rPr>
          <w:rFonts w:ascii="Times New Roman" w:eastAsia="Times New Roman" w:hAnsi="Times New Roman" w:cs="Times New Roman"/>
          <w:sz w:val="24"/>
          <w:szCs w:val="24"/>
          <w:lang w:val="en-CA"/>
        </w:rPr>
        <w:t xml:space="preserve"> </w:t>
      </w:r>
      <w:r w:rsidR="00DE0B71">
        <w:rPr>
          <w:rFonts w:ascii="Times New Roman" w:eastAsia="Times New Roman" w:hAnsi="Times New Roman" w:cs="Times New Roman"/>
          <w:sz w:val="24"/>
          <w:szCs w:val="24"/>
          <w:lang w:val="en-GB"/>
        </w:rPr>
        <w:t>The mutation rate was set at 10</w:t>
      </w:r>
      <w:r w:rsidR="00DE0B71">
        <w:rPr>
          <w:rFonts w:ascii="Times New Roman" w:eastAsia="Times New Roman" w:hAnsi="Times New Roman" w:cs="Times New Roman"/>
          <w:sz w:val="24"/>
          <w:szCs w:val="24"/>
          <w:vertAlign w:val="superscript"/>
          <w:lang w:val="en-GB"/>
        </w:rPr>
        <w:t>-8</w:t>
      </w:r>
      <w:r w:rsidR="00DE0B71" w:rsidRPr="0007763B">
        <w:rPr>
          <w:rFonts w:ascii="Times New Roman" w:eastAsia="Times New Roman" w:hAnsi="Times New Roman" w:cs="Times New Roman"/>
          <w:sz w:val="24"/>
          <w:szCs w:val="24"/>
          <w:lang w:val="en-GB"/>
        </w:rPr>
        <w:t xml:space="preserve"> to reflect empirically-derived mutation rates found in many taxa</w:t>
      </w:r>
      <w:r w:rsidR="00DE0B71">
        <w:rPr>
          <w:rFonts w:ascii="Times New Roman" w:eastAsia="Times New Roman" w:hAnsi="Times New Roman" w:cs="Times New Roman"/>
          <w:sz w:val="24"/>
          <w:szCs w:val="24"/>
          <w:lang w:val="en-GB"/>
        </w:rPr>
        <w:t>.</w:t>
      </w:r>
      <w:r w:rsidR="007C19E5">
        <w:rPr>
          <w:rFonts w:ascii="Times New Roman" w:eastAsia="Times New Roman" w:hAnsi="Times New Roman" w:cs="Times New Roman"/>
          <w:sz w:val="24"/>
          <w:szCs w:val="24"/>
          <w:lang w:val="en-GB"/>
        </w:rPr>
        <w:t xml:space="preserve"> </w:t>
      </w:r>
      <w:r w:rsidR="00A53D4B">
        <w:rPr>
          <w:rFonts w:ascii="Times New Roman" w:eastAsia="Times New Roman" w:hAnsi="Times New Roman" w:cs="Times New Roman"/>
          <w:sz w:val="24"/>
          <w:szCs w:val="24"/>
          <w:lang w:val="en-GB"/>
        </w:rPr>
        <w:t>The</w:t>
      </w:r>
      <w:r w:rsidR="00DA17B9">
        <w:rPr>
          <w:rFonts w:ascii="Times New Roman" w:eastAsia="Times New Roman" w:hAnsi="Times New Roman" w:cs="Times New Roman"/>
          <w:sz w:val="24"/>
          <w:szCs w:val="24"/>
          <w:lang w:val="en-GB"/>
        </w:rPr>
        <w:t xml:space="preserve"> genotypic information</w:t>
      </w:r>
      <w:r w:rsidR="00A53D4B">
        <w:rPr>
          <w:rFonts w:ascii="Times New Roman" w:eastAsia="Times New Roman" w:hAnsi="Times New Roman" w:cs="Times New Roman"/>
          <w:sz w:val="24"/>
          <w:szCs w:val="24"/>
          <w:lang w:val="en-GB"/>
        </w:rPr>
        <w:t xml:space="preserve"> of each individual</w:t>
      </w:r>
      <w:r w:rsidR="007C19E5">
        <w:rPr>
          <w:rFonts w:ascii="Times New Roman" w:eastAsia="Times New Roman" w:hAnsi="Times New Roman" w:cs="Times New Roman"/>
          <w:sz w:val="24"/>
          <w:szCs w:val="24"/>
          <w:lang w:val="en-GB"/>
        </w:rPr>
        <w:t xml:space="preserve"> </w:t>
      </w:r>
      <w:r w:rsidR="005A7AE1">
        <w:rPr>
          <w:rFonts w:ascii="Times New Roman" w:eastAsia="Times New Roman" w:hAnsi="Times New Roman" w:cs="Times New Roman"/>
          <w:sz w:val="24"/>
          <w:szCs w:val="24"/>
          <w:lang w:val="en-GB"/>
        </w:rPr>
        <w:t>was recorded,</w:t>
      </w:r>
      <w:r w:rsidR="00A53D4B">
        <w:rPr>
          <w:rFonts w:ascii="Times New Roman" w:eastAsia="Times New Roman" w:hAnsi="Times New Roman" w:cs="Times New Roman"/>
          <w:sz w:val="24"/>
          <w:szCs w:val="24"/>
          <w:lang w:val="en-GB"/>
        </w:rPr>
        <w:t xml:space="preserve"> and consisted</w:t>
      </w:r>
      <w:r w:rsidR="007C19E5">
        <w:rPr>
          <w:rFonts w:ascii="Times New Roman" w:eastAsia="Times New Roman" w:hAnsi="Times New Roman" w:cs="Times New Roman"/>
          <w:sz w:val="24"/>
          <w:szCs w:val="24"/>
          <w:lang w:val="en-GB"/>
        </w:rPr>
        <w:t xml:space="preserve"> of 100 neutral,</w:t>
      </w:r>
      <w:r w:rsidR="005A7AE1">
        <w:rPr>
          <w:rFonts w:ascii="Times New Roman" w:eastAsia="Times New Roman" w:hAnsi="Times New Roman" w:cs="Times New Roman"/>
          <w:sz w:val="24"/>
          <w:szCs w:val="24"/>
          <w:lang w:val="en-GB"/>
        </w:rPr>
        <w:t xml:space="preserve"> unlinked, bi-allelic SNP loci.</w:t>
      </w:r>
      <w:r w:rsidR="007D60E9">
        <w:rPr>
          <w:rFonts w:ascii="Times New Roman" w:eastAsia="Times New Roman" w:hAnsi="Times New Roman" w:cs="Times New Roman"/>
          <w:sz w:val="24"/>
          <w:szCs w:val="24"/>
          <w:lang w:val="en-GB"/>
        </w:rPr>
        <w:t xml:space="preserve"> Sampling was done before and after the event</w:t>
      </w:r>
      <w:r w:rsidR="00864FAF">
        <w:rPr>
          <w:rFonts w:ascii="Times New Roman" w:eastAsia="Times New Roman" w:hAnsi="Times New Roman" w:cs="Times New Roman"/>
          <w:sz w:val="24"/>
          <w:szCs w:val="24"/>
          <w:lang w:val="en-GB"/>
        </w:rPr>
        <w:t xml:space="preserve"> unless specified.</w:t>
      </w:r>
    </w:p>
    <w:p w14:paraId="3E3B18EC" w14:textId="431E0326" w:rsidR="004E13A5" w:rsidDel="0054565E" w:rsidRDefault="004E13A5" w:rsidP="00A51948">
      <w:pPr>
        <w:spacing w:before="240" w:after="240" w:line="480" w:lineRule="auto"/>
        <w:rPr>
          <w:del w:id="6" w:author="Patrick James" w:date="2019-11-12T17:12:00Z"/>
          <w:rFonts w:ascii="Times New Roman" w:eastAsia="Times New Roman" w:hAnsi="Times New Roman" w:cs="Times New Roman"/>
          <w:sz w:val="24"/>
          <w:szCs w:val="24"/>
          <w:lang w:val="en-GB"/>
        </w:rPr>
      </w:pPr>
    </w:p>
    <w:p w14:paraId="4457034A" w14:textId="5C83AC4B" w:rsidR="00DE0B71" w:rsidRPr="0007763B" w:rsidRDefault="00DE0B71" w:rsidP="00A51948">
      <w:pPr>
        <w:spacing w:before="240" w:after="240" w:line="480" w:lineRule="auto"/>
        <w:rPr>
          <w:rFonts w:ascii="Times New Roman" w:eastAsia="Times New Roman" w:hAnsi="Times New Roman" w:cs="Times New Roman"/>
          <w:sz w:val="24"/>
          <w:szCs w:val="24"/>
          <w:lang w:val="en-CA"/>
        </w:rPr>
      </w:pPr>
      <w:r w:rsidRPr="00E876E6">
        <w:rPr>
          <w:rFonts w:ascii="Times New Roman" w:eastAsia="Times New Roman" w:hAnsi="Times New Roman" w:cs="Times New Roman"/>
          <w:i/>
          <w:sz w:val="24"/>
          <w:szCs w:val="24"/>
          <w:lang w:val="en-GB"/>
        </w:rPr>
        <w:t>Demographic event</w:t>
      </w:r>
      <w:r w:rsidR="00C23647">
        <w:rPr>
          <w:rFonts w:ascii="Times New Roman" w:eastAsia="Times New Roman" w:hAnsi="Times New Roman" w:cs="Times New Roman"/>
          <w:i/>
          <w:sz w:val="24"/>
          <w:szCs w:val="24"/>
          <w:lang w:val="en-GB"/>
        </w:rPr>
        <w:t>s</w:t>
      </w:r>
    </w:p>
    <w:p w14:paraId="32CD2D77" w14:textId="7F608CFD" w:rsidR="00406446" w:rsidRDefault="004E13A5" w:rsidP="00A51948">
      <w:pPr>
        <w:autoSpaceDE w:val="0"/>
        <w:autoSpaceDN w:val="0"/>
        <w:adjustRightInd w:val="0"/>
        <w:spacing w:before="240" w:after="0" w:line="480" w:lineRule="auto"/>
        <w:rPr>
          <w:rFonts w:ascii="Times New Roman" w:hAnsi="Times New Roman" w:cs="Times New Roman"/>
          <w:sz w:val="24"/>
          <w:szCs w:val="24"/>
          <w:lang w:val="en-CA"/>
        </w:rPr>
      </w:pPr>
      <w:commentRangeStart w:id="7"/>
      <w:r w:rsidRPr="0007763B">
        <w:rPr>
          <w:rFonts w:ascii="Times New Roman" w:eastAsia="Times New Roman" w:hAnsi="Times New Roman" w:cs="Times New Roman"/>
          <w:sz w:val="24"/>
          <w:szCs w:val="24"/>
          <w:lang w:val="en-GB"/>
        </w:rPr>
        <w:t>W</w:t>
      </w:r>
      <w:r w:rsidRPr="0007763B">
        <w:rPr>
          <w:rFonts w:ascii="Times New Roman" w:eastAsia="Times New Roman" w:hAnsi="Times New Roman" w:cs="Times New Roman"/>
          <w:sz w:val="24"/>
          <w:szCs w:val="24"/>
          <w:lang w:val="en-CA"/>
        </w:rPr>
        <w:t>e</w:t>
      </w:r>
      <w:commentRangeEnd w:id="7"/>
      <w:r w:rsidR="0054565E">
        <w:rPr>
          <w:rStyle w:val="Marquedecommentaire"/>
        </w:rPr>
        <w:commentReference w:id="7"/>
      </w:r>
      <w:r w:rsidRPr="0007763B">
        <w:rPr>
          <w:rFonts w:ascii="Times New Roman" w:eastAsia="Times New Roman" w:hAnsi="Times New Roman" w:cs="Times New Roman"/>
          <w:sz w:val="24"/>
          <w:szCs w:val="24"/>
          <w:lang w:val="en-CA"/>
        </w:rPr>
        <w:t xml:space="preserve"> simulated 180 replica</w:t>
      </w:r>
      <w:r w:rsidR="00B752BC">
        <w:rPr>
          <w:rFonts w:ascii="Times New Roman" w:eastAsia="Times New Roman" w:hAnsi="Times New Roman" w:cs="Times New Roman"/>
          <w:sz w:val="24"/>
          <w:szCs w:val="24"/>
          <w:lang w:val="en-CA"/>
        </w:rPr>
        <w:t>tes for each scenario. For each replicate, we initialized the simulation with a random and unique allocation of alleles among individuals, therefore reaching maximum diversity</w:t>
      </w:r>
      <w:r w:rsidR="00500E46">
        <w:rPr>
          <w:rFonts w:ascii="Times New Roman" w:eastAsia="Times New Roman" w:hAnsi="Times New Roman" w:cs="Times New Roman"/>
          <w:sz w:val="24"/>
          <w:szCs w:val="24"/>
          <w:lang w:val="en-CA"/>
        </w:rPr>
        <w:t xml:space="preserve"> </w:t>
      </w:r>
      <w:r w:rsidR="00500E46">
        <w:rPr>
          <w:rFonts w:ascii="Times New Roman" w:eastAsia="Times New Roman" w:hAnsi="Times New Roman" w:cs="Times New Roman"/>
          <w:sz w:val="24"/>
          <w:szCs w:val="24"/>
          <w:lang w:val="en-CA"/>
        </w:rPr>
        <w:fldChar w:fldCharType="begin" w:fldLock="1"/>
      </w:r>
      <w:r w:rsidR="00282E4D">
        <w:rPr>
          <w:rFonts w:ascii="Times New Roman" w:eastAsia="Times New Roman" w:hAnsi="Times New Roman" w:cs="Times New Roman"/>
          <w:sz w:val="24"/>
          <w:szCs w:val="24"/>
          <w:lang w:val="en-CA"/>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r w:rsidR="00500E46">
        <w:rPr>
          <w:rFonts w:ascii="Times New Roman" w:eastAsia="Times New Roman" w:hAnsi="Times New Roman" w:cs="Times New Roman"/>
          <w:sz w:val="24"/>
          <w:szCs w:val="24"/>
          <w:lang w:val="en-CA"/>
        </w:rPr>
        <w:fldChar w:fldCharType="separate"/>
      </w:r>
      <w:r w:rsidR="00500E46" w:rsidRPr="00500E46">
        <w:rPr>
          <w:rFonts w:ascii="Times New Roman" w:eastAsia="Times New Roman" w:hAnsi="Times New Roman" w:cs="Times New Roman"/>
          <w:noProof/>
          <w:sz w:val="24"/>
          <w:szCs w:val="24"/>
          <w:lang w:val="en-CA"/>
        </w:rPr>
        <w:t>(Landguth, Bearlin, Day, &amp; Dunham, 2016)</w:t>
      </w:r>
      <w:r w:rsidR="00500E46">
        <w:rPr>
          <w:rFonts w:ascii="Times New Roman" w:eastAsia="Times New Roman" w:hAnsi="Times New Roman" w:cs="Times New Roman"/>
          <w:sz w:val="24"/>
          <w:szCs w:val="24"/>
          <w:lang w:val="en-CA"/>
        </w:rPr>
        <w:fldChar w:fldCharType="end"/>
      </w:r>
      <w:r w:rsidR="00B752BC">
        <w:rPr>
          <w:rFonts w:ascii="Times New Roman" w:eastAsia="Times New Roman" w:hAnsi="Times New Roman" w:cs="Times New Roman"/>
          <w:sz w:val="24"/>
          <w:szCs w:val="24"/>
          <w:lang w:val="en-CA"/>
        </w:rPr>
        <w:t>.</w:t>
      </w:r>
      <w:r w:rsidRPr="0007763B">
        <w:rPr>
          <w:rFonts w:ascii="Times New Roman" w:eastAsia="Times New Roman" w:hAnsi="Times New Roman" w:cs="Times New Roman"/>
          <w:sz w:val="24"/>
          <w:szCs w:val="24"/>
          <w:lang w:val="en-CA"/>
        </w:rPr>
        <w:t xml:space="preserve"> Those parameters were chosen as a compromise between realism and computational time limitations, and </w:t>
      </w:r>
      <w:r w:rsidRPr="0007763B">
        <w:rPr>
          <w:rFonts w:ascii="Times New Roman" w:hAnsi="Times New Roman" w:cs="Times New Roman"/>
          <w:sz w:val="24"/>
          <w:szCs w:val="24"/>
          <w:lang w:val="en-CA"/>
        </w:rPr>
        <w:t xml:space="preserve">we believe they were appropriate to produce the complex evolutionary dynamics necessary to </w:t>
      </w:r>
      <w:r w:rsidR="00AA3A0B">
        <w:rPr>
          <w:rFonts w:ascii="Times New Roman" w:hAnsi="Times New Roman" w:cs="Times New Roman"/>
          <w:sz w:val="24"/>
          <w:szCs w:val="24"/>
          <w:lang w:val="en-CA"/>
        </w:rPr>
        <w:t xml:space="preserve">produce </w:t>
      </w:r>
      <w:r w:rsidRPr="0007763B">
        <w:rPr>
          <w:rFonts w:ascii="Times New Roman" w:hAnsi="Times New Roman" w:cs="Times New Roman"/>
          <w:sz w:val="24"/>
          <w:szCs w:val="24"/>
          <w:lang w:val="en-CA"/>
        </w:rPr>
        <w:t xml:space="preserve">reasonably </w:t>
      </w:r>
      <w:r w:rsidR="00005F69">
        <w:rPr>
          <w:rFonts w:ascii="Times New Roman" w:hAnsi="Times New Roman" w:cs="Times New Roman"/>
          <w:sz w:val="24"/>
          <w:szCs w:val="24"/>
          <w:lang w:val="en-CA"/>
        </w:rPr>
        <w:t>realistic and useful simulated genetic data</w:t>
      </w:r>
      <w:r w:rsidRPr="0007763B">
        <w:rPr>
          <w:rFonts w:ascii="Times New Roman" w:hAnsi="Times New Roman" w:cs="Times New Roman"/>
          <w:sz w:val="24"/>
          <w:szCs w:val="24"/>
          <w:lang w:val="en-CA"/>
        </w:rPr>
        <w:t>.</w:t>
      </w:r>
      <w:r w:rsidR="00406446">
        <w:rPr>
          <w:rFonts w:ascii="Times New Roman" w:hAnsi="Times New Roman" w:cs="Times New Roman"/>
          <w:sz w:val="24"/>
          <w:szCs w:val="24"/>
          <w:lang w:val="en-CA"/>
        </w:rPr>
        <w:t xml:space="preserve"> </w:t>
      </w:r>
    </w:p>
    <w:p w14:paraId="2CF2BDBC" w14:textId="77777777" w:rsidR="00A51948" w:rsidRDefault="005542C9" w:rsidP="00A51948">
      <w:pPr>
        <w:autoSpaceDE w:val="0"/>
        <w:autoSpaceDN w:val="0"/>
        <w:adjustRightInd w:val="0"/>
        <w:spacing w:before="240" w:after="0" w:line="480" w:lineRule="auto"/>
        <w:rPr>
          <w:rFonts w:ascii="Times New Roman" w:hAnsi="Times New Roman" w:cs="Times New Roman"/>
          <w:sz w:val="24"/>
          <w:szCs w:val="24"/>
          <w:lang w:val="en-CA"/>
        </w:rPr>
      </w:pPr>
      <w:r w:rsidRPr="0007763B">
        <w:rPr>
          <w:rFonts w:ascii="Times New Roman" w:hAnsi="Times New Roman" w:cs="Times New Roman"/>
          <w:sz w:val="24"/>
          <w:szCs w:val="24"/>
          <w:lang w:val="en-CA"/>
        </w:rPr>
        <w:t>We</w:t>
      </w:r>
      <w:r w:rsidR="004E13A5" w:rsidRPr="0007763B">
        <w:rPr>
          <w:rFonts w:ascii="Times New Roman" w:hAnsi="Times New Roman" w:cs="Times New Roman"/>
          <w:sz w:val="24"/>
          <w:szCs w:val="24"/>
          <w:lang w:val="en-CA"/>
        </w:rPr>
        <w:t xml:space="preserve"> examined the influence of dispersal and demographic event spatial extent </w:t>
      </w:r>
      <w:r w:rsidR="00AA3A0B">
        <w:rPr>
          <w:rFonts w:ascii="Times New Roman" w:hAnsi="Times New Roman" w:cs="Times New Roman"/>
          <w:sz w:val="24"/>
          <w:szCs w:val="24"/>
          <w:lang w:val="en-CA"/>
        </w:rPr>
        <w:t xml:space="preserve">(number of populations) </w:t>
      </w:r>
      <w:r w:rsidR="004E13A5" w:rsidRPr="0007763B">
        <w:rPr>
          <w:rFonts w:ascii="Times New Roman" w:hAnsi="Times New Roman" w:cs="Times New Roman"/>
          <w:sz w:val="24"/>
          <w:szCs w:val="24"/>
          <w:lang w:val="en-CA"/>
        </w:rPr>
        <w:t xml:space="preserve">on the persistence of genetic spatial legacies using this simulation model. </w:t>
      </w:r>
      <w:r w:rsidR="00540E32">
        <w:rPr>
          <w:rFonts w:ascii="Times New Roman" w:hAnsi="Times New Roman" w:cs="Times New Roman"/>
          <w:sz w:val="24"/>
          <w:szCs w:val="24"/>
          <w:lang w:val="en-CA"/>
        </w:rPr>
        <w:t xml:space="preserve">We examined three levels of </w:t>
      </w:r>
      <w:r w:rsidR="004E13A5" w:rsidRPr="0007763B">
        <w:rPr>
          <w:rFonts w:ascii="Times New Roman" w:hAnsi="Times New Roman" w:cs="Times New Roman"/>
          <w:sz w:val="24"/>
          <w:szCs w:val="24"/>
          <w:lang w:val="en-CA"/>
        </w:rPr>
        <w:t xml:space="preserve">dispersal, </w:t>
      </w:r>
      <w:r w:rsidR="00540E32">
        <w:rPr>
          <w:rFonts w:ascii="Times New Roman" w:hAnsi="Times New Roman" w:cs="Times New Roman"/>
          <w:sz w:val="24"/>
          <w:szCs w:val="24"/>
          <w:lang w:val="en-CA"/>
        </w:rPr>
        <w:t xml:space="preserve">two </w:t>
      </w:r>
      <w:r w:rsidR="004E13A5" w:rsidRPr="0007763B">
        <w:rPr>
          <w:rFonts w:ascii="Times New Roman" w:hAnsi="Times New Roman" w:cs="Times New Roman"/>
          <w:sz w:val="24"/>
          <w:szCs w:val="24"/>
          <w:lang w:val="en-CA"/>
        </w:rPr>
        <w:t>demographic event types</w:t>
      </w:r>
      <w:r w:rsidR="00540E32">
        <w:rPr>
          <w:rFonts w:ascii="Times New Roman" w:hAnsi="Times New Roman" w:cs="Times New Roman"/>
          <w:sz w:val="24"/>
          <w:szCs w:val="24"/>
          <w:lang w:val="en-CA"/>
        </w:rPr>
        <w:t>,</w:t>
      </w:r>
      <w:r w:rsidR="004E13A5" w:rsidRPr="0007763B">
        <w:rPr>
          <w:rFonts w:ascii="Times New Roman" w:hAnsi="Times New Roman" w:cs="Times New Roman"/>
          <w:sz w:val="24"/>
          <w:szCs w:val="24"/>
          <w:lang w:val="en-CA"/>
        </w:rPr>
        <w:t xml:space="preserve"> and </w:t>
      </w:r>
      <w:r w:rsidR="00540E32">
        <w:rPr>
          <w:rFonts w:ascii="Times New Roman" w:hAnsi="Times New Roman" w:cs="Times New Roman"/>
          <w:sz w:val="24"/>
          <w:szCs w:val="24"/>
          <w:lang w:val="en-CA"/>
        </w:rPr>
        <w:t>three</w:t>
      </w:r>
      <w:r w:rsidR="00540E32" w:rsidRPr="0007763B">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different numbers of populations affected</w:t>
      </w:r>
      <w:r w:rsidR="00D84E37">
        <w:rPr>
          <w:rFonts w:ascii="Times New Roman" w:hAnsi="Times New Roman" w:cs="Times New Roman"/>
          <w:sz w:val="24"/>
          <w:szCs w:val="24"/>
          <w:lang w:val="en-CA"/>
        </w:rPr>
        <w:t xml:space="preserve"> for a total of </w:t>
      </w:r>
      <w:r w:rsidR="004E13A5" w:rsidRPr="0007763B">
        <w:rPr>
          <w:rFonts w:ascii="Times New Roman" w:hAnsi="Times New Roman" w:cs="Times New Roman"/>
          <w:sz w:val="24"/>
          <w:szCs w:val="24"/>
          <w:lang w:val="en-CA"/>
        </w:rPr>
        <w:t xml:space="preserve">18 </w:t>
      </w:r>
      <w:r w:rsidR="00540E32">
        <w:rPr>
          <w:rFonts w:ascii="Times New Roman" w:hAnsi="Times New Roman" w:cs="Times New Roman"/>
          <w:sz w:val="24"/>
          <w:szCs w:val="24"/>
          <w:lang w:val="en-CA"/>
        </w:rPr>
        <w:t xml:space="preserve">unique </w:t>
      </w:r>
      <w:r w:rsidR="004E13A5" w:rsidRPr="0007763B">
        <w:rPr>
          <w:rFonts w:ascii="Times New Roman" w:hAnsi="Times New Roman" w:cs="Times New Roman"/>
          <w:sz w:val="24"/>
          <w:szCs w:val="24"/>
          <w:lang w:val="en-CA"/>
        </w:rPr>
        <w:t>scenarios</w:t>
      </w:r>
      <w:r w:rsidR="00540E32">
        <w:rPr>
          <w:rFonts w:ascii="Times New Roman" w:hAnsi="Times New Roman" w:cs="Times New Roman"/>
          <w:sz w:val="24"/>
          <w:szCs w:val="24"/>
          <w:lang w:val="en-CA"/>
        </w:rPr>
        <w:t xml:space="preserve">, each of which was replicated 180 times, for </w:t>
      </w:r>
      <w:r w:rsidR="004E13A5" w:rsidRPr="0007763B">
        <w:rPr>
          <w:rFonts w:ascii="Times New Roman" w:hAnsi="Times New Roman" w:cs="Times New Roman"/>
          <w:sz w:val="24"/>
          <w:szCs w:val="24"/>
          <w:lang w:val="en-CA"/>
        </w:rPr>
        <w:t>a total of 3240</w:t>
      </w:r>
      <w:r w:rsidR="008E6B15" w:rsidRPr="0007763B">
        <w:rPr>
          <w:rFonts w:ascii="Times New Roman" w:hAnsi="Times New Roman" w:cs="Times New Roman"/>
          <w:sz w:val="24"/>
          <w:szCs w:val="24"/>
          <w:lang w:val="en-CA"/>
        </w:rPr>
        <w:t xml:space="preserve"> (18 </w:t>
      </w:r>
      <w:r w:rsidR="00DE0B71">
        <w:rPr>
          <w:rFonts w:ascii="Times New Roman" w:hAnsi="Times New Roman" w:cs="Times New Roman"/>
          <w:sz w:val="24"/>
          <w:szCs w:val="24"/>
          <w:lang w:val="en-CA"/>
        </w:rPr>
        <w:t>×</w:t>
      </w:r>
      <w:r w:rsidR="008E6B15" w:rsidRPr="0007763B">
        <w:rPr>
          <w:rFonts w:ascii="Times New Roman" w:hAnsi="Times New Roman" w:cs="Times New Roman"/>
          <w:sz w:val="24"/>
          <w:szCs w:val="24"/>
          <w:lang w:val="en-CA"/>
        </w:rPr>
        <w:t xml:space="preserve"> 180)</w:t>
      </w:r>
      <w:r w:rsidR="004E13A5" w:rsidRPr="0007763B">
        <w:rPr>
          <w:rFonts w:ascii="Times New Roman" w:hAnsi="Times New Roman" w:cs="Times New Roman"/>
          <w:sz w:val="24"/>
          <w:szCs w:val="24"/>
          <w:lang w:val="en-CA"/>
        </w:rPr>
        <w:t xml:space="preserve"> simulations. In the next sections, we detail how we modelled th</w:t>
      </w:r>
      <w:r w:rsidR="00D36BFD">
        <w:rPr>
          <w:rFonts w:ascii="Times New Roman" w:hAnsi="Times New Roman" w:cs="Times New Roman"/>
          <w:sz w:val="24"/>
          <w:szCs w:val="24"/>
          <w:lang w:val="en-CA"/>
        </w:rPr>
        <w:t>e</w:t>
      </w:r>
      <w:r w:rsidR="00540E32">
        <w:rPr>
          <w:rFonts w:ascii="Times New Roman" w:hAnsi="Times New Roman" w:cs="Times New Roman"/>
          <w:sz w:val="24"/>
          <w:szCs w:val="24"/>
          <w:lang w:val="en-CA"/>
        </w:rPr>
        <w:t>se</w:t>
      </w:r>
      <w:r w:rsidR="00D36BFD">
        <w:rPr>
          <w:rFonts w:ascii="Times New Roman" w:hAnsi="Times New Roman" w:cs="Times New Roman"/>
          <w:sz w:val="24"/>
          <w:szCs w:val="24"/>
          <w:lang w:val="en-CA"/>
        </w:rPr>
        <w:t xml:space="preserve"> three </w:t>
      </w:r>
      <w:r w:rsidR="00540E32">
        <w:rPr>
          <w:rFonts w:ascii="Times New Roman" w:hAnsi="Times New Roman" w:cs="Times New Roman"/>
          <w:sz w:val="24"/>
          <w:szCs w:val="24"/>
          <w:lang w:val="en-CA"/>
        </w:rPr>
        <w:t xml:space="preserve">experimental </w:t>
      </w:r>
      <w:r w:rsidR="00D36BFD">
        <w:rPr>
          <w:rFonts w:ascii="Times New Roman" w:hAnsi="Times New Roman" w:cs="Times New Roman"/>
          <w:sz w:val="24"/>
          <w:szCs w:val="24"/>
          <w:lang w:val="en-CA"/>
        </w:rPr>
        <w:t>factors.</w:t>
      </w:r>
    </w:p>
    <w:p w14:paraId="6CFFAEFA" w14:textId="5BD4D236" w:rsidR="00910194" w:rsidRPr="0007763B" w:rsidRDefault="008647FB" w:rsidP="00A51948">
      <w:pPr>
        <w:autoSpaceDE w:val="0"/>
        <w:autoSpaceDN w:val="0"/>
        <w:adjustRightInd w:val="0"/>
        <w:spacing w:before="240" w:after="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lastRenderedPageBreak/>
        <w:t xml:space="preserve">We chose to simulate </w:t>
      </w:r>
      <w:r w:rsidR="00910194">
        <w:rPr>
          <w:rFonts w:ascii="Times New Roman" w:eastAsia="Times New Roman" w:hAnsi="Times New Roman" w:cs="Times New Roman"/>
          <w:sz w:val="24"/>
          <w:szCs w:val="24"/>
          <w:lang w:val="en-GB"/>
        </w:rPr>
        <w:t>immigration</w:t>
      </w:r>
      <w:r>
        <w:rPr>
          <w:rFonts w:ascii="Times New Roman" w:eastAsia="Times New Roman" w:hAnsi="Times New Roman" w:cs="Times New Roman"/>
          <w:sz w:val="24"/>
          <w:szCs w:val="24"/>
          <w:lang w:val="en-GB"/>
        </w:rPr>
        <w:t xml:space="preserve"> from a diverged population to our landscape, as a demographic event</w:t>
      </w:r>
      <w:r w:rsidR="00910194">
        <w:rPr>
          <w:rFonts w:ascii="Times New Roman" w:eastAsia="Times New Roman" w:hAnsi="Times New Roman" w:cs="Times New Roman"/>
          <w:sz w:val="24"/>
          <w:szCs w:val="24"/>
          <w:lang w:val="en-GB"/>
        </w:rPr>
        <w:t xml:space="preserve">. Our goal was to </w:t>
      </w:r>
      <w:r w:rsidR="0054565E">
        <w:rPr>
          <w:rFonts w:ascii="Times New Roman" w:eastAsia="Times New Roman" w:hAnsi="Times New Roman" w:cs="Times New Roman"/>
          <w:sz w:val="24"/>
          <w:szCs w:val="24"/>
          <w:lang w:val="en-GB"/>
        </w:rPr>
        <w:t xml:space="preserve">apply the </w:t>
      </w:r>
      <w:r w:rsidR="00E61AEA">
        <w:rPr>
          <w:rFonts w:ascii="Times New Roman" w:eastAsia="Times New Roman" w:hAnsi="Times New Roman" w:cs="Times New Roman"/>
          <w:sz w:val="24"/>
          <w:szCs w:val="24"/>
          <w:lang w:val="en-GB"/>
        </w:rPr>
        <w:t>TG</w:t>
      </w:r>
      <w:r w:rsidR="00910194">
        <w:rPr>
          <w:rFonts w:ascii="Times New Roman" w:eastAsia="Times New Roman" w:hAnsi="Times New Roman" w:cs="Times New Roman"/>
          <w:sz w:val="24"/>
          <w:szCs w:val="24"/>
          <w:lang w:val="en-GB"/>
        </w:rPr>
        <w:t xml:space="preserve">I approach to detect these </w:t>
      </w:r>
      <w:r w:rsidR="0054565E">
        <w:rPr>
          <w:rFonts w:ascii="Times New Roman" w:eastAsia="Times New Roman" w:hAnsi="Times New Roman" w:cs="Times New Roman"/>
          <w:sz w:val="24"/>
          <w:szCs w:val="24"/>
          <w:lang w:val="en-GB"/>
        </w:rPr>
        <w:t>historical</w:t>
      </w:r>
      <w:r>
        <w:rPr>
          <w:rFonts w:ascii="Times New Roman" w:eastAsia="Times New Roman" w:hAnsi="Times New Roman" w:cs="Times New Roman"/>
          <w:sz w:val="24"/>
          <w:szCs w:val="24"/>
          <w:lang w:val="en-GB"/>
        </w:rPr>
        <w:t xml:space="preserve"> 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changes </w:t>
      </w:r>
      <w:r w:rsidR="0054565E">
        <w:rPr>
          <w:rFonts w:ascii="Times New Roman" w:eastAsia="Times New Roman" w:hAnsi="Times New Roman" w:cs="Times New Roman"/>
          <w:sz w:val="24"/>
          <w:szCs w:val="24"/>
          <w:lang w:val="en-GB"/>
        </w:rPr>
        <w:t>using genetic data</w:t>
      </w:r>
      <w:r w:rsidR="00910194">
        <w:rPr>
          <w:rFonts w:ascii="Times New Roman" w:eastAsia="Times New Roman" w:hAnsi="Times New Roman" w:cs="Times New Roman"/>
          <w:sz w:val="24"/>
          <w:szCs w:val="24"/>
          <w:lang w:val="en-GB"/>
        </w:rPr>
        <w:t xml:space="preserve">. In simulating </w:t>
      </w:r>
      <w:r w:rsidR="00910194" w:rsidRPr="0007763B">
        <w:rPr>
          <w:rFonts w:ascii="Times New Roman" w:eastAsia="Times New Roman" w:hAnsi="Times New Roman" w:cs="Times New Roman"/>
          <w:sz w:val="24"/>
          <w:szCs w:val="24"/>
          <w:lang w:val="en-GB"/>
        </w:rPr>
        <w:t>immigration</w:t>
      </w:r>
      <w:r w:rsidR="00910194">
        <w:rPr>
          <w:rFonts w:ascii="Times New Roman" w:eastAsia="Times New Roman" w:hAnsi="Times New Roman" w:cs="Times New Roman"/>
          <w:sz w:val="24"/>
          <w:szCs w:val="24"/>
          <w:lang w:val="en-GB"/>
        </w:rPr>
        <w:t xml:space="preserve">, we allowed individuals </w:t>
      </w:r>
      <w:r w:rsidR="00910194" w:rsidRPr="0007763B">
        <w:rPr>
          <w:rFonts w:ascii="Times New Roman" w:eastAsia="Times New Roman" w:hAnsi="Times New Roman" w:cs="Times New Roman"/>
          <w:sz w:val="24"/>
          <w:szCs w:val="24"/>
          <w:lang w:val="en-GB"/>
        </w:rPr>
        <w:t>from a</w:t>
      </w:r>
      <w:r w:rsidR="00910194">
        <w:rPr>
          <w:rFonts w:ascii="Times New Roman" w:eastAsia="Times New Roman" w:hAnsi="Times New Roman" w:cs="Times New Roman"/>
          <w:sz w:val="24"/>
          <w:szCs w:val="24"/>
          <w:lang w:val="en-GB"/>
        </w:rPr>
        <w:t xml:space="preserve"> 26</w:t>
      </w:r>
      <w:r w:rsidR="00910194" w:rsidRPr="001E3806">
        <w:rPr>
          <w:rFonts w:ascii="Times New Roman" w:eastAsia="Times New Roman" w:hAnsi="Times New Roman" w:cs="Times New Roman"/>
          <w:sz w:val="24"/>
          <w:szCs w:val="24"/>
          <w:vertAlign w:val="superscript"/>
          <w:lang w:val="en-GB"/>
        </w:rPr>
        <w:t>th</w:t>
      </w:r>
      <w:r w:rsidR="00910194">
        <w:rPr>
          <w:rFonts w:ascii="Times New Roman" w:eastAsia="Times New Roman" w:hAnsi="Times New Roman" w:cs="Times New Roman"/>
          <w:sz w:val="24"/>
          <w:szCs w:val="24"/>
          <w:lang w:val="en-GB"/>
        </w:rPr>
        <w:t xml:space="preserve"> separate </w:t>
      </w:r>
      <w:r w:rsidR="00910194" w:rsidRPr="0007763B">
        <w:rPr>
          <w:rFonts w:ascii="Times New Roman" w:eastAsia="Times New Roman" w:hAnsi="Times New Roman" w:cs="Times New Roman"/>
          <w:sz w:val="24"/>
          <w:szCs w:val="24"/>
          <w:lang w:val="en-GB"/>
        </w:rPr>
        <w:t xml:space="preserve">population </w:t>
      </w:r>
      <w:r w:rsidR="00910194">
        <w:rPr>
          <w:rFonts w:ascii="Times New Roman" w:eastAsia="Times New Roman" w:hAnsi="Times New Roman" w:cs="Times New Roman"/>
          <w:sz w:val="24"/>
          <w:szCs w:val="24"/>
          <w:lang w:val="en-GB"/>
        </w:rPr>
        <w:t xml:space="preserve">to be added to our study area. This </w:t>
      </w:r>
      <w:r w:rsidR="0054565E">
        <w:rPr>
          <w:rFonts w:ascii="Times New Roman" w:eastAsia="Times New Roman" w:hAnsi="Times New Roman" w:cs="Times New Roman"/>
          <w:sz w:val="24"/>
          <w:szCs w:val="24"/>
          <w:lang w:val="en-GB"/>
        </w:rPr>
        <w:t xml:space="preserve">independent source </w:t>
      </w:r>
      <w:r w:rsidR="00910194">
        <w:rPr>
          <w:rFonts w:ascii="Times New Roman" w:eastAsia="Times New Roman" w:hAnsi="Times New Roman" w:cs="Times New Roman"/>
          <w:sz w:val="24"/>
          <w:szCs w:val="24"/>
          <w:lang w:val="en-GB"/>
        </w:rPr>
        <w:t>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otherwise </w:t>
      </w:r>
      <w:r w:rsidR="0054565E">
        <w:rPr>
          <w:rFonts w:ascii="Times New Roman" w:eastAsia="Times New Roman" w:hAnsi="Times New Roman" w:cs="Times New Roman"/>
          <w:sz w:val="24"/>
          <w:szCs w:val="24"/>
          <w:lang w:val="en-GB"/>
        </w:rPr>
        <w:t xml:space="preserve">shared </w:t>
      </w:r>
      <w:r w:rsidR="00910194" w:rsidRPr="0007763B">
        <w:rPr>
          <w:rFonts w:ascii="Times New Roman" w:eastAsia="Times New Roman" w:hAnsi="Times New Roman" w:cs="Times New Roman"/>
          <w:sz w:val="24"/>
          <w:szCs w:val="24"/>
          <w:lang w:val="en-GB"/>
        </w:rPr>
        <w:t xml:space="preserve">the same </w:t>
      </w:r>
      <w:r w:rsidR="0054565E">
        <w:rPr>
          <w:rFonts w:ascii="Times New Roman" w:eastAsia="Times New Roman" w:hAnsi="Times New Roman" w:cs="Times New Roman"/>
          <w:sz w:val="24"/>
          <w:szCs w:val="24"/>
          <w:lang w:val="en-GB"/>
        </w:rPr>
        <w:t xml:space="preserve">attributes </w:t>
      </w:r>
      <w:r w:rsidR="00910194" w:rsidRPr="0007763B">
        <w:rPr>
          <w:rFonts w:ascii="Times New Roman" w:eastAsia="Times New Roman" w:hAnsi="Times New Roman" w:cs="Times New Roman"/>
          <w:sz w:val="24"/>
          <w:szCs w:val="24"/>
          <w:lang w:val="en-GB"/>
        </w:rPr>
        <w:t xml:space="preserve">as other </w:t>
      </w:r>
      <w:r w:rsidR="00910194">
        <w:rPr>
          <w:rFonts w:ascii="Times New Roman" w:eastAsia="Times New Roman" w:hAnsi="Times New Roman" w:cs="Times New Roman"/>
          <w:sz w:val="24"/>
          <w:szCs w:val="24"/>
          <w:lang w:val="en-GB"/>
        </w:rPr>
        <w:t xml:space="preserve">populations in our simulated landscape. Only during the demographic event, </w:t>
      </w:r>
      <w:r w:rsidR="00051F54">
        <w:rPr>
          <w:rFonts w:ascii="Times New Roman" w:eastAsia="Times New Roman" w:hAnsi="Times New Roman" w:cs="Times New Roman"/>
          <w:sz w:val="24"/>
          <w:szCs w:val="24"/>
          <w:lang w:val="en-GB"/>
        </w:rPr>
        <w:t xml:space="preserve">were </w:t>
      </w:r>
      <w:r w:rsidR="00910194">
        <w:rPr>
          <w:rFonts w:ascii="Times New Roman" w:eastAsia="Times New Roman" w:hAnsi="Times New Roman" w:cs="Times New Roman"/>
          <w:sz w:val="24"/>
          <w:szCs w:val="24"/>
          <w:lang w:val="en-GB"/>
        </w:rPr>
        <w:t>individuals from the 26</w:t>
      </w:r>
      <w:r w:rsidR="00910194" w:rsidRPr="00CC2517">
        <w:rPr>
          <w:rFonts w:ascii="Times New Roman" w:eastAsia="Times New Roman" w:hAnsi="Times New Roman" w:cs="Times New Roman"/>
          <w:sz w:val="24"/>
          <w:szCs w:val="24"/>
          <w:vertAlign w:val="superscript"/>
          <w:lang w:val="en-GB"/>
        </w:rPr>
        <w:t>th</w:t>
      </w:r>
      <w:r w:rsidR="00910194">
        <w:rPr>
          <w:rFonts w:ascii="Times New Roman" w:eastAsia="Times New Roman" w:hAnsi="Times New Roman" w:cs="Times New Roman"/>
          <w:sz w:val="24"/>
          <w:szCs w:val="24"/>
          <w:lang w:val="en-GB"/>
        </w:rPr>
        <w:t xml:space="preserve"> isolated population </w:t>
      </w:r>
      <w:r w:rsidR="00051F54">
        <w:rPr>
          <w:rFonts w:ascii="Times New Roman" w:eastAsia="Times New Roman" w:hAnsi="Times New Roman" w:cs="Times New Roman"/>
          <w:sz w:val="24"/>
          <w:szCs w:val="24"/>
          <w:lang w:val="en-GB"/>
        </w:rPr>
        <w:t xml:space="preserve">allowed </w:t>
      </w:r>
      <w:r w:rsidR="00910194">
        <w:rPr>
          <w:rFonts w:ascii="Times New Roman" w:eastAsia="Times New Roman" w:hAnsi="Times New Roman" w:cs="Times New Roman"/>
          <w:sz w:val="24"/>
          <w:szCs w:val="24"/>
          <w:lang w:val="en-GB"/>
        </w:rPr>
        <w:t>to disperse to</w:t>
      </w:r>
      <w:r w:rsidR="00751073">
        <w:rPr>
          <w:rFonts w:ascii="Times New Roman" w:eastAsia="Times New Roman" w:hAnsi="Times New Roman" w:cs="Times New Roman"/>
          <w:sz w:val="24"/>
          <w:szCs w:val="24"/>
          <w:lang w:val="en-GB"/>
        </w:rPr>
        <w:t xml:space="preserve"> </w:t>
      </w:r>
      <w:r w:rsidR="00751073">
        <w:rPr>
          <w:rFonts w:ascii="Times New Roman" w:eastAsia="Times New Roman" w:hAnsi="Times New Roman" w:cs="Times New Roman"/>
          <w:i/>
          <w:sz w:val="24"/>
          <w:szCs w:val="24"/>
          <w:lang w:val="en-GB"/>
        </w:rPr>
        <w:t>a priori</w:t>
      </w:r>
      <w:r w:rsidR="00751073">
        <w:rPr>
          <w:rFonts w:ascii="Times New Roman" w:eastAsia="Times New Roman" w:hAnsi="Times New Roman" w:cs="Times New Roman"/>
          <w:sz w:val="24"/>
          <w:szCs w:val="24"/>
          <w:lang w:val="en-GB"/>
        </w:rPr>
        <w:t xml:space="preserve"> defined</w:t>
      </w:r>
      <w:r w:rsidR="00910194">
        <w:rPr>
          <w:rFonts w:ascii="Times New Roman" w:eastAsia="Times New Roman" w:hAnsi="Times New Roman" w:cs="Times New Roman"/>
          <w:sz w:val="24"/>
          <w:szCs w:val="24"/>
          <w:lang w:val="en-GB"/>
        </w:rPr>
        <w:t xml:space="preserve"> p</w:t>
      </w:r>
      <w:r>
        <w:rPr>
          <w:rFonts w:ascii="Times New Roman" w:eastAsia="Times New Roman" w:hAnsi="Times New Roman" w:cs="Times New Roman"/>
          <w:sz w:val="24"/>
          <w:szCs w:val="24"/>
          <w:lang w:val="en-GB"/>
        </w:rPr>
        <w:t>arts of the landscape by reducing</w:t>
      </w:r>
      <w:r w:rsidR="00910194">
        <w:rPr>
          <w:rFonts w:ascii="Times New Roman" w:eastAsia="Times New Roman" w:hAnsi="Times New Roman" w:cs="Times New Roman"/>
          <w:sz w:val="24"/>
          <w:szCs w:val="24"/>
          <w:lang w:val="en-GB"/>
        </w:rPr>
        <w:t xml:space="preserve"> dispersal distance</w:t>
      </w:r>
      <w:r>
        <w:rPr>
          <w:rFonts w:ascii="Times New Roman" w:eastAsia="Times New Roman" w:hAnsi="Times New Roman" w:cs="Times New Roman"/>
          <w:sz w:val="24"/>
          <w:szCs w:val="24"/>
          <w:lang w:val="en-GB"/>
        </w:rPr>
        <w:t xml:space="preserve"> between the 26</w:t>
      </w:r>
      <w:r w:rsidRPr="00CC2517">
        <w:rPr>
          <w:rFonts w:ascii="Times New Roman" w:eastAsia="Times New Roman" w:hAnsi="Times New Roman" w:cs="Times New Roman"/>
          <w:sz w:val="24"/>
          <w:szCs w:val="24"/>
          <w:vertAlign w:val="superscript"/>
          <w:lang w:val="en-GB"/>
        </w:rPr>
        <w:t>th</w:t>
      </w:r>
      <w:r w:rsidR="00910194">
        <w:rPr>
          <w:rFonts w:ascii="Times New Roman" w:eastAsia="Times New Roman" w:hAnsi="Times New Roman" w:cs="Times New Roman"/>
          <w:sz w:val="24"/>
          <w:szCs w:val="24"/>
          <w:lang w:val="en-GB"/>
        </w:rPr>
        <w:t xml:space="preserve"> </w:t>
      </w:r>
      <w:r w:rsidR="00751073">
        <w:rPr>
          <w:rFonts w:ascii="Times New Roman" w:eastAsia="Times New Roman" w:hAnsi="Times New Roman" w:cs="Times New Roman"/>
          <w:sz w:val="24"/>
          <w:szCs w:val="24"/>
          <w:lang w:val="en-GB"/>
        </w:rPr>
        <w:t>and those parts</w:t>
      </w:r>
      <w:r w:rsidR="00910194">
        <w:rPr>
          <w:rFonts w:ascii="Times New Roman" w:eastAsia="Times New Roman" w:hAnsi="Times New Roman" w:cs="Times New Roman"/>
          <w:sz w:val="24"/>
          <w:szCs w:val="24"/>
          <w:lang w:val="en-GB"/>
        </w:rPr>
        <w:t>.</w:t>
      </w:r>
    </w:p>
    <w:p w14:paraId="123E8913" w14:textId="77777777" w:rsidR="004E13A5" w:rsidRPr="004E6917" w:rsidRDefault="004E13A5" w:rsidP="00A51948">
      <w:pPr>
        <w:spacing w:before="240" w:after="240" w:line="480" w:lineRule="auto"/>
        <w:rPr>
          <w:rFonts w:ascii="Times New Roman" w:eastAsia="Times New Roman" w:hAnsi="Times New Roman" w:cs="Times New Roman"/>
          <w:sz w:val="24"/>
          <w:szCs w:val="24"/>
          <w:lang w:val="en-GB"/>
        </w:rPr>
      </w:pPr>
    </w:p>
    <w:p w14:paraId="041D54E7" w14:textId="644415C1" w:rsidR="004E13A5" w:rsidRPr="0007763B" w:rsidRDefault="004E13A5" w:rsidP="00A51948">
      <w:pPr>
        <w:spacing w:before="240" w:after="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 xml:space="preserve">Dispersal </w:t>
      </w:r>
    </w:p>
    <w:p w14:paraId="113A7FE6" w14:textId="4B868127" w:rsidR="004E13A5" w:rsidRPr="00284908" w:rsidRDefault="00746931" w:rsidP="00A51948">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To model dispersal, we simply transformed</w:t>
      </w:r>
      <w:r w:rsidR="00B14D5E">
        <w:rPr>
          <w:rFonts w:ascii="Times New Roman" w:eastAsia="Times New Roman" w:hAnsi="Times New Roman" w:cs="Times New Roman"/>
          <w:sz w:val="24"/>
          <w:szCs w:val="24"/>
          <w:lang w:val="en-CA"/>
        </w:rPr>
        <w:t xml:space="preserve"> distances between populations </w:t>
      </w:r>
      <w:r>
        <w:rPr>
          <w:rFonts w:ascii="Times New Roman" w:eastAsia="Times New Roman" w:hAnsi="Times New Roman" w:cs="Times New Roman"/>
          <w:sz w:val="24"/>
          <w:szCs w:val="24"/>
          <w:lang w:val="en-CA"/>
        </w:rPr>
        <w:t xml:space="preserve">by using </w:t>
      </w:r>
      <m:oMath>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-B * distance</m:t>
            </m:r>
          </m:sup>
        </m:sSup>
      </m:oMath>
      <w:r w:rsidR="006754D0">
        <w:rPr>
          <w:rFonts w:ascii="Times New Roman" w:eastAsia="Times New Roman" w:hAnsi="Times New Roman" w:cs="Times New Roman"/>
          <w:sz w:val="24"/>
          <w:szCs w:val="24"/>
          <w:lang w:val="en-CA"/>
        </w:rPr>
        <w:t xml:space="preserve">, where </w:t>
      </w:r>
      <w:r w:rsidR="006754D0">
        <w:rPr>
          <w:rFonts w:ascii="Times New Roman" w:eastAsia="Times New Roman" w:hAnsi="Times New Roman" w:cs="Times New Roman"/>
          <w:i/>
          <w:sz w:val="24"/>
          <w:szCs w:val="24"/>
          <w:lang w:val="en-CA"/>
        </w:rPr>
        <w:t xml:space="preserve">B </w:t>
      </w:r>
      <w:r w:rsidR="006754D0">
        <w:rPr>
          <w:rFonts w:ascii="Times New Roman" w:eastAsia="Times New Roman" w:hAnsi="Times New Roman" w:cs="Times New Roman"/>
          <w:sz w:val="24"/>
          <w:szCs w:val="24"/>
          <w:lang w:val="en-CA"/>
        </w:rPr>
        <w:t>represents how hard it is to disperse with high values of B correspond to low dispersal capacity (elaborated below).</w:t>
      </w:r>
      <w:r>
        <w:rPr>
          <w:rFonts w:ascii="Times New Roman" w:eastAsia="Times New Roman" w:hAnsi="Times New Roman" w:cs="Times New Roman"/>
          <w:sz w:val="24"/>
          <w:szCs w:val="24"/>
          <w:lang w:val="en-CA"/>
        </w:rPr>
        <w:t xml:space="preserve"> </w:t>
      </w:r>
      <w:r w:rsidR="006754D0">
        <w:rPr>
          <w:rFonts w:ascii="Times New Roman" w:eastAsia="Times New Roman" w:hAnsi="Times New Roman" w:cs="Times New Roman"/>
          <w:sz w:val="24"/>
          <w:szCs w:val="24"/>
          <w:lang w:val="en-CA"/>
        </w:rPr>
        <w:t xml:space="preserve">We </w:t>
      </w:r>
      <w:r>
        <w:rPr>
          <w:rFonts w:ascii="Times New Roman" w:eastAsia="Times New Roman" w:hAnsi="Times New Roman" w:cs="Times New Roman"/>
          <w:sz w:val="24"/>
          <w:szCs w:val="24"/>
          <w:lang w:val="en-CA"/>
        </w:rPr>
        <w:t>t</w:t>
      </w:r>
      <w:r w:rsidR="004E13A5" w:rsidRPr="0007763B">
        <w:rPr>
          <w:rFonts w:ascii="Times New Roman" w:eastAsia="Times New Roman" w:hAnsi="Times New Roman" w:cs="Times New Roman"/>
          <w:sz w:val="24"/>
          <w:szCs w:val="24"/>
          <w:lang w:val="en-CA"/>
        </w:rPr>
        <w:t>he</w:t>
      </w:r>
      <w:r w:rsidR="00720E9A">
        <w:rPr>
          <w:rFonts w:ascii="Times New Roman" w:eastAsia="Times New Roman" w:hAnsi="Times New Roman" w:cs="Times New Roman"/>
          <w:sz w:val="24"/>
          <w:szCs w:val="24"/>
          <w:lang w:val="en-CA"/>
        </w:rPr>
        <w:t>n</w:t>
      </w:r>
      <w:r>
        <w:rPr>
          <w:rFonts w:ascii="Times New Roman" w:eastAsia="Times New Roman" w:hAnsi="Times New Roman" w:cs="Times New Roman"/>
          <w:sz w:val="24"/>
          <w:szCs w:val="24"/>
          <w:lang w:val="en-CA"/>
        </w:rPr>
        <w:t xml:space="preserve"> rescaled the values, </w:t>
      </w:r>
      <w:r w:rsidR="004E13A5" w:rsidRPr="0007763B">
        <w:rPr>
          <w:rFonts w:ascii="Times New Roman" w:eastAsia="Times New Roman" w:hAnsi="Times New Roman" w:cs="Times New Roman"/>
          <w:sz w:val="24"/>
          <w:szCs w:val="24"/>
          <w:lang w:val="en-CA"/>
        </w:rPr>
        <w:t xml:space="preserve">using the maximum </w:t>
      </w:r>
      <m:oMath>
        <m:r>
          <w:rPr>
            <w:rFonts w:ascii="Cambria Math" w:eastAsia="Times New Roman" w:hAnsi="Cambria Math" w:cs="Times New Roman"/>
            <w:sz w:val="24"/>
            <w:szCs w:val="24"/>
            <w:lang w:val="en-CA"/>
          </w:rPr>
          <m:t>(4√2)</m:t>
        </m:r>
      </m:oMath>
      <w:r w:rsidR="0067400C">
        <w:rPr>
          <w:rFonts w:ascii="Times New Roman" w:eastAsia="Times New Roman" w:hAnsi="Times New Roman" w:cs="Times New Roman"/>
          <w:sz w:val="24"/>
          <w:szCs w:val="24"/>
          <w:lang w:val="en-CA"/>
        </w:rPr>
        <w:t xml:space="preserve"> </w:t>
      </w:r>
      <w:r w:rsidR="00690CD2">
        <w:rPr>
          <w:rFonts w:ascii="Times New Roman" w:eastAsia="Times New Roman" w:hAnsi="Times New Roman" w:cs="Times New Roman"/>
          <w:sz w:val="24"/>
          <w:szCs w:val="24"/>
          <w:lang w:val="en-CA"/>
        </w:rPr>
        <w:t>and the minimum (0</w:t>
      </w:r>
      <w:r w:rsidR="00F37ADB">
        <w:rPr>
          <w:rFonts w:ascii="Times New Roman" w:eastAsia="Times New Roman" w:hAnsi="Times New Roman" w:cs="Times New Roman"/>
          <w:sz w:val="24"/>
          <w:szCs w:val="24"/>
          <w:lang w:val="en-CA"/>
        </w:rPr>
        <w:t>)</w:t>
      </w:r>
      <w:r w:rsidR="00690CD2">
        <w:rPr>
          <w:rFonts w:ascii="Times New Roman" w:eastAsia="Times New Roman" w:hAnsi="Times New Roman" w:cs="Times New Roman"/>
          <w:sz w:val="24"/>
          <w:szCs w:val="24"/>
          <w:lang w:val="en-CA"/>
        </w:rPr>
        <w:t xml:space="preserve"> distances</w:t>
      </w:r>
      <w:r w:rsidR="00F37ADB">
        <w:rPr>
          <w:rFonts w:ascii="Times New Roman" w:eastAsia="Times New Roman" w:hAnsi="Times New Roman" w:cs="Times New Roman"/>
          <w:sz w:val="24"/>
          <w:szCs w:val="24"/>
          <w:lang w:val="en-CA"/>
        </w:rPr>
        <w:t>,</w:t>
      </w:r>
      <w:r w:rsidR="00745D2C">
        <w:rPr>
          <w:rFonts w:ascii="Times New Roman" w:eastAsia="Times New Roman" w:hAnsi="Times New Roman" w:cs="Times New Roman"/>
          <w:sz w:val="24"/>
          <w:szCs w:val="24"/>
          <w:lang w:val="en-CA"/>
        </w:rPr>
        <w:t xml:space="preserve"> possible in this virtual</w:t>
      </w:r>
      <w:r w:rsidR="004E13A5" w:rsidRPr="0007763B">
        <w:rPr>
          <w:rFonts w:ascii="Times New Roman" w:eastAsia="Times New Roman" w:hAnsi="Times New Roman" w:cs="Times New Roman"/>
          <w:sz w:val="24"/>
          <w:szCs w:val="24"/>
          <w:lang w:val="en-CA"/>
        </w:rPr>
        <w:t xml:space="preserve"> landscape</w:t>
      </w:r>
      <w:r>
        <w:rPr>
          <w:rFonts w:ascii="Times New Roman" w:eastAsia="Times New Roman" w:hAnsi="Times New Roman" w:cs="Times New Roman"/>
          <w:sz w:val="24"/>
          <w:szCs w:val="24"/>
          <w:lang w:val="en-CA"/>
        </w:rPr>
        <w:t xml:space="preserve">, as described in the </w:t>
      </w:r>
      <w:proofErr w:type="spellStart"/>
      <w:r>
        <w:rPr>
          <w:rFonts w:ascii="Times New Roman" w:eastAsia="Times New Roman" w:hAnsi="Times New Roman" w:cs="Times New Roman"/>
          <w:sz w:val="24"/>
          <w:szCs w:val="24"/>
          <w:lang w:val="en-CA"/>
        </w:rPr>
        <w:t>CDMetaPOP</w:t>
      </w:r>
      <w:proofErr w:type="spellEnd"/>
      <w:r w:rsidR="006E412E">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fldChar w:fldCharType="begin" w:fldLock="1"/>
      </w:r>
      <w:r w:rsidR="00AB2B18">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006E412E">
        <w:rPr>
          <w:rFonts w:ascii="Times New Roman" w:eastAsia="Times New Roman" w:hAnsi="Times New Roman" w:cs="Times New Roman"/>
          <w:sz w:val="24"/>
          <w:szCs w:val="24"/>
          <w:lang w:val="en-CA"/>
        </w:rPr>
        <w:fldChar w:fldCharType="separate"/>
      </w:r>
      <w:r w:rsidR="006E412E" w:rsidRPr="006E412E">
        <w:rPr>
          <w:rFonts w:ascii="Times New Roman" w:eastAsia="Times New Roman" w:hAnsi="Times New Roman" w:cs="Times New Roman"/>
          <w:noProof/>
          <w:sz w:val="24"/>
          <w:szCs w:val="24"/>
          <w:lang w:val="en-CA"/>
        </w:rPr>
        <w:t>(Landguth, Bearlin, et al., 2017)</w:t>
      </w:r>
      <w:r w:rsidR="006E412E">
        <w:rPr>
          <w:rFonts w:ascii="Times New Roman" w:eastAsia="Times New Roman" w:hAnsi="Times New Roman" w:cs="Times New Roman"/>
          <w:sz w:val="24"/>
          <w:szCs w:val="24"/>
          <w:lang w:val="en-CA"/>
        </w:rPr>
        <w:fldChar w:fldCharType="end"/>
      </w:r>
      <w:r>
        <w:rPr>
          <w:rFonts w:ascii="Times New Roman" w:eastAsia="Times New Roman" w:hAnsi="Times New Roman" w:cs="Times New Roman"/>
          <w:sz w:val="24"/>
          <w:szCs w:val="24"/>
          <w:lang w:val="en-CA"/>
        </w:rPr>
        <w:t xml:space="preserve"> </w:t>
      </w:r>
      <w:r w:rsidR="00B14D5E">
        <w:rPr>
          <w:rFonts w:ascii="Times New Roman" w:eastAsia="Times New Roman" w:hAnsi="Times New Roman" w:cs="Times New Roman"/>
          <w:sz w:val="24"/>
          <w:szCs w:val="24"/>
          <w:lang w:val="en-CA"/>
        </w:rPr>
        <w:t xml:space="preserve">user </w:t>
      </w:r>
      <w:r>
        <w:rPr>
          <w:rFonts w:ascii="Times New Roman" w:eastAsia="Times New Roman" w:hAnsi="Times New Roman" w:cs="Times New Roman"/>
          <w:sz w:val="24"/>
          <w:szCs w:val="24"/>
          <w:lang w:val="en-CA"/>
        </w:rPr>
        <w:t>manual (p.63). T</w:t>
      </w:r>
      <w:r w:rsidR="00D95DF9">
        <w:rPr>
          <w:rFonts w:ascii="Times New Roman" w:eastAsia="Times New Roman" w:hAnsi="Times New Roman" w:cs="Times New Roman"/>
          <w:sz w:val="24"/>
          <w:szCs w:val="24"/>
          <w:lang w:val="en-CA"/>
        </w:rPr>
        <w:t>his gave</w:t>
      </w:r>
      <w:r w:rsidR="00284908">
        <w:rPr>
          <w:rFonts w:ascii="Times New Roman" w:eastAsia="Times New Roman" w:hAnsi="Times New Roman" w:cs="Times New Roman"/>
          <w:sz w:val="24"/>
          <w:szCs w:val="24"/>
          <w:lang w:val="en-CA"/>
        </w:rPr>
        <w:t xml:space="preserve"> us a</w:t>
      </w:r>
      <w:r w:rsidR="00720E9A">
        <w:rPr>
          <w:rFonts w:ascii="Times New Roman" w:eastAsia="Times New Roman" w:hAnsi="Times New Roman" w:cs="Times New Roman"/>
          <w:sz w:val="24"/>
          <w:szCs w:val="24"/>
          <w:lang w:val="en-CA"/>
        </w:rPr>
        <w:t xml:space="preserve"> probability</w:t>
      </w:r>
      <w:r w:rsidR="00284908">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t xml:space="preserve">that an individual disperses at a distance </w:t>
      </w:r>
      <w:r w:rsidR="00284908">
        <w:rPr>
          <w:rFonts w:ascii="Times New Roman" w:eastAsia="Times New Roman" w:hAnsi="Times New Roman" w:cs="Times New Roman"/>
          <w:sz w:val="24"/>
          <w:szCs w:val="24"/>
          <w:lang w:val="en-CA"/>
        </w:rPr>
        <w:t>(</w:t>
      </w:r>
      <w:r w:rsidR="00284908" w:rsidRPr="00E85B45">
        <w:rPr>
          <w:rFonts w:ascii="Times New Roman" w:eastAsia="Times New Roman" w:hAnsi="Times New Roman" w:cs="Times New Roman"/>
          <w:sz w:val="24"/>
          <w:szCs w:val="24"/>
          <w:lang w:val="en-CA"/>
        </w:rPr>
        <w:t>Fig.1</w:t>
      </w:r>
      <w:r w:rsidR="00284908">
        <w:rPr>
          <w:rFonts w:ascii="Times New Roman" w:eastAsia="Times New Roman" w:hAnsi="Times New Roman" w:cs="Times New Roman"/>
          <w:sz w:val="24"/>
          <w:szCs w:val="24"/>
          <w:lang w:val="en-CA"/>
        </w:rPr>
        <w:t>)</w:t>
      </w:r>
      <w:r w:rsidR="00720E9A">
        <w:rPr>
          <w:rFonts w:ascii="Times New Roman" w:eastAsia="Times New Roman" w:hAnsi="Times New Roman" w:cs="Times New Roman"/>
          <w:sz w:val="24"/>
          <w:szCs w:val="24"/>
          <w:lang w:val="en-CA"/>
        </w:rPr>
        <w:t>.</w:t>
      </w:r>
      <w:r w:rsidR="004E13A5" w:rsidRPr="0007763B">
        <w:rPr>
          <w:rFonts w:ascii="Times New Roman" w:eastAsiaTheme="minorEastAsia" w:hAnsi="Times New Roman" w:cs="Times New Roman"/>
          <w:sz w:val="24"/>
          <w:szCs w:val="24"/>
          <w:lang w:val="en-CA"/>
        </w:rPr>
        <w:t xml:space="preserve"> </w:t>
      </w:r>
      <w:r w:rsidR="00D95DF9" w:rsidRPr="0007763B">
        <w:rPr>
          <w:rFonts w:ascii="Times New Roman" w:eastAsia="Times New Roman" w:hAnsi="Times New Roman" w:cs="Times New Roman"/>
          <w:sz w:val="24"/>
          <w:szCs w:val="24"/>
          <w:lang w:val="en-CA"/>
        </w:rPr>
        <w:t xml:space="preserve">We chose this way of modelling dispersal </w:t>
      </w:r>
      <w:r w:rsidR="00D95DF9">
        <w:rPr>
          <w:rFonts w:ascii="Times New Roman" w:eastAsia="Times New Roman" w:hAnsi="Times New Roman" w:cs="Times New Roman"/>
          <w:sz w:val="24"/>
          <w:szCs w:val="24"/>
          <w:lang w:val="en-CA"/>
        </w:rPr>
        <w:t>to allow both within population movement</w:t>
      </w:r>
      <w:r w:rsidR="00D95DF9" w:rsidRPr="0007763B">
        <w:rPr>
          <w:rFonts w:ascii="Times New Roman" w:eastAsia="Times New Roman" w:hAnsi="Times New Roman" w:cs="Times New Roman"/>
          <w:sz w:val="24"/>
          <w:szCs w:val="24"/>
          <w:lang w:val="en-CA"/>
        </w:rPr>
        <w:t xml:space="preserve"> </w:t>
      </w:r>
      <w:r w:rsidR="00D95DF9">
        <w:rPr>
          <w:rFonts w:ascii="Times New Roman" w:eastAsia="Times New Roman" w:hAnsi="Times New Roman" w:cs="Times New Roman"/>
          <w:sz w:val="24"/>
          <w:szCs w:val="24"/>
          <w:lang w:val="en-CA"/>
        </w:rPr>
        <w:t>and long distance dispersal.</w:t>
      </w:r>
    </w:p>
    <w:p w14:paraId="7429503B" w14:textId="1804B01C" w:rsidR="004E13A5" w:rsidRPr="0007763B" w:rsidRDefault="00D95DF9" w:rsidP="00A51948">
      <w:pPr>
        <w:spacing w:before="240" w:line="480" w:lineRule="auto"/>
        <w:rPr>
          <w:rFonts w:ascii="Times New Roman" w:hAnsi="Times New Roman" w:cs="Times New Roman"/>
          <w:sz w:val="24"/>
          <w:szCs w:val="24"/>
          <w:lang w:val="en-CA"/>
        </w:rPr>
      </w:pPr>
      <w:r>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he population to which an individual </w:t>
      </w:r>
      <w:r w:rsidR="00B14D5E">
        <w:rPr>
          <w:rFonts w:ascii="Times New Roman" w:hAnsi="Times New Roman" w:cs="Times New Roman"/>
          <w:sz w:val="24"/>
          <w:szCs w:val="24"/>
          <w:lang w:val="en-CA"/>
        </w:rPr>
        <w:t xml:space="preserve">disperses </w:t>
      </w:r>
      <w:r w:rsidR="004E13A5" w:rsidRPr="0007763B">
        <w:rPr>
          <w:rFonts w:ascii="Times New Roman" w:hAnsi="Times New Roman" w:cs="Times New Roman"/>
          <w:sz w:val="24"/>
          <w:szCs w:val="24"/>
          <w:lang w:val="en-CA"/>
        </w:rPr>
        <w:t>was selected randomly from the set of populations available at the distance</w:t>
      </w:r>
      <w:r>
        <w:rPr>
          <w:rFonts w:ascii="Times New Roman" w:hAnsi="Times New Roman" w:cs="Times New Roman"/>
          <w:sz w:val="24"/>
          <w:szCs w:val="24"/>
          <w:lang w:val="en-CA"/>
        </w:rPr>
        <w:t xml:space="preserve"> which was itself randomly sampled in the previous step</w:t>
      </w:r>
      <w:r w:rsidR="001371AE">
        <w:rPr>
          <w:rFonts w:ascii="Times New Roman" w:eastAsia="Times New Roman" w:hAnsi="Times New Roman" w:cs="Times New Roman"/>
          <w:sz w:val="24"/>
          <w:szCs w:val="24"/>
          <w:lang w:val="en-CA"/>
        </w:rPr>
        <w:t xml:space="preserve">. </w:t>
      </w:r>
      <w:r w:rsidR="00131252">
        <w:rPr>
          <w:rFonts w:ascii="Times New Roman" w:eastAsia="Times New Roman" w:hAnsi="Times New Roman" w:cs="Times New Roman"/>
          <w:sz w:val="24"/>
          <w:szCs w:val="24"/>
          <w:lang w:val="en-CA"/>
        </w:rPr>
        <w:t>Individuals stay within our simulated landscape</w:t>
      </w:r>
      <w:r w:rsidR="00377029">
        <w:rPr>
          <w:rFonts w:ascii="Times New Roman" w:eastAsia="Times New Roman" w:hAnsi="Times New Roman" w:cs="Times New Roman"/>
          <w:sz w:val="24"/>
          <w:szCs w:val="24"/>
          <w:lang w:val="en-CA"/>
        </w:rPr>
        <w:t>,</w:t>
      </w:r>
      <w:r w:rsidR="00131252">
        <w:rPr>
          <w:rFonts w:ascii="Times New Roman" w:eastAsia="Times New Roman" w:hAnsi="Times New Roman" w:cs="Times New Roman"/>
          <w:sz w:val="24"/>
          <w:szCs w:val="24"/>
          <w:lang w:val="en-CA"/>
        </w:rPr>
        <w:t xml:space="preserve"> and a</w:t>
      </w:r>
      <w:r w:rsidR="001F7518">
        <w:rPr>
          <w:rFonts w:ascii="Times New Roman" w:eastAsia="Times New Roman" w:hAnsi="Times New Roman" w:cs="Times New Roman"/>
          <w:sz w:val="24"/>
          <w:szCs w:val="24"/>
          <w:lang w:val="en-CA"/>
        </w:rPr>
        <w:t xml:space="preserve">ny individual may disperse </w:t>
      </w:r>
      <w:r w:rsidR="001F7518">
        <w:rPr>
          <w:rFonts w:ascii="Times New Roman" w:eastAsiaTheme="minorEastAsia" w:hAnsi="Times New Roman" w:cs="Times New Roman"/>
          <w:sz w:val="24"/>
          <w:szCs w:val="24"/>
          <w:lang w:val="en-CA"/>
        </w:rPr>
        <w:t>to</w:t>
      </w:r>
      <w:r>
        <w:rPr>
          <w:rFonts w:ascii="Times New Roman" w:eastAsiaTheme="minorEastAsia" w:hAnsi="Times New Roman" w:cs="Times New Roman"/>
          <w:sz w:val="24"/>
          <w:szCs w:val="24"/>
          <w:lang w:val="en-CA"/>
        </w:rPr>
        <w:t xml:space="preserve"> </w:t>
      </w:r>
      <w:r w:rsidR="001F7518">
        <w:rPr>
          <w:rFonts w:ascii="Times New Roman" w:eastAsiaTheme="minorEastAsia" w:hAnsi="Times New Roman" w:cs="Times New Roman"/>
          <w:sz w:val="24"/>
          <w:szCs w:val="24"/>
          <w:lang w:val="en-CA"/>
        </w:rPr>
        <w:t>one of our 25 populations</w:t>
      </w:r>
      <w:r w:rsidR="00082620">
        <w:rPr>
          <w:rFonts w:ascii="Times New Roman" w:eastAsiaTheme="minorEastAsia" w:hAnsi="Times New Roman" w:cs="Times New Roman"/>
          <w:sz w:val="24"/>
          <w:szCs w:val="24"/>
          <w:lang w:val="en-CA"/>
        </w:rPr>
        <w:t xml:space="preserve"> at each generation</w:t>
      </w:r>
      <w:r>
        <w:rPr>
          <w:rFonts w:ascii="Times New Roman" w:eastAsiaTheme="minorEastAsia" w:hAnsi="Times New Roman" w:cs="Times New Roman"/>
          <w:sz w:val="24"/>
          <w:szCs w:val="24"/>
          <w:lang w:val="en-CA"/>
        </w:rPr>
        <w:t xml:space="preserve">. </w:t>
      </w:r>
      <w:r w:rsidR="006520B8">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o investigate the effect of different levels of dispersal, we </w:t>
      </w:r>
      <w:r w:rsidR="00B14D5E">
        <w:rPr>
          <w:rFonts w:ascii="Times New Roman" w:hAnsi="Times New Roman" w:cs="Times New Roman"/>
          <w:sz w:val="24"/>
          <w:szCs w:val="24"/>
          <w:lang w:val="en-CA"/>
        </w:rPr>
        <w:lastRenderedPageBreak/>
        <w:t xml:space="preserve">used three different values of </w:t>
      </w:r>
      <w:r w:rsidR="004E13A5" w:rsidRPr="0007763B">
        <w:rPr>
          <w:rFonts w:ascii="Times New Roman" w:hAnsi="Times New Roman" w:cs="Times New Roman"/>
          <w:i/>
          <w:sz w:val="24"/>
          <w:szCs w:val="24"/>
          <w:lang w:val="en-CA"/>
        </w:rPr>
        <w:t>B</w:t>
      </w:r>
      <w:r w:rsidR="00E85B45">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low</w:t>
      </w:r>
      <w:r w:rsidR="00B14D5E">
        <w:rPr>
          <w:rFonts w:ascii="Times New Roman" w:hAnsi="Times New Roman" w:cs="Times New Roman"/>
          <w:sz w:val="24"/>
          <w:szCs w:val="24"/>
          <w:lang w:val="en-CA"/>
        </w:rPr>
        <w:t xml:space="preserv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2)</w:t>
      </w:r>
      <w:r w:rsidR="004E13A5" w:rsidRPr="0007763B">
        <w:rPr>
          <w:rFonts w:ascii="Times New Roman" w:hAnsi="Times New Roman" w:cs="Times New Roman"/>
          <w:sz w:val="24"/>
          <w:szCs w:val="24"/>
          <w:lang w:val="en-CA"/>
        </w:rPr>
        <w:t xml:space="preserve">, intermediate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1.301)</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 xml:space="preserve">and high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0.6015)</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dispersal</w:t>
      </w:r>
      <w:r w:rsidR="006E412E">
        <w:rPr>
          <w:rFonts w:ascii="Times New Roman" w:hAnsi="Times New Roman" w:cs="Times New Roman"/>
          <w:sz w:val="24"/>
          <w:szCs w:val="24"/>
          <w:lang w:val="en-CA"/>
        </w:rPr>
        <w:t xml:space="preserve"> levels</w:t>
      </w:r>
      <w:r w:rsidR="00C402B5" w:rsidRPr="0007763B">
        <w:rPr>
          <w:rFonts w:ascii="Times New Roman" w:hAnsi="Times New Roman" w:cs="Times New Roman"/>
          <w:sz w:val="24"/>
          <w:szCs w:val="24"/>
          <w:lang w:val="en-CA"/>
        </w:rPr>
        <w:t xml:space="preserve"> (Fig.1)</w:t>
      </w:r>
      <w:r w:rsidR="00B00A89" w:rsidRPr="0007763B">
        <w:rPr>
          <w:rFonts w:ascii="Times New Roman" w:hAnsi="Times New Roman" w:cs="Times New Roman"/>
          <w:sz w:val="24"/>
          <w:szCs w:val="24"/>
          <w:lang w:val="en-CA"/>
        </w:rPr>
        <w:t>.</w:t>
      </w:r>
    </w:p>
    <w:p w14:paraId="7E9691E2" w14:textId="5F56E198" w:rsidR="00B00A89" w:rsidRPr="0007763B" w:rsidRDefault="00534D93" w:rsidP="00A51948">
      <w:pPr>
        <w:spacing w:before="240" w:line="480" w:lineRule="auto"/>
        <w:rPr>
          <w:rFonts w:ascii="Times New Roman" w:hAnsi="Times New Roman" w:cs="Times New Roman"/>
          <w:sz w:val="24"/>
          <w:szCs w:val="24"/>
          <w:lang w:val="en-CA"/>
        </w:rPr>
      </w:pPr>
      <w:r w:rsidRPr="00534D93">
        <w:rPr>
          <w:rFonts w:ascii="Times New Roman" w:hAnsi="Times New Roman" w:cs="Times New Roman"/>
          <w:noProof/>
          <w:sz w:val="24"/>
          <w:szCs w:val="24"/>
        </w:rPr>
        <w:drawing>
          <wp:inline distT="0" distB="0" distL="0" distR="0" wp14:anchorId="43D4D0E3" wp14:editId="7F76C2EB">
            <wp:extent cx="5943600" cy="3302000"/>
            <wp:effectExtent l="0" t="0" r="0" b="0"/>
            <wp:docPr id="11" name="Image 11" descr="C:\Users\jwitt\OneDrive\Desktop\Git_Projects\Genetic_TBI_LCBD\Fig5simp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itt\OneDrive\Desktop\Git_Projects\Genetic_TBI_LCBD\Fig5simpl.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6FF7D068" w14:textId="173EB339" w:rsidR="004E13A5" w:rsidRPr="0007763B" w:rsidRDefault="00B00A89" w:rsidP="00A51948">
      <w:pPr>
        <w:spacing w:before="240" w:line="480"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 xml:space="preserve">Fig.1: </w:t>
      </w:r>
      <w:r w:rsidR="009219AB" w:rsidRPr="0007763B">
        <w:rPr>
          <w:rFonts w:ascii="Times New Roman" w:hAnsi="Times New Roman" w:cs="Times New Roman"/>
          <w:sz w:val="24"/>
          <w:szCs w:val="24"/>
          <w:lang w:val="en-CA"/>
        </w:rPr>
        <w:t xml:space="preserve">Probability of dispersal </w:t>
      </w:r>
      <w:r w:rsidR="00EE7EE0" w:rsidRPr="0007763B">
        <w:rPr>
          <w:rFonts w:ascii="Times New Roman" w:hAnsi="Times New Roman" w:cs="Times New Roman"/>
          <w:sz w:val="24"/>
          <w:szCs w:val="24"/>
          <w:lang w:val="en-CA"/>
        </w:rPr>
        <w:t xml:space="preserve">of an individual </w:t>
      </w:r>
      <w:r w:rsidR="0002624B">
        <w:rPr>
          <w:rFonts w:ascii="Times New Roman" w:hAnsi="Times New Roman" w:cs="Times New Roman"/>
          <w:sz w:val="24"/>
          <w:szCs w:val="24"/>
          <w:lang w:val="en-CA"/>
        </w:rPr>
        <w:t>in</w:t>
      </w:r>
      <w:r w:rsidR="00EE7EE0" w:rsidRPr="0007763B">
        <w:rPr>
          <w:rFonts w:ascii="Times New Roman" w:hAnsi="Times New Roman" w:cs="Times New Roman"/>
          <w:sz w:val="24"/>
          <w:szCs w:val="24"/>
          <w:lang w:val="en-CA"/>
        </w:rPr>
        <w:t xml:space="preserve"> three different dispersal scenarios</w:t>
      </w:r>
      <w:r w:rsidR="00534D93">
        <w:rPr>
          <w:rFonts w:ascii="Times New Roman" w:hAnsi="Times New Roman" w:cs="Times New Roman"/>
          <w:sz w:val="24"/>
          <w:szCs w:val="24"/>
          <w:lang w:val="en-CA"/>
        </w:rPr>
        <w:t>.</w:t>
      </w:r>
    </w:p>
    <w:p w14:paraId="4098ED7A" w14:textId="77777777" w:rsidR="004E13A5" w:rsidRPr="0007763B" w:rsidRDefault="004E13A5" w:rsidP="00A51948">
      <w:pPr>
        <w:spacing w:before="240" w:after="240" w:line="480" w:lineRule="auto"/>
        <w:rPr>
          <w:rFonts w:ascii="Times New Roman" w:eastAsia="Times New Roman" w:hAnsi="Times New Roman" w:cs="Times New Roman"/>
          <w:sz w:val="24"/>
          <w:szCs w:val="24"/>
          <w:lang w:val="en-GB"/>
        </w:rPr>
      </w:pPr>
    </w:p>
    <w:p w14:paraId="45DB3D7B" w14:textId="4CB2C304" w:rsidR="004E13A5" w:rsidRPr="0007763B" w:rsidRDefault="00023F2C" w:rsidP="00A51948">
      <w:pPr>
        <w:spacing w:before="240" w:line="480" w:lineRule="auto"/>
        <w:rPr>
          <w:rFonts w:ascii="Times New Roman" w:eastAsia="Times New Roman" w:hAnsi="Times New Roman" w:cs="Times New Roman"/>
          <w:i/>
          <w:sz w:val="24"/>
          <w:szCs w:val="24"/>
          <w:lang w:val="en-CA"/>
        </w:rPr>
      </w:pPr>
      <w:r>
        <w:rPr>
          <w:rFonts w:ascii="Times New Roman" w:eastAsia="Times New Roman" w:hAnsi="Times New Roman" w:cs="Times New Roman"/>
          <w:i/>
          <w:sz w:val="24"/>
          <w:szCs w:val="24"/>
          <w:lang w:val="en-CA"/>
        </w:rPr>
        <w:t xml:space="preserve">Number and position of </w:t>
      </w:r>
      <w:r w:rsidR="004E13A5" w:rsidRPr="0007763B">
        <w:rPr>
          <w:rFonts w:ascii="Times New Roman" w:eastAsia="Times New Roman" w:hAnsi="Times New Roman" w:cs="Times New Roman"/>
          <w:i/>
          <w:sz w:val="24"/>
          <w:szCs w:val="24"/>
          <w:lang w:val="en-CA"/>
        </w:rPr>
        <w:t>populations</w:t>
      </w:r>
      <w:r>
        <w:rPr>
          <w:rFonts w:ascii="Times New Roman" w:eastAsia="Times New Roman" w:hAnsi="Times New Roman" w:cs="Times New Roman"/>
          <w:i/>
          <w:sz w:val="24"/>
          <w:szCs w:val="24"/>
          <w:lang w:val="en-CA"/>
        </w:rPr>
        <w:t xml:space="preserve"> with spatial legacies</w:t>
      </w:r>
    </w:p>
    <w:p w14:paraId="06D28190" w14:textId="1564359A" w:rsidR="004E13A5" w:rsidRPr="0007763B" w:rsidRDefault="00023F2C" w:rsidP="00A51948">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W</w:t>
      </w:r>
      <w:r w:rsidR="004E13A5" w:rsidRPr="0007763B">
        <w:rPr>
          <w:rFonts w:ascii="Times New Roman" w:eastAsia="Times New Roman" w:hAnsi="Times New Roman" w:cs="Times New Roman"/>
          <w:sz w:val="24"/>
          <w:szCs w:val="24"/>
          <w:lang w:val="en-CA"/>
        </w:rPr>
        <w:t xml:space="preserve">e </w:t>
      </w:r>
      <w:r>
        <w:rPr>
          <w:rFonts w:ascii="Times New Roman" w:eastAsia="Times New Roman" w:hAnsi="Times New Roman" w:cs="Times New Roman"/>
          <w:sz w:val="24"/>
          <w:szCs w:val="24"/>
          <w:lang w:val="en-CA"/>
        </w:rPr>
        <w:t xml:space="preserve">also </w:t>
      </w:r>
      <w:r w:rsidR="004E13A5" w:rsidRPr="0007763B">
        <w:rPr>
          <w:rFonts w:ascii="Times New Roman" w:eastAsia="Times New Roman" w:hAnsi="Times New Roman" w:cs="Times New Roman"/>
          <w:sz w:val="24"/>
          <w:szCs w:val="24"/>
          <w:lang w:val="en-CA"/>
        </w:rPr>
        <w:t xml:space="preserve">wanted to evaluate how the number of </w:t>
      </w:r>
      <w:r w:rsidR="004E13A5" w:rsidRPr="00023F2C">
        <w:rPr>
          <w:rFonts w:ascii="Times New Roman" w:eastAsia="Times New Roman" w:hAnsi="Times New Roman" w:cs="Times New Roman"/>
          <w:sz w:val="24"/>
          <w:szCs w:val="24"/>
          <w:lang w:val="en-CA"/>
        </w:rPr>
        <w:t>populations</w:t>
      </w:r>
      <w:r w:rsidR="004E13A5" w:rsidRPr="008615D7">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bearing </w:t>
      </w:r>
      <w:proofErr w:type="spellStart"/>
      <w:r>
        <w:rPr>
          <w:rFonts w:ascii="Times New Roman" w:eastAsia="Times New Roman" w:hAnsi="Times New Roman" w:cs="Times New Roman"/>
          <w:sz w:val="24"/>
          <w:szCs w:val="24"/>
        </w:rPr>
        <w:t>spatio</w:t>
      </w:r>
      <w:proofErr w:type="spellEnd"/>
      <w:r>
        <w:rPr>
          <w:rFonts w:ascii="Times New Roman" w:eastAsia="Times New Roman" w:hAnsi="Times New Roman" w:cs="Times New Roman"/>
          <w:sz w:val="24"/>
          <w:szCs w:val="24"/>
        </w:rPr>
        <w:t>-temporal population genetic legacies</w:t>
      </w:r>
      <w:r>
        <w:rPr>
          <w:rFonts w:ascii="Times New Roman" w:eastAsia="Times New Roman" w:hAnsi="Times New Roman" w:cs="Times New Roman"/>
          <w:sz w:val="24"/>
          <w:szCs w:val="24"/>
          <w:lang w:val="en-CA"/>
        </w:rPr>
        <w:t>, influenced</w:t>
      </w:r>
      <w:r w:rsidR="004E13A5" w:rsidRPr="0007763B">
        <w:rPr>
          <w:rFonts w:ascii="Times New Roman" w:eastAsia="Times New Roman" w:hAnsi="Times New Roman" w:cs="Times New Roman"/>
          <w:sz w:val="24"/>
          <w:szCs w:val="24"/>
          <w:lang w:val="en-CA"/>
        </w:rPr>
        <w:t xml:space="preserve"> the performance of our testing procedure. To achieve this, we </w:t>
      </w:r>
      <w:r>
        <w:rPr>
          <w:rFonts w:ascii="Times New Roman" w:eastAsia="Times New Roman" w:hAnsi="Times New Roman" w:cs="Times New Roman"/>
          <w:sz w:val="24"/>
          <w:szCs w:val="24"/>
          <w:lang w:val="en-CA"/>
        </w:rPr>
        <w:t>triggered demographic events</w:t>
      </w:r>
      <w:r w:rsidR="004E13A5" w:rsidRPr="0007763B">
        <w:rPr>
          <w:rFonts w:ascii="Times New Roman" w:eastAsia="Times New Roman" w:hAnsi="Times New Roman" w:cs="Times New Roman"/>
          <w:sz w:val="24"/>
          <w:szCs w:val="24"/>
          <w:lang w:val="en-CA"/>
        </w:rPr>
        <w:t xml:space="preserve"> from 1 to </w:t>
      </w:r>
      <w:r w:rsidR="004A38A8" w:rsidRPr="0007763B">
        <w:rPr>
          <w:rFonts w:ascii="Times New Roman" w:eastAsia="Times New Roman" w:hAnsi="Times New Roman" w:cs="Times New Roman"/>
          <w:sz w:val="24"/>
          <w:szCs w:val="24"/>
          <w:lang w:val="en-CA"/>
        </w:rPr>
        <w:t>3</w:t>
      </w:r>
      <w:r w:rsidR="004E13A5" w:rsidRPr="0007763B">
        <w:rPr>
          <w:rFonts w:ascii="Times New Roman" w:eastAsia="Times New Roman" w:hAnsi="Times New Roman" w:cs="Times New Roman"/>
          <w:sz w:val="24"/>
          <w:szCs w:val="24"/>
          <w:lang w:val="en-CA"/>
        </w:rPr>
        <w:t xml:space="preserve"> populations among the 25. When only 1 population was </w:t>
      </w:r>
      <w:r>
        <w:rPr>
          <w:rFonts w:ascii="Times New Roman" w:eastAsia="Times New Roman" w:hAnsi="Times New Roman" w:cs="Times New Roman"/>
          <w:sz w:val="24"/>
          <w:szCs w:val="24"/>
          <w:lang w:val="en-CA"/>
        </w:rPr>
        <w:t>affected</w:t>
      </w:r>
      <w:r w:rsidR="004E13A5" w:rsidRPr="0007763B">
        <w:rPr>
          <w:rFonts w:ascii="Times New Roman" w:eastAsia="Times New Roman" w:hAnsi="Times New Roman" w:cs="Times New Roman"/>
          <w:sz w:val="24"/>
          <w:szCs w:val="24"/>
          <w:lang w:val="en-CA"/>
        </w:rPr>
        <w:t xml:space="preserve"> we partitioned the 180 replicates of that scenario equally among 6 populations in the landscape</w:t>
      </w:r>
      <w:r w:rsidR="004A38A8"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 xml:space="preserve">Because our landscape is </w:t>
      </w:r>
      <w:r w:rsidR="007729F2">
        <w:rPr>
          <w:rFonts w:ascii="Times New Roman" w:eastAsia="Times New Roman" w:hAnsi="Times New Roman" w:cs="Times New Roman"/>
          <w:sz w:val="24"/>
          <w:szCs w:val="24"/>
          <w:lang w:val="en-CA"/>
        </w:rPr>
        <w:t xml:space="preserve">square and </w:t>
      </w:r>
      <w:r w:rsidR="004E13A5" w:rsidRPr="0007763B">
        <w:rPr>
          <w:rFonts w:ascii="Times New Roman" w:eastAsia="Times New Roman" w:hAnsi="Times New Roman" w:cs="Times New Roman"/>
          <w:sz w:val="24"/>
          <w:szCs w:val="24"/>
          <w:lang w:val="en-CA"/>
        </w:rPr>
        <w:t>homogenous</w:t>
      </w:r>
      <w:r w:rsidR="007729F2">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and </w:t>
      </w:r>
      <w:r w:rsidR="007729F2">
        <w:rPr>
          <w:rFonts w:ascii="Times New Roman" w:eastAsia="Times New Roman" w:hAnsi="Times New Roman" w:cs="Times New Roman"/>
          <w:sz w:val="24"/>
          <w:szCs w:val="24"/>
          <w:lang w:val="en-CA"/>
        </w:rPr>
        <w:t xml:space="preserve">therefore </w:t>
      </w:r>
      <w:r w:rsidR="004E13A5" w:rsidRPr="0007763B">
        <w:rPr>
          <w:rFonts w:ascii="Times New Roman" w:eastAsia="Times New Roman" w:hAnsi="Times New Roman" w:cs="Times New Roman"/>
          <w:sz w:val="24"/>
          <w:szCs w:val="24"/>
          <w:lang w:val="en-CA"/>
        </w:rPr>
        <w:t>symmetric, only 6 po</w:t>
      </w:r>
      <w:r w:rsidR="004A38A8" w:rsidRPr="0007763B">
        <w:rPr>
          <w:rFonts w:ascii="Times New Roman" w:eastAsia="Times New Roman" w:hAnsi="Times New Roman" w:cs="Times New Roman"/>
          <w:sz w:val="24"/>
          <w:szCs w:val="24"/>
          <w:lang w:val="en-CA"/>
        </w:rPr>
        <w:t>sitions ne</w:t>
      </w:r>
      <w:r w:rsidR="007729F2">
        <w:rPr>
          <w:rFonts w:ascii="Times New Roman" w:eastAsia="Times New Roman" w:hAnsi="Times New Roman" w:cs="Times New Roman"/>
          <w:sz w:val="24"/>
          <w:szCs w:val="24"/>
          <w:lang w:val="en-CA"/>
        </w:rPr>
        <w:t>ed to be assessed</w:t>
      </w:r>
      <w:r w:rsidR="004E13A5" w:rsidRPr="0007763B">
        <w:rPr>
          <w:rFonts w:ascii="Times New Roman" w:eastAsia="Times New Roman" w:hAnsi="Times New Roman" w:cs="Times New Roman"/>
          <w:sz w:val="24"/>
          <w:szCs w:val="24"/>
          <w:lang w:val="en-CA"/>
        </w:rPr>
        <w:t>. When several (</w:t>
      </w:r>
      <w:r w:rsidR="004E13A5" w:rsidRPr="0007763B">
        <w:rPr>
          <w:rFonts w:ascii="Times New Roman" w:eastAsia="Times New Roman" w:hAnsi="Times New Roman" w:cs="Times New Roman"/>
          <w:i/>
          <w:sz w:val="24"/>
          <w:szCs w:val="24"/>
          <w:lang w:val="en-CA"/>
        </w:rPr>
        <w:t>k</w:t>
      </w:r>
      <w:r w:rsidR="00005F69">
        <w:rPr>
          <w:rFonts w:ascii="Times New Roman" w:eastAsia="Times New Roman" w:hAnsi="Times New Roman" w:cs="Times New Roman"/>
          <w:sz w:val="24"/>
          <w:szCs w:val="24"/>
          <w:lang w:val="en-CA"/>
        </w:rPr>
        <w:t>) populations underwent a demographic event</w:t>
      </w:r>
      <w:r w:rsidR="004E13A5"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lastRenderedPageBreak/>
        <w:t xml:space="preserve">we randomly </w:t>
      </w:r>
      <w:r w:rsidR="004A38A8" w:rsidRPr="0007763B">
        <w:rPr>
          <w:rFonts w:ascii="Times New Roman" w:eastAsia="Times New Roman" w:hAnsi="Times New Roman" w:cs="Times New Roman"/>
          <w:sz w:val="24"/>
          <w:szCs w:val="24"/>
          <w:lang w:val="en-CA"/>
        </w:rPr>
        <w:t xml:space="preserve">sampled 1 position among the 6 previously described and randomly picked 1 or 2 additional populations directly adjacent (when possible) to it. We did this 6 times </w:t>
      </w:r>
      <w:r w:rsidR="004E13A5" w:rsidRPr="0007763B">
        <w:rPr>
          <w:rFonts w:ascii="Times New Roman" w:eastAsia="Times New Roman" w:hAnsi="Times New Roman" w:cs="Times New Roman"/>
          <w:sz w:val="24"/>
          <w:szCs w:val="24"/>
          <w:lang w:val="en-CA"/>
        </w:rPr>
        <w:t>(30 replicates</w:t>
      </w:r>
      <w:r w:rsidR="004A38A8" w:rsidRPr="0007763B">
        <w:rPr>
          <w:rFonts w:ascii="Times New Roman" w:eastAsia="Times New Roman" w:hAnsi="Times New Roman" w:cs="Times New Roman"/>
          <w:sz w:val="24"/>
          <w:szCs w:val="24"/>
          <w:lang w:val="en-CA"/>
        </w:rPr>
        <w:t xml:space="preserve"> for each </w:t>
      </w:r>
      <w:r w:rsidR="00176B13">
        <w:rPr>
          <w:rFonts w:ascii="Times New Roman" w:eastAsia="Times New Roman" w:hAnsi="Times New Roman" w:cs="Times New Roman"/>
          <w:sz w:val="24"/>
          <w:szCs w:val="24"/>
          <w:lang w:val="en-CA"/>
        </w:rPr>
        <w:t xml:space="preserve">different </w:t>
      </w:r>
      <w:r w:rsidR="004A38A8" w:rsidRPr="0007763B">
        <w:rPr>
          <w:rFonts w:ascii="Times New Roman" w:eastAsia="Times New Roman" w:hAnsi="Times New Roman" w:cs="Times New Roman"/>
          <w:sz w:val="24"/>
          <w:szCs w:val="24"/>
          <w:lang w:val="en-CA"/>
        </w:rPr>
        <w:t>set o</w:t>
      </w:r>
      <w:r w:rsidR="00176B13">
        <w:rPr>
          <w:rFonts w:ascii="Times New Roman" w:eastAsia="Times New Roman" w:hAnsi="Times New Roman" w:cs="Times New Roman"/>
          <w:sz w:val="24"/>
          <w:szCs w:val="24"/>
          <w:lang w:val="en-CA"/>
        </w:rPr>
        <w:t>f</w:t>
      </w:r>
      <w:r w:rsidR="004A38A8" w:rsidRPr="0007763B">
        <w:rPr>
          <w:rFonts w:ascii="Times New Roman" w:eastAsia="Times New Roman" w:hAnsi="Times New Roman" w:cs="Times New Roman"/>
          <w:sz w:val="24"/>
          <w:szCs w:val="24"/>
          <w:lang w:val="en-CA"/>
        </w:rPr>
        <w:t xml:space="preserve"> populations</w:t>
      </w:r>
      <w:r w:rsidR="004E13A5" w:rsidRPr="0007763B">
        <w:rPr>
          <w:rFonts w:ascii="Times New Roman" w:eastAsia="Times New Roman" w:hAnsi="Times New Roman" w:cs="Times New Roman"/>
          <w:sz w:val="24"/>
          <w:szCs w:val="24"/>
          <w:lang w:val="en-CA"/>
        </w:rPr>
        <w:t>).</w:t>
      </w:r>
      <w:r w:rsidR="00176B13">
        <w:rPr>
          <w:rFonts w:ascii="Times New Roman" w:eastAsia="Times New Roman" w:hAnsi="Times New Roman" w:cs="Times New Roman"/>
          <w:sz w:val="24"/>
          <w:szCs w:val="24"/>
          <w:lang w:val="en-CA"/>
        </w:rPr>
        <w:t xml:space="preserve"> We cho</w:t>
      </w:r>
      <w:r w:rsidR="00005F69">
        <w:rPr>
          <w:rFonts w:ascii="Times New Roman" w:eastAsia="Times New Roman" w:hAnsi="Times New Roman" w:cs="Times New Roman"/>
          <w:sz w:val="24"/>
          <w:szCs w:val="24"/>
          <w:lang w:val="en-CA"/>
        </w:rPr>
        <w:t>se to pick</w:t>
      </w:r>
      <w:r w:rsidR="004A38A8" w:rsidRPr="0007763B">
        <w:rPr>
          <w:rFonts w:ascii="Times New Roman" w:eastAsia="Times New Roman" w:hAnsi="Times New Roman" w:cs="Times New Roman"/>
          <w:sz w:val="24"/>
          <w:szCs w:val="24"/>
          <w:lang w:val="en-CA"/>
        </w:rPr>
        <w:t xml:space="preserve"> populations this way to respect </w:t>
      </w:r>
      <w:r w:rsidR="005D5434" w:rsidRPr="0007763B">
        <w:rPr>
          <w:rFonts w:ascii="Times New Roman" w:eastAsia="Times New Roman" w:hAnsi="Times New Roman" w:cs="Times New Roman"/>
          <w:sz w:val="24"/>
          <w:szCs w:val="24"/>
          <w:lang w:val="en-CA"/>
        </w:rPr>
        <w:t>the</w:t>
      </w:r>
      <w:r w:rsidR="004A38A8" w:rsidRPr="0007763B">
        <w:rPr>
          <w:rFonts w:ascii="Times New Roman" w:eastAsia="Times New Roman" w:hAnsi="Times New Roman" w:cs="Times New Roman"/>
          <w:sz w:val="24"/>
          <w:szCs w:val="24"/>
          <w:lang w:val="en-CA"/>
        </w:rPr>
        <w:t xml:space="preserve"> spatial autocorrelation often exhibited in demographic events.</w:t>
      </w:r>
    </w:p>
    <w:p w14:paraId="6BEBF78D" w14:textId="77777777" w:rsidR="003F114F" w:rsidRPr="0007763B" w:rsidRDefault="003F114F" w:rsidP="00A51948">
      <w:pPr>
        <w:spacing w:before="240" w:line="480" w:lineRule="auto"/>
        <w:rPr>
          <w:rFonts w:ascii="Times New Roman" w:eastAsia="Times New Roman" w:hAnsi="Times New Roman" w:cs="Times New Roman"/>
          <w:sz w:val="24"/>
          <w:szCs w:val="24"/>
          <w:lang w:val="en-CA"/>
        </w:rPr>
      </w:pPr>
    </w:p>
    <w:p w14:paraId="6C03F00F" w14:textId="5B576CA2" w:rsidR="004E13A5" w:rsidRPr="0007763B" w:rsidRDefault="003F114F" w:rsidP="00A51948">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Tim</w:t>
      </w:r>
      <w:r w:rsidR="008615D7">
        <w:rPr>
          <w:rFonts w:ascii="Times New Roman" w:eastAsia="Times New Roman" w:hAnsi="Times New Roman" w:cs="Times New Roman"/>
          <w:i/>
          <w:iCs/>
          <w:sz w:val="24"/>
          <w:szCs w:val="24"/>
          <w:lang w:val="en-GB"/>
        </w:rPr>
        <w:t>e since demographic change</w:t>
      </w:r>
    </w:p>
    <w:p w14:paraId="669237F0" w14:textId="2EB1C3F4" w:rsidR="00FD1093" w:rsidRDefault="003F114F" w:rsidP="00A51948">
      <w:pPr>
        <w:spacing w:before="240" w:after="240" w:line="480" w:lineRule="auto"/>
        <w:rPr>
          <w:rFonts w:ascii="Times New Roman" w:eastAsia="Times New Roman" w:hAnsi="Times New Roman" w:cs="Times New Roman"/>
          <w:iCs/>
          <w:sz w:val="24"/>
          <w:szCs w:val="24"/>
          <w:lang w:val="en-GB"/>
        </w:rPr>
      </w:pPr>
      <w:r w:rsidRPr="0007763B">
        <w:rPr>
          <w:rFonts w:ascii="Times New Roman" w:eastAsia="Times New Roman" w:hAnsi="Times New Roman" w:cs="Times New Roman"/>
          <w:iCs/>
          <w:sz w:val="24"/>
          <w:szCs w:val="24"/>
          <w:lang w:val="en-GB"/>
        </w:rPr>
        <w:t xml:space="preserve">To assess </w:t>
      </w:r>
      <w:r w:rsidR="008615D7">
        <w:rPr>
          <w:rFonts w:ascii="Times New Roman" w:eastAsia="Times New Roman" w:hAnsi="Times New Roman" w:cs="Times New Roman"/>
          <w:iCs/>
          <w:sz w:val="24"/>
          <w:szCs w:val="24"/>
          <w:lang w:val="en-GB"/>
        </w:rPr>
        <w:t xml:space="preserve">how the time since the simulated demographic event affects </w:t>
      </w:r>
      <w:r w:rsidRPr="0007763B">
        <w:rPr>
          <w:rFonts w:ascii="Times New Roman" w:eastAsia="Times New Roman" w:hAnsi="Times New Roman" w:cs="Times New Roman"/>
          <w:iCs/>
          <w:sz w:val="24"/>
          <w:szCs w:val="24"/>
          <w:lang w:val="en-GB"/>
        </w:rPr>
        <w:t xml:space="preserve">our ability to detect </w:t>
      </w:r>
      <w:r w:rsidR="008615D7">
        <w:rPr>
          <w:rFonts w:ascii="Times New Roman" w:eastAsia="Times New Roman" w:hAnsi="Times New Roman" w:cs="Times New Roman"/>
          <w:iCs/>
          <w:sz w:val="24"/>
          <w:szCs w:val="24"/>
          <w:lang w:val="en-GB"/>
        </w:rPr>
        <w:t xml:space="preserve">genetic </w:t>
      </w:r>
      <w:r w:rsidR="00E61AEA">
        <w:rPr>
          <w:rFonts w:ascii="Times New Roman" w:eastAsia="Times New Roman" w:hAnsi="Times New Roman" w:cs="Times New Roman"/>
          <w:iCs/>
          <w:sz w:val="24"/>
          <w:szCs w:val="24"/>
          <w:lang w:val="en-GB"/>
        </w:rPr>
        <w:t>change, we used TG</w:t>
      </w:r>
      <w:r w:rsidRPr="0007763B">
        <w:rPr>
          <w:rFonts w:ascii="Times New Roman" w:eastAsia="Times New Roman" w:hAnsi="Times New Roman" w:cs="Times New Roman"/>
          <w:iCs/>
          <w:sz w:val="24"/>
          <w:szCs w:val="24"/>
          <w:lang w:val="en-GB"/>
        </w:rPr>
        <w:t xml:space="preserve">I on simulation data collected each year, up to </w:t>
      </w:r>
      <w:r w:rsidR="00DC1FCE">
        <w:rPr>
          <w:rFonts w:ascii="Times New Roman" w:eastAsia="Times New Roman" w:hAnsi="Times New Roman" w:cs="Times New Roman"/>
          <w:iCs/>
          <w:sz w:val="24"/>
          <w:szCs w:val="24"/>
          <w:lang w:val="en-GB"/>
        </w:rPr>
        <w:t>ten</w:t>
      </w:r>
      <w:commentRangeStart w:id="8"/>
      <w:commentRangeStart w:id="9"/>
      <w:commentRangeStart w:id="10"/>
      <w:r w:rsidR="008615D7">
        <w:rPr>
          <w:rFonts w:ascii="Times New Roman" w:eastAsia="Times New Roman" w:hAnsi="Times New Roman" w:cs="Times New Roman"/>
          <w:iCs/>
          <w:sz w:val="24"/>
          <w:szCs w:val="24"/>
          <w:lang w:val="en-GB"/>
        </w:rPr>
        <w:t xml:space="preserve"> </w:t>
      </w:r>
      <w:commentRangeEnd w:id="8"/>
      <w:r w:rsidR="008615D7">
        <w:rPr>
          <w:rStyle w:val="Marquedecommentaire"/>
        </w:rPr>
        <w:commentReference w:id="8"/>
      </w:r>
      <w:commentRangeEnd w:id="9"/>
      <w:r w:rsidR="00A07C15">
        <w:rPr>
          <w:rStyle w:val="Marquedecommentaire"/>
        </w:rPr>
        <w:commentReference w:id="9"/>
      </w:r>
      <w:commentRangeEnd w:id="10"/>
      <w:r w:rsidR="00B3786F">
        <w:rPr>
          <w:rStyle w:val="Marquedecommentaire"/>
        </w:rPr>
        <w:commentReference w:id="10"/>
      </w:r>
      <w:r w:rsidRPr="0007763B">
        <w:rPr>
          <w:rFonts w:ascii="Times New Roman" w:eastAsia="Times New Roman" w:hAnsi="Times New Roman" w:cs="Times New Roman"/>
          <w:iCs/>
          <w:sz w:val="24"/>
          <w:szCs w:val="24"/>
          <w:lang w:val="en-GB"/>
        </w:rPr>
        <w:t xml:space="preserve">years after the event, and compared them with data from the event year. </w:t>
      </w:r>
      <w:commentRangeStart w:id="11"/>
      <w:commentRangeStart w:id="12"/>
      <w:commentRangeStart w:id="13"/>
      <w:r w:rsidRPr="0007763B">
        <w:rPr>
          <w:rFonts w:ascii="Times New Roman" w:eastAsia="Times New Roman" w:hAnsi="Times New Roman" w:cs="Times New Roman"/>
          <w:iCs/>
          <w:sz w:val="24"/>
          <w:szCs w:val="24"/>
          <w:lang w:val="en-GB"/>
        </w:rPr>
        <w:t xml:space="preserve">We did the same with the earliest sampling period, that is </w:t>
      </w:r>
      <w:r w:rsidR="00DC1FCE">
        <w:rPr>
          <w:rFonts w:ascii="Times New Roman" w:eastAsia="Times New Roman" w:hAnsi="Times New Roman" w:cs="Times New Roman"/>
          <w:iCs/>
          <w:sz w:val="24"/>
          <w:szCs w:val="24"/>
          <w:lang w:val="en-GB"/>
        </w:rPr>
        <w:t>we used simulation data dating 10</w:t>
      </w:r>
      <w:r w:rsidRPr="0007763B">
        <w:rPr>
          <w:rFonts w:ascii="Times New Roman" w:eastAsia="Times New Roman" w:hAnsi="Times New Roman" w:cs="Times New Roman"/>
          <w:iCs/>
          <w:sz w:val="24"/>
          <w:szCs w:val="24"/>
          <w:lang w:val="en-GB"/>
        </w:rPr>
        <w:t xml:space="preserve"> years before the event, as well as each year until the event. We used two out of the eighteen scenarios, and chose the most extreme according to the </w:t>
      </w:r>
      <w:r w:rsidR="007729F2">
        <w:rPr>
          <w:rFonts w:ascii="Times New Roman" w:eastAsia="Times New Roman" w:hAnsi="Times New Roman" w:cs="Times New Roman"/>
          <w:iCs/>
          <w:sz w:val="24"/>
          <w:szCs w:val="24"/>
          <w:lang w:val="en-GB"/>
        </w:rPr>
        <w:t xml:space="preserve">previous </w:t>
      </w:r>
      <w:r w:rsidRPr="0007763B">
        <w:rPr>
          <w:rFonts w:ascii="Times New Roman" w:eastAsia="Times New Roman" w:hAnsi="Times New Roman" w:cs="Times New Roman"/>
          <w:iCs/>
          <w:sz w:val="24"/>
          <w:szCs w:val="24"/>
          <w:lang w:val="en-GB"/>
        </w:rPr>
        <w:t xml:space="preserve">results, to represent the “easiest” and “hardest” </w:t>
      </w:r>
      <w:r w:rsidR="001F3196" w:rsidRPr="0007763B">
        <w:rPr>
          <w:rFonts w:ascii="Times New Roman" w:eastAsia="Times New Roman" w:hAnsi="Times New Roman" w:cs="Times New Roman"/>
          <w:iCs/>
          <w:sz w:val="24"/>
          <w:szCs w:val="24"/>
          <w:lang w:val="en-GB"/>
        </w:rPr>
        <w:t>contexts to detect change.</w:t>
      </w:r>
      <w:r w:rsidR="00D8326B" w:rsidRPr="0007763B">
        <w:rPr>
          <w:rFonts w:ascii="Times New Roman" w:eastAsia="Times New Roman" w:hAnsi="Times New Roman" w:cs="Times New Roman"/>
          <w:iCs/>
          <w:sz w:val="24"/>
          <w:szCs w:val="24"/>
          <w:lang w:val="en-GB"/>
        </w:rPr>
        <w:t xml:space="preserve"> </w:t>
      </w:r>
      <w:r w:rsidR="007729F2">
        <w:rPr>
          <w:rFonts w:ascii="Times New Roman" w:eastAsia="Times New Roman" w:hAnsi="Times New Roman" w:cs="Times New Roman"/>
          <w:iCs/>
          <w:sz w:val="24"/>
          <w:szCs w:val="24"/>
          <w:lang w:val="en-GB"/>
        </w:rPr>
        <w:t>We show</w:t>
      </w:r>
      <w:r w:rsidR="00D8326B" w:rsidRPr="0007763B">
        <w:rPr>
          <w:rFonts w:ascii="Times New Roman" w:eastAsia="Times New Roman" w:hAnsi="Times New Roman" w:cs="Times New Roman"/>
          <w:iCs/>
          <w:sz w:val="24"/>
          <w:szCs w:val="24"/>
          <w:lang w:val="en-GB"/>
        </w:rPr>
        <w:t xml:space="preserve">ed </w:t>
      </w:r>
      <w:r w:rsidR="007729F2">
        <w:rPr>
          <w:rFonts w:ascii="Times New Roman" w:eastAsia="Times New Roman" w:hAnsi="Times New Roman" w:cs="Times New Roman"/>
          <w:iCs/>
          <w:sz w:val="24"/>
          <w:szCs w:val="24"/>
          <w:lang w:val="en-GB"/>
        </w:rPr>
        <w:t xml:space="preserve">results for </w:t>
      </w:r>
      <w:r w:rsidR="00D8326B" w:rsidRPr="0007763B">
        <w:rPr>
          <w:rFonts w:ascii="Times New Roman" w:eastAsia="Times New Roman" w:hAnsi="Times New Roman" w:cs="Times New Roman"/>
          <w:iCs/>
          <w:sz w:val="24"/>
          <w:szCs w:val="24"/>
          <w:lang w:val="en-GB"/>
        </w:rPr>
        <w:t xml:space="preserve">the 0.05 </w:t>
      </w:r>
      <w:r w:rsidR="009D3B27">
        <w:rPr>
          <w:rFonts w:ascii="Times New Roman" w:eastAsia="Times New Roman" w:hAnsi="Times New Roman" w:cs="Times New Roman"/>
          <w:i/>
          <w:iCs/>
          <w:sz w:val="24"/>
          <w:szCs w:val="24"/>
          <w:lang w:val="en-GB"/>
        </w:rPr>
        <w:t>p</w:t>
      </w:r>
      <w:r w:rsidR="00D8326B" w:rsidRPr="0007763B">
        <w:rPr>
          <w:rFonts w:ascii="Times New Roman" w:eastAsia="Times New Roman" w:hAnsi="Times New Roman" w:cs="Times New Roman"/>
          <w:iCs/>
          <w:sz w:val="24"/>
          <w:szCs w:val="24"/>
          <w:lang w:val="en-GB"/>
        </w:rPr>
        <w:t>-value threshold as it was a good compromise between decent FPR and FNR in our initial results</w:t>
      </w:r>
      <w:r w:rsidR="007729F2">
        <w:rPr>
          <w:rFonts w:ascii="Times New Roman" w:eastAsia="Times New Roman" w:hAnsi="Times New Roman" w:cs="Times New Roman"/>
          <w:iCs/>
          <w:sz w:val="24"/>
          <w:szCs w:val="24"/>
          <w:lang w:val="en-GB"/>
        </w:rPr>
        <w:t>.</w:t>
      </w:r>
      <w:commentRangeEnd w:id="11"/>
      <w:r w:rsidR="008615D7">
        <w:rPr>
          <w:rStyle w:val="Marquedecommentaire"/>
        </w:rPr>
        <w:commentReference w:id="11"/>
      </w:r>
      <w:commentRangeEnd w:id="12"/>
      <w:commentRangeEnd w:id="13"/>
    </w:p>
    <w:p w14:paraId="60D4FBF6" w14:textId="0BD0DBF0" w:rsidR="003F114F" w:rsidRPr="0007763B" w:rsidRDefault="00904B54" w:rsidP="00A51948">
      <w:pPr>
        <w:spacing w:before="240" w:after="240" w:line="480" w:lineRule="auto"/>
        <w:rPr>
          <w:rFonts w:ascii="Times New Roman" w:eastAsia="Times New Roman" w:hAnsi="Times New Roman" w:cs="Times New Roman"/>
          <w:iCs/>
          <w:sz w:val="24"/>
          <w:szCs w:val="24"/>
          <w:lang w:val="en-GB"/>
        </w:rPr>
      </w:pPr>
      <w:r>
        <w:rPr>
          <w:rStyle w:val="Marquedecommentaire"/>
        </w:rPr>
        <w:commentReference w:id="12"/>
      </w:r>
      <w:r w:rsidR="00B3786F">
        <w:rPr>
          <w:rStyle w:val="Marquedecommentaire"/>
        </w:rPr>
        <w:commentReference w:id="13"/>
      </w:r>
    </w:p>
    <w:p w14:paraId="4900EC79" w14:textId="77777777" w:rsidR="004E13A5" w:rsidRPr="0007763B" w:rsidRDefault="004E13A5" w:rsidP="00A51948">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Statistical performance</w:t>
      </w:r>
    </w:p>
    <w:p w14:paraId="3505723F" w14:textId="6E667FA6" w:rsidR="004E13A5" w:rsidRDefault="004E13A5"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Cs/>
          <w:sz w:val="24"/>
          <w:szCs w:val="24"/>
          <w:lang w:val="en-GB"/>
        </w:rPr>
        <w:t>We used the False Positive Rate (FPR) and False Negative Rate (FNR) to assess statistical performance of the T</w:t>
      </w:r>
      <w:r w:rsidR="000F49A2">
        <w:rPr>
          <w:rFonts w:ascii="Times New Roman" w:eastAsia="Times New Roman" w:hAnsi="Times New Roman" w:cs="Times New Roman"/>
          <w:iCs/>
          <w:sz w:val="24"/>
          <w:szCs w:val="24"/>
          <w:lang w:val="en-GB"/>
        </w:rPr>
        <w:t>G</w:t>
      </w:r>
      <w:r w:rsidRPr="0007763B">
        <w:rPr>
          <w:rFonts w:ascii="Times New Roman" w:eastAsia="Times New Roman" w:hAnsi="Times New Roman" w:cs="Times New Roman"/>
          <w:iCs/>
          <w:sz w:val="24"/>
          <w:szCs w:val="24"/>
          <w:lang w:val="en-GB"/>
        </w:rPr>
        <w:t xml:space="preserve">I testing procedure and to evaluate which of the permutation procedures, and permutation </w:t>
      </w:r>
      <w:r w:rsidRPr="000D08D6">
        <w:rPr>
          <w:rFonts w:ascii="Times New Roman" w:eastAsia="Times New Roman" w:hAnsi="Times New Roman" w:cs="Times New Roman"/>
          <w:i/>
          <w:iCs/>
          <w:sz w:val="24"/>
          <w:szCs w:val="24"/>
          <w:lang w:val="en-GB"/>
        </w:rPr>
        <w:t>p</w:t>
      </w:r>
      <w:r w:rsidR="001D0ACA" w:rsidRPr="0007763B">
        <w:rPr>
          <w:rFonts w:ascii="Times New Roman" w:eastAsia="Times New Roman" w:hAnsi="Times New Roman" w:cs="Times New Roman"/>
          <w:iCs/>
          <w:sz w:val="24"/>
          <w:szCs w:val="24"/>
          <w:lang w:val="en-GB"/>
        </w:rPr>
        <w:t>-</w:t>
      </w:r>
      <w:r w:rsidRPr="0007763B">
        <w:rPr>
          <w:rFonts w:ascii="Times New Roman" w:eastAsia="Times New Roman" w:hAnsi="Times New Roman" w:cs="Times New Roman"/>
          <w:iCs/>
          <w:sz w:val="24"/>
          <w:szCs w:val="24"/>
          <w:lang w:val="en-GB"/>
        </w:rPr>
        <w:t xml:space="preserve">value thresholds, is most appropriate. A false positive is a population that we know </w:t>
      </w:r>
      <w:r w:rsidR="00B37A76" w:rsidRPr="0007763B">
        <w:rPr>
          <w:rFonts w:ascii="Times New Roman" w:eastAsia="Times New Roman" w:hAnsi="Times New Roman" w:cs="Times New Roman"/>
          <w:i/>
          <w:iCs/>
          <w:sz w:val="24"/>
          <w:szCs w:val="24"/>
          <w:lang w:val="en-GB"/>
        </w:rPr>
        <w:t>a priori</w:t>
      </w:r>
      <w:r w:rsidR="00B37A76"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did not undergo </w:t>
      </w:r>
      <w:r w:rsidR="00DC1FCE">
        <w:rPr>
          <w:rFonts w:ascii="Times New Roman" w:eastAsia="Times New Roman" w:hAnsi="Times New Roman" w:cs="Times New Roman"/>
          <w:iCs/>
          <w:sz w:val="24"/>
          <w:szCs w:val="24"/>
          <w:lang w:val="en-GB"/>
        </w:rPr>
        <w:t>the atypical demographic change we forced on it during the simulation</w:t>
      </w:r>
      <w:r w:rsidRPr="0007763B">
        <w:rPr>
          <w:rFonts w:ascii="Times New Roman" w:eastAsia="Times New Roman" w:hAnsi="Times New Roman" w:cs="Times New Roman"/>
          <w:iCs/>
          <w:sz w:val="24"/>
          <w:szCs w:val="24"/>
          <w:lang w:val="en-GB"/>
        </w:rPr>
        <w:t xml:space="preserve">, but has been classified as having experienced one of the two simulated demographic </w:t>
      </w:r>
      <w:r w:rsidRPr="0007763B">
        <w:rPr>
          <w:rFonts w:ascii="Times New Roman" w:eastAsia="Times New Roman" w:hAnsi="Times New Roman" w:cs="Times New Roman"/>
          <w:iCs/>
          <w:sz w:val="24"/>
          <w:szCs w:val="24"/>
          <w:lang w:val="en-GB"/>
        </w:rPr>
        <w:lastRenderedPageBreak/>
        <w:t>events by the testing procedure. A false negative is a population that we had set as target for demographic event but that was not cla</w:t>
      </w:r>
      <w:r w:rsidR="002363EE">
        <w:rPr>
          <w:rFonts w:ascii="Times New Roman" w:eastAsia="Times New Roman" w:hAnsi="Times New Roman" w:cs="Times New Roman"/>
          <w:iCs/>
          <w:sz w:val="24"/>
          <w:szCs w:val="24"/>
          <w:lang w:val="en-GB"/>
        </w:rPr>
        <w:t>ssified as having been affected</w:t>
      </w:r>
      <w:r w:rsidRPr="0007763B">
        <w:rPr>
          <w:rFonts w:ascii="Times New Roman" w:eastAsia="Times New Roman" w:hAnsi="Times New Roman" w:cs="Times New Roman"/>
          <w:iCs/>
          <w:sz w:val="24"/>
          <w:szCs w:val="24"/>
          <w:lang w:val="en-GB"/>
        </w:rPr>
        <w:t xml:space="preserve"> by the testing procedure. FPR represents the number of false positives over the total number of negatives, and FNR represents the number of false negative over the total number of positives. A high FPR means that we often select the wrong population(s)</w:t>
      </w:r>
      <w:r w:rsidR="00F05FD6">
        <w:rPr>
          <w:rFonts w:ascii="Times New Roman" w:eastAsia="Times New Roman" w:hAnsi="Times New Roman" w:cs="Times New Roman"/>
          <w:iCs/>
          <w:sz w:val="24"/>
          <w:szCs w:val="24"/>
          <w:lang w:val="en-GB"/>
        </w:rPr>
        <w:t xml:space="preserve">, and researchers generally want to keep it as low as possible when there are, for example, heavy costs to focusing on wrong populations such as limited </w:t>
      </w:r>
      <w:r w:rsidR="00A60F90">
        <w:rPr>
          <w:rFonts w:ascii="Times New Roman" w:eastAsia="Times New Roman" w:hAnsi="Times New Roman" w:cs="Times New Roman"/>
          <w:iCs/>
          <w:sz w:val="24"/>
          <w:szCs w:val="24"/>
          <w:lang w:val="en-GB"/>
        </w:rPr>
        <w:t>money to invest in a conservation action</w:t>
      </w:r>
      <w:r w:rsidRPr="0007763B">
        <w:rPr>
          <w:rFonts w:ascii="Times New Roman" w:eastAsia="Times New Roman" w:hAnsi="Times New Roman" w:cs="Times New Roman"/>
          <w:iCs/>
          <w:sz w:val="24"/>
          <w:szCs w:val="24"/>
          <w:lang w:val="en-GB"/>
        </w:rPr>
        <w:t xml:space="preserve">. </w:t>
      </w:r>
      <w:r w:rsidR="00F05FD6">
        <w:rPr>
          <w:rFonts w:ascii="Times New Roman" w:eastAsia="Times New Roman" w:hAnsi="Times New Roman" w:cs="Times New Roman"/>
          <w:iCs/>
          <w:sz w:val="24"/>
          <w:szCs w:val="24"/>
          <w:lang w:val="en-GB"/>
        </w:rPr>
        <w:t>A different aspect of performance, a</w:t>
      </w:r>
      <w:r w:rsidRPr="0007763B">
        <w:rPr>
          <w:rFonts w:ascii="Times New Roman" w:eastAsia="Times New Roman" w:hAnsi="Times New Roman" w:cs="Times New Roman"/>
          <w:iCs/>
          <w:sz w:val="24"/>
          <w:szCs w:val="24"/>
          <w:lang w:val="en-GB"/>
        </w:rPr>
        <w:t xml:space="preserve"> high FNR means that we often miss the right population(s). The higher the FNR, the lower the power of our testing procedure.</w:t>
      </w:r>
      <w:r w:rsidR="00F05FD6">
        <w:rPr>
          <w:rFonts w:ascii="Times New Roman" w:eastAsia="Times New Roman" w:hAnsi="Times New Roman" w:cs="Times New Roman"/>
          <w:iCs/>
          <w:sz w:val="24"/>
          <w:szCs w:val="24"/>
          <w:lang w:val="en-GB"/>
        </w:rPr>
        <w:t xml:space="preserve"> Researchers may want to minimize the FNR in situations where </w:t>
      </w:r>
      <w:r w:rsidR="00A60F90">
        <w:rPr>
          <w:rFonts w:ascii="Times New Roman" w:eastAsia="Times New Roman" w:hAnsi="Times New Roman" w:cs="Times New Roman"/>
          <w:iCs/>
          <w:sz w:val="24"/>
          <w:szCs w:val="24"/>
          <w:lang w:val="en-GB"/>
        </w:rPr>
        <w:t xml:space="preserve">finding the right population is the most important aspect, for example, if there is limited time to take a conservation action. </w:t>
      </w:r>
      <w:r w:rsidRPr="0007763B">
        <w:rPr>
          <w:rFonts w:ascii="Times New Roman" w:eastAsia="Times New Roman" w:hAnsi="Times New Roman" w:cs="Times New Roman"/>
          <w:sz w:val="24"/>
          <w:szCs w:val="24"/>
          <w:lang w:val="en-GB"/>
        </w:rPr>
        <w:t>Because choosing a prop</w:t>
      </w:r>
      <w:r w:rsidR="000F49A2">
        <w:rPr>
          <w:rFonts w:ascii="Times New Roman" w:eastAsia="Times New Roman" w:hAnsi="Times New Roman" w:cs="Times New Roman"/>
          <w:sz w:val="24"/>
          <w:szCs w:val="24"/>
          <w:lang w:val="en-GB"/>
        </w:rPr>
        <w:t>er threshold for the TG</w:t>
      </w:r>
      <w:r w:rsidRPr="0007763B">
        <w:rPr>
          <w:rFonts w:ascii="Times New Roman" w:eastAsia="Times New Roman" w:hAnsi="Times New Roman" w:cs="Times New Roman"/>
          <w:sz w:val="24"/>
          <w:szCs w:val="24"/>
          <w:lang w:val="en-GB"/>
        </w:rPr>
        <w:t>I permutation tests is important in order to find a compromise between power</w:t>
      </w:r>
      <w:r w:rsidR="00A60F90">
        <w:rPr>
          <w:rFonts w:ascii="Times New Roman" w:eastAsia="Times New Roman" w:hAnsi="Times New Roman" w:cs="Times New Roman"/>
          <w:sz w:val="24"/>
          <w:szCs w:val="24"/>
          <w:lang w:val="en-GB"/>
        </w:rPr>
        <w:t xml:space="preserve"> (1- FNR)</w:t>
      </w:r>
      <w:r w:rsidRPr="0007763B">
        <w:rPr>
          <w:rFonts w:ascii="Times New Roman" w:eastAsia="Times New Roman" w:hAnsi="Times New Roman" w:cs="Times New Roman"/>
          <w:sz w:val="24"/>
          <w:szCs w:val="24"/>
          <w:lang w:val="en-GB"/>
        </w:rPr>
        <w:t xml:space="preserve"> and selectivity</w:t>
      </w:r>
      <w:r w:rsidR="00A60F90">
        <w:rPr>
          <w:rFonts w:ascii="Times New Roman" w:eastAsia="Times New Roman" w:hAnsi="Times New Roman" w:cs="Times New Roman"/>
          <w:sz w:val="24"/>
          <w:szCs w:val="24"/>
          <w:lang w:val="en-GB"/>
        </w:rPr>
        <w:t xml:space="preserve"> (1 – FPR)</w:t>
      </w:r>
      <w:r w:rsidRPr="0007763B">
        <w:rPr>
          <w:rFonts w:ascii="Times New Roman" w:eastAsia="Times New Roman" w:hAnsi="Times New Roman" w:cs="Times New Roman"/>
          <w:sz w:val="24"/>
          <w:szCs w:val="24"/>
          <w:lang w:val="en-GB"/>
        </w:rPr>
        <w:t xml:space="preserve">, we </w:t>
      </w:r>
      <w:r w:rsidR="0056645A">
        <w:rPr>
          <w:rFonts w:ascii="Times New Roman" w:eastAsia="Times New Roman" w:hAnsi="Times New Roman" w:cs="Times New Roman"/>
          <w:sz w:val="24"/>
          <w:szCs w:val="24"/>
          <w:lang w:val="en-GB"/>
        </w:rPr>
        <w:t xml:space="preserve">showcased it to potential TGI users by </w:t>
      </w:r>
      <w:r w:rsidRPr="0007763B">
        <w:rPr>
          <w:rFonts w:ascii="Times New Roman" w:eastAsia="Times New Roman" w:hAnsi="Times New Roman" w:cs="Times New Roman"/>
          <w:sz w:val="24"/>
          <w:szCs w:val="24"/>
          <w:lang w:val="en-GB"/>
        </w:rPr>
        <w:t>evaluat</w:t>
      </w:r>
      <w:r w:rsidR="0056645A">
        <w:rPr>
          <w:rFonts w:ascii="Times New Roman" w:eastAsia="Times New Roman" w:hAnsi="Times New Roman" w:cs="Times New Roman"/>
          <w:sz w:val="24"/>
          <w:szCs w:val="24"/>
          <w:lang w:val="en-GB"/>
        </w:rPr>
        <w:t>ing</w:t>
      </w:r>
      <w:r w:rsidRPr="0007763B">
        <w:rPr>
          <w:rFonts w:ascii="Times New Roman" w:eastAsia="Times New Roman" w:hAnsi="Times New Roman" w:cs="Times New Roman"/>
          <w:sz w:val="24"/>
          <w:szCs w:val="24"/>
          <w:lang w:val="en-GB"/>
        </w:rPr>
        <w:t xml:space="preserve"> statistical performance across a range o</w:t>
      </w:r>
      <w:r w:rsidR="009279F4" w:rsidRPr="0007763B">
        <w:rPr>
          <w:rFonts w:ascii="Times New Roman" w:eastAsia="Times New Roman" w:hAnsi="Times New Roman" w:cs="Times New Roman"/>
          <w:sz w:val="24"/>
          <w:szCs w:val="24"/>
          <w:lang w:val="en-GB"/>
        </w:rPr>
        <w:t>f thresholds: 0.001, 0.0025, 0.005, 0.0075, 0.01, 0.025, 0.05, 0.075, 0.1</w:t>
      </w:r>
      <w:r w:rsidRPr="0007763B">
        <w:rPr>
          <w:rFonts w:ascii="Times New Roman" w:eastAsia="Times New Roman" w:hAnsi="Times New Roman" w:cs="Times New Roman"/>
          <w:sz w:val="24"/>
          <w:szCs w:val="24"/>
          <w:lang w:val="en-GB"/>
        </w:rPr>
        <w:t>.</w:t>
      </w:r>
    </w:p>
    <w:p w14:paraId="05A56E2A" w14:textId="77777777" w:rsidR="00805090" w:rsidRPr="0007763B" w:rsidRDefault="00805090" w:rsidP="00A51948">
      <w:pPr>
        <w:spacing w:before="240" w:after="240" w:line="480" w:lineRule="auto"/>
        <w:rPr>
          <w:rFonts w:ascii="Times New Roman" w:eastAsia="Times New Roman" w:hAnsi="Times New Roman" w:cs="Times New Roman"/>
          <w:sz w:val="24"/>
          <w:szCs w:val="24"/>
          <w:lang w:val="en-GB"/>
        </w:rPr>
      </w:pPr>
    </w:p>
    <w:p w14:paraId="1C9D6026" w14:textId="77777777" w:rsidR="00805090" w:rsidRPr="0007763B" w:rsidRDefault="00805090" w:rsidP="00805090">
      <w:pPr>
        <w:spacing w:before="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Controls</w:t>
      </w:r>
    </w:p>
    <w:p w14:paraId="5C7E4DAC" w14:textId="6C7EB1DF" w:rsidR="00805090" w:rsidRPr="0007763B" w:rsidRDefault="00805090" w:rsidP="00805090">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C</w:t>
      </w:r>
      <w:r w:rsidRPr="0007763B">
        <w:rPr>
          <w:rFonts w:ascii="Times New Roman" w:eastAsia="Times New Roman" w:hAnsi="Times New Roman" w:cs="Times New Roman"/>
          <w:sz w:val="24"/>
          <w:szCs w:val="24"/>
          <w:lang w:val="en-CA"/>
        </w:rPr>
        <w:t xml:space="preserve">ontrol populations are never affected by any </w:t>
      </w:r>
      <w:r w:rsidR="00B37A76">
        <w:rPr>
          <w:rFonts w:ascii="Times New Roman" w:eastAsia="Times New Roman" w:hAnsi="Times New Roman" w:cs="Times New Roman"/>
          <w:sz w:val="24"/>
          <w:szCs w:val="24"/>
          <w:lang w:val="en-CA"/>
        </w:rPr>
        <w:t xml:space="preserve">punctual demographic </w:t>
      </w:r>
      <w:r w:rsidRPr="0007763B">
        <w:rPr>
          <w:rFonts w:ascii="Times New Roman" w:eastAsia="Times New Roman" w:hAnsi="Times New Roman" w:cs="Times New Roman"/>
          <w:sz w:val="24"/>
          <w:szCs w:val="24"/>
          <w:lang w:val="en-CA"/>
        </w:rPr>
        <w:t xml:space="preserve">event and therefore </w:t>
      </w:r>
      <w:r w:rsidR="00B37A76">
        <w:rPr>
          <w:rFonts w:ascii="Times New Roman" w:eastAsia="Times New Roman" w:hAnsi="Times New Roman" w:cs="Times New Roman"/>
          <w:sz w:val="24"/>
          <w:szCs w:val="24"/>
          <w:lang w:val="en-CA"/>
        </w:rPr>
        <w:t xml:space="preserve">are </w:t>
      </w:r>
      <w:r w:rsidRPr="0007763B">
        <w:rPr>
          <w:rFonts w:ascii="Times New Roman" w:eastAsia="Times New Roman" w:hAnsi="Times New Roman" w:cs="Times New Roman"/>
          <w:sz w:val="24"/>
          <w:szCs w:val="24"/>
          <w:lang w:val="en-CA"/>
        </w:rPr>
        <w:t xml:space="preserve">only </w:t>
      </w:r>
      <w:r w:rsidR="00B37A76">
        <w:rPr>
          <w:rFonts w:ascii="Times New Roman" w:eastAsia="Times New Roman" w:hAnsi="Times New Roman" w:cs="Times New Roman"/>
          <w:sz w:val="24"/>
          <w:szCs w:val="24"/>
          <w:lang w:val="en-CA"/>
        </w:rPr>
        <w:t xml:space="preserve">subject to the processes of </w:t>
      </w:r>
      <w:r w:rsidRPr="0007763B">
        <w:rPr>
          <w:rFonts w:ascii="Times New Roman" w:eastAsia="Times New Roman" w:hAnsi="Times New Roman" w:cs="Times New Roman"/>
          <w:sz w:val="24"/>
          <w:szCs w:val="24"/>
          <w:lang w:val="en-CA"/>
        </w:rPr>
        <w:t xml:space="preserve">gene flow, drift, and mutation. Dispersal ability was the only parameter </w:t>
      </w:r>
      <w:r w:rsidR="00B37A76">
        <w:rPr>
          <w:rFonts w:ascii="Times New Roman" w:eastAsia="Times New Roman" w:hAnsi="Times New Roman" w:cs="Times New Roman"/>
          <w:sz w:val="24"/>
          <w:szCs w:val="24"/>
          <w:lang w:val="en-CA"/>
        </w:rPr>
        <w:t xml:space="preserve">varied for the </w:t>
      </w:r>
      <w:r w:rsidRPr="0007763B">
        <w:rPr>
          <w:rFonts w:ascii="Times New Roman" w:eastAsia="Times New Roman" w:hAnsi="Times New Roman" w:cs="Times New Roman"/>
          <w:sz w:val="24"/>
          <w:szCs w:val="24"/>
          <w:lang w:val="en-CA"/>
        </w:rPr>
        <w:t xml:space="preserve">controls, </w:t>
      </w:r>
      <w:r w:rsidR="00B37A76">
        <w:rPr>
          <w:rFonts w:ascii="Times New Roman" w:eastAsia="Times New Roman" w:hAnsi="Times New Roman" w:cs="Times New Roman"/>
          <w:sz w:val="24"/>
          <w:szCs w:val="24"/>
          <w:lang w:val="en-CA"/>
        </w:rPr>
        <w:t xml:space="preserve">resulting in </w:t>
      </w:r>
      <w:r w:rsidRPr="0007763B">
        <w:rPr>
          <w:rFonts w:ascii="Times New Roman" w:eastAsia="Times New Roman" w:hAnsi="Times New Roman" w:cs="Times New Roman"/>
          <w:sz w:val="24"/>
          <w:szCs w:val="24"/>
          <w:lang w:val="en-CA"/>
        </w:rPr>
        <w:t xml:space="preserve">3 control scenarios. We evaluated the </w:t>
      </w:r>
      <w:r w:rsidRPr="0007763B">
        <w:rPr>
          <w:rFonts w:ascii="Times New Roman" w:eastAsia="Times New Roman" w:hAnsi="Times New Roman" w:cs="Times New Roman"/>
          <w:iCs/>
          <w:sz w:val="24"/>
          <w:szCs w:val="24"/>
          <w:lang w:val="en-GB"/>
        </w:rPr>
        <w:t>FPR</w:t>
      </w:r>
      <w:r w:rsidRPr="0007763B">
        <w:rPr>
          <w:rFonts w:ascii="Times New Roman" w:eastAsia="Times New Roman" w:hAnsi="Times New Roman" w:cs="Times New Roman"/>
          <w:sz w:val="24"/>
          <w:szCs w:val="24"/>
          <w:lang w:val="en-CA"/>
        </w:rPr>
        <w:t xml:space="preserve"> of those three control scenarios (no need for FNR because there are no true positives/false negatives so it was always equal to 0). When describing the performance of other scenarios with similar dispersal parameters, we always </w:t>
      </w:r>
      <w:r w:rsidR="00B37A76">
        <w:rPr>
          <w:rFonts w:ascii="Times New Roman" w:eastAsia="Times New Roman" w:hAnsi="Times New Roman" w:cs="Times New Roman"/>
          <w:sz w:val="24"/>
          <w:szCs w:val="24"/>
          <w:lang w:val="en-CA"/>
        </w:rPr>
        <w:t xml:space="preserve">use </w:t>
      </w:r>
      <w:r w:rsidRPr="0007763B">
        <w:rPr>
          <w:rFonts w:ascii="Times New Roman" w:eastAsia="Times New Roman" w:hAnsi="Times New Roman" w:cs="Times New Roman"/>
          <w:sz w:val="24"/>
          <w:szCs w:val="24"/>
          <w:lang w:val="en-CA"/>
        </w:rPr>
        <w:t>control values as a reference.</w:t>
      </w:r>
    </w:p>
    <w:p w14:paraId="2850C73A" w14:textId="3DF7BED5" w:rsidR="00D2425A" w:rsidRPr="00805090" w:rsidRDefault="00D2425A" w:rsidP="00A51948">
      <w:pPr>
        <w:spacing w:before="240" w:after="240" w:line="480" w:lineRule="auto"/>
        <w:rPr>
          <w:rFonts w:ascii="Times New Roman" w:eastAsia="Times New Roman" w:hAnsi="Times New Roman" w:cs="Times New Roman"/>
          <w:sz w:val="24"/>
          <w:szCs w:val="24"/>
          <w:lang w:val="en-CA"/>
        </w:rPr>
      </w:pPr>
    </w:p>
    <w:p w14:paraId="6460C526" w14:textId="3090262B" w:rsidR="00D2425A" w:rsidRPr="0007763B" w:rsidRDefault="00D2425A"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i/>
          <w:sz w:val="24"/>
          <w:szCs w:val="24"/>
          <w:lang w:val="en-GB"/>
        </w:rPr>
        <w:br/>
      </w:r>
      <w:proofErr w:type="spellStart"/>
      <w:r w:rsidRPr="0007763B">
        <w:rPr>
          <w:rFonts w:ascii="Times New Roman" w:eastAsia="Times New Roman" w:hAnsi="Times New Roman" w:cs="Times New Roman"/>
          <w:sz w:val="24"/>
          <w:szCs w:val="24"/>
          <w:lang w:val="en-GB"/>
        </w:rPr>
        <w:t>CDMetaPOP</w:t>
      </w:r>
      <w:proofErr w:type="spellEnd"/>
      <w:r w:rsidRPr="0007763B">
        <w:rPr>
          <w:rFonts w:ascii="Times New Roman" w:eastAsia="Times New Roman" w:hAnsi="Times New Roman" w:cs="Times New Roman"/>
          <w:sz w:val="24"/>
          <w:szCs w:val="24"/>
          <w:lang w:val="en-GB"/>
        </w:rPr>
        <w:t xml:space="preserve"> runs on Python 2.7 </w:t>
      </w:r>
      <w:r w:rsidRPr="0007763B">
        <w:rPr>
          <w:rFonts w:ascii="Times New Roman" w:eastAsia="Times New Roman" w:hAnsi="Times New Roman" w:cs="Times New Roman"/>
          <w:sz w:val="24"/>
          <w:szCs w:val="24"/>
          <w:lang w:val="en-GB"/>
        </w:rPr>
        <w:fldChar w:fldCharType="begin" w:fldLock="1"/>
      </w:r>
      <w:r w:rsidR="00B63E88">
        <w:rPr>
          <w:rFonts w:ascii="Times New Roman" w:eastAsia="Times New Roman" w:hAnsi="Times New Roman" w:cs="Times New Roman"/>
          <w:sz w:val="24"/>
          <w:szCs w:val="24"/>
          <w:lang w:val="en-GB"/>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00B63E88" w:rsidRPr="00B63E88">
        <w:rPr>
          <w:rFonts w:ascii="Times New Roman" w:eastAsia="Times New Roman" w:hAnsi="Times New Roman" w:cs="Times New Roman"/>
          <w:noProof/>
          <w:sz w:val="24"/>
          <w:szCs w:val="24"/>
          <w:lang w:val="en-GB"/>
        </w:rPr>
        <w:t>(Landguth, Bearlin, et al., 2017)</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We used the R software</w:t>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fldChar w:fldCharType="begin" w:fldLock="1"/>
      </w:r>
      <w:r w:rsidR="0084240D" w:rsidRPr="0007763B">
        <w:rPr>
          <w:rFonts w:ascii="Times New Roman" w:eastAsia="Times New Roman" w:hAnsi="Times New Roman" w:cs="Times New Roman"/>
          <w:sz w:val="24"/>
          <w:szCs w:val="24"/>
          <w:lang w:val="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 Core Team, 2019)</w:t>
      </w:r>
      <w:r w:rsidR="0084240D"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 xml:space="preserve">in the </w:t>
      </w:r>
      <w:proofErr w:type="spellStart"/>
      <w:r w:rsidR="0084240D" w:rsidRPr="0007763B">
        <w:rPr>
          <w:rFonts w:ascii="Times New Roman" w:eastAsia="Times New Roman" w:hAnsi="Times New Roman" w:cs="Times New Roman"/>
          <w:sz w:val="24"/>
          <w:szCs w:val="24"/>
          <w:lang w:val="en-GB"/>
        </w:rPr>
        <w:t>RStudio</w:t>
      </w:r>
      <w:proofErr w:type="spellEnd"/>
      <w:r w:rsidR="0084240D" w:rsidRPr="0007763B">
        <w:rPr>
          <w:rFonts w:ascii="Times New Roman" w:eastAsia="Times New Roman" w:hAnsi="Times New Roman" w:cs="Times New Roman"/>
          <w:sz w:val="24"/>
          <w:szCs w:val="24"/>
          <w:lang w:val="en-GB"/>
        </w:rPr>
        <w:t xml:space="preserve"> IDE </w:t>
      </w:r>
      <w:r w:rsidR="0084240D" w:rsidRPr="0007763B">
        <w:rPr>
          <w:rFonts w:ascii="Times New Roman" w:eastAsia="Times New Roman" w:hAnsi="Times New Roman" w:cs="Times New Roman"/>
          <w:sz w:val="24"/>
          <w:szCs w:val="24"/>
          <w:lang w:val="en-GB"/>
        </w:rPr>
        <w:fldChar w:fldCharType="begin" w:fldLock="1"/>
      </w:r>
      <w:r w:rsidR="00BE6331" w:rsidRPr="0007763B">
        <w:rPr>
          <w:rFonts w:ascii="Times New Roman" w:eastAsia="Times New Roman" w:hAnsi="Times New Roman" w:cs="Times New Roman"/>
          <w:sz w:val="24"/>
          <w:szCs w:val="24"/>
          <w:lang w:val="en-GB"/>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(RStudio Team, 2018)</w:t>
      </w:r>
      <w:r w:rsidR="0084240D" w:rsidRPr="0007763B">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fo</w:t>
      </w:r>
      <w:r w:rsidR="0084240D" w:rsidRPr="0007763B">
        <w:rPr>
          <w:rFonts w:ascii="Times New Roman" w:eastAsia="Times New Roman" w:hAnsi="Times New Roman" w:cs="Times New Roman"/>
          <w:sz w:val="24"/>
          <w:szCs w:val="24"/>
          <w:lang w:val="en-GB"/>
        </w:rPr>
        <w:t xml:space="preserve">r all analyses and illustration. We used the </w:t>
      </w:r>
      <w:proofErr w:type="spellStart"/>
      <w:r w:rsidR="0084240D" w:rsidRPr="0007763B">
        <w:rPr>
          <w:rFonts w:ascii="Times New Roman" w:eastAsia="Times New Roman" w:hAnsi="Times New Roman" w:cs="Times New Roman"/>
          <w:i/>
          <w:sz w:val="24"/>
          <w:szCs w:val="24"/>
          <w:lang w:val="en-GB"/>
        </w:rPr>
        <w:t>adegenet</w:t>
      </w:r>
      <w:proofErr w:type="spellEnd"/>
      <w:r w:rsidR="0084240D"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BE6331" w:rsidRPr="0007763B">
        <w:rPr>
          <w:rFonts w:ascii="Times New Roman" w:eastAsia="Times New Roman" w:hAnsi="Times New Roman" w:cs="Times New Roman"/>
          <w:i/>
          <w:sz w:val="24"/>
          <w:szCs w:val="24"/>
          <w:lang w:val="en-GB"/>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(Jombart, 2008; Jombart &amp; Ahmed, 2011)</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proofErr w:type="spellStart"/>
      <w:r w:rsidR="0084240D" w:rsidRPr="0007763B">
        <w:rPr>
          <w:rFonts w:ascii="Times New Roman" w:eastAsia="Times New Roman" w:hAnsi="Times New Roman" w:cs="Times New Roman"/>
          <w:i/>
          <w:sz w:val="24"/>
          <w:szCs w:val="24"/>
          <w:lang w:val="en-GB"/>
        </w:rPr>
        <w:t>pegas</w:t>
      </w:r>
      <w:proofErr w:type="spellEnd"/>
      <w:r w:rsidR="00BE6331"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17749B" w:rsidRPr="0007763B">
        <w:rPr>
          <w:rFonts w:ascii="Times New Roman" w:eastAsia="Times New Roman" w:hAnsi="Times New Roman" w:cs="Times New Roman"/>
          <w:i/>
          <w:sz w:val="24"/>
          <w:szCs w:val="24"/>
          <w:lang w:val="en-GB"/>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(Paradis, 2010)</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and </w:t>
      </w:r>
      <w:proofErr w:type="spellStart"/>
      <w:r w:rsidR="0084240D" w:rsidRPr="0007763B">
        <w:rPr>
          <w:rFonts w:ascii="Times New Roman" w:eastAsia="Times New Roman" w:hAnsi="Times New Roman" w:cs="Times New Roman"/>
          <w:i/>
          <w:sz w:val="24"/>
          <w:szCs w:val="24"/>
          <w:lang w:val="en-GB"/>
        </w:rPr>
        <w:t>adespatial</w:t>
      </w:r>
      <w:proofErr w:type="spellEnd"/>
      <w:r w:rsidR="0084240D" w:rsidRPr="0007763B">
        <w:rPr>
          <w:rFonts w:ascii="Times New Roman" w:eastAsia="Times New Roman" w:hAnsi="Times New Roman" w:cs="Times New Roman"/>
          <w:sz w:val="24"/>
          <w:szCs w:val="24"/>
          <w:lang w:val="en-GB"/>
        </w:rPr>
        <w:t xml:space="preserve"> </w:t>
      </w:r>
      <w:r w:rsidR="0017749B" w:rsidRPr="0007763B">
        <w:rPr>
          <w:rFonts w:ascii="Times New Roman" w:eastAsia="Times New Roman" w:hAnsi="Times New Roman" w:cs="Times New Roman"/>
          <w:sz w:val="24"/>
          <w:szCs w:val="24"/>
          <w:lang w:val="en-GB"/>
        </w:rPr>
        <w:fldChar w:fldCharType="begin" w:fldLock="1"/>
      </w:r>
      <w:r w:rsidR="0022740C" w:rsidRPr="0007763B">
        <w:rPr>
          <w:rFonts w:ascii="Times New Roman" w:eastAsia="Times New Roman" w:hAnsi="Times New Roman" w:cs="Times New Roman"/>
          <w:sz w:val="24"/>
          <w:szCs w:val="24"/>
          <w:lang w:val="en-GB"/>
        </w:rPr>
        <w:instrText>ADDIN CSL_CITATION {"citationItems":[{"id":"ITEM-1","itemData":{"author":[{"dropping-particle":"","family":"Dray","given":"Stéphane","non-dropping-particle":"","parse-names":false,"suffix":""},{"dropping-particle":"","family":"Bauman","given":"David","non-dropping-particle":"","parse-names":false,"suffix":""},{"dropping-particle":"","family":"Blanchet","given":"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0017749B" w:rsidRPr="0007763B">
        <w:rPr>
          <w:rFonts w:ascii="Times New Roman" w:eastAsia="Times New Roman" w:hAnsi="Times New Roman" w:cs="Times New Roman"/>
          <w:sz w:val="24"/>
          <w:szCs w:val="24"/>
          <w:lang w:val="en-GB"/>
        </w:rPr>
        <w:fldChar w:fldCharType="separate"/>
      </w:r>
      <w:r w:rsidR="0017749B" w:rsidRPr="0007763B">
        <w:rPr>
          <w:rFonts w:ascii="Times New Roman" w:eastAsia="Times New Roman" w:hAnsi="Times New Roman" w:cs="Times New Roman"/>
          <w:noProof/>
          <w:sz w:val="24"/>
          <w:szCs w:val="24"/>
          <w:lang w:val="en-GB"/>
        </w:rPr>
        <w:t>(Dray et al., 2019)</w:t>
      </w:r>
      <w:r w:rsidR="0017749B" w:rsidRPr="0007763B">
        <w:rPr>
          <w:rFonts w:ascii="Times New Roman" w:eastAsia="Times New Roman" w:hAnsi="Times New Roman" w:cs="Times New Roman"/>
          <w:sz w:val="24"/>
          <w:szCs w:val="24"/>
          <w:lang w:val="en-GB"/>
        </w:rPr>
        <w:fldChar w:fldCharType="end"/>
      </w:r>
      <w:r w:rsidR="0017749B"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R packages for the calculations.</w:t>
      </w:r>
    </w:p>
    <w:p w14:paraId="7416F444" w14:textId="6F3F3B11" w:rsidR="00DE4C3E" w:rsidRPr="0007763B" w:rsidRDefault="00DE4C3E" w:rsidP="00A51948">
      <w:pPr>
        <w:spacing w:before="240" w:after="240" w:line="480" w:lineRule="auto"/>
        <w:rPr>
          <w:rFonts w:ascii="Times New Roman" w:eastAsia="Times New Roman" w:hAnsi="Times New Roman" w:cs="Times New Roman"/>
          <w:sz w:val="24"/>
          <w:szCs w:val="24"/>
          <w:lang w:val="en-GB"/>
        </w:rPr>
      </w:pPr>
    </w:p>
    <w:p w14:paraId="48CA0728" w14:textId="77777777" w:rsidR="00D944C3" w:rsidRPr="0007763B" w:rsidRDefault="00D944C3" w:rsidP="00A51948">
      <w:pPr>
        <w:spacing w:before="240" w:after="240" w:line="480" w:lineRule="auto"/>
        <w:rPr>
          <w:rFonts w:ascii="Times New Roman" w:eastAsia="Times New Roman" w:hAnsi="Times New Roman" w:cs="Times New Roman"/>
          <w:sz w:val="24"/>
          <w:szCs w:val="24"/>
          <w:lang w:val="en-GB"/>
        </w:rPr>
      </w:pPr>
    </w:p>
    <w:p w14:paraId="757A5791" w14:textId="5BD05992"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 xml:space="preserve">RESULTS </w:t>
      </w:r>
      <w:r w:rsidRPr="0007763B">
        <w:rPr>
          <w:rFonts w:ascii="Times New Roman" w:eastAsia="Times New Roman" w:hAnsi="Times New Roman" w:cs="Times New Roman"/>
          <w:b/>
          <w:sz w:val="24"/>
          <w:szCs w:val="24"/>
        </w:rPr>
        <w:br/>
      </w:r>
    </w:p>
    <w:p w14:paraId="14AB8C85" w14:textId="77777777" w:rsidR="00F136EF" w:rsidRPr="0007763B" w:rsidRDefault="00F136EF" w:rsidP="00A51948">
      <w:pPr>
        <w:spacing w:before="240" w:after="240" w:line="480" w:lineRule="auto"/>
        <w:rPr>
          <w:rFonts w:ascii="Times New Roman" w:eastAsia="Times New Roman" w:hAnsi="Times New Roman" w:cs="Times New Roman"/>
          <w:sz w:val="24"/>
          <w:szCs w:val="24"/>
        </w:rPr>
      </w:pPr>
    </w:p>
    <w:p w14:paraId="2AC8DBE1" w14:textId="537AAB7A"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 xml:space="preserve">Dispersal </w:t>
      </w:r>
    </w:p>
    <w:p w14:paraId="1F795FA4" w14:textId="2B3EEB9F" w:rsidR="00E116E0" w:rsidRPr="0007763B" w:rsidRDefault="007F2596"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As hypothesized, t</w:t>
      </w:r>
      <w:r w:rsidR="00861BB3" w:rsidRPr="0007763B">
        <w:rPr>
          <w:rFonts w:ascii="Times New Roman" w:eastAsia="Times New Roman" w:hAnsi="Times New Roman" w:cs="Times New Roman"/>
          <w:sz w:val="24"/>
          <w:szCs w:val="24"/>
        </w:rPr>
        <w:t xml:space="preserve">he dispersal </w:t>
      </w:r>
      <w:r w:rsidR="008A7AF8">
        <w:rPr>
          <w:rFonts w:ascii="Times New Roman" w:eastAsia="Times New Roman" w:hAnsi="Times New Roman" w:cs="Times New Roman"/>
          <w:sz w:val="24"/>
          <w:szCs w:val="24"/>
        </w:rPr>
        <w:t xml:space="preserve">capacity </w:t>
      </w:r>
      <w:r w:rsidR="00692022">
        <w:rPr>
          <w:rFonts w:ascii="Times New Roman" w:eastAsia="Times New Roman" w:hAnsi="Times New Roman" w:cs="Times New Roman"/>
          <w:sz w:val="24"/>
          <w:szCs w:val="24"/>
        </w:rPr>
        <w:t xml:space="preserve">influences our </w:t>
      </w:r>
      <w:r w:rsidR="00861BB3" w:rsidRPr="0007763B">
        <w:rPr>
          <w:rFonts w:ascii="Times New Roman" w:eastAsia="Times New Roman" w:hAnsi="Times New Roman" w:cs="Times New Roman"/>
          <w:sz w:val="24"/>
          <w:szCs w:val="24"/>
        </w:rPr>
        <w:t xml:space="preserve">ability to detect temporal changes </w:t>
      </w:r>
      <w:ins w:id="14" w:author="Patrick James" w:date="2019-11-12T17:46:00Z">
        <w:r w:rsidR="008A7AF8">
          <w:rPr>
            <w:rFonts w:ascii="Times New Roman" w:eastAsia="Times New Roman" w:hAnsi="Times New Roman" w:cs="Times New Roman"/>
            <w:sz w:val="24"/>
            <w:szCs w:val="24"/>
          </w:rPr>
          <w:t>in genetic diversity</w:t>
        </w:r>
      </w:ins>
      <w:del w:id="15" w:author="Patrick James" w:date="2019-11-12T17:48:00Z">
        <w:r w:rsidR="00861BB3" w:rsidRPr="0007763B" w:rsidDel="00692022">
          <w:rPr>
            <w:rFonts w:ascii="Times New Roman" w:eastAsia="Times New Roman" w:hAnsi="Times New Roman" w:cs="Times New Roman"/>
            <w:sz w:val="24"/>
            <w:szCs w:val="24"/>
          </w:rPr>
          <w:delText xml:space="preserve">from </w:delText>
        </w:r>
        <w:commentRangeStart w:id="16"/>
        <w:r w:rsidR="00861BB3" w:rsidRPr="0007763B" w:rsidDel="00692022">
          <w:rPr>
            <w:rFonts w:ascii="Times New Roman" w:eastAsia="Times New Roman" w:hAnsi="Times New Roman" w:cs="Times New Roman"/>
            <w:sz w:val="24"/>
            <w:szCs w:val="24"/>
          </w:rPr>
          <w:delText>limited genetic datasets</w:delText>
        </w:r>
        <w:commentRangeEnd w:id="16"/>
        <w:r w:rsidR="008A7AF8" w:rsidDel="00692022">
          <w:rPr>
            <w:rStyle w:val="Marquedecommentaire"/>
          </w:rPr>
          <w:commentReference w:id="16"/>
        </w:r>
      </w:del>
      <w:r w:rsidR="00861BB3" w:rsidRPr="0007763B">
        <w:rPr>
          <w:rFonts w:ascii="Times New Roman" w:eastAsia="Times New Roman" w:hAnsi="Times New Roman" w:cs="Times New Roman"/>
          <w:sz w:val="24"/>
          <w:szCs w:val="24"/>
        </w:rPr>
        <w:t xml:space="preserve">. </w:t>
      </w:r>
      <w:r w:rsidR="00692022">
        <w:rPr>
          <w:rFonts w:ascii="Times New Roman" w:eastAsia="Times New Roman" w:hAnsi="Times New Roman" w:cs="Times New Roman"/>
          <w:sz w:val="24"/>
          <w:szCs w:val="24"/>
        </w:rPr>
        <w:t>W</w:t>
      </w:r>
      <w:r w:rsidR="001079BE" w:rsidRPr="0007763B">
        <w:rPr>
          <w:rFonts w:ascii="Times New Roman" w:eastAsia="Times New Roman" w:hAnsi="Times New Roman" w:cs="Times New Roman"/>
          <w:sz w:val="24"/>
          <w:szCs w:val="24"/>
        </w:rPr>
        <w:t xml:space="preserve">hen </w:t>
      </w:r>
      <w:commentRangeStart w:id="17"/>
      <w:r w:rsidR="00692022">
        <w:rPr>
          <w:rFonts w:ascii="Times New Roman" w:eastAsia="Times New Roman" w:hAnsi="Times New Roman" w:cs="Times New Roman"/>
          <w:sz w:val="24"/>
          <w:szCs w:val="24"/>
        </w:rPr>
        <w:t xml:space="preserve">grouping </w:t>
      </w:r>
      <w:r w:rsidR="001079BE" w:rsidRPr="0007763B">
        <w:rPr>
          <w:rFonts w:ascii="Times New Roman" w:eastAsia="Times New Roman" w:hAnsi="Times New Roman" w:cs="Times New Roman"/>
          <w:sz w:val="24"/>
          <w:szCs w:val="24"/>
        </w:rPr>
        <w:t xml:space="preserve">scenarios </w:t>
      </w:r>
      <w:commentRangeEnd w:id="17"/>
      <w:r w:rsidR="007F43DF">
        <w:rPr>
          <w:rStyle w:val="Marquedecommentaire"/>
        </w:rPr>
        <w:commentReference w:id="17"/>
      </w:r>
      <w:r w:rsidR="001079BE" w:rsidRPr="0007763B">
        <w:rPr>
          <w:rFonts w:ascii="Times New Roman" w:eastAsia="Times New Roman" w:hAnsi="Times New Roman" w:cs="Times New Roman"/>
          <w:sz w:val="24"/>
          <w:szCs w:val="24"/>
        </w:rPr>
        <w:t xml:space="preserve">with the same dispersal </w:t>
      </w:r>
      <w:r w:rsidR="00692022">
        <w:rPr>
          <w:rFonts w:ascii="Times New Roman" w:eastAsia="Times New Roman" w:hAnsi="Times New Roman" w:cs="Times New Roman"/>
          <w:sz w:val="24"/>
          <w:szCs w:val="24"/>
        </w:rPr>
        <w:t xml:space="preserve">level </w:t>
      </w:r>
      <w:r w:rsidR="001079BE" w:rsidRPr="0007763B">
        <w:rPr>
          <w:rFonts w:ascii="Times New Roman" w:eastAsia="Times New Roman" w:hAnsi="Times New Roman" w:cs="Times New Roman"/>
          <w:sz w:val="24"/>
          <w:szCs w:val="24"/>
        </w:rPr>
        <w:t>(</w:t>
      </w:r>
      <w:r w:rsidR="00692022">
        <w:rPr>
          <w:rFonts w:ascii="Times New Roman" w:eastAsia="Times New Roman" w:hAnsi="Times New Roman" w:cs="Times New Roman"/>
          <w:sz w:val="24"/>
          <w:szCs w:val="24"/>
        </w:rPr>
        <w:t xml:space="preserve">i.e., </w:t>
      </w:r>
      <w:r w:rsidR="001079BE" w:rsidRPr="0007763B">
        <w:rPr>
          <w:rFonts w:ascii="Times New Roman" w:eastAsia="Times New Roman" w:hAnsi="Times New Roman" w:cs="Times New Roman"/>
          <w:sz w:val="24"/>
          <w:szCs w:val="24"/>
        </w:rPr>
        <w:t xml:space="preserve">low, intermediate, high), FNR </w:t>
      </w:r>
      <w:r w:rsidR="00E51646" w:rsidRPr="0007763B">
        <w:rPr>
          <w:rFonts w:ascii="Times New Roman" w:eastAsia="Times New Roman" w:hAnsi="Times New Roman" w:cs="Times New Roman"/>
          <w:sz w:val="24"/>
          <w:szCs w:val="24"/>
        </w:rPr>
        <w:t>and FPR substantially</w:t>
      </w:r>
      <w:r w:rsidR="001079BE" w:rsidRPr="0007763B">
        <w:rPr>
          <w:rFonts w:ascii="Times New Roman" w:eastAsia="Times New Roman" w:hAnsi="Times New Roman" w:cs="Times New Roman"/>
          <w:sz w:val="24"/>
          <w:szCs w:val="24"/>
        </w:rPr>
        <w:t xml:space="preserve"> increase with dispersal intensity (Fig. </w:t>
      </w:r>
      <w:r w:rsidR="004170BB">
        <w:rPr>
          <w:rFonts w:ascii="Times New Roman" w:eastAsia="Times New Roman" w:hAnsi="Times New Roman" w:cs="Times New Roman"/>
          <w:sz w:val="24"/>
          <w:szCs w:val="24"/>
        </w:rPr>
        <w:t>2</w:t>
      </w:r>
      <w:r w:rsidR="001079BE" w:rsidRPr="0007763B">
        <w:rPr>
          <w:rFonts w:ascii="Times New Roman" w:eastAsia="Times New Roman" w:hAnsi="Times New Roman" w:cs="Times New Roman"/>
          <w:sz w:val="24"/>
          <w:szCs w:val="24"/>
        </w:rPr>
        <w:t>).</w:t>
      </w:r>
      <w:r w:rsidR="00DE7729" w:rsidRPr="0007763B">
        <w:rPr>
          <w:rFonts w:ascii="Times New Roman" w:eastAsia="Times New Roman" w:hAnsi="Times New Roman" w:cs="Times New Roman"/>
          <w:sz w:val="24"/>
          <w:szCs w:val="24"/>
        </w:rPr>
        <w:t xml:space="preserve"> </w:t>
      </w:r>
      <w:r w:rsidR="00A44CD5" w:rsidRPr="0007763B">
        <w:rPr>
          <w:rFonts w:ascii="Times New Roman" w:eastAsia="Times New Roman" w:hAnsi="Times New Roman" w:cs="Times New Roman"/>
          <w:sz w:val="24"/>
          <w:szCs w:val="24"/>
        </w:rPr>
        <w:t>Thi</w:t>
      </w:r>
      <w:r w:rsidR="004170BB">
        <w:rPr>
          <w:rFonts w:ascii="Times New Roman" w:eastAsia="Times New Roman" w:hAnsi="Times New Roman" w:cs="Times New Roman"/>
          <w:sz w:val="24"/>
          <w:szCs w:val="24"/>
        </w:rPr>
        <w:t>s is true regardless of the</w:t>
      </w:r>
      <w:r w:rsidR="00A44CD5" w:rsidRPr="0007763B">
        <w:rPr>
          <w:rFonts w:ascii="Times New Roman" w:eastAsia="Times New Roman" w:hAnsi="Times New Roman" w:cs="Times New Roman"/>
          <w:sz w:val="24"/>
          <w:szCs w:val="24"/>
        </w:rPr>
        <w:t xml:space="preserve"> threshold </w:t>
      </w:r>
      <w:r w:rsidR="004170BB">
        <w:rPr>
          <w:rFonts w:ascii="Times New Roman" w:eastAsia="Times New Roman" w:hAnsi="Times New Roman" w:cs="Times New Roman"/>
          <w:sz w:val="24"/>
          <w:szCs w:val="24"/>
        </w:rPr>
        <w:t xml:space="preserve">used, </w:t>
      </w:r>
      <w:r w:rsidR="00A44CD5" w:rsidRPr="0007763B">
        <w:rPr>
          <w:rFonts w:ascii="Times New Roman" w:eastAsia="Times New Roman" w:hAnsi="Times New Roman" w:cs="Times New Roman"/>
          <w:sz w:val="24"/>
          <w:szCs w:val="24"/>
        </w:rPr>
        <w:t>and the bigger the threshold, the larger the difference between average values of FPR of th</w:t>
      </w:r>
      <w:r w:rsidR="00161403" w:rsidRPr="0007763B">
        <w:rPr>
          <w:rFonts w:ascii="Times New Roman" w:eastAsia="Times New Roman" w:hAnsi="Times New Roman" w:cs="Times New Roman"/>
          <w:sz w:val="24"/>
          <w:szCs w:val="24"/>
        </w:rPr>
        <w:t>e three scenario</w:t>
      </w:r>
      <w:r w:rsidR="004170BB">
        <w:rPr>
          <w:rFonts w:ascii="Times New Roman" w:eastAsia="Times New Roman" w:hAnsi="Times New Roman" w:cs="Times New Roman"/>
          <w:sz w:val="24"/>
          <w:szCs w:val="24"/>
        </w:rPr>
        <w:t>s</w:t>
      </w:r>
      <w:r w:rsidR="00A44CD5" w:rsidRPr="0007763B">
        <w:rPr>
          <w:rFonts w:ascii="Times New Roman" w:eastAsia="Times New Roman" w:hAnsi="Times New Roman" w:cs="Times New Roman"/>
          <w:sz w:val="24"/>
          <w:szCs w:val="24"/>
        </w:rPr>
        <w:t xml:space="preserve">. </w:t>
      </w:r>
      <w:r w:rsidR="00DE7729" w:rsidRPr="0007763B">
        <w:rPr>
          <w:rFonts w:ascii="Times New Roman" w:eastAsia="Times New Roman" w:hAnsi="Times New Roman" w:cs="Times New Roman"/>
          <w:sz w:val="24"/>
          <w:szCs w:val="24"/>
        </w:rPr>
        <w:t>For example, at the ubiquitous 0.0</w:t>
      </w:r>
      <w:r w:rsidR="006A2E72" w:rsidRPr="0007763B">
        <w:rPr>
          <w:rFonts w:ascii="Times New Roman" w:eastAsia="Times New Roman" w:hAnsi="Times New Roman" w:cs="Times New Roman"/>
          <w:sz w:val="24"/>
          <w:szCs w:val="24"/>
        </w:rPr>
        <w:t>5</w:t>
      </w:r>
      <w:r w:rsidR="00F6615F" w:rsidRPr="0007763B">
        <w:rPr>
          <w:rFonts w:ascii="Times New Roman" w:eastAsia="Times New Roman" w:hAnsi="Times New Roman" w:cs="Times New Roman"/>
          <w:sz w:val="24"/>
          <w:szCs w:val="24"/>
        </w:rPr>
        <w:t xml:space="preserve"> threshold</w:t>
      </w:r>
      <w:r w:rsidR="00C60673" w:rsidRPr="0007763B">
        <w:rPr>
          <w:rFonts w:ascii="Times New Roman" w:eastAsia="Times New Roman" w:hAnsi="Times New Roman" w:cs="Times New Roman"/>
          <w:sz w:val="24"/>
          <w:szCs w:val="24"/>
        </w:rPr>
        <w:t>,</w:t>
      </w:r>
      <w:r w:rsidR="00E51646" w:rsidRPr="0007763B">
        <w:rPr>
          <w:rFonts w:ascii="Times New Roman" w:eastAsia="Times New Roman" w:hAnsi="Times New Roman" w:cs="Times New Roman"/>
          <w:sz w:val="24"/>
          <w:szCs w:val="24"/>
        </w:rPr>
        <w:t xml:space="preserve"> which</w:t>
      </w:r>
      <w:r w:rsidR="00A211B7" w:rsidRPr="0007763B">
        <w:rPr>
          <w:rFonts w:ascii="Times New Roman" w:eastAsia="Times New Roman" w:hAnsi="Times New Roman" w:cs="Times New Roman"/>
          <w:sz w:val="24"/>
          <w:szCs w:val="24"/>
        </w:rPr>
        <w:t xml:space="preserve"> here</w:t>
      </w:r>
      <w:r w:rsidR="00E51646" w:rsidRPr="0007763B">
        <w:rPr>
          <w:rFonts w:ascii="Times New Roman" w:eastAsia="Times New Roman" w:hAnsi="Times New Roman" w:cs="Times New Roman"/>
          <w:sz w:val="24"/>
          <w:szCs w:val="24"/>
        </w:rPr>
        <w:t xml:space="preserve"> seems to be</w:t>
      </w:r>
      <w:r w:rsidR="00A211B7" w:rsidRPr="0007763B">
        <w:rPr>
          <w:rFonts w:ascii="Times New Roman" w:eastAsia="Times New Roman" w:hAnsi="Times New Roman" w:cs="Times New Roman"/>
          <w:sz w:val="24"/>
          <w:szCs w:val="24"/>
        </w:rPr>
        <w:t xml:space="preserve"> a decent</w:t>
      </w:r>
      <w:r w:rsidR="00E51646" w:rsidRPr="0007763B">
        <w:rPr>
          <w:rFonts w:ascii="Times New Roman" w:eastAsia="Times New Roman" w:hAnsi="Times New Roman" w:cs="Times New Roman"/>
          <w:sz w:val="24"/>
          <w:szCs w:val="24"/>
        </w:rPr>
        <w:t xml:space="preserve"> compromise between low FNR and FPR, </w:t>
      </w:r>
      <w:r w:rsidR="00A211B7" w:rsidRPr="0007763B">
        <w:rPr>
          <w:rFonts w:ascii="Times New Roman" w:eastAsia="Times New Roman" w:hAnsi="Times New Roman" w:cs="Times New Roman"/>
          <w:sz w:val="24"/>
          <w:szCs w:val="24"/>
        </w:rPr>
        <w:t xml:space="preserve">average </w:t>
      </w:r>
      <w:r w:rsidR="00E51646" w:rsidRPr="0007763B">
        <w:rPr>
          <w:rFonts w:ascii="Times New Roman" w:eastAsia="Times New Roman" w:hAnsi="Times New Roman" w:cs="Times New Roman"/>
          <w:sz w:val="24"/>
          <w:szCs w:val="24"/>
        </w:rPr>
        <w:t>FNR</w:t>
      </w:r>
      <w:r w:rsidR="00A211B7" w:rsidRPr="0007763B">
        <w:rPr>
          <w:rFonts w:ascii="Times New Roman" w:eastAsia="Times New Roman" w:hAnsi="Times New Roman" w:cs="Times New Roman"/>
          <w:sz w:val="24"/>
          <w:szCs w:val="24"/>
        </w:rPr>
        <w:t xml:space="preserve"> values</w:t>
      </w:r>
      <w:r w:rsidR="00E51646" w:rsidRPr="0007763B">
        <w:rPr>
          <w:rFonts w:ascii="Times New Roman" w:eastAsia="Times New Roman" w:hAnsi="Times New Roman" w:cs="Times New Roman"/>
          <w:sz w:val="24"/>
          <w:szCs w:val="24"/>
        </w:rPr>
        <w:t xml:space="preserve"> </w:t>
      </w:r>
      <w:r w:rsidR="00A211B7" w:rsidRPr="0007763B">
        <w:rPr>
          <w:rFonts w:ascii="Times New Roman" w:eastAsia="Times New Roman" w:hAnsi="Times New Roman" w:cs="Times New Roman"/>
          <w:sz w:val="24"/>
          <w:szCs w:val="24"/>
        </w:rPr>
        <w:t>are</w:t>
      </w:r>
      <w:r w:rsidR="00C074BE" w:rsidRPr="0007763B">
        <w:rPr>
          <w:rFonts w:ascii="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0.1210</w:t>
      </w:r>
      <w:r w:rsidR="00A211B7" w:rsidRPr="0007763B">
        <w:rPr>
          <w:rFonts w:ascii="Times New Roman" w:eastAsia="Times New Roman" w:hAnsi="Times New Roman" w:cs="Times New Roman"/>
          <w:sz w:val="24"/>
          <w:szCs w:val="24"/>
        </w:rPr>
        <w:t>,</w:t>
      </w:r>
      <w:r w:rsidR="00C074BE" w:rsidRPr="0007763B">
        <w:rPr>
          <w:rFonts w:ascii="Times New Roman" w:eastAsia="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0.1727</w:t>
      </w:r>
      <w:r w:rsidR="00C074BE" w:rsidRPr="0007763B">
        <w:rPr>
          <w:rFonts w:ascii="Times New Roman" w:eastAsia="Times New Roman" w:hAnsi="Times New Roman" w:cs="Times New Roman"/>
          <w:sz w:val="24"/>
          <w:szCs w:val="24"/>
        </w:rPr>
        <w:t xml:space="preserve"> and </w:t>
      </w:r>
      <w:r w:rsidR="00BF78ED" w:rsidRPr="0007763B">
        <w:rPr>
          <w:rFonts w:ascii="Times New Roman" w:eastAsia="Times New Roman" w:hAnsi="Times New Roman" w:cs="Times New Roman"/>
          <w:sz w:val="24"/>
          <w:szCs w:val="24"/>
        </w:rPr>
        <w:t>0.3702</w:t>
      </w:r>
      <w:r w:rsidR="00A211B7" w:rsidRPr="0007763B">
        <w:rPr>
          <w:rFonts w:ascii="Times New Roman" w:eastAsia="Times New Roman" w:hAnsi="Times New Roman" w:cs="Times New Roman"/>
          <w:sz w:val="24"/>
          <w:szCs w:val="24"/>
        </w:rPr>
        <w:t>,</w:t>
      </w:r>
      <w:r w:rsidR="00C074BE" w:rsidRPr="0007763B">
        <w:rPr>
          <w:rFonts w:ascii="Times New Roman" w:eastAsia="Times New Roman" w:hAnsi="Times New Roman" w:cs="Times New Roman"/>
          <w:sz w:val="24"/>
          <w:szCs w:val="24"/>
        </w:rPr>
        <w:t xml:space="preserve"> for the </w:t>
      </w:r>
      <w:r w:rsidR="00A211B7" w:rsidRPr="0007763B">
        <w:rPr>
          <w:rFonts w:ascii="Times New Roman" w:eastAsia="Times New Roman" w:hAnsi="Times New Roman" w:cs="Times New Roman"/>
          <w:sz w:val="24"/>
          <w:szCs w:val="24"/>
        </w:rPr>
        <w:t xml:space="preserve">low, </w:t>
      </w:r>
      <w:r w:rsidR="00C074BE" w:rsidRPr="0007763B">
        <w:rPr>
          <w:rFonts w:ascii="Times New Roman" w:eastAsia="Times New Roman" w:hAnsi="Times New Roman" w:cs="Times New Roman"/>
          <w:sz w:val="24"/>
          <w:szCs w:val="24"/>
        </w:rPr>
        <w:t xml:space="preserve">intermediate and high dispersal </w:t>
      </w:r>
      <w:r w:rsidR="00A211B7" w:rsidRPr="0007763B">
        <w:rPr>
          <w:rFonts w:ascii="Times New Roman" w:eastAsia="Times New Roman" w:hAnsi="Times New Roman" w:cs="Times New Roman"/>
          <w:sz w:val="24"/>
          <w:szCs w:val="24"/>
        </w:rPr>
        <w:lastRenderedPageBreak/>
        <w:t>scenarios</w:t>
      </w:r>
      <w:r w:rsidR="00C074BE" w:rsidRPr="0007763B">
        <w:rPr>
          <w:rFonts w:ascii="Times New Roman" w:eastAsia="Times New Roman" w:hAnsi="Times New Roman" w:cs="Times New Roman"/>
          <w:sz w:val="24"/>
          <w:szCs w:val="24"/>
        </w:rPr>
        <w:t xml:space="preserve"> respectively. At this threshold and for the same scenario groups, FPR also increases, from</w:t>
      </w:r>
      <w:r w:rsidR="006A2E72" w:rsidRPr="0007763B">
        <w:rPr>
          <w:rFonts w:ascii="Times New Roman" w:eastAsia="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0.0107</w:t>
      </w:r>
      <w:r w:rsidR="00C074BE" w:rsidRPr="0007763B">
        <w:rPr>
          <w:rFonts w:ascii="Times New Roman" w:eastAsia="Times New Roman" w:hAnsi="Times New Roman" w:cs="Times New Roman"/>
          <w:sz w:val="24"/>
          <w:szCs w:val="24"/>
        </w:rPr>
        <w:t xml:space="preserve"> to </w:t>
      </w:r>
      <w:r w:rsidR="00BF78ED" w:rsidRPr="0007763B">
        <w:rPr>
          <w:rFonts w:ascii="Times New Roman" w:eastAsia="Times New Roman" w:hAnsi="Times New Roman" w:cs="Times New Roman"/>
          <w:sz w:val="24"/>
          <w:szCs w:val="24"/>
        </w:rPr>
        <w:t>0.0138</w:t>
      </w:r>
      <w:r w:rsidR="006A2E72" w:rsidRPr="0007763B">
        <w:rPr>
          <w:rFonts w:ascii="Times New Roman" w:eastAsia="Times New Roman" w:hAnsi="Times New Roman" w:cs="Times New Roman"/>
          <w:sz w:val="24"/>
          <w:szCs w:val="24"/>
        </w:rPr>
        <w:t xml:space="preserve"> and </w:t>
      </w:r>
      <w:r w:rsidR="00BF78ED" w:rsidRPr="0007763B">
        <w:rPr>
          <w:rFonts w:ascii="Times New Roman" w:eastAsia="Times New Roman" w:hAnsi="Times New Roman" w:cs="Times New Roman"/>
          <w:sz w:val="24"/>
          <w:szCs w:val="24"/>
        </w:rPr>
        <w:t>0.0244</w:t>
      </w:r>
      <w:r w:rsidR="006B7759" w:rsidRPr="0007763B">
        <w:rPr>
          <w:rFonts w:ascii="Times New Roman" w:eastAsia="Times New Roman" w:hAnsi="Times New Roman" w:cs="Times New Roman"/>
          <w:sz w:val="24"/>
          <w:szCs w:val="24"/>
        </w:rPr>
        <w:t>.</w:t>
      </w:r>
    </w:p>
    <w:p w14:paraId="14AF72A4" w14:textId="767431F7" w:rsidR="00F136EF" w:rsidRPr="0007763B" w:rsidRDefault="00E116E0"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68CEFCC6" wp14:editId="782F64D3">
                <wp:simplePos x="0" y="0"/>
                <wp:positionH relativeFrom="column">
                  <wp:posOffset>4210050</wp:posOffset>
                </wp:positionH>
                <wp:positionV relativeFrom="paragraph">
                  <wp:posOffset>86995</wp:posOffset>
                </wp:positionV>
                <wp:extent cx="371475" cy="474980"/>
                <wp:effectExtent l="0" t="0" r="0" b="127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18868624" w14:textId="7D5EBBEE" w:rsidR="00CB560E" w:rsidRPr="00F6615F" w:rsidRDefault="00CB560E" w:rsidP="00F6615F">
                            <w:pPr>
                              <w:rPr>
                                <w:rFonts w:ascii="Times New Roman" w:hAnsi="Times New Roman" w:cs="Times New Roman"/>
                                <w:sz w:val="40"/>
                                <w:szCs w:val="40"/>
                                <w:lang w:val="fr-CA"/>
                              </w:rPr>
                            </w:pPr>
                            <w:r>
                              <w:rPr>
                                <w:rFonts w:ascii="Times New Roman" w:hAnsi="Times New Roman" w:cs="Times New Roman"/>
                                <w:sz w:val="40"/>
                                <w:szCs w:val="40"/>
                                <w:lang w:val="fr-CA"/>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CEFCC6" id="_x0000_t202" coordsize="21600,21600" o:spt="202" path="m,l,21600r21600,l21600,xe">
                <v:stroke joinstyle="miter"/>
                <v:path gradientshapeok="t" o:connecttype="rect"/>
              </v:shapetype>
              <v:shape id="Zone de texte 2" o:spid="_x0000_s1026" type="#_x0000_t202" style="position:absolute;margin-left:331.5pt;margin-top:6.85pt;width:29.25pt;height:37.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" filled="f" stroked="f">
                <v:textbox>
                  <w:txbxContent>
                    <w:p w14:paraId="18868624" w14:textId="7D5EBBEE" w:rsidR="00CB560E" w:rsidRPr="00F6615F" w:rsidRDefault="00CB560E" w:rsidP="00F6615F">
                      <w:pPr>
                        <w:rPr>
                          <w:rFonts w:ascii="Times New Roman" w:hAnsi="Times New Roman" w:cs="Times New Roman"/>
                          <w:sz w:val="40"/>
                          <w:szCs w:val="40"/>
                          <w:lang w:val="fr-CA"/>
                        </w:rPr>
                      </w:pPr>
                      <w:r>
                        <w:rPr>
                          <w:rFonts w:ascii="Times New Roman" w:hAnsi="Times New Roman" w:cs="Times New Roman"/>
                          <w:sz w:val="40"/>
                          <w:szCs w:val="40"/>
                          <w:lang w:val="fr-CA"/>
                        </w:rPr>
                        <w:t>C</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1FB7FB5A" wp14:editId="4D3BE2E5">
                <wp:simplePos x="0" y="0"/>
                <wp:positionH relativeFrom="column">
                  <wp:posOffset>2395855</wp:posOffset>
                </wp:positionH>
                <wp:positionV relativeFrom="paragraph">
                  <wp:posOffset>86995</wp:posOffset>
                </wp:positionV>
                <wp:extent cx="371475" cy="474980"/>
                <wp:effectExtent l="0" t="0" r="0" b="127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87D1DA4" w14:textId="1A34F86F" w:rsidR="00CB560E" w:rsidRPr="00F6615F" w:rsidRDefault="00CB560E" w:rsidP="00F6615F">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7FB5A" id="_x0000_s1027" type="#_x0000_t202" style="position:absolute;margin-left:188.65pt;margin-top:6.85pt;width:29.25pt;height:37.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" filled="f" stroked="f">
                <v:textbox>
                  <w:txbxContent>
                    <w:p w14:paraId="687D1DA4" w14:textId="1A34F86F" w:rsidR="00CB560E" w:rsidRPr="00F6615F" w:rsidRDefault="00CB560E" w:rsidP="00F6615F">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56192" behindDoc="0" locked="0" layoutInCell="1" allowOverlap="1" wp14:anchorId="4506E7DE" wp14:editId="0D7C48EE">
                <wp:simplePos x="0" y="0"/>
                <wp:positionH relativeFrom="column">
                  <wp:posOffset>605155</wp:posOffset>
                </wp:positionH>
                <wp:positionV relativeFrom="paragraph">
                  <wp:posOffset>87893</wp:posOffset>
                </wp:positionV>
                <wp:extent cx="371475" cy="474980"/>
                <wp:effectExtent l="0" t="0" r="0" b="127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25634C5" w14:textId="76312076" w:rsidR="00CB560E" w:rsidRPr="00F6615F" w:rsidRDefault="00CB560E">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6E7DE" id="_x0000_s1028" type="#_x0000_t202" style="position:absolute;margin-left:47.65pt;margin-top:6.9pt;width:29.25pt;height:37.4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" filled="f" stroked="f">
                <v:textbox>
                  <w:txbxContent>
                    <w:p w14:paraId="625634C5" w14:textId="76312076" w:rsidR="00CB560E" w:rsidRPr="00F6615F" w:rsidRDefault="00CB560E">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w:pict>
          </mc:Fallback>
        </mc:AlternateContent>
      </w:r>
      <w:r w:rsidR="00064F7E" w:rsidRPr="0007763B">
        <w:rPr>
          <w:rFonts w:ascii="Times New Roman" w:eastAsia="Times New Roman" w:hAnsi="Times New Roman" w:cs="Times New Roman"/>
          <w:noProof/>
          <w:sz w:val="24"/>
          <w:szCs w:val="24"/>
        </w:rPr>
        <w:drawing>
          <wp:inline distT="0" distB="0" distL="0" distR="0" wp14:anchorId="4B02CC5D" wp14:editId="74068EDA">
            <wp:extent cx="5942965" cy="3769316"/>
            <wp:effectExtent l="0" t="0" r="635" b="3175"/>
            <wp:docPr id="3" name="Image 3" descr="C:\Users\jwitt\OneDrive\Desktop\Git_Projects\Genetic_TBI_LCBD\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itt\OneDrive\Desktop\Git_Projects\Genetic_TBI_LCBD\Rplot03.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t="12554" b="9076"/>
                    <a:stretch/>
                  </pic:blipFill>
                  <pic:spPr bwMode="auto">
                    <a:xfrm>
                      <a:off x="0" y="0"/>
                      <a:ext cx="5943600" cy="3769719"/>
                    </a:xfrm>
                    <a:prstGeom prst="rect">
                      <a:avLst/>
                    </a:prstGeom>
                    <a:noFill/>
                    <a:ln>
                      <a:noFill/>
                    </a:ln>
                    <a:extLst>
                      <a:ext uri="{53640926-AAD7-44D8-BBD7-CCE9431645EC}">
                        <a14:shadowObscured xmlns:a14="http://schemas.microsoft.com/office/drawing/2010/main"/>
                      </a:ext>
                    </a:extLst>
                  </pic:spPr>
                </pic:pic>
              </a:graphicData>
            </a:graphic>
          </wp:inline>
        </w:drawing>
      </w:r>
    </w:p>
    <w:p w14:paraId="509FC258" w14:textId="248ABAE1" w:rsidR="00064F7E" w:rsidRPr="0007763B" w:rsidRDefault="004170BB"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 2</w:t>
      </w:r>
      <w:r w:rsidR="00064F7E" w:rsidRPr="0007763B">
        <w:rPr>
          <w:rFonts w:ascii="Times New Roman" w:eastAsia="Times New Roman" w:hAnsi="Times New Roman" w:cs="Times New Roman"/>
          <w:b/>
          <w:sz w:val="24"/>
          <w:szCs w:val="24"/>
        </w:rPr>
        <w:t xml:space="preserve">. </w:t>
      </w:r>
      <w:r w:rsidR="00064F7E" w:rsidRPr="0007763B">
        <w:rPr>
          <w:rFonts w:ascii="Times New Roman" w:eastAsia="Times New Roman" w:hAnsi="Times New Roman" w:cs="Times New Roman"/>
          <w:sz w:val="24"/>
          <w:szCs w:val="24"/>
        </w:rPr>
        <w:t xml:space="preserve">Influence of dispersal ability on our ability to detect </w:t>
      </w:r>
      <w:commentRangeStart w:id="18"/>
      <w:r w:rsidR="00064F7E" w:rsidRPr="0007763B">
        <w:rPr>
          <w:rFonts w:ascii="Times New Roman" w:eastAsia="Times New Roman" w:hAnsi="Times New Roman" w:cs="Times New Roman"/>
          <w:sz w:val="24"/>
          <w:szCs w:val="24"/>
        </w:rPr>
        <w:t xml:space="preserve">exceptional </w:t>
      </w:r>
      <w:commentRangeEnd w:id="18"/>
      <w:r w:rsidR="00692022">
        <w:rPr>
          <w:rStyle w:val="Marquedecommentaire"/>
        </w:rPr>
        <w:commentReference w:id="18"/>
      </w:r>
      <w:r w:rsidR="00064F7E" w:rsidRPr="0007763B">
        <w:rPr>
          <w:rFonts w:ascii="Times New Roman" w:eastAsia="Times New Roman" w:hAnsi="Times New Roman" w:cs="Times New Roman"/>
          <w:sz w:val="24"/>
          <w:szCs w:val="24"/>
        </w:rPr>
        <w:t>change. FPR and</w:t>
      </w:r>
      <w:r w:rsidR="000F49A2">
        <w:rPr>
          <w:rFonts w:ascii="Times New Roman" w:eastAsia="Times New Roman" w:hAnsi="Times New Roman" w:cs="Times New Roman"/>
          <w:sz w:val="24"/>
          <w:szCs w:val="24"/>
        </w:rPr>
        <w:t xml:space="preserve"> FNR values at 13 different </w:t>
      </w:r>
      <w:proofErr w:type="spellStart"/>
      <w:r w:rsidR="000F49A2">
        <w:rPr>
          <w:rFonts w:ascii="Times New Roman" w:eastAsia="Times New Roman" w:hAnsi="Times New Roman" w:cs="Times New Roman"/>
          <w:sz w:val="24"/>
          <w:szCs w:val="24"/>
        </w:rPr>
        <w:t>p.TG</w:t>
      </w:r>
      <w:r w:rsidR="00064F7E" w:rsidRPr="0007763B">
        <w:rPr>
          <w:rFonts w:ascii="Times New Roman" w:eastAsia="Times New Roman" w:hAnsi="Times New Roman" w:cs="Times New Roman"/>
          <w:sz w:val="24"/>
          <w:szCs w:val="24"/>
        </w:rPr>
        <w:t>I</w:t>
      </w:r>
      <w:proofErr w:type="spellEnd"/>
      <w:r w:rsidR="00064F7E" w:rsidRPr="0007763B">
        <w:rPr>
          <w:rFonts w:ascii="Times New Roman" w:eastAsia="Times New Roman" w:hAnsi="Times New Roman" w:cs="Times New Roman"/>
          <w:sz w:val="24"/>
          <w:szCs w:val="24"/>
        </w:rPr>
        <w:t xml:space="preserve"> thresholds for </w:t>
      </w:r>
      <w:r w:rsidR="00F6615F" w:rsidRPr="0007763B">
        <w:rPr>
          <w:rFonts w:ascii="Times New Roman" w:eastAsia="Times New Roman" w:hAnsi="Times New Roman" w:cs="Times New Roman"/>
          <w:sz w:val="24"/>
          <w:szCs w:val="24"/>
        </w:rPr>
        <w:t xml:space="preserve">low (A), intermediate (B), and high (C) dispersal scenarios. Control FPR values, from scenarios with identical dispersal parameters, are also featured. </w:t>
      </w:r>
      <w:r w:rsidR="002D63E3" w:rsidRPr="0007763B">
        <w:rPr>
          <w:rFonts w:ascii="Times New Roman" w:eastAsia="Times New Roman" w:hAnsi="Times New Roman" w:cs="Times New Roman"/>
          <w:sz w:val="24"/>
          <w:szCs w:val="24"/>
        </w:rPr>
        <w:t>The dashed horizontal line indicates 0.1 which is the maximum threshold value used, for comparison with FPR values.</w:t>
      </w:r>
    </w:p>
    <w:p w14:paraId="11DEEA97" w14:textId="59068E13" w:rsidR="00064F7E" w:rsidRPr="0007763B" w:rsidRDefault="00064F7E" w:rsidP="00A51948">
      <w:pPr>
        <w:spacing w:before="240" w:after="240" w:line="480" w:lineRule="auto"/>
        <w:rPr>
          <w:rFonts w:ascii="Times New Roman" w:eastAsia="Times New Roman" w:hAnsi="Times New Roman" w:cs="Times New Roman"/>
          <w:sz w:val="24"/>
          <w:szCs w:val="24"/>
        </w:rPr>
      </w:pPr>
    </w:p>
    <w:p w14:paraId="7C31E3A7" w14:textId="5C4B0110"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Number of population</w:t>
      </w:r>
      <w:r w:rsidR="0065660C">
        <w:rPr>
          <w:rFonts w:ascii="Times New Roman" w:eastAsia="Times New Roman" w:hAnsi="Times New Roman" w:cs="Times New Roman"/>
          <w:i/>
          <w:sz w:val="24"/>
          <w:szCs w:val="24"/>
        </w:rPr>
        <w:t>s</w:t>
      </w:r>
      <w:r w:rsidRPr="0007763B">
        <w:rPr>
          <w:rFonts w:ascii="Times New Roman" w:eastAsia="Times New Roman" w:hAnsi="Times New Roman" w:cs="Times New Roman"/>
          <w:i/>
          <w:sz w:val="24"/>
          <w:szCs w:val="24"/>
        </w:rPr>
        <w:t xml:space="preserve"> affected</w:t>
      </w:r>
    </w:p>
    <w:p w14:paraId="37F3522A" w14:textId="45ECC898" w:rsidR="001079BE" w:rsidRPr="0007763B" w:rsidRDefault="001079BE"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lastRenderedPageBreak/>
        <w:t xml:space="preserve">The number of populations affected </w:t>
      </w:r>
      <w:r w:rsidR="007F2596" w:rsidRPr="0007763B">
        <w:rPr>
          <w:rFonts w:ascii="Times New Roman" w:eastAsia="Times New Roman" w:hAnsi="Times New Roman" w:cs="Times New Roman"/>
          <w:sz w:val="24"/>
          <w:szCs w:val="24"/>
        </w:rPr>
        <w:t>by an event</w:t>
      </w:r>
      <w:r w:rsidRPr="0007763B">
        <w:rPr>
          <w:rFonts w:ascii="Times New Roman" w:eastAsia="Times New Roman" w:hAnsi="Times New Roman" w:cs="Times New Roman"/>
          <w:sz w:val="24"/>
          <w:szCs w:val="24"/>
        </w:rPr>
        <w:t xml:space="preserve"> </w:t>
      </w:r>
      <w:r w:rsidR="007F2596" w:rsidRPr="0007763B">
        <w:rPr>
          <w:rFonts w:ascii="Times New Roman" w:eastAsia="Times New Roman" w:hAnsi="Times New Roman" w:cs="Times New Roman"/>
          <w:sz w:val="24"/>
          <w:szCs w:val="24"/>
        </w:rPr>
        <w:t>also</w:t>
      </w:r>
      <w:r w:rsidRPr="0007763B">
        <w:rPr>
          <w:rFonts w:ascii="Times New Roman" w:eastAsia="Times New Roman" w:hAnsi="Times New Roman" w:cs="Times New Roman"/>
          <w:sz w:val="24"/>
          <w:szCs w:val="24"/>
        </w:rPr>
        <w:t xml:space="preserve"> affects our ability</w:t>
      </w:r>
      <w:r w:rsidR="007F2596" w:rsidRPr="0007763B">
        <w:rPr>
          <w:rFonts w:ascii="Times New Roman" w:eastAsia="Times New Roman" w:hAnsi="Times New Roman" w:cs="Times New Roman"/>
          <w:sz w:val="24"/>
          <w:szCs w:val="24"/>
        </w:rPr>
        <w:t xml:space="preserve"> to detect exceptional temporal</w:t>
      </w:r>
      <w:r w:rsidR="00492036" w:rsidRPr="0007763B">
        <w:rPr>
          <w:rFonts w:ascii="Times New Roman" w:eastAsia="Times New Roman" w:hAnsi="Times New Roman" w:cs="Times New Roman"/>
          <w:sz w:val="24"/>
          <w:szCs w:val="24"/>
        </w:rPr>
        <w:t xml:space="preserve"> change</w:t>
      </w:r>
      <w:r w:rsidRPr="0007763B">
        <w:rPr>
          <w:rFonts w:ascii="Times New Roman" w:eastAsia="Times New Roman" w:hAnsi="Times New Roman" w:cs="Times New Roman"/>
          <w:sz w:val="24"/>
          <w:szCs w:val="24"/>
        </w:rPr>
        <w:t xml:space="preserve">. </w:t>
      </w:r>
      <w:r w:rsidR="001E58E9" w:rsidRPr="0007763B">
        <w:rPr>
          <w:rFonts w:ascii="Times New Roman" w:eastAsia="Times New Roman" w:hAnsi="Times New Roman" w:cs="Times New Roman"/>
          <w:sz w:val="24"/>
          <w:szCs w:val="24"/>
        </w:rPr>
        <w:t xml:space="preserve">When </w:t>
      </w:r>
      <w:commentRangeStart w:id="19"/>
      <w:r w:rsidR="001E58E9" w:rsidRPr="0007763B">
        <w:rPr>
          <w:rFonts w:ascii="Times New Roman" w:eastAsia="Times New Roman" w:hAnsi="Times New Roman" w:cs="Times New Roman"/>
          <w:sz w:val="24"/>
          <w:szCs w:val="24"/>
        </w:rPr>
        <w:t>looking at groups of</w:t>
      </w:r>
      <w:r w:rsidRPr="0007763B">
        <w:rPr>
          <w:rFonts w:ascii="Times New Roman" w:eastAsia="Times New Roman" w:hAnsi="Times New Roman" w:cs="Times New Roman"/>
          <w:sz w:val="24"/>
          <w:szCs w:val="24"/>
        </w:rPr>
        <w:t xml:space="preserve"> scenarios </w:t>
      </w:r>
      <w:commentRangeEnd w:id="19"/>
      <w:r w:rsidR="007F43DF">
        <w:rPr>
          <w:rStyle w:val="Marquedecommentaire"/>
        </w:rPr>
        <w:commentReference w:id="19"/>
      </w:r>
      <w:r w:rsidRPr="0007763B">
        <w:rPr>
          <w:rFonts w:ascii="Times New Roman" w:eastAsia="Times New Roman" w:hAnsi="Times New Roman" w:cs="Times New Roman"/>
          <w:sz w:val="24"/>
          <w:szCs w:val="24"/>
        </w:rPr>
        <w:t xml:space="preserve">with the same </w:t>
      </w:r>
      <w:r w:rsidR="00492036" w:rsidRPr="0007763B">
        <w:rPr>
          <w:rFonts w:ascii="Times New Roman" w:eastAsia="Times New Roman" w:hAnsi="Times New Roman" w:cs="Times New Roman"/>
          <w:sz w:val="24"/>
          <w:szCs w:val="24"/>
        </w:rPr>
        <w:t>number of affected populations (1</w:t>
      </w:r>
      <w:r w:rsidRPr="0007763B">
        <w:rPr>
          <w:rFonts w:ascii="Times New Roman" w:eastAsia="Times New Roman" w:hAnsi="Times New Roman" w:cs="Times New Roman"/>
          <w:sz w:val="24"/>
          <w:szCs w:val="24"/>
        </w:rPr>
        <w:t xml:space="preserve">, </w:t>
      </w:r>
      <w:r w:rsidR="00492036" w:rsidRPr="0007763B">
        <w:rPr>
          <w:rFonts w:ascii="Times New Roman" w:eastAsia="Times New Roman" w:hAnsi="Times New Roman" w:cs="Times New Roman"/>
          <w:sz w:val="24"/>
          <w:szCs w:val="24"/>
        </w:rPr>
        <w:t xml:space="preserve">2, </w:t>
      </w:r>
      <w:r w:rsidR="00B441F7" w:rsidRPr="0007763B">
        <w:rPr>
          <w:rFonts w:ascii="Times New Roman" w:eastAsia="Times New Roman" w:hAnsi="Times New Roman" w:cs="Times New Roman"/>
          <w:sz w:val="24"/>
          <w:szCs w:val="24"/>
        </w:rPr>
        <w:t xml:space="preserve">and </w:t>
      </w:r>
      <w:r w:rsidR="00492036" w:rsidRPr="0007763B">
        <w:rPr>
          <w:rFonts w:ascii="Times New Roman" w:eastAsia="Times New Roman" w:hAnsi="Times New Roman" w:cs="Times New Roman"/>
          <w:sz w:val="24"/>
          <w:szCs w:val="24"/>
        </w:rPr>
        <w:t>3</w:t>
      </w:r>
      <w:r w:rsidR="00B441F7" w:rsidRPr="0007763B">
        <w:rPr>
          <w:rFonts w:ascii="Times New Roman" w:eastAsia="Times New Roman" w:hAnsi="Times New Roman" w:cs="Times New Roman"/>
          <w:sz w:val="24"/>
          <w:szCs w:val="24"/>
        </w:rPr>
        <w:t xml:space="preserve"> populations</w:t>
      </w:r>
      <w:r w:rsidRPr="0007763B">
        <w:rPr>
          <w:rFonts w:ascii="Times New Roman" w:eastAsia="Times New Roman" w:hAnsi="Times New Roman" w:cs="Times New Roman"/>
          <w:sz w:val="24"/>
          <w:szCs w:val="24"/>
        </w:rPr>
        <w:t>),</w:t>
      </w:r>
      <w:r w:rsidR="001E58E9" w:rsidRPr="0007763B">
        <w:rPr>
          <w:rFonts w:ascii="Times New Roman" w:eastAsia="Times New Roman" w:hAnsi="Times New Roman" w:cs="Times New Roman"/>
          <w:sz w:val="24"/>
          <w:szCs w:val="24"/>
        </w:rPr>
        <w:t xml:space="preserve"> we can see that </w:t>
      </w:r>
      <w:r w:rsidRPr="0007763B">
        <w:rPr>
          <w:rFonts w:ascii="Times New Roman" w:eastAsia="Times New Roman" w:hAnsi="Times New Roman" w:cs="Times New Roman"/>
          <w:sz w:val="24"/>
          <w:szCs w:val="24"/>
        </w:rPr>
        <w:t>FNR</w:t>
      </w:r>
      <w:r w:rsidR="00B441F7" w:rsidRPr="0007763B">
        <w:rPr>
          <w:rFonts w:ascii="Times New Roman" w:eastAsia="Times New Roman" w:hAnsi="Times New Roman" w:cs="Times New Roman"/>
          <w:sz w:val="24"/>
          <w:szCs w:val="24"/>
        </w:rPr>
        <w:t xml:space="preserve"> increases</w:t>
      </w:r>
      <w:r w:rsidR="00A03B83" w:rsidRPr="0007763B">
        <w:rPr>
          <w:rFonts w:ascii="Times New Roman" w:eastAsia="Times New Roman" w:hAnsi="Times New Roman" w:cs="Times New Roman"/>
          <w:sz w:val="24"/>
          <w:szCs w:val="24"/>
        </w:rPr>
        <w:t xml:space="preserve"> with additional affected populations</w:t>
      </w:r>
      <w:r w:rsidR="00C955CE" w:rsidRPr="0007763B">
        <w:rPr>
          <w:rFonts w:ascii="Times New Roman" w:eastAsia="Times New Roman" w:hAnsi="Times New Roman" w:cs="Times New Roman"/>
          <w:sz w:val="24"/>
          <w:szCs w:val="24"/>
        </w:rPr>
        <w:t>, regardless of which threshold is considered</w:t>
      </w:r>
      <w:r w:rsidR="004170BB">
        <w:rPr>
          <w:rFonts w:ascii="Times New Roman" w:eastAsia="Times New Roman" w:hAnsi="Times New Roman" w:cs="Times New Roman"/>
          <w:sz w:val="24"/>
          <w:szCs w:val="24"/>
        </w:rPr>
        <w:t xml:space="preserve"> (Fig. 3</w:t>
      </w:r>
      <w:r w:rsidR="00994541" w:rsidRPr="0007763B">
        <w:rPr>
          <w:rFonts w:ascii="Times New Roman" w:eastAsia="Times New Roman" w:hAnsi="Times New Roman" w:cs="Times New Roman"/>
          <w:sz w:val="24"/>
          <w:szCs w:val="24"/>
        </w:rPr>
        <w:t>). FPR values from scenarios with 2 affected populations are consistently higher than values from on</w:t>
      </w:r>
      <w:r w:rsidR="00E116E0" w:rsidRPr="0007763B">
        <w:rPr>
          <w:rFonts w:ascii="Times New Roman" w:eastAsia="Times New Roman" w:hAnsi="Times New Roman" w:cs="Times New Roman"/>
          <w:sz w:val="24"/>
          <w:szCs w:val="24"/>
        </w:rPr>
        <w:t>e affected population scenarios.</w:t>
      </w:r>
      <w:r w:rsidR="00994541" w:rsidRPr="0007763B">
        <w:rPr>
          <w:rFonts w:ascii="Times New Roman" w:eastAsia="Times New Roman" w:hAnsi="Times New Roman" w:cs="Times New Roman"/>
          <w:sz w:val="24"/>
          <w:szCs w:val="24"/>
        </w:rPr>
        <w:t xml:space="preserve"> FPR values from scenarios with 3 affected populations </w:t>
      </w:r>
      <w:r w:rsidR="004170BB">
        <w:rPr>
          <w:rFonts w:ascii="Times New Roman" w:eastAsia="Times New Roman" w:hAnsi="Times New Roman" w:cs="Times New Roman"/>
          <w:sz w:val="24"/>
          <w:szCs w:val="24"/>
        </w:rPr>
        <w:t>are on average low</w:t>
      </w:r>
      <w:r w:rsidR="00E116E0" w:rsidRPr="0007763B">
        <w:rPr>
          <w:rFonts w:ascii="Times New Roman" w:eastAsia="Times New Roman" w:hAnsi="Times New Roman" w:cs="Times New Roman"/>
          <w:sz w:val="24"/>
          <w:szCs w:val="24"/>
        </w:rPr>
        <w:t xml:space="preserve">er than values from other scenarios </w:t>
      </w:r>
      <w:r w:rsidR="00AF3090" w:rsidRPr="0007763B">
        <w:rPr>
          <w:rFonts w:ascii="Times New Roman" w:eastAsia="Times New Roman" w:hAnsi="Times New Roman" w:cs="Times New Roman"/>
          <w:sz w:val="24"/>
          <w:szCs w:val="24"/>
        </w:rPr>
        <w:t xml:space="preserve">up to a threshold of </w:t>
      </w:r>
      <w:r w:rsidR="00E116E0" w:rsidRPr="0007763B">
        <w:rPr>
          <w:rFonts w:ascii="Times New Roman" w:eastAsia="Times New Roman" w:hAnsi="Times New Roman" w:cs="Times New Roman"/>
          <w:sz w:val="24"/>
          <w:szCs w:val="24"/>
        </w:rPr>
        <w:t>0.0</w:t>
      </w:r>
      <w:r w:rsidR="00AF3090" w:rsidRPr="0007763B">
        <w:rPr>
          <w:rFonts w:ascii="Times New Roman" w:eastAsia="Times New Roman" w:hAnsi="Times New Roman" w:cs="Times New Roman"/>
          <w:sz w:val="24"/>
          <w:szCs w:val="24"/>
        </w:rPr>
        <w:t>1</w:t>
      </w:r>
      <w:r w:rsidR="00E116E0" w:rsidRPr="0007763B">
        <w:rPr>
          <w:rFonts w:ascii="Times New Roman" w:eastAsia="Times New Roman" w:hAnsi="Times New Roman" w:cs="Times New Roman"/>
          <w:sz w:val="24"/>
          <w:szCs w:val="24"/>
        </w:rPr>
        <w:t>, and a</w:t>
      </w:r>
      <w:r w:rsidR="004170BB">
        <w:rPr>
          <w:rFonts w:ascii="Times New Roman" w:eastAsia="Times New Roman" w:hAnsi="Times New Roman" w:cs="Times New Roman"/>
          <w:sz w:val="24"/>
          <w:szCs w:val="24"/>
        </w:rPr>
        <w:t>re on average high</w:t>
      </w:r>
      <w:r w:rsidR="00AF3090" w:rsidRPr="0007763B">
        <w:rPr>
          <w:rFonts w:ascii="Times New Roman" w:eastAsia="Times New Roman" w:hAnsi="Times New Roman" w:cs="Times New Roman"/>
          <w:sz w:val="24"/>
          <w:szCs w:val="24"/>
        </w:rPr>
        <w:t>er for t</w:t>
      </w:r>
      <w:r w:rsidR="004170BB">
        <w:rPr>
          <w:rFonts w:ascii="Times New Roman" w:eastAsia="Times New Roman" w:hAnsi="Times New Roman" w:cs="Times New Roman"/>
          <w:sz w:val="24"/>
          <w:szCs w:val="24"/>
        </w:rPr>
        <w:t>hresholds above 0.05</w:t>
      </w:r>
      <w:r w:rsidR="00993057" w:rsidRPr="0007763B">
        <w:rPr>
          <w:rFonts w:ascii="Times New Roman" w:eastAsia="Times New Roman" w:hAnsi="Times New Roman" w:cs="Times New Roman"/>
          <w:sz w:val="24"/>
          <w:szCs w:val="24"/>
        </w:rPr>
        <w:t xml:space="preserve">, therefore </w:t>
      </w:r>
      <w:r w:rsidR="000F06F3" w:rsidRPr="0007763B">
        <w:rPr>
          <w:rFonts w:ascii="Times New Roman" w:eastAsia="Times New Roman" w:hAnsi="Times New Roman" w:cs="Times New Roman"/>
          <w:sz w:val="24"/>
          <w:szCs w:val="24"/>
        </w:rPr>
        <w:t>indicating</w:t>
      </w:r>
      <w:r w:rsidR="00993057" w:rsidRPr="0007763B">
        <w:rPr>
          <w:rFonts w:ascii="Times New Roman" w:eastAsia="Times New Roman" w:hAnsi="Times New Roman" w:cs="Times New Roman"/>
          <w:sz w:val="24"/>
          <w:szCs w:val="24"/>
        </w:rPr>
        <w:t xml:space="preserve"> an interaction between the number of affected populations and the threshold used </w:t>
      </w:r>
      <w:r w:rsidR="000F06F3" w:rsidRPr="0007763B">
        <w:rPr>
          <w:rFonts w:ascii="Times New Roman" w:eastAsia="Times New Roman" w:hAnsi="Times New Roman" w:cs="Times New Roman"/>
          <w:sz w:val="24"/>
          <w:szCs w:val="24"/>
        </w:rPr>
        <w:t>in the permutation procedure.</w:t>
      </w:r>
      <w:r w:rsidR="00506E45" w:rsidRPr="0007763B">
        <w:rPr>
          <w:rFonts w:ascii="Times New Roman" w:eastAsia="Times New Roman" w:hAnsi="Times New Roman" w:cs="Times New Roman"/>
          <w:sz w:val="24"/>
          <w:szCs w:val="24"/>
        </w:rPr>
        <w:t xml:space="preserve"> </w:t>
      </w:r>
      <w:r w:rsidR="00097A65" w:rsidRPr="0007763B">
        <w:rPr>
          <w:rFonts w:ascii="Times New Roman" w:eastAsia="Times New Roman" w:hAnsi="Times New Roman" w:cs="Times New Roman"/>
          <w:sz w:val="24"/>
          <w:szCs w:val="24"/>
        </w:rPr>
        <w:t>However, f</w:t>
      </w:r>
      <w:r w:rsidR="00506E45" w:rsidRPr="0007763B">
        <w:rPr>
          <w:rFonts w:ascii="Times New Roman" w:eastAsia="Times New Roman" w:hAnsi="Times New Roman" w:cs="Times New Roman"/>
          <w:sz w:val="24"/>
          <w:szCs w:val="24"/>
        </w:rPr>
        <w:t>or thresholds that would be considered suitable regarding power</w:t>
      </w:r>
      <w:r w:rsidR="00A95B48" w:rsidRPr="0007763B">
        <w:rPr>
          <w:rFonts w:ascii="Times New Roman" w:eastAsia="Times New Roman" w:hAnsi="Times New Roman" w:cs="Times New Roman"/>
          <w:sz w:val="24"/>
          <w:szCs w:val="24"/>
        </w:rPr>
        <w:t xml:space="preserve"> (</w:t>
      </w:r>
      <w:r w:rsidR="00A95B48" w:rsidRPr="0007763B">
        <w:rPr>
          <w:rFonts w:ascii="Times New Roman" w:eastAsia="Times New Roman" w:hAnsi="Times New Roman" w:cs="Times New Roman"/>
          <w:i/>
          <w:sz w:val="24"/>
          <w:szCs w:val="24"/>
        </w:rPr>
        <w:t xml:space="preserve">e.g. </w:t>
      </w:r>
      <w:r w:rsidR="00964666" w:rsidRPr="0007763B">
        <w:rPr>
          <w:rFonts w:ascii="Times New Roman" w:eastAsia="Times New Roman" w:hAnsi="Times New Roman" w:cs="Times New Roman"/>
          <w:sz w:val="24"/>
          <w:szCs w:val="24"/>
        </w:rPr>
        <w:t xml:space="preserve">power </w:t>
      </w:r>
      <w:r w:rsidR="00A95B48" w:rsidRPr="0007763B">
        <w:rPr>
          <w:rFonts w:ascii="Times New Roman" w:eastAsia="Times New Roman" w:hAnsi="Times New Roman" w:cs="Times New Roman"/>
          <w:sz w:val="24"/>
          <w:szCs w:val="24"/>
        </w:rPr>
        <w:t>&gt; 50%)</w:t>
      </w:r>
      <w:r w:rsidR="00506E45" w:rsidRPr="0007763B">
        <w:rPr>
          <w:rFonts w:ascii="Times New Roman" w:eastAsia="Times New Roman" w:hAnsi="Times New Roman" w:cs="Times New Roman"/>
          <w:sz w:val="24"/>
          <w:szCs w:val="24"/>
        </w:rPr>
        <w:t>, a higher number of populations</w:t>
      </w:r>
      <w:r w:rsidR="004170BB">
        <w:rPr>
          <w:rFonts w:ascii="Times New Roman" w:eastAsia="Times New Roman" w:hAnsi="Times New Roman" w:cs="Times New Roman"/>
          <w:sz w:val="24"/>
          <w:szCs w:val="24"/>
        </w:rPr>
        <w:t xml:space="preserve"> always</w:t>
      </w:r>
      <w:r w:rsidR="00506E45" w:rsidRPr="0007763B">
        <w:rPr>
          <w:rFonts w:ascii="Times New Roman" w:eastAsia="Times New Roman" w:hAnsi="Times New Roman" w:cs="Times New Roman"/>
          <w:sz w:val="24"/>
          <w:szCs w:val="24"/>
        </w:rPr>
        <w:t xml:space="preserve"> leads to a lower FPR.</w:t>
      </w:r>
    </w:p>
    <w:p w14:paraId="1E40B533" w14:textId="40281267" w:rsidR="00BA0803" w:rsidRPr="0007763B" w:rsidRDefault="00093A5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36DD3114" wp14:editId="3AA32A78">
                <wp:simplePos x="0" y="0"/>
                <wp:positionH relativeFrom="column">
                  <wp:posOffset>603250</wp:posOffset>
                </wp:positionH>
                <wp:positionV relativeFrom="paragraph">
                  <wp:posOffset>116840</wp:posOffset>
                </wp:positionV>
                <wp:extent cx="371475" cy="474980"/>
                <wp:effectExtent l="0" t="0" r="0" b="127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8998617" w14:textId="77777777" w:rsidR="00CB560E" w:rsidRPr="00F6615F" w:rsidRDefault="00CB560E" w:rsidP="00093A55">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D3114" id="_x0000_s1029" type="#_x0000_t202" style="position:absolute;margin-left:47.5pt;margin-top:9.2pt;width:29.25pt;height:3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" filled="f" stroked="f">
                <v:textbox>
                  <w:txbxContent>
                    <w:p w14:paraId="68998617" w14:textId="77777777" w:rsidR="00CB560E" w:rsidRPr="00F6615F" w:rsidRDefault="00CB560E" w:rsidP="00093A55">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3876FBC7" wp14:editId="20A11F61">
                <wp:simplePos x="0" y="0"/>
                <wp:positionH relativeFrom="column">
                  <wp:posOffset>4208145</wp:posOffset>
                </wp:positionH>
                <wp:positionV relativeFrom="paragraph">
                  <wp:posOffset>116205</wp:posOffset>
                </wp:positionV>
                <wp:extent cx="371475" cy="474980"/>
                <wp:effectExtent l="0" t="0" r="0" b="127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4FA30C1C" w14:textId="77777777" w:rsidR="00CB560E" w:rsidRPr="00F6615F" w:rsidRDefault="00CB560E" w:rsidP="00093A55">
                            <w:pPr>
                              <w:rPr>
                                <w:rFonts w:ascii="Times New Roman" w:hAnsi="Times New Roman" w:cs="Times New Roman"/>
                                <w:sz w:val="40"/>
                                <w:szCs w:val="40"/>
                                <w:lang w:val="fr-CA"/>
                              </w:rPr>
                            </w:pPr>
                            <w:r>
                              <w:rPr>
                                <w:rFonts w:ascii="Times New Roman" w:hAnsi="Times New Roman" w:cs="Times New Roman"/>
                                <w:sz w:val="40"/>
                                <w:szCs w:val="40"/>
                                <w:lang w:val="fr-CA"/>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6FBC7" id="_x0000_s1030" type="#_x0000_t202" style="position:absolute;margin-left:331.35pt;margin-top:9.15pt;width:29.25pt;height:37.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" filled="f" stroked="f">
                <v:textbox>
                  <w:txbxContent>
                    <w:p w14:paraId="4FA30C1C" w14:textId="77777777" w:rsidR="00CB560E" w:rsidRPr="00F6615F" w:rsidRDefault="00CB560E" w:rsidP="00093A55">
                      <w:pPr>
                        <w:rPr>
                          <w:rFonts w:ascii="Times New Roman" w:hAnsi="Times New Roman" w:cs="Times New Roman"/>
                          <w:sz w:val="40"/>
                          <w:szCs w:val="40"/>
                          <w:lang w:val="fr-CA"/>
                        </w:rPr>
                      </w:pPr>
                      <w:r>
                        <w:rPr>
                          <w:rFonts w:ascii="Times New Roman" w:hAnsi="Times New Roman" w:cs="Times New Roman"/>
                          <w:sz w:val="40"/>
                          <w:szCs w:val="40"/>
                          <w:lang w:val="fr-CA"/>
                        </w:rPr>
                        <w:t>C</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3E171894" wp14:editId="603D8149">
                <wp:simplePos x="0" y="0"/>
                <wp:positionH relativeFrom="column">
                  <wp:posOffset>2394549</wp:posOffset>
                </wp:positionH>
                <wp:positionV relativeFrom="paragraph">
                  <wp:posOffset>116684</wp:posOffset>
                </wp:positionV>
                <wp:extent cx="371475" cy="474980"/>
                <wp:effectExtent l="0" t="0" r="0" b="127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5290D0A4" w14:textId="77777777" w:rsidR="00CB560E" w:rsidRPr="00F6615F" w:rsidRDefault="00CB560E" w:rsidP="00093A55">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71894" id="_x0000_s1031" type="#_x0000_t202" style="position:absolute;margin-left:188.55pt;margin-top:9.2pt;width:29.25pt;height:37.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" filled="f" stroked="f">
                <v:textbox>
                  <w:txbxContent>
                    <w:p w14:paraId="5290D0A4" w14:textId="77777777" w:rsidR="00CB560E" w:rsidRPr="00F6615F" w:rsidRDefault="00CB560E" w:rsidP="00093A55">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w:pict>
          </mc:Fallback>
        </mc:AlternateContent>
      </w:r>
      <w:r w:rsidR="00BA0803" w:rsidRPr="0007763B">
        <w:rPr>
          <w:rFonts w:ascii="Times New Roman" w:eastAsia="Times New Roman" w:hAnsi="Times New Roman" w:cs="Times New Roman"/>
          <w:noProof/>
          <w:sz w:val="24"/>
          <w:szCs w:val="24"/>
        </w:rPr>
        <w:drawing>
          <wp:inline distT="0" distB="0" distL="0" distR="0" wp14:anchorId="57F1DA09" wp14:editId="3295BE70">
            <wp:extent cx="5942387" cy="3778370"/>
            <wp:effectExtent l="0" t="0" r="1270" b="0"/>
            <wp:docPr id="7" name="Image 7" descr="C:\Users\jwitt\OneDrive\Desktop\Git_Projects\Genetic_TBI_LCBD\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witt\OneDrive\Desktop\Git_Projects\Genetic_TBI_LCBD\Rplot04.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t="12014" b="9436"/>
                    <a:stretch/>
                  </pic:blipFill>
                  <pic:spPr bwMode="auto">
                    <a:xfrm>
                      <a:off x="0" y="0"/>
                      <a:ext cx="5943600" cy="3779141"/>
                    </a:xfrm>
                    <a:prstGeom prst="rect">
                      <a:avLst/>
                    </a:prstGeom>
                    <a:noFill/>
                    <a:ln>
                      <a:noFill/>
                    </a:ln>
                    <a:extLst>
                      <a:ext uri="{53640926-AAD7-44D8-BBD7-CCE9431645EC}">
                        <a14:shadowObscured xmlns:a14="http://schemas.microsoft.com/office/drawing/2010/main"/>
                      </a:ext>
                    </a:extLst>
                  </pic:spPr>
                </pic:pic>
              </a:graphicData>
            </a:graphic>
          </wp:inline>
        </w:drawing>
      </w:r>
    </w:p>
    <w:p w14:paraId="7A130E7B" w14:textId="10609529" w:rsidR="00BA0803" w:rsidRPr="0007763B" w:rsidRDefault="00BA0803"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b/>
          <w:sz w:val="24"/>
          <w:szCs w:val="24"/>
        </w:rPr>
        <w:lastRenderedPageBreak/>
        <w:t xml:space="preserve">Fig. </w:t>
      </w:r>
      <w:r w:rsidR="004170BB">
        <w:rPr>
          <w:rFonts w:ascii="Times New Roman" w:eastAsia="Times New Roman" w:hAnsi="Times New Roman" w:cs="Times New Roman"/>
          <w:b/>
          <w:sz w:val="24"/>
          <w:szCs w:val="24"/>
        </w:rPr>
        <w:t>3</w:t>
      </w:r>
      <w:r w:rsidRPr="0007763B">
        <w:rPr>
          <w:rFonts w:ascii="Times New Roman" w:eastAsia="Times New Roman" w:hAnsi="Times New Roman" w:cs="Times New Roman"/>
          <w:b/>
          <w:sz w:val="24"/>
          <w:szCs w:val="24"/>
        </w:rPr>
        <w:t xml:space="preserve">. </w:t>
      </w:r>
      <w:r w:rsidRPr="0007763B">
        <w:rPr>
          <w:rFonts w:ascii="Times New Roman" w:eastAsia="Times New Roman" w:hAnsi="Times New Roman" w:cs="Times New Roman"/>
          <w:sz w:val="24"/>
          <w:szCs w:val="24"/>
        </w:rPr>
        <w:t>Influence of</w:t>
      </w:r>
      <w:r w:rsidR="00C7501F" w:rsidRPr="0007763B">
        <w:rPr>
          <w:rFonts w:ascii="Times New Roman" w:eastAsia="Times New Roman" w:hAnsi="Times New Roman" w:cs="Times New Roman"/>
          <w:sz w:val="24"/>
          <w:szCs w:val="24"/>
        </w:rPr>
        <w:t xml:space="preserve"> the</w:t>
      </w:r>
      <w:r w:rsidRPr="0007763B">
        <w:rPr>
          <w:rFonts w:ascii="Times New Roman" w:eastAsia="Times New Roman" w:hAnsi="Times New Roman" w:cs="Times New Roman"/>
          <w:sz w:val="24"/>
          <w:szCs w:val="24"/>
        </w:rPr>
        <w:t xml:space="preserve"> </w:t>
      </w:r>
      <w:r w:rsidR="002B4583" w:rsidRPr="0007763B">
        <w:rPr>
          <w:rFonts w:ascii="Times New Roman" w:eastAsia="Times New Roman" w:hAnsi="Times New Roman" w:cs="Times New Roman"/>
          <w:sz w:val="24"/>
          <w:szCs w:val="24"/>
        </w:rPr>
        <w:t>number of affected populations</w:t>
      </w:r>
      <w:r w:rsidRPr="0007763B">
        <w:rPr>
          <w:rFonts w:ascii="Times New Roman" w:eastAsia="Times New Roman" w:hAnsi="Times New Roman" w:cs="Times New Roman"/>
          <w:sz w:val="24"/>
          <w:szCs w:val="24"/>
        </w:rPr>
        <w:t xml:space="preserve"> on our ability to detect exceptional change. FPR and</w:t>
      </w:r>
      <w:r w:rsidR="000F49A2">
        <w:rPr>
          <w:rFonts w:ascii="Times New Roman" w:eastAsia="Times New Roman" w:hAnsi="Times New Roman" w:cs="Times New Roman"/>
          <w:sz w:val="24"/>
          <w:szCs w:val="24"/>
        </w:rPr>
        <w:t xml:space="preserve"> FNR values at 13 different </w:t>
      </w:r>
      <w:proofErr w:type="spellStart"/>
      <w:r w:rsidR="000F49A2">
        <w:rPr>
          <w:rFonts w:ascii="Times New Roman" w:eastAsia="Times New Roman" w:hAnsi="Times New Roman" w:cs="Times New Roman"/>
          <w:sz w:val="24"/>
          <w:szCs w:val="24"/>
        </w:rPr>
        <w:t>p.TG</w:t>
      </w:r>
      <w:r w:rsidRPr="0007763B">
        <w:rPr>
          <w:rFonts w:ascii="Times New Roman" w:eastAsia="Times New Roman" w:hAnsi="Times New Roman" w:cs="Times New Roman"/>
          <w:sz w:val="24"/>
          <w:szCs w:val="24"/>
        </w:rPr>
        <w:t>I</w:t>
      </w:r>
      <w:proofErr w:type="spellEnd"/>
      <w:r w:rsidRPr="0007763B">
        <w:rPr>
          <w:rFonts w:ascii="Times New Roman" w:eastAsia="Times New Roman" w:hAnsi="Times New Roman" w:cs="Times New Roman"/>
          <w:sz w:val="24"/>
          <w:szCs w:val="24"/>
        </w:rPr>
        <w:t xml:space="preserve"> thresholds for </w:t>
      </w:r>
      <w:r w:rsidR="00C5479F" w:rsidRPr="0007763B">
        <w:rPr>
          <w:rFonts w:ascii="Times New Roman" w:eastAsia="Times New Roman" w:hAnsi="Times New Roman" w:cs="Times New Roman"/>
          <w:sz w:val="24"/>
          <w:szCs w:val="24"/>
        </w:rPr>
        <w:t>1</w:t>
      </w:r>
      <w:r w:rsidRPr="0007763B">
        <w:rPr>
          <w:rFonts w:ascii="Times New Roman" w:eastAsia="Times New Roman" w:hAnsi="Times New Roman" w:cs="Times New Roman"/>
          <w:sz w:val="24"/>
          <w:szCs w:val="24"/>
        </w:rPr>
        <w:t xml:space="preserve"> (A), </w:t>
      </w:r>
      <w:r w:rsidR="00C5479F" w:rsidRPr="0007763B">
        <w:rPr>
          <w:rFonts w:ascii="Times New Roman" w:eastAsia="Times New Roman" w:hAnsi="Times New Roman" w:cs="Times New Roman"/>
          <w:sz w:val="24"/>
          <w:szCs w:val="24"/>
        </w:rPr>
        <w:t>2</w:t>
      </w:r>
      <w:r w:rsidRPr="0007763B">
        <w:rPr>
          <w:rFonts w:ascii="Times New Roman" w:eastAsia="Times New Roman" w:hAnsi="Times New Roman" w:cs="Times New Roman"/>
          <w:sz w:val="24"/>
          <w:szCs w:val="24"/>
        </w:rPr>
        <w:t xml:space="preserve"> (B), and </w:t>
      </w:r>
      <w:r w:rsidR="00C5479F" w:rsidRPr="0007763B">
        <w:rPr>
          <w:rFonts w:ascii="Times New Roman" w:eastAsia="Times New Roman" w:hAnsi="Times New Roman" w:cs="Times New Roman"/>
          <w:sz w:val="24"/>
          <w:szCs w:val="24"/>
        </w:rPr>
        <w:t>3</w:t>
      </w:r>
      <w:r w:rsidRPr="0007763B">
        <w:rPr>
          <w:rFonts w:ascii="Times New Roman" w:eastAsia="Times New Roman" w:hAnsi="Times New Roman" w:cs="Times New Roman"/>
          <w:sz w:val="24"/>
          <w:szCs w:val="24"/>
        </w:rPr>
        <w:t xml:space="preserve"> (C) </w:t>
      </w:r>
      <w:r w:rsidR="0023083C" w:rsidRPr="0007763B">
        <w:rPr>
          <w:rFonts w:ascii="Times New Roman" w:eastAsia="Times New Roman" w:hAnsi="Times New Roman" w:cs="Times New Roman"/>
          <w:sz w:val="24"/>
          <w:szCs w:val="24"/>
        </w:rPr>
        <w:t>affected populations</w:t>
      </w:r>
      <w:r w:rsidRPr="0007763B">
        <w:rPr>
          <w:rFonts w:ascii="Times New Roman" w:eastAsia="Times New Roman" w:hAnsi="Times New Roman" w:cs="Times New Roman"/>
          <w:sz w:val="24"/>
          <w:szCs w:val="24"/>
        </w:rPr>
        <w:t xml:space="preserve"> scenarios. Control FPR values, from scenarios with identical dispersal parameters, are also featured. The dashed horizontal line indicates 0.1 which is the maximum threshold value used, for comparison with FPR values.</w:t>
      </w:r>
    </w:p>
    <w:p w14:paraId="0833D3F2" w14:textId="2678A84C" w:rsidR="008601CB" w:rsidRPr="0007763B" w:rsidRDefault="008601CB" w:rsidP="00A51948">
      <w:pPr>
        <w:spacing w:before="240" w:after="240" w:line="480" w:lineRule="auto"/>
        <w:rPr>
          <w:rFonts w:ascii="Times New Roman" w:eastAsia="Times New Roman" w:hAnsi="Times New Roman" w:cs="Times New Roman"/>
          <w:sz w:val="24"/>
          <w:szCs w:val="24"/>
        </w:rPr>
      </w:pPr>
    </w:p>
    <w:p w14:paraId="66F550FC" w14:textId="2742E432"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Lag time between pre-event-sampling and event</w:t>
      </w:r>
    </w:p>
    <w:p w14:paraId="0BDA34FE" w14:textId="61A1BE5E" w:rsidR="00A30430" w:rsidRPr="0007763B" w:rsidRDefault="007F43DF"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A30430" w:rsidRPr="0007763B">
        <w:rPr>
          <w:rFonts w:ascii="Times New Roman" w:eastAsia="Times New Roman" w:hAnsi="Times New Roman" w:cs="Times New Roman"/>
          <w:sz w:val="24"/>
          <w:szCs w:val="24"/>
        </w:rPr>
        <w:t>he longe</w:t>
      </w:r>
      <w:r>
        <w:rPr>
          <w:rFonts w:ascii="Times New Roman" w:eastAsia="Times New Roman" w:hAnsi="Times New Roman" w:cs="Times New Roman"/>
          <w:sz w:val="24"/>
          <w:szCs w:val="24"/>
        </w:rPr>
        <w:t xml:space="preserve">r the interval between </w:t>
      </w:r>
      <w:r w:rsidR="00A30430" w:rsidRPr="0007763B">
        <w:rPr>
          <w:rFonts w:ascii="Times New Roman" w:eastAsia="Times New Roman" w:hAnsi="Times New Roman" w:cs="Times New Roman"/>
          <w:sz w:val="24"/>
          <w:szCs w:val="24"/>
        </w:rPr>
        <w:t xml:space="preserve"> sampling </w:t>
      </w:r>
      <w:r>
        <w:rPr>
          <w:rFonts w:ascii="Times New Roman" w:eastAsia="Times New Roman" w:hAnsi="Times New Roman" w:cs="Times New Roman"/>
          <w:sz w:val="24"/>
          <w:szCs w:val="24"/>
        </w:rPr>
        <w:t xml:space="preserve">and a simulated punctual demographic </w:t>
      </w:r>
      <w:r w:rsidR="00A30430" w:rsidRPr="0007763B">
        <w:rPr>
          <w:rFonts w:ascii="Times New Roman" w:eastAsia="Times New Roman" w:hAnsi="Times New Roman" w:cs="Times New Roman"/>
          <w:sz w:val="24"/>
          <w:szCs w:val="24"/>
        </w:rPr>
        <w:t xml:space="preserve">event, the less power </w:t>
      </w:r>
      <w:r>
        <w:rPr>
          <w:rFonts w:ascii="Times New Roman" w:eastAsia="Times New Roman" w:hAnsi="Times New Roman" w:cs="Times New Roman"/>
          <w:sz w:val="24"/>
          <w:szCs w:val="24"/>
        </w:rPr>
        <w:t xml:space="preserve">we have to detect it, as evidenced by the increase in </w:t>
      </w:r>
      <w:r w:rsidR="00C61BAE" w:rsidRPr="0007763B">
        <w:rPr>
          <w:rFonts w:ascii="Times New Roman" w:eastAsia="Times New Roman" w:hAnsi="Times New Roman" w:cs="Times New Roman"/>
          <w:sz w:val="24"/>
          <w:szCs w:val="24"/>
        </w:rPr>
        <w:t>false positives</w:t>
      </w:r>
      <w:r>
        <w:rPr>
          <w:rFonts w:ascii="Times New Roman" w:eastAsia="Times New Roman" w:hAnsi="Times New Roman" w:cs="Times New Roman"/>
          <w:sz w:val="24"/>
          <w:szCs w:val="24"/>
        </w:rPr>
        <w:t xml:space="preserve"> </w:t>
      </w:r>
      <w:commentRangeStart w:id="20"/>
      <w:r>
        <w:rPr>
          <w:rFonts w:ascii="Times New Roman" w:eastAsia="Times New Roman" w:hAnsi="Times New Roman" w:cs="Times New Roman"/>
          <w:sz w:val="24"/>
          <w:szCs w:val="24"/>
        </w:rPr>
        <w:t>(Figure 4A, 4B)</w:t>
      </w:r>
      <w:commentRangeEnd w:id="20"/>
      <w:r w:rsidR="00BD5E9A">
        <w:rPr>
          <w:rStyle w:val="Marquedecommentaire"/>
        </w:rPr>
        <w:commentReference w:id="20"/>
      </w:r>
      <w:r w:rsidR="00C61BAE" w:rsidRPr="0007763B">
        <w:rPr>
          <w:rFonts w:ascii="Times New Roman" w:eastAsia="Times New Roman" w:hAnsi="Times New Roman" w:cs="Times New Roman"/>
          <w:sz w:val="24"/>
          <w:szCs w:val="24"/>
        </w:rPr>
        <w:t xml:space="preserve">. </w:t>
      </w:r>
      <w:r w:rsidR="00E715FE" w:rsidRPr="0007763B">
        <w:rPr>
          <w:rFonts w:ascii="Times New Roman" w:eastAsia="Times New Roman" w:hAnsi="Times New Roman" w:cs="Times New Roman"/>
          <w:sz w:val="24"/>
          <w:szCs w:val="24"/>
        </w:rPr>
        <w:t xml:space="preserve">Sampling </w:t>
      </w:r>
      <w:r>
        <w:rPr>
          <w:rFonts w:ascii="Times New Roman" w:eastAsia="Times New Roman" w:hAnsi="Times New Roman" w:cs="Times New Roman"/>
          <w:sz w:val="24"/>
          <w:szCs w:val="24"/>
        </w:rPr>
        <w:t>undertaken</w:t>
      </w:r>
      <w:r w:rsidRPr="0007763B">
        <w:rPr>
          <w:rFonts w:ascii="Times New Roman" w:eastAsia="Times New Roman" w:hAnsi="Times New Roman" w:cs="Times New Roman"/>
          <w:sz w:val="24"/>
          <w:szCs w:val="24"/>
        </w:rPr>
        <w:t xml:space="preserve"> </w:t>
      </w:r>
      <w:r w:rsidR="00C61BAE" w:rsidRPr="0007763B">
        <w:rPr>
          <w:rFonts w:ascii="Times New Roman" w:eastAsia="Times New Roman" w:hAnsi="Times New Roman" w:cs="Times New Roman"/>
          <w:sz w:val="24"/>
          <w:szCs w:val="24"/>
        </w:rPr>
        <w:t>5</w:t>
      </w:r>
      <w:r w:rsidR="00A30430" w:rsidRPr="0007763B">
        <w:rPr>
          <w:rFonts w:ascii="Times New Roman" w:eastAsia="Times New Roman" w:hAnsi="Times New Roman" w:cs="Times New Roman"/>
          <w:sz w:val="24"/>
          <w:szCs w:val="24"/>
        </w:rPr>
        <w:t xml:space="preserve"> years</w:t>
      </w:r>
      <w:r w:rsidR="00E715FE" w:rsidRPr="0007763B">
        <w:rPr>
          <w:rFonts w:ascii="Times New Roman" w:eastAsia="Times New Roman" w:hAnsi="Times New Roman" w:cs="Times New Roman"/>
          <w:sz w:val="24"/>
          <w:szCs w:val="24"/>
        </w:rPr>
        <w:t xml:space="preserve"> before the </w:t>
      </w:r>
      <w:r>
        <w:rPr>
          <w:rFonts w:ascii="Times New Roman" w:eastAsia="Times New Roman" w:hAnsi="Times New Roman" w:cs="Times New Roman"/>
          <w:sz w:val="24"/>
          <w:szCs w:val="24"/>
        </w:rPr>
        <w:t xml:space="preserve">punctual </w:t>
      </w:r>
      <w:r w:rsidR="00E715FE" w:rsidRPr="0007763B">
        <w:rPr>
          <w:rFonts w:ascii="Times New Roman" w:eastAsia="Times New Roman" w:hAnsi="Times New Roman" w:cs="Times New Roman"/>
          <w:sz w:val="24"/>
          <w:szCs w:val="24"/>
        </w:rPr>
        <w:t>event</w:t>
      </w:r>
      <w:r w:rsidR="00A30430" w:rsidRPr="0007763B">
        <w:rPr>
          <w:rFonts w:ascii="Times New Roman" w:eastAsia="Times New Roman" w:hAnsi="Times New Roman" w:cs="Times New Roman"/>
          <w:sz w:val="24"/>
          <w:szCs w:val="24"/>
        </w:rPr>
        <w:t xml:space="preserve"> </w:t>
      </w:r>
      <w:r w:rsidR="00E715FE" w:rsidRPr="0007763B">
        <w:rPr>
          <w:rFonts w:ascii="Times New Roman" w:eastAsia="Times New Roman" w:hAnsi="Times New Roman" w:cs="Times New Roman"/>
          <w:sz w:val="24"/>
          <w:szCs w:val="24"/>
        </w:rPr>
        <w:t xml:space="preserve">led to about twice as </w:t>
      </w:r>
      <w:r>
        <w:rPr>
          <w:rFonts w:ascii="Times New Roman" w:eastAsia="Times New Roman" w:hAnsi="Times New Roman" w:cs="Times New Roman"/>
          <w:sz w:val="24"/>
          <w:szCs w:val="24"/>
        </w:rPr>
        <w:t>many</w:t>
      </w:r>
      <w:r w:rsidRPr="0007763B">
        <w:rPr>
          <w:rFonts w:ascii="Times New Roman" w:eastAsia="Times New Roman" w:hAnsi="Times New Roman" w:cs="Times New Roman"/>
          <w:sz w:val="24"/>
          <w:szCs w:val="24"/>
        </w:rPr>
        <w:t xml:space="preserve"> </w:t>
      </w:r>
      <w:r w:rsidR="00E715FE" w:rsidRPr="0007763B">
        <w:rPr>
          <w:rFonts w:ascii="Times New Roman" w:eastAsia="Times New Roman" w:hAnsi="Times New Roman" w:cs="Times New Roman"/>
          <w:sz w:val="24"/>
          <w:szCs w:val="24"/>
        </w:rPr>
        <w:t>false positives</w:t>
      </w:r>
      <w:r w:rsidR="006D5CD5" w:rsidRPr="0007763B">
        <w:rPr>
          <w:rFonts w:ascii="Times New Roman" w:eastAsia="Times New Roman" w:hAnsi="Times New Roman" w:cs="Times New Roman"/>
          <w:sz w:val="24"/>
          <w:szCs w:val="24"/>
        </w:rPr>
        <w:t xml:space="preserve"> as sampling </w:t>
      </w:r>
      <w:r>
        <w:rPr>
          <w:rFonts w:ascii="Times New Roman" w:eastAsia="Times New Roman" w:hAnsi="Times New Roman" w:cs="Times New Roman"/>
          <w:sz w:val="24"/>
          <w:szCs w:val="24"/>
        </w:rPr>
        <w:t xml:space="preserve">undertaken </w:t>
      </w:r>
      <w:r w:rsidR="006D5CD5" w:rsidRPr="0007763B">
        <w:rPr>
          <w:rFonts w:ascii="Times New Roman" w:eastAsia="Times New Roman" w:hAnsi="Times New Roman" w:cs="Times New Roman"/>
          <w:sz w:val="24"/>
          <w:szCs w:val="24"/>
        </w:rPr>
        <w:t xml:space="preserve">the year </w:t>
      </w:r>
      <w:r>
        <w:rPr>
          <w:rFonts w:ascii="Times New Roman" w:eastAsia="Times New Roman" w:hAnsi="Times New Roman" w:cs="Times New Roman"/>
          <w:sz w:val="24"/>
          <w:szCs w:val="24"/>
        </w:rPr>
        <w:t xml:space="preserve">immediately </w:t>
      </w:r>
      <w:r w:rsidR="006D5CD5" w:rsidRPr="0007763B">
        <w:rPr>
          <w:rFonts w:ascii="Times New Roman" w:eastAsia="Times New Roman" w:hAnsi="Times New Roman" w:cs="Times New Roman"/>
          <w:sz w:val="24"/>
          <w:szCs w:val="24"/>
        </w:rPr>
        <w:t>before</w:t>
      </w:r>
      <w:r w:rsidR="00E715FE" w:rsidRPr="0007763B">
        <w:rPr>
          <w:rFonts w:ascii="Times New Roman" w:eastAsia="Times New Roman" w:hAnsi="Times New Roman" w:cs="Times New Roman"/>
          <w:sz w:val="24"/>
          <w:szCs w:val="24"/>
        </w:rPr>
        <w:t>.</w:t>
      </w:r>
      <w:r w:rsidR="000D1B30" w:rsidRPr="0007763B">
        <w:rPr>
          <w:rFonts w:ascii="Times New Roman" w:eastAsia="Times New Roman" w:hAnsi="Times New Roman" w:cs="Times New Roman"/>
          <w:sz w:val="24"/>
          <w:szCs w:val="24"/>
        </w:rPr>
        <w:t xml:space="preserve"> The effect of time on FPR or FNR is similar regardless of </w:t>
      </w:r>
      <w:commentRangeStart w:id="21"/>
      <w:r w:rsidR="000D1B30" w:rsidRPr="0007763B">
        <w:rPr>
          <w:rFonts w:ascii="Times New Roman" w:eastAsia="Times New Roman" w:hAnsi="Times New Roman" w:cs="Times New Roman"/>
          <w:sz w:val="24"/>
          <w:szCs w:val="24"/>
        </w:rPr>
        <w:t xml:space="preserve">the scenarios </w:t>
      </w:r>
      <w:commentRangeEnd w:id="21"/>
      <w:r>
        <w:rPr>
          <w:rStyle w:val="Marquedecommentaire"/>
        </w:rPr>
        <w:commentReference w:id="21"/>
      </w:r>
      <w:commentRangeStart w:id="22"/>
      <w:r w:rsidR="000D1B30" w:rsidRPr="0007763B">
        <w:rPr>
          <w:rFonts w:ascii="Times New Roman" w:eastAsia="Times New Roman" w:hAnsi="Times New Roman" w:cs="Times New Roman"/>
          <w:sz w:val="24"/>
          <w:szCs w:val="24"/>
        </w:rPr>
        <w:t xml:space="preserve">(Fig. </w:t>
      </w:r>
      <w:r w:rsidR="004170BB">
        <w:rPr>
          <w:rFonts w:ascii="Times New Roman" w:eastAsia="Times New Roman" w:hAnsi="Times New Roman" w:cs="Times New Roman"/>
          <w:sz w:val="24"/>
          <w:szCs w:val="24"/>
        </w:rPr>
        <w:t>4</w:t>
      </w:r>
      <w:r w:rsidR="000D1B30" w:rsidRPr="0007763B">
        <w:rPr>
          <w:rFonts w:ascii="Times New Roman" w:eastAsia="Times New Roman" w:hAnsi="Times New Roman" w:cs="Times New Roman"/>
          <w:sz w:val="24"/>
          <w:szCs w:val="24"/>
        </w:rPr>
        <w:t xml:space="preserve"> A &amp; B)</w:t>
      </w:r>
      <w:commentRangeEnd w:id="22"/>
      <w:r w:rsidR="00BD5E9A">
        <w:rPr>
          <w:rStyle w:val="Marquedecommentaire"/>
        </w:rPr>
        <w:commentReference w:id="22"/>
      </w:r>
      <w:r w:rsidR="00E75D16" w:rsidRPr="0007763B">
        <w:rPr>
          <w:rFonts w:ascii="Times New Roman" w:eastAsia="Times New Roman" w:hAnsi="Times New Roman" w:cs="Times New Roman"/>
          <w:sz w:val="24"/>
          <w:szCs w:val="24"/>
        </w:rPr>
        <w:t xml:space="preserve">, however FNR variation increased with time for the </w:t>
      </w:r>
      <w:commentRangeStart w:id="23"/>
      <w:r w:rsidR="00E75D16" w:rsidRPr="0007763B">
        <w:rPr>
          <w:rFonts w:ascii="Times New Roman" w:eastAsia="Times New Roman" w:hAnsi="Times New Roman" w:cs="Times New Roman"/>
          <w:sz w:val="24"/>
          <w:szCs w:val="24"/>
        </w:rPr>
        <w:t>“easiest”</w:t>
      </w:r>
      <w:r w:rsidR="00EA3D89" w:rsidRPr="0007763B">
        <w:rPr>
          <w:rFonts w:ascii="Times New Roman" w:eastAsia="Times New Roman" w:hAnsi="Times New Roman" w:cs="Times New Roman"/>
          <w:sz w:val="24"/>
          <w:szCs w:val="24"/>
        </w:rPr>
        <w:t xml:space="preserve"> </w:t>
      </w:r>
      <w:commentRangeEnd w:id="23"/>
      <w:r w:rsidR="0025060E">
        <w:rPr>
          <w:rStyle w:val="Marquedecommentaire"/>
        </w:rPr>
        <w:commentReference w:id="23"/>
      </w:r>
      <w:r w:rsidR="00E75D16" w:rsidRPr="0007763B">
        <w:rPr>
          <w:rFonts w:ascii="Times New Roman" w:eastAsia="Times New Roman" w:hAnsi="Times New Roman" w:cs="Times New Roman"/>
          <w:sz w:val="24"/>
          <w:szCs w:val="24"/>
        </w:rPr>
        <w:t>scenario</w:t>
      </w:r>
      <w:r w:rsidR="004170BB">
        <w:rPr>
          <w:rFonts w:ascii="Times New Roman" w:eastAsia="Times New Roman" w:hAnsi="Times New Roman" w:cs="Times New Roman"/>
          <w:sz w:val="24"/>
          <w:szCs w:val="24"/>
        </w:rPr>
        <w:t xml:space="preserve"> (immigration event, 1 population,</w:t>
      </w:r>
      <w:r w:rsidR="00F52026" w:rsidRPr="0007763B">
        <w:rPr>
          <w:rFonts w:ascii="Times New Roman" w:eastAsia="Times New Roman" w:hAnsi="Times New Roman" w:cs="Times New Roman"/>
          <w:sz w:val="24"/>
          <w:szCs w:val="24"/>
        </w:rPr>
        <w:t xml:space="preserve"> low dispersal)</w:t>
      </w:r>
      <w:r w:rsidR="007A49EF" w:rsidRPr="0007763B">
        <w:rPr>
          <w:rFonts w:ascii="Times New Roman" w:eastAsia="Times New Roman" w:hAnsi="Times New Roman" w:cs="Times New Roman"/>
          <w:sz w:val="24"/>
          <w:szCs w:val="24"/>
        </w:rPr>
        <w:t xml:space="preserve"> whereas FPR variation did not</w:t>
      </w:r>
      <w:r w:rsidR="00F52026" w:rsidRPr="0007763B">
        <w:rPr>
          <w:rFonts w:ascii="Times New Roman" w:eastAsia="Times New Roman" w:hAnsi="Times New Roman" w:cs="Times New Roman"/>
          <w:sz w:val="24"/>
          <w:szCs w:val="24"/>
        </w:rPr>
        <w:t xml:space="preserve"> </w:t>
      </w:r>
      <w:r w:rsidR="004170BB">
        <w:rPr>
          <w:rFonts w:ascii="Times New Roman" w:eastAsia="Times New Roman" w:hAnsi="Times New Roman" w:cs="Times New Roman"/>
          <w:sz w:val="24"/>
          <w:szCs w:val="24"/>
        </w:rPr>
        <w:t xml:space="preserve">increase </w:t>
      </w:r>
      <w:r w:rsidR="00F52026" w:rsidRPr="0007763B">
        <w:rPr>
          <w:rFonts w:ascii="Times New Roman" w:eastAsia="Times New Roman" w:hAnsi="Times New Roman" w:cs="Times New Roman"/>
          <w:sz w:val="24"/>
          <w:szCs w:val="24"/>
        </w:rPr>
        <w:t xml:space="preserve">for </w:t>
      </w:r>
      <w:r w:rsidR="004F670E">
        <w:rPr>
          <w:rFonts w:ascii="Times New Roman" w:eastAsia="Times New Roman" w:hAnsi="Times New Roman" w:cs="Times New Roman"/>
          <w:sz w:val="24"/>
          <w:szCs w:val="24"/>
        </w:rPr>
        <w:t xml:space="preserve">“easiest” or </w:t>
      </w:r>
      <w:r w:rsidR="00F52026" w:rsidRPr="0007763B">
        <w:rPr>
          <w:rFonts w:ascii="Times New Roman" w:eastAsia="Times New Roman" w:hAnsi="Times New Roman" w:cs="Times New Roman"/>
          <w:sz w:val="24"/>
          <w:szCs w:val="24"/>
        </w:rPr>
        <w:t>the “</w:t>
      </w:r>
      <w:commentRangeStart w:id="24"/>
      <w:r w:rsidR="00F52026" w:rsidRPr="0007763B">
        <w:rPr>
          <w:rFonts w:ascii="Times New Roman" w:eastAsia="Times New Roman" w:hAnsi="Times New Roman" w:cs="Times New Roman"/>
          <w:sz w:val="24"/>
          <w:szCs w:val="24"/>
        </w:rPr>
        <w:t>hardes</w:t>
      </w:r>
      <w:r w:rsidR="004170BB">
        <w:rPr>
          <w:rFonts w:ascii="Times New Roman" w:eastAsia="Times New Roman" w:hAnsi="Times New Roman" w:cs="Times New Roman"/>
          <w:sz w:val="24"/>
          <w:szCs w:val="24"/>
        </w:rPr>
        <w:t>t</w:t>
      </w:r>
      <w:commentRangeEnd w:id="24"/>
      <w:r w:rsidR="0025060E">
        <w:rPr>
          <w:rStyle w:val="Marquedecommentaire"/>
        </w:rPr>
        <w:commentReference w:id="24"/>
      </w:r>
      <w:r w:rsidR="004170BB">
        <w:rPr>
          <w:rFonts w:ascii="Times New Roman" w:eastAsia="Times New Roman" w:hAnsi="Times New Roman" w:cs="Times New Roman"/>
          <w:sz w:val="24"/>
          <w:szCs w:val="24"/>
        </w:rPr>
        <w:t>” (immigration event, 3 populations, high dispersal)</w:t>
      </w:r>
      <w:r w:rsidR="00F52026" w:rsidRPr="0007763B">
        <w:rPr>
          <w:rFonts w:ascii="Times New Roman" w:eastAsia="Times New Roman" w:hAnsi="Times New Roman" w:cs="Times New Roman"/>
          <w:sz w:val="24"/>
          <w:szCs w:val="24"/>
        </w:rPr>
        <w:t xml:space="preserve"> </w:t>
      </w:r>
      <w:r w:rsidR="004F670E">
        <w:rPr>
          <w:rFonts w:ascii="Times New Roman" w:eastAsia="Times New Roman" w:hAnsi="Times New Roman" w:cs="Times New Roman"/>
          <w:sz w:val="24"/>
          <w:szCs w:val="24"/>
        </w:rPr>
        <w:t xml:space="preserve">scenarios. The difference in performance </w:t>
      </w:r>
      <w:del w:id="25" w:author="Patrick James" w:date="2019-11-12T17:59:00Z">
        <w:r w:rsidR="004F670E" w:rsidDel="0025060E">
          <w:rPr>
            <w:rFonts w:ascii="Times New Roman" w:eastAsia="Times New Roman" w:hAnsi="Times New Roman" w:cs="Times New Roman"/>
            <w:sz w:val="24"/>
            <w:szCs w:val="24"/>
          </w:rPr>
          <w:delText xml:space="preserve">between </w:delText>
        </w:r>
      </w:del>
      <w:ins w:id="26" w:author="Patrick James" w:date="2019-11-12T17:59:00Z">
        <w:r w:rsidR="0025060E">
          <w:rPr>
            <w:rFonts w:ascii="Times New Roman" w:eastAsia="Times New Roman" w:hAnsi="Times New Roman" w:cs="Times New Roman"/>
            <w:sz w:val="24"/>
            <w:szCs w:val="24"/>
          </w:rPr>
          <w:t xml:space="preserve">for all? </w:t>
        </w:r>
      </w:ins>
      <w:r w:rsidR="0025060E" w:rsidRPr="0007763B">
        <w:rPr>
          <w:rFonts w:ascii="Times New Roman" w:eastAsia="Times New Roman" w:hAnsi="Times New Roman" w:cs="Times New Roman"/>
          <w:sz w:val="24"/>
          <w:szCs w:val="24"/>
        </w:rPr>
        <w:t>S</w:t>
      </w:r>
      <w:r w:rsidR="009048D9" w:rsidRPr="0007763B">
        <w:rPr>
          <w:rFonts w:ascii="Times New Roman" w:eastAsia="Times New Roman" w:hAnsi="Times New Roman" w:cs="Times New Roman"/>
          <w:sz w:val="24"/>
          <w:szCs w:val="24"/>
        </w:rPr>
        <w:t>cenario</w:t>
      </w:r>
      <w:ins w:id="27" w:author="Patrick James" w:date="2019-11-12T17:59:00Z">
        <w:r w:rsidR="0025060E">
          <w:rPr>
            <w:rFonts w:ascii="Times New Roman" w:eastAsia="Times New Roman" w:hAnsi="Times New Roman" w:cs="Times New Roman"/>
            <w:sz w:val="24"/>
            <w:szCs w:val="24"/>
          </w:rPr>
          <w:t>s, regardless of dispersal or timing?</w:t>
        </w:r>
      </w:ins>
      <w:r w:rsidR="009048D9" w:rsidRPr="0007763B">
        <w:rPr>
          <w:rFonts w:ascii="Times New Roman" w:eastAsia="Times New Roman" w:hAnsi="Times New Roman" w:cs="Times New Roman"/>
          <w:sz w:val="24"/>
          <w:szCs w:val="24"/>
        </w:rPr>
        <w:t xml:space="preserve"> sharply change</w:t>
      </w:r>
      <w:r w:rsidR="004F670E">
        <w:rPr>
          <w:rFonts w:ascii="Times New Roman" w:eastAsia="Times New Roman" w:hAnsi="Times New Roman" w:cs="Times New Roman"/>
          <w:sz w:val="24"/>
          <w:szCs w:val="24"/>
        </w:rPr>
        <w:t xml:space="preserve">d between 1 and 2 years, and then </w:t>
      </w:r>
      <w:r w:rsidR="009048D9" w:rsidRPr="0007763B">
        <w:rPr>
          <w:rFonts w:ascii="Times New Roman" w:eastAsia="Times New Roman" w:hAnsi="Times New Roman" w:cs="Times New Roman"/>
          <w:sz w:val="24"/>
          <w:szCs w:val="24"/>
        </w:rPr>
        <w:t>stay</w:t>
      </w:r>
      <w:r w:rsidR="004F670E">
        <w:rPr>
          <w:rFonts w:ascii="Times New Roman" w:eastAsia="Times New Roman" w:hAnsi="Times New Roman" w:cs="Times New Roman"/>
          <w:sz w:val="24"/>
          <w:szCs w:val="24"/>
        </w:rPr>
        <w:t>ed</w:t>
      </w:r>
      <w:r w:rsidR="009048D9" w:rsidRPr="0007763B">
        <w:rPr>
          <w:rFonts w:ascii="Times New Roman" w:eastAsia="Times New Roman" w:hAnsi="Times New Roman" w:cs="Times New Roman"/>
          <w:sz w:val="24"/>
          <w:szCs w:val="24"/>
        </w:rPr>
        <w:t xml:space="preserve"> about the same for longer periods between samplings</w:t>
      </w:r>
      <w:ins w:id="28" w:author="Patrick James" w:date="2019-11-12T17:59:00Z">
        <w:r w:rsidR="0025060E">
          <w:rPr>
            <w:rFonts w:ascii="Times New Roman" w:eastAsia="Times New Roman" w:hAnsi="Times New Roman" w:cs="Times New Roman"/>
            <w:sz w:val="24"/>
            <w:szCs w:val="24"/>
          </w:rPr>
          <w:t xml:space="preserve"> (Figure</w:t>
        </w:r>
      </w:ins>
      <w:ins w:id="29" w:author="Patrick James" w:date="2019-11-12T18:00:00Z">
        <w:r w:rsidR="00384DF0">
          <w:rPr>
            <w:rFonts w:ascii="Times New Roman" w:eastAsia="Times New Roman" w:hAnsi="Times New Roman" w:cs="Times New Roman"/>
            <w:sz w:val="24"/>
            <w:szCs w:val="24"/>
          </w:rPr>
          <w:t>?</w:t>
        </w:r>
      </w:ins>
      <w:ins w:id="30" w:author="Patrick James" w:date="2019-11-12T17:59:00Z">
        <w:r w:rsidR="0025060E">
          <w:rPr>
            <w:rFonts w:ascii="Times New Roman" w:eastAsia="Times New Roman" w:hAnsi="Times New Roman" w:cs="Times New Roman"/>
            <w:sz w:val="24"/>
            <w:szCs w:val="24"/>
          </w:rPr>
          <w:t>)</w:t>
        </w:r>
      </w:ins>
      <w:r w:rsidR="009048D9" w:rsidRPr="0007763B">
        <w:rPr>
          <w:rFonts w:ascii="Times New Roman" w:eastAsia="Times New Roman" w:hAnsi="Times New Roman" w:cs="Times New Roman"/>
          <w:sz w:val="24"/>
          <w:szCs w:val="24"/>
        </w:rPr>
        <w:t>.</w:t>
      </w:r>
    </w:p>
    <w:p w14:paraId="6D187783" w14:textId="5EADBDB2" w:rsidR="00056F49" w:rsidRPr="0007763B" w:rsidRDefault="00056F49" w:rsidP="00A51948">
      <w:pPr>
        <w:spacing w:before="240" w:after="240" w:line="480" w:lineRule="auto"/>
        <w:rPr>
          <w:rFonts w:ascii="Times New Roman" w:eastAsia="Times New Roman" w:hAnsi="Times New Roman" w:cs="Times New Roman"/>
          <w:sz w:val="24"/>
          <w:szCs w:val="24"/>
        </w:rPr>
      </w:pPr>
    </w:p>
    <w:p w14:paraId="76A81EA2" w14:textId="77777777" w:rsidR="00056F49" w:rsidRPr="0007763B" w:rsidRDefault="00056F4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Lag time between event and post-event sampling</w:t>
      </w:r>
    </w:p>
    <w:p w14:paraId="2AAC1F6B" w14:textId="54475755" w:rsidR="00056F49" w:rsidRPr="0007763B" w:rsidRDefault="00056F4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As hypothesized from the nature of genetic processes in connected populations, the </w:t>
      </w:r>
      <w:r w:rsidR="00FC5954">
        <w:rPr>
          <w:rFonts w:ascii="Times New Roman" w:eastAsia="Times New Roman" w:hAnsi="Times New Roman" w:cs="Times New Roman"/>
          <w:sz w:val="24"/>
          <w:szCs w:val="24"/>
        </w:rPr>
        <w:t xml:space="preserve">genetic </w:t>
      </w:r>
      <w:r w:rsidRPr="0007763B">
        <w:rPr>
          <w:rFonts w:ascii="Times New Roman" w:eastAsia="Times New Roman" w:hAnsi="Times New Roman" w:cs="Times New Roman"/>
          <w:sz w:val="24"/>
          <w:szCs w:val="24"/>
        </w:rPr>
        <w:t xml:space="preserve">signal of the demographic event inflicted upon populations disappears gradually over time. </w:t>
      </w:r>
      <w:r w:rsidRPr="0007763B">
        <w:rPr>
          <w:rFonts w:ascii="Times New Roman" w:eastAsia="Times New Roman" w:hAnsi="Times New Roman" w:cs="Times New Roman"/>
          <w:sz w:val="24"/>
          <w:szCs w:val="24"/>
        </w:rPr>
        <w:lastRenderedPageBreak/>
        <w:t>When considering the scenario most likely to preserve the signal according to earlie</w:t>
      </w:r>
      <w:r w:rsidR="000F49A2">
        <w:rPr>
          <w:rFonts w:ascii="Times New Roman" w:eastAsia="Times New Roman" w:hAnsi="Times New Roman" w:cs="Times New Roman"/>
          <w:sz w:val="24"/>
          <w:szCs w:val="24"/>
        </w:rPr>
        <w:t>r results on FNR and FPR, the TG</w:t>
      </w:r>
      <w:r w:rsidRPr="0007763B">
        <w:rPr>
          <w:rFonts w:ascii="Times New Roman" w:eastAsia="Times New Roman" w:hAnsi="Times New Roman" w:cs="Times New Roman"/>
          <w:sz w:val="24"/>
          <w:szCs w:val="24"/>
        </w:rPr>
        <w:t xml:space="preserve">I approach was still able to avoid false adequately two years after the event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C) but average FPR sharply increased at the three years’ mark, then increased linearly again in the following years. For the harder scenario FPR increased much faster with the years, following a slightly saturated curve, and reaching 5% of false positives after only two years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C). Average FNR, and the width of its confidence intervals, increased linearly for </w:t>
      </w:r>
      <w:r w:rsidR="004F670E">
        <w:rPr>
          <w:rFonts w:ascii="Times New Roman" w:eastAsia="Times New Roman" w:hAnsi="Times New Roman" w:cs="Times New Roman"/>
          <w:sz w:val="24"/>
          <w:szCs w:val="24"/>
        </w:rPr>
        <w:t>the easier scenario, but (Fig. 4</w:t>
      </w:r>
      <w:r w:rsidRPr="0007763B">
        <w:rPr>
          <w:rFonts w:ascii="Times New Roman" w:eastAsia="Times New Roman" w:hAnsi="Times New Roman" w:cs="Times New Roman"/>
          <w:sz w:val="24"/>
          <w:szCs w:val="24"/>
        </w:rPr>
        <w:t xml:space="preserve"> D). Beyond the fact that its starting FNR at 0.05 was much higher for the harder scenario (Fig. </w:t>
      </w:r>
      <w:r w:rsidR="004F670E">
        <w:rPr>
          <w:rFonts w:ascii="Times New Roman" w:eastAsia="Times New Roman" w:hAnsi="Times New Roman" w:cs="Times New Roman"/>
          <w:sz w:val="24"/>
          <w:szCs w:val="24"/>
        </w:rPr>
        <w:t>2</w:t>
      </w:r>
      <w:r w:rsidRPr="0007763B">
        <w:rPr>
          <w:rFonts w:ascii="Times New Roman" w:eastAsia="Times New Roman" w:hAnsi="Times New Roman" w:cs="Times New Roman"/>
          <w:sz w:val="24"/>
          <w:szCs w:val="24"/>
        </w:rPr>
        <w:t xml:space="preserve">;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D), it also increased much faster with time, reaching a plateau at unaccepta</w:t>
      </w:r>
      <w:r w:rsidR="007D7E27">
        <w:rPr>
          <w:rFonts w:ascii="Times New Roman" w:eastAsia="Times New Roman" w:hAnsi="Times New Roman" w:cs="Times New Roman"/>
          <w:sz w:val="24"/>
          <w:szCs w:val="24"/>
        </w:rPr>
        <w:t>ble power values</w:t>
      </w:r>
      <w:r w:rsidRPr="0007763B">
        <w:rPr>
          <w:rFonts w:ascii="Times New Roman" w:eastAsia="Times New Roman" w:hAnsi="Times New Roman" w:cs="Times New Roman"/>
          <w:sz w:val="24"/>
          <w:szCs w:val="24"/>
        </w:rPr>
        <w:t>. With the harder scenario, almost 25% of power is lost as the result of only two generations.</w:t>
      </w:r>
    </w:p>
    <w:p w14:paraId="4A533F16" w14:textId="7B2C9B2E" w:rsidR="00056F49" w:rsidRPr="0007763B" w:rsidRDefault="00BE0825"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794A352F" wp14:editId="55DB1275">
                <wp:simplePos x="0" y="0"/>
                <wp:positionH relativeFrom="column">
                  <wp:posOffset>923026</wp:posOffset>
                </wp:positionH>
                <wp:positionV relativeFrom="paragraph">
                  <wp:posOffset>216235</wp:posOffset>
                </wp:positionV>
                <wp:extent cx="3786996" cy="424907"/>
                <wp:effectExtent l="0" t="0" r="0" b="0"/>
                <wp:wrapNone/>
                <wp:docPr id="24" name="Groupe 24"/>
                <wp:cNvGraphicFramePr/>
                <a:graphic xmlns:a="http://schemas.openxmlformats.org/drawingml/2006/main">
                  <a:graphicData uri="http://schemas.microsoft.com/office/word/2010/wordprocessingGroup">
                    <wpg:wgp>
                      <wpg:cNvGrpSpPr/>
                      <wpg:grpSpPr>
                        <a:xfrm>
                          <a:off x="0" y="0"/>
                          <a:ext cx="3786996" cy="424907"/>
                          <a:chOff x="0" y="0"/>
                          <a:chExt cx="3786996" cy="424907"/>
                        </a:xfrm>
                      </wpg:grpSpPr>
                      <wps:wsp>
                        <wps:cNvPr id="22" name="Zone de texte 2"/>
                        <wps:cNvSpPr txBox="1">
                          <a:spLocks noChangeArrowheads="1"/>
                        </wps:cNvSpPr>
                        <wps:spPr bwMode="auto">
                          <a:xfrm>
                            <a:off x="0" y="0"/>
                            <a:ext cx="672861" cy="424907"/>
                          </a:xfrm>
                          <a:prstGeom prst="rect">
                            <a:avLst/>
                          </a:prstGeom>
                          <a:noFill/>
                          <a:ln w="9525">
                            <a:noFill/>
                            <a:miter lim="800000"/>
                            <a:headEnd/>
                            <a:tailEnd/>
                          </a:ln>
                        </wps:spPr>
                        <wps:txbx>
                          <w:txbxContent>
                            <w:p w14:paraId="2E7C4588" w14:textId="714C79A0" w:rsidR="00CB560E" w:rsidRPr="00F6615F" w:rsidRDefault="00CB560E" w:rsidP="00537BAC">
                              <w:pPr>
                                <w:rPr>
                                  <w:rFonts w:ascii="Times New Roman" w:hAnsi="Times New Roman" w:cs="Times New Roman"/>
                                  <w:sz w:val="40"/>
                                  <w:szCs w:val="40"/>
                                  <w:lang w:val="fr-CA"/>
                                </w:rPr>
                              </w:pPr>
                              <w:r>
                                <w:rPr>
                                  <w:rFonts w:ascii="Times New Roman" w:hAnsi="Times New Roman" w:cs="Times New Roman"/>
                                  <w:sz w:val="40"/>
                                  <w:szCs w:val="40"/>
                                </w:rPr>
                                <w:t>FPR</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3053751" y="0"/>
                            <a:ext cx="733245" cy="424907"/>
                          </a:xfrm>
                          <a:prstGeom prst="rect">
                            <a:avLst/>
                          </a:prstGeom>
                          <a:noFill/>
                          <a:ln w="9525">
                            <a:noFill/>
                            <a:miter lim="800000"/>
                            <a:headEnd/>
                            <a:tailEnd/>
                          </a:ln>
                        </wps:spPr>
                        <wps:txbx>
                          <w:txbxContent>
                            <w:p w14:paraId="549A3848" w14:textId="51697FA8" w:rsidR="00CB560E" w:rsidRPr="00F6615F" w:rsidRDefault="00CB560E" w:rsidP="00C72944">
                              <w:pPr>
                                <w:rPr>
                                  <w:rFonts w:ascii="Times New Roman" w:hAnsi="Times New Roman" w:cs="Times New Roman"/>
                                  <w:sz w:val="40"/>
                                  <w:szCs w:val="40"/>
                                  <w:lang w:val="fr-CA"/>
                                </w:rPr>
                              </w:pPr>
                              <w:r>
                                <w:rPr>
                                  <w:rFonts w:ascii="Times New Roman" w:hAnsi="Times New Roman" w:cs="Times New Roman"/>
                                  <w:sz w:val="40"/>
                                  <w:szCs w:val="40"/>
                                </w:rPr>
                                <w:t>FNR</w:t>
                              </w:r>
                            </w:p>
                          </w:txbxContent>
                        </wps:txbx>
                        <wps:bodyPr rot="0" vert="horz" wrap="square" lIns="91440" tIns="45720" rIns="91440" bIns="45720" anchor="t" anchorCtr="0">
                          <a:noAutofit/>
                        </wps:bodyPr>
                      </wps:wsp>
                    </wpg:wgp>
                  </a:graphicData>
                </a:graphic>
              </wp:anchor>
            </w:drawing>
          </mc:Choice>
          <mc:Fallback>
            <w:pict>
              <v:group w14:anchorId="794A352F" id="Groupe 24" o:spid="_x0000_s1032" style="position:absolute;margin-left:72.7pt;margin-top:17.05pt;width:298.2pt;height:33.45pt;z-index:251669504" coordsize="37869,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">
                <v:shape id="_x0000_s1033" type="#_x0000_t202" style="position:absolute;width:6728;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E7C4588" w14:textId="714C79A0" w:rsidR="00CB560E" w:rsidRPr="00F6615F" w:rsidRDefault="00CB560E" w:rsidP="00537BAC">
                        <w:pPr>
                          <w:rPr>
                            <w:rFonts w:ascii="Times New Roman" w:hAnsi="Times New Roman" w:cs="Times New Roman"/>
                            <w:sz w:val="40"/>
                            <w:szCs w:val="40"/>
                            <w:lang w:val="fr-CA"/>
                          </w:rPr>
                        </w:pPr>
                        <w:r>
                          <w:rPr>
                            <w:rFonts w:ascii="Times New Roman" w:hAnsi="Times New Roman" w:cs="Times New Roman"/>
                            <w:sz w:val="40"/>
                            <w:szCs w:val="40"/>
                          </w:rPr>
                          <w:t>FPR</w:t>
                        </w:r>
                      </w:p>
                    </w:txbxContent>
                  </v:textbox>
                </v:shape>
                <v:shape id="_x0000_s1034" type="#_x0000_t202" style="position:absolute;left:30537;width:733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549A3848" w14:textId="51697FA8" w:rsidR="00CB560E" w:rsidRPr="00F6615F" w:rsidRDefault="00CB560E" w:rsidP="00C72944">
                        <w:pPr>
                          <w:rPr>
                            <w:rFonts w:ascii="Times New Roman" w:hAnsi="Times New Roman" w:cs="Times New Roman"/>
                            <w:sz w:val="40"/>
                            <w:szCs w:val="40"/>
                            <w:lang w:val="fr-CA"/>
                          </w:rPr>
                        </w:pPr>
                        <w:r>
                          <w:rPr>
                            <w:rFonts w:ascii="Times New Roman" w:hAnsi="Times New Roman" w:cs="Times New Roman"/>
                            <w:sz w:val="40"/>
                            <w:szCs w:val="40"/>
                          </w:rPr>
                          <w:t>FNR</w:t>
                        </w:r>
                      </w:p>
                    </w:txbxContent>
                  </v:textbox>
                </v:shape>
              </v:group>
            </w:pict>
          </mc:Fallback>
        </mc:AlternateContent>
      </w:r>
    </w:p>
    <w:p w14:paraId="205F39D7" w14:textId="63EAA86D" w:rsidR="005524EA" w:rsidRPr="0007763B" w:rsidRDefault="009048D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w:lastRenderedPageBreak/>
        <mc:AlternateContent>
          <mc:Choice Requires="wpg">
            <w:drawing>
              <wp:inline distT="0" distB="0" distL="0" distR="0" wp14:anchorId="475F5022" wp14:editId="232FDB57">
                <wp:extent cx="5943600" cy="4822959"/>
                <wp:effectExtent l="0" t="0" r="0" b="0"/>
                <wp:docPr id="20" name="Groupe 20"/>
                <wp:cNvGraphicFramePr/>
                <a:graphic xmlns:a="http://schemas.openxmlformats.org/drawingml/2006/main">
                  <a:graphicData uri="http://schemas.microsoft.com/office/word/2010/wordprocessingGroup">
                    <wpg:wgp>
                      <wpg:cNvGrpSpPr/>
                      <wpg:grpSpPr>
                        <a:xfrm>
                          <a:off x="0" y="0"/>
                          <a:ext cx="5943600" cy="4822959"/>
                          <a:chOff x="0" y="8484"/>
                          <a:chExt cx="6642004" cy="5391161"/>
                        </a:xfrm>
                      </wpg:grpSpPr>
                      <wpg:grpSp>
                        <wpg:cNvPr id="15" name="Groupe 15"/>
                        <wpg:cNvGrpSpPr/>
                        <wpg:grpSpPr>
                          <a:xfrm>
                            <a:off x="0" y="8484"/>
                            <a:ext cx="6642004" cy="5391161"/>
                            <a:chOff x="0" y="8484"/>
                            <a:chExt cx="6642004" cy="5391161"/>
                          </a:xfrm>
                        </wpg:grpSpPr>
                        <pic:pic xmlns:pic="http://schemas.openxmlformats.org/drawingml/2006/picture">
                          <pic:nvPicPr>
                            <pic:cNvPr id="1" name="Image 1"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2523" t="18497" r="13189" b="19383"/>
                            <a:stretch/>
                          </pic:blipFill>
                          <pic:spPr bwMode="auto">
                            <a:xfrm>
                              <a:off x="128270" y="2699625"/>
                              <a:ext cx="5764530" cy="27000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Image 12" descr="C:\Users\jwitt\OneDrive\Desktop\Git_Projects\Genetic_TBI_LCBD\Fig5.jpeg"/>
                            <pic:cNvPicPr>
                              <a:picLocks noChangeAspect="1"/>
                            </pic:cNvPicPr>
                          </pic:nvPicPr>
                          <pic:blipFill rotWithShape="1">
                            <a:blip r:embed="rId13">
                              <a:extLst>
                                <a:ext uri="{28A0092B-C50C-407E-A947-70E740481C1C}">
                                  <a14:useLocalDpi xmlns:a14="http://schemas.microsoft.com/office/drawing/2010/main" val="0"/>
                                </a:ext>
                              </a:extLst>
                            </a:blip>
                            <a:srcRect l="2890" t="19410" r="13184" b="18928"/>
                            <a:stretch/>
                          </pic:blipFill>
                          <pic:spPr bwMode="auto">
                            <a:xfrm>
                              <a:off x="131301" y="8484"/>
                              <a:ext cx="5762625" cy="26911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Image 13"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88554" t="39743" r="1128" b="47689"/>
                            <a:stretch/>
                          </pic:blipFill>
                          <pic:spPr bwMode="auto">
                            <a:xfrm>
                              <a:off x="6029864" y="2268701"/>
                              <a:ext cx="612140" cy="4743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Image 14"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886" t="42711" r="97225" b="50939"/>
                            <a:stretch/>
                          </pic:blipFill>
                          <pic:spPr bwMode="auto">
                            <a:xfrm>
                              <a:off x="0" y="2424023"/>
                              <a:ext cx="128270" cy="275590"/>
                            </a:xfrm>
                            <a:prstGeom prst="rect">
                              <a:avLst/>
                            </a:prstGeom>
                            <a:noFill/>
                            <a:ln>
                              <a:noFill/>
                            </a:ln>
                            <a:extLst>
                              <a:ext uri="{53640926-AAD7-44D8-BBD7-CCE9431645EC}">
                                <a14:shadowObscured xmlns:a14="http://schemas.microsoft.com/office/drawing/2010/main"/>
                              </a:ext>
                            </a:extLst>
                          </pic:spPr>
                        </pic:pic>
                      </wpg:grpSp>
                      <wps:wsp>
                        <wps:cNvPr id="16" name="Zone de texte 2"/>
                        <wps:cNvSpPr txBox="1">
                          <a:spLocks noChangeArrowheads="1"/>
                        </wps:cNvSpPr>
                        <wps:spPr bwMode="auto">
                          <a:xfrm>
                            <a:off x="379562" y="69011"/>
                            <a:ext cx="371475" cy="474980"/>
                          </a:xfrm>
                          <a:prstGeom prst="rect">
                            <a:avLst/>
                          </a:prstGeom>
                          <a:noFill/>
                          <a:ln w="9525">
                            <a:noFill/>
                            <a:miter lim="800000"/>
                            <a:headEnd/>
                            <a:tailEnd/>
                          </a:ln>
                        </wps:spPr>
                        <wps:txbx>
                          <w:txbxContent>
                            <w:p w14:paraId="7EF97144" w14:textId="77777777" w:rsidR="00CB560E" w:rsidRPr="00F6615F" w:rsidRDefault="00CB560E" w:rsidP="009048D9">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wps:wsp>
                        <wps:cNvPr id="17" name="Zone de texte 2"/>
                        <wps:cNvSpPr txBox="1">
                          <a:spLocks noChangeArrowheads="1"/>
                        </wps:cNvSpPr>
                        <wps:spPr bwMode="auto">
                          <a:xfrm>
                            <a:off x="3795623" y="69011"/>
                            <a:ext cx="371475" cy="474980"/>
                          </a:xfrm>
                          <a:prstGeom prst="rect">
                            <a:avLst/>
                          </a:prstGeom>
                          <a:noFill/>
                          <a:ln w="9525">
                            <a:noFill/>
                            <a:miter lim="800000"/>
                            <a:headEnd/>
                            <a:tailEnd/>
                          </a:ln>
                        </wps:spPr>
                        <wps:txbx>
                          <w:txbxContent>
                            <w:p w14:paraId="427B4A6B" w14:textId="77777777" w:rsidR="00CB560E" w:rsidRPr="00F6615F" w:rsidRDefault="00CB560E" w:rsidP="009048D9">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wps:wsp>
                        <wps:cNvPr id="18" name="Zone de texte 2"/>
                        <wps:cNvSpPr txBox="1">
                          <a:spLocks noChangeArrowheads="1"/>
                        </wps:cNvSpPr>
                        <wps:spPr bwMode="auto">
                          <a:xfrm>
                            <a:off x="379562" y="2812211"/>
                            <a:ext cx="371475" cy="474980"/>
                          </a:xfrm>
                          <a:prstGeom prst="rect">
                            <a:avLst/>
                          </a:prstGeom>
                          <a:noFill/>
                          <a:ln w="9525">
                            <a:noFill/>
                            <a:miter lim="800000"/>
                            <a:headEnd/>
                            <a:tailEnd/>
                          </a:ln>
                        </wps:spPr>
                        <wps:txbx>
                          <w:txbxContent>
                            <w:p w14:paraId="0EE2C982" w14:textId="77777777" w:rsidR="00CB560E" w:rsidRPr="00F6615F" w:rsidRDefault="00CB560E" w:rsidP="009048D9">
                              <w:pPr>
                                <w:rPr>
                                  <w:rFonts w:ascii="Times New Roman" w:hAnsi="Times New Roman" w:cs="Times New Roman"/>
                                  <w:sz w:val="40"/>
                                  <w:szCs w:val="40"/>
                                  <w:lang w:val="fr-CA"/>
                                </w:rPr>
                              </w:pPr>
                              <w:r>
                                <w:rPr>
                                  <w:rFonts w:ascii="Times New Roman" w:hAnsi="Times New Roman" w:cs="Times New Roman"/>
                                  <w:sz w:val="40"/>
                                  <w:szCs w:val="40"/>
                                </w:rPr>
                                <w:t>C</w:t>
                              </w:r>
                            </w:p>
                          </w:txbxContent>
                        </wps:txbx>
                        <wps:bodyPr rot="0" vert="horz" wrap="square" lIns="91440" tIns="45720" rIns="91440" bIns="45720" anchor="t" anchorCtr="0">
                          <a:noAutofit/>
                        </wps:bodyPr>
                      </wps:wsp>
                      <wps:wsp>
                        <wps:cNvPr id="19" name="Zone de texte 2"/>
                        <wps:cNvSpPr txBox="1">
                          <a:spLocks noChangeArrowheads="1"/>
                        </wps:cNvSpPr>
                        <wps:spPr bwMode="auto">
                          <a:xfrm>
                            <a:off x="3795623" y="2803584"/>
                            <a:ext cx="371475" cy="474980"/>
                          </a:xfrm>
                          <a:prstGeom prst="rect">
                            <a:avLst/>
                          </a:prstGeom>
                          <a:noFill/>
                          <a:ln w="9525">
                            <a:noFill/>
                            <a:miter lim="800000"/>
                            <a:headEnd/>
                            <a:tailEnd/>
                          </a:ln>
                        </wps:spPr>
                        <wps:txbx>
                          <w:txbxContent>
                            <w:p w14:paraId="2D594383" w14:textId="77777777" w:rsidR="00CB560E" w:rsidRPr="00F6615F" w:rsidRDefault="00CB560E" w:rsidP="009048D9">
                              <w:pPr>
                                <w:rPr>
                                  <w:rFonts w:ascii="Times New Roman" w:hAnsi="Times New Roman" w:cs="Times New Roman"/>
                                  <w:sz w:val="40"/>
                                  <w:szCs w:val="40"/>
                                  <w:lang w:val="fr-CA"/>
                                </w:rPr>
                              </w:pPr>
                              <w:r>
                                <w:rPr>
                                  <w:rFonts w:ascii="Times New Roman" w:hAnsi="Times New Roman" w:cs="Times New Roman"/>
                                  <w:sz w:val="40"/>
                                  <w:szCs w:val="40"/>
                                  <w:lang w:val="fr-CA"/>
                                </w:rPr>
                                <w:t>D</w:t>
                              </w:r>
                            </w:p>
                          </w:txbxContent>
                        </wps:txbx>
                        <wps:bodyPr rot="0" vert="horz" wrap="square" lIns="91440" tIns="45720" rIns="91440" bIns="45720" anchor="t" anchorCtr="0">
                          <a:noAutofit/>
                        </wps:bodyPr>
                      </wps:wsp>
                    </wpg:wgp>
                  </a:graphicData>
                </a:graphic>
              </wp:inline>
            </w:drawing>
          </mc:Choice>
          <mc:Fallback>
            <w:pict>
              <v:group w14:anchorId="475F5022" id="Groupe 20" o:spid="_x0000_s1035" style="width:468pt;height:379.75pt;mso-position-horizontal-relative:char;mso-position-vertical-relative:line" coordorigin=",84" coordsize="66420,539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7+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CgAAAAAAAAAhAKzh3yn8YwEA/GMBABUAAABkcnMvbWVkaWEvaW1hZ2UyLmpwZWf/2P/gABBK&#10;RklGAAEBAQBgAGAAAP/bAEMAAQEBAQEBAQEBAQEBAQEBAQEBAQEBAQEBAQEBAQEBAQEBAQEBAQEB&#10;AQEBAQEBAQEBAQEBAQEBAQEBAQEBAQEBAf/bAEMBAQEBAQEBAQEBAQEBAQEBAQEBAQEBAQEBAQEB&#10;AQEBAQEBAQEBAQEBAQEBAQEBAQEBAQEBAQEBAQEBAQEBAQEBAf/AABEIAiYDY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7+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">
                <v:group id="Groupe 15" o:spid="_x0000_s1036" style="position:absolute;top:84;width:66420;height:53912" coordorigin=",84" coordsize="66420,53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37" type="#_x0000_t75" style="position:absolute;left:1282;top:26996;width:57646;height: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">
                    <v:imagedata r:id="rId14" o:title="Fig6" croptop="12122f" cropbottom="12703f" cropleft="1653f" cropright="8644f"/>
                    <v:path arrowok="t"/>
                  </v:shape>
                  <v:shape id="Image 12" o:spid="_x0000_s1038" type="#_x0000_t75" style="position:absolute;left:1313;top:84;width:57626;height:2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">
                    <v:imagedata r:id="rId15" o:title="Fig5" croptop="12721f" cropbottom="12405f" cropleft="1894f" cropright="8640f"/>
                    <v:path arrowok="t"/>
                  </v:shape>
                  <v:shape id="Image 13" o:spid="_x0000_s1039" type="#_x0000_t75" style="position:absolute;left:60298;top:22687;width:6122;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">
                    <v:imagedata r:id="rId14" o:title="Fig6" croptop="26046f" cropbottom="31253f" cropleft="58035f" cropright="739f"/>
                    <v:path arrowok="t"/>
                  </v:shape>
                  <v:shape id="Image 14" o:spid="_x0000_s1040" type="#_x0000_t75" style="position:absolute;top:24240;width:1282;height:2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">
                    <v:imagedata r:id="rId14" o:title="Fig6" croptop="27991f" cropbottom="33383f" cropleft="581f" cropright="63717f"/>
                    <v:path arrowok="t"/>
                  </v:shape>
                </v:group>
                <v:shape id="_x0000_s1041" type="#_x0000_t202" style="position:absolute;left:3795;top:690;width:3715;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EF97144" w14:textId="77777777" w:rsidR="00CB560E" w:rsidRPr="00F6615F" w:rsidRDefault="00CB560E" w:rsidP="009048D9">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v:shape id="_x0000_s1042" type="#_x0000_t202" style="position:absolute;left:37956;top:690;width:3714;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27B4A6B" w14:textId="77777777" w:rsidR="00CB560E" w:rsidRPr="00F6615F" w:rsidRDefault="00CB560E" w:rsidP="009048D9">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v:shape id="_x0000_s1043" type="#_x0000_t202" style="position:absolute;left:3795;top:28122;width:3715;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EE2C982" w14:textId="77777777" w:rsidR="00CB560E" w:rsidRPr="00F6615F" w:rsidRDefault="00CB560E" w:rsidP="009048D9">
                        <w:pPr>
                          <w:rPr>
                            <w:rFonts w:ascii="Times New Roman" w:hAnsi="Times New Roman" w:cs="Times New Roman"/>
                            <w:sz w:val="40"/>
                            <w:szCs w:val="40"/>
                            <w:lang w:val="fr-CA"/>
                          </w:rPr>
                        </w:pPr>
                        <w:r>
                          <w:rPr>
                            <w:rFonts w:ascii="Times New Roman" w:hAnsi="Times New Roman" w:cs="Times New Roman"/>
                            <w:sz w:val="40"/>
                            <w:szCs w:val="40"/>
                          </w:rPr>
                          <w:t>C</w:t>
                        </w:r>
                      </w:p>
                    </w:txbxContent>
                  </v:textbox>
                </v:shape>
                <v:shape id="_x0000_s1044" type="#_x0000_t202" style="position:absolute;left:37956;top:28035;width:3714;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D594383" w14:textId="77777777" w:rsidR="00CB560E" w:rsidRPr="00F6615F" w:rsidRDefault="00CB560E" w:rsidP="009048D9">
                        <w:pPr>
                          <w:rPr>
                            <w:rFonts w:ascii="Times New Roman" w:hAnsi="Times New Roman" w:cs="Times New Roman"/>
                            <w:sz w:val="40"/>
                            <w:szCs w:val="40"/>
                            <w:lang w:val="fr-CA"/>
                          </w:rPr>
                        </w:pPr>
                        <w:r>
                          <w:rPr>
                            <w:rFonts w:ascii="Times New Roman" w:hAnsi="Times New Roman" w:cs="Times New Roman"/>
                            <w:sz w:val="40"/>
                            <w:szCs w:val="40"/>
                            <w:lang w:val="fr-CA"/>
                          </w:rPr>
                          <w:t>D</w:t>
                        </w:r>
                      </w:p>
                    </w:txbxContent>
                  </v:textbox>
                </v:shape>
                <w10:anchorlock/>
              </v:group>
            </w:pict>
          </mc:Fallback>
        </mc:AlternateContent>
      </w:r>
    </w:p>
    <w:p w14:paraId="116A8252" w14:textId="3419C40D" w:rsidR="00E5485D" w:rsidRPr="0007763B" w:rsidRDefault="00E5485D"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b/>
          <w:sz w:val="24"/>
          <w:szCs w:val="24"/>
        </w:rPr>
        <w:t xml:space="preserve">Fig. </w:t>
      </w:r>
      <w:r w:rsidR="00537BAC">
        <w:rPr>
          <w:rFonts w:ascii="Times New Roman" w:eastAsia="Times New Roman" w:hAnsi="Times New Roman" w:cs="Times New Roman"/>
          <w:b/>
          <w:sz w:val="24"/>
          <w:szCs w:val="24"/>
        </w:rPr>
        <w:t>4</w:t>
      </w:r>
      <w:r w:rsidRPr="0007763B">
        <w:rPr>
          <w:rFonts w:ascii="Times New Roman" w:eastAsia="Times New Roman" w:hAnsi="Times New Roman" w:cs="Times New Roman"/>
          <w:b/>
          <w:sz w:val="24"/>
          <w:szCs w:val="24"/>
        </w:rPr>
        <w:t xml:space="preserve">. </w:t>
      </w:r>
      <w:r w:rsidRPr="0007763B">
        <w:rPr>
          <w:rFonts w:ascii="Times New Roman" w:eastAsia="Times New Roman" w:hAnsi="Times New Roman" w:cs="Times New Roman"/>
          <w:sz w:val="24"/>
          <w:szCs w:val="24"/>
        </w:rPr>
        <w:t xml:space="preserve">Influence of number years between </w:t>
      </w:r>
      <w:r w:rsidR="000745F8" w:rsidRPr="0007763B">
        <w:rPr>
          <w:rFonts w:ascii="Times New Roman" w:eastAsia="Times New Roman" w:hAnsi="Times New Roman" w:cs="Times New Roman"/>
          <w:sz w:val="24"/>
          <w:szCs w:val="24"/>
        </w:rPr>
        <w:t xml:space="preserve">the </w:t>
      </w:r>
      <w:r w:rsidRPr="0007763B">
        <w:rPr>
          <w:rFonts w:ascii="Times New Roman" w:eastAsia="Times New Roman" w:hAnsi="Times New Roman" w:cs="Times New Roman"/>
          <w:sz w:val="24"/>
          <w:szCs w:val="24"/>
        </w:rPr>
        <w:t xml:space="preserve">event </w:t>
      </w:r>
      <w:r w:rsidR="000745F8" w:rsidRPr="0007763B">
        <w:rPr>
          <w:rFonts w:ascii="Times New Roman" w:eastAsia="Times New Roman" w:hAnsi="Times New Roman" w:cs="Times New Roman"/>
          <w:sz w:val="24"/>
          <w:szCs w:val="24"/>
        </w:rPr>
        <w:t>and a pre-event</w:t>
      </w:r>
      <w:r w:rsidRPr="0007763B">
        <w:rPr>
          <w:rFonts w:ascii="Times New Roman" w:eastAsia="Times New Roman" w:hAnsi="Times New Roman" w:cs="Times New Roman"/>
          <w:sz w:val="24"/>
          <w:szCs w:val="24"/>
        </w:rPr>
        <w:t xml:space="preserve"> sampling</w:t>
      </w:r>
      <w:r w:rsidR="000745F8" w:rsidRPr="0007763B">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 xml:space="preserve">(A, B) or </w:t>
      </w:r>
      <w:r w:rsidR="000745F8" w:rsidRPr="0007763B">
        <w:rPr>
          <w:rFonts w:ascii="Times New Roman" w:eastAsia="Times New Roman" w:hAnsi="Times New Roman" w:cs="Times New Roman"/>
          <w:sz w:val="24"/>
          <w:szCs w:val="24"/>
        </w:rPr>
        <w:t>a post-event</w:t>
      </w:r>
      <w:r w:rsidRPr="0007763B">
        <w:rPr>
          <w:rFonts w:ascii="Times New Roman" w:eastAsia="Times New Roman" w:hAnsi="Times New Roman" w:cs="Times New Roman"/>
          <w:sz w:val="24"/>
          <w:szCs w:val="24"/>
        </w:rPr>
        <w:t xml:space="preserve"> sampling (C, D) on </w:t>
      </w:r>
      <w:r w:rsidR="008317CD" w:rsidRPr="0007763B">
        <w:rPr>
          <w:rFonts w:ascii="Times New Roman" w:eastAsia="Times New Roman" w:hAnsi="Times New Roman" w:cs="Times New Roman"/>
          <w:sz w:val="24"/>
          <w:szCs w:val="24"/>
        </w:rPr>
        <w:t xml:space="preserve">averages and confidence intervals of </w:t>
      </w:r>
      <w:r w:rsidRPr="0007763B">
        <w:rPr>
          <w:rFonts w:ascii="Times New Roman" w:eastAsia="Times New Roman" w:hAnsi="Times New Roman" w:cs="Times New Roman"/>
          <w:sz w:val="24"/>
          <w:szCs w:val="24"/>
        </w:rPr>
        <w:t xml:space="preserve">FPR (A, C) and FNR (B, D), for two extreme scenarios with the 0.05 </w:t>
      </w:r>
      <w:r w:rsidR="009D3B27">
        <w:rPr>
          <w:rFonts w:ascii="Times New Roman" w:eastAsia="Times New Roman" w:hAnsi="Times New Roman" w:cs="Times New Roman"/>
          <w:i/>
          <w:sz w:val="24"/>
          <w:szCs w:val="24"/>
        </w:rPr>
        <w:t>p</w:t>
      </w:r>
      <w:r w:rsidRPr="0007763B">
        <w:rPr>
          <w:rFonts w:ascii="Times New Roman" w:eastAsia="Times New Roman" w:hAnsi="Times New Roman" w:cs="Times New Roman"/>
          <w:sz w:val="24"/>
          <w:szCs w:val="24"/>
        </w:rPr>
        <w:t>-value threshold.</w:t>
      </w:r>
    </w:p>
    <w:p w14:paraId="27B5DFC8" w14:textId="77777777" w:rsidR="001965D2" w:rsidRPr="0007763B" w:rsidRDefault="001965D2" w:rsidP="00A51948">
      <w:pPr>
        <w:spacing w:before="240" w:after="240" w:line="480" w:lineRule="auto"/>
        <w:rPr>
          <w:rFonts w:ascii="Times New Roman" w:eastAsia="Times New Roman" w:hAnsi="Times New Roman" w:cs="Times New Roman"/>
          <w:i/>
          <w:sz w:val="24"/>
          <w:szCs w:val="24"/>
        </w:rPr>
      </w:pPr>
    </w:p>
    <w:p w14:paraId="12F4FA23" w14:textId="015B5418" w:rsidR="004E13A5" w:rsidRPr="0007763B" w:rsidRDefault="00B13AE1"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Threshold and general performance</w:t>
      </w:r>
    </w:p>
    <w:p w14:paraId="29184FE1" w14:textId="5F662C82" w:rsidR="00A30430"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Stricter values</w:t>
      </w:r>
      <w:r w:rsidR="00CE6FD9" w:rsidRPr="0007763B">
        <w:rPr>
          <w:rFonts w:ascii="Times New Roman" w:eastAsia="Times New Roman" w:hAnsi="Times New Roman" w:cs="Times New Roman"/>
          <w:sz w:val="24"/>
          <w:szCs w:val="24"/>
        </w:rPr>
        <w:t xml:space="preserve"> (lower values)</w:t>
      </w:r>
      <w:r w:rsidRPr="0007763B">
        <w:rPr>
          <w:rFonts w:ascii="Times New Roman" w:eastAsia="Times New Roman" w:hAnsi="Times New Roman" w:cs="Times New Roman"/>
          <w:sz w:val="24"/>
          <w:szCs w:val="24"/>
        </w:rPr>
        <w:t xml:space="preserve"> for the </w:t>
      </w:r>
      <w:r w:rsidR="00A95B48" w:rsidRPr="0007763B">
        <w:rPr>
          <w:rFonts w:ascii="Times New Roman" w:eastAsia="Times New Roman" w:hAnsi="Times New Roman" w:cs="Times New Roman"/>
          <w:sz w:val="24"/>
          <w:szCs w:val="24"/>
        </w:rPr>
        <w:t>T</w:t>
      </w:r>
      <w:r w:rsidR="00667F46">
        <w:rPr>
          <w:rFonts w:ascii="Times New Roman" w:eastAsia="Times New Roman" w:hAnsi="Times New Roman" w:cs="Times New Roman"/>
          <w:sz w:val="24"/>
          <w:szCs w:val="24"/>
        </w:rPr>
        <w:t>G</w:t>
      </w:r>
      <w:r w:rsidR="00A95B48" w:rsidRPr="0007763B">
        <w:rPr>
          <w:rFonts w:ascii="Times New Roman" w:eastAsia="Times New Roman" w:hAnsi="Times New Roman" w:cs="Times New Roman"/>
          <w:sz w:val="24"/>
          <w:szCs w:val="24"/>
        </w:rPr>
        <w:t>I</w:t>
      </w:r>
      <w:r w:rsidR="009D3B27">
        <w:rPr>
          <w:rFonts w:ascii="Times New Roman" w:eastAsia="Times New Roman" w:hAnsi="Times New Roman" w:cs="Times New Roman"/>
          <w:sz w:val="24"/>
          <w:szCs w:val="24"/>
        </w:rPr>
        <w:t xml:space="preserve"> </w:t>
      </w:r>
      <w:r w:rsidR="009D3B27">
        <w:rPr>
          <w:rFonts w:ascii="Times New Roman" w:eastAsia="Times New Roman" w:hAnsi="Times New Roman" w:cs="Times New Roman"/>
          <w:i/>
          <w:sz w:val="24"/>
          <w:szCs w:val="24"/>
        </w:rPr>
        <w:t>p</w:t>
      </w:r>
      <w:r w:rsidRPr="0007763B">
        <w:rPr>
          <w:rFonts w:ascii="Times New Roman" w:eastAsia="Times New Roman" w:hAnsi="Times New Roman" w:cs="Times New Roman"/>
          <w:sz w:val="24"/>
          <w:szCs w:val="24"/>
        </w:rPr>
        <w:t>-value threshold expectedly bring a better FPR but also bring a patholo</w:t>
      </w:r>
      <w:r w:rsidR="00B13AE1" w:rsidRPr="0007763B">
        <w:rPr>
          <w:rFonts w:ascii="Times New Roman" w:eastAsia="Times New Roman" w:hAnsi="Times New Roman" w:cs="Times New Roman"/>
          <w:sz w:val="24"/>
          <w:szCs w:val="24"/>
        </w:rPr>
        <w:t>gical FNR (</w:t>
      </w:r>
      <w:r w:rsidR="00CE6FD9" w:rsidRPr="0007763B">
        <w:rPr>
          <w:rFonts w:ascii="Times New Roman" w:eastAsia="Times New Roman" w:hAnsi="Times New Roman" w:cs="Times New Roman"/>
          <w:sz w:val="24"/>
          <w:szCs w:val="24"/>
        </w:rPr>
        <w:t xml:space="preserve">low </w:t>
      </w:r>
      <w:r w:rsidR="00B13AE1" w:rsidRPr="0007763B">
        <w:rPr>
          <w:rFonts w:ascii="Times New Roman" w:eastAsia="Times New Roman" w:hAnsi="Times New Roman" w:cs="Times New Roman"/>
          <w:sz w:val="24"/>
          <w:szCs w:val="24"/>
        </w:rPr>
        <w:t xml:space="preserve">power). </w:t>
      </w:r>
      <w:r w:rsidR="00A95B48" w:rsidRPr="0007763B">
        <w:rPr>
          <w:rFonts w:ascii="Times New Roman" w:eastAsia="Times New Roman" w:hAnsi="Times New Roman" w:cs="Times New Roman"/>
          <w:sz w:val="24"/>
          <w:szCs w:val="24"/>
        </w:rPr>
        <w:t>Indeed, across all scenarios, t</w:t>
      </w:r>
      <w:r w:rsidR="00B13AE1" w:rsidRPr="0007763B">
        <w:rPr>
          <w:rFonts w:ascii="Times New Roman" w:eastAsia="Times New Roman" w:hAnsi="Times New Roman" w:cs="Times New Roman"/>
          <w:sz w:val="24"/>
          <w:szCs w:val="24"/>
        </w:rPr>
        <w:t>he FNR de</w:t>
      </w:r>
      <w:r w:rsidRPr="0007763B">
        <w:rPr>
          <w:rFonts w:ascii="Times New Roman" w:eastAsia="Times New Roman" w:hAnsi="Times New Roman" w:cs="Times New Roman"/>
          <w:sz w:val="24"/>
          <w:szCs w:val="24"/>
        </w:rPr>
        <w:t>creases</w:t>
      </w:r>
      <w:r w:rsidR="00A95B48" w:rsidRPr="0007763B">
        <w:rPr>
          <w:rFonts w:ascii="Times New Roman" w:eastAsia="Times New Roman" w:hAnsi="Times New Roman" w:cs="Times New Roman"/>
          <w:sz w:val="24"/>
          <w:szCs w:val="24"/>
        </w:rPr>
        <w:t xml:space="preserve"> </w:t>
      </w:r>
      <w:r w:rsidR="00A95B48" w:rsidRPr="0007763B">
        <w:rPr>
          <w:rFonts w:ascii="Times New Roman" w:eastAsia="Times New Roman" w:hAnsi="Times New Roman" w:cs="Times New Roman"/>
          <w:sz w:val="24"/>
          <w:szCs w:val="24"/>
        </w:rPr>
        <w:lastRenderedPageBreak/>
        <w:t>exponentially when threshold values increase</w:t>
      </w:r>
      <w:r w:rsidRPr="0007763B">
        <w:rPr>
          <w:rFonts w:ascii="Times New Roman" w:eastAsia="Times New Roman" w:hAnsi="Times New Roman" w:cs="Times New Roman"/>
          <w:sz w:val="24"/>
          <w:szCs w:val="24"/>
        </w:rPr>
        <w:t xml:space="preserve">, </w:t>
      </w:r>
      <w:r w:rsidR="00CE6FD9" w:rsidRPr="0007763B">
        <w:rPr>
          <w:rFonts w:ascii="Times New Roman" w:eastAsia="Times New Roman" w:hAnsi="Times New Roman" w:cs="Times New Roman"/>
          <w:sz w:val="24"/>
          <w:szCs w:val="24"/>
        </w:rPr>
        <w:t xml:space="preserve">while the FPR increases linearly (e.g. Fig. 3; Fig. 4). Notably, FPR values never surpassed 0.1, which was the maximum threshold chosen in our testing, </w:t>
      </w:r>
      <w:r w:rsidR="009D2703">
        <w:rPr>
          <w:rFonts w:ascii="Times New Roman" w:eastAsia="Times New Roman" w:hAnsi="Times New Roman" w:cs="Times New Roman"/>
          <w:sz w:val="24"/>
          <w:szCs w:val="24"/>
        </w:rPr>
        <w:t>indicating that they may be</w:t>
      </w:r>
      <w:r w:rsidR="00BE0825">
        <w:rPr>
          <w:rFonts w:ascii="Times New Roman" w:eastAsia="Times New Roman" w:hAnsi="Times New Roman" w:cs="Times New Roman"/>
          <w:sz w:val="24"/>
          <w:szCs w:val="24"/>
        </w:rPr>
        <w:t xml:space="preserve"> acceptable </w:t>
      </w:r>
      <w:r w:rsidR="00BE0825">
        <w:rPr>
          <w:rFonts w:ascii="Times New Roman" w:eastAsia="Times New Roman" w:hAnsi="Times New Roman" w:cs="Times New Roman"/>
          <w:sz w:val="24"/>
          <w:szCs w:val="24"/>
        </w:rPr>
        <w:fldChar w:fldCharType="begin" w:fldLock="1"/>
      </w:r>
      <w:r w:rsidR="000053C7">
        <w:rPr>
          <w:rFonts w:ascii="Times New Roman" w:eastAsia="Times New Roman" w:hAnsi="Times New Roman" w:cs="Times New Roman"/>
          <w:sz w:val="24"/>
          <w:szCs w:val="24"/>
        </w:rPr>
        <w:instrText>ADDIN CSL_CITATION {"citationItems":[{"id":"ITEM-1","itemData":{"author":[{"dropping-particle":"","family":"Legendre","given":"Pierre","non-dropping-particle":"","parse-names":false,"suffix":""},{"dropping-particle":"","family":"Legendre","given":"Louis","non-dropping-particle":"","parse-names":false,"suffix":""}],"edition":"Third Engl","id":"ITEM-1","issued":{"date-parts":[["2012"]]},"publisher":"Elsevier","publisher-place":"Amsterdam","title":"Numerical Ecology","type":"book"},"uris":["http://www.mendeley.com/documents/?uuid=59d90cfa-9c0b-486e-84de-e29ce055bc9c"]}],"mendeley":{"formattedCitation":"(Legendre &amp; Legendre, 2012)","plainTextFormattedCitation":"(Legendre &amp; Legendre, 2012)","previouslyFormattedCitation":"(Legendre &amp; Legendre, 2012)"},"properties":{"noteIndex":0},"schema":"https://github.com/citation-style-language/schema/raw/master/csl-citation.json"}</w:instrText>
      </w:r>
      <w:r w:rsidR="00BE0825">
        <w:rPr>
          <w:rFonts w:ascii="Times New Roman" w:eastAsia="Times New Roman" w:hAnsi="Times New Roman" w:cs="Times New Roman"/>
          <w:sz w:val="24"/>
          <w:szCs w:val="24"/>
        </w:rPr>
        <w:fldChar w:fldCharType="separate"/>
      </w:r>
      <w:r w:rsidR="00BE0825" w:rsidRPr="00BE0825">
        <w:rPr>
          <w:rFonts w:ascii="Times New Roman" w:eastAsia="Times New Roman" w:hAnsi="Times New Roman" w:cs="Times New Roman"/>
          <w:noProof/>
          <w:sz w:val="24"/>
          <w:szCs w:val="24"/>
        </w:rPr>
        <w:t>(Legendre &amp; Legendre, 2012)</w:t>
      </w:r>
      <w:r w:rsidR="00BE0825">
        <w:rPr>
          <w:rFonts w:ascii="Times New Roman" w:eastAsia="Times New Roman" w:hAnsi="Times New Roman" w:cs="Times New Roman"/>
          <w:sz w:val="24"/>
          <w:szCs w:val="24"/>
        </w:rPr>
        <w:fldChar w:fldCharType="end"/>
      </w:r>
      <w:r w:rsidR="00CE6FD9" w:rsidRPr="0007763B">
        <w:rPr>
          <w:rFonts w:ascii="Times New Roman" w:eastAsia="Times New Roman" w:hAnsi="Times New Roman" w:cs="Times New Roman"/>
          <w:sz w:val="24"/>
          <w:szCs w:val="24"/>
        </w:rPr>
        <w:t>. The de</w:t>
      </w:r>
      <w:r w:rsidRPr="0007763B">
        <w:rPr>
          <w:rFonts w:ascii="Times New Roman" w:eastAsia="Times New Roman" w:hAnsi="Times New Roman" w:cs="Times New Roman"/>
          <w:sz w:val="24"/>
          <w:szCs w:val="24"/>
        </w:rPr>
        <w:t xml:space="preserve">crease in </w:t>
      </w:r>
      <w:r w:rsidR="00CE6FD9" w:rsidRPr="0007763B">
        <w:rPr>
          <w:rFonts w:ascii="Times New Roman" w:eastAsia="Times New Roman" w:hAnsi="Times New Roman" w:cs="Times New Roman"/>
          <w:sz w:val="24"/>
          <w:szCs w:val="24"/>
        </w:rPr>
        <w:t>average FNR</w:t>
      </w:r>
      <w:r w:rsidR="00396770" w:rsidRPr="0007763B">
        <w:rPr>
          <w:rFonts w:ascii="Times New Roman" w:eastAsia="Times New Roman" w:hAnsi="Times New Roman" w:cs="Times New Roman"/>
          <w:sz w:val="24"/>
          <w:szCs w:val="24"/>
        </w:rPr>
        <w:t xml:space="preserve"> across all scenarios</w:t>
      </w:r>
      <w:r w:rsidR="00CE6FD9" w:rsidRPr="0007763B">
        <w:rPr>
          <w:rFonts w:ascii="Times New Roman" w:eastAsia="Times New Roman" w:hAnsi="Times New Roman" w:cs="Times New Roman"/>
          <w:sz w:val="24"/>
          <w:szCs w:val="24"/>
        </w:rPr>
        <w:t xml:space="preserve"> associated with an increase in the threshold value,</w:t>
      </w:r>
      <w:r w:rsidRPr="0007763B">
        <w:rPr>
          <w:rFonts w:ascii="Times New Roman" w:eastAsia="Times New Roman" w:hAnsi="Times New Roman" w:cs="Times New Roman"/>
          <w:sz w:val="24"/>
          <w:szCs w:val="24"/>
        </w:rPr>
        <w:t xml:space="preserve"> is accompanied by a decrease of the associated standard variation</w:t>
      </w:r>
      <w:r w:rsidR="00C47A12" w:rsidRPr="0007763B">
        <w:rPr>
          <w:rFonts w:ascii="Times New Roman" w:eastAsia="Times New Roman" w:hAnsi="Times New Roman" w:cs="Times New Roman"/>
          <w:sz w:val="24"/>
          <w:szCs w:val="24"/>
        </w:rPr>
        <w:t>, as soon as variation exists</w:t>
      </w:r>
      <w:r w:rsidR="00FC1F62" w:rsidRPr="0007763B">
        <w:rPr>
          <w:rFonts w:ascii="Times New Roman" w:eastAsia="Times New Roman" w:hAnsi="Times New Roman" w:cs="Times New Roman"/>
          <w:sz w:val="24"/>
          <w:szCs w:val="24"/>
        </w:rPr>
        <w:t xml:space="preserve"> (FNR </w:t>
      </w:r>
      <w:r w:rsidR="0031038B" w:rsidRPr="0007763B">
        <w:rPr>
          <w:rFonts w:ascii="Times New Roman" w:eastAsia="Times New Roman" w:hAnsi="Times New Roman" w:cs="Times New Roman"/>
          <w:sz w:val="24"/>
          <w:szCs w:val="24"/>
        </w:rPr>
        <w:t>no</w:t>
      </w:r>
      <w:r w:rsidR="00FC1F62" w:rsidRPr="0007763B">
        <w:rPr>
          <w:rFonts w:ascii="Times New Roman" w:eastAsia="Times New Roman" w:hAnsi="Times New Roman" w:cs="Times New Roman"/>
          <w:sz w:val="24"/>
          <w:szCs w:val="24"/>
        </w:rPr>
        <w:t>t equal to 1)</w:t>
      </w:r>
      <w:r w:rsidR="00C47A12" w:rsidRPr="0007763B">
        <w:rPr>
          <w:rFonts w:ascii="Times New Roman" w:eastAsia="Times New Roman" w:hAnsi="Times New Roman" w:cs="Times New Roman"/>
          <w:sz w:val="24"/>
          <w:szCs w:val="24"/>
        </w:rPr>
        <w:t>: from</w:t>
      </w:r>
      <w:r w:rsidR="00C47A12" w:rsidRPr="0007763B">
        <w:rPr>
          <w:rFonts w:ascii="Times New Roman" w:hAnsi="Times New Roman" w:cs="Times New Roman"/>
          <w:sz w:val="24"/>
          <w:szCs w:val="24"/>
        </w:rPr>
        <w:t xml:space="preserve"> </w:t>
      </w:r>
      <w:r w:rsidR="00C47A12" w:rsidRPr="0007763B">
        <w:rPr>
          <w:rFonts w:ascii="Times New Roman" w:eastAsia="Times New Roman" w:hAnsi="Times New Roman" w:cs="Times New Roman"/>
          <w:sz w:val="24"/>
          <w:szCs w:val="24"/>
        </w:rPr>
        <w:t xml:space="preserve">0.3749 </w:t>
      </w:r>
      <w:r w:rsidR="00055C1A" w:rsidRPr="0007763B">
        <w:rPr>
          <w:rFonts w:ascii="Times New Roman" w:eastAsia="Times New Roman" w:hAnsi="Times New Roman" w:cs="Times New Roman"/>
          <w:sz w:val="24"/>
          <w:szCs w:val="24"/>
        </w:rPr>
        <w:t>(0.00</w:t>
      </w:r>
      <w:r w:rsidR="001D512F" w:rsidRPr="0007763B">
        <w:rPr>
          <w:rFonts w:ascii="Times New Roman" w:eastAsia="Times New Roman" w:hAnsi="Times New Roman" w:cs="Times New Roman"/>
          <w:sz w:val="24"/>
          <w:szCs w:val="24"/>
        </w:rPr>
        <w:t>1)</w:t>
      </w:r>
      <w:r w:rsidR="00CE6FD9" w:rsidRPr="0007763B">
        <w:rPr>
          <w:rFonts w:ascii="Times New Roman" w:eastAsia="Times New Roman" w:hAnsi="Times New Roman" w:cs="Times New Roman"/>
          <w:sz w:val="24"/>
          <w:szCs w:val="24"/>
        </w:rPr>
        <w:t xml:space="preserve"> to </w:t>
      </w:r>
      <w:r w:rsidR="00C47A12" w:rsidRPr="0007763B">
        <w:rPr>
          <w:rFonts w:ascii="Times New Roman" w:eastAsia="Times New Roman" w:hAnsi="Times New Roman" w:cs="Times New Roman"/>
          <w:sz w:val="24"/>
          <w:szCs w:val="24"/>
        </w:rPr>
        <w:t xml:space="preserve">0.2471 </w:t>
      </w:r>
      <w:r w:rsidR="001D512F" w:rsidRPr="0007763B">
        <w:rPr>
          <w:rFonts w:ascii="Times New Roman" w:eastAsia="Times New Roman" w:hAnsi="Times New Roman" w:cs="Times New Roman"/>
          <w:sz w:val="24"/>
          <w:szCs w:val="24"/>
        </w:rPr>
        <w:t>(0.1)</w:t>
      </w:r>
      <w:r w:rsidR="00CE6FD9" w:rsidRPr="0007763B">
        <w:rPr>
          <w:rFonts w:ascii="Times New Roman" w:eastAsia="Times New Roman" w:hAnsi="Times New Roman" w:cs="Times New Roman"/>
          <w:sz w:val="24"/>
          <w:szCs w:val="24"/>
        </w:rPr>
        <w:t>, considering all scenarios. In contrast, the increase in average</w:t>
      </w:r>
      <w:r w:rsidRPr="0007763B">
        <w:rPr>
          <w:rFonts w:ascii="Times New Roman" w:eastAsia="Times New Roman" w:hAnsi="Times New Roman" w:cs="Times New Roman"/>
          <w:sz w:val="24"/>
          <w:szCs w:val="24"/>
        </w:rPr>
        <w:t xml:space="preserve"> FPR </w:t>
      </w:r>
      <w:r w:rsidR="00C07FA2">
        <w:rPr>
          <w:rFonts w:ascii="Times New Roman" w:eastAsia="Times New Roman" w:hAnsi="Times New Roman" w:cs="Times New Roman"/>
          <w:sz w:val="24"/>
          <w:szCs w:val="24"/>
        </w:rPr>
        <w:t xml:space="preserve">is </w:t>
      </w:r>
      <w:r w:rsidRPr="0007763B">
        <w:rPr>
          <w:rFonts w:ascii="Times New Roman" w:eastAsia="Times New Roman" w:hAnsi="Times New Roman" w:cs="Times New Roman"/>
          <w:sz w:val="24"/>
          <w:szCs w:val="24"/>
        </w:rPr>
        <w:t>concurrent with an increasing of its variation</w:t>
      </w:r>
      <w:r w:rsidR="00C47A12" w:rsidRPr="0007763B">
        <w:rPr>
          <w:rFonts w:ascii="Times New Roman" w:eastAsia="Times New Roman" w:hAnsi="Times New Roman" w:cs="Times New Roman"/>
          <w:sz w:val="24"/>
          <w:szCs w:val="24"/>
        </w:rPr>
        <w:t>: from 0 (0.0</w:t>
      </w:r>
      <w:r w:rsidR="00055C1A" w:rsidRPr="0007763B">
        <w:rPr>
          <w:rFonts w:ascii="Times New Roman" w:eastAsia="Times New Roman" w:hAnsi="Times New Roman" w:cs="Times New Roman"/>
          <w:sz w:val="24"/>
          <w:szCs w:val="24"/>
        </w:rPr>
        <w:t>0</w:t>
      </w:r>
      <w:r w:rsidR="00C47A12" w:rsidRPr="0007763B">
        <w:rPr>
          <w:rFonts w:ascii="Times New Roman" w:eastAsia="Times New Roman" w:hAnsi="Times New Roman" w:cs="Times New Roman"/>
          <w:sz w:val="24"/>
          <w:szCs w:val="24"/>
        </w:rPr>
        <w:t>0</w:t>
      </w:r>
      <w:r w:rsidR="001D512F" w:rsidRPr="0007763B">
        <w:rPr>
          <w:rFonts w:ascii="Times New Roman" w:eastAsia="Times New Roman" w:hAnsi="Times New Roman" w:cs="Times New Roman"/>
          <w:sz w:val="24"/>
          <w:szCs w:val="24"/>
        </w:rPr>
        <w:t xml:space="preserve">1) to </w:t>
      </w:r>
      <w:r w:rsidR="00C47A12" w:rsidRPr="0007763B">
        <w:rPr>
          <w:rFonts w:ascii="Times New Roman" w:eastAsia="Times New Roman" w:hAnsi="Times New Roman" w:cs="Times New Roman"/>
          <w:sz w:val="24"/>
          <w:szCs w:val="24"/>
        </w:rPr>
        <w:t>0.0377</w:t>
      </w:r>
      <w:r w:rsidR="001D512F" w:rsidRPr="0007763B">
        <w:rPr>
          <w:rFonts w:ascii="Times New Roman" w:eastAsia="Times New Roman" w:hAnsi="Times New Roman" w:cs="Times New Roman"/>
          <w:sz w:val="24"/>
          <w:szCs w:val="24"/>
        </w:rPr>
        <w:t xml:space="preserve"> (0.1).</w:t>
      </w:r>
      <w:r w:rsidR="00500E46">
        <w:rPr>
          <w:rFonts w:ascii="Times New Roman" w:eastAsia="Times New Roman" w:hAnsi="Times New Roman" w:cs="Times New Roman"/>
          <w:sz w:val="24"/>
          <w:szCs w:val="24"/>
        </w:rPr>
        <w:t xml:space="preserve"> </w:t>
      </w:r>
      <w:r w:rsidR="00F92D6E">
        <w:rPr>
          <w:rFonts w:ascii="Times New Roman" w:eastAsia="Times New Roman" w:hAnsi="Times New Roman" w:cs="Times New Roman"/>
          <w:sz w:val="24"/>
          <w:szCs w:val="24"/>
        </w:rPr>
        <w:t>Given the large variation in performance, along each parameter we considered, we believe that the parameters we chose to define different scenarios produced sufficiently complex, and useful simulations.</w:t>
      </w:r>
    </w:p>
    <w:p w14:paraId="780670D0" w14:textId="77777777" w:rsidR="00F92D6E" w:rsidRPr="0007763B" w:rsidRDefault="00F92D6E" w:rsidP="00A51948">
      <w:pPr>
        <w:spacing w:before="240" w:after="240" w:line="480" w:lineRule="auto"/>
        <w:rPr>
          <w:rFonts w:ascii="Times New Roman" w:eastAsia="Times New Roman" w:hAnsi="Times New Roman" w:cs="Times New Roman"/>
          <w:sz w:val="24"/>
          <w:szCs w:val="24"/>
        </w:rPr>
      </w:pPr>
    </w:p>
    <w:p w14:paraId="43930590" w14:textId="258CE41F" w:rsidR="004E13A5" w:rsidRPr="0007763B" w:rsidRDefault="001E58E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Control</w:t>
      </w:r>
      <w:r w:rsidR="00B441F7" w:rsidRPr="0007763B">
        <w:rPr>
          <w:rFonts w:ascii="Times New Roman" w:eastAsia="Times New Roman" w:hAnsi="Times New Roman" w:cs="Times New Roman"/>
          <w:i/>
          <w:sz w:val="24"/>
          <w:szCs w:val="24"/>
        </w:rPr>
        <w:t xml:space="preserve"> simulations</w:t>
      </w:r>
    </w:p>
    <w:p w14:paraId="6DA5C5C0" w14:textId="16DA1C25" w:rsidR="001E58E9" w:rsidRPr="0007763B" w:rsidRDefault="00A30430"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E</w:t>
      </w:r>
      <w:r w:rsidR="001E58E9" w:rsidRPr="0007763B">
        <w:rPr>
          <w:rFonts w:ascii="Times New Roman" w:eastAsia="Times New Roman" w:hAnsi="Times New Roman" w:cs="Times New Roman"/>
          <w:sz w:val="24"/>
          <w:szCs w:val="24"/>
        </w:rPr>
        <w:t>xperimental FPR values consistently stay</w:t>
      </w:r>
      <w:r w:rsidR="00586186" w:rsidRPr="0007763B">
        <w:rPr>
          <w:rFonts w:ascii="Times New Roman" w:eastAsia="Times New Roman" w:hAnsi="Times New Roman" w:cs="Times New Roman"/>
          <w:sz w:val="24"/>
          <w:szCs w:val="24"/>
        </w:rPr>
        <w:t>ed</w:t>
      </w:r>
      <w:r w:rsidR="001E58E9" w:rsidRPr="0007763B">
        <w:rPr>
          <w:rFonts w:ascii="Times New Roman" w:eastAsia="Times New Roman" w:hAnsi="Times New Roman" w:cs="Times New Roman"/>
          <w:sz w:val="24"/>
          <w:szCs w:val="24"/>
        </w:rPr>
        <w:t xml:space="preserve"> below control FPR values, also the difference </w:t>
      </w:r>
      <w:r w:rsidR="00586186" w:rsidRPr="0007763B">
        <w:rPr>
          <w:rFonts w:ascii="Times New Roman" w:eastAsia="Times New Roman" w:hAnsi="Times New Roman" w:cs="Times New Roman"/>
          <w:sz w:val="24"/>
          <w:szCs w:val="24"/>
        </w:rPr>
        <w:t>generally diminished</w:t>
      </w:r>
      <w:r w:rsidR="001E58E9" w:rsidRPr="0007763B">
        <w:rPr>
          <w:rFonts w:ascii="Times New Roman" w:eastAsia="Times New Roman" w:hAnsi="Times New Roman" w:cs="Times New Roman"/>
          <w:sz w:val="24"/>
          <w:szCs w:val="24"/>
        </w:rPr>
        <w:t xml:space="preserve"> with the intensity of dispersal</w:t>
      </w:r>
      <w:r w:rsidR="00C07FA2">
        <w:rPr>
          <w:rFonts w:ascii="Times New Roman" w:eastAsia="Times New Roman" w:hAnsi="Times New Roman" w:cs="Times New Roman"/>
          <w:sz w:val="24"/>
          <w:szCs w:val="24"/>
        </w:rPr>
        <w:t xml:space="preserve"> (Fig. 2</w:t>
      </w:r>
      <w:r w:rsidR="001E58E9" w:rsidRPr="0007763B">
        <w:rPr>
          <w:rFonts w:ascii="Times New Roman" w:eastAsia="Times New Roman" w:hAnsi="Times New Roman" w:cs="Times New Roman"/>
          <w:sz w:val="24"/>
          <w:szCs w:val="24"/>
        </w:rPr>
        <w:t>).</w:t>
      </w:r>
      <w:r w:rsidR="001D512F" w:rsidRPr="0007763B">
        <w:rPr>
          <w:rFonts w:ascii="Times New Roman" w:eastAsia="Times New Roman" w:hAnsi="Times New Roman" w:cs="Times New Roman"/>
          <w:sz w:val="24"/>
          <w:szCs w:val="24"/>
        </w:rPr>
        <w:t xml:space="preserve"> This means that in the presence of an actual event, we were less likely to wrongfully </w:t>
      </w:r>
      <w:r w:rsidR="00384DF0">
        <w:rPr>
          <w:rFonts w:ascii="Times New Roman" w:eastAsia="Times New Roman" w:hAnsi="Times New Roman" w:cs="Times New Roman"/>
          <w:sz w:val="24"/>
          <w:szCs w:val="24"/>
        </w:rPr>
        <w:t xml:space="preserve">identify </w:t>
      </w:r>
      <w:r w:rsidR="001D512F" w:rsidRPr="0007763B">
        <w:rPr>
          <w:rFonts w:ascii="Times New Roman" w:eastAsia="Times New Roman" w:hAnsi="Times New Roman" w:cs="Times New Roman"/>
          <w:sz w:val="24"/>
          <w:szCs w:val="24"/>
        </w:rPr>
        <w:t xml:space="preserve">a population as having been affected. </w:t>
      </w:r>
      <w:r w:rsidR="001E58E9" w:rsidRPr="0007763B">
        <w:rPr>
          <w:rFonts w:ascii="Times New Roman" w:eastAsia="Times New Roman" w:hAnsi="Times New Roman" w:cs="Times New Roman"/>
          <w:sz w:val="24"/>
          <w:szCs w:val="24"/>
        </w:rPr>
        <w:t>Control FPR values d</w:t>
      </w:r>
      <w:r w:rsidR="00586186" w:rsidRPr="0007763B">
        <w:rPr>
          <w:rFonts w:ascii="Times New Roman" w:eastAsia="Times New Roman" w:hAnsi="Times New Roman" w:cs="Times New Roman"/>
          <w:sz w:val="24"/>
          <w:szCs w:val="24"/>
        </w:rPr>
        <w:t>id</w:t>
      </w:r>
      <w:r w:rsidR="001E58E9" w:rsidRPr="0007763B">
        <w:rPr>
          <w:rFonts w:ascii="Times New Roman" w:eastAsia="Times New Roman" w:hAnsi="Times New Roman" w:cs="Times New Roman"/>
          <w:sz w:val="24"/>
          <w:szCs w:val="24"/>
        </w:rPr>
        <w:t xml:space="preserve"> not vary between scenario groups (</w:t>
      </w:r>
      <w:r w:rsidR="00713FE7" w:rsidRPr="0007763B">
        <w:rPr>
          <w:rFonts w:ascii="Times New Roman" w:eastAsia="Times New Roman" w:hAnsi="Times New Roman" w:cs="Times New Roman"/>
          <w:sz w:val="24"/>
          <w:szCs w:val="24"/>
        </w:rPr>
        <w:t>ANOVA</w:t>
      </w:r>
      <w:r w:rsidR="009D3B27">
        <w:rPr>
          <w:rFonts w:ascii="Times New Roman" w:eastAsia="Times New Roman" w:hAnsi="Times New Roman" w:cs="Times New Roman"/>
          <w:sz w:val="24"/>
          <w:szCs w:val="24"/>
        </w:rPr>
        <w:t xml:space="preserve">; </w:t>
      </w:r>
      <w:r w:rsidR="009D3B27">
        <w:rPr>
          <w:rFonts w:ascii="Times New Roman" w:eastAsia="Times New Roman" w:hAnsi="Times New Roman" w:cs="Times New Roman"/>
          <w:i/>
          <w:sz w:val="24"/>
          <w:szCs w:val="24"/>
        </w:rPr>
        <w:t>p</w:t>
      </w:r>
      <w:r w:rsidR="001E58E9" w:rsidRPr="0007763B">
        <w:rPr>
          <w:rFonts w:ascii="Times New Roman" w:eastAsia="Times New Roman" w:hAnsi="Times New Roman" w:cs="Times New Roman"/>
          <w:sz w:val="24"/>
          <w:szCs w:val="24"/>
        </w:rPr>
        <w:t>-value =</w:t>
      </w:r>
      <w:r w:rsidR="006B7759" w:rsidRPr="0007763B">
        <w:rPr>
          <w:rFonts w:ascii="Times New Roman" w:eastAsia="Times New Roman" w:hAnsi="Times New Roman" w:cs="Times New Roman"/>
          <w:sz w:val="24"/>
          <w:szCs w:val="24"/>
        </w:rPr>
        <w:t xml:space="preserve"> </w:t>
      </w:r>
      <w:r w:rsidR="00713FE7" w:rsidRPr="0007763B">
        <w:rPr>
          <w:rFonts w:ascii="Times New Roman" w:eastAsia="Times New Roman" w:hAnsi="Times New Roman" w:cs="Times New Roman"/>
          <w:sz w:val="24"/>
          <w:szCs w:val="24"/>
        </w:rPr>
        <w:t>0.353</w:t>
      </w:r>
      <w:r w:rsidR="001E58E9" w:rsidRPr="0007763B">
        <w:rPr>
          <w:rFonts w:ascii="Times New Roman" w:eastAsia="Times New Roman" w:hAnsi="Times New Roman" w:cs="Times New Roman"/>
          <w:sz w:val="24"/>
          <w:szCs w:val="24"/>
        </w:rPr>
        <w:t>)</w:t>
      </w:r>
      <w:r w:rsidRPr="0007763B">
        <w:rPr>
          <w:rFonts w:ascii="Times New Roman" w:eastAsia="Times New Roman" w:hAnsi="Times New Roman" w:cs="Times New Roman"/>
          <w:sz w:val="24"/>
          <w:szCs w:val="24"/>
        </w:rPr>
        <w:t>, which means that dispersal does not affect the selection of a random population as a positive</w:t>
      </w:r>
      <w:r w:rsidR="001E58E9" w:rsidRPr="0007763B">
        <w:rPr>
          <w:rFonts w:ascii="Times New Roman" w:eastAsia="Times New Roman" w:hAnsi="Times New Roman" w:cs="Times New Roman"/>
          <w:sz w:val="24"/>
          <w:szCs w:val="24"/>
        </w:rPr>
        <w:t>.</w:t>
      </w:r>
      <w:r w:rsidR="00130BC1" w:rsidRPr="0007763B">
        <w:rPr>
          <w:rFonts w:ascii="Times New Roman" w:eastAsia="Times New Roman" w:hAnsi="Times New Roman" w:cs="Times New Roman"/>
          <w:sz w:val="24"/>
          <w:szCs w:val="24"/>
        </w:rPr>
        <w:t xml:space="preserve"> Finally, control FPR values never passed 0.1, which was the maximum threshold chosen in our testing.</w:t>
      </w:r>
    </w:p>
    <w:p w14:paraId="36BEAE82" w14:textId="4C398958" w:rsidR="00716E49" w:rsidRPr="0007763B" w:rsidRDefault="00716E49" w:rsidP="00A51948">
      <w:pPr>
        <w:spacing w:before="240" w:after="240" w:line="480" w:lineRule="auto"/>
        <w:rPr>
          <w:rFonts w:ascii="Times New Roman" w:eastAsia="Times New Roman" w:hAnsi="Times New Roman" w:cs="Times New Roman"/>
          <w:sz w:val="24"/>
          <w:szCs w:val="24"/>
        </w:rPr>
      </w:pPr>
    </w:p>
    <w:p w14:paraId="5656BFD2" w14:textId="5475C904" w:rsidR="00716E49" w:rsidRPr="0007763B" w:rsidRDefault="00716E4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Microsatellite</w:t>
      </w:r>
    </w:p>
    <w:p w14:paraId="090EF025" w14:textId="6D6B5BF9" w:rsidR="00500E46" w:rsidRPr="00500E46" w:rsidRDefault="003D4FA3" w:rsidP="00A51948">
      <w:pPr>
        <w:spacing w:before="240" w:after="240" w:line="480" w:lineRule="auto"/>
        <w:rPr>
          <w:rFonts w:ascii="Times New Roman" w:eastAsia="Times New Roman" w:hAnsi="Times New Roman" w:cs="Times New Roman"/>
          <w:sz w:val="24"/>
          <w:szCs w:val="24"/>
        </w:rPr>
      </w:pPr>
      <w:commentRangeStart w:id="31"/>
      <w:r w:rsidRPr="0007763B">
        <w:rPr>
          <w:rFonts w:ascii="Times New Roman" w:eastAsia="Times New Roman" w:hAnsi="Times New Roman" w:cs="Times New Roman"/>
          <w:sz w:val="24"/>
          <w:szCs w:val="24"/>
        </w:rPr>
        <w:lastRenderedPageBreak/>
        <w:t>A</w:t>
      </w:r>
      <w:r w:rsidR="00E33E95">
        <w:rPr>
          <w:rFonts w:ascii="Times New Roman" w:eastAsia="Times New Roman" w:hAnsi="Times New Roman" w:cs="Times New Roman"/>
          <w:sz w:val="24"/>
          <w:szCs w:val="24"/>
        </w:rPr>
        <w:t xml:space="preserve">t a threshold of 0.05, FNR is equal to </w:t>
      </w:r>
      <w:r w:rsidRPr="0007763B">
        <w:rPr>
          <w:rFonts w:ascii="Times New Roman" w:eastAsia="Times New Roman" w:hAnsi="Times New Roman" w:cs="Times New Roman"/>
          <w:sz w:val="24"/>
          <w:szCs w:val="24"/>
        </w:rPr>
        <w:t xml:space="preserve">0.0500 and FPR </w:t>
      </w:r>
      <w:r w:rsidR="00E33E95">
        <w:rPr>
          <w:rFonts w:ascii="Times New Roman" w:eastAsia="Times New Roman" w:hAnsi="Times New Roman" w:cs="Times New Roman"/>
          <w:sz w:val="24"/>
          <w:szCs w:val="24"/>
        </w:rPr>
        <w:t xml:space="preserve">is equal to </w:t>
      </w:r>
      <w:r w:rsidRPr="0007763B">
        <w:rPr>
          <w:rFonts w:ascii="Times New Roman" w:eastAsia="Times New Roman" w:hAnsi="Times New Roman" w:cs="Times New Roman"/>
          <w:sz w:val="24"/>
          <w:szCs w:val="24"/>
        </w:rPr>
        <w:t>0.00</w:t>
      </w:r>
      <w:r w:rsidR="00D87DAF" w:rsidRPr="0007763B">
        <w:rPr>
          <w:rFonts w:ascii="Times New Roman" w:eastAsia="Times New Roman" w:hAnsi="Times New Roman" w:cs="Times New Roman"/>
          <w:sz w:val="24"/>
          <w:szCs w:val="24"/>
        </w:rPr>
        <w:t>07</w:t>
      </w:r>
      <w:r w:rsidR="00E33E95">
        <w:rPr>
          <w:rFonts w:ascii="Times New Roman" w:eastAsia="Times New Roman" w:hAnsi="Times New Roman" w:cs="Times New Roman"/>
          <w:sz w:val="24"/>
          <w:szCs w:val="24"/>
        </w:rPr>
        <w:t>, which</w:t>
      </w:r>
      <w:r w:rsidR="00D87DAF" w:rsidRPr="0007763B">
        <w:rPr>
          <w:rFonts w:ascii="Times New Roman" w:eastAsia="Times New Roman" w:hAnsi="Times New Roman" w:cs="Times New Roman"/>
          <w:sz w:val="24"/>
          <w:szCs w:val="24"/>
        </w:rPr>
        <w:t xml:space="preserve"> </w:t>
      </w:r>
      <w:r w:rsidR="00C07FA2">
        <w:rPr>
          <w:rFonts w:ascii="Times New Roman" w:eastAsia="Times New Roman" w:hAnsi="Times New Roman" w:cs="Times New Roman"/>
          <w:sz w:val="24"/>
          <w:szCs w:val="24"/>
        </w:rPr>
        <w:t xml:space="preserve">both </w:t>
      </w:r>
      <w:r w:rsidR="00D87DAF" w:rsidRPr="0007763B">
        <w:rPr>
          <w:rFonts w:ascii="Times New Roman" w:eastAsia="Times New Roman" w:hAnsi="Times New Roman" w:cs="Times New Roman"/>
          <w:sz w:val="24"/>
          <w:szCs w:val="24"/>
        </w:rPr>
        <w:t xml:space="preserve">indicate very good performances of </w:t>
      </w:r>
      <w:proofErr w:type="spellStart"/>
      <w:r w:rsidR="00D87DAF" w:rsidRPr="0007763B">
        <w:rPr>
          <w:rFonts w:ascii="Times New Roman" w:eastAsia="Times New Roman" w:hAnsi="Times New Roman" w:cs="Times New Roman"/>
          <w:i/>
          <w:sz w:val="24"/>
          <w:szCs w:val="24"/>
        </w:rPr>
        <w:t>T</w:t>
      </w:r>
      <w:r w:rsidR="00667F46">
        <w:rPr>
          <w:rFonts w:ascii="Times New Roman" w:eastAsia="Times New Roman" w:hAnsi="Times New Roman" w:cs="Times New Roman"/>
          <w:i/>
          <w:sz w:val="24"/>
          <w:szCs w:val="24"/>
        </w:rPr>
        <w:t>G</w:t>
      </w:r>
      <w:r w:rsidR="00D87DAF" w:rsidRPr="0007763B">
        <w:rPr>
          <w:rFonts w:ascii="Times New Roman" w:eastAsia="Times New Roman" w:hAnsi="Times New Roman" w:cs="Times New Roman"/>
          <w:i/>
          <w:sz w:val="24"/>
          <w:szCs w:val="24"/>
        </w:rPr>
        <w:t>Imicro</w:t>
      </w:r>
      <w:proofErr w:type="spellEnd"/>
      <w:r w:rsidR="00D87DAF" w:rsidRPr="0007763B">
        <w:rPr>
          <w:rFonts w:ascii="Times New Roman" w:eastAsia="Times New Roman" w:hAnsi="Times New Roman" w:cs="Times New Roman"/>
          <w:i/>
          <w:sz w:val="24"/>
          <w:szCs w:val="24"/>
        </w:rPr>
        <w:t>()</w:t>
      </w:r>
      <w:r w:rsidR="00D87DAF" w:rsidRPr="0007763B">
        <w:rPr>
          <w:rFonts w:ascii="Times New Roman" w:eastAsia="Times New Roman" w:hAnsi="Times New Roman" w:cs="Times New Roman"/>
          <w:sz w:val="24"/>
          <w:szCs w:val="24"/>
        </w:rPr>
        <w:t xml:space="preserve"> in detecting significant changes, when using microsatellite data. </w:t>
      </w:r>
      <w:commentRangeEnd w:id="31"/>
      <w:r w:rsidR="00C07FA2">
        <w:rPr>
          <w:rStyle w:val="Marquedecommentaire"/>
        </w:rPr>
        <w:commentReference w:id="31"/>
      </w:r>
      <w:r w:rsidR="00E33E95">
        <w:rPr>
          <w:rFonts w:ascii="Times New Roman" w:eastAsia="Times New Roman" w:hAnsi="Times New Roman" w:cs="Times New Roman"/>
          <w:sz w:val="24"/>
          <w:szCs w:val="24"/>
        </w:rPr>
        <w:t xml:space="preserve">Similarly to the simulations with </w:t>
      </w:r>
      <w:proofErr w:type="spellStart"/>
      <w:r w:rsidR="00E33E95">
        <w:rPr>
          <w:rFonts w:ascii="Times New Roman" w:eastAsia="Times New Roman" w:hAnsi="Times New Roman" w:cs="Times New Roman"/>
          <w:sz w:val="24"/>
          <w:szCs w:val="24"/>
        </w:rPr>
        <w:t>biallelic</w:t>
      </w:r>
      <w:proofErr w:type="spellEnd"/>
      <w:r w:rsidR="00E33E95">
        <w:rPr>
          <w:rFonts w:ascii="Times New Roman" w:eastAsia="Times New Roman" w:hAnsi="Times New Roman" w:cs="Times New Roman"/>
          <w:sz w:val="24"/>
          <w:szCs w:val="24"/>
        </w:rPr>
        <w:t xml:space="preserve"> data, FNR decreases and FPR decreases with increasing threshold values. From 0 (0.0001) to 0.0021 (0.1) for FPR, and from 1 (0.0001) to 0.0278 (0.1)</w:t>
      </w:r>
      <w:r w:rsidR="006507CE">
        <w:rPr>
          <w:rFonts w:ascii="Times New Roman" w:eastAsia="Times New Roman" w:hAnsi="Times New Roman" w:cs="Times New Roman"/>
          <w:sz w:val="24"/>
          <w:szCs w:val="24"/>
        </w:rPr>
        <w:t>. The method’s performance differed between</w:t>
      </w:r>
      <w:r w:rsidR="00E33E95">
        <w:rPr>
          <w:rFonts w:ascii="Times New Roman" w:eastAsia="Times New Roman" w:hAnsi="Times New Roman" w:cs="Times New Roman"/>
          <w:sz w:val="24"/>
          <w:szCs w:val="24"/>
        </w:rPr>
        <w:t xml:space="preserve"> micros</w:t>
      </w:r>
      <w:r w:rsidR="006507CE">
        <w:rPr>
          <w:rFonts w:ascii="Times New Roman" w:eastAsia="Times New Roman" w:hAnsi="Times New Roman" w:cs="Times New Roman"/>
          <w:sz w:val="24"/>
          <w:szCs w:val="24"/>
        </w:rPr>
        <w:t>atellite and</w:t>
      </w:r>
      <w:r w:rsidR="00E33E95">
        <w:rPr>
          <w:rFonts w:ascii="Times New Roman" w:eastAsia="Times New Roman" w:hAnsi="Times New Roman" w:cs="Times New Roman"/>
          <w:sz w:val="24"/>
          <w:szCs w:val="24"/>
        </w:rPr>
        <w:t xml:space="preserve"> </w:t>
      </w:r>
      <w:proofErr w:type="spellStart"/>
      <w:r w:rsidR="00E33E95">
        <w:rPr>
          <w:rFonts w:ascii="Times New Roman" w:eastAsia="Times New Roman" w:hAnsi="Times New Roman" w:cs="Times New Roman"/>
          <w:sz w:val="24"/>
          <w:szCs w:val="24"/>
        </w:rPr>
        <w:t>biallelic</w:t>
      </w:r>
      <w:proofErr w:type="spellEnd"/>
      <w:r w:rsidR="00E33E95">
        <w:rPr>
          <w:rFonts w:ascii="Times New Roman" w:eastAsia="Times New Roman" w:hAnsi="Times New Roman" w:cs="Times New Roman"/>
          <w:sz w:val="24"/>
          <w:szCs w:val="24"/>
        </w:rPr>
        <w:t xml:space="preserve"> genetic data, for the same number of alleles (100)</w:t>
      </w:r>
      <w:r w:rsidR="006507CE">
        <w:rPr>
          <w:rFonts w:ascii="Times New Roman" w:eastAsia="Times New Roman" w:hAnsi="Times New Roman" w:cs="Times New Roman"/>
          <w:sz w:val="24"/>
          <w:szCs w:val="24"/>
        </w:rPr>
        <w:t>, and</w:t>
      </w:r>
      <w:r w:rsidR="00355E82">
        <w:rPr>
          <w:rFonts w:ascii="Times New Roman" w:eastAsia="Times New Roman" w:hAnsi="Times New Roman" w:cs="Times New Roman"/>
          <w:sz w:val="24"/>
          <w:szCs w:val="24"/>
        </w:rPr>
        <w:t xml:space="preserve"> for a</w:t>
      </w:r>
      <w:r w:rsidR="006507CE">
        <w:rPr>
          <w:rFonts w:ascii="Times New Roman" w:eastAsia="Times New Roman" w:hAnsi="Times New Roman" w:cs="Times New Roman"/>
          <w:sz w:val="24"/>
          <w:szCs w:val="24"/>
        </w:rPr>
        <w:t xml:space="preserve">n otherwise identical scenario </w:t>
      </w:r>
      <w:r w:rsidR="006507CE" w:rsidRPr="0007763B">
        <w:rPr>
          <w:rFonts w:ascii="Times New Roman" w:eastAsia="Times New Roman" w:hAnsi="Times New Roman" w:cs="Times New Roman"/>
          <w:sz w:val="24"/>
          <w:szCs w:val="24"/>
          <w:lang w:val="en-GB"/>
        </w:rPr>
        <w:t>(low dispersal, one affected population, bottleneck)</w:t>
      </w:r>
      <w:r w:rsidR="00E33E95">
        <w:rPr>
          <w:rFonts w:ascii="Times New Roman" w:eastAsia="Times New Roman" w:hAnsi="Times New Roman" w:cs="Times New Roman"/>
          <w:sz w:val="24"/>
          <w:szCs w:val="24"/>
        </w:rPr>
        <w:t>.</w:t>
      </w:r>
      <w:r w:rsidR="006507CE">
        <w:rPr>
          <w:rFonts w:ascii="Times New Roman" w:eastAsia="Times New Roman" w:hAnsi="Times New Roman" w:cs="Times New Roman"/>
          <w:sz w:val="24"/>
          <w:szCs w:val="24"/>
        </w:rPr>
        <w:t xml:space="preserve"> Indeed, at a threshold of 0.05 for example, the average FPR value is higher (0.0208 vs 0.0007), whereas the average FNR value is lower (0.0111 vs 0.0500) for SNP than microsatellite respectively.</w:t>
      </w:r>
      <w:r w:rsidR="00355E82">
        <w:rPr>
          <w:rFonts w:ascii="Times New Roman" w:eastAsia="Times New Roman" w:hAnsi="Times New Roman" w:cs="Times New Roman"/>
          <w:sz w:val="24"/>
          <w:szCs w:val="24"/>
        </w:rPr>
        <w:t xml:space="preserve"> Please note </w:t>
      </w:r>
      <w:r w:rsidR="006507CE">
        <w:rPr>
          <w:rFonts w:ascii="Times New Roman" w:eastAsia="Times New Roman" w:hAnsi="Times New Roman" w:cs="Times New Roman"/>
          <w:sz w:val="24"/>
          <w:szCs w:val="24"/>
        </w:rPr>
        <w:t xml:space="preserve">however </w:t>
      </w:r>
      <w:r w:rsidR="00355E82">
        <w:rPr>
          <w:rFonts w:ascii="Times New Roman" w:eastAsia="Times New Roman" w:hAnsi="Times New Roman" w:cs="Times New Roman"/>
          <w:sz w:val="24"/>
          <w:szCs w:val="24"/>
        </w:rPr>
        <w:t xml:space="preserve">that the distance metric </w:t>
      </w:r>
      <w:r w:rsidR="006507CE">
        <w:rPr>
          <w:rFonts w:ascii="Times New Roman" w:eastAsia="Times New Roman" w:hAnsi="Times New Roman" w:cs="Times New Roman"/>
          <w:sz w:val="24"/>
          <w:szCs w:val="24"/>
        </w:rPr>
        <w:t xml:space="preserve">we </w:t>
      </w:r>
      <w:r w:rsidR="00355E82">
        <w:rPr>
          <w:rFonts w:ascii="Times New Roman" w:eastAsia="Times New Roman" w:hAnsi="Times New Roman" w:cs="Times New Roman"/>
          <w:sz w:val="24"/>
          <w:szCs w:val="24"/>
        </w:rPr>
        <w:t xml:space="preserve">used </w:t>
      </w:r>
      <w:r w:rsidR="006507CE">
        <w:rPr>
          <w:rFonts w:ascii="Times New Roman" w:eastAsia="Times New Roman" w:hAnsi="Times New Roman" w:cs="Times New Roman"/>
          <w:sz w:val="24"/>
          <w:szCs w:val="24"/>
        </w:rPr>
        <w:t>for both differed and that this could influence this comparison.</w:t>
      </w:r>
    </w:p>
    <w:p w14:paraId="47F6E302" w14:textId="656F95FF" w:rsidR="00716E49" w:rsidRPr="0007763B" w:rsidRDefault="00716E49" w:rsidP="00A51948">
      <w:pPr>
        <w:spacing w:before="240" w:after="240" w:line="480" w:lineRule="auto"/>
        <w:rPr>
          <w:rFonts w:ascii="Times New Roman" w:eastAsia="Times New Roman" w:hAnsi="Times New Roman" w:cs="Times New Roman"/>
          <w:sz w:val="24"/>
          <w:szCs w:val="24"/>
        </w:rPr>
      </w:pPr>
    </w:p>
    <w:p w14:paraId="69BA6DCD" w14:textId="77777777" w:rsidR="004E13A5" w:rsidRPr="0007763B" w:rsidRDefault="004E13A5" w:rsidP="00A51948">
      <w:pPr>
        <w:spacing w:before="240" w:after="240" w:line="480" w:lineRule="auto"/>
        <w:rPr>
          <w:rFonts w:ascii="Times New Roman" w:eastAsia="Times New Roman" w:hAnsi="Times New Roman" w:cs="Times New Roman"/>
          <w:b/>
          <w:sz w:val="24"/>
          <w:szCs w:val="24"/>
        </w:rPr>
      </w:pPr>
      <w:commentRangeStart w:id="32"/>
      <w:r w:rsidRPr="0007763B">
        <w:rPr>
          <w:rFonts w:ascii="Times New Roman" w:eastAsia="Times New Roman" w:hAnsi="Times New Roman" w:cs="Times New Roman"/>
          <w:b/>
          <w:sz w:val="24"/>
          <w:szCs w:val="24"/>
        </w:rPr>
        <w:t>DISCUSSION</w:t>
      </w:r>
      <w:commentRangeEnd w:id="32"/>
      <w:r w:rsidR="00384DF0">
        <w:rPr>
          <w:rStyle w:val="Marquedecommentaire"/>
        </w:rPr>
        <w:commentReference w:id="32"/>
      </w:r>
    </w:p>
    <w:p w14:paraId="180A8E90" w14:textId="64039F6E" w:rsidR="00A24993" w:rsidRDefault="003C3E3B" w:rsidP="00A51948">
      <w:pPr>
        <w:spacing w:before="240" w:after="240" w:line="480" w:lineRule="auto"/>
        <w:rPr>
          <w:rFonts w:ascii="Times New Roman" w:eastAsia="Times New Roman" w:hAnsi="Times New Roman" w:cs="Times New Roman"/>
          <w:sz w:val="24"/>
          <w:szCs w:val="24"/>
        </w:rPr>
      </w:pPr>
      <w:commentRangeStart w:id="33"/>
      <w:r>
        <w:rPr>
          <w:rFonts w:ascii="Times New Roman" w:eastAsia="Times New Roman" w:hAnsi="Times New Roman" w:cs="Times New Roman"/>
          <w:sz w:val="24"/>
          <w:szCs w:val="24"/>
        </w:rPr>
        <w:t xml:space="preserve">Being </w:t>
      </w:r>
      <w:commentRangeEnd w:id="33"/>
      <w:r w:rsidR="00384DF0">
        <w:rPr>
          <w:rStyle w:val="Marquedecommentaire"/>
        </w:rPr>
        <w:commentReference w:id="33"/>
      </w:r>
      <w:r>
        <w:rPr>
          <w:rFonts w:ascii="Times New Roman" w:eastAsia="Times New Roman" w:hAnsi="Times New Roman" w:cs="Times New Roman"/>
          <w:sz w:val="24"/>
          <w:szCs w:val="24"/>
        </w:rPr>
        <w:t>able to d</w:t>
      </w:r>
      <w:r w:rsidR="00C91C4C">
        <w:rPr>
          <w:rFonts w:ascii="Times New Roman" w:eastAsia="Times New Roman" w:hAnsi="Times New Roman" w:cs="Times New Roman"/>
          <w:sz w:val="24"/>
          <w:szCs w:val="24"/>
        </w:rPr>
        <w:t xml:space="preserve">etect </w:t>
      </w:r>
      <w:r>
        <w:rPr>
          <w:rFonts w:ascii="Times New Roman" w:eastAsia="Times New Roman" w:hAnsi="Times New Roman" w:cs="Times New Roman"/>
          <w:sz w:val="24"/>
          <w:szCs w:val="24"/>
        </w:rPr>
        <w:t>which populations have changed significantly</w:t>
      </w:r>
      <w:r w:rsidR="004058E4">
        <w:rPr>
          <w:rFonts w:ascii="Times New Roman" w:eastAsia="Times New Roman" w:hAnsi="Times New Roman" w:cs="Times New Roman"/>
          <w:sz w:val="24"/>
          <w:szCs w:val="24"/>
        </w:rPr>
        <w:t xml:space="preserve"> over time</w:t>
      </w:r>
      <w:r>
        <w:rPr>
          <w:rFonts w:ascii="Times New Roman" w:eastAsia="Times New Roman" w:hAnsi="Times New Roman" w:cs="Times New Roman"/>
          <w:sz w:val="24"/>
          <w:szCs w:val="24"/>
        </w:rPr>
        <w:t xml:space="preserve">, from genetic data, has always been a challenge for researchers. When genetic data is available at several points in time, we believe the aforementioned challenge is within reach for </w:t>
      </w:r>
      <w:r w:rsidR="007E677E">
        <w:rPr>
          <w:rFonts w:ascii="Times New Roman" w:eastAsia="Times New Roman" w:hAnsi="Times New Roman" w:cs="Times New Roman"/>
          <w:sz w:val="24"/>
          <w:szCs w:val="24"/>
        </w:rPr>
        <w:t>biologists</w:t>
      </w:r>
      <w:r>
        <w:rPr>
          <w:rFonts w:ascii="Times New Roman" w:eastAsia="Times New Roman" w:hAnsi="Times New Roman" w:cs="Times New Roman"/>
          <w:sz w:val="24"/>
          <w:szCs w:val="24"/>
        </w:rPr>
        <w:t xml:space="preserve">, even if </w:t>
      </w:r>
      <w:commentRangeStart w:id="34"/>
      <w:r>
        <w:rPr>
          <w:rFonts w:ascii="Times New Roman" w:eastAsia="Times New Roman" w:hAnsi="Times New Roman" w:cs="Times New Roman"/>
          <w:sz w:val="24"/>
          <w:szCs w:val="24"/>
        </w:rPr>
        <w:t>given relatively poor genetic datasets</w:t>
      </w:r>
      <w:r w:rsidR="00184ABD">
        <w:rPr>
          <w:rFonts w:ascii="Times New Roman" w:eastAsia="Times New Roman" w:hAnsi="Times New Roman" w:cs="Times New Roman"/>
          <w:sz w:val="24"/>
          <w:szCs w:val="24"/>
        </w:rPr>
        <w:t xml:space="preserve"> </w:t>
      </w:r>
      <w:commentRangeEnd w:id="34"/>
      <w:r w:rsidR="00384DF0">
        <w:rPr>
          <w:rStyle w:val="Marquedecommentaire"/>
        </w:rPr>
        <w:commentReference w:id="34"/>
      </w:r>
      <w:r w:rsidR="00184ABD">
        <w:rPr>
          <w:rFonts w:ascii="Times New Roman" w:eastAsia="Times New Roman" w:hAnsi="Times New Roman" w:cs="Times New Roman"/>
          <w:sz w:val="24"/>
          <w:szCs w:val="24"/>
        </w:rPr>
        <w:t>(</w:t>
      </w:r>
      <w:r w:rsidR="00184ABD">
        <w:rPr>
          <w:rFonts w:ascii="Times New Roman" w:eastAsia="Times New Roman" w:hAnsi="Times New Roman" w:cs="Times New Roman"/>
          <w:i/>
          <w:sz w:val="24"/>
          <w:szCs w:val="24"/>
        </w:rPr>
        <w:t xml:space="preserve">e.g. </w:t>
      </w:r>
      <w:r w:rsidR="00184ABD">
        <w:rPr>
          <w:rFonts w:ascii="Times New Roman" w:eastAsia="Times New Roman" w:hAnsi="Times New Roman" w:cs="Times New Roman"/>
          <w:sz w:val="24"/>
          <w:szCs w:val="24"/>
        </w:rPr>
        <w:t>hundreds of SNPs)</w:t>
      </w:r>
      <w:r w:rsidR="00A74CDA">
        <w:rPr>
          <w:rFonts w:ascii="Times New Roman" w:eastAsia="Times New Roman" w:hAnsi="Times New Roman" w:cs="Times New Roman"/>
          <w:sz w:val="24"/>
          <w:szCs w:val="24"/>
        </w:rPr>
        <w:t>, as</w:t>
      </w:r>
      <w:r w:rsidR="00C91C4C">
        <w:rPr>
          <w:rFonts w:ascii="Times New Roman" w:eastAsia="Times New Roman" w:hAnsi="Times New Roman" w:cs="Times New Roman"/>
          <w:sz w:val="24"/>
          <w:szCs w:val="24"/>
        </w:rPr>
        <w:t xml:space="preserve"> </w:t>
      </w:r>
      <w:r w:rsidR="00A74CDA">
        <w:rPr>
          <w:rFonts w:ascii="Times New Roman" w:eastAsia="Times New Roman" w:hAnsi="Times New Roman" w:cs="Times New Roman"/>
          <w:sz w:val="24"/>
          <w:szCs w:val="24"/>
        </w:rPr>
        <w:t>o</w:t>
      </w:r>
      <w:r w:rsidR="00C91C4C">
        <w:rPr>
          <w:rFonts w:ascii="Times New Roman" w:eastAsia="Times New Roman" w:hAnsi="Times New Roman" w:cs="Times New Roman"/>
          <w:sz w:val="24"/>
          <w:szCs w:val="24"/>
        </w:rPr>
        <w:t>ur permutation approach was generally able to achieve th</w:t>
      </w:r>
      <w:r w:rsidR="00A74CDA">
        <w:rPr>
          <w:rFonts w:ascii="Times New Roman" w:eastAsia="Times New Roman" w:hAnsi="Times New Roman" w:cs="Times New Roman"/>
          <w:sz w:val="24"/>
          <w:szCs w:val="24"/>
        </w:rPr>
        <w:t>is goal</w:t>
      </w:r>
      <w:r w:rsidR="002A1F8B">
        <w:rPr>
          <w:rFonts w:ascii="Times New Roman" w:eastAsia="Times New Roman" w:hAnsi="Times New Roman" w:cs="Times New Roman"/>
          <w:sz w:val="24"/>
          <w:szCs w:val="24"/>
        </w:rPr>
        <w:t>, under certain conditions</w:t>
      </w:r>
      <w:r w:rsidR="00A74CDA">
        <w:rPr>
          <w:rFonts w:ascii="Times New Roman" w:eastAsia="Times New Roman" w:hAnsi="Times New Roman" w:cs="Times New Roman"/>
          <w:sz w:val="24"/>
          <w:szCs w:val="24"/>
        </w:rPr>
        <w:t>.</w:t>
      </w:r>
    </w:p>
    <w:p w14:paraId="0921A734" w14:textId="2E00A267" w:rsidR="004960F6" w:rsidRDefault="00425BB7"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Detecting exceptional change is harder in landscape</w:t>
      </w:r>
      <w:r w:rsidR="004058E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with strong functional connectivity. Indeed, we found a general decrease in performance, </w:t>
      </w:r>
      <w:r w:rsidR="00384DF0">
        <w:rPr>
          <w:rFonts w:ascii="Times New Roman" w:eastAsia="Times New Roman" w:hAnsi="Times New Roman" w:cs="Times New Roman"/>
          <w:sz w:val="24"/>
          <w:szCs w:val="24"/>
        </w:rPr>
        <w:t>(i.e., FNR, FPR)</w:t>
      </w:r>
      <w:r>
        <w:rPr>
          <w:rFonts w:ascii="Times New Roman" w:eastAsia="Times New Roman" w:hAnsi="Times New Roman" w:cs="Times New Roman"/>
          <w:sz w:val="24"/>
          <w:szCs w:val="24"/>
        </w:rPr>
        <w:t>, with an increase of dispersal ability (Fig. 2). This decrease exists even with only one generation separating two temporal samples, which suggests that studying highly connected systems might require more frequent sampling, or at least that higher uncertainty should be acknowledged.</w:t>
      </w:r>
      <w:r w:rsidR="00006829">
        <w:rPr>
          <w:rFonts w:ascii="Times New Roman" w:eastAsia="Times New Roman" w:hAnsi="Times New Roman" w:cs="Times New Roman"/>
          <w:sz w:val="24"/>
          <w:szCs w:val="24"/>
        </w:rPr>
        <w:t xml:space="preserve"> High d</w:t>
      </w:r>
      <w:r w:rsidR="005E309B">
        <w:rPr>
          <w:rFonts w:ascii="Times New Roman" w:eastAsia="Times New Roman" w:hAnsi="Times New Roman" w:cs="Times New Roman"/>
          <w:sz w:val="24"/>
          <w:szCs w:val="24"/>
        </w:rPr>
        <w:t>ispersal, and</w:t>
      </w:r>
      <w:r w:rsidR="004058E4">
        <w:rPr>
          <w:rFonts w:ascii="Times New Roman" w:eastAsia="Times New Roman" w:hAnsi="Times New Roman" w:cs="Times New Roman"/>
          <w:sz w:val="24"/>
          <w:szCs w:val="24"/>
        </w:rPr>
        <w:t xml:space="preserve"> higher</w:t>
      </w:r>
      <w:r w:rsidR="005E309B">
        <w:rPr>
          <w:rFonts w:ascii="Times New Roman" w:eastAsia="Times New Roman" w:hAnsi="Times New Roman" w:cs="Times New Roman"/>
          <w:sz w:val="24"/>
          <w:szCs w:val="24"/>
        </w:rPr>
        <w:t xml:space="preserve"> </w:t>
      </w:r>
      <w:r w:rsidR="005E309B">
        <w:rPr>
          <w:rFonts w:ascii="Times New Roman" w:eastAsia="Times New Roman" w:hAnsi="Times New Roman" w:cs="Times New Roman"/>
          <w:sz w:val="24"/>
          <w:szCs w:val="24"/>
        </w:rPr>
        <w:lastRenderedPageBreak/>
        <w:t xml:space="preserve">gene flow through it </w:t>
      </w:r>
      <w:r w:rsidR="005E309B">
        <w:rPr>
          <w:rFonts w:ascii="Times New Roman" w:eastAsia="Times New Roman" w:hAnsi="Times New Roman" w:cs="Times New Roman"/>
          <w:sz w:val="24"/>
          <w:szCs w:val="24"/>
        </w:rPr>
        <w:fldChar w:fldCharType="begin" w:fldLock="1"/>
      </w:r>
      <w:r w:rsidR="00006829">
        <w:rPr>
          <w:rFonts w:ascii="Times New Roman" w:eastAsia="Times New Roman" w:hAnsi="Times New Roman" w:cs="Times New Roman"/>
          <w:sz w:val="24"/>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review","type":"article-journal","volume":"27"},"uris":["http://www.mendeley.com/documents/?uuid=37697bba-2def-4a89-b4de-c20deac1a23a"]}],"mendeley":{"formattedCitation":"(Cayuela et al., 2018)","plainTextFormattedCitation":"(Cayuela et al., 2018)","previouslyFormattedCitation":"(Cayuela et al., 2018)"},"properties":{"noteIndex":0},"schema":"https://github.com/citation-style-language/schema/raw/master/csl-citation.json"}</w:instrText>
      </w:r>
      <w:r w:rsidR="005E309B">
        <w:rPr>
          <w:rFonts w:ascii="Times New Roman" w:eastAsia="Times New Roman" w:hAnsi="Times New Roman" w:cs="Times New Roman"/>
          <w:sz w:val="24"/>
          <w:szCs w:val="24"/>
        </w:rPr>
        <w:fldChar w:fldCharType="separate"/>
      </w:r>
      <w:r w:rsidR="005E309B" w:rsidRPr="005E309B">
        <w:rPr>
          <w:rFonts w:ascii="Times New Roman" w:eastAsia="Times New Roman" w:hAnsi="Times New Roman" w:cs="Times New Roman"/>
          <w:noProof/>
          <w:sz w:val="24"/>
          <w:szCs w:val="24"/>
        </w:rPr>
        <w:t>(Cayuela et al., 2018)</w:t>
      </w:r>
      <w:r w:rsidR="005E309B">
        <w:rPr>
          <w:rFonts w:ascii="Times New Roman" w:eastAsia="Times New Roman" w:hAnsi="Times New Roman" w:cs="Times New Roman"/>
          <w:sz w:val="24"/>
          <w:szCs w:val="24"/>
        </w:rPr>
        <w:fldChar w:fldCharType="end"/>
      </w:r>
      <w:r w:rsidR="00006829">
        <w:rPr>
          <w:rFonts w:ascii="Times New Roman" w:eastAsia="Times New Roman" w:hAnsi="Times New Roman" w:cs="Times New Roman"/>
          <w:sz w:val="24"/>
          <w:szCs w:val="24"/>
        </w:rPr>
        <w:t xml:space="preserve">, is implicated is many short-term or long-term mechanisms which lower our ability to understand the eco-evolutionary dynamics of species. For example, high dispersal during range expansion lowers our ability to correctly detect loci under natural selection </w:t>
      </w:r>
      <w:r w:rsidR="00006829">
        <w:rPr>
          <w:rFonts w:ascii="Times New Roman" w:eastAsia="Times New Roman" w:hAnsi="Times New Roman" w:cs="Times New Roman"/>
          <w:sz w:val="24"/>
          <w:szCs w:val="24"/>
        </w:rPr>
        <w:fldChar w:fldCharType="begin" w:fldLock="1"/>
      </w:r>
      <w:r w:rsidR="003B771C">
        <w:rPr>
          <w:rFonts w:ascii="Times New Roman" w:eastAsia="Times New Roman" w:hAnsi="Times New Roman" w:cs="Times New Roman"/>
          <w:sz w:val="24"/>
          <w:szCs w:val="24"/>
        </w:rPr>
        <w:instrText>ADDIN CSL_CITATION {"citationItems":[{"id":"ITEM-1","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A.","non-dropping-particle":"","parse-names":false,"suffix":""}],"container-title":"Genome","id":"ITEM-1","issue":"July","issued":{"date-parts":[["2019"]]},"page":"1-13","title":"The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expansion","type":"article-journal","volume":"13"},"uris":["http://www.mendeley.com/documents/?uuid=684d6e32-3114-4d5f-aab2-03afc496588c"]}],"mendeley":{"formattedCitation":"(Mayrand, Filotas, Wittische, &amp; James, 2019)","plainTextFormattedCitation":"(Mayrand, Filotas, Wittische, &amp; James, 2019)","previouslyFormattedCitation":"(Mayrand, Filotas, Wittische, &amp; James, 2019)"},"properties":{"noteIndex":0},"schema":"https://github.com/citation-style-language/schema/raw/master/csl-citation.json"}</w:instrText>
      </w:r>
      <w:r w:rsidR="00006829">
        <w:rPr>
          <w:rFonts w:ascii="Times New Roman" w:eastAsia="Times New Roman" w:hAnsi="Times New Roman" w:cs="Times New Roman"/>
          <w:sz w:val="24"/>
          <w:szCs w:val="24"/>
        </w:rPr>
        <w:fldChar w:fldCharType="separate"/>
      </w:r>
      <w:r w:rsidR="00006829" w:rsidRPr="00006829">
        <w:rPr>
          <w:rFonts w:ascii="Times New Roman" w:eastAsia="Times New Roman" w:hAnsi="Times New Roman" w:cs="Times New Roman"/>
          <w:noProof/>
          <w:sz w:val="24"/>
          <w:szCs w:val="24"/>
        </w:rPr>
        <w:t>(Mayrand, Filotas, Wittische, &amp; James, 2019)</w:t>
      </w:r>
      <w:r w:rsidR="00006829">
        <w:rPr>
          <w:rFonts w:ascii="Times New Roman" w:eastAsia="Times New Roman" w:hAnsi="Times New Roman" w:cs="Times New Roman"/>
          <w:sz w:val="24"/>
          <w:szCs w:val="24"/>
        </w:rPr>
        <w:fldChar w:fldCharType="end"/>
      </w:r>
      <w:r w:rsidR="00026490">
        <w:rPr>
          <w:rFonts w:ascii="Times New Roman" w:eastAsia="Times New Roman" w:hAnsi="Times New Roman" w:cs="Times New Roman"/>
          <w:sz w:val="24"/>
          <w:szCs w:val="24"/>
        </w:rPr>
        <w:t>, and</w:t>
      </w:r>
      <w:r w:rsidR="003B771C">
        <w:rPr>
          <w:rFonts w:ascii="Times New Roman" w:eastAsia="Times New Roman" w:hAnsi="Times New Roman" w:cs="Times New Roman"/>
          <w:sz w:val="24"/>
          <w:szCs w:val="24"/>
        </w:rPr>
        <w:t xml:space="preserve"> high gene flow may not always be associated with a strong decrease in </w:t>
      </w:r>
      <w:r w:rsidR="007E677E">
        <w:rPr>
          <w:rFonts w:ascii="Times New Roman" w:eastAsia="Times New Roman" w:hAnsi="Times New Roman" w:cs="Times New Roman"/>
          <w:sz w:val="24"/>
          <w:szCs w:val="24"/>
        </w:rPr>
        <w:t xml:space="preserve">measured </w:t>
      </w:r>
      <w:r w:rsidR="003B771C">
        <w:rPr>
          <w:rFonts w:ascii="Times New Roman" w:eastAsia="Times New Roman" w:hAnsi="Times New Roman" w:cs="Times New Roman"/>
          <w:sz w:val="24"/>
          <w:szCs w:val="24"/>
        </w:rPr>
        <w:t xml:space="preserve">structure </w:t>
      </w:r>
      <w:r w:rsidR="003B771C">
        <w:rPr>
          <w:rFonts w:ascii="Times New Roman" w:eastAsia="Times New Roman" w:hAnsi="Times New Roman" w:cs="Times New Roman"/>
          <w:sz w:val="24"/>
          <w:szCs w:val="24"/>
        </w:rPr>
        <w:fldChar w:fldCharType="begin" w:fldLock="1"/>
      </w:r>
      <w:r w:rsidR="00C519A3">
        <w:rPr>
          <w:rFonts w:ascii="Times New Roman" w:eastAsia="Times New Roman" w:hAnsi="Times New Roman" w:cs="Times New Roman"/>
          <w:sz w:val="24"/>
          <w:szCs w:val="24"/>
        </w:rPr>
        <w:instrText xml:space="preserve">ADDIN CSL_CITATION {"citationItems":[{"id":"ITEM-1","itemData":{"DOI":"10.1111/j.1755-0998.2010.02867.x","ISSN":"1755-0998","PMID":"21565096","abstract":"Linking landscape effects on gene flow to processes such as dispersal and mating is essential to provide a conceptual foundation for landscape genetics. It is particularly important to determine how classical population genetic models relate to recent individual-based landscape genetic models when assessing individual movement and its influence on population genetic structure. We used classical Wright-Fisher models and spatially explicit, individual-based, landscape genetic models to simulate gene flow via dispersal and mating in a series of landscapes representing two patches of habitat separated by a barrier. We developed a mathematical formula that predicts the relationship between barrier strength (i.e., permeability) and the migration rate (m) across the barrier, thereby linking spatially explicit landscape genetics to classical population genetics theory. We then assessed the reliability of the function by obtaining population genetics parameters (m, F(ST) ) using simulations for both spatially explicit and Wright-Fisher simulation models for a range of gene flow rates. Next, we show that relaxing some of the assumptions of the Wright-Fisher model can substantially change population substructure (i.e., F(ST) ). For example, isolation by distance among individuals on each side of a barrier maintains an F(ST) of </w:instrText>
      </w:r>
      <w:r w:rsidR="00C519A3">
        <w:rPr>
          <w:rFonts w:ascii="Cambria Math" w:eastAsia="Times New Roman" w:hAnsi="Cambria Math" w:cs="Cambria Math"/>
          <w:sz w:val="24"/>
          <w:szCs w:val="24"/>
        </w:rPr>
        <w:instrText>∼</w:instrText>
      </w:r>
      <w:r w:rsidR="00C519A3">
        <w:rPr>
          <w:rFonts w:ascii="Times New Roman" w:eastAsia="Times New Roman" w:hAnsi="Times New Roman" w:cs="Times New Roman"/>
          <w:sz w:val="24"/>
          <w:szCs w:val="24"/>
        </w:rPr>
        <w:instrText>0.20 regardless of migration rate across the barrier, whereas panmixia on each side of the barrier results in an F(ST) that changes with m as predicted by classical population genetics theory. We suggest that individual-based, spatially explicit modelling provides a general framework to investigate how interactions between movement and landscape resistance drive population genetic patterns and connectivity across complex landscapes.","author":[{"dropping-particle":"","family":"Landguth","given":"Erin L","non-dropping-particle":"","parse-names":false,"suffix":""},{"dropping-particle":"","family":"Cushman","given":"S a","non-dropping-particle":"","parse-names":false,"suffix":""},{"dropping-particle":"","family":"Murphy","given":"M a","non-dropping-particle":"","parse-names":false,"suffix":""},{"dropping-particle":"","family":"Luikart","given":"G","non-dropping-particle":"","parse-names":false,"suffix":""}],"container-title":"Molecular ecology resources","id":"ITEM-1","issue":"5","issued":{"date-parts":[["2010","9"]]},"page":"854-62","title":"Relationships between migration rates and landscape resistance assessed using individual-based simulations.","type":"article-journal","volume":"10"},"uris":["http://www.mendeley.com/documents/?uuid=f5883e78-3e0f-4aa7-8653-7b48acb62b07"]}],"mendeley":{"formattedCitation":"(Landguth, Cushman, Murphy, &amp; Luikart, 2010)","plainTextFormattedCitation":"(Landguth, Cushman, Murphy, &amp; Luikart, 2010)","previouslyFormattedCitation":"(Landguth, Cushman, Murphy, &amp; Luikart, 2010)"},"properties":{"noteIndex":0},"schema":"https://github.com/citation-style-language/schema/raw/master/csl-citation.json"}</w:instrText>
      </w:r>
      <w:r w:rsidR="003B771C">
        <w:rPr>
          <w:rFonts w:ascii="Times New Roman" w:eastAsia="Times New Roman" w:hAnsi="Times New Roman" w:cs="Times New Roman"/>
          <w:sz w:val="24"/>
          <w:szCs w:val="24"/>
        </w:rPr>
        <w:fldChar w:fldCharType="separate"/>
      </w:r>
      <w:r w:rsidR="003B771C" w:rsidRPr="003B771C">
        <w:rPr>
          <w:rFonts w:ascii="Times New Roman" w:eastAsia="Times New Roman" w:hAnsi="Times New Roman" w:cs="Times New Roman"/>
          <w:noProof/>
          <w:sz w:val="24"/>
          <w:szCs w:val="24"/>
        </w:rPr>
        <w:t>(Landguth, Cushman, Murphy, &amp; Luikart, 2010)</w:t>
      </w:r>
      <w:r w:rsidR="003B771C">
        <w:rPr>
          <w:rFonts w:ascii="Times New Roman" w:eastAsia="Times New Roman" w:hAnsi="Times New Roman" w:cs="Times New Roman"/>
          <w:sz w:val="24"/>
          <w:szCs w:val="24"/>
        </w:rPr>
        <w:fldChar w:fldCharType="end"/>
      </w:r>
      <w:r w:rsidR="00C519A3">
        <w:rPr>
          <w:rFonts w:ascii="Times New Roman" w:eastAsia="Times New Roman" w:hAnsi="Times New Roman" w:cs="Times New Roman"/>
          <w:sz w:val="24"/>
          <w:szCs w:val="24"/>
        </w:rPr>
        <w:t xml:space="preserve"> or early detections of barriers to gene flow </w:t>
      </w:r>
      <w:r w:rsidR="00C519A3">
        <w:rPr>
          <w:rFonts w:ascii="Times New Roman" w:eastAsia="Times New Roman" w:hAnsi="Times New Roman" w:cs="Times New Roman"/>
          <w:sz w:val="24"/>
          <w:szCs w:val="24"/>
        </w:rPr>
        <w:fldChar w:fldCharType="begin" w:fldLock="1"/>
      </w:r>
      <w:r w:rsidR="00E46EF8">
        <w:rPr>
          <w:rFonts w:ascii="Times New Roman" w:eastAsia="Times New Roman" w:hAnsi="Times New Roman" w:cs="Times New Roman"/>
          <w:sz w:val="24"/>
          <w:szCs w:val="24"/>
        </w:rPr>
        <w:instrText>ADDIN CSL_CITATION {"citationItems":[{"id":"ITEM-1","itemData":{"DOI":"10.1111/j.1365-294X.2010.04808.x","ISBN":"0962-1083","ISSN":"09621083","PMID":"20819159","abstract":"Understanding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connectivity.","author":[{"dropping-particle":"","family":"Landguth","given":"Erin L","non-dropping-particle":"","parse-names":false,"suffix":""},{"dropping-particle":"","family":"Cushman","given":"S. a.","non-dropping-particle":"","parse-names":false,"suffix":""},{"dropping-particle":"","family":"Schwartz","given":"M. K.","non-dropping-particle":"","parse-names":false,"suffix":""},{"dropping-particle":"","family":"McKelvey","given":"K. S.","non-dropping-particle":"","parse-names":false,"suffix":""},{"dropping-particle":"","family":"Murphy","given":"M.","non-dropping-particle":"","parse-names":false,"suffix":""},{"dropping-particle":"","family":"Luikart","given":"G.","non-dropping-particle":"","parse-names":false,"suffix":""}],"container-title":"Molecular Ecology","id":"ITEM-1","issued":{"date-parts":[["2010"]]},"page":"4179-4191","title":"Quantifying the lag time to detect barriers in landscape genetics","type":"article-journal","volume":"19"},"uris":["http://www.mendeley.com/documents/?uuid=7008897e-76cc-4978-87d8-198907e5b2f0"]}],"mendeley":{"formattedCitation":"(Landguth, Cushman, Schwartz, et al., 2010)","plainTextFormattedCitation":"(Landguth, Cushman, Schwartz, et al., 2010)","previouslyFormattedCitation":"(Landguth, Cushman, Schwartz, et al., 2010)"},"properties":{"noteIndex":0},"schema":"https://github.com/citation-style-language/schema/raw/master/csl-citation.json"}</w:instrText>
      </w:r>
      <w:r w:rsidR="00C519A3">
        <w:rPr>
          <w:rFonts w:ascii="Times New Roman" w:eastAsia="Times New Roman" w:hAnsi="Times New Roman" w:cs="Times New Roman"/>
          <w:sz w:val="24"/>
          <w:szCs w:val="24"/>
        </w:rPr>
        <w:fldChar w:fldCharType="separate"/>
      </w:r>
      <w:r w:rsidR="00C519A3" w:rsidRPr="00C519A3">
        <w:rPr>
          <w:rFonts w:ascii="Times New Roman" w:eastAsia="Times New Roman" w:hAnsi="Times New Roman" w:cs="Times New Roman"/>
          <w:noProof/>
          <w:sz w:val="24"/>
          <w:szCs w:val="24"/>
        </w:rPr>
        <w:t>(Landguth, Cushman, Schwartz, et al., 2010)</w:t>
      </w:r>
      <w:r w:rsidR="00C519A3">
        <w:rPr>
          <w:rFonts w:ascii="Times New Roman" w:eastAsia="Times New Roman" w:hAnsi="Times New Roman" w:cs="Times New Roman"/>
          <w:sz w:val="24"/>
          <w:szCs w:val="24"/>
        </w:rPr>
        <w:fldChar w:fldCharType="end"/>
      </w:r>
      <w:r w:rsidR="003B771C">
        <w:rPr>
          <w:rFonts w:ascii="Times New Roman" w:eastAsia="Times New Roman" w:hAnsi="Times New Roman" w:cs="Times New Roman"/>
          <w:sz w:val="24"/>
          <w:szCs w:val="24"/>
        </w:rPr>
        <w:t>.</w:t>
      </w:r>
    </w:p>
    <w:p w14:paraId="2E832725" w14:textId="1C4FADDD" w:rsidR="00C519A3" w:rsidRDefault="00DE3FED"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spatial extent of an event, </w:t>
      </w:r>
      <w:r w:rsidR="00384DF0">
        <w:rPr>
          <w:rFonts w:ascii="Times New Roman" w:eastAsia="Times New Roman" w:hAnsi="Times New Roman" w:cs="Times New Roman"/>
          <w:sz w:val="24"/>
          <w:szCs w:val="24"/>
        </w:rPr>
        <w:t xml:space="preserve">that is, </w:t>
      </w:r>
      <w:r>
        <w:rPr>
          <w:rFonts w:ascii="Times New Roman" w:eastAsia="Times New Roman" w:hAnsi="Times New Roman" w:cs="Times New Roman"/>
          <w:sz w:val="24"/>
          <w:szCs w:val="24"/>
        </w:rPr>
        <w:t xml:space="preserve">the number of populations affected </w:t>
      </w:r>
      <w:r w:rsidR="00384DF0">
        <w:rPr>
          <w:rFonts w:ascii="Times New Roman" w:eastAsia="Times New Roman" w:hAnsi="Times New Roman" w:cs="Times New Roman"/>
          <w:sz w:val="24"/>
          <w:szCs w:val="24"/>
        </w:rPr>
        <w:t>by the punctual demographic event</w:t>
      </w:r>
      <w:r>
        <w:rPr>
          <w:rFonts w:ascii="Times New Roman" w:eastAsia="Times New Roman" w:hAnsi="Times New Roman" w:cs="Times New Roman"/>
          <w:sz w:val="24"/>
          <w:szCs w:val="24"/>
        </w:rPr>
        <w:t>, decreases our ability to correctly identify which populations have truly changed. Although the spatial extent of a legacy may help researchers d</w:t>
      </w:r>
      <w:r w:rsidR="008E5867">
        <w:rPr>
          <w:rFonts w:ascii="Times New Roman" w:eastAsia="Times New Roman" w:hAnsi="Times New Roman" w:cs="Times New Roman"/>
          <w:sz w:val="24"/>
          <w:szCs w:val="24"/>
        </w:rPr>
        <w:t>etect the legacy</w:t>
      </w:r>
      <w:r>
        <w:rPr>
          <w:rFonts w:ascii="Times New Roman" w:eastAsia="Times New Roman" w:hAnsi="Times New Roman" w:cs="Times New Roman"/>
          <w:sz w:val="24"/>
          <w:szCs w:val="24"/>
        </w:rPr>
        <w:t xml:space="preserve"> </w:t>
      </w:r>
      <w:r w:rsidR="008E5867">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the chance of the legacy being sampled</w:t>
      </w:r>
      <w:r w:rsidR="008E5867">
        <w:rPr>
          <w:rFonts w:ascii="Times New Roman" w:eastAsia="Times New Roman" w:hAnsi="Times New Roman" w:cs="Times New Roman"/>
          <w:sz w:val="24"/>
          <w:szCs w:val="24"/>
        </w:rPr>
        <w:t xml:space="preserve"> increases</w:t>
      </w:r>
      <w:r>
        <w:rPr>
          <w:rFonts w:ascii="Times New Roman" w:eastAsia="Times New Roman" w:hAnsi="Times New Roman" w:cs="Times New Roman"/>
          <w:sz w:val="24"/>
          <w:szCs w:val="24"/>
        </w:rPr>
        <w:t xml:space="preserve">, </w:t>
      </w:r>
      <w:r w:rsidR="00C519A3">
        <w:rPr>
          <w:rFonts w:ascii="Times New Roman" w:eastAsia="Times New Roman" w:hAnsi="Times New Roman" w:cs="Times New Roman"/>
          <w:sz w:val="24"/>
          <w:szCs w:val="24"/>
        </w:rPr>
        <w:t xml:space="preserve">it also greatly increased the risk of </w:t>
      </w:r>
      <w:r w:rsidR="00384DF0">
        <w:rPr>
          <w:rFonts w:ascii="Times New Roman" w:eastAsia="Times New Roman" w:hAnsi="Times New Roman" w:cs="Times New Roman"/>
          <w:sz w:val="24"/>
          <w:szCs w:val="24"/>
        </w:rPr>
        <w:t xml:space="preserve">not identifying </w:t>
      </w:r>
      <w:r w:rsidR="00C519A3">
        <w:rPr>
          <w:rFonts w:ascii="Times New Roman" w:eastAsia="Times New Roman" w:hAnsi="Times New Roman" w:cs="Times New Roman"/>
          <w:sz w:val="24"/>
          <w:szCs w:val="24"/>
        </w:rPr>
        <w:t>the legacy (Fig.3).</w:t>
      </w:r>
      <w:r w:rsidR="00E46EF8">
        <w:rPr>
          <w:rFonts w:ascii="Times New Roman" w:eastAsia="Times New Roman" w:hAnsi="Times New Roman" w:cs="Times New Roman"/>
          <w:sz w:val="24"/>
          <w:szCs w:val="24"/>
        </w:rPr>
        <w:t xml:space="preserve"> </w:t>
      </w:r>
      <w:commentRangeStart w:id="35"/>
      <w:r w:rsidR="00E46EF8">
        <w:rPr>
          <w:rFonts w:ascii="Times New Roman" w:eastAsia="Times New Roman" w:hAnsi="Times New Roman" w:cs="Times New Roman"/>
          <w:sz w:val="24"/>
          <w:szCs w:val="24"/>
        </w:rPr>
        <w:t xml:space="preserve">Whether this could be offset by a </w:t>
      </w:r>
      <w:r w:rsidR="00384DF0">
        <w:rPr>
          <w:rFonts w:ascii="Times New Roman" w:eastAsia="Times New Roman" w:hAnsi="Times New Roman" w:cs="Times New Roman"/>
          <w:sz w:val="24"/>
          <w:szCs w:val="24"/>
        </w:rPr>
        <w:t xml:space="preserve">lower </w:t>
      </w:r>
      <w:r w:rsidR="00E46EF8">
        <w:rPr>
          <w:rFonts w:ascii="Times New Roman" w:eastAsia="Times New Roman" w:hAnsi="Times New Roman" w:cs="Times New Roman"/>
          <w:sz w:val="24"/>
          <w:szCs w:val="24"/>
        </w:rPr>
        <w:t>degree of spatial autocorrelation in the spatial genetic legacy has not been investigated in our pap</w:t>
      </w:r>
      <w:r w:rsidR="007E677E">
        <w:rPr>
          <w:rFonts w:ascii="Times New Roman" w:eastAsia="Times New Roman" w:hAnsi="Times New Roman" w:cs="Times New Roman"/>
          <w:sz w:val="24"/>
          <w:szCs w:val="24"/>
        </w:rPr>
        <w:t>e</w:t>
      </w:r>
      <w:r w:rsidR="00E46EF8">
        <w:rPr>
          <w:rFonts w:ascii="Times New Roman" w:eastAsia="Times New Roman" w:hAnsi="Times New Roman" w:cs="Times New Roman"/>
          <w:sz w:val="24"/>
          <w:szCs w:val="24"/>
        </w:rPr>
        <w:t>r</w:t>
      </w:r>
      <w:commentRangeEnd w:id="35"/>
      <w:r w:rsidR="00384DF0">
        <w:rPr>
          <w:rStyle w:val="Marquedecommentaire"/>
        </w:rPr>
        <w:commentReference w:id="35"/>
      </w:r>
      <w:r w:rsidR="00E46EF8">
        <w:rPr>
          <w:rFonts w:ascii="Times New Roman" w:eastAsia="Times New Roman" w:hAnsi="Times New Roman" w:cs="Times New Roman"/>
          <w:sz w:val="24"/>
          <w:szCs w:val="24"/>
        </w:rPr>
        <w:t>. Spatial autocorrelation may greatly affect many genetic analyses, and solutions are being developed to integrate it</w:t>
      </w:r>
      <w:r w:rsidR="007E677E">
        <w:rPr>
          <w:rFonts w:ascii="Times New Roman" w:eastAsia="Times New Roman" w:hAnsi="Times New Roman" w:cs="Times New Roman"/>
          <w:sz w:val="24"/>
          <w:szCs w:val="24"/>
        </w:rPr>
        <w:t xml:space="preserve"> within them</w:t>
      </w:r>
      <w:r w:rsidR="00E46EF8">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fldChar w:fldCharType="begin" w:fldLock="1"/>
      </w:r>
      <w:r w:rsidR="00841510">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autocorrelation","type":"article-journal","volume":"37"},"uris":["http://www.mendeley.com/documents/?uuid=1e6eb6be-9204-4ce6-be0d-02d504d32530"]}],"mendeley":{"formattedCitation":"(Rousset &amp; Ferdy, 2014)","plainTextFormattedCitation":"(Rousset &amp; Ferdy, 2014)","previouslyFormattedCitation":"(Rousset &amp; Ferdy, 2014)"},"properties":{"noteIndex":0},"schema":"https://github.com/citation-style-language/schema/raw/master/csl-citation.json"}</w:instrText>
      </w:r>
      <w:r w:rsidR="00E46EF8">
        <w:rPr>
          <w:rFonts w:ascii="Times New Roman" w:eastAsia="Times New Roman" w:hAnsi="Times New Roman" w:cs="Times New Roman"/>
          <w:sz w:val="24"/>
          <w:szCs w:val="24"/>
        </w:rPr>
        <w:fldChar w:fldCharType="separate"/>
      </w:r>
      <w:r w:rsidR="00E46EF8" w:rsidRPr="00E46EF8">
        <w:rPr>
          <w:rFonts w:ascii="Times New Roman" w:eastAsia="Times New Roman" w:hAnsi="Times New Roman" w:cs="Times New Roman"/>
          <w:noProof/>
          <w:sz w:val="24"/>
          <w:szCs w:val="24"/>
        </w:rPr>
        <w:t>(Rousset &amp; Ferdy, 2014)</w:t>
      </w:r>
      <w:r w:rsidR="00E46EF8">
        <w:rPr>
          <w:rFonts w:ascii="Times New Roman" w:eastAsia="Times New Roman" w:hAnsi="Times New Roman" w:cs="Times New Roman"/>
          <w:sz w:val="24"/>
          <w:szCs w:val="24"/>
        </w:rPr>
        <w:fldChar w:fldCharType="end"/>
      </w:r>
      <w:r w:rsidR="00E46EF8">
        <w:rPr>
          <w:rFonts w:ascii="Times New Roman" w:eastAsia="Times New Roman" w:hAnsi="Times New Roman" w:cs="Times New Roman"/>
          <w:sz w:val="24"/>
          <w:szCs w:val="24"/>
        </w:rPr>
        <w:t xml:space="preserve">. We believe explicitly taking spatial autocorrelation into account in temporal </w:t>
      </w:r>
      <w:r w:rsidR="00675D5B">
        <w:rPr>
          <w:rFonts w:ascii="Times New Roman" w:eastAsia="Times New Roman" w:hAnsi="Times New Roman" w:cs="Times New Roman"/>
          <w:sz w:val="24"/>
          <w:szCs w:val="24"/>
        </w:rPr>
        <w:t>analyse</w:t>
      </w:r>
      <w:r w:rsidR="00E46EF8">
        <w:rPr>
          <w:rFonts w:ascii="Times New Roman" w:eastAsia="Times New Roman" w:hAnsi="Times New Roman" w:cs="Times New Roman"/>
          <w:sz w:val="24"/>
          <w:szCs w:val="24"/>
        </w:rPr>
        <w:t xml:space="preserve">s of genetic diversity </w:t>
      </w:r>
      <w:r w:rsidR="00BB6B2C">
        <w:rPr>
          <w:rFonts w:ascii="Times New Roman" w:eastAsia="Times New Roman" w:hAnsi="Times New Roman" w:cs="Times New Roman"/>
          <w:sz w:val="24"/>
          <w:szCs w:val="24"/>
        </w:rPr>
        <w:fldChar w:fldCharType="begin" w:fldLock="1"/>
      </w:r>
      <w:r w:rsidR="008B2DA1">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Time","type":"article-journal","volume":"50"},"uris":["http://www.mendeley.com/documents/?uuid=5b8329f5-6c06-479c-a979-f166811dcc49"]}],"mendeley":{"formattedCitation":"(Bradburd &amp; Ralph, 2019)","plainTextFormattedCitation":"(Bradburd &amp; Ralph, 2019)","previouslyFormattedCitation":"(Bradburd &amp; Ralph, 2019)"},"properties":{"noteIndex":0},"schema":"https://github.com/citation-style-language/schema/raw/master/csl-citation.json"}</w:instrText>
      </w:r>
      <w:r w:rsidR="00BB6B2C">
        <w:rPr>
          <w:rFonts w:ascii="Times New Roman" w:eastAsia="Times New Roman" w:hAnsi="Times New Roman" w:cs="Times New Roman"/>
          <w:sz w:val="24"/>
          <w:szCs w:val="24"/>
        </w:rPr>
        <w:fldChar w:fldCharType="separate"/>
      </w:r>
      <w:r w:rsidR="00BB6B2C" w:rsidRPr="00BB6B2C">
        <w:rPr>
          <w:rFonts w:ascii="Times New Roman" w:eastAsia="Times New Roman" w:hAnsi="Times New Roman" w:cs="Times New Roman"/>
          <w:noProof/>
          <w:sz w:val="24"/>
          <w:szCs w:val="24"/>
        </w:rPr>
        <w:t>(Bradburd &amp; Ralph, 2019)</w:t>
      </w:r>
      <w:r w:rsidR="00BB6B2C">
        <w:rPr>
          <w:rFonts w:ascii="Times New Roman" w:eastAsia="Times New Roman" w:hAnsi="Times New Roman" w:cs="Times New Roman"/>
          <w:sz w:val="24"/>
          <w:szCs w:val="24"/>
        </w:rPr>
        <w:fldChar w:fldCharType="end"/>
      </w:r>
      <w:r w:rsidR="00BB6B2C">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t>represents a promising and challenging avenue of research</w:t>
      </w:r>
      <w:r w:rsidR="00BB6B2C">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t>.</w:t>
      </w:r>
    </w:p>
    <w:p w14:paraId="47091A44" w14:textId="46A275D1" w:rsidR="00384DF0" w:rsidRDefault="00DE3FED"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3B771C" w:rsidRPr="0007763B">
        <w:rPr>
          <w:rFonts w:ascii="Times New Roman" w:eastAsia="Times New Roman" w:hAnsi="Times New Roman" w:cs="Times New Roman"/>
          <w:sz w:val="24"/>
          <w:szCs w:val="24"/>
        </w:rPr>
        <w:t>emographic processes quickly dilut</w:t>
      </w:r>
      <w:r>
        <w:rPr>
          <w:rFonts w:ascii="Times New Roman" w:eastAsia="Times New Roman" w:hAnsi="Times New Roman" w:cs="Times New Roman"/>
          <w:sz w:val="24"/>
          <w:szCs w:val="24"/>
        </w:rPr>
        <w:t>e</w:t>
      </w:r>
      <w:r w:rsidR="003B771C" w:rsidRPr="0007763B">
        <w:rPr>
          <w:rFonts w:ascii="Times New Roman" w:eastAsia="Times New Roman" w:hAnsi="Times New Roman" w:cs="Times New Roman"/>
          <w:sz w:val="24"/>
          <w:szCs w:val="24"/>
        </w:rPr>
        <w:t xml:space="preserve"> the signal</w:t>
      </w:r>
      <w:r>
        <w:rPr>
          <w:rFonts w:ascii="Times New Roman" w:eastAsia="Times New Roman" w:hAnsi="Times New Roman" w:cs="Times New Roman"/>
          <w:sz w:val="24"/>
          <w:szCs w:val="24"/>
        </w:rPr>
        <w:t xml:space="preserve"> in spatial genetic legacies,</w:t>
      </w:r>
      <w:r w:rsidR="003B771C" w:rsidRPr="0007763B">
        <w:rPr>
          <w:rFonts w:ascii="Times New Roman" w:eastAsia="Times New Roman" w:hAnsi="Times New Roman" w:cs="Times New Roman"/>
          <w:sz w:val="24"/>
          <w:szCs w:val="24"/>
        </w:rPr>
        <w:t xml:space="preserve"> by transferring the initial effect </w:t>
      </w:r>
      <w:r>
        <w:rPr>
          <w:rFonts w:ascii="Times New Roman" w:eastAsia="Times New Roman" w:hAnsi="Times New Roman" w:cs="Times New Roman"/>
          <w:sz w:val="24"/>
          <w:szCs w:val="24"/>
        </w:rPr>
        <w:t xml:space="preserve">of an event </w:t>
      </w:r>
      <w:r w:rsidR="003B771C" w:rsidRPr="0007763B">
        <w:rPr>
          <w:rFonts w:ascii="Times New Roman" w:eastAsia="Times New Roman" w:hAnsi="Times New Roman" w:cs="Times New Roman"/>
          <w:sz w:val="24"/>
          <w:szCs w:val="24"/>
        </w:rPr>
        <w:t>on genetic diversity</w:t>
      </w:r>
      <w:r>
        <w:rPr>
          <w:rFonts w:ascii="Times New Roman" w:eastAsia="Times New Roman" w:hAnsi="Times New Roman" w:cs="Times New Roman"/>
          <w:sz w:val="24"/>
          <w:szCs w:val="24"/>
        </w:rPr>
        <w:t>,</w:t>
      </w:r>
      <w:r w:rsidR="003B771C" w:rsidRPr="0007763B">
        <w:rPr>
          <w:rFonts w:ascii="Times New Roman" w:eastAsia="Times New Roman" w:hAnsi="Times New Roman" w:cs="Times New Roman"/>
          <w:sz w:val="24"/>
          <w:szCs w:val="24"/>
        </w:rPr>
        <w:t xml:space="preserve"> to other populations</w:t>
      </w:r>
      <w:r w:rsidR="00AB68BE">
        <w:rPr>
          <w:rFonts w:ascii="Times New Roman" w:eastAsia="Times New Roman" w:hAnsi="Times New Roman" w:cs="Times New Roman"/>
          <w:sz w:val="24"/>
          <w:szCs w:val="24"/>
        </w:rPr>
        <w:t xml:space="preserve"> (Fig. 4)</w:t>
      </w:r>
      <w:r w:rsidR="003B771C" w:rsidRPr="0007763B">
        <w:rPr>
          <w:rFonts w:ascii="Times New Roman" w:eastAsia="Times New Roman" w:hAnsi="Times New Roman" w:cs="Times New Roman"/>
          <w:sz w:val="24"/>
          <w:szCs w:val="24"/>
        </w:rPr>
        <w:t>.</w:t>
      </w:r>
      <w:r w:rsidR="00AB68BE">
        <w:rPr>
          <w:rFonts w:ascii="Times New Roman" w:eastAsia="Times New Roman" w:hAnsi="Times New Roman" w:cs="Times New Roman"/>
          <w:sz w:val="24"/>
          <w:szCs w:val="24"/>
        </w:rPr>
        <w:t xml:space="preserve"> </w:t>
      </w:r>
      <w:r w:rsidR="003B771C" w:rsidRPr="0007763B">
        <w:rPr>
          <w:rFonts w:ascii="Times New Roman" w:eastAsia="Times New Roman" w:hAnsi="Times New Roman" w:cs="Times New Roman"/>
          <w:sz w:val="24"/>
          <w:szCs w:val="24"/>
        </w:rPr>
        <w:t xml:space="preserve">Although </w:t>
      </w:r>
      <w:r w:rsidR="00AB68BE">
        <w:rPr>
          <w:rFonts w:ascii="Times New Roman" w:eastAsia="Times New Roman" w:hAnsi="Times New Roman" w:cs="Times New Roman"/>
          <w:sz w:val="24"/>
          <w:szCs w:val="24"/>
        </w:rPr>
        <w:t>the spatial legacy of a past demographic event could</w:t>
      </w:r>
      <w:r w:rsidR="003B771C" w:rsidRPr="0007763B">
        <w:rPr>
          <w:rFonts w:ascii="Times New Roman" w:eastAsia="Times New Roman" w:hAnsi="Times New Roman" w:cs="Times New Roman"/>
          <w:sz w:val="24"/>
          <w:szCs w:val="24"/>
        </w:rPr>
        <w:t xml:space="preserve"> be kept in richer genomic data (</w:t>
      </w:r>
      <w:r w:rsidR="003B771C" w:rsidRPr="004058E4">
        <w:rPr>
          <w:rFonts w:ascii="Times New Roman" w:eastAsia="Times New Roman" w:hAnsi="Times New Roman" w:cs="Times New Roman"/>
          <w:i/>
          <w:sz w:val="24"/>
          <w:szCs w:val="24"/>
        </w:rPr>
        <w:t>e.g.</w:t>
      </w:r>
      <w:r w:rsidR="003B771C" w:rsidRPr="0007763B">
        <w:rPr>
          <w:rFonts w:ascii="Times New Roman" w:hAnsi="Times New Roman" w:cs="Times New Roman"/>
          <w:sz w:val="24"/>
          <w:szCs w:val="24"/>
        </w:rPr>
        <w:t xml:space="preserve"> </w:t>
      </w:r>
      <w:r w:rsidR="003B771C" w:rsidRPr="0007763B">
        <w:rPr>
          <w:rFonts w:ascii="Times New Roman" w:eastAsia="Times New Roman" w:hAnsi="Times New Roman" w:cs="Times New Roman"/>
          <w:sz w:val="24"/>
          <w:szCs w:val="24"/>
        </w:rPr>
        <w:t xml:space="preserve">probability of mutational configurations in sequence blocks), </w:t>
      </w:r>
      <w:r w:rsidR="00FC0721">
        <w:rPr>
          <w:rFonts w:ascii="Times New Roman" w:eastAsia="Times New Roman" w:hAnsi="Times New Roman" w:cs="Times New Roman"/>
          <w:sz w:val="24"/>
          <w:szCs w:val="24"/>
        </w:rPr>
        <w:t xml:space="preserve">limited </w:t>
      </w:r>
      <w:proofErr w:type="spellStart"/>
      <w:r w:rsidR="00AB68BE">
        <w:rPr>
          <w:rFonts w:ascii="Times New Roman" w:eastAsia="Times New Roman" w:hAnsi="Times New Roman" w:cs="Times New Roman"/>
          <w:sz w:val="24"/>
          <w:szCs w:val="24"/>
        </w:rPr>
        <w:t>biallelic</w:t>
      </w:r>
      <w:proofErr w:type="spellEnd"/>
      <w:r w:rsidR="00AB68BE">
        <w:rPr>
          <w:rFonts w:ascii="Times New Roman" w:eastAsia="Times New Roman" w:hAnsi="Times New Roman" w:cs="Times New Roman"/>
          <w:sz w:val="24"/>
          <w:szCs w:val="24"/>
        </w:rPr>
        <w:t xml:space="preserve"> </w:t>
      </w:r>
      <w:r w:rsidR="003B771C" w:rsidRPr="0007763B">
        <w:rPr>
          <w:rFonts w:ascii="Times New Roman" w:eastAsia="Times New Roman" w:hAnsi="Times New Roman" w:cs="Times New Roman"/>
          <w:sz w:val="24"/>
          <w:szCs w:val="24"/>
        </w:rPr>
        <w:t xml:space="preserve">gene frequency data </w:t>
      </w:r>
      <w:r w:rsidR="00AB68BE">
        <w:rPr>
          <w:rFonts w:ascii="Times New Roman" w:eastAsia="Times New Roman" w:hAnsi="Times New Roman" w:cs="Times New Roman"/>
          <w:sz w:val="24"/>
          <w:szCs w:val="24"/>
        </w:rPr>
        <w:t xml:space="preserve">will not </w:t>
      </w:r>
      <w:r w:rsidR="00384DF0">
        <w:rPr>
          <w:rFonts w:ascii="Times New Roman" w:eastAsia="Times New Roman" w:hAnsi="Times New Roman" w:cs="Times New Roman"/>
          <w:sz w:val="24"/>
          <w:szCs w:val="24"/>
        </w:rPr>
        <w:t xml:space="preserve">retain </w:t>
      </w:r>
      <w:r w:rsidR="00AB68BE">
        <w:rPr>
          <w:rFonts w:ascii="Times New Roman" w:eastAsia="Times New Roman" w:hAnsi="Times New Roman" w:cs="Times New Roman"/>
          <w:sz w:val="24"/>
          <w:szCs w:val="24"/>
        </w:rPr>
        <w:t xml:space="preserve">most of the signal </w:t>
      </w:r>
      <w:r w:rsidR="003B771C" w:rsidRPr="0007763B">
        <w:rPr>
          <w:rFonts w:ascii="Times New Roman" w:eastAsia="Times New Roman" w:hAnsi="Times New Roman" w:cs="Times New Roman"/>
          <w:sz w:val="24"/>
          <w:szCs w:val="24"/>
        </w:rPr>
        <w:t xml:space="preserve">beyond a </w:t>
      </w:r>
      <w:r w:rsidR="00AB68BE">
        <w:rPr>
          <w:rFonts w:ascii="Times New Roman" w:eastAsia="Times New Roman" w:hAnsi="Times New Roman" w:cs="Times New Roman"/>
          <w:sz w:val="24"/>
          <w:szCs w:val="24"/>
        </w:rPr>
        <w:t>few years, even in the best situations (Fig. 4)</w:t>
      </w:r>
      <w:commentRangeStart w:id="36"/>
      <w:r w:rsidR="003B771C" w:rsidRPr="0007763B">
        <w:rPr>
          <w:rFonts w:ascii="Times New Roman" w:eastAsia="Times New Roman" w:hAnsi="Times New Roman" w:cs="Times New Roman"/>
          <w:sz w:val="24"/>
          <w:szCs w:val="24"/>
        </w:rPr>
        <w:t>.</w:t>
      </w:r>
      <w:commentRangeEnd w:id="36"/>
      <w:r w:rsidR="00384DF0">
        <w:rPr>
          <w:rStyle w:val="Marquedecommentaire"/>
        </w:rPr>
        <w:commentReference w:id="36"/>
      </w:r>
      <w:r w:rsidR="003B771C" w:rsidRPr="0007763B">
        <w:rPr>
          <w:rFonts w:ascii="Times New Roman" w:eastAsia="Times New Roman" w:hAnsi="Times New Roman" w:cs="Times New Roman"/>
          <w:sz w:val="24"/>
          <w:szCs w:val="24"/>
        </w:rPr>
        <w:t xml:space="preserve"> </w:t>
      </w:r>
    </w:p>
    <w:p w14:paraId="6124944C" w14:textId="795765E1" w:rsidR="003B771C" w:rsidRPr="0007763B" w:rsidRDefault="00AB68BE"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Microsatellite data seem to have a different </w:t>
      </w:r>
      <w:r w:rsidR="00CC72B2">
        <w:rPr>
          <w:rFonts w:ascii="Times New Roman" w:eastAsia="Times New Roman" w:hAnsi="Times New Roman" w:cs="Times New Roman"/>
          <w:sz w:val="24"/>
          <w:szCs w:val="24"/>
        </w:rPr>
        <w:t>behavior in retaining information from our results</w:t>
      </w:r>
      <w:r w:rsidR="00162C41">
        <w:rPr>
          <w:rFonts w:ascii="Times New Roman" w:eastAsia="Times New Roman" w:hAnsi="Times New Roman" w:cs="Times New Roman"/>
          <w:sz w:val="24"/>
          <w:szCs w:val="24"/>
        </w:rPr>
        <w:t>,</w:t>
      </w:r>
      <w:r w:rsidR="00CC72B2">
        <w:rPr>
          <w:rFonts w:ascii="Times New Roman" w:eastAsia="Times New Roman" w:hAnsi="Times New Roman" w:cs="Times New Roman"/>
          <w:sz w:val="24"/>
          <w:szCs w:val="24"/>
        </w:rPr>
        <w:t xml:space="preserve"> and their retention should be investigated further. </w:t>
      </w:r>
      <w:ins w:id="37" w:author="Patrick James" w:date="2019-11-12T18:07:00Z">
        <w:r w:rsidR="00384DF0">
          <w:rPr>
            <w:rFonts w:ascii="Times New Roman" w:eastAsia="Times New Roman" w:hAnsi="Times New Roman" w:cs="Times New Roman"/>
            <w:sz w:val="24"/>
            <w:szCs w:val="24"/>
          </w:rPr>
          <w:t>Specifically</w:t>
        </w:r>
        <w:commentRangeStart w:id="38"/>
        <w:r w:rsidR="00384DF0">
          <w:rPr>
            <w:rFonts w:ascii="Times New Roman" w:eastAsia="Times New Roman" w:hAnsi="Times New Roman" w:cs="Times New Roman"/>
            <w:sz w:val="24"/>
            <w:szCs w:val="24"/>
          </w:rPr>
          <w:t xml:space="preserve">… </w:t>
        </w:r>
        <w:commentRangeEnd w:id="38"/>
        <w:r w:rsidR="00384DF0">
          <w:rPr>
            <w:rStyle w:val="Marquedecommentaire"/>
          </w:rPr>
          <w:commentReference w:id="38"/>
        </w:r>
      </w:ins>
      <w:r w:rsidR="00CC72B2">
        <w:rPr>
          <w:rFonts w:ascii="Times New Roman" w:eastAsia="Times New Roman" w:hAnsi="Times New Roman" w:cs="Times New Roman"/>
          <w:sz w:val="24"/>
          <w:szCs w:val="24"/>
        </w:rPr>
        <w:t>R</w:t>
      </w:r>
      <w:r w:rsidR="00CC72B2" w:rsidRPr="0007763B">
        <w:rPr>
          <w:rFonts w:ascii="Times New Roman" w:eastAsia="Times New Roman" w:hAnsi="Times New Roman" w:cs="Times New Roman"/>
          <w:sz w:val="24"/>
          <w:szCs w:val="24"/>
        </w:rPr>
        <w:t>easonable p</w:t>
      </w:r>
      <w:r w:rsidR="00162C41">
        <w:rPr>
          <w:rFonts w:ascii="Times New Roman" w:eastAsia="Times New Roman" w:hAnsi="Times New Roman" w:cs="Times New Roman"/>
          <w:sz w:val="24"/>
          <w:szCs w:val="24"/>
        </w:rPr>
        <w:t xml:space="preserve">erformance can be expected </w:t>
      </w:r>
      <w:r w:rsidR="00CC72B2" w:rsidRPr="0007763B">
        <w:rPr>
          <w:rFonts w:ascii="Times New Roman" w:eastAsia="Times New Roman" w:hAnsi="Times New Roman" w:cs="Times New Roman"/>
          <w:sz w:val="24"/>
          <w:szCs w:val="24"/>
        </w:rPr>
        <w:t>if the first sampling was a few years before the event</w:t>
      </w:r>
      <w:r w:rsidR="00162C41">
        <w:rPr>
          <w:rFonts w:ascii="Times New Roman" w:eastAsia="Times New Roman" w:hAnsi="Times New Roman" w:cs="Times New Roman"/>
          <w:sz w:val="24"/>
          <w:szCs w:val="24"/>
        </w:rPr>
        <w:t xml:space="preserve"> (Fig. 4 A B), which makes past sampling, which purpose was not necessarily to study temporal change, still useful</w:t>
      </w:r>
      <w:r w:rsidR="00CC72B2" w:rsidRPr="0007763B">
        <w:rPr>
          <w:rFonts w:ascii="Times New Roman" w:eastAsia="Times New Roman" w:hAnsi="Times New Roman" w:cs="Times New Roman"/>
          <w:sz w:val="24"/>
          <w:szCs w:val="24"/>
        </w:rPr>
        <w:t>.</w:t>
      </w:r>
      <w:r w:rsidR="00CC72B2">
        <w:rPr>
          <w:rFonts w:ascii="Times New Roman" w:eastAsia="Times New Roman" w:hAnsi="Times New Roman" w:cs="Times New Roman"/>
          <w:sz w:val="24"/>
          <w:szCs w:val="24"/>
        </w:rPr>
        <w:t xml:space="preserve"> Regardless, </w:t>
      </w:r>
      <w:r w:rsidR="003B771C" w:rsidRPr="0007763B">
        <w:rPr>
          <w:rFonts w:ascii="Times New Roman" w:eastAsia="Times New Roman" w:hAnsi="Times New Roman" w:cs="Times New Roman"/>
          <w:sz w:val="24"/>
          <w:szCs w:val="24"/>
        </w:rPr>
        <w:t xml:space="preserve">the closer the date of the first </w:t>
      </w:r>
      <w:r w:rsidR="00CC72B2">
        <w:rPr>
          <w:rFonts w:ascii="Times New Roman" w:eastAsia="Times New Roman" w:hAnsi="Times New Roman" w:cs="Times New Roman"/>
          <w:sz w:val="24"/>
          <w:szCs w:val="24"/>
        </w:rPr>
        <w:t xml:space="preserve">or last </w:t>
      </w:r>
      <w:r w:rsidR="003B771C" w:rsidRPr="0007763B">
        <w:rPr>
          <w:rFonts w:ascii="Times New Roman" w:eastAsia="Times New Roman" w:hAnsi="Times New Roman" w:cs="Times New Roman"/>
          <w:sz w:val="24"/>
          <w:szCs w:val="24"/>
        </w:rPr>
        <w:t>sampling</w:t>
      </w:r>
      <w:r w:rsidR="00CC72B2">
        <w:rPr>
          <w:rFonts w:ascii="Times New Roman" w:eastAsia="Times New Roman" w:hAnsi="Times New Roman" w:cs="Times New Roman"/>
          <w:sz w:val="24"/>
          <w:szCs w:val="24"/>
        </w:rPr>
        <w:t xml:space="preserve"> is to the date of the event, the better performance-wise.</w:t>
      </w:r>
      <w:r w:rsidR="00162C41">
        <w:rPr>
          <w:rFonts w:ascii="Times New Roman" w:eastAsia="Times New Roman" w:hAnsi="Times New Roman" w:cs="Times New Roman"/>
          <w:sz w:val="24"/>
          <w:szCs w:val="24"/>
        </w:rPr>
        <w:t xml:space="preserve"> This is especially true for the numbers of years passed since the event, in situations where other factors lower performance as well (Fig. 4 C).</w:t>
      </w:r>
    </w:p>
    <w:p w14:paraId="4BBD100F" w14:textId="266B7698" w:rsidR="00B53747" w:rsidRDefault="001467B2"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O</w:t>
      </w:r>
      <w:r w:rsidR="007627B6" w:rsidRPr="0007763B">
        <w:rPr>
          <w:rFonts w:ascii="Times New Roman" w:eastAsia="Times New Roman" w:hAnsi="Times New Roman" w:cs="Times New Roman"/>
          <w:sz w:val="24"/>
          <w:szCs w:val="24"/>
        </w:rPr>
        <w:t xml:space="preserve">ur analyses have shown that </w:t>
      </w:r>
      <w:r w:rsidR="004E13A5" w:rsidRPr="0007763B">
        <w:rPr>
          <w:rFonts w:ascii="Times New Roman" w:eastAsia="Times New Roman" w:hAnsi="Times New Roman" w:cs="Times New Roman"/>
          <w:sz w:val="24"/>
          <w:szCs w:val="24"/>
        </w:rPr>
        <w:t>T</w:t>
      </w:r>
      <w:r w:rsidR="00667F46">
        <w:rPr>
          <w:rFonts w:ascii="Times New Roman" w:eastAsia="Times New Roman" w:hAnsi="Times New Roman" w:cs="Times New Roman"/>
          <w:sz w:val="24"/>
          <w:szCs w:val="24"/>
        </w:rPr>
        <w:t>G</w:t>
      </w:r>
      <w:r w:rsidR="004E13A5" w:rsidRPr="0007763B">
        <w:rPr>
          <w:rFonts w:ascii="Times New Roman" w:eastAsia="Times New Roman" w:hAnsi="Times New Roman" w:cs="Times New Roman"/>
          <w:sz w:val="24"/>
          <w:szCs w:val="24"/>
        </w:rPr>
        <w:t xml:space="preserve">I </w:t>
      </w:r>
      <w:r w:rsidR="00667F46">
        <w:rPr>
          <w:rFonts w:ascii="Times New Roman" w:eastAsia="Times New Roman" w:hAnsi="Times New Roman" w:cs="Times New Roman"/>
          <w:sz w:val="24"/>
          <w:szCs w:val="24"/>
        </w:rPr>
        <w:t>testing is functional,</w:t>
      </w:r>
      <w:r w:rsidR="004E13A5" w:rsidRPr="0007763B">
        <w:rPr>
          <w:rFonts w:ascii="Times New Roman" w:eastAsia="Times New Roman" w:hAnsi="Times New Roman" w:cs="Times New Roman"/>
          <w:sz w:val="24"/>
          <w:szCs w:val="24"/>
        </w:rPr>
        <w:t xml:space="preserve"> under certain conditions.</w:t>
      </w:r>
      <w:r w:rsidR="00A24993" w:rsidRPr="0007763B">
        <w:rPr>
          <w:rFonts w:ascii="Times New Roman" w:eastAsia="Times New Roman" w:hAnsi="Times New Roman" w:cs="Times New Roman"/>
          <w:sz w:val="24"/>
          <w:szCs w:val="24"/>
        </w:rPr>
        <w:t xml:space="preserve"> First, </w:t>
      </w:r>
      <w:r w:rsidRPr="0007763B">
        <w:rPr>
          <w:rFonts w:ascii="Times New Roman" w:eastAsia="Times New Roman" w:hAnsi="Times New Roman" w:cs="Times New Roman"/>
          <w:sz w:val="24"/>
          <w:szCs w:val="24"/>
        </w:rPr>
        <w:t>only one</w:t>
      </w:r>
      <w:r w:rsidR="00C71E31">
        <w:rPr>
          <w:rFonts w:ascii="Times New Roman" w:eastAsia="Times New Roman" w:hAnsi="Times New Roman" w:cs="Times New Roman"/>
          <w:sz w:val="24"/>
          <w:szCs w:val="24"/>
        </w:rPr>
        <w:t xml:space="preserve"> permutation algorithm</w:t>
      </w:r>
      <w:r w:rsidR="004E13A5" w:rsidRPr="0007763B">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(permutations done locus by locus, and in the same way for both samples)</w:t>
      </w:r>
      <w:r w:rsidR="004E13A5" w:rsidRPr="0007763B">
        <w:rPr>
          <w:rFonts w:ascii="Times New Roman" w:eastAsia="Times New Roman" w:hAnsi="Times New Roman" w:cs="Times New Roman"/>
          <w:sz w:val="24"/>
          <w:szCs w:val="24"/>
        </w:rPr>
        <w:t xml:space="preserve"> is </w:t>
      </w:r>
      <w:r w:rsidRPr="0007763B">
        <w:rPr>
          <w:rFonts w:ascii="Times New Roman" w:eastAsia="Times New Roman" w:hAnsi="Times New Roman" w:cs="Times New Roman"/>
          <w:sz w:val="24"/>
          <w:szCs w:val="24"/>
        </w:rPr>
        <w:t>suitable</w:t>
      </w:r>
      <w:r w:rsidR="004E13A5" w:rsidRPr="0007763B">
        <w:rPr>
          <w:rFonts w:ascii="Times New Roman" w:eastAsia="Times New Roman" w:hAnsi="Times New Roman" w:cs="Times New Roman"/>
          <w:sz w:val="24"/>
          <w:szCs w:val="24"/>
        </w:rPr>
        <w:t xml:space="preserve"> when using gene frequency data.</w:t>
      </w:r>
      <w:r w:rsidRPr="0007763B">
        <w:rPr>
          <w:rFonts w:ascii="Times New Roman" w:eastAsia="Times New Roman" w:hAnsi="Times New Roman" w:cs="Times New Roman"/>
          <w:sz w:val="24"/>
          <w:szCs w:val="24"/>
        </w:rPr>
        <w:t xml:space="preserve"> The other permutation approaches were incontrovertibly poor in their ability to pick up on the genetic </w:t>
      </w:r>
      <w:r w:rsidR="00A74CDA">
        <w:rPr>
          <w:rFonts w:ascii="Times New Roman" w:eastAsia="Times New Roman" w:hAnsi="Times New Roman" w:cs="Times New Roman"/>
          <w:sz w:val="24"/>
          <w:szCs w:val="24"/>
        </w:rPr>
        <w:t xml:space="preserve">legacy </w:t>
      </w:r>
      <w:r w:rsidRPr="0007763B">
        <w:rPr>
          <w:rFonts w:ascii="Times New Roman" w:eastAsia="Times New Roman" w:hAnsi="Times New Roman" w:cs="Times New Roman"/>
          <w:sz w:val="24"/>
          <w:szCs w:val="24"/>
        </w:rPr>
        <w:t xml:space="preserve">signal left by the demographic events occurring </w:t>
      </w:r>
      <w:r w:rsidR="008221AF" w:rsidRPr="0007763B">
        <w:rPr>
          <w:rFonts w:ascii="Times New Roman" w:eastAsia="Times New Roman" w:hAnsi="Times New Roman" w:cs="Times New Roman"/>
          <w:sz w:val="24"/>
          <w:szCs w:val="24"/>
        </w:rPr>
        <w:t>in some populations, as they almost never select any.</w:t>
      </w:r>
      <w:r w:rsidR="00C71E31">
        <w:rPr>
          <w:rFonts w:ascii="Times New Roman" w:eastAsia="Times New Roman" w:hAnsi="Times New Roman" w:cs="Times New Roman"/>
          <w:sz w:val="24"/>
          <w:szCs w:val="24"/>
        </w:rPr>
        <w:t xml:space="preserve"> </w:t>
      </w:r>
      <w:r w:rsidR="00006829">
        <w:rPr>
          <w:rFonts w:ascii="Times New Roman" w:eastAsia="Times New Roman" w:hAnsi="Times New Roman" w:cs="Times New Roman"/>
          <w:sz w:val="24"/>
          <w:szCs w:val="24"/>
        </w:rPr>
        <w:t xml:space="preserve">This result may not come as a surprise as the same permutation approach was also selected as the best for community composition data </w:t>
      </w:r>
      <w:r w:rsidR="00006829">
        <w:rPr>
          <w:rFonts w:ascii="Times New Roman" w:eastAsia="Times New Roman" w:hAnsi="Times New Roman" w:cs="Times New Roman"/>
          <w:sz w:val="24"/>
          <w:szCs w:val="24"/>
        </w:rPr>
        <w:fldChar w:fldCharType="begin" w:fldLock="1"/>
      </w:r>
      <w:r w:rsidR="00D433EE">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surveys","type":"article-journal","volume":"9"},"uris":["http://www.mendeley.com/documents/?uuid=ed4d950b-7e2f-4fbc-8ebf-8e715a145794"]}],"mendeley":{"formattedCitation":"(Legendre, 2019a)","plainTextFormattedCitation":"(Legendre, 2019a)","previouslyFormattedCitation":"(Legendre, 2019a)"},"properties":{"noteIndex":0},"schema":"https://github.com/citation-style-language/schema/raw/master/csl-citation.json"}</w:instrText>
      </w:r>
      <w:r w:rsidR="00006829">
        <w:rPr>
          <w:rFonts w:ascii="Times New Roman" w:eastAsia="Times New Roman" w:hAnsi="Times New Roman" w:cs="Times New Roman"/>
          <w:sz w:val="24"/>
          <w:szCs w:val="24"/>
        </w:rPr>
        <w:fldChar w:fldCharType="separate"/>
      </w:r>
      <w:r w:rsidR="00D01E4D" w:rsidRPr="00D01E4D">
        <w:rPr>
          <w:rFonts w:ascii="Times New Roman" w:eastAsia="Times New Roman" w:hAnsi="Times New Roman" w:cs="Times New Roman"/>
          <w:noProof/>
          <w:sz w:val="24"/>
          <w:szCs w:val="24"/>
        </w:rPr>
        <w:t>(Legendre, 2019a)</w:t>
      </w:r>
      <w:r w:rsidR="00006829">
        <w:rPr>
          <w:rFonts w:ascii="Times New Roman" w:eastAsia="Times New Roman" w:hAnsi="Times New Roman" w:cs="Times New Roman"/>
          <w:sz w:val="24"/>
          <w:szCs w:val="24"/>
        </w:rPr>
        <w:fldChar w:fldCharType="end"/>
      </w:r>
      <w:r w:rsidR="00006829">
        <w:rPr>
          <w:rFonts w:ascii="Times New Roman" w:eastAsia="Times New Roman" w:hAnsi="Times New Roman" w:cs="Times New Roman"/>
          <w:sz w:val="24"/>
          <w:szCs w:val="24"/>
        </w:rPr>
        <w:t xml:space="preserve">. </w:t>
      </w:r>
      <w:r w:rsidR="00B63E88">
        <w:rPr>
          <w:rFonts w:ascii="Times New Roman" w:eastAsia="Times New Roman" w:hAnsi="Times New Roman" w:cs="Times New Roman"/>
          <w:sz w:val="24"/>
          <w:szCs w:val="24"/>
        </w:rPr>
        <w:t>Given these results, w</w:t>
      </w:r>
      <w:r w:rsidR="00C71E31">
        <w:rPr>
          <w:rFonts w:ascii="Times New Roman" w:eastAsia="Times New Roman" w:hAnsi="Times New Roman" w:cs="Times New Roman"/>
          <w:sz w:val="24"/>
          <w:szCs w:val="24"/>
        </w:rPr>
        <w:t>e want to warn readers that other permutation algorithms should be extensively tested with the help of varied simulations, before being considered for use on genetic data.</w:t>
      </w:r>
    </w:p>
    <w:p w14:paraId="2BB749E0" w14:textId="449B898E" w:rsidR="00790718" w:rsidRDefault="008221AF" w:rsidP="00A51948">
      <w:pPr>
        <w:spacing w:before="240" w:after="240" w:line="480" w:lineRule="auto"/>
        <w:rPr>
          <w:ins w:id="39" w:author="Patrick James" w:date="2019-11-12T18:08:00Z"/>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Simulations provide a very useful tool for the planning researchers who would want to</w:t>
      </w:r>
      <w:r w:rsidR="00B63E88">
        <w:rPr>
          <w:rFonts w:ascii="Times New Roman" w:eastAsia="Times New Roman" w:hAnsi="Times New Roman" w:cs="Times New Roman"/>
          <w:sz w:val="24"/>
          <w:szCs w:val="24"/>
        </w:rPr>
        <w:t xml:space="preserve"> investigate change in their study lands</w:t>
      </w:r>
      <w:r w:rsidR="00E75CDD">
        <w:rPr>
          <w:rFonts w:ascii="Times New Roman" w:eastAsia="Times New Roman" w:hAnsi="Times New Roman" w:cs="Times New Roman"/>
          <w:sz w:val="24"/>
          <w:szCs w:val="24"/>
        </w:rPr>
        <w:t>c</w:t>
      </w:r>
      <w:r w:rsidR="00B63E88">
        <w:rPr>
          <w:rFonts w:ascii="Times New Roman" w:eastAsia="Times New Roman" w:hAnsi="Times New Roman" w:cs="Times New Roman"/>
          <w:sz w:val="24"/>
          <w:szCs w:val="24"/>
        </w:rPr>
        <w:t xml:space="preserve">ape. Simulations have been used with much success in a variety of applications </w:t>
      </w:r>
      <w:r w:rsidR="00B63E88">
        <w:rPr>
          <w:rFonts w:ascii="Times New Roman" w:eastAsia="Times New Roman" w:hAnsi="Times New Roman" w:cs="Times New Roman"/>
          <w:sz w:val="24"/>
          <w:szCs w:val="24"/>
        </w:rPr>
        <w:fldChar w:fldCharType="begin" w:fldLock="1"/>
      </w:r>
      <w:r w:rsidR="00B63E88">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genetics.","type":"article-journal","volume":"19"},"uris":["http://www.mendeley.com/documents/?uuid=e1f50cc8-16e5-476d-85fe-29fa2e4b95f9"]}],"mendeley":{"formattedCitation":"(Epperson et al., 2010)","plainTextFormattedCitation":"(Epperson et al., 2010)","previouslyFormattedCitation":"(Epperson et al., 2010)"},"properties":{"noteIndex":0},"schema":"https://github.com/citation-style-language/schema/raw/master/csl-citation.json"}</w:instrText>
      </w:r>
      <w:r w:rsidR="00B63E88">
        <w:rPr>
          <w:rFonts w:ascii="Times New Roman" w:eastAsia="Times New Roman" w:hAnsi="Times New Roman" w:cs="Times New Roman"/>
          <w:sz w:val="24"/>
          <w:szCs w:val="24"/>
        </w:rPr>
        <w:fldChar w:fldCharType="separate"/>
      </w:r>
      <w:r w:rsidR="00B63E88" w:rsidRPr="00B63E88">
        <w:rPr>
          <w:rFonts w:ascii="Times New Roman" w:eastAsia="Times New Roman" w:hAnsi="Times New Roman" w:cs="Times New Roman"/>
          <w:noProof/>
          <w:sz w:val="24"/>
          <w:szCs w:val="24"/>
        </w:rPr>
        <w:t>(Epperson et al., 2010)</w:t>
      </w:r>
      <w:r w:rsidR="00B63E88">
        <w:rPr>
          <w:rFonts w:ascii="Times New Roman" w:eastAsia="Times New Roman" w:hAnsi="Times New Roman" w:cs="Times New Roman"/>
          <w:sz w:val="24"/>
          <w:szCs w:val="24"/>
        </w:rPr>
        <w:fldChar w:fldCharType="end"/>
      </w:r>
      <w:r w:rsidR="00B63E88">
        <w:rPr>
          <w:rFonts w:ascii="Times New Roman" w:eastAsia="Times New Roman" w:hAnsi="Times New Roman" w:cs="Times New Roman"/>
          <w:sz w:val="24"/>
          <w:szCs w:val="24"/>
        </w:rPr>
        <w:t xml:space="preserve">, from investigating a species evolutionary ecology to protect it </w:t>
      </w:r>
      <w:r w:rsidR="00B63E88">
        <w:rPr>
          <w:rFonts w:ascii="Times New Roman" w:eastAsia="Times New Roman" w:hAnsi="Times New Roman" w:cs="Times New Roman"/>
          <w:sz w:val="24"/>
          <w:szCs w:val="24"/>
        </w:rPr>
        <w:fldChar w:fldCharType="begin" w:fldLock="1"/>
      </w:r>
      <w:r w:rsidR="00AF6D3B">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Mountains","type":"article-journal","volume":"8"},"uris":["http://www.mendeley.com/documents/?uuid=278a9795-021c-4ae0-9851-8bded50cff67"]},{"id":"ITEM-2","itemData":{"DOI":"10.1371/journal.pone.0176960","ISBN":"1111111111","ISSN":"19326203","abstract":"Landscape genetic studies based on neutral genetic markers have contributed to our understanding of the influence of landscape composition and configuration on gene flow and genetic variation. However, the potential for species to adapt to changing landscapes will depend on how natural selection influences adaptive genetic variation. We demonstrate how landscape resistance models can be combined with genetic simulations incorporating natural selection to explore how the spread of adaptive variation is affected by landscape characteristics, using desert bighorn sheep (Ovis canadensis nelsoni) in three differing regions of the southwestern United States as an example. We conducted genetic sampling and least-cost path modeling to optimize landscape resistance models independently for each region, and then simulated the spread of an adaptive allele favored by selection across each region. Optimized landscape resistance models differed between regions with respect to landscape variables included and their relationships to resistance, but the slope of terrain and the presence of water barriers and major roads had the greatest impacts on gene flow. Genetic simulations showed that differences among landscapes strongly influenced spread of adaptive genetic variation, with faster spread (1) in landscapes with more continuously distributed habitat and (2) when a pre-existing allele (i.e., standing genetic variation) rather than a novel allele (i.e., mutation) served as the source of adaptive genetic variation. The combination of landscape resistance models and genetic simulations has broad conservation applications and can facilitate comparisons of adaptive potential within and between landscapes.","author":[{"dropping-particle":"","family":"Creech","given":"Tyler G.","non-dropping-particle":"","parse-names":false,"suffix":""},{"dropping-particle":"","family":"Epps","given":"Clinton W.","non-dropping-particle":"","parse-names":false,"suffix":""},{"dropping-particle":"","family":"Landguth","given":"Erin L.","non-dropping-particle":"","parse-names":false,"suffix":""},{"dropping-particle":"","family":"Wehausen","given":"John D.","non-dropping-particle":"","parse-names":false,"suffix":""},{"dropping-particle":"","family":"Crowhurst","given":"Rachel S.","non-dropping-particle":"","parse-names":false,"suffix":""},{"dropping-particle":"","family":"Holton","given":"Brandon","non-dropping-particle":"","parse-names":false,"suffix":""},{"dropping-particle":"","family":"Monello","given":"Ryan J.","non-dropping-particle":"","parse-names":false,"suffix":""}],"container-title":"PLoS ONE","id":"ITEM-2","issue":"5","issued":{"date-parts":[["2017"]]},"page":"1-26","title":"Simulating the spread of selection-driven genotypes using landscape resistance models for desert bighorn sheep","type":"article-journal","volume":"12"},"uris":["http://www.mendeley.com/documents/?uuid=94f470e6-2f76-494c-968f-16905bfa4e02"]}],"mendeley":{"formattedCitation":"(Creech et al., 2017; Landguth, Holden, et al., 2017)","plainTextFormattedCitation":"(Creech et al., 2017; Landguth, Holden, et al., 2017)","previouslyFormattedCitation":"(Creech et al., 2017; Landguth, Holden, et al., 2017)"},"properties":{"noteIndex":0},"schema":"https://github.com/citation-style-language/schema/raw/master/csl-citation.json"}</w:instrText>
      </w:r>
      <w:r w:rsidR="00B63E88">
        <w:rPr>
          <w:rFonts w:ascii="Times New Roman" w:eastAsia="Times New Roman" w:hAnsi="Times New Roman" w:cs="Times New Roman"/>
          <w:sz w:val="24"/>
          <w:szCs w:val="24"/>
        </w:rPr>
        <w:fldChar w:fldCharType="separate"/>
      </w:r>
      <w:r w:rsidR="00282E4D" w:rsidRPr="00282E4D">
        <w:rPr>
          <w:rFonts w:ascii="Times New Roman" w:eastAsia="Times New Roman" w:hAnsi="Times New Roman" w:cs="Times New Roman"/>
          <w:noProof/>
          <w:sz w:val="24"/>
          <w:szCs w:val="24"/>
        </w:rPr>
        <w:t>(Creech et al., 2017; Landguth, Holden, et al., 2017)</w:t>
      </w:r>
      <w:r w:rsidR="00B63E88">
        <w:rPr>
          <w:rFonts w:ascii="Times New Roman" w:eastAsia="Times New Roman" w:hAnsi="Times New Roman" w:cs="Times New Roman"/>
          <w:sz w:val="24"/>
          <w:szCs w:val="24"/>
        </w:rPr>
        <w:fldChar w:fldCharType="end"/>
      </w:r>
      <w:r w:rsidR="00B63E88">
        <w:rPr>
          <w:rFonts w:ascii="Times New Roman" w:eastAsia="Times New Roman" w:hAnsi="Times New Roman" w:cs="Times New Roman"/>
          <w:sz w:val="24"/>
          <w:szCs w:val="24"/>
        </w:rPr>
        <w:t>, to showcas</w:t>
      </w:r>
      <w:r w:rsidR="007D76B3">
        <w:rPr>
          <w:rFonts w:ascii="Times New Roman" w:eastAsia="Times New Roman" w:hAnsi="Times New Roman" w:cs="Times New Roman"/>
          <w:sz w:val="24"/>
          <w:szCs w:val="24"/>
        </w:rPr>
        <w:t xml:space="preserve">ing the performance of various approach to extract valuable information from genetic data </w:t>
      </w:r>
      <w:r w:rsidR="007D76B3">
        <w:rPr>
          <w:rFonts w:ascii="Times New Roman" w:eastAsia="Times New Roman" w:hAnsi="Times New Roman" w:cs="Times New Roman"/>
          <w:sz w:val="24"/>
          <w:szCs w:val="24"/>
        </w:rPr>
        <w:fldChar w:fldCharType="begin" w:fldLock="1"/>
      </w:r>
      <w:r w:rsidR="003B771C">
        <w:rPr>
          <w:rFonts w:ascii="Times New Roman" w:eastAsia="Times New Roman" w:hAnsi="Times New Roman" w:cs="Times New Roman"/>
          <w:sz w:val="24"/>
          <w:szCs w:val="24"/>
        </w:rPr>
        <w:instrText>ADDIN CSL_CITATION {"citationItems":[{"id":"ITEM-1","itemData":{"DOI":"10.3389/fgene.2017.00139","ISSN":"1664-8021","author":[{"dropping-particle":"","family":"Cubry","given":"Philippe","non-dropping-particle":"","parse-names":false,"suffix":""},{"dropping-particle":"","family":"Vigouroux","given":"Yves","non-dropping-particle":"","parse-names":false,"suffix":""},{"dropping-particle":"","family":"François","given":"Olivier","non-dropping-particle":"","parse-names":false,"suffix":""}],"container-title":"Frontiers in Genetics","id":"ITEM-1","issue":"September","issued":{"date-parts":[["2017"]]},"page":"1-10","title":"The Empirical Distribution of Singletons for Geographic Samples of DNA Sequences","type":"article-journal","volume":"8"},"uris":["http://www.mendeley.com/documents/?uuid=18cc17a9-143d-4cb3-a240-3d89173b02cd"]},{"id":"ITEM-2","itemData":{"DOI":"10.1111/mec.13476","ISBN":"1365-294X","ISSN":"1365294X","PMID":"26576498","abstract":"The spatial structure of the environment (e.g. the configuration of habitat patches) may play an important role in determining the strength of local adaptation. However, previ- ous studies of habitat heterogeneity and local adaptation have largely been limited to simple landscapes, which poorly represent the multiscale habitat structure common in nature. Here, we use simulations to pursue two goals: (i) we explore how landscape heterogeneity, dispersal ability and selection affect the strength of local adaptation, and (ii) we evaluate the performance of several genotype–environment association (GEA) methods for detecting loci involved in local adaptation. We found that the strength of local adaptation increased in spatially aggregated selection regimes, but remained strong in patchy landscapes when selection was moderate to strong. Weak selection resulted in weak local adaptation that was relatively unaffected by landscape heterogeneity. In general, the power of detection methods closely reflected levels of local adaptation. False-positive rates (FPRs), however, showed distinct differences across GEA methods based on levels of population structure. The univariate GEA approach had high FPRs (up to 55%) under limited dispersal scenarios, due to strong isolation by distance. By contrast, multivariate, ordination-based methods had uni- formly low FPRs (0–2%), suggesting these approaches can effectively control for popu- lation structure. Specifically, constrained ordinations had the best balance of high detection and low FPRs and will be a useful addition to the GEA toolkit. Our results provide both theoretical and practical insights into the conditions that shape local adaptation and how these conditions impact our ability to detect selection.","author":[{"dropping-particle":"","family":"Forester","given":"Brenna R.","non-dropping-particle":"","parse-names":false,"suffix":""},{"dropping-particle":"","family":"Jones","given":"Matthew R.","non-dropping-particle":"","parse-names":false,"suffix":""},{"dropping-particle":"","family":"Joost","given":"Stéphane","non-dropping-particle":"","parse-names":false,"suffix":""},{"dropping-particle":"","family":"Landguth","given":"Erin L.","non-dropping-particle":"","parse-names":false,"suffix":""},{"dropping-particle":"","family":"Lasky","given":"Jesse R.","non-dropping-particle":"","parse-names":false,"suffix":""}],"container-title":"Molecular Ecology","id":"ITEM-2","issue":"1","issued":{"date-parts":[["2016"]]},"page":"104-120","title":"Detecting spatial genetic signatures of local adaptation in heterogeneous landscapes","type":"article-journal","volume":"25"},"uris":["http://www.mendeley.com/documents/?uuid=44691057-d7fa-4463-9181-ecb78ab2fb11"]},{"id":"ITEM-3","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A.","non-dropping-particle":"","parse-names":false,"suffix":""}],"container-title":"Genome","id":"ITEM-3","issue":"July","issued":{"date-parts":[["2019"]]},"page":"1-13","title":"The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expansion","type":"article-journal","volume":"13"},"uris":["http://www.mendeley.com/documents/?uuid=684d6e32-3114-4d5f-aab2-03afc496588c"]}],"mendeley":{"formattedCitation":"(Cubry, Vigouroux, &amp; François, 2017; Forester, Jones, Joost, Landguth, &amp; Lasky, 2016; Mayrand et al., 2019)","plainTextFormattedCitation":"(Cubry, Vigouroux, &amp; François, 2017; Forester, Jones, Joost, Landguth, &amp; Lasky, 2016; Mayrand et al., 2019)","previouslyFormattedCitation":"(Cubry, Vigouroux, &amp; François, 2017; Forester, Jones, Joost, Landguth, &amp; Lasky, 2016; Mayrand et al., 2019)"},"properties":{"noteIndex":0},"schema":"https://github.com/citation-style-language/schema/raw/master/csl-citation.json"}</w:instrText>
      </w:r>
      <w:r w:rsidR="007D76B3">
        <w:rPr>
          <w:rFonts w:ascii="Times New Roman" w:eastAsia="Times New Roman" w:hAnsi="Times New Roman" w:cs="Times New Roman"/>
          <w:sz w:val="24"/>
          <w:szCs w:val="24"/>
        </w:rPr>
        <w:fldChar w:fldCharType="separate"/>
      </w:r>
      <w:r w:rsidR="00006829" w:rsidRPr="00006829">
        <w:rPr>
          <w:rFonts w:ascii="Times New Roman" w:eastAsia="Times New Roman" w:hAnsi="Times New Roman" w:cs="Times New Roman"/>
          <w:noProof/>
          <w:sz w:val="24"/>
          <w:szCs w:val="24"/>
        </w:rPr>
        <w:t>(Cubry, Vigouroux, &amp; François, 2017; Forester, Jones, Joost, Landguth, &amp; Lasky, 2016; Mayrand et al., 2019)</w:t>
      </w:r>
      <w:r w:rsidR="007D76B3">
        <w:rPr>
          <w:rFonts w:ascii="Times New Roman" w:eastAsia="Times New Roman" w:hAnsi="Times New Roman" w:cs="Times New Roman"/>
          <w:sz w:val="24"/>
          <w:szCs w:val="24"/>
        </w:rPr>
        <w:fldChar w:fldCharType="end"/>
      </w:r>
      <w:r w:rsidR="00E75CDD">
        <w:rPr>
          <w:rFonts w:ascii="Times New Roman" w:eastAsia="Times New Roman" w:hAnsi="Times New Roman" w:cs="Times New Roman"/>
          <w:sz w:val="24"/>
          <w:szCs w:val="24"/>
        </w:rPr>
        <w:t>. W</w:t>
      </w:r>
      <w:r w:rsidR="00E75CDD" w:rsidRPr="00E75CDD">
        <w:rPr>
          <w:rFonts w:ascii="Times New Roman" w:eastAsia="Times New Roman" w:hAnsi="Times New Roman" w:cs="Times New Roman"/>
          <w:sz w:val="24"/>
          <w:szCs w:val="24"/>
        </w:rPr>
        <w:t>e do not advise future users</w:t>
      </w:r>
      <w:r w:rsidR="00E75CDD">
        <w:rPr>
          <w:rFonts w:ascii="Times New Roman" w:eastAsia="Times New Roman" w:hAnsi="Times New Roman" w:cs="Times New Roman"/>
          <w:sz w:val="24"/>
          <w:szCs w:val="24"/>
        </w:rPr>
        <w:t xml:space="preserve"> of T</w:t>
      </w:r>
      <w:r w:rsidR="00FC0721">
        <w:rPr>
          <w:rFonts w:ascii="Times New Roman" w:eastAsia="Times New Roman" w:hAnsi="Times New Roman" w:cs="Times New Roman"/>
          <w:sz w:val="24"/>
          <w:szCs w:val="24"/>
        </w:rPr>
        <w:t>G</w:t>
      </w:r>
      <w:r w:rsidR="00E75CDD">
        <w:rPr>
          <w:rFonts w:ascii="Times New Roman" w:eastAsia="Times New Roman" w:hAnsi="Times New Roman" w:cs="Times New Roman"/>
          <w:sz w:val="24"/>
          <w:szCs w:val="24"/>
        </w:rPr>
        <w:t>I, or other permutation approaches,</w:t>
      </w:r>
      <w:r w:rsidR="00E75CDD" w:rsidRPr="00E75CDD">
        <w:rPr>
          <w:rFonts w:ascii="Times New Roman" w:eastAsia="Times New Roman" w:hAnsi="Times New Roman" w:cs="Times New Roman"/>
          <w:sz w:val="24"/>
          <w:szCs w:val="24"/>
        </w:rPr>
        <w:t xml:space="preserve"> to </w:t>
      </w:r>
      <w:r w:rsidR="00E75CDD">
        <w:rPr>
          <w:rFonts w:ascii="Times New Roman" w:eastAsia="Times New Roman" w:hAnsi="Times New Roman" w:cs="Times New Roman"/>
          <w:sz w:val="24"/>
          <w:szCs w:val="24"/>
        </w:rPr>
        <w:t xml:space="preserve">arbitrarily </w:t>
      </w:r>
      <w:r w:rsidR="00E75CDD" w:rsidRPr="00E75CDD">
        <w:rPr>
          <w:rFonts w:ascii="Times New Roman" w:eastAsia="Times New Roman" w:hAnsi="Times New Roman" w:cs="Times New Roman"/>
          <w:sz w:val="24"/>
          <w:szCs w:val="24"/>
        </w:rPr>
        <w:t>choose</w:t>
      </w:r>
      <w:r w:rsidR="009D3B27">
        <w:rPr>
          <w:rFonts w:ascii="Times New Roman" w:eastAsia="Times New Roman" w:hAnsi="Times New Roman" w:cs="Times New Roman"/>
          <w:sz w:val="24"/>
          <w:szCs w:val="24"/>
        </w:rPr>
        <w:t xml:space="preserve"> a </w:t>
      </w:r>
      <w:r w:rsidR="009D3B27">
        <w:rPr>
          <w:rFonts w:ascii="Times New Roman" w:eastAsia="Times New Roman" w:hAnsi="Times New Roman" w:cs="Times New Roman"/>
          <w:i/>
          <w:sz w:val="24"/>
          <w:szCs w:val="24"/>
        </w:rPr>
        <w:t>p</w:t>
      </w:r>
      <w:r w:rsidR="00E75CDD">
        <w:rPr>
          <w:rFonts w:ascii="Times New Roman" w:eastAsia="Times New Roman" w:hAnsi="Times New Roman" w:cs="Times New Roman"/>
          <w:sz w:val="24"/>
          <w:szCs w:val="24"/>
        </w:rPr>
        <w:t xml:space="preserve">-value </w:t>
      </w:r>
      <w:r w:rsidR="00E75CDD">
        <w:rPr>
          <w:rFonts w:ascii="Times New Roman" w:eastAsia="Times New Roman" w:hAnsi="Times New Roman" w:cs="Times New Roman"/>
          <w:sz w:val="24"/>
          <w:szCs w:val="24"/>
        </w:rPr>
        <w:lastRenderedPageBreak/>
        <w:t>threshold to pick which populations display significant changes</w:t>
      </w:r>
      <w:r w:rsidR="005F6E17">
        <w:rPr>
          <w:rFonts w:ascii="Times New Roman" w:eastAsia="Times New Roman" w:hAnsi="Times New Roman" w:cs="Times New Roman"/>
          <w:sz w:val="24"/>
          <w:szCs w:val="24"/>
        </w:rPr>
        <w:t xml:space="preserve">, or to base the timing of their </w:t>
      </w:r>
      <w:r w:rsidR="004058E4">
        <w:rPr>
          <w:rFonts w:ascii="Times New Roman" w:eastAsia="Times New Roman" w:hAnsi="Times New Roman" w:cs="Times New Roman"/>
          <w:sz w:val="24"/>
          <w:szCs w:val="24"/>
        </w:rPr>
        <w:t xml:space="preserve">sampling based on </w:t>
      </w:r>
      <w:r w:rsidR="005F6E17">
        <w:rPr>
          <w:rFonts w:ascii="Times New Roman" w:eastAsia="Times New Roman" w:hAnsi="Times New Roman" w:cs="Times New Roman"/>
          <w:sz w:val="24"/>
          <w:szCs w:val="24"/>
        </w:rPr>
        <w:t>default simulations</w:t>
      </w:r>
      <w:r w:rsidR="004058E4">
        <w:rPr>
          <w:rFonts w:ascii="Times New Roman" w:eastAsia="Times New Roman" w:hAnsi="Times New Roman" w:cs="Times New Roman"/>
          <w:sz w:val="24"/>
          <w:szCs w:val="24"/>
        </w:rPr>
        <w:t>, or our simulations</w:t>
      </w:r>
      <w:r w:rsidR="005F6E17">
        <w:rPr>
          <w:rFonts w:ascii="Times New Roman" w:eastAsia="Times New Roman" w:hAnsi="Times New Roman" w:cs="Times New Roman"/>
          <w:sz w:val="24"/>
          <w:szCs w:val="24"/>
        </w:rPr>
        <w:t>.</w:t>
      </w:r>
      <w:r w:rsidR="00E75CDD">
        <w:rPr>
          <w:rFonts w:ascii="Times New Roman" w:eastAsia="Times New Roman" w:hAnsi="Times New Roman" w:cs="Times New Roman"/>
          <w:sz w:val="24"/>
          <w:szCs w:val="24"/>
        </w:rPr>
        <w:t xml:space="preserve"> Instead, we encourage them to run simulations with a reasonable realism</w:t>
      </w:r>
      <w:r w:rsidR="007F6443">
        <w:rPr>
          <w:rFonts w:ascii="Times New Roman" w:eastAsia="Times New Roman" w:hAnsi="Times New Roman" w:cs="Times New Roman"/>
          <w:sz w:val="24"/>
          <w:szCs w:val="24"/>
        </w:rPr>
        <w:t xml:space="preserve">, that is by inputting demographic parameters, such as reproduction parameters, available in the literature (if any) and by carefully creating a virtual landscape resembling their study area. </w:t>
      </w:r>
      <w:r w:rsidR="00C4728B">
        <w:rPr>
          <w:rFonts w:ascii="Times New Roman" w:eastAsia="Times New Roman" w:hAnsi="Times New Roman" w:cs="Times New Roman"/>
          <w:sz w:val="24"/>
          <w:szCs w:val="24"/>
        </w:rPr>
        <w:t xml:space="preserve">If accurate demographic parameters are not available, we encourage them to simulate scenarios with wide ranging parameters values as we did in this study. </w:t>
      </w:r>
      <w:r w:rsidR="00790718">
        <w:rPr>
          <w:rFonts w:ascii="Times New Roman" w:eastAsia="Times New Roman" w:hAnsi="Times New Roman" w:cs="Times New Roman"/>
          <w:sz w:val="24"/>
          <w:szCs w:val="24"/>
        </w:rPr>
        <w:t xml:space="preserve">In order to test more complex </w:t>
      </w:r>
      <w:r w:rsidR="0065660C">
        <w:rPr>
          <w:rFonts w:ascii="Times New Roman" w:eastAsia="Times New Roman" w:hAnsi="Times New Roman" w:cs="Times New Roman"/>
          <w:sz w:val="24"/>
          <w:szCs w:val="24"/>
        </w:rPr>
        <w:t xml:space="preserve">and competing </w:t>
      </w:r>
      <w:r w:rsidR="00790718">
        <w:rPr>
          <w:rFonts w:ascii="Times New Roman" w:eastAsia="Times New Roman" w:hAnsi="Times New Roman" w:cs="Times New Roman"/>
          <w:sz w:val="24"/>
          <w:szCs w:val="24"/>
        </w:rPr>
        <w:t xml:space="preserve">hypotheses </w:t>
      </w:r>
      <w:r w:rsidR="000E3A1A">
        <w:rPr>
          <w:rFonts w:ascii="Times New Roman" w:eastAsia="Times New Roman" w:hAnsi="Times New Roman" w:cs="Times New Roman"/>
          <w:sz w:val="24"/>
          <w:szCs w:val="24"/>
        </w:rPr>
        <w:t xml:space="preserve">for specific phenomenon </w:t>
      </w:r>
      <w:r w:rsidR="00D85987">
        <w:rPr>
          <w:rFonts w:ascii="Times New Roman" w:eastAsia="Times New Roman" w:hAnsi="Times New Roman" w:cs="Times New Roman"/>
          <w:sz w:val="24"/>
          <w:szCs w:val="24"/>
        </w:rPr>
        <w:t xml:space="preserve">using </w:t>
      </w:r>
      <w:proofErr w:type="spellStart"/>
      <w:r w:rsidR="00D85987">
        <w:rPr>
          <w:rFonts w:ascii="Times New Roman" w:eastAsia="Times New Roman" w:hAnsi="Times New Roman" w:cs="Times New Roman"/>
          <w:sz w:val="24"/>
          <w:szCs w:val="24"/>
        </w:rPr>
        <w:t>spatio</w:t>
      </w:r>
      <w:proofErr w:type="spellEnd"/>
      <w:r w:rsidR="00D85987">
        <w:rPr>
          <w:rFonts w:ascii="Times New Roman" w:eastAsia="Times New Roman" w:hAnsi="Times New Roman" w:cs="Times New Roman"/>
          <w:sz w:val="24"/>
          <w:szCs w:val="24"/>
        </w:rPr>
        <w:t>-temporal</w:t>
      </w:r>
      <w:r w:rsidR="00790718">
        <w:rPr>
          <w:rFonts w:ascii="Times New Roman" w:eastAsia="Times New Roman" w:hAnsi="Times New Roman" w:cs="Times New Roman"/>
          <w:sz w:val="24"/>
          <w:szCs w:val="24"/>
        </w:rPr>
        <w:t xml:space="preserve"> data, </w:t>
      </w:r>
      <w:r w:rsidR="00D85987">
        <w:rPr>
          <w:rFonts w:ascii="Times New Roman" w:eastAsia="Times New Roman" w:hAnsi="Times New Roman" w:cs="Times New Roman"/>
          <w:sz w:val="24"/>
          <w:szCs w:val="24"/>
        </w:rPr>
        <w:t>adequate</w:t>
      </w:r>
      <w:r w:rsidR="000E3A1A">
        <w:rPr>
          <w:rFonts w:ascii="Times New Roman" w:eastAsia="Times New Roman" w:hAnsi="Times New Roman" w:cs="Times New Roman"/>
          <w:sz w:val="24"/>
          <w:szCs w:val="24"/>
        </w:rPr>
        <w:t xml:space="preserve"> </w:t>
      </w:r>
      <w:r w:rsidR="00790718">
        <w:rPr>
          <w:rFonts w:ascii="Times New Roman" w:eastAsia="Times New Roman" w:hAnsi="Times New Roman" w:cs="Times New Roman"/>
          <w:sz w:val="24"/>
          <w:szCs w:val="24"/>
        </w:rPr>
        <w:t xml:space="preserve">process-based null models should be </w:t>
      </w:r>
      <w:r w:rsidR="0065660C">
        <w:rPr>
          <w:rFonts w:ascii="Times New Roman" w:eastAsia="Times New Roman" w:hAnsi="Times New Roman" w:cs="Times New Roman"/>
          <w:sz w:val="24"/>
          <w:szCs w:val="24"/>
        </w:rPr>
        <w:t>created</w:t>
      </w:r>
      <w:r w:rsidR="00790718">
        <w:rPr>
          <w:rFonts w:ascii="Times New Roman" w:eastAsia="Times New Roman" w:hAnsi="Times New Roman" w:cs="Times New Roman"/>
          <w:sz w:val="24"/>
          <w:szCs w:val="24"/>
        </w:rPr>
        <w:t xml:space="preserve">. </w:t>
      </w:r>
      <w:r w:rsidR="003B3778">
        <w:rPr>
          <w:rFonts w:ascii="Times New Roman" w:eastAsia="Times New Roman" w:hAnsi="Times New Roman" w:cs="Times New Roman"/>
          <w:sz w:val="24"/>
          <w:szCs w:val="24"/>
        </w:rPr>
        <w:t>Such spatial n</w:t>
      </w:r>
      <w:r w:rsidR="00790718">
        <w:rPr>
          <w:rFonts w:ascii="Times New Roman" w:eastAsia="Times New Roman" w:hAnsi="Times New Roman" w:cs="Times New Roman"/>
          <w:sz w:val="24"/>
          <w:szCs w:val="24"/>
        </w:rPr>
        <w:t>ull models</w:t>
      </w:r>
      <w:r w:rsidR="003B3778">
        <w:rPr>
          <w:rFonts w:ascii="Times New Roman" w:eastAsia="Times New Roman" w:hAnsi="Times New Roman" w:cs="Times New Roman"/>
          <w:sz w:val="24"/>
          <w:szCs w:val="24"/>
        </w:rPr>
        <w:t>,</w:t>
      </w:r>
      <w:r w:rsidR="00790718">
        <w:rPr>
          <w:rFonts w:ascii="Times New Roman" w:eastAsia="Times New Roman" w:hAnsi="Times New Roman" w:cs="Times New Roman"/>
          <w:sz w:val="24"/>
          <w:szCs w:val="24"/>
        </w:rPr>
        <w:t xml:space="preserve"> </w:t>
      </w:r>
      <w:r w:rsidR="003B3778">
        <w:rPr>
          <w:rFonts w:ascii="Times New Roman" w:eastAsia="Times New Roman" w:hAnsi="Times New Roman" w:cs="Times New Roman"/>
          <w:sz w:val="24"/>
          <w:szCs w:val="24"/>
        </w:rPr>
        <w:t xml:space="preserve">can be generated by simulations by modelling </w:t>
      </w:r>
      <w:r w:rsidR="000E3A1A">
        <w:rPr>
          <w:rFonts w:ascii="Times New Roman" w:eastAsia="Times New Roman" w:hAnsi="Times New Roman" w:cs="Times New Roman"/>
          <w:sz w:val="24"/>
          <w:szCs w:val="24"/>
        </w:rPr>
        <w:t>major</w:t>
      </w:r>
      <w:r w:rsidR="003B3778">
        <w:rPr>
          <w:rFonts w:ascii="Times New Roman" w:eastAsia="Times New Roman" w:hAnsi="Times New Roman" w:cs="Times New Roman"/>
          <w:sz w:val="24"/>
          <w:szCs w:val="24"/>
        </w:rPr>
        <w:t xml:space="preserve"> phenomena </w:t>
      </w:r>
      <w:r w:rsidR="000E3A1A">
        <w:rPr>
          <w:rFonts w:ascii="Times New Roman" w:eastAsia="Times New Roman" w:hAnsi="Times New Roman" w:cs="Times New Roman"/>
          <w:sz w:val="24"/>
          <w:szCs w:val="24"/>
        </w:rPr>
        <w:t xml:space="preserve">that are </w:t>
      </w:r>
      <w:r w:rsidR="003B3778">
        <w:rPr>
          <w:rFonts w:ascii="Times New Roman" w:eastAsia="Times New Roman" w:hAnsi="Times New Roman" w:cs="Times New Roman"/>
          <w:sz w:val="24"/>
          <w:szCs w:val="24"/>
        </w:rPr>
        <w:t>not generating the pattern of interest</w:t>
      </w:r>
      <w:r w:rsidR="000E3A1A">
        <w:rPr>
          <w:rFonts w:ascii="Times New Roman" w:eastAsia="Times New Roman" w:hAnsi="Times New Roman" w:cs="Times New Roman"/>
          <w:sz w:val="24"/>
          <w:szCs w:val="24"/>
        </w:rPr>
        <w:t>,</w:t>
      </w:r>
      <w:r w:rsidR="003B3778">
        <w:rPr>
          <w:rFonts w:ascii="Times New Roman" w:eastAsia="Times New Roman" w:hAnsi="Times New Roman" w:cs="Times New Roman"/>
          <w:sz w:val="24"/>
          <w:szCs w:val="24"/>
        </w:rPr>
        <w:t xml:space="preserve"> so that tests can be better calibrated to reliably identify significance</w:t>
      </w:r>
      <w:r w:rsidR="000E3A1A">
        <w:rPr>
          <w:rFonts w:ascii="Times New Roman" w:eastAsia="Times New Roman" w:hAnsi="Times New Roman" w:cs="Times New Roman"/>
          <w:sz w:val="24"/>
          <w:szCs w:val="24"/>
        </w:rPr>
        <w:t xml:space="preserve"> </w:t>
      </w:r>
      <w:r w:rsidR="000E3A1A">
        <w:rPr>
          <w:rFonts w:ascii="Times New Roman" w:eastAsia="Times New Roman" w:hAnsi="Times New Roman" w:cs="Times New Roman"/>
          <w:sz w:val="24"/>
          <w:szCs w:val="24"/>
        </w:rPr>
        <w:fldChar w:fldCharType="begin" w:fldLock="1"/>
      </w:r>
      <w:r w:rsidR="00BB6B2C">
        <w:rPr>
          <w:rFonts w:ascii="Times New Roman" w:eastAsia="Times New Roman" w:hAnsi="Times New Roman" w:cs="Times New Roman"/>
          <w:sz w:val="24"/>
          <w:szCs w:val="24"/>
        </w:rPr>
        <w:instrText>ADDIN CSL_CITATION {"citationItems":[{"id":"ITEM-1","itemData":{"DOI":"10.1007/s10980-010-9465-2","ISSN":"09212973","abstract":"We combine wavelet analysis and multiple null models to identify significant spatial scales of pattern and spatial boundaries in historical spruce budworm defoliation in Ontario, Canada. Previous analyses of budworm defoliation in Ontario over the last two outbreaks have suggested three distinct zones of defoliation. We asked the following three questions: (1) is there statistical support for the existence of these three zones? (2) Are the locations of these boundaries consistent between outbreak periods? And (3) how does boundary identification depend on the spatial null model used? Defoliation data for the two outbreak periods (1941–1965 and 1966–2001), and the combined period (1941–2001) were analyzed using a 1D continuous wavelet transform. Boundaries were identified through comparison of wavelet power spectra of each outbreak period to reference distributions based on three different spatial null models: (1) a complete spatial randomness model, (2) an autoregressive model, and (3) a Gaussian random field model. The Gaussian random field model identified coarser scales of pattern than the autoregressive model. Locally, the Gaussian random field model found significant boundaries similar to those previously described, whereas the autoregressive model only did so for the first outbreak. These results indicate that the coarse scale spatial factors that influenced defoliation were more consistent between outbreaks relative to fine scale factors, and that previously described boundaries were strongly driven by the first outbreak. Wavelet analysis combined with spatial null models provides a powerful tool for identifying non-arbitrary scales of structure and significant spatial boundaries in non-stationary ecological data.","author":[{"dropping-particle":"","family":"James","given":"Patrick M. a.","non-dropping-particle":"","parse-names":false,"suffix":""},{"dropping-particle":"","family":"Fleming","given":"Richard a.","non-dropping-particle":"","parse-names":false,"suffix":""},{"dropping-particle":"","family":"Fortin","given":"Marie Josée","non-dropping-particle":"","parse-names":false,"suffix":""}],"container-title":"Landscape Ecology","id":"ITEM-1","issued":{"date-parts":[["2010"]]},"page":"873-887","title":"Identifying significant scale-specific spatial boundaries using wavelets and null models: Spruce budworm defoliation in Ontario, Canada as a case study","type":"article-journal","volume":"25"},"uris":["http://www.mendeley.com/documents/?uuid=cbd77f14-5fe2-4661-8b37-62f8b48249eb"]},{"id":"ITEM-2","itemData":{"DOI":"10.1111/mec.13345","ISBN":"1365-294X (Electronic)\\r0962-1083 (Linking)","ISSN":"1365294X","PMID":"26284462","abstract":"Describing, understanding and predicting the spatial distribution of genetic diversity is a central issue in biological sciences. In river landscapes, it is generally predicted that neutral genetic diversity should increase downstream, but there have been few attempts to test and validate this assumption across taxonomic groups. Moreover, it is still unclear what are the evolutionary processes that may generate this apparent spatial pattern of diversity. Here, we quantitatively synthesized published results from diverse taxa living in river ecosystems, and we performed a meta-analysis to show that a downstream increase in intraspecific genetic diversity (DIGD) actually constitutes a general spatial pattern of biodiversity that is repeatable across taxa. We further demonstrated that DIGD was stronger for strictly waterborne dispersing than for overland dispersing species. However, for a restricted data set focusing on fishes, there was no evidence that DIGD was related to particular species traits. We then searched for general processes underlying DIGD by simulating genetic data in dendritic-like river systems. Simulations revealed that the three processes we considered (downstream-biased dispersal, increase in habitat availability downstream and upstream-directed colonization) might generate DIGD. Using random forest models, we identified from simulations a set of highly informative summary statistics allowing discriminating among the processes causing DIGD. Finally, combining these discriminant statistics and approximate Bayesian computations on a set of twelve empirical case studies, we hypothesized that DIGD were most likely due to the interaction of two of these three processes and that contrary to expectation, they were not solely caused by downstream-biased dispersal.","author":[{"dropping-particle":"","family":"Paz-Vinas","given":"I.","non-dropping-particle":"","parse-names":false,"suffix":""},{"dropping-particle":"","family":"Loot","given":"G.","non-dropping-particle":"","parse-names":false,"suffix":""},{"dropping-particle":"","family":"Stevens","given":"V. M.","non-dropping-particle":"","parse-names":false,"suffix":""},{"dropping-particle":"","family":"Blanchet","given":"S.","non-dropping-particle":"","parse-names":false,"suffix":""}],"container-title":"Molecular Ecology","id":"ITEM-2","issue":"18","issued":{"date-parts":[["2015"]]},"page":"4586-4604","title":"Evolutionary processes driving spatial patterns of intraspecific genetic diversity in river ecosystems","type":"article-journal","volume":"24"},"uris":["http://www.mendeley.com/documents/?uuid=1c3df611-3425-4dca-b8cf-274602b133a9"]},{"id":"ITEM-3","itemData":{"DOI":"10.1007/s10980-006-9011-4","ISSN":"09212973","abstract":"Neutral landscape models were originally developed to test the hypothesis that human-induced fragmentation produces patterns distinctly different from those associated with random processes. Other uses for neutral models have become apparent, including the development and testing of landscape metrics to characterize landscape pattern. Although metric development proved to be significant, the focus on metrics obscured the need for iterative hypothesis testing fundamental to the advancement of the discipline. We present here an example of an alternative neutral model and hypothesis designed to relate the process of landscape change to observed landscape patterns. The methods and program, QRULE, are described and options for statistical testing outlined. The results show that human fragmentation of landscapes results in a non-random association of land-cover types that can be describe by simple statistical methods. Options for additional landscape studies are discussed and access to QRULE described in the hope that these methods will be employed to advance our understanding of the processes that affect the structure and function in human dominated landscapes.","author":[{"dropping-particle":"","family":"Gardner","given":"Robert H.","non-dropping-particle":"","parse-names":false,"suffix":""},{"dropping-particle":"","family":"Urban","given":"Dean L.","non-dropping-particle":"","parse-names":false,"suffix":""}],"container-title":"Landscape Ecology","id":"ITEM-3","issue":"1","issued":{"date-parts":[["2007"]]},"page":"15-29","title":"Neutral models for testing landscape hypotheses","type":"article-journal","volume":"22"},"uris":["http://www.mendeley.com/documents/?uuid=5d520535-7b04-42c7-98d5-ccf5ed30028c"]}],"mendeley":{"formattedCitation":"(Gardner &amp; Urban, 2007; James, Fleming, &amp; Fortin, 2010; Paz-Vinas, Loot, Stevens, &amp; Blanchet, 2015)","plainTextFormattedCitation":"(Gardner &amp; Urban, 2007; James, Fleming, &amp; Fortin, 2010; Paz-Vinas, Loot, Stevens, &amp; Blanchet, 2015)","previouslyFormattedCitation":"(Gardner &amp; Urban, 2007; James, Fleming, &amp; Fortin, 2010; Paz-Vinas, Loot, Stevens, &amp; Blanchet, 2015)"},"properties":{"noteIndex":0},"schema":"https://github.com/citation-style-language/schema/raw/master/csl-citation.json"}</w:instrText>
      </w:r>
      <w:r w:rsidR="000E3A1A">
        <w:rPr>
          <w:rFonts w:ascii="Times New Roman" w:eastAsia="Times New Roman" w:hAnsi="Times New Roman" w:cs="Times New Roman"/>
          <w:sz w:val="24"/>
          <w:szCs w:val="24"/>
        </w:rPr>
        <w:fldChar w:fldCharType="separate"/>
      </w:r>
      <w:r w:rsidR="00D85987" w:rsidRPr="00D85987">
        <w:rPr>
          <w:rFonts w:ascii="Times New Roman" w:eastAsia="Times New Roman" w:hAnsi="Times New Roman" w:cs="Times New Roman"/>
          <w:noProof/>
          <w:sz w:val="24"/>
          <w:szCs w:val="24"/>
        </w:rPr>
        <w:t>(Gardner &amp; Urban, 2007; James, Fleming, &amp; Fortin, 2010; Paz-Vinas, Loot, Stevens, &amp; Blanchet, 2015)</w:t>
      </w:r>
      <w:r w:rsidR="000E3A1A">
        <w:rPr>
          <w:rFonts w:ascii="Times New Roman" w:eastAsia="Times New Roman" w:hAnsi="Times New Roman" w:cs="Times New Roman"/>
          <w:sz w:val="24"/>
          <w:szCs w:val="24"/>
        </w:rPr>
        <w:fldChar w:fldCharType="end"/>
      </w:r>
      <w:r w:rsidR="003B3778">
        <w:rPr>
          <w:rFonts w:ascii="Times New Roman" w:eastAsia="Times New Roman" w:hAnsi="Times New Roman" w:cs="Times New Roman"/>
          <w:sz w:val="24"/>
          <w:szCs w:val="24"/>
        </w:rPr>
        <w:t>.</w:t>
      </w:r>
      <w:r w:rsidR="00FC0721">
        <w:rPr>
          <w:rFonts w:ascii="Times New Roman" w:eastAsia="Times New Roman" w:hAnsi="Times New Roman" w:cs="Times New Roman"/>
          <w:sz w:val="24"/>
          <w:szCs w:val="24"/>
        </w:rPr>
        <w:t xml:space="preserve"> This increased realism, and evaluation of uncertainty, would provide more accurate tests, to pick the best </w:t>
      </w:r>
      <w:r w:rsidR="00FC0721">
        <w:rPr>
          <w:rFonts w:ascii="Times New Roman" w:eastAsia="Times New Roman" w:hAnsi="Times New Roman" w:cs="Times New Roman"/>
          <w:i/>
          <w:sz w:val="24"/>
          <w:szCs w:val="24"/>
        </w:rPr>
        <w:t>p</w:t>
      </w:r>
      <w:r w:rsidR="00FC0721">
        <w:rPr>
          <w:rFonts w:ascii="Times New Roman" w:eastAsia="Times New Roman" w:hAnsi="Times New Roman" w:cs="Times New Roman"/>
          <w:sz w:val="24"/>
          <w:szCs w:val="24"/>
        </w:rPr>
        <w:t xml:space="preserve">-value threshold, as well as understand when is it still adequate to sample, to get the best out of spatial genetic legacies. A number of programs such as </w:t>
      </w:r>
      <w:proofErr w:type="spellStart"/>
      <w:r w:rsidR="00FC0721">
        <w:rPr>
          <w:rFonts w:ascii="Times New Roman" w:eastAsia="Times New Roman" w:hAnsi="Times New Roman" w:cs="Times New Roman"/>
          <w:sz w:val="24"/>
          <w:szCs w:val="24"/>
        </w:rPr>
        <w:t>CDMetaPOP</w:t>
      </w:r>
      <w:proofErr w:type="spellEnd"/>
      <w:r w:rsidR="00FC0721">
        <w:rPr>
          <w:rFonts w:ascii="Times New Roman" w:eastAsia="Times New Roman" w:hAnsi="Times New Roman" w:cs="Times New Roman"/>
          <w:sz w:val="24"/>
          <w:szCs w:val="24"/>
        </w:rPr>
        <w:t xml:space="preserve">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7F6443">
        <w:rPr>
          <w:rFonts w:ascii="Times New Roman" w:eastAsia="Times New Roman" w:hAnsi="Times New Roman" w:cs="Times New Roman"/>
          <w:noProof/>
          <w:sz w:val="24"/>
          <w:szCs w:val="24"/>
        </w:rPr>
        <w:t>(Landguth, Bearlin, et al., 2017)</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Nemo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framework","type":"article-journal","volume":"22"},"uris":["http://www.mendeley.com/documents/?uuid=d7361665-01b2-4887-bcdb-13c719cfb104"]}],"mendeley":{"formattedCitation":"(Guillaume &amp; Rougemont, 2006)","plainTextFormattedCitation":"(Guillaume &amp; Rougemont, 2006)","previouslyFormattedCitation":"(Guillaume &amp; Rougemont, 2006)"},"properties":{"noteIndex":0},"schema":"https://github.com/citation-style-language/schema/raw/master/csl-citation.json"}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BD6DD3">
        <w:rPr>
          <w:rFonts w:ascii="Times New Roman" w:eastAsia="Times New Roman" w:hAnsi="Times New Roman" w:cs="Times New Roman"/>
          <w:noProof/>
          <w:sz w:val="24"/>
          <w:szCs w:val="24"/>
        </w:rPr>
        <w:t>(Guillaume &amp; Rougemont, 2006)</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SPLATCHE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heterogeneity","type":"article-journal","volume":"4"},"uris":["http://www.mendeley.com/documents/?uuid=cb534efa-149a-48f5-92b7-2fba8566dd71"]}],"mendeley":{"formattedCitation":"(Currat, Ray, &amp; Excoffier, 2004)","plainTextFormattedCitation":"(Currat, Ray, &amp; Excoffier, 2004)","previouslyFormattedCitation":"(Currat, Ray, &amp; Excoffier, 2004)"},"properties":{"noteIndex":0},"schema":"https://github.com/citation-style-language/schema/raw/master/csl-citation.json"}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9D4A91">
        <w:rPr>
          <w:rFonts w:ascii="Times New Roman" w:eastAsia="Times New Roman" w:hAnsi="Times New Roman" w:cs="Times New Roman"/>
          <w:noProof/>
          <w:sz w:val="24"/>
          <w:szCs w:val="24"/>
        </w:rPr>
        <w:t>(Currat, Ray, &amp; Excoffier, 2004)</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or SLIM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Model","type":"article-journal","volume":"36"},"uris":["http://www.mendeley.com/documents/?uuid=505958d6-e748-4857-b872-820859dbd35b"]}],"mendeley":{"formattedCitation":"(Haller &amp; Messer, 2019)","plainTextFormattedCitation":"(Haller &amp; Messer, 2019)","previouslyFormattedCitation":"(Haller &amp; Messer, 2019)"},"properties":{"noteIndex":0},"schema":"https://github.com/citation-style-language/schema/raw/master/csl-citation.json"}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BD6DD3">
        <w:rPr>
          <w:rFonts w:ascii="Times New Roman" w:eastAsia="Times New Roman" w:hAnsi="Times New Roman" w:cs="Times New Roman"/>
          <w:noProof/>
          <w:sz w:val="24"/>
          <w:szCs w:val="24"/>
        </w:rPr>
        <w:t>(Haller &amp; Messer, 2019)</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provide very flexible and sophisticated ways to implement such simulations.</w:t>
      </w:r>
    </w:p>
    <w:p w14:paraId="1DF8F7F6" w14:textId="6BA73340" w:rsidR="00384DF0" w:rsidRDefault="00384DF0" w:rsidP="00A51948">
      <w:pPr>
        <w:spacing w:before="240" w:after="240" w:line="480" w:lineRule="auto"/>
        <w:rPr>
          <w:rFonts w:ascii="Times New Roman" w:eastAsia="Times New Roman" w:hAnsi="Times New Roman" w:cs="Times New Roman"/>
          <w:sz w:val="24"/>
          <w:szCs w:val="24"/>
        </w:rPr>
      </w:pPr>
      <w:commentRangeStart w:id="40"/>
      <w:ins w:id="41" w:author="Patrick James" w:date="2019-11-12T18:08:00Z">
        <w:r>
          <w:rPr>
            <w:rFonts w:ascii="Times New Roman" w:eastAsia="Times New Roman" w:hAnsi="Times New Roman" w:cs="Times New Roman"/>
            <w:sz w:val="24"/>
            <w:szCs w:val="24"/>
          </w:rPr>
          <w:t>XXX</w:t>
        </w:r>
        <w:commentRangeEnd w:id="40"/>
        <w:r>
          <w:rPr>
            <w:rStyle w:val="Marquedecommentaire"/>
          </w:rPr>
          <w:commentReference w:id="40"/>
        </w:r>
      </w:ins>
    </w:p>
    <w:p w14:paraId="25F3815B" w14:textId="5B6DF4C2" w:rsidR="003706EC" w:rsidRPr="00E75CDD" w:rsidRDefault="00E535D3"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3706EC">
        <w:rPr>
          <w:rFonts w:ascii="Times New Roman" w:eastAsia="Times New Roman" w:hAnsi="Times New Roman" w:cs="Times New Roman"/>
          <w:sz w:val="24"/>
          <w:szCs w:val="24"/>
        </w:rPr>
        <w:t xml:space="preserve">uture work </w:t>
      </w:r>
      <w:r w:rsidR="00AD4106">
        <w:rPr>
          <w:rFonts w:ascii="Times New Roman" w:eastAsia="Times New Roman" w:hAnsi="Times New Roman" w:cs="Times New Roman"/>
          <w:sz w:val="24"/>
          <w:szCs w:val="24"/>
        </w:rPr>
        <w:t xml:space="preserve">will need </w:t>
      </w:r>
      <w:r w:rsidR="003706EC">
        <w:rPr>
          <w:rFonts w:ascii="Times New Roman" w:eastAsia="Times New Roman" w:hAnsi="Times New Roman" w:cs="Times New Roman"/>
          <w:sz w:val="24"/>
          <w:szCs w:val="24"/>
        </w:rPr>
        <w:t xml:space="preserve">to explore how </w:t>
      </w:r>
      <w:commentRangeStart w:id="42"/>
      <w:r w:rsidR="003706EC">
        <w:rPr>
          <w:rFonts w:ascii="Times New Roman" w:eastAsia="Times New Roman" w:hAnsi="Times New Roman" w:cs="Times New Roman"/>
          <w:sz w:val="24"/>
          <w:szCs w:val="24"/>
        </w:rPr>
        <w:t>performance of TGI, as well as othe</w:t>
      </w:r>
      <w:r w:rsidR="00D2594B">
        <w:rPr>
          <w:rFonts w:ascii="Times New Roman" w:eastAsia="Times New Roman" w:hAnsi="Times New Roman" w:cs="Times New Roman"/>
          <w:sz w:val="24"/>
          <w:szCs w:val="24"/>
        </w:rPr>
        <w:t xml:space="preserve">r </w:t>
      </w:r>
      <w:r w:rsidR="003706EC">
        <w:rPr>
          <w:rFonts w:ascii="Times New Roman" w:eastAsia="Times New Roman" w:hAnsi="Times New Roman" w:cs="Times New Roman"/>
          <w:sz w:val="24"/>
          <w:szCs w:val="24"/>
        </w:rPr>
        <w:t xml:space="preserve">methods depending on the quantity and quality of the genetic data available, in detecting </w:t>
      </w:r>
      <w:proofErr w:type="spellStart"/>
      <w:r w:rsidR="003706EC">
        <w:rPr>
          <w:rFonts w:ascii="Times New Roman" w:eastAsia="Times New Roman" w:hAnsi="Times New Roman" w:cs="Times New Roman"/>
          <w:sz w:val="24"/>
          <w:szCs w:val="24"/>
        </w:rPr>
        <w:t>spatio</w:t>
      </w:r>
      <w:proofErr w:type="spellEnd"/>
      <w:r w:rsidR="003706EC">
        <w:rPr>
          <w:rFonts w:ascii="Times New Roman" w:eastAsia="Times New Roman" w:hAnsi="Times New Roman" w:cs="Times New Roman"/>
          <w:sz w:val="24"/>
          <w:szCs w:val="24"/>
        </w:rPr>
        <w:t xml:space="preserve">-temporal genetic change, varies with different factors. </w:t>
      </w:r>
      <w:commentRangeEnd w:id="42"/>
      <w:r w:rsidR="00AD4106">
        <w:rPr>
          <w:rStyle w:val="Marquedecommentaire"/>
        </w:rPr>
        <w:commentReference w:id="42"/>
      </w:r>
      <w:r w:rsidR="005C17F4">
        <w:rPr>
          <w:rFonts w:ascii="Times New Roman" w:eastAsia="Times New Roman" w:hAnsi="Times New Roman" w:cs="Times New Roman"/>
          <w:sz w:val="24"/>
          <w:szCs w:val="24"/>
        </w:rPr>
        <w:t>Some of the</w:t>
      </w:r>
      <w:r w:rsidR="003706EC">
        <w:rPr>
          <w:rFonts w:ascii="Times New Roman" w:eastAsia="Times New Roman" w:hAnsi="Times New Roman" w:cs="Times New Roman"/>
          <w:sz w:val="24"/>
          <w:szCs w:val="24"/>
        </w:rPr>
        <w:t xml:space="preserve"> factors</w:t>
      </w:r>
      <w:r w:rsidR="005C17F4">
        <w:rPr>
          <w:rFonts w:ascii="Times New Roman" w:eastAsia="Times New Roman" w:hAnsi="Times New Roman" w:cs="Times New Roman"/>
          <w:sz w:val="24"/>
          <w:szCs w:val="24"/>
        </w:rPr>
        <w:t xml:space="preserve"> we </w:t>
      </w:r>
      <w:r w:rsidR="00C1393E">
        <w:rPr>
          <w:rFonts w:ascii="Times New Roman" w:eastAsia="Times New Roman" w:hAnsi="Times New Roman" w:cs="Times New Roman"/>
          <w:sz w:val="24"/>
          <w:szCs w:val="24"/>
        </w:rPr>
        <w:t xml:space="preserve">think are </w:t>
      </w:r>
      <w:r w:rsidR="00FC0721">
        <w:rPr>
          <w:rFonts w:ascii="Times New Roman" w:eastAsia="Times New Roman" w:hAnsi="Times New Roman" w:cs="Times New Roman"/>
          <w:sz w:val="24"/>
          <w:szCs w:val="24"/>
        </w:rPr>
        <w:t>relevant</w:t>
      </w:r>
      <w:r w:rsidR="003E73EA">
        <w:rPr>
          <w:rFonts w:ascii="Times New Roman" w:eastAsia="Times New Roman" w:hAnsi="Times New Roman" w:cs="Times New Roman"/>
          <w:sz w:val="24"/>
          <w:szCs w:val="24"/>
        </w:rPr>
        <w:t xml:space="preserve"> include</w:t>
      </w:r>
      <w:r w:rsidR="003706EC">
        <w:rPr>
          <w:rFonts w:ascii="Times New Roman" w:eastAsia="Times New Roman" w:hAnsi="Times New Roman" w:cs="Times New Roman"/>
          <w:sz w:val="24"/>
          <w:szCs w:val="24"/>
        </w:rPr>
        <w:t xml:space="preserve"> the choice of the genetic distance used in the algorithm</w:t>
      </w:r>
      <w:r w:rsidR="003E73EA">
        <w:rPr>
          <w:rFonts w:ascii="Times New Roman" w:eastAsia="Times New Roman" w:hAnsi="Times New Roman" w:cs="Times New Roman"/>
          <w:sz w:val="24"/>
          <w:szCs w:val="24"/>
        </w:rPr>
        <w:t>,</w:t>
      </w:r>
      <w:r w:rsidR="003706EC">
        <w:rPr>
          <w:rFonts w:ascii="Times New Roman" w:eastAsia="Times New Roman" w:hAnsi="Times New Roman" w:cs="Times New Roman"/>
          <w:sz w:val="24"/>
          <w:szCs w:val="24"/>
        </w:rPr>
        <w:t xml:space="preserve"> the influence of the degree of spatial autocorrelation in genetic legacies</w:t>
      </w:r>
      <w:r w:rsidR="00D77D74">
        <w:rPr>
          <w:rFonts w:ascii="Times New Roman" w:eastAsia="Times New Roman" w:hAnsi="Times New Roman" w:cs="Times New Roman"/>
          <w:sz w:val="24"/>
          <w:szCs w:val="24"/>
        </w:rPr>
        <w:t xml:space="preserve">, </w:t>
      </w:r>
      <w:r w:rsidR="00F972F2">
        <w:rPr>
          <w:rFonts w:ascii="Times New Roman" w:eastAsia="Times New Roman" w:hAnsi="Times New Roman" w:cs="Times New Roman"/>
          <w:sz w:val="24"/>
          <w:szCs w:val="24"/>
        </w:rPr>
        <w:t xml:space="preserve">and </w:t>
      </w:r>
      <w:r w:rsidR="00D77D74">
        <w:rPr>
          <w:rFonts w:ascii="Times New Roman" w:eastAsia="Times New Roman" w:hAnsi="Times New Roman" w:cs="Times New Roman"/>
          <w:sz w:val="24"/>
          <w:szCs w:val="24"/>
        </w:rPr>
        <w:t xml:space="preserve">varying effective population </w:t>
      </w:r>
      <w:commentRangeStart w:id="43"/>
      <w:r w:rsidR="00D77D74">
        <w:rPr>
          <w:rFonts w:ascii="Times New Roman" w:eastAsia="Times New Roman" w:hAnsi="Times New Roman" w:cs="Times New Roman"/>
          <w:sz w:val="24"/>
          <w:szCs w:val="24"/>
        </w:rPr>
        <w:t>sizes</w:t>
      </w:r>
      <w:commentRangeEnd w:id="43"/>
      <w:r w:rsidR="00AD4106">
        <w:rPr>
          <w:rStyle w:val="Marquedecommentaire"/>
        </w:rPr>
        <w:commentReference w:id="43"/>
      </w:r>
      <w:r w:rsidR="00F972F2">
        <w:rPr>
          <w:rFonts w:ascii="Times New Roman" w:eastAsia="Times New Roman" w:hAnsi="Times New Roman" w:cs="Times New Roman"/>
          <w:sz w:val="24"/>
          <w:szCs w:val="24"/>
        </w:rPr>
        <w:t>.</w:t>
      </w:r>
    </w:p>
    <w:p w14:paraId="41986B7E" w14:textId="77777777" w:rsidR="006D70DA" w:rsidRPr="0007763B" w:rsidRDefault="006D70DA" w:rsidP="00A51948">
      <w:pPr>
        <w:spacing w:before="240" w:after="240" w:line="480" w:lineRule="auto"/>
        <w:rPr>
          <w:rFonts w:ascii="Times New Roman" w:eastAsia="Times New Roman" w:hAnsi="Times New Roman" w:cs="Times New Roman"/>
          <w:b/>
          <w:sz w:val="24"/>
          <w:szCs w:val="24"/>
        </w:rPr>
      </w:pPr>
    </w:p>
    <w:p w14:paraId="3749F458" w14:textId="6C0CCA83" w:rsidR="00E308A2" w:rsidRDefault="00E308A2" w:rsidP="00A51948">
      <w:pPr>
        <w:spacing w:before="240" w:after="240" w:line="480" w:lineRule="auto"/>
        <w:rPr>
          <w:rFonts w:ascii="Times New Roman" w:hAnsi="Times New Roman" w:cs="Times New Roman"/>
          <w:b/>
          <w:sz w:val="24"/>
          <w:szCs w:val="24"/>
        </w:rPr>
      </w:pPr>
      <w:r>
        <w:rPr>
          <w:rFonts w:ascii="Times New Roman" w:hAnsi="Times New Roman" w:cs="Times New Roman"/>
          <w:b/>
          <w:sz w:val="24"/>
          <w:szCs w:val="24"/>
        </w:rPr>
        <w:t>DATA AND SOFTWARE AVAILABILITY</w:t>
      </w:r>
    </w:p>
    <w:p w14:paraId="7A118D2A" w14:textId="49208550" w:rsidR="00E308A2" w:rsidRPr="00032375" w:rsidRDefault="00D02F42" w:rsidP="00A51948">
      <w:pPr>
        <w:spacing w:before="240" w:after="240" w:line="480" w:lineRule="auto"/>
        <w:rPr>
          <w:rFonts w:ascii="Times New Roman" w:hAnsi="Times New Roman" w:cs="Times New Roman"/>
          <w:i/>
          <w:sz w:val="24"/>
          <w:szCs w:val="24"/>
        </w:rPr>
      </w:pPr>
      <w:r>
        <w:rPr>
          <w:rFonts w:ascii="Times New Roman" w:hAnsi="Times New Roman" w:cs="Times New Roman"/>
          <w:sz w:val="24"/>
          <w:szCs w:val="24"/>
        </w:rPr>
        <w:t xml:space="preserve">All simulation data </w:t>
      </w:r>
      <w:r w:rsidR="00E308A2">
        <w:rPr>
          <w:rFonts w:ascii="Times New Roman" w:hAnsi="Times New Roman" w:cs="Times New Roman"/>
          <w:sz w:val="24"/>
          <w:szCs w:val="24"/>
        </w:rPr>
        <w:t>used for this paper will be deposited online.</w:t>
      </w:r>
      <w:r>
        <w:rPr>
          <w:rFonts w:ascii="Times New Roman" w:hAnsi="Times New Roman" w:cs="Times New Roman"/>
          <w:sz w:val="24"/>
          <w:szCs w:val="24"/>
        </w:rPr>
        <w:t xml:space="preserve"> </w:t>
      </w:r>
      <w:r w:rsidR="00E308A2">
        <w:rPr>
          <w:rFonts w:ascii="Times New Roman" w:hAnsi="Times New Roman" w:cs="Times New Roman"/>
          <w:sz w:val="24"/>
          <w:szCs w:val="24"/>
        </w:rPr>
        <w:t>Functions used to analyze the simulations</w:t>
      </w:r>
      <w:r>
        <w:rPr>
          <w:rFonts w:ascii="Times New Roman" w:hAnsi="Times New Roman" w:cs="Times New Roman"/>
          <w:sz w:val="24"/>
          <w:szCs w:val="24"/>
        </w:rPr>
        <w:t xml:space="preserve"> will be available on a public repository on GitHub.</w:t>
      </w:r>
      <w:r w:rsidR="00032375">
        <w:rPr>
          <w:rFonts w:ascii="Times New Roman" w:hAnsi="Times New Roman" w:cs="Times New Roman"/>
          <w:i/>
          <w:sz w:val="24"/>
          <w:szCs w:val="24"/>
        </w:rPr>
        <w:t xml:space="preserve"> </w:t>
      </w:r>
      <w:proofErr w:type="spellStart"/>
      <w:r w:rsidR="00032375">
        <w:rPr>
          <w:rFonts w:ascii="Times New Roman" w:hAnsi="Times New Roman" w:cs="Times New Roman"/>
          <w:i/>
          <w:sz w:val="24"/>
          <w:szCs w:val="24"/>
        </w:rPr>
        <w:t>TG</w:t>
      </w:r>
      <w:r>
        <w:rPr>
          <w:rFonts w:ascii="Times New Roman" w:hAnsi="Times New Roman" w:cs="Times New Roman"/>
          <w:i/>
          <w:sz w:val="24"/>
          <w:szCs w:val="24"/>
        </w:rPr>
        <w:t>Imicro</w:t>
      </w:r>
      <w:proofErr w:type="spellEnd"/>
      <w:r>
        <w:rPr>
          <w:rFonts w:ascii="Times New Roman" w:hAnsi="Times New Roman" w:cs="Times New Roman"/>
          <w:i/>
          <w:sz w:val="24"/>
          <w:szCs w:val="24"/>
        </w:rPr>
        <w:t>()</w:t>
      </w:r>
      <w:r>
        <w:rPr>
          <w:rFonts w:ascii="Times New Roman" w:hAnsi="Times New Roman" w:cs="Times New Roman"/>
          <w:sz w:val="24"/>
          <w:szCs w:val="24"/>
        </w:rPr>
        <w:t xml:space="preserve"> which is the function that would be most useful to potential users of our approach, will continue to be maintained and developed and may be contributed to a package.</w:t>
      </w:r>
    </w:p>
    <w:p w14:paraId="4D132C5F" w14:textId="77777777" w:rsidR="000D683F" w:rsidRPr="00D02F42" w:rsidRDefault="000D683F" w:rsidP="00A51948">
      <w:pPr>
        <w:spacing w:before="240" w:after="240" w:line="480" w:lineRule="auto"/>
        <w:rPr>
          <w:rFonts w:ascii="Times New Roman" w:hAnsi="Times New Roman" w:cs="Times New Roman"/>
          <w:sz w:val="24"/>
          <w:szCs w:val="24"/>
        </w:rPr>
      </w:pPr>
    </w:p>
    <w:p w14:paraId="7643BE20" w14:textId="71339E7D" w:rsidR="008221AF" w:rsidRPr="0007763B" w:rsidRDefault="008221AF" w:rsidP="00A51948">
      <w:pPr>
        <w:spacing w:before="240" w:after="240" w:line="480" w:lineRule="auto"/>
        <w:rPr>
          <w:rFonts w:ascii="Times New Roman" w:hAnsi="Times New Roman" w:cs="Times New Roman"/>
          <w:b/>
          <w:sz w:val="24"/>
          <w:szCs w:val="24"/>
        </w:rPr>
      </w:pPr>
      <w:r w:rsidRPr="0007763B">
        <w:rPr>
          <w:rFonts w:ascii="Times New Roman" w:hAnsi="Times New Roman" w:cs="Times New Roman"/>
          <w:b/>
          <w:sz w:val="24"/>
          <w:szCs w:val="24"/>
        </w:rPr>
        <w:t>ACKNOWLEDGEMENTS</w:t>
      </w:r>
    </w:p>
    <w:p w14:paraId="296FB6F1" w14:textId="73FD3204" w:rsidR="008221AF" w:rsidRPr="0007763B" w:rsidRDefault="008221AF" w:rsidP="00A51948">
      <w:pPr>
        <w:spacing w:before="240" w:after="240" w:line="480" w:lineRule="auto"/>
        <w:rPr>
          <w:rFonts w:ascii="Times New Roman" w:hAnsi="Times New Roman" w:cs="Times New Roman"/>
          <w:sz w:val="24"/>
          <w:szCs w:val="24"/>
        </w:rPr>
      </w:pPr>
      <w:r w:rsidRPr="0007763B">
        <w:rPr>
          <w:rFonts w:ascii="Times New Roman" w:hAnsi="Times New Roman" w:cs="Times New Roman"/>
          <w:sz w:val="24"/>
          <w:szCs w:val="24"/>
        </w:rPr>
        <w:t xml:space="preserve">This research was supported by a grant to PMAJ and the TRIA Network from the Natural Sciences and Engineering Research Council of Canada (grant no. NET GP 434810-12), with contributions from Alberta Agriculture and Forestry, </w:t>
      </w:r>
      <w:proofErr w:type="spellStart"/>
      <w:r w:rsidRPr="0007763B">
        <w:rPr>
          <w:rFonts w:ascii="Times New Roman" w:hAnsi="Times New Roman" w:cs="Times New Roman"/>
          <w:sz w:val="24"/>
          <w:szCs w:val="24"/>
        </w:rPr>
        <w:t>fRI</w:t>
      </w:r>
      <w:proofErr w:type="spellEnd"/>
      <w:r w:rsidRPr="0007763B">
        <w:rPr>
          <w:rFonts w:ascii="Times New Roman" w:hAnsi="Times New Roman" w:cs="Times New Roman"/>
          <w:sz w:val="24"/>
          <w:szCs w:val="24"/>
        </w:rPr>
        <w:t xml:space="preserve"> Research, Manitoba Conservation and Water Stewardship, Canadian Forest Service (Natural Resources Canada), Northwest Territories Environment and Natural Resources, Ontario Ministry of Natural Resources and Forestry, Saskatchewan Ministry of Environment, West Fraser, and Weyerhaeuser. JW was also supported by a scholarship from the Forest Complexity Modelling (FCM) NSERC CREATE. Finally, we thank </w:t>
      </w:r>
      <w:r w:rsidR="005E037A">
        <w:rPr>
          <w:rFonts w:ascii="Times New Roman" w:hAnsi="Times New Roman" w:cs="Times New Roman"/>
          <w:sz w:val="24"/>
          <w:szCs w:val="24"/>
        </w:rPr>
        <w:t xml:space="preserve">Jeremy </w:t>
      </w:r>
      <w:proofErr w:type="spellStart"/>
      <w:r w:rsidR="005E037A">
        <w:rPr>
          <w:rFonts w:ascii="Times New Roman" w:hAnsi="Times New Roman" w:cs="Times New Roman"/>
          <w:sz w:val="24"/>
          <w:szCs w:val="24"/>
        </w:rPr>
        <w:t>Larroque</w:t>
      </w:r>
      <w:proofErr w:type="spellEnd"/>
      <w:r w:rsidR="005E037A">
        <w:rPr>
          <w:rFonts w:ascii="Times New Roman" w:hAnsi="Times New Roman" w:cs="Times New Roman"/>
          <w:sz w:val="24"/>
          <w:szCs w:val="24"/>
        </w:rPr>
        <w:t>,</w:t>
      </w:r>
      <w:r w:rsidR="002862FB">
        <w:rPr>
          <w:rFonts w:ascii="Times New Roman" w:hAnsi="Times New Roman" w:cs="Times New Roman"/>
          <w:sz w:val="24"/>
          <w:szCs w:val="24"/>
        </w:rPr>
        <w:t xml:space="preserve"> </w:t>
      </w:r>
      <w:proofErr w:type="spellStart"/>
      <w:r w:rsidR="002862FB">
        <w:rPr>
          <w:rFonts w:ascii="Times New Roman" w:hAnsi="Times New Roman" w:cs="Times New Roman"/>
          <w:sz w:val="24"/>
          <w:szCs w:val="24"/>
        </w:rPr>
        <w:t>Hinatea</w:t>
      </w:r>
      <w:proofErr w:type="spellEnd"/>
      <w:r w:rsidR="002862FB">
        <w:rPr>
          <w:rFonts w:ascii="Times New Roman" w:hAnsi="Times New Roman" w:cs="Times New Roman"/>
          <w:sz w:val="24"/>
          <w:szCs w:val="24"/>
        </w:rPr>
        <w:t xml:space="preserve"> </w:t>
      </w:r>
      <w:proofErr w:type="spellStart"/>
      <w:r w:rsidR="002862FB">
        <w:rPr>
          <w:rFonts w:ascii="Times New Roman" w:hAnsi="Times New Roman" w:cs="Times New Roman"/>
          <w:sz w:val="24"/>
          <w:szCs w:val="24"/>
        </w:rPr>
        <w:t>Ariey</w:t>
      </w:r>
      <w:proofErr w:type="spellEnd"/>
      <w:r w:rsidR="005E037A">
        <w:rPr>
          <w:rFonts w:ascii="Times New Roman" w:hAnsi="Times New Roman" w:cs="Times New Roman"/>
          <w:sz w:val="24"/>
          <w:szCs w:val="24"/>
        </w:rPr>
        <w:t xml:space="preserve"> and others,</w:t>
      </w:r>
      <w:r w:rsidR="002862FB">
        <w:rPr>
          <w:rFonts w:ascii="Times New Roman" w:hAnsi="Times New Roman" w:cs="Times New Roman"/>
          <w:sz w:val="24"/>
          <w:szCs w:val="24"/>
        </w:rPr>
        <w:t xml:space="preserve"> for their</w:t>
      </w:r>
      <w:r w:rsidRPr="0007763B">
        <w:rPr>
          <w:rFonts w:ascii="Times New Roman" w:hAnsi="Times New Roman" w:cs="Times New Roman"/>
          <w:sz w:val="24"/>
          <w:szCs w:val="24"/>
        </w:rPr>
        <w:t xml:space="preserve"> comments on an earlier version of the manuscript.</w:t>
      </w:r>
    </w:p>
    <w:p w14:paraId="0807C411" w14:textId="77777777" w:rsidR="008221AF" w:rsidRPr="0007763B" w:rsidRDefault="008221AF" w:rsidP="00A51948">
      <w:pPr>
        <w:spacing w:before="240" w:after="240" w:line="480" w:lineRule="auto"/>
        <w:rPr>
          <w:rFonts w:ascii="Times New Roman" w:hAnsi="Times New Roman" w:cs="Times New Roman"/>
          <w:sz w:val="24"/>
          <w:szCs w:val="24"/>
        </w:rPr>
      </w:pPr>
    </w:p>
    <w:p w14:paraId="5629C031" w14:textId="1828F4CB"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hAnsi="Times New Roman" w:cs="Times New Roman"/>
          <w:sz w:val="24"/>
          <w:szCs w:val="24"/>
        </w:rPr>
        <w:br/>
      </w:r>
      <w:r w:rsidRPr="0007763B">
        <w:rPr>
          <w:rFonts w:ascii="Times New Roman" w:eastAsia="Times New Roman" w:hAnsi="Times New Roman" w:cs="Times New Roman"/>
          <w:b/>
          <w:sz w:val="24"/>
          <w:szCs w:val="24"/>
        </w:rPr>
        <w:t>REFERENCES</w:t>
      </w:r>
    </w:p>
    <w:p w14:paraId="69A51EA1" w14:textId="3345E59A" w:rsidR="00CC5AFB" w:rsidRPr="00CC5AFB" w:rsidRDefault="004E13A5"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07763B">
        <w:rPr>
          <w:rFonts w:ascii="Times New Roman" w:eastAsia="Times New Roman" w:hAnsi="Times New Roman" w:cs="Times New Roman"/>
          <w:sz w:val="24"/>
          <w:szCs w:val="24"/>
        </w:rPr>
        <w:lastRenderedPageBreak/>
        <w:fldChar w:fldCharType="begin" w:fldLock="1"/>
      </w:r>
      <w:r w:rsidRPr="0007763B">
        <w:rPr>
          <w:rFonts w:ascii="Times New Roman" w:eastAsia="Times New Roman" w:hAnsi="Times New Roman" w:cs="Times New Roman"/>
          <w:sz w:val="24"/>
          <w:szCs w:val="24"/>
        </w:rPr>
        <w:instrText xml:space="preserve">ADDIN Mendeley Bibliography CSL_BIBLIOGRAPHY </w:instrText>
      </w:r>
      <w:r w:rsidRPr="0007763B">
        <w:rPr>
          <w:rFonts w:ascii="Times New Roman" w:eastAsia="Times New Roman" w:hAnsi="Times New Roman" w:cs="Times New Roman"/>
          <w:sz w:val="24"/>
          <w:szCs w:val="24"/>
        </w:rPr>
        <w:fldChar w:fldCharType="separate"/>
      </w:r>
      <w:r w:rsidR="00CC5AFB" w:rsidRPr="00CC5AFB">
        <w:rPr>
          <w:rFonts w:ascii="Times New Roman" w:hAnsi="Times New Roman" w:cs="Times New Roman"/>
          <w:noProof/>
          <w:sz w:val="24"/>
          <w:szCs w:val="24"/>
        </w:rPr>
        <w:t xml:space="preserve">Adams, D. C., &amp; Collyer, M. L. (2015). Permutation tests for phylogenetic comparative analyses of high-dimensional shape data: What you shuffle matters. </w:t>
      </w:r>
      <w:r w:rsidR="00CC5AFB" w:rsidRPr="00CC5AFB">
        <w:rPr>
          <w:rFonts w:ascii="Times New Roman" w:hAnsi="Times New Roman" w:cs="Times New Roman"/>
          <w:i/>
          <w:iCs/>
          <w:noProof/>
          <w:sz w:val="24"/>
          <w:szCs w:val="24"/>
        </w:rPr>
        <w:t>Evolution</w:t>
      </w:r>
      <w:r w:rsidR="00CC5AFB" w:rsidRPr="00CC5AFB">
        <w:rPr>
          <w:rFonts w:ascii="Times New Roman" w:hAnsi="Times New Roman" w:cs="Times New Roman"/>
          <w:noProof/>
          <w:sz w:val="24"/>
          <w:szCs w:val="24"/>
        </w:rPr>
        <w:t xml:space="preserve">, </w:t>
      </w:r>
      <w:r w:rsidR="00CC5AFB" w:rsidRPr="00CC5AFB">
        <w:rPr>
          <w:rFonts w:ascii="Times New Roman" w:hAnsi="Times New Roman" w:cs="Times New Roman"/>
          <w:i/>
          <w:iCs/>
          <w:noProof/>
          <w:sz w:val="24"/>
          <w:szCs w:val="24"/>
        </w:rPr>
        <w:t>69</w:t>
      </w:r>
      <w:r w:rsidR="00CC5AFB" w:rsidRPr="00CC5AFB">
        <w:rPr>
          <w:rFonts w:ascii="Times New Roman" w:hAnsi="Times New Roman" w:cs="Times New Roman"/>
          <w:noProof/>
          <w:sz w:val="24"/>
          <w:szCs w:val="24"/>
        </w:rPr>
        <w:t>(3), 823–829. doi: 10.1111/evo.12596</w:t>
      </w:r>
    </w:p>
    <w:p w14:paraId="7E94EDD0"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Aeschbacher, S., Selby, J. P., Willis, J. H., &amp; Coop, G. M. (2016). </w:t>
      </w:r>
      <w:r w:rsidRPr="00CC5AFB">
        <w:rPr>
          <w:rFonts w:ascii="Times New Roman" w:hAnsi="Times New Roman" w:cs="Times New Roman"/>
          <w:i/>
          <w:iCs/>
          <w:noProof/>
          <w:sz w:val="24"/>
          <w:szCs w:val="24"/>
        </w:rPr>
        <w:t>Population-genomic inference of the strength and timing of selection against gene flow</w:t>
      </w:r>
      <w:r w:rsidRPr="00CC5AFB">
        <w:rPr>
          <w:rFonts w:ascii="Times New Roman" w:hAnsi="Times New Roman" w:cs="Times New Roman"/>
          <w:noProof/>
          <w:sz w:val="24"/>
          <w:szCs w:val="24"/>
        </w:rPr>
        <w:t>. (18), 1–6. doi: 10.1101/072736</w:t>
      </w:r>
    </w:p>
    <w:p w14:paraId="327430E9"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Albrechtsen, A., Nielsen, F. C., &amp; Nielsen, R. (2010). Ascertainment biases in SNP chips affect measures of population divergence. </w:t>
      </w:r>
      <w:r w:rsidRPr="00CC5AFB">
        <w:rPr>
          <w:rFonts w:ascii="Times New Roman" w:hAnsi="Times New Roman" w:cs="Times New Roman"/>
          <w:i/>
          <w:iCs/>
          <w:noProof/>
          <w:sz w:val="24"/>
          <w:szCs w:val="24"/>
        </w:rPr>
        <w:t>Molecular Biology and Evolution</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27</w:t>
      </w:r>
      <w:r w:rsidRPr="00CC5AFB">
        <w:rPr>
          <w:rFonts w:ascii="Times New Roman" w:hAnsi="Times New Roman" w:cs="Times New Roman"/>
          <w:noProof/>
          <w:sz w:val="24"/>
          <w:szCs w:val="24"/>
        </w:rPr>
        <w:t>(11), 2534–2547. doi: 10.1093/molbev/msq148</w:t>
      </w:r>
    </w:p>
    <w:p w14:paraId="2E85274C"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Allendorf, F. W., Hohenlohe, P. A., &amp; Luikart, G. (2010). Genomics and the future of conservation genetics. </w:t>
      </w:r>
      <w:r w:rsidRPr="00CC5AFB">
        <w:rPr>
          <w:rFonts w:ascii="Times New Roman" w:hAnsi="Times New Roman" w:cs="Times New Roman"/>
          <w:i/>
          <w:iCs/>
          <w:noProof/>
          <w:sz w:val="24"/>
          <w:szCs w:val="24"/>
        </w:rPr>
        <w:t>Nature Reviews. Genetics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11</w:t>
      </w:r>
      <w:r w:rsidRPr="00CC5AFB">
        <w:rPr>
          <w:rFonts w:ascii="Times New Roman" w:hAnsi="Times New Roman" w:cs="Times New Roman"/>
          <w:noProof/>
          <w:sz w:val="24"/>
          <w:szCs w:val="24"/>
        </w:rPr>
        <w:t>(10), 697–709. doi: 10.1038/nrg2844</w:t>
      </w:r>
    </w:p>
    <w:p w14:paraId="4541617B"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Anderson, C. D., Epperson, B. K., Fortin, M.-J., Holderegger, R., James, P. M. a., Rosenberg, M. S., … Spear, S. F. (2010). Considering spatial and temporal scale in landscape-genetic studies of gene flow. </w:t>
      </w:r>
      <w:r w:rsidRPr="00CC5AFB">
        <w:rPr>
          <w:rFonts w:ascii="Times New Roman" w:hAnsi="Times New Roman" w:cs="Times New Roman"/>
          <w:i/>
          <w:iCs/>
          <w:noProof/>
          <w:sz w:val="24"/>
          <w:szCs w:val="24"/>
        </w:rPr>
        <w:t>Molecular Ecology</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19</w:t>
      </w:r>
      <w:r w:rsidRPr="00CC5AFB">
        <w:rPr>
          <w:rFonts w:ascii="Times New Roman" w:hAnsi="Times New Roman" w:cs="Times New Roman"/>
          <w:noProof/>
          <w:sz w:val="24"/>
          <w:szCs w:val="24"/>
        </w:rPr>
        <w:t>(17), 3565–3575. doi: 10.1111/j.1365-294X.2010.04757.x</w:t>
      </w:r>
    </w:p>
    <w:p w14:paraId="78458179"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Apodaca, J. J., Trexler, J. C., Jue, N. K., Schrader, M., &amp; Travis, J. (2013). Large-scale natural disturbance alters genetic population structure of the sailfin molly, poecilia latipinna. </w:t>
      </w:r>
      <w:r w:rsidRPr="00CC5AFB">
        <w:rPr>
          <w:rFonts w:ascii="Times New Roman" w:hAnsi="Times New Roman" w:cs="Times New Roman"/>
          <w:i/>
          <w:iCs/>
          <w:noProof/>
          <w:sz w:val="24"/>
          <w:szCs w:val="24"/>
        </w:rPr>
        <w:t>American Naturalist</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181</w:t>
      </w:r>
      <w:r w:rsidRPr="00CC5AFB">
        <w:rPr>
          <w:rFonts w:ascii="Times New Roman" w:hAnsi="Times New Roman" w:cs="Times New Roman"/>
          <w:noProof/>
          <w:sz w:val="24"/>
          <w:szCs w:val="24"/>
        </w:rPr>
        <w:t>(2), 254–263. doi: 10.1086/668831</w:t>
      </w:r>
    </w:p>
    <w:p w14:paraId="1D84FE56"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Avise, J. C. (1994). </w:t>
      </w:r>
      <w:r w:rsidRPr="00CC5AFB">
        <w:rPr>
          <w:rFonts w:ascii="Times New Roman" w:hAnsi="Times New Roman" w:cs="Times New Roman"/>
          <w:i/>
          <w:iCs/>
          <w:noProof/>
          <w:sz w:val="24"/>
          <w:szCs w:val="24"/>
        </w:rPr>
        <w:t>Molecular markers, natural history and evolution</w:t>
      </w:r>
      <w:r w:rsidRPr="00CC5AFB">
        <w:rPr>
          <w:rFonts w:ascii="Times New Roman" w:hAnsi="Times New Roman" w:cs="Times New Roman"/>
          <w:noProof/>
          <w:sz w:val="24"/>
          <w:szCs w:val="24"/>
        </w:rPr>
        <w:t>. London, UK: Chapman &amp; Hall.</w:t>
      </w:r>
    </w:p>
    <w:p w14:paraId="121DFAFE"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Baker, S. J., Anthonysamy, W. J. B., Davis, M. A., Dreslik, M. J., Douglas, M. R., Douglas, M. </w:t>
      </w:r>
      <w:r w:rsidRPr="00CC5AFB">
        <w:rPr>
          <w:rFonts w:ascii="Times New Roman" w:hAnsi="Times New Roman" w:cs="Times New Roman"/>
          <w:noProof/>
          <w:sz w:val="24"/>
          <w:szCs w:val="24"/>
        </w:rPr>
        <w:lastRenderedPageBreak/>
        <w:t xml:space="preserve">E., &amp; Phillips, C. A. (2018).  Temporal Patterns of Genetic Diversity in an Imperiled Population of the Eastern Massasauga Rattlesnake ( Sistrurus catenatus ) . </w:t>
      </w:r>
      <w:r w:rsidRPr="00CC5AFB">
        <w:rPr>
          <w:rFonts w:ascii="Times New Roman" w:hAnsi="Times New Roman" w:cs="Times New Roman"/>
          <w:i/>
          <w:iCs/>
          <w:noProof/>
          <w:sz w:val="24"/>
          <w:szCs w:val="24"/>
        </w:rPr>
        <w:t>Copeia</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106</w:t>
      </w:r>
      <w:r w:rsidRPr="00CC5AFB">
        <w:rPr>
          <w:rFonts w:ascii="Times New Roman" w:hAnsi="Times New Roman" w:cs="Times New Roman"/>
          <w:noProof/>
          <w:sz w:val="24"/>
          <w:szCs w:val="24"/>
        </w:rPr>
        <w:t>(3), 414–420. doi: 10.1643/cg-17-682</w:t>
      </w:r>
    </w:p>
    <w:p w14:paraId="23329C45"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historically fragmented woody perennial. </w:t>
      </w:r>
      <w:r w:rsidRPr="00CC5AFB">
        <w:rPr>
          <w:rFonts w:ascii="Times New Roman" w:hAnsi="Times New Roman" w:cs="Times New Roman"/>
          <w:i/>
          <w:iCs/>
          <w:noProof/>
          <w:sz w:val="24"/>
          <w:szCs w:val="24"/>
        </w:rPr>
        <w:t>Molecular Ecology</w:t>
      </w:r>
      <w:r w:rsidRPr="00CC5AFB">
        <w:rPr>
          <w:rFonts w:ascii="Times New Roman" w:hAnsi="Times New Roman" w:cs="Times New Roman"/>
          <w:noProof/>
          <w:sz w:val="24"/>
          <w:szCs w:val="24"/>
        </w:rPr>
        <w:t>, (January), 3339–3357. doi: 10.1111/mec.15164</w:t>
      </w:r>
    </w:p>
    <w:p w14:paraId="67A1CD2B"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Bhatia, G., Patterson, N., Sankararaman, S., &amp; Price, A. L. (2013). Estimating and interpreting F. </w:t>
      </w:r>
      <w:r w:rsidRPr="00CC5AFB">
        <w:rPr>
          <w:rFonts w:ascii="Times New Roman" w:hAnsi="Times New Roman" w:cs="Times New Roman"/>
          <w:i/>
          <w:iCs/>
          <w:noProof/>
          <w:sz w:val="24"/>
          <w:szCs w:val="24"/>
        </w:rPr>
        <w:t>Genome Research</w:t>
      </w:r>
      <w:r w:rsidRPr="00CC5AFB">
        <w:rPr>
          <w:rFonts w:ascii="Times New Roman" w:hAnsi="Times New Roman" w:cs="Times New Roman"/>
          <w:noProof/>
          <w:sz w:val="24"/>
          <w:szCs w:val="24"/>
        </w:rPr>
        <w:t>, (2), 1–9. doi: 10.1101/gr.154831.113.23</w:t>
      </w:r>
    </w:p>
    <w:p w14:paraId="4548DD1D"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Bolliger, J., Lander, T., &amp; Balkenhol, N. (2014). Landscape genetics since 2003: Status, challenges and future directions. </w:t>
      </w:r>
      <w:r w:rsidRPr="00CC5AFB">
        <w:rPr>
          <w:rFonts w:ascii="Times New Roman" w:hAnsi="Times New Roman" w:cs="Times New Roman"/>
          <w:i/>
          <w:iCs/>
          <w:noProof/>
          <w:sz w:val="24"/>
          <w:szCs w:val="24"/>
        </w:rPr>
        <w:t>Landscape Ecology</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29</w:t>
      </w:r>
      <w:r w:rsidRPr="00CC5AFB">
        <w:rPr>
          <w:rFonts w:ascii="Times New Roman" w:hAnsi="Times New Roman" w:cs="Times New Roman"/>
          <w:noProof/>
          <w:sz w:val="24"/>
          <w:szCs w:val="24"/>
        </w:rPr>
        <w:t>(3), 361–366. doi: 10.1007/s10980-013-9982-x</w:t>
      </w:r>
    </w:p>
    <w:p w14:paraId="175769FE"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Bolnick, D. I., &amp; Nosil, P. (2007). Natural selection in populations subject to a migration load. </w:t>
      </w:r>
      <w:r w:rsidRPr="00CC5AFB">
        <w:rPr>
          <w:rFonts w:ascii="Times New Roman" w:hAnsi="Times New Roman" w:cs="Times New Roman"/>
          <w:i/>
          <w:iCs/>
          <w:noProof/>
          <w:sz w:val="24"/>
          <w:szCs w:val="24"/>
        </w:rPr>
        <w:t>Evolution</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61</w:t>
      </w:r>
      <w:r w:rsidRPr="00CC5AFB">
        <w:rPr>
          <w:rFonts w:ascii="Times New Roman" w:hAnsi="Times New Roman" w:cs="Times New Roman"/>
          <w:noProof/>
          <w:sz w:val="24"/>
          <w:szCs w:val="24"/>
        </w:rPr>
        <w:t>(9), 2229–2243. doi: 10.1111/j.1558-5646.2007.00179.x</w:t>
      </w:r>
    </w:p>
    <w:p w14:paraId="0F8A018E"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Bradburd, G. S., &amp; Ralph, P. L. (2019). Spatial Population Genetics: It’s About Time. </w:t>
      </w:r>
      <w:r w:rsidRPr="00CC5AFB">
        <w:rPr>
          <w:rFonts w:ascii="Times New Roman" w:hAnsi="Times New Roman" w:cs="Times New Roman"/>
          <w:i/>
          <w:iCs/>
          <w:noProof/>
          <w:sz w:val="24"/>
          <w:szCs w:val="24"/>
        </w:rPr>
        <w:t>Annual Review of Ecology, Evolution, and Systematics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50</w:t>
      </w:r>
      <w:r w:rsidRPr="00CC5AFB">
        <w:rPr>
          <w:rFonts w:ascii="Times New Roman" w:hAnsi="Times New Roman" w:cs="Times New Roman"/>
          <w:noProof/>
          <w:sz w:val="24"/>
          <w:szCs w:val="24"/>
        </w:rPr>
        <w:t>(1), 427–449. doi: 10.1146/annurev-ecolsys-110316-022659</w:t>
      </w:r>
    </w:p>
    <w:p w14:paraId="3C6A549E"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Buschbom, J., Yanbaev, Y., &amp; Degen, B. (2011). Efficient long-distance gene flow into an isolated relict oak stand. </w:t>
      </w:r>
      <w:r w:rsidRPr="00CC5AFB">
        <w:rPr>
          <w:rFonts w:ascii="Times New Roman" w:hAnsi="Times New Roman" w:cs="Times New Roman"/>
          <w:i/>
          <w:iCs/>
          <w:noProof/>
          <w:sz w:val="24"/>
          <w:szCs w:val="24"/>
        </w:rPr>
        <w:t>Journal of Heredity</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102</w:t>
      </w:r>
      <w:r w:rsidRPr="00CC5AFB">
        <w:rPr>
          <w:rFonts w:ascii="Times New Roman" w:hAnsi="Times New Roman" w:cs="Times New Roman"/>
          <w:noProof/>
          <w:sz w:val="24"/>
          <w:szCs w:val="24"/>
        </w:rPr>
        <w:t>(4), 464–472. doi: 10.1093/jhered/esr023</w:t>
      </w:r>
    </w:p>
    <w:p w14:paraId="563CF56F"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Cayuela, H., Rougemont, Q., Prunier, J. G., Moore, J. S., Clobert, J., Besnard, A., &amp; Bernatchez, </w:t>
      </w:r>
      <w:r w:rsidRPr="00CC5AFB">
        <w:rPr>
          <w:rFonts w:ascii="Times New Roman" w:hAnsi="Times New Roman" w:cs="Times New Roman"/>
          <w:noProof/>
          <w:sz w:val="24"/>
          <w:szCs w:val="24"/>
        </w:rPr>
        <w:lastRenderedPageBreak/>
        <w:t xml:space="preserve">L. (2018). Demographic and genetic approaches to study dispersal in wild animal populations: A methodological review. </w:t>
      </w:r>
      <w:r w:rsidRPr="00CC5AFB">
        <w:rPr>
          <w:rFonts w:ascii="Times New Roman" w:hAnsi="Times New Roman" w:cs="Times New Roman"/>
          <w:i/>
          <w:iCs/>
          <w:noProof/>
          <w:sz w:val="24"/>
          <w:szCs w:val="24"/>
        </w:rPr>
        <w:t>Molecular Ecology</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27</w:t>
      </w:r>
      <w:r w:rsidRPr="00CC5AFB">
        <w:rPr>
          <w:rFonts w:ascii="Times New Roman" w:hAnsi="Times New Roman" w:cs="Times New Roman"/>
          <w:noProof/>
          <w:sz w:val="24"/>
          <w:szCs w:val="24"/>
        </w:rPr>
        <w:t>(20), 3976–4010. doi: 10.1111/mec.14848</w:t>
      </w:r>
    </w:p>
    <w:p w14:paraId="7BA07A76"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Clark, A. G., Hubisz, M. J., Bustamante, C. D., Williamson, S. H., &amp; Nielsen, R. (2005). Ascertainment bias in studies of human genome-wide polymorphism. </w:t>
      </w:r>
      <w:r w:rsidRPr="00CC5AFB">
        <w:rPr>
          <w:rFonts w:ascii="Times New Roman" w:hAnsi="Times New Roman" w:cs="Times New Roman"/>
          <w:i/>
          <w:iCs/>
          <w:noProof/>
          <w:sz w:val="24"/>
          <w:szCs w:val="24"/>
        </w:rPr>
        <w:t>Genome Research</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15</w:t>
      </w:r>
      <w:r w:rsidRPr="00CC5AFB">
        <w:rPr>
          <w:rFonts w:ascii="Times New Roman" w:hAnsi="Times New Roman" w:cs="Times New Roman"/>
          <w:noProof/>
          <w:sz w:val="24"/>
          <w:szCs w:val="24"/>
        </w:rPr>
        <w:t>(11), 1496–1502. doi: 10.1101/gr.4107905</w:t>
      </w:r>
    </w:p>
    <w:p w14:paraId="56870A96"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Creech, T. G., Epps, C. W., Landguth, E. L., Wehausen, J. D., Crowhurst, R. S., Holton, B., &amp; Monello, R. J. (2017). Simulating the spread of selection-driven genotypes us</w:t>
      </w:r>
      <w:r w:rsidRPr="00CC5AFB">
        <w:rPr>
          <w:rFonts w:ascii="Times New Roman" w:hAnsi="Times New Roman" w:cs="Times New Roman"/>
          <w:noProof/>
          <w:sz w:val="24"/>
          <w:szCs w:val="24"/>
        </w:rPr>
        <w:lastRenderedPageBreak/>
        <w:t xml:space="preserve">ing landscape resistance models for desert bighorn sheep. </w:t>
      </w:r>
      <w:r w:rsidRPr="00CC5AFB">
        <w:rPr>
          <w:rFonts w:ascii="Times New Roman" w:hAnsi="Times New Roman" w:cs="Times New Roman"/>
          <w:i/>
          <w:iCs/>
          <w:noProof/>
          <w:sz w:val="24"/>
          <w:szCs w:val="24"/>
        </w:rPr>
        <w:t>PLoS ONE</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12</w:t>
      </w:r>
      <w:r w:rsidRPr="00CC5AFB">
        <w:rPr>
          <w:rFonts w:ascii="Times New Roman" w:hAnsi="Times New Roman" w:cs="Times New Roman"/>
          <w:noProof/>
          <w:sz w:val="24"/>
          <w:szCs w:val="24"/>
        </w:rPr>
        <w:t>(5), 1–26. doi: 10.1371/journal.pone.0176960</w:t>
      </w:r>
    </w:p>
    <w:p w14:paraId="15ADF0F0"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Cubry, P., Vigouroux, Y., &amp; François, O. (2017). The Empirical Distribution of Singletons for Geographic Samples of DNA Sequences. </w:t>
      </w:r>
      <w:r w:rsidRPr="00CC5AFB">
        <w:rPr>
          <w:rFonts w:ascii="Times New Roman" w:hAnsi="Times New Roman" w:cs="Times New Roman"/>
          <w:i/>
          <w:iCs/>
          <w:noProof/>
          <w:sz w:val="24"/>
          <w:szCs w:val="24"/>
        </w:rPr>
        <w:t>Frontiers in Genetics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8</w:t>
      </w:r>
      <w:r w:rsidRPr="00CC5AFB">
        <w:rPr>
          <w:rFonts w:ascii="Times New Roman" w:hAnsi="Times New Roman" w:cs="Times New Roman"/>
          <w:noProof/>
          <w:sz w:val="24"/>
          <w:szCs w:val="24"/>
        </w:rPr>
        <w:t>(September), 1–10. doi: 10.3389/fgene.2017.00139</w:t>
      </w:r>
    </w:p>
    <w:p w14:paraId="4D00F5DD"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Currat, M., Ray, N., &amp; Excoffier, L. (2004). SPLATCHE: A program to simulate genetic diversity taking into account environmental heterogeneity. </w:t>
      </w:r>
      <w:r w:rsidRPr="00CC5AFB">
        <w:rPr>
          <w:rFonts w:ascii="Times New Roman" w:hAnsi="Times New Roman" w:cs="Times New Roman"/>
          <w:i/>
          <w:iCs/>
          <w:noProof/>
          <w:sz w:val="24"/>
          <w:szCs w:val="24"/>
        </w:rPr>
        <w:t>Molecular Ecology Notes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4</w:t>
      </w:r>
      <w:r w:rsidRPr="00CC5AFB">
        <w:rPr>
          <w:rFonts w:ascii="Times New Roman" w:hAnsi="Times New Roman" w:cs="Times New Roman"/>
          <w:noProof/>
          <w:sz w:val="24"/>
          <w:szCs w:val="24"/>
        </w:rPr>
        <w:t>(1), 139–142. doi: 10.1046/j.1471-8286.2003.00582.x</w:t>
      </w:r>
    </w:p>
    <w:p w14:paraId="38E4EE7C"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Draheim, H. M., Moore, J. A., Fortin, M. J., &amp; Scribner, K. T. (2018). Beyond the snapshot: Landscape genetic analysis of time series data reveal responses of American black bears to landscape change. </w:t>
      </w:r>
      <w:r w:rsidRPr="00CC5AFB">
        <w:rPr>
          <w:rFonts w:ascii="Times New Roman" w:hAnsi="Times New Roman" w:cs="Times New Roman"/>
          <w:i/>
          <w:iCs/>
          <w:noProof/>
          <w:sz w:val="24"/>
          <w:szCs w:val="24"/>
        </w:rPr>
        <w:t>Evolutionary Applications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11</w:t>
      </w:r>
      <w:r w:rsidRPr="00CC5AFB">
        <w:rPr>
          <w:rFonts w:ascii="Times New Roman" w:hAnsi="Times New Roman" w:cs="Times New Roman"/>
          <w:noProof/>
          <w:sz w:val="24"/>
          <w:szCs w:val="24"/>
        </w:rPr>
        <w:t>(8), 1219–1230. doi: 10.1111/eva.12617</w:t>
      </w:r>
    </w:p>
    <w:p w14:paraId="419DE4A9"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Dray, S., Bauman, D., Blanchet, G., Borcard, D., Clappe, S., Guenard, G., … Wagner, H. H. (2019). </w:t>
      </w:r>
      <w:r w:rsidRPr="00CC5AFB">
        <w:rPr>
          <w:rFonts w:ascii="Times New Roman" w:hAnsi="Times New Roman" w:cs="Times New Roman"/>
          <w:i/>
          <w:iCs/>
          <w:noProof/>
          <w:sz w:val="24"/>
          <w:szCs w:val="24"/>
        </w:rPr>
        <w:t>adespatial: Multivariate Multiscale Spatial Analysis.</w:t>
      </w:r>
      <w:r w:rsidRPr="00CC5AFB">
        <w:rPr>
          <w:rFonts w:ascii="Times New Roman" w:hAnsi="Times New Roman" w:cs="Times New Roman"/>
          <w:noProof/>
          <w:sz w:val="24"/>
          <w:szCs w:val="24"/>
        </w:rPr>
        <w:t xml:space="preserve"> Retrieved from https://cran.r-project.org/package=adespatial</w:t>
      </w:r>
    </w:p>
    <w:p w14:paraId="615A0A86"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Epperson, B. K., McRae, B. H., Scribner, K., Cushman, S. a, Rosenberg, M. S., Fortin, M.-J., … Dale, M. R. T. (2010). Utility of computer simulations in landscape genetics. </w:t>
      </w:r>
      <w:r w:rsidRPr="00CC5AFB">
        <w:rPr>
          <w:rFonts w:ascii="Times New Roman" w:hAnsi="Times New Roman" w:cs="Times New Roman"/>
          <w:i/>
          <w:iCs/>
          <w:noProof/>
          <w:sz w:val="24"/>
          <w:szCs w:val="24"/>
        </w:rPr>
        <w:t>Molecular Ecology</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19</w:t>
      </w:r>
      <w:r w:rsidRPr="00CC5AFB">
        <w:rPr>
          <w:rFonts w:ascii="Times New Roman" w:hAnsi="Times New Roman" w:cs="Times New Roman"/>
          <w:noProof/>
          <w:sz w:val="24"/>
          <w:szCs w:val="24"/>
        </w:rPr>
        <w:t>(17), 3549–3564. doi: 10.1111/j.1365-294X.2010.04678.x</w:t>
      </w:r>
    </w:p>
    <w:p w14:paraId="56529C6E"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Epps, C. W., &amp; Keyghobadi, N. (2015). Landscape genetics in a changing world: Disentangling historical and contemporary influences and inferring change. </w:t>
      </w:r>
      <w:r w:rsidRPr="00CC5AFB">
        <w:rPr>
          <w:rFonts w:ascii="Times New Roman" w:hAnsi="Times New Roman" w:cs="Times New Roman"/>
          <w:i/>
          <w:iCs/>
          <w:noProof/>
          <w:sz w:val="24"/>
          <w:szCs w:val="24"/>
        </w:rPr>
        <w:t>Molecular Ecology</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24</w:t>
      </w:r>
      <w:r w:rsidRPr="00CC5AFB">
        <w:rPr>
          <w:rFonts w:ascii="Times New Roman" w:hAnsi="Times New Roman" w:cs="Times New Roman"/>
          <w:noProof/>
          <w:sz w:val="24"/>
          <w:szCs w:val="24"/>
        </w:rPr>
        <w:t>(24), 6021–6040. doi: 10.1111</w:t>
      </w:r>
      <w:r w:rsidRPr="00CC5AFB">
        <w:rPr>
          <w:rFonts w:ascii="Times New Roman" w:hAnsi="Times New Roman" w:cs="Times New Roman"/>
          <w:noProof/>
          <w:sz w:val="24"/>
          <w:szCs w:val="24"/>
        </w:rPr>
        <w:lastRenderedPageBreak/>
        <w:t>/mec.13454</w:t>
      </w:r>
    </w:p>
    <w:p w14:paraId="3A481B6D"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Excoffier, L., Dupanloup, I., Huerta-Sánchez, E., Sousa, V. C., &amp; Foll, M. (2013). Robust Demographic Inference from Genomic and SNP Data. </w:t>
      </w:r>
      <w:r w:rsidRPr="00CC5AFB">
        <w:rPr>
          <w:rFonts w:ascii="Times New Roman" w:hAnsi="Times New Roman" w:cs="Times New Roman"/>
          <w:i/>
          <w:iCs/>
          <w:noProof/>
          <w:sz w:val="24"/>
          <w:szCs w:val="24"/>
        </w:rPr>
        <w:t>PLoS Genetics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9</w:t>
      </w:r>
      <w:r w:rsidRPr="00CC5AFB">
        <w:rPr>
          <w:rFonts w:ascii="Times New Roman" w:hAnsi="Times New Roman" w:cs="Times New Roman"/>
          <w:noProof/>
          <w:sz w:val="24"/>
          <w:szCs w:val="24"/>
        </w:rPr>
        <w:t>(10). doi: 10.1371/journal.pgen.1003905</w:t>
      </w:r>
    </w:p>
    <w:p w14:paraId="7B50FAE9"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Forester, B. R., Jones, M. R., Joost, S., Landguth, E. L., &amp; Lasky, J. R. (2016). Detecting spatial genetic signatures of local adaptation in heterogeneous landscapes. </w:t>
      </w:r>
      <w:r w:rsidRPr="00CC5AFB">
        <w:rPr>
          <w:rFonts w:ascii="Times New Roman" w:hAnsi="Times New Roman" w:cs="Times New Roman"/>
          <w:i/>
          <w:iCs/>
          <w:noProof/>
          <w:sz w:val="24"/>
          <w:szCs w:val="24"/>
        </w:rPr>
        <w:t>Molecular Ecology</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25</w:t>
      </w:r>
      <w:r w:rsidRPr="00CC5AFB">
        <w:rPr>
          <w:rFonts w:ascii="Times New Roman" w:hAnsi="Times New Roman" w:cs="Times New Roman"/>
          <w:noProof/>
          <w:sz w:val="24"/>
          <w:szCs w:val="24"/>
        </w:rPr>
        <w:t>(1), 104–120. doi: 10.1111/mec.13476</w:t>
      </w:r>
    </w:p>
    <w:p w14:paraId="6CB6C66F"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Gardner, R. H., &amp; Urban, D. L. (2007). Neutral models for testing landscape hypotheses. </w:t>
      </w:r>
      <w:r w:rsidRPr="00CC5AFB">
        <w:rPr>
          <w:rFonts w:ascii="Times New Roman" w:hAnsi="Times New Roman" w:cs="Times New Roman"/>
          <w:i/>
          <w:iCs/>
          <w:noProof/>
          <w:sz w:val="24"/>
          <w:szCs w:val="24"/>
        </w:rPr>
        <w:t>Landscape Ecology</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22</w:t>
      </w:r>
      <w:r w:rsidRPr="00CC5AFB">
        <w:rPr>
          <w:rFonts w:ascii="Times New Roman" w:hAnsi="Times New Roman" w:cs="Times New Roman"/>
          <w:noProof/>
          <w:sz w:val="24"/>
          <w:szCs w:val="24"/>
        </w:rPr>
        <w:t>(1), 15–29. doi: 10.1007/s10980-006-9011-4</w:t>
      </w:r>
    </w:p>
    <w:p w14:paraId="3AE79207"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Gattepaille, L. M., Jakobsson, M., &amp; Blum, M. G. B. (2013). Inferring population size changes with sequence and SNP data: Lessons from human bottlenecks. </w:t>
      </w:r>
      <w:r w:rsidRPr="00CC5AFB">
        <w:rPr>
          <w:rFonts w:ascii="Times New Roman" w:hAnsi="Times New Roman" w:cs="Times New Roman"/>
          <w:i/>
          <w:iCs/>
          <w:noProof/>
          <w:sz w:val="24"/>
          <w:szCs w:val="24"/>
        </w:rPr>
        <w:t>Heredity</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110</w:t>
      </w:r>
      <w:r w:rsidRPr="00CC5AFB">
        <w:rPr>
          <w:rFonts w:ascii="Times New Roman" w:hAnsi="Times New Roman" w:cs="Times New Roman"/>
          <w:noProof/>
          <w:sz w:val="24"/>
          <w:szCs w:val="24"/>
        </w:rPr>
        <w:t>(5), 409–419. doi: 10.1038/hdy.2012.120</w:t>
      </w:r>
    </w:p>
    <w:p w14:paraId="60D9DA34"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Guillaume, F., &amp; Rougemont, J. (2006). Nemo: An evolutionary and population genetics programming framework. </w:t>
      </w:r>
      <w:r w:rsidRPr="00CC5AFB">
        <w:rPr>
          <w:rFonts w:ascii="Times New Roman" w:hAnsi="Times New Roman" w:cs="Times New Roman"/>
          <w:i/>
          <w:iCs/>
          <w:noProof/>
          <w:sz w:val="24"/>
          <w:szCs w:val="24"/>
        </w:rPr>
        <w:t>Bioinformatics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22</w:t>
      </w:r>
      <w:r w:rsidRPr="00CC5AFB">
        <w:rPr>
          <w:rFonts w:ascii="Times New Roman" w:hAnsi="Times New Roman" w:cs="Times New Roman"/>
          <w:noProof/>
          <w:sz w:val="24"/>
          <w:szCs w:val="24"/>
        </w:rPr>
        <w:t>(20), 2556–2557. doi: 10.1093/bioinformatics/btl415</w:t>
      </w:r>
    </w:p>
    <w:p w14:paraId="2094D78E"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Gutenkunst, R. N., Hernandez, R. D., Williamson, S. H., &amp; Bustamante, C. D. (2009). Inferring the joint demographic history of multiple populations from multidimensional SNP frequency data. </w:t>
      </w:r>
      <w:r w:rsidRPr="00CC5AFB">
        <w:rPr>
          <w:rFonts w:ascii="Times New Roman" w:hAnsi="Times New Roman" w:cs="Times New Roman"/>
          <w:i/>
          <w:iCs/>
          <w:noProof/>
          <w:sz w:val="24"/>
          <w:szCs w:val="24"/>
        </w:rPr>
        <w:t>PLoS Genetics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5</w:t>
      </w:r>
      <w:r w:rsidRPr="00CC5AFB">
        <w:rPr>
          <w:rFonts w:ascii="Times New Roman" w:hAnsi="Times New Roman" w:cs="Times New Roman"/>
          <w:noProof/>
          <w:sz w:val="24"/>
          <w:szCs w:val="24"/>
        </w:rPr>
        <w:t>(10). doi: 10.1371/journal.pgen.1000695</w:t>
      </w:r>
    </w:p>
    <w:p w14:paraId="091E3430"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Haller, B. C., &amp; Messer, P. W. (2019). SLiM 3: Forward Genetic Simulations Beyond the Wright-Fisher Model. </w:t>
      </w:r>
      <w:r w:rsidRPr="00CC5AFB">
        <w:rPr>
          <w:rFonts w:ascii="Times New Roman" w:hAnsi="Times New Roman" w:cs="Times New Roman"/>
          <w:i/>
          <w:iCs/>
          <w:noProof/>
          <w:sz w:val="24"/>
          <w:szCs w:val="24"/>
        </w:rPr>
        <w:t>Molecular Biology and Evolution</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36</w:t>
      </w:r>
      <w:r w:rsidRPr="00CC5AFB">
        <w:rPr>
          <w:rFonts w:ascii="Times New Roman" w:hAnsi="Times New Roman" w:cs="Times New Roman"/>
          <w:noProof/>
          <w:sz w:val="24"/>
          <w:szCs w:val="24"/>
        </w:rPr>
        <w:t>(3), 632–637. doi: 10.1093/molbev/msy228</w:t>
      </w:r>
    </w:p>
    <w:p w14:paraId="66C4C17E"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Harrisson, K. A., Pavlova, A., Telonis-Scott, M., &amp; Sunnucks, P. (2014). Using genomics to characterize evolutionary potential for conservation of wild populations. </w:t>
      </w:r>
      <w:r w:rsidRPr="00CC5AFB">
        <w:rPr>
          <w:rFonts w:ascii="Times New Roman" w:hAnsi="Times New Roman" w:cs="Times New Roman"/>
          <w:i/>
          <w:iCs/>
          <w:noProof/>
          <w:sz w:val="24"/>
          <w:szCs w:val="24"/>
        </w:rPr>
        <w:t>Evolutionary Applications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7</w:t>
      </w:r>
      <w:r w:rsidRPr="00CC5AFB">
        <w:rPr>
          <w:rFonts w:ascii="Times New Roman" w:hAnsi="Times New Roman" w:cs="Times New Roman"/>
          <w:noProof/>
          <w:sz w:val="24"/>
          <w:szCs w:val="24"/>
        </w:rPr>
        <w:t>(9), 1008–1025. doi: 10.1111/eva.12149</w:t>
      </w:r>
    </w:p>
    <w:p w14:paraId="253FF77C"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James, P. M. a., Fleming, R.</w:t>
      </w:r>
      <w:r w:rsidRPr="00CC5AFB">
        <w:rPr>
          <w:rFonts w:ascii="Times New Roman" w:hAnsi="Times New Roman" w:cs="Times New Roman"/>
          <w:noProof/>
          <w:sz w:val="24"/>
          <w:szCs w:val="24"/>
        </w:rPr>
        <w:lastRenderedPageBreak/>
        <w:t xml:space="preserve"> a., &amp; Fortin, M. J. (2010). Identifying significant scale-specific spatial boundaries using wavelets and null models: Spruce budworm defoliation in Ontario, Canada as a case study. </w:t>
      </w:r>
      <w:r w:rsidRPr="00CC5AFB">
        <w:rPr>
          <w:rFonts w:ascii="Times New Roman" w:hAnsi="Times New Roman" w:cs="Times New Roman"/>
          <w:i/>
          <w:iCs/>
          <w:noProof/>
          <w:sz w:val="24"/>
          <w:szCs w:val="24"/>
        </w:rPr>
        <w:t>Landscape Ecology</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25</w:t>
      </w:r>
      <w:r w:rsidRPr="00CC5AFB">
        <w:rPr>
          <w:rFonts w:ascii="Times New Roman" w:hAnsi="Times New Roman" w:cs="Times New Roman"/>
          <w:noProof/>
          <w:sz w:val="24"/>
          <w:szCs w:val="24"/>
        </w:rPr>
        <w:t>, 873–887. doi: 10.1007/s10980-010-9465-2</w:t>
      </w:r>
    </w:p>
    <w:p w14:paraId="22061B6D"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Jombart, T. (2008). Adegenet: A R package for the multivariate analysis of genetic markers. </w:t>
      </w:r>
      <w:r w:rsidRPr="00CC5AFB">
        <w:rPr>
          <w:rFonts w:ascii="Times New Roman" w:hAnsi="Times New Roman" w:cs="Times New Roman"/>
          <w:i/>
          <w:iCs/>
          <w:noProof/>
          <w:sz w:val="24"/>
          <w:szCs w:val="24"/>
        </w:rPr>
        <w:t>Bioinformatics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24</w:t>
      </w:r>
      <w:r w:rsidRPr="00CC5AFB">
        <w:rPr>
          <w:rFonts w:ascii="Times New Roman" w:hAnsi="Times New Roman" w:cs="Times New Roman"/>
          <w:noProof/>
          <w:sz w:val="24"/>
          <w:szCs w:val="24"/>
        </w:rPr>
        <w:t>(11), 1403–1405. doi: 10.1093/bioinformatics/btn129</w:t>
      </w:r>
    </w:p>
    <w:p w14:paraId="5F56F418"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Jombart, T., &amp; Ahmed, I. (2011). adegenet 1.3-1: New tools for the analysis of genome-wide SNP data. </w:t>
      </w:r>
      <w:r w:rsidRPr="00CC5AFB">
        <w:rPr>
          <w:rFonts w:ascii="Times New Roman" w:hAnsi="Times New Roman" w:cs="Times New Roman"/>
          <w:i/>
          <w:iCs/>
          <w:noProof/>
          <w:sz w:val="24"/>
          <w:szCs w:val="24"/>
        </w:rPr>
        <w:t>Bioinformatics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27</w:t>
      </w:r>
      <w:r w:rsidRPr="00CC5AFB">
        <w:rPr>
          <w:rFonts w:ascii="Times New Roman" w:hAnsi="Times New Roman" w:cs="Times New Roman"/>
          <w:noProof/>
          <w:sz w:val="24"/>
          <w:szCs w:val="24"/>
        </w:rPr>
        <w:t>(21), 3070–3071. doi: 10.1093/bioinformatics/btr521</w:t>
      </w:r>
    </w:p>
    <w:p w14:paraId="25DF3235"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Kamm, J., Terhorst, J., Durbin, R., &amp; Song, Y. S. (2019). Efficiently Inferring the Demographic History of Many Populations With Allele Count Data. </w:t>
      </w:r>
      <w:r w:rsidRPr="00CC5AFB">
        <w:rPr>
          <w:rFonts w:ascii="Times New Roman" w:hAnsi="Times New Roman" w:cs="Times New Roman"/>
          <w:i/>
          <w:iCs/>
          <w:noProof/>
          <w:sz w:val="24"/>
          <w:szCs w:val="24"/>
        </w:rPr>
        <w:t>Journal of the American Statistical Association</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0</w:t>
      </w:r>
      <w:r w:rsidRPr="00CC5AFB">
        <w:rPr>
          <w:rFonts w:ascii="Times New Roman" w:hAnsi="Times New Roman" w:cs="Times New Roman"/>
          <w:noProof/>
          <w:sz w:val="24"/>
          <w:szCs w:val="24"/>
        </w:rPr>
        <w:t>(0), 1–16. doi: 10.1080/01621459.2019.1635482</w:t>
      </w:r>
    </w:p>
    <w:p w14:paraId="7E95EDE5"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Kremer, A., Ronce, O., Robledo-Arnuncio, J. J., Guillaume, F., Bohrer, G., Nathan, R., … Schueler, S. (2012). Long-distance gene flow and adaptation of forest trees to rapid climate change. </w:t>
      </w:r>
      <w:r w:rsidRPr="00CC5AFB">
        <w:rPr>
          <w:rFonts w:ascii="Times New Roman" w:hAnsi="Times New Roman" w:cs="Times New Roman"/>
          <w:i/>
          <w:iCs/>
          <w:noProof/>
          <w:sz w:val="24"/>
          <w:szCs w:val="24"/>
        </w:rPr>
        <w:t>Ecology Letters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15</w:t>
      </w:r>
      <w:r w:rsidRPr="00CC5AFB">
        <w:rPr>
          <w:rFonts w:ascii="Times New Roman" w:hAnsi="Times New Roman" w:cs="Times New Roman"/>
          <w:noProof/>
          <w:sz w:val="24"/>
          <w:szCs w:val="24"/>
        </w:rPr>
        <w:t>(4), 378–392. doi: 10.1111/j.1461-0248.2012.01746.x</w:t>
      </w:r>
    </w:p>
    <w:p w14:paraId="58D477CE"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Landguth, E. L., Bearlin, A., Day, C. C., &amp; Dunham, J. (2016). CDMetaPOP: an individual-based, eco-evolutionary model for spatially-explicit simulation of landscape demogenetics. </w:t>
      </w:r>
      <w:r w:rsidRPr="00CC5AFB">
        <w:rPr>
          <w:rFonts w:ascii="Times New Roman" w:hAnsi="Times New Roman" w:cs="Times New Roman"/>
          <w:i/>
          <w:iCs/>
          <w:noProof/>
          <w:sz w:val="24"/>
          <w:szCs w:val="24"/>
        </w:rPr>
        <w:t>Methods in Ecology and Evolution</w:t>
      </w:r>
      <w:r w:rsidRPr="00CC5AFB">
        <w:rPr>
          <w:rFonts w:ascii="Times New Roman" w:hAnsi="Times New Roman" w:cs="Times New Roman"/>
          <w:noProof/>
          <w:sz w:val="24"/>
          <w:szCs w:val="24"/>
        </w:rPr>
        <w:t>. doi: 10.1111/2041-210X.12608</w:t>
      </w:r>
    </w:p>
    <w:p w14:paraId="6A04FF5D"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Landguth, E. L., Bearlin, A., Day, C. C., &amp; Dunham, J. (2017). CDMetaPOP: an individual-based, eco-evolutionary model for spatially explicit simulation of landscape demogenetics. </w:t>
      </w:r>
      <w:r w:rsidRPr="00CC5AFB">
        <w:rPr>
          <w:rFonts w:ascii="Times New Roman" w:hAnsi="Times New Roman" w:cs="Times New Roman"/>
          <w:i/>
          <w:iCs/>
          <w:noProof/>
          <w:sz w:val="24"/>
          <w:szCs w:val="24"/>
        </w:rPr>
        <w:t>Methods in Ecology and Evolution</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8</w:t>
      </w:r>
      <w:r w:rsidRPr="00CC5AFB">
        <w:rPr>
          <w:rFonts w:ascii="Times New Roman" w:hAnsi="Times New Roman" w:cs="Times New Roman"/>
          <w:noProof/>
          <w:sz w:val="24"/>
          <w:szCs w:val="24"/>
        </w:rPr>
        <w:t>(</w:t>
      </w:r>
      <w:r w:rsidRPr="00CC5AFB">
        <w:rPr>
          <w:rFonts w:ascii="Times New Roman" w:hAnsi="Times New Roman" w:cs="Times New Roman"/>
          <w:noProof/>
          <w:sz w:val="24"/>
          <w:szCs w:val="24"/>
        </w:rPr>
        <w:lastRenderedPageBreak/>
        <w:t>1), 4–11. doi: 10.1111/2041-210X.12608</w:t>
      </w:r>
    </w:p>
    <w:p w14:paraId="5CC57158"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Landguth, E. L., Cushman, S. a., Schwartz, M. K., McKelvey, K. S., Murphy, M., &amp; Luikart, G. (2010). Quantifying the lag time to detect barriers in landscape genetics. </w:t>
      </w:r>
      <w:r w:rsidRPr="00CC5AFB">
        <w:rPr>
          <w:rFonts w:ascii="Times New Roman" w:hAnsi="Times New Roman" w:cs="Times New Roman"/>
          <w:i/>
          <w:iCs/>
          <w:noProof/>
          <w:sz w:val="24"/>
          <w:szCs w:val="24"/>
        </w:rPr>
        <w:t>Molecular Ecology</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19</w:t>
      </w:r>
      <w:r w:rsidRPr="00CC5AFB">
        <w:rPr>
          <w:rFonts w:ascii="Times New Roman" w:hAnsi="Times New Roman" w:cs="Times New Roman"/>
          <w:noProof/>
          <w:sz w:val="24"/>
          <w:szCs w:val="24"/>
        </w:rPr>
        <w:t>, 4179–4191. doi: 10.1111/j.1365-294X.2010.04808.x</w:t>
      </w:r>
    </w:p>
    <w:p w14:paraId="1D9A1FA7"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Landguth, E. L., Cushman, S. a, Murphy, M. a, &amp; Luikart, G. (2010). Relationships between migration rates and landscape resistance assessed using individual-based simulations. </w:t>
      </w:r>
      <w:r w:rsidRPr="00CC5AFB">
        <w:rPr>
          <w:rFonts w:ascii="Times New Roman" w:hAnsi="Times New Roman" w:cs="Times New Roman"/>
          <w:i/>
          <w:iCs/>
          <w:noProof/>
          <w:sz w:val="24"/>
          <w:szCs w:val="24"/>
        </w:rPr>
        <w:t>Molecular Ecology Resources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10</w:t>
      </w:r>
      <w:r w:rsidRPr="00CC5AFB">
        <w:rPr>
          <w:rFonts w:ascii="Times New Roman" w:hAnsi="Times New Roman" w:cs="Times New Roman"/>
          <w:noProof/>
          <w:sz w:val="24"/>
          <w:szCs w:val="24"/>
        </w:rPr>
        <w:t>(5), 854–862. doi: 10.1111/j.1755-0998.2010.02867.x</w:t>
      </w:r>
    </w:p>
    <w:p w14:paraId="3CBD059C"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CC5AFB">
        <w:rPr>
          <w:rFonts w:ascii="Times New Roman" w:hAnsi="Times New Roman" w:cs="Times New Roman"/>
          <w:i/>
          <w:iCs/>
          <w:noProof/>
          <w:sz w:val="24"/>
          <w:szCs w:val="24"/>
        </w:rPr>
        <w:t>Frontiers in Genetics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8</w:t>
      </w:r>
      <w:r w:rsidRPr="00CC5AFB">
        <w:rPr>
          <w:rFonts w:ascii="Times New Roman" w:hAnsi="Times New Roman" w:cs="Times New Roman"/>
          <w:noProof/>
          <w:sz w:val="24"/>
          <w:szCs w:val="24"/>
        </w:rPr>
        <w:t>(FEB), 1–12. doi: 10.3389/fgene.2017.00009</w:t>
      </w:r>
    </w:p>
    <w:p w14:paraId="3A8D1780"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Larroque, J., Legault, S., Johns, R., Lumley, L., Cusson, M., Renaut, S., … James, P. M. A. (2019). Temporal variation in spatial genetic structure during population outbreaks: Distinguishing among different potential drivers of spatial synchrony. </w:t>
      </w:r>
      <w:r w:rsidRPr="00CC5AFB">
        <w:rPr>
          <w:rFonts w:ascii="Times New Roman" w:hAnsi="Times New Roman" w:cs="Times New Roman"/>
          <w:i/>
          <w:iCs/>
          <w:noProof/>
          <w:sz w:val="24"/>
          <w:szCs w:val="24"/>
        </w:rPr>
        <w:t>Evolutionary Applications</w:t>
      </w:r>
      <w:r w:rsidRPr="00CC5AFB">
        <w:rPr>
          <w:rFonts w:ascii="Times New Roman" w:hAnsi="Times New Roman" w:cs="Times New Roman"/>
          <w:noProof/>
          <w:sz w:val="24"/>
          <w:szCs w:val="24"/>
        </w:rPr>
        <w:t>, (July), 1–15. doi: 10.1111/eva.12852</w:t>
      </w:r>
    </w:p>
    <w:p w14:paraId="51CB5D92"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Legendre, P. (2019a). A temporal beta-diversity index to identify sites that have changed in exceptional ways in space–time surveys. </w:t>
      </w:r>
      <w:r w:rsidRPr="00CC5AFB">
        <w:rPr>
          <w:rFonts w:ascii="Times New Roman" w:hAnsi="Times New Roman" w:cs="Times New Roman"/>
          <w:i/>
          <w:iCs/>
          <w:noProof/>
          <w:sz w:val="24"/>
          <w:szCs w:val="24"/>
        </w:rPr>
        <w:t>Ecology and Evolution</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9</w:t>
      </w:r>
      <w:r w:rsidRPr="00CC5AFB">
        <w:rPr>
          <w:rFonts w:ascii="Times New Roman" w:hAnsi="Times New Roman" w:cs="Times New Roman"/>
          <w:noProof/>
          <w:sz w:val="24"/>
          <w:szCs w:val="24"/>
        </w:rPr>
        <w:t>(6), 3500–3514. doi: 10.1002/ece3.4984</w:t>
      </w:r>
    </w:p>
    <w:p w14:paraId="01D17C3D"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Legendre, P. (2019b). A temporal beta‐diversity index to identify sites that have changed in exceptional ways in space-t</w:t>
      </w:r>
      <w:r w:rsidRPr="00CC5AFB">
        <w:rPr>
          <w:rFonts w:ascii="Times New Roman" w:hAnsi="Times New Roman" w:cs="Times New Roman"/>
          <w:noProof/>
          <w:sz w:val="24"/>
          <w:szCs w:val="24"/>
        </w:rPr>
        <w:lastRenderedPageBreak/>
        <w:t xml:space="preserve">ime surveys. </w:t>
      </w:r>
      <w:r w:rsidRPr="00CC5AFB">
        <w:rPr>
          <w:rFonts w:ascii="Times New Roman" w:hAnsi="Times New Roman" w:cs="Times New Roman"/>
          <w:i/>
          <w:iCs/>
          <w:noProof/>
          <w:sz w:val="24"/>
          <w:szCs w:val="24"/>
        </w:rPr>
        <w:t>Ecology and Evolution</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9</w:t>
      </w:r>
      <w:r w:rsidRPr="00CC5AFB">
        <w:rPr>
          <w:rFonts w:ascii="Times New Roman" w:hAnsi="Times New Roman" w:cs="Times New Roman"/>
          <w:noProof/>
          <w:sz w:val="24"/>
          <w:szCs w:val="24"/>
        </w:rPr>
        <w:t>, 3500–3514. doi: 10.1002/ece3.4984</w:t>
      </w:r>
    </w:p>
    <w:p w14:paraId="5C97ED9A"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Legendre, P., &amp; Gauthier, O. (2014). Statistical methods for temporal and space-time analysis of community composition data. </w:t>
      </w:r>
      <w:r w:rsidRPr="00CC5AFB">
        <w:rPr>
          <w:rFonts w:ascii="Times New Roman" w:hAnsi="Times New Roman" w:cs="Times New Roman"/>
          <w:i/>
          <w:iCs/>
          <w:noProof/>
          <w:sz w:val="24"/>
          <w:szCs w:val="24"/>
        </w:rPr>
        <w:t>Proceedings of the Royal Society B: Biological Sciences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281</w:t>
      </w:r>
      <w:r w:rsidRPr="00CC5AFB">
        <w:rPr>
          <w:rFonts w:ascii="Times New Roman" w:hAnsi="Times New Roman" w:cs="Times New Roman"/>
          <w:noProof/>
          <w:sz w:val="24"/>
          <w:szCs w:val="24"/>
        </w:rPr>
        <w:t>(1778). doi: 10.1098/rspb.2013.2728</w:t>
      </w:r>
    </w:p>
    <w:p w14:paraId="4B8304B0"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Legendre, P., &amp; Legendre, L. (2012). </w:t>
      </w:r>
      <w:r w:rsidRPr="00CC5AFB">
        <w:rPr>
          <w:rFonts w:ascii="Times New Roman" w:hAnsi="Times New Roman" w:cs="Times New Roman"/>
          <w:i/>
          <w:iCs/>
          <w:noProof/>
          <w:sz w:val="24"/>
          <w:szCs w:val="24"/>
        </w:rPr>
        <w:t>Numerical Ecology</w:t>
      </w:r>
      <w:r w:rsidRPr="00CC5AFB">
        <w:rPr>
          <w:rFonts w:ascii="Times New Roman" w:hAnsi="Times New Roman" w:cs="Times New Roman"/>
          <w:noProof/>
          <w:sz w:val="24"/>
          <w:szCs w:val="24"/>
        </w:rPr>
        <w:t xml:space="preserve"> (Third Engl). Amsterdam: Elsevier.</w:t>
      </w:r>
    </w:p>
    <w:p w14:paraId="7C57B950"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CC5AFB">
        <w:rPr>
          <w:rFonts w:ascii="Times New Roman" w:hAnsi="Times New Roman" w:cs="Times New Roman"/>
          <w:i/>
          <w:iCs/>
          <w:noProof/>
          <w:sz w:val="24"/>
          <w:szCs w:val="24"/>
        </w:rPr>
        <w:t>Evolutionary Applications</w:t>
      </w:r>
      <w:r w:rsidRPr="00CC5AFB">
        <w:rPr>
          <w:rFonts w:ascii="Times New Roman" w:hAnsi="Times New Roman" w:cs="Times New Roman"/>
          <w:noProof/>
          <w:sz w:val="24"/>
          <w:szCs w:val="24"/>
        </w:rPr>
        <w:t>, (April), 1–8. doi: 10.1111/eva.12810</w:t>
      </w:r>
    </w:p>
    <w:p w14:paraId="4C6D290C"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Lepais, O., Chancerel, E., Boury, C., Salin, F., Manicki, A., Taillebois, L., … Guichoux, E. (2019). Fast sequence-based microsatellite genotyping development workflow for any non-model species. </w:t>
      </w:r>
      <w:r w:rsidRPr="00CC5AFB">
        <w:rPr>
          <w:rFonts w:ascii="Times New Roman" w:hAnsi="Times New Roman" w:cs="Times New Roman"/>
          <w:i/>
          <w:iCs/>
          <w:noProof/>
          <w:sz w:val="24"/>
          <w:szCs w:val="24"/>
        </w:rPr>
        <w:t>BioRxiv</w:t>
      </w:r>
      <w:r w:rsidRPr="00CC5AFB">
        <w:rPr>
          <w:rFonts w:ascii="Times New Roman" w:hAnsi="Times New Roman" w:cs="Times New Roman"/>
          <w:noProof/>
          <w:sz w:val="24"/>
          <w:szCs w:val="24"/>
        </w:rPr>
        <w:t>, 649772. doi: 10.1101/649772</w:t>
      </w:r>
    </w:p>
    <w:p w14:paraId="12CC9C49"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Lowe, W. H., &amp; Allendorf, F. W. (2010). What can genetics tell us about population connectivity? </w:t>
      </w:r>
      <w:r w:rsidRPr="00CC5AFB">
        <w:rPr>
          <w:rFonts w:ascii="Times New Roman" w:hAnsi="Times New Roman" w:cs="Times New Roman"/>
          <w:i/>
          <w:iCs/>
          <w:noProof/>
          <w:sz w:val="24"/>
          <w:szCs w:val="24"/>
        </w:rPr>
        <w:t>Molecular Ecology</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19</w:t>
      </w:r>
      <w:r w:rsidRPr="00CC5AFB">
        <w:rPr>
          <w:rFonts w:ascii="Times New Roman" w:hAnsi="Times New Roman" w:cs="Times New Roman"/>
          <w:noProof/>
          <w:sz w:val="24"/>
          <w:szCs w:val="24"/>
        </w:rPr>
        <w:t>(15), 3038–3051. doi: 10.1111/j.1365-294X.2010.04688.x</w:t>
      </w:r>
    </w:p>
    <w:p w14:paraId="4E9457B6"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Manel, S., &amp; Holderegger, R. (2013). Ten years of landscape genetics. </w:t>
      </w:r>
      <w:r w:rsidRPr="00CC5AFB">
        <w:rPr>
          <w:rFonts w:ascii="Times New Roman" w:hAnsi="Times New Roman" w:cs="Times New Roman"/>
          <w:i/>
          <w:iCs/>
          <w:noProof/>
          <w:sz w:val="24"/>
          <w:szCs w:val="24"/>
        </w:rPr>
        <w:t>Trends in Ecology &amp; Evolution</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28</w:t>
      </w:r>
      <w:r w:rsidRPr="00CC5AFB">
        <w:rPr>
          <w:rFonts w:ascii="Times New Roman" w:hAnsi="Times New Roman" w:cs="Times New Roman"/>
          <w:noProof/>
          <w:sz w:val="24"/>
          <w:szCs w:val="24"/>
        </w:rPr>
        <w:t>(10), 614–621. doi: 10.1016/j.tree.2013.05.012</w:t>
      </w:r>
    </w:p>
    <w:p w14:paraId="2BF5CDFD"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Manel, S., Schwartz, M. K., Luikart, G., &amp; Taberlet, P. (2003). Landscape genetics: combining landscape ecology and population genetics. </w:t>
      </w:r>
      <w:r w:rsidRPr="00CC5AFB">
        <w:rPr>
          <w:rFonts w:ascii="Times New Roman" w:hAnsi="Times New Roman" w:cs="Times New Roman"/>
          <w:i/>
          <w:iCs/>
          <w:noProof/>
          <w:sz w:val="24"/>
          <w:szCs w:val="24"/>
        </w:rPr>
        <w:t>Trends in Ecology &amp; Evolution</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18</w:t>
      </w:r>
      <w:r w:rsidRPr="00CC5AFB">
        <w:rPr>
          <w:rFonts w:ascii="Times New Roman" w:hAnsi="Times New Roman" w:cs="Times New Roman"/>
          <w:noProof/>
          <w:sz w:val="24"/>
          <w:szCs w:val="24"/>
        </w:rPr>
        <w:t>(4), 189–197. doi: 10.1016/S0169-5347(03)00008-9</w:t>
      </w:r>
    </w:p>
    <w:p w14:paraId="0FEC39D5"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Martensen, A. C., Saura, S., &amp; Fortin, M. J. (2017). Spatio-temporal connectivity: assessing the amount of reachable habitat in dynamic landscapes. </w:t>
      </w:r>
      <w:r w:rsidRPr="00CC5AFB">
        <w:rPr>
          <w:rFonts w:ascii="Times New Roman" w:hAnsi="Times New Roman" w:cs="Times New Roman"/>
          <w:i/>
          <w:iCs/>
          <w:noProof/>
          <w:sz w:val="24"/>
          <w:szCs w:val="24"/>
        </w:rPr>
        <w:t>Methods in Ecology and Evolution</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8</w:t>
      </w:r>
      <w:r w:rsidRPr="00CC5AFB">
        <w:rPr>
          <w:rFonts w:ascii="Times New Roman" w:hAnsi="Times New Roman" w:cs="Times New Roman"/>
          <w:noProof/>
          <w:sz w:val="24"/>
          <w:szCs w:val="24"/>
        </w:rPr>
        <w:t>(10), 1253–1264. doi: 10.1111/2041-210X.127</w:t>
      </w:r>
      <w:r w:rsidRPr="00CC5AFB">
        <w:rPr>
          <w:rFonts w:ascii="Times New Roman" w:hAnsi="Times New Roman" w:cs="Times New Roman"/>
          <w:noProof/>
          <w:sz w:val="24"/>
          <w:szCs w:val="24"/>
        </w:rPr>
        <w:lastRenderedPageBreak/>
        <w:t>99</w:t>
      </w:r>
    </w:p>
    <w:p w14:paraId="74734876"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History in Three Large World Populations. </w:t>
      </w:r>
      <w:r w:rsidRPr="00CC5AFB">
        <w:rPr>
          <w:rFonts w:ascii="Times New Roman" w:hAnsi="Times New Roman" w:cs="Times New Roman"/>
          <w:i/>
          <w:iCs/>
          <w:noProof/>
          <w:sz w:val="24"/>
          <w:szCs w:val="24"/>
        </w:rPr>
        <w:t>Genetics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166</w:t>
      </w:r>
      <w:r w:rsidRPr="00CC5AFB">
        <w:rPr>
          <w:rFonts w:ascii="Times New Roman" w:hAnsi="Times New Roman" w:cs="Times New Roman"/>
          <w:noProof/>
          <w:sz w:val="24"/>
          <w:szCs w:val="24"/>
        </w:rPr>
        <w:t>(1), 351–372. doi: 10.1534/genetics.166.1.351</w:t>
      </w:r>
    </w:p>
    <w:p w14:paraId="05AFDDE4"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Maruyama, T., &amp; Fuerstt, P. A. (1985). Population bottlenecks and nonequilibrium models in opulation genetics. II. Number of alleles in a small population that was formed by a recent bottleneck. </w:t>
      </w:r>
      <w:r w:rsidRPr="00CC5AFB">
        <w:rPr>
          <w:rFonts w:ascii="Times New Roman" w:hAnsi="Times New Roman" w:cs="Times New Roman"/>
          <w:i/>
          <w:iCs/>
          <w:noProof/>
          <w:sz w:val="24"/>
          <w:szCs w:val="24"/>
        </w:rPr>
        <w:t>Genetics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111</w:t>
      </w:r>
      <w:r w:rsidRPr="00CC5AFB">
        <w:rPr>
          <w:rFonts w:ascii="Times New Roman" w:hAnsi="Times New Roman" w:cs="Times New Roman"/>
          <w:noProof/>
          <w:sz w:val="24"/>
          <w:szCs w:val="24"/>
        </w:rPr>
        <w:t>(3), 675–689. Retrieved from https://www.ncbi.nlm.nih.gov/pmc/articles/PMC1202664/pdf/675.pdf</w:t>
      </w:r>
    </w:p>
    <w:p w14:paraId="46E03398"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Maynard, A. J., Ambrose, L., Cooper, R. D., Chow, W. K., Davis, J. B., Muzari, M. O., … Beebe, N. W. (2017). Tiger on the prowl: Invasion history and spatio-temporal genetic structure of the Asian tiger mosquito Aedes albopictus (Skuse 1894) in the Indo-Pacific. </w:t>
      </w:r>
      <w:r w:rsidRPr="00CC5AFB">
        <w:rPr>
          <w:rFonts w:ascii="Times New Roman" w:hAnsi="Times New Roman" w:cs="Times New Roman"/>
          <w:i/>
          <w:iCs/>
          <w:noProof/>
          <w:sz w:val="24"/>
          <w:szCs w:val="24"/>
        </w:rPr>
        <w:t>PLoS Neglected Tropical Diseases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11</w:t>
      </w:r>
      <w:r w:rsidRPr="00CC5AFB">
        <w:rPr>
          <w:rFonts w:ascii="Times New Roman" w:hAnsi="Times New Roman" w:cs="Times New Roman"/>
          <w:noProof/>
          <w:sz w:val="24"/>
          <w:szCs w:val="24"/>
        </w:rPr>
        <w:t>(4), 1–27. doi: 10.1371/journal.pntd.0005546</w:t>
      </w:r>
    </w:p>
    <w:p w14:paraId="222817CD"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Mayrand, P., Filotas, E., Wittische, J., &amp; James, P. M. A. (2019). The role of dispersal, selection, and timing of sampling on the false discovery rate of loci under selection during geographic range expansion. </w:t>
      </w:r>
      <w:r w:rsidRPr="00CC5AFB">
        <w:rPr>
          <w:rFonts w:ascii="Times New Roman" w:hAnsi="Times New Roman" w:cs="Times New Roman"/>
          <w:i/>
          <w:iCs/>
          <w:noProof/>
          <w:sz w:val="24"/>
          <w:szCs w:val="24"/>
        </w:rPr>
        <w:t>Genome</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13</w:t>
      </w:r>
      <w:r w:rsidRPr="00CC5AFB">
        <w:rPr>
          <w:rFonts w:ascii="Times New Roman" w:hAnsi="Times New Roman" w:cs="Times New Roman"/>
          <w:noProof/>
          <w:sz w:val="24"/>
          <w:szCs w:val="24"/>
        </w:rPr>
        <w:t>(July), 1–13. doi: 10.1139/gen-2019-0004</w:t>
      </w:r>
    </w:p>
    <w:p w14:paraId="7725D52F"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Murray, G. G. R., Wang, F., Harrison, E. M., Paterson, G. K., Mather, A. E., Harris, S. R., … Welch, J. J. (2016). The effect of genetic structure on molecular dating and tests for temporal signal. </w:t>
      </w:r>
      <w:r w:rsidRPr="00CC5AFB">
        <w:rPr>
          <w:rFonts w:ascii="Times New Roman" w:hAnsi="Times New Roman" w:cs="Times New Roman"/>
          <w:i/>
          <w:iCs/>
          <w:noProof/>
          <w:sz w:val="24"/>
          <w:szCs w:val="24"/>
        </w:rPr>
        <w:t>Methods in Ecology and Evolution</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7</w:t>
      </w:r>
      <w:r w:rsidRPr="00CC5AFB">
        <w:rPr>
          <w:rFonts w:ascii="Times New Roman" w:hAnsi="Times New Roman" w:cs="Times New Roman"/>
          <w:noProof/>
          <w:sz w:val="24"/>
          <w:szCs w:val="24"/>
        </w:rPr>
        <w:t>(1), 80–89. doi: 10.1111/2041-210X.12466</w:t>
      </w:r>
    </w:p>
    <w:p w14:paraId="01705162"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Nair, A., Fountain, T., Ikonen, S., Ojanen, S. P., &amp; Van Nouhuys, S. (2016). Spatial and temp</w:t>
      </w:r>
      <w:r w:rsidRPr="00CC5AFB">
        <w:rPr>
          <w:rFonts w:ascii="Times New Roman" w:hAnsi="Times New Roman" w:cs="Times New Roman"/>
          <w:noProof/>
          <w:sz w:val="24"/>
          <w:szCs w:val="24"/>
        </w:rPr>
        <w:lastRenderedPageBreak/>
        <w:t xml:space="preserve">oral genetic structure at the fourth trophic level in a fragmented landscape. </w:t>
      </w:r>
      <w:r w:rsidRPr="00CC5AFB">
        <w:rPr>
          <w:rFonts w:ascii="Times New Roman" w:hAnsi="Times New Roman" w:cs="Times New Roman"/>
          <w:i/>
          <w:iCs/>
          <w:noProof/>
          <w:sz w:val="24"/>
          <w:szCs w:val="24"/>
        </w:rPr>
        <w:t>Proceedings of the Royal Society B: Biological Sciences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283</w:t>
      </w:r>
      <w:r w:rsidRPr="00CC5AFB">
        <w:rPr>
          <w:rFonts w:ascii="Times New Roman" w:hAnsi="Times New Roman" w:cs="Times New Roman"/>
          <w:noProof/>
          <w:sz w:val="24"/>
          <w:szCs w:val="24"/>
        </w:rPr>
        <w:t>(1831), 1–8. doi: 10.1098/rspb.2016.0668</w:t>
      </w:r>
    </w:p>
    <w:p w14:paraId="4CEEBFE4"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Paradis, E. (2010). Pegas: An R package for population genetics with an integrated-modular approach. </w:t>
      </w:r>
      <w:r w:rsidRPr="00CC5AFB">
        <w:rPr>
          <w:rFonts w:ascii="Times New Roman" w:hAnsi="Times New Roman" w:cs="Times New Roman"/>
          <w:i/>
          <w:iCs/>
          <w:noProof/>
          <w:sz w:val="24"/>
          <w:szCs w:val="24"/>
        </w:rPr>
        <w:t>Bioinformatics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26</w:t>
      </w:r>
      <w:r w:rsidRPr="00CC5AFB">
        <w:rPr>
          <w:rFonts w:ascii="Times New Roman" w:hAnsi="Times New Roman" w:cs="Times New Roman"/>
          <w:noProof/>
          <w:sz w:val="24"/>
          <w:szCs w:val="24"/>
        </w:rPr>
        <w:t>(3), 419–420. doi: 10.1093/bioinformatics/btp696</w:t>
      </w:r>
    </w:p>
    <w:p w14:paraId="7E447CDF"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Paz-Vinas, I., Loot, G., Stevens, V. M., &amp; Blanchet, S. (2015). Evolutionary processes driving spatial patterns of intraspecific genetic diversity in river ecosystems. </w:t>
      </w:r>
      <w:r w:rsidRPr="00CC5AFB">
        <w:rPr>
          <w:rFonts w:ascii="Times New Roman" w:hAnsi="Times New Roman" w:cs="Times New Roman"/>
          <w:i/>
          <w:iCs/>
          <w:noProof/>
          <w:sz w:val="24"/>
          <w:szCs w:val="24"/>
        </w:rPr>
        <w:t>Molecular Ecology</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24</w:t>
      </w:r>
      <w:r w:rsidRPr="00CC5AFB">
        <w:rPr>
          <w:rFonts w:ascii="Times New Roman" w:hAnsi="Times New Roman" w:cs="Times New Roman"/>
          <w:noProof/>
          <w:sz w:val="24"/>
          <w:szCs w:val="24"/>
        </w:rPr>
        <w:t>(18), 4586–4604. doi: 10.1111/mec.13345</w:t>
      </w:r>
    </w:p>
    <w:p w14:paraId="247763A9"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R Core Team. (2019). </w:t>
      </w:r>
      <w:r w:rsidRPr="00CC5AFB">
        <w:rPr>
          <w:rFonts w:ascii="Times New Roman" w:hAnsi="Times New Roman" w:cs="Times New Roman"/>
          <w:i/>
          <w:iCs/>
          <w:noProof/>
          <w:sz w:val="24"/>
          <w:szCs w:val="24"/>
        </w:rPr>
        <w:t>R: A language and environment for statistical computing</w:t>
      </w:r>
      <w:r w:rsidRPr="00CC5AFB">
        <w:rPr>
          <w:rFonts w:ascii="Times New Roman" w:hAnsi="Times New Roman" w:cs="Times New Roman"/>
          <w:noProof/>
          <w:sz w:val="24"/>
          <w:szCs w:val="24"/>
        </w:rPr>
        <w:t>. Retrieved from https://www.r-project.org/</w:t>
      </w:r>
    </w:p>
    <w:p w14:paraId="13370C8F"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Rogers, J. S. (1972). Measures of genetic similarity and genetic distances. In M. R. Wheeler (Ed.), </w:t>
      </w:r>
      <w:r w:rsidRPr="00CC5AFB">
        <w:rPr>
          <w:rFonts w:ascii="Times New Roman" w:hAnsi="Times New Roman" w:cs="Times New Roman"/>
          <w:i/>
          <w:iCs/>
          <w:noProof/>
          <w:sz w:val="24"/>
          <w:szCs w:val="24"/>
        </w:rPr>
        <w:t>Studies in Genetics VII</w:t>
      </w:r>
      <w:r w:rsidRPr="00CC5AFB">
        <w:rPr>
          <w:rFonts w:ascii="Times New Roman" w:hAnsi="Times New Roman" w:cs="Times New Roman"/>
          <w:noProof/>
          <w:sz w:val="24"/>
          <w:szCs w:val="24"/>
        </w:rPr>
        <w:t xml:space="preserve"> (pp. 145–153). Austin: The University of Texas.</w:t>
      </w:r>
    </w:p>
    <w:p w14:paraId="41E98C56"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Rousset, F. (1997). Genetic Differentiation and Estimation of Gene Flow from FStatistics Under Isolation by Distance. </w:t>
      </w:r>
      <w:r w:rsidRPr="00CC5AFB">
        <w:rPr>
          <w:rFonts w:ascii="Times New Roman" w:hAnsi="Times New Roman" w:cs="Times New Roman"/>
          <w:i/>
          <w:iCs/>
          <w:noProof/>
          <w:sz w:val="24"/>
          <w:szCs w:val="24"/>
        </w:rPr>
        <w:t>Genetics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145</w:t>
      </w:r>
      <w:r w:rsidRPr="00CC5AFB">
        <w:rPr>
          <w:rFonts w:ascii="Times New Roman" w:hAnsi="Times New Roman" w:cs="Times New Roman"/>
          <w:noProof/>
          <w:sz w:val="24"/>
          <w:szCs w:val="24"/>
        </w:rPr>
        <w:t>(4), 1219–1228.</w:t>
      </w:r>
    </w:p>
    <w:p w14:paraId="37B99689"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Rousset, F., &amp; Ferdy, J.-B. (2014). Testing environmental and genetic effects in the presence of spatial autocorrelation. </w:t>
      </w:r>
      <w:r w:rsidRPr="00CC5AFB">
        <w:rPr>
          <w:rFonts w:ascii="Times New Roman" w:hAnsi="Times New Roman" w:cs="Times New Roman"/>
          <w:i/>
          <w:iCs/>
          <w:noProof/>
          <w:sz w:val="24"/>
          <w:szCs w:val="24"/>
        </w:rPr>
        <w:t>Ecography</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37</w:t>
      </w:r>
      <w:r w:rsidRPr="00CC5AFB">
        <w:rPr>
          <w:rFonts w:ascii="Times New Roman" w:hAnsi="Times New Roman" w:cs="Times New Roman"/>
          <w:noProof/>
          <w:sz w:val="24"/>
          <w:szCs w:val="24"/>
        </w:rPr>
        <w:t>(December 2013), 781–790. doi: 10.1111/ecog.00566</w:t>
      </w:r>
    </w:p>
    <w:p w14:paraId="65D0D0B2"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RStudio Team. (2018). </w:t>
      </w:r>
      <w:r w:rsidRPr="00CC5AFB">
        <w:rPr>
          <w:rFonts w:ascii="Times New Roman" w:hAnsi="Times New Roman" w:cs="Times New Roman"/>
          <w:i/>
          <w:iCs/>
          <w:noProof/>
          <w:sz w:val="24"/>
          <w:szCs w:val="24"/>
        </w:rPr>
        <w:t>RStudio: Integrated Development for R</w:t>
      </w:r>
      <w:r w:rsidRPr="00CC5AFB">
        <w:rPr>
          <w:rFonts w:ascii="Times New Roman" w:hAnsi="Times New Roman" w:cs="Times New Roman"/>
          <w:noProof/>
          <w:sz w:val="24"/>
          <w:szCs w:val="24"/>
        </w:rPr>
        <w:t>. Retrieved from http://www.rstudio.com/</w:t>
      </w:r>
    </w:p>
    <w:p w14:paraId="16E32F15"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Segelbacher, G., Cushman, S. A., Epperson, B. K., Fortin, M. J., Francois, O., Hardy, O. J., … Manel, S. (2010). Applications of landscape genetics in conservation biology: Concepts and challenges. </w:t>
      </w:r>
      <w:r w:rsidRPr="00CC5AFB">
        <w:rPr>
          <w:rFonts w:ascii="Times New Roman" w:hAnsi="Times New Roman" w:cs="Times New Roman"/>
          <w:i/>
          <w:iCs/>
          <w:noProof/>
          <w:sz w:val="24"/>
          <w:szCs w:val="24"/>
        </w:rPr>
        <w:t>Conservation Genetics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11</w:t>
      </w:r>
      <w:r w:rsidRPr="00CC5AFB">
        <w:rPr>
          <w:rFonts w:ascii="Times New Roman" w:hAnsi="Times New Roman" w:cs="Times New Roman"/>
          <w:noProof/>
          <w:sz w:val="24"/>
          <w:szCs w:val="24"/>
        </w:rPr>
        <w:t>(2), 375–385. doi: 10.1007/s10592-009-0044-5</w:t>
      </w:r>
    </w:p>
    <w:p w14:paraId="2491FA1E"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modeling. </w:t>
      </w:r>
      <w:r w:rsidRPr="00CC5AFB">
        <w:rPr>
          <w:rFonts w:ascii="Times New Roman" w:hAnsi="Times New Roman" w:cs="Times New Roman"/>
          <w:i/>
          <w:iCs/>
          <w:noProof/>
          <w:sz w:val="24"/>
          <w:szCs w:val="24"/>
        </w:rPr>
        <w:t>Scientific Reports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9</w:t>
      </w:r>
      <w:r w:rsidRPr="00CC5AFB">
        <w:rPr>
          <w:rFonts w:ascii="Times New Roman" w:hAnsi="Times New Roman" w:cs="Times New Roman"/>
          <w:noProof/>
          <w:sz w:val="24"/>
          <w:szCs w:val="24"/>
        </w:rPr>
        <w:t>(1), 1–9. doi: 10.1038/s41598-019-43435-9</w:t>
      </w:r>
    </w:p>
    <w:p w14:paraId="0F35214D"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Shimadzu, H., Dornelas, M., &amp; Magurran, A. E. (2015). Measuring temporal turnover in ecological communities. </w:t>
      </w:r>
      <w:r w:rsidRPr="00CC5AFB">
        <w:rPr>
          <w:rFonts w:ascii="Times New Roman" w:hAnsi="Times New Roman" w:cs="Times New Roman"/>
          <w:i/>
          <w:iCs/>
          <w:noProof/>
          <w:sz w:val="24"/>
          <w:szCs w:val="24"/>
        </w:rPr>
        <w:t>Methods in Ecology and Evolution</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6</w:t>
      </w:r>
      <w:r w:rsidRPr="00CC5AFB">
        <w:rPr>
          <w:rFonts w:ascii="Times New Roman" w:hAnsi="Times New Roman" w:cs="Times New Roman"/>
          <w:noProof/>
          <w:sz w:val="24"/>
          <w:szCs w:val="24"/>
        </w:rPr>
        <w:t>(12), 1384–1394. doi: 10.1111/2041-210X.12438</w:t>
      </w:r>
    </w:p>
    <w:p w14:paraId="044B36A2"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Skoglund, P., Sjödin, P., Skoglund, T., Lascoux, M., &amp; Jakobsson, M. (2014). Investigating population history using temporal genetic differentiation. </w:t>
      </w:r>
      <w:r w:rsidRPr="00CC5AFB">
        <w:rPr>
          <w:rFonts w:ascii="Times New Roman" w:hAnsi="Times New Roman" w:cs="Times New Roman"/>
          <w:i/>
          <w:iCs/>
          <w:noProof/>
          <w:sz w:val="24"/>
          <w:szCs w:val="24"/>
        </w:rPr>
        <w:t>Molecular Biology and Evolution</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31</w:t>
      </w:r>
      <w:r w:rsidRPr="00CC5AFB">
        <w:rPr>
          <w:rFonts w:ascii="Times New Roman" w:hAnsi="Times New Roman" w:cs="Times New Roman"/>
          <w:noProof/>
          <w:sz w:val="24"/>
          <w:szCs w:val="24"/>
        </w:rPr>
        <w:t>(9), 2516–2527. doi: 10.1093/molbev/msu192</w:t>
      </w:r>
    </w:p>
    <w:p w14:paraId="547B860B"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Sun, X., &amp; Hedgecock, D. (2017). Temporal genetic change in North American Pacific oyster populations suggests caution in seascape genetics analyses of high gene-flow species. </w:t>
      </w:r>
      <w:r w:rsidRPr="00CC5AFB">
        <w:rPr>
          <w:rFonts w:ascii="Times New Roman" w:hAnsi="Times New Roman" w:cs="Times New Roman"/>
          <w:i/>
          <w:iCs/>
          <w:noProof/>
          <w:sz w:val="24"/>
          <w:szCs w:val="24"/>
        </w:rPr>
        <w:t>Marine Ecology Progress Series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565</w:t>
      </w:r>
      <w:r w:rsidRPr="00CC5AFB">
        <w:rPr>
          <w:rFonts w:ascii="Times New Roman" w:hAnsi="Times New Roman" w:cs="Times New Roman"/>
          <w:noProof/>
          <w:sz w:val="24"/>
          <w:szCs w:val="24"/>
        </w:rPr>
        <w:t>, 79–93. doi: 10.3354/meps12009</w:t>
      </w:r>
    </w:p>
    <w:p w14:paraId="21D23FBF"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Wagner, H. H., &amp; Fortin, M.-J. (2013). A conceptual framework for the spatial analysis of landscape genetic data. </w:t>
      </w:r>
      <w:r w:rsidRPr="00CC5AFB">
        <w:rPr>
          <w:rFonts w:ascii="Times New Roman" w:hAnsi="Times New Roman" w:cs="Times New Roman"/>
          <w:i/>
          <w:iCs/>
          <w:noProof/>
          <w:sz w:val="24"/>
          <w:szCs w:val="24"/>
        </w:rPr>
        <w:t>Conservation Genetics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14</w:t>
      </w:r>
      <w:r w:rsidRPr="00CC5AFB">
        <w:rPr>
          <w:rFonts w:ascii="Times New Roman" w:hAnsi="Times New Roman" w:cs="Times New Roman"/>
          <w:noProof/>
          <w:sz w:val="24"/>
          <w:szCs w:val="24"/>
        </w:rPr>
        <w:t>(2), 253–261. doi: 10.1007/s10592-012-0391-5</w:t>
      </w:r>
    </w:p>
    <w:p w14:paraId="19E43D82"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CC5AFB">
        <w:rPr>
          <w:rFonts w:ascii="Times New Roman" w:hAnsi="Times New Roman" w:cs="Times New Roman"/>
          <w:noProof/>
          <w:sz w:val="24"/>
          <w:szCs w:val="24"/>
        </w:rPr>
        <w:t xml:space="preserve">Wittische, J., Janes, J. K., &amp; James, P. M. A. (2019). Modelling landscape genetic connectivity of the mountain pine beetle in western Canada. </w:t>
      </w:r>
      <w:r w:rsidRPr="00CC5AFB">
        <w:rPr>
          <w:rFonts w:ascii="Times New Roman" w:hAnsi="Times New Roman" w:cs="Times New Roman"/>
          <w:i/>
          <w:iCs/>
          <w:noProof/>
          <w:sz w:val="24"/>
          <w:szCs w:val="24"/>
        </w:rPr>
        <w:t>Canadian Journal of Forest Research</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1348</w:t>
      </w:r>
      <w:r w:rsidRPr="00CC5AFB">
        <w:rPr>
          <w:rFonts w:ascii="Times New Roman" w:hAnsi="Times New Roman" w:cs="Times New Roman"/>
          <w:noProof/>
          <w:sz w:val="24"/>
          <w:szCs w:val="24"/>
        </w:rPr>
        <w:t>(September), 1339–1348. doi: 10.1139/cjfr-2018-0417</w:t>
      </w:r>
    </w:p>
    <w:p w14:paraId="641863C4" w14:textId="77777777" w:rsidR="00CC5AFB" w:rsidRPr="00CC5AFB" w:rsidRDefault="00CC5AFB" w:rsidP="00CC5AFB">
      <w:pPr>
        <w:widowControl w:val="0"/>
        <w:autoSpaceDE w:val="0"/>
        <w:autoSpaceDN w:val="0"/>
        <w:adjustRightInd w:val="0"/>
        <w:spacing w:before="240" w:after="240" w:line="480" w:lineRule="auto"/>
        <w:ind w:left="480" w:hanging="480"/>
        <w:rPr>
          <w:rFonts w:ascii="Times New Roman" w:hAnsi="Times New Roman" w:cs="Times New Roman"/>
          <w:noProof/>
          <w:sz w:val="24"/>
        </w:rPr>
      </w:pPr>
      <w:r w:rsidRPr="00CC5AFB">
        <w:rPr>
          <w:rFonts w:ascii="Times New Roman" w:hAnsi="Times New Roman" w:cs="Times New Roman"/>
          <w:noProof/>
          <w:sz w:val="24"/>
          <w:szCs w:val="24"/>
        </w:rPr>
        <w:t xml:space="preserve">Wright, S. (1943). Isolation by Distance. </w:t>
      </w:r>
      <w:r w:rsidRPr="00CC5AFB">
        <w:rPr>
          <w:rFonts w:ascii="Times New Roman" w:hAnsi="Times New Roman" w:cs="Times New Roman"/>
          <w:i/>
          <w:iCs/>
          <w:noProof/>
          <w:sz w:val="24"/>
          <w:szCs w:val="24"/>
        </w:rPr>
        <w:t>Genetics</w:t>
      </w:r>
      <w:r w:rsidRPr="00CC5AFB">
        <w:rPr>
          <w:rFonts w:ascii="Times New Roman" w:hAnsi="Times New Roman" w:cs="Times New Roman"/>
          <w:noProof/>
          <w:sz w:val="24"/>
          <w:szCs w:val="24"/>
        </w:rPr>
        <w:t xml:space="preserve">, </w:t>
      </w:r>
      <w:r w:rsidRPr="00CC5AFB">
        <w:rPr>
          <w:rFonts w:ascii="Times New Roman" w:hAnsi="Times New Roman" w:cs="Times New Roman"/>
          <w:i/>
          <w:iCs/>
          <w:noProof/>
          <w:sz w:val="24"/>
          <w:szCs w:val="24"/>
        </w:rPr>
        <w:t>28</w:t>
      </w:r>
      <w:r w:rsidRPr="00CC5AFB">
        <w:rPr>
          <w:rFonts w:ascii="Times New Roman" w:hAnsi="Times New Roman" w:cs="Times New Roman"/>
          <w:noProof/>
          <w:sz w:val="24"/>
          <w:szCs w:val="24"/>
        </w:rPr>
        <w:t>(2), 114–138.</w:t>
      </w:r>
    </w:p>
    <w:p w14:paraId="52BF2944" w14:textId="1F6A987D" w:rsidR="004E13A5" w:rsidRDefault="004E13A5"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fldChar w:fldCharType="end"/>
      </w:r>
    </w:p>
    <w:p w14:paraId="5768A426" w14:textId="646E38DB" w:rsid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7388130E" w14:textId="464FF6B3" w:rsid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04B7F930" w14:textId="20DF56D8" w:rsid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33135CFC" w14:textId="3C4F0890" w:rsid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p w14:paraId="3C1207FF" w14:textId="77777777" w:rsidR="007C62DE" w:rsidRPr="0007763B" w:rsidRDefault="007C62DE" w:rsidP="007C62DE">
      <w:pPr>
        <w:spacing w:before="240" w:after="240" w:line="480" w:lineRule="auto"/>
        <w:rPr>
          <w:rFonts w:ascii="Times New Roman" w:eastAsia="Times New Roman" w:hAnsi="Times New Roman" w:cs="Times New Roman"/>
          <w:i/>
          <w:sz w:val="24"/>
          <w:szCs w:val="24"/>
          <w:lang w:val="en-GB"/>
        </w:rPr>
      </w:pPr>
      <w:commentRangeStart w:id="44"/>
      <w:commentRangeStart w:id="45"/>
      <w:commentRangeStart w:id="46"/>
      <w:r w:rsidRPr="0007763B">
        <w:rPr>
          <w:rFonts w:ascii="Times New Roman" w:eastAsia="Times New Roman" w:hAnsi="Times New Roman" w:cs="Times New Roman"/>
          <w:i/>
          <w:sz w:val="24"/>
          <w:szCs w:val="24"/>
          <w:lang w:val="en-GB"/>
        </w:rPr>
        <w:lastRenderedPageBreak/>
        <w:t>Microsatellites</w:t>
      </w:r>
      <w:commentRangeEnd w:id="44"/>
      <w:r>
        <w:rPr>
          <w:rStyle w:val="Marquedecommentaire"/>
        </w:rPr>
        <w:commentReference w:id="44"/>
      </w:r>
      <w:commentRangeEnd w:id="45"/>
      <w:r>
        <w:rPr>
          <w:rStyle w:val="Marquedecommentaire"/>
        </w:rPr>
        <w:commentReference w:id="45"/>
      </w:r>
      <w:commentRangeEnd w:id="46"/>
      <w:r>
        <w:rPr>
          <w:rStyle w:val="Marquedecommentaire"/>
        </w:rPr>
        <w:commentReference w:id="46"/>
      </w:r>
    </w:p>
    <w:p w14:paraId="1AC99A34" w14:textId="6FDAD5C5" w:rsidR="007C62DE" w:rsidRDefault="007C62DE" w:rsidP="007C62DE">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sz w:val="24"/>
          <w:szCs w:val="24"/>
          <w:lang w:val="en-GB"/>
        </w:rPr>
        <w:t xml:space="preserve">Although we investigated several aspects of TBI application on genetic data on SNP, we also simulated one scenario modelling microsatellites markers (low dispersal, one affected population, bottleneck). We chose to do this because microsatellites are still relevant in molecular ecology in the age of whole genome sequencing </w:t>
      </w:r>
      <w:r w:rsidRPr="0007763B">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lang w:val="en-GB"/>
        </w:rPr>
        <w:instrText>ADDIN CSL_CITATION {"citationItems":[{"id":"ITEM-1","itemData":{"DOI":"10.1111/mec.15164","ISSN":"1365294X","author":[{"dropping-particle":"","family":"Bezemer","given":"Nicole","non-dropping-particle":"","parse-names":false,"suffix":""},{"dropping-particle":"","family":"Krauss","given":"Siegfried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Ecology","id":"ITEM-1","issue":"January","issued":{"date-parts":[["2019"]]},"page":"3339-3357","title":"Conservation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et al., 2019)","manualFormatting":"(e.g. Bezemer, Krauss, Roberts, &amp; Hopper, 2019)","plainTextFormattedCitation":"(Bezemer et al., 2019)","previouslyFormattedCitation":"(Bezemer et al., 2019)"},"properties":{"noteIndex":0},"schema":"https://github.com/citation-style-language/schema/raw/master/csl-citation.json"}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Pr="0007763B">
        <w:rPr>
          <w:rFonts w:ascii="Times New Roman" w:eastAsia="Times New Roman" w:hAnsi="Times New Roman" w:cs="Times New Roman"/>
          <w:noProof/>
          <w:sz w:val="24"/>
          <w:szCs w:val="24"/>
          <w:lang w:val="en-GB"/>
        </w:rPr>
        <w:t>(e.g. Bezemer, Krauss, Roberts, &amp; Hopper, 2019)</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and because technology keeps being developed and improved for them </w:t>
      </w:r>
      <w:r w:rsidRPr="0007763B">
        <w:rPr>
          <w:rFonts w:ascii="Times New Roman" w:eastAsia="Times New Roman" w:hAnsi="Times New Roman" w:cs="Times New Roman"/>
          <w:sz w:val="24"/>
          <w:szCs w:val="24"/>
          <w:lang w:val="en-GB"/>
        </w:rPr>
        <w:fldChar w:fldCharType="begin" w:fldLock="1"/>
      </w:r>
      <w:r w:rsidRPr="0007763B">
        <w:rPr>
          <w:rFonts w:ascii="Times New Roman" w:eastAsia="Times New Roman" w:hAnsi="Times New Roman" w:cs="Times New Roman"/>
          <w:sz w:val="24"/>
          <w:szCs w:val="24"/>
          <w:lang w:val="en-GB"/>
        </w:rPr>
        <w:instrText>ADDIN CSL_CITATION {"citationItems":[{"id":"ITEM-1","itemData":{"DOI":"10.1101/649772","abstract":"Application of high-throughput sequencing technologies to microsatellite genotyping (SSRseq) has been shown to remove many of the limitations of electrophoresis-based methods and to refine inference of population genetic diversity and structure. However, early proof of concept and species specific development studies resulted in dispersed information making it cumbersome for prospective users to identify a clear path to SSRseq approach set up in species of new interest. To overcome these difficulties, we present here a streamlined SSRseq development workflow that includes microsatellite development, multiplexed marker amplification and sequencing, and automated bioinformatics data analysis. We demonstrate its application to five groups of species across kingdoms (fungi, plant, insect and fish) with different levels of polymorphism and genomic resource availability. We found that relying on previously developed microsatellite assay is not optimal and leads to a resulting low number of reliable locus being genotyped. In contrast, de novo ad hoc primer designs gives highly multiplexed microsatellite assays that can be sequenced to produce high quality genotypes for 20 to 40 loci. We highlight critical upfront development factors to consider for effective SSRseq setup in a wide range of situations. The automated sequence analysis pipeline, which accounts for all linked polymorphisms along the sequence, quickly generates a powerful multi-allelic haplotype-based genotypic dataset. Cost and time effective application of SSRseq approaches are within reach for any species, calling to new theoretical and analytical frameworks to extract more information from multi-nucleotide polymorphism marker systems.","author":[{"dropping-particle":"","family":"Lepais","given":"Olivier","non-dropping-particle":"","parse-names":false,"suffix":""},{"dropping-particle":"","family":"Chancerel","given":"Emilie","non-dropping-particle":"","parse-names":false,"suffix":""},{"dropping-particle":"","family":"Boury","given":"Christophe","non-dropping-particle":"","parse-names":false,"suffix":""},{"dropping-particle":"","family":"Salin","given":"Franck","non-dropping-particle":"","parse-names":false,"suffix":""},{"dropping-particle":"","family":"Manicki","given":"Aurélie","non-dropping-particle":"","parse-names":false,"suffix":""},{"dropping-particle":"","family":"Taillebois","given":"Laura","non-dropping-particle":"","parse-names":false,"suffix":""},{"dropping-particle":"","family":"Dutech","given":"Cyril","non-dropping-particle":"","parse-names":false,"suffix":""},{"dropping-particle":"","family":"Aissi","given":"Abdeldjalil","non-dropping-particle":"","parse-names":false,"suffix":""},{"dropping-particle":"","family":"Bacles","given":"Cecile F. E.","non-dropping-particle":"","parse-names":false,"suffix":""},{"dropping-particle":"","family":"Daverat","given":"Françoise","non-dropping-particle":"","parse-names":false,"suffix":""},{"dropping-particle":"","family":"Launey","given":"Sophie","non-dropping-particle":"","parse-names":false,"suffix":""},{"dropping-particle":"","family":"Guichoux","given":"Erwan","non-dropping-particle":"","parse-names":false,"suffix":""}],"container-title":"bioRxiv","id":"ITEM-1","issued":{"date-parts":[["2019"]]},"page":"649772","title":"Fast sequence-based microsatellite genotyping development workflow for any non-model species","type":"article-journal"},"uris":["http://www.mendeley.com/documents/?uuid=5f649c4b-ffb6-4529-a91c-29c1423b913f"]}],"mendeley":{"formattedCitation":"(Lepais et al., 2019)","manualFormatting":"(e.g. Lepais et al., 2019)","plainTextFormattedCitation":"(Lepais et al., 2019)","previouslyFormattedCitation":"(Lepais et al., 2019)"},"properties":{"noteIndex":0},"schema":"https://github.com/citation-style-language/schema/raw/master/csl-citation.json"}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Pr="0007763B">
        <w:rPr>
          <w:rFonts w:ascii="Times New Roman" w:eastAsia="Times New Roman" w:hAnsi="Times New Roman" w:cs="Times New Roman"/>
          <w:noProof/>
          <w:sz w:val="24"/>
          <w:szCs w:val="24"/>
          <w:lang w:val="en-GB"/>
        </w:rPr>
        <w:t>(e.g. Lepais et al., 2019)</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We changed the simulation parameters to have 10 microsatellite loci, with 10 alleles each. We also had to change the way we calculate the genetic dissimilarities. For</w:t>
      </w:r>
      <w:r>
        <w:rPr>
          <w:rFonts w:ascii="Times New Roman" w:eastAsia="Times New Roman" w:hAnsi="Times New Roman" w:cs="Times New Roman"/>
          <w:sz w:val="24"/>
          <w:szCs w:val="24"/>
          <w:lang w:val="en-GB"/>
        </w:rPr>
        <w:t xml:space="preserve"> that matter we created a new TG</w:t>
      </w:r>
      <w:r w:rsidRPr="0007763B">
        <w:rPr>
          <w:rFonts w:ascii="Times New Roman" w:eastAsia="Times New Roman" w:hAnsi="Times New Roman" w:cs="Times New Roman"/>
          <w:sz w:val="24"/>
          <w:szCs w:val="24"/>
          <w:lang w:val="en-GB"/>
        </w:rPr>
        <w:t>I function dedicated to microsatellite data (</w:t>
      </w:r>
      <w:proofErr w:type="spellStart"/>
      <w:r w:rsidRPr="0007763B">
        <w:rPr>
          <w:rFonts w:ascii="Times New Roman" w:eastAsia="Times New Roman" w:hAnsi="Times New Roman" w:cs="Times New Roman"/>
          <w:i/>
          <w:sz w:val="24"/>
          <w:szCs w:val="24"/>
          <w:lang w:val="en-GB"/>
        </w:rPr>
        <w:t>T</w:t>
      </w:r>
      <w:r>
        <w:rPr>
          <w:rFonts w:ascii="Times New Roman" w:eastAsia="Times New Roman" w:hAnsi="Times New Roman" w:cs="Times New Roman"/>
          <w:i/>
          <w:sz w:val="24"/>
          <w:szCs w:val="24"/>
          <w:lang w:val="en-GB"/>
        </w:rPr>
        <w:t>G</w:t>
      </w:r>
      <w:r w:rsidRPr="0007763B">
        <w:rPr>
          <w:rFonts w:ascii="Times New Roman" w:eastAsia="Times New Roman" w:hAnsi="Times New Roman" w:cs="Times New Roman"/>
          <w:i/>
          <w:sz w:val="24"/>
          <w:szCs w:val="24"/>
          <w:lang w:val="en-GB"/>
        </w:rPr>
        <w:t>Imicro</w:t>
      </w:r>
      <w:proofErr w:type="spellEnd"/>
      <w:r w:rsidRPr="0007763B">
        <w:rPr>
          <w:rFonts w:ascii="Times New Roman" w:eastAsia="Times New Roman" w:hAnsi="Times New Roman" w:cs="Times New Roman"/>
          <w:sz w:val="24"/>
          <w:szCs w:val="24"/>
          <w:lang w:val="en-GB"/>
        </w:rPr>
        <w:t xml:space="preserve">), and used </w:t>
      </w:r>
      <w:proofErr w:type="spellStart"/>
      <w:r w:rsidRPr="0007763B">
        <w:rPr>
          <w:rFonts w:ascii="Times New Roman" w:eastAsia="Times New Roman" w:hAnsi="Times New Roman" w:cs="Times New Roman"/>
          <w:i/>
          <w:sz w:val="24"/>
          <w:szCs w:val="24"/>
          <w:lang w:val="en-GB"/>
        </w:rPr>
        <w:t>dist.genpop</w:t>
      </w:r>
      <w:proofErr w:type="spellEnd"/>
      <w:r w:rsidRPr="0007763B">
        <w:rPr>
          <w:rFonts w:ascii="Times New Roman" w:eastAsia="Times New Roman" w:hAnsi="Times New Roman" w:cs="Times New Roman"/>
          <w:sz w:val="24"/>
          <w:szCs w:val="24"/>
          <w:lang w:val="en-GB"/>
        </w:rPr>
        <w:t xml:space="preserve"> from the </w:t>
      </w:r>
      <w:proofErr w:type="spellStart"/>
      <w:r>
        <w:rPr>
          <w:rFonts w:ascii="Times New Roman" w:eastAsia="Times New Roman" w:hAnsi="Times New Roman" w:cs="Times New Roman"/>
          <w:i/>
          <w:sz w:val="24"/>
          <w:szCs w:val="24"/>
          <w:lang w:val="en-GB"/>
        </w:rPr>
        <w:t>adegenet</w:t>
      </w:r>
      <w:proofErr w:type="spellEnd"/>
      <w:r w:rsidRPr="0007763B">
        <w:rPr>
          <w:rFonts w:ascii="Times New Roman" w:eastAsia="Times New Roman" w:hAnsi="Times New Roman" w:cs="Times New Roman"/>
          <w:i/>
          <w:sz w:val="24"/>
          <w:szCs w:val="24"/>
          <w:lang w:val="en-GB"/>
        </w:rPr>
        <w:t xml:space="preserve"> </w:t>
      </w:r>
      <w:r w:rsidRPr="0007763B">
        <w:rPr>
          <w:rFonts w:ascii="Times New Roman" w:eastAsia="Times New Roman" w:hAnsi="Times New Roman" w:cs="Times New Roman"/>
          <w:sz w:val="24"/>
          <w:szCs w:val="24"/>
          <w:lang w:val="en-GB"/>
        </w:rPr>
        <w:t xml:space="preserve">R package (see </w:t>
      </w: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sz w:val="24"/>
          <w:szCs w:val="24"/>
          <w:lang w:val="en-GB"/>
        </w:rPr>
        <w:t xml:space="preserve">) to calculate dissimilarities. Among the metrics it offers, we chose </w:t>
      </w:r>
      <w:del w:id="47" w:author="Patrick James" w:date="2019-11-12T17:33:00Z">
        <w:r w:rsidRPr="0007763B" w:rsidDel="00B3786F">
          <w:rPr>
            <w:rFonts w:ascii="Times New Roman" w:eastAsia="Times New Roman" w:hAnsi="Times New Roman" w:cs="Times New Roman"/>
            <w:sz w:val="24"/>
            <w:szCs w:val="24"/>
            <w:lang w:val="en-GB"/>
          </w:rPr>
          <w:delText xml:space="preserve">the </w:delText>
        </w:r>
      </w:del>
      <w:r w:rsidRPr="0007763B">
        <w:rPr>
          <w:rFonts w:ascii="Times New Roman" w:eastAsia="Times New Roman" w:hAnsi="Times New Roman" w:cs="Times New Roman"/>
          <w:sz w:val="24"/>
          <w:szCs w:val="24"/>
          <w:lang w:val="en-GB"/>
        </w:rPr>
        <w:t xml:space="preserve">Roger’s distance because it is a Euclidean genetic dissimilarity metric which does not make biological assumptions and therefore would apply to many </w:t>
      </w:r>
      <w:r>
        <w:rPr>
          <w:rFonts w:ascii="Times New Roman" w:eastAsia="Times New Roman" w:hAnsi="Times New Roman" w:cs="Times New Roman"/>
          <w:sz w:val="24"/>
          <w:szCs w:val="24"/>
          <w:lang w:val="en-GB"/>
        </w:rPr>
        <w:t>empirical cases</w:t>
      </w:r>
      <w:r w:rsidRPr="0007763B">
        <w:rPr>
          <w:rFonts w:ascii="Times New Roman" w:eastAsia="Times New Roman" w:hAnsi="Times New Roman" w:cs="Times New Roman"/>
          <w:sz w:val="24"/>
          <w:szCs w:val="24"/>
          <w:lang w:val="en-GB"/>
        </w:rPr>
        <w:t>.</w:t>
      </w:r>
    </w:p>
    <w:p w14:paraId="3947E8DE" w14:textId="16BD61B2" w:rsidR="00F24C6B" w:rsidRDefault="00F24C6B" w:rsidP="007C62DE">
      <w:pPr>
        <w:spacing w:before="240" w:after="240" w:line="480" w:lineRule="auto"/>
        <w:rPr>
          <w:rFonts w:ascii="Times New Roman" w:eastAsia="Times New Roman" w:hAnsi="Times New Roman" w:cs="Times New Roman"/>
          <w:sz w:val="24"/>
          <w:szCs w:val="24"/>
          <w:lang w:val="en-GB"/>
        </w:rPr>
      </w:pPr>
    </w:p>
    <w:p w14:paraId="5BDCD504" w14:textId="77777777" w:rsidR="00F24C6B" w:rsidRPr="0007763B" w:rsidRDefault="00F24C6B" w:rsidP="00F24C6B">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Permutation approach</w:t>
      </w:r>
    </w:p>
    <w:p w14:paraId="41E4D724" w14:textId="2BE8E935" w:rsidR="00F24C6B" w:rsidRDefault="00F24C6B" w:rsidP="00F24C6B">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The </w:t>
      </w:r>
      <w:commentRangeStart w:id="48"/>
      <w:r w:rsidRPr="0007763B">
        <w:rPr>
          <w:rFonts w:ascii="Times New Roman" w:eastAsia="Times New Roman" w:hAnsi="Times New Roman" w:cs="Times New Roman"/>
          <w:sz w:val="24"/>
          <w:szCs w:val="24"/>
        </w:rPr>
        <w:t xml:space="preserve">first </w:t>
      </w:r>
      <w:commentRangeEnd w:id="48"/>
      <w:r>
        <w:rPr>
          <w:rStyle w:val="Marquedecommentaire"/>
        </w:rPr>
        <w:commentReference w:id="48"/>
      </w:r>
      <w:r w:rsidRPr="0007763B">
        <w:rPr>
          <w:rFonts w:ascii="Times New Roman" w:eastAsia="Times New Roman" w:hAnsi="Times New Roman" w:cs="Times New Roman"/>
          <w:sz w:val="24"/>
          <w:szCs w:val="24"/>
        </w:rPr>
        <w:t>permutation approach</w:t>
      </w:r>
      <w:r>
        <w:rPr>
          <w:rFonts w:ascii="Times New Roman" w:eastAsia="Times New Roman" w:hAnsi="Times New Roman" w:cs="Times New Roman"/>
          <w:sz w:val="24"/>
          <w:szCs w:val="24"/>
        </w:rPr>
        <w:t xml:space="preserve"> (permuting loci in the same way in both samples)</w:t>
      </w:r>
      <w:r w:rsidRPr="0007763B">
        <w:rPr>
          <w:rFonts w:ascii="Times New Roman" w:eastAsia="Times New Roman" w:hAnsi="Times New Roman" w:cs="Times New Roman"/>
          <w:sz w:val="24"/>
          <w:szCs w:val="24"/>
        </w:rPr>
        <w:t xml:space="preserve"> is the only one that is functional with genetic data. Indeed, the </w:t>
      </w:r>
      <w:commentRangeStart w:id="49"/>
      <w:r w:rsidRPr="0007763B">
        <w:rPr>
          <w:rFonts w:ascii="Times New Roman" w:eastAsia="Times New Roman" w:hAnsi="Times New Roman" w:cs="Times New Roman"/>
          <w:sz w:val="24"/>
          <w:szCs w:val="24"/>
        </w:rPr>
        <w:t xml:space="preserve">second and third approaches </w:t>
      </w:r>
      <w:commentRangeEnd w:id="49"/>
      <w:r>
        <w:rPr>
          <w:rStyle w:val="Marquedecommentaire"/>
        </w:rPr>
        <w:commentReference w:id="49"/>
      </w:r>
      <w:r w:rsidRPr="0007763B">
        <w:rPr>
          <w:rFonts w:ascii="Times New Roman" w:eastAsia="Times New Roman" w:hAnsi="Times New Roman" w:cs="Times New Roman"/>
          <w:sz w:val="24"/>
          <w:szCs w:val="24"/>
        </w:rPr>
        <w:t xml:space="preserve">most often failed to find any significant change. </w:t>
      </w:r>
      <w:commentRangeStart w:id="50"/>
      <w:r w:rsidRPr="0007763B">
        <w:rPr>
          <w:rFonts w:ascii="Times New Roman" w:eastAsia="Times New Roman" w:hAnsi="Times New Roman" w:cs="Times New Roman"/>
          <w:sz w:val="24"/>
          <w:szCs w:val="24"/>
        </w:rPr>
        <w:t xml:space="preserve">This means that they never found any false positive (FPR = 0), which is great, but also that they very rarely found any true positive (FNR &gt; 0.9), regardless of the scenario or the </w:t>
      </w:r>
      <w:r>
        <w:rPr>
          <w:rFonts w:ascii="Times New Roman" w:eastAsia="Times New Roman" w:hAnsi="Times New Roman" w:cs="Times New Roman"/>
          <w:i/>
          <w:sz w:val="24"/>
          <w:szCs w:val="24"/>
        </w:rPr>
        <w:t>p</w:t>
      </w:r>
      <w:r w:rsidRPr="0007763B">
        <w:rPr>
          <w:rFonts w:ascii="Times New Roman" w:eastAsia="Times New Roman" w:hAnsi="Times New Roman" w:cs="Times New Roman"/>
          <w:sz w:val="24"/>
          <w:szCs w:val="24"/>
        </w:rPr>
        <w:t>-value threshold we used</w:t>
      </w:r>
      <w:commentRangeEnd w:id="50"/>
      <w:r>
        <w:rPr>
          <w:rStyle w:val="Marquedecommentaire"/>
        </w:rPr>
        <w:commentReference w:id="50"/>
      </w:r>
      <w:r w:rsidRPr="0007763B">
        <w:rPr>
          <w:rFonts w:ascii="Times New Roman" w:eastAsia="Times New Roman" w:hAnsi="Times New Roman" w:cs="Times New Roman"/>
          <w:sz w:val="24"/>
          <w:szCs w:val="24"/>
        </w:rPr>
        <w:t xml:space="preserve">. Because only the first approach was suitable to study simulation outputs, we used it for the rest of the </w:t>
      </w:r>
      <w:commentRangeStart w:id="51"/>
      <w:r w:rsidRPr="0007763B">
        <w:rPr>
          <w:rFonts w:ascii="Times New Roman" w:eastAsia="Times New Roman" w:hAnsi="Times New Roman" w:cs="Times New Roman"/>
          <w:sz w:val="24"/>
          <w:szCs w:val="24"/>
        </w:rPr>
        <w:t>analyses</w:t>
      </w:r>
      <w:commentRangeEnd w:id="51"/>
      <w:r>
        <w:rPr>
          <w:rStyle w:val="Marquedecommentaire"/>
        </w:rPr>
        <w:commentReference w:id="51"/>
      </w:r>
      <w:r w:rsidRPr="0007763B">
        <w:rPr>
          <w:rFonts w:ascii="Times New Roman" w:eastAsia="Times New Roman" w:hAnsi="Times New Roman" w:cs="Times New Roman"/>
          <w:sz w:val="24"/>
          <w:szCs w:val="24"/>
        </w:rPr>
        <w:t>.</w:t>
      </w:r>
    </w:p>
    <w:p w14:paraId="2147562C" w14:textId="48C18723" w:rsidR="00E05108" w:rsidRDefault="00E05108" w:rsidP="00F24C6B">
      <w:pPr>
        <w:spacing w:before="240" w:after="240" w:line="480" w:lineRule="auto"/>
        <w:rPr>
          <w:rFonts w:ascii="Times New Roman" w:eastAsia="Times New Roman" w:hAnsi="Times New Roman" w:cs="Times New Roman"/>
          <w:sz w:val="24"/>
          <w:szCs w:val="24"/>
        </w:rPr>
      </w:pPr>
    </w:p>
    <w:p w14:paraId="436A298C" w14:textId="5AC8C5E9" w:rsidR="00E05108" w:rsidRPr="0007763B" w:rsidRDefault="00E05108" w:rsidP="00F24C6B">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We also explored how different permutation algorithms in our framework affected our ability to identify statistically significant deviation from neutral expectations, based on simulated processes such as genetic drift</w:t>
      </w:r>
    </w:p>
    <w:p w14:paraId="7A59A35B" w14:textId="77777777" w:rsidR="00F24C6B" w:rsidRPr="00F24C6B" w:rsidRDefault="00F24C6B" w:rsidP="007C62DE">
      <w:pPr>
        <w:spacing w:before="240" w:after="240" w:line="480" w:lineRule="auto"/>
        <w:rPr>
          <w:rFonts w:ascii="Times New Roman" w:eastAsia="Times New Roman" w:hAnsi="Times New Roman" w:cs="Times New Roman"/>
          <w:sz w:val="24"/>
          <w:szCs w:val="24"/>
        </w:rPr>
      </w:pPr>
    </w:p>
    <w:p w14:paraId="3F084A2A" w14:textId="77777777" w:rsidR="007C62DE" w:rsidRP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b/>
          <w:i/>
          <w:iCs/>
          <w:sz w:val="24"/>
          <w:szCs w:val="24"/>
          <w:lang w:val="en-GB"/>
        </w:rPr>
      </w:pPr>
    </w:p>
    <w:p w14:paraId="0A9EED4C"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E023D0D"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6ECD74B" w14:textId="77777777" w:rsidR="00480063" w:rsidRPr="0007763B" w:rsidRDefault="00480063" w:rsidP="00A51948">
      <w:pPr>
        <w:spacing w:before="240" w:line="480" w:lineRule="auto"/>
        <w:rPr>
          <w:rFonts w:ascii="Times New Roman" w:hAnsi="Times New Roman" w:cs="Times New Roman"/>
          <w:sz w:val="24"/>
          <w:szCs w:val="24"/>
        </w:rPr>
      </w:pPr>
    </w:p>
    <w:sectPr w:rsidR="00480063" w:rsidRPr="0007763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Patrick James" w:date="2019-11-12T16:40:00Z" w:initials="PJ">
    <w:p w14:paraId="70651312" w14:textId="34B3B5CC" w:rsidR="00CB560E" w:rsidRDefault="00CB560E">
      <w:pPr>
        <w:pStyle w:val="Commentaire"/>
      </w:pPr>
      <w:r>
        <w:rPr>
          <w:rStyle w:val="Marquedecommentaire"/>
        </w:rPr>
        <w:annotationRef/>
      </w:r>
      <w:r>
        <w:t>Conservation application / significance?</w:t>
      </w:r>
    </w:p>
  </w:comment>
  <w:comment w:id="3" w:author="Patrick James" w:date="2019-11-12T16:42:00Z" w:initials="PJ">
    <w:p w14:paraId="6FAA2FCC" w14:textId="5B94C55A" w:rsidR="00CB560E" w:rsidRDefault="00CB560E">
      <w:pPr>
        <w:pStyle w:val="Commentaire"/>
      </w:pPr>
      <w:r>
        <w:rPr>
          <w:rStyle w:val="Marquedecommentaire"/>
        </w:rPr>
        <w:annotationRef/>
      </w:r>
      <w:r>
        <w:t xml:space="preserve">I still feel that these so-called events that you are interested in :detecting” require more emphasis.. what is the community ecology example? These events are an integral part of the argument in </w:t>
      </w:r>
      <w:proofErr w:type="spellStart"/>
      <w:r>
        <w:t>favour</w:t>
      </w:r>
      <w:proofErr w:type="spellEnd"/>
      <w:r>
        <w:t xml:space="preserve"> of needing this tool – so perhaps we should spend a bit of time describing clearly what in fact they are. Perhaps a paragraph above to replace the (removed) permutation paragraph. </w:t>
      </w:r>
    </w:p>
  </w:comment>
  <w:comment w:id="7" w:author="Patrick James" w:date="2019-11-12T17:13:00Z" w:initials="PJ">
    <w:p w14:paraId="5E410B19" w14:textId="1F4D5F4A" w:rsidR="00CB560E" w:rsidRDefault="00CB560E">
      <w:pPr>
        <w:pStyle w:val="Commentaire"/>
      </w:pPr>
      <w:r>
        <w:rPr>
          <w:rStyle w:val="Marquedecommentaire"/>
        </w:rPr>
        <w:annotationRef/>
      </w:r>
      <w:r>
        <w:t xml:space="preserve">This paragraph should not be under the heading of demographic events. </w:t>
      </w:r>
    </w:p>
  </w:comment>
  <w:comment w:id="8" w:author="Patrick James" w:date="2019-10-16T13:00:00Z" w:initials="PJ">
    <w:p w14:paraId="438750EF" w14:textId="136BDD69" w:rsidR="00CB560E" w:rsidRDefault="00CB560E">
      <w:pPr>
        <w:pStyle w:val="Commentaire"/>
      </w:pPr>
      <w:r>
        <w:rPr>
          <w:rStyle w:val="Marquedecommentaire"/>
        </w:rPr>
        <w:annotationRef/>
      </w:r>
      <w:r>
        <w:t>Why 5? Possible to look at a longer time scale?</w:t>
      </w:r>
    </w:p>
  </w:comment>
  <w:comment w:id="9" w:author="Julian WITTISCHE" w:date="2019-10-25T15:03:00Z" w:initials="JW">
    <w:p w14:paraId="18225602" w14:textId="2B1C7B95" w:rsidR="00CB560E" w:rsidRDefault="00CB560E">
      <w:pPr>
        <w:pStyle w:val="Commentaire"/>
      </w:pPr>
      <w:r>
        <w:rPr>
          <w:rStyle w:val="Marquedecommentaire"/>
        </w:rPr>
        <w:annotationRef/>
      </w:r>
      <w:r>
        <w:t>We could go up to +-10 with the current simulations. Would take some computation time but I could use job arrays on Cedar. Otherwise, we would need new simulations.</w:t>
      </w:r>
    </w:p>
  </w:comment>
  <w:comment w:id="10" w:author="Patrick James" w:date="2019-11-12T17:34:00Z" w:initials="PJ">
    <w:p w14:paraId="426933F2" w14:textId="11EFDA9D" w:rsidR="00CB560E" w:rsidRDefault="00CB560E">
      <w:pPr>
        <w:pStyle w:val="Commentaire"/>
      </w:pPr>
      <w:r>
        <w:rPr>
          <w:rStyle w:val="Marquedecommentaire"/>
        </w:rPr>
        <w:annotationRef/>
      </w:r>
      <w:r>
        <w:t xml:space="preserve">I don’t think the question is very relevant at a short time scale of only 5 years. Extending to 10 would be preferable, and then you will need to justify this horizon on the basis of things beyond computational limitation (i.e., expected biological processes) </w:t>
      </w:r>
    </w:p>
  </w:comment>
  <w:comment w:id="11" w:author="Patrick James" w:date="2019-10-16T13:01:00Z" w:initials="PJ">
    <w:p w14:paraId="2C19C01D" w14:textId="69D13B9E" w:rsidR="00CB560E" w:rsidRDefault="00CB560E">
      <w:pPr>
        <w:pStyle w:val="Commentaire"/>
      </w:pPr>
      <w:r>
        <w:rPr>
          <w:rStyle w:val="Marquedecommentaire"/>
        </w:rPr>
        <w:annotationRef/>
      </w:r>
      <w:r>
        <w:t xml:space="preserve">I don’ </w:t>
      </w:r>
      <w:proofErr w:type="spellStart"/>
      <w:r>
        <w:t>tunderstand</w:t>
      </w:r>
      <w:proofErr w:type="spellEnd"/>
      <w:r>
        <w:t xml:space="preserve"> – why only 2 scenarios?</w:t>
      </w:r>
    </w:p>
  </w:comment>
  <w:comment w:id="12" w:author="Julian WITTISCHE" w:date="2019-10-25T16:05:00Z" w:initials="JW">
    <w:p w14:paraId="6E376F69" w14:textId="3BFC7836" w:rsidR="00CB560E" w:rsidRDefault="00CB560E">
      <w:pPr>
        <w:pStyle w:val="Commentaire"/>
      </w:pPr>
      <w:r>
        <w:rPr>
          <w:rStyle w:val="Marquedecommentaire"/>
        </w:rPr>
        <w:annotationRef/>
      </w:r>
      <w:r>
        <w:t>It was too much comp time and wouldn’t be done quickly enough for the first draft. I chose those two because having the two most extremes scenarios gave us an informative subsets of the results. I have been getting back to using Compute Canada to do that quickly, I will do it later.</w:t>
      </w:r>
    </w:p>
  </w:comment>
  <w:comment w:id="13" w:author="Patrick James" w:date="2019-11-12T17:36:00Z" w:initials="PJ">
    <w:p w14:paraId="39A26684" w14:textId="6BC1F6F3" w:rsidR="00CB560E" w:rsidRDefault="00CB560E">
      <w:pPr>
        <w:pStyle w:val="Commentaire"/>
      </w:pPr>
      <w:r>
        <w:rPr>
          <w:rStyle w:val="Marquedecommentaire"/>
        </w:rPr>
        <w:annotationRef/>
      </w:r>
      <w:r>
        <w:t xml:space="preserve">Ok, so long as you use all of the scenarios. </w:t>
      </w:r>
    </w:p>
  </w:comment>
  <w:comment w:id="16" w:author="Patrick James" w:date="2019-11-12T17:46:00Z" w:initials="PJ">
    <w:p w14:paraId="712849F4" w14:textId="111CB045" w:rsidR="00CB560E" w:rsidRDefault="00CB560E">
      <w:pPr>
        <w:pStyle w:val="Commentaire"/>
      </w:pPr>
      <w:r>
        <w:rPr>
          <w:rStyle w:val="Marquedecommentaire"/>
        </w:rPr>
        <w:annotationRef/>
      </w:r>
      <w:r>
        <w:t>I’m not sure I get what is meant here by limited data sets…  I think you should define this issue earlier, and then not return to it – unless to discuss in the … discussion.</w:t>
      </w:r>
    </w:p>
  </w:comment>
  <w:comment w:id="17" w:author="Patrick James" w:date="2019-11-12T17:51:00Z" w:initials="PJ">
    <w:p w14:paraId="7C1A95BB" w14:textId="697F13E4" w:rsidR="00CB560E" w:rsidRDefault="00CB560E">
      <w:pPr>
        <w:pStyle w:val="Commentaire"/>
      </w:pPr>
      <w:r>
        <w:rPr>
          <w:rStyle w:val="Marquedecommentaire"/>
        </w:rPr>
        <w:annotationRef/>
      </w:r>
      <w:r>
        <w:t xml:space="preserve">This confused me a bit – what do you mean by grouping? Taking the average? This is what one is supposed to do with replicates, but also one expects a CI. Can you rephrase… and include a CI in Fig 2 if it is relevant? I’s like to see all FPR and FNR curves together on the same panel so one can compare more directly. </w:t>
      </w:r>
    </w:p>
  </w:comment>
  <w:comment w:id="18" w:author="Patrick James" w:date="2019-11-12T17:49:00Z" w:initials="PJ">
    <w:p w14:paraId="34C92AE0" w14:textId="214D63A6" w:rsidR="00CB560E" w:rsidRDefault="00CB560E">
      <w:pPr>
        <w:pStyle w:val="Commentaire"/>
      </w:pPr>
      <w:r>
        <w:rPr>
          <w:rStyle w:val="Marquedecommentaire"/>
        </w:rPr>
        <w:annotationRef/>
      </w:r>
      <w:r>
        <w:t>This term should be dropped. Either “significant” or just change.</w:t>
      </w:r>
    </w:p>
  </w:comment>
  <w:comment w:id="19" w:author="Patrick James" w:date="2019-11-12T17:53:00Z" w:initials="PJ">
    <w:p w14:paraId="4B2AF08A" w14:textId="5D38C3F3" w:rsidR="00CB560E" w:rsidRDefault="00CB560E">
      <w:pPr>
        <w:pStyle w:val="Commentaire"/>
      </w:pPr>
      <w:r>
        <w:rPr>
          <w:rStyle w:val="Marquedecommentaire"/>
        </w:rPr>
        <w:annotationRef/>
      </w:r>
      <w:r>
        <w:t>Again – I think this needs a change – you wouldn’t say “when grouping samples subjects to the same experimental treatment” you would report on the results of the treatment using a mean and SD.</w:t>
      </w:r>
    </w:p>
  </w:comment>
  <w:comment w:id="20" w:author="Julian WITTISCHE" w:date="2019-12-11T19:59:00Z" w:initials="JW">
    <w:p w14:paraId="43825EE0" w14:textId="30D47D0F" w:rsidR="00CB560E" w:rsidRDefault="00CB560E">
      <w:pPr>
        <w:pStyle w:val="Commentaire"/>
      </w:pPr>
      <w:r>
        <w:rPr>
          <w:rStyle w:val="Marquedecommentaire"/>
        </w:rPr>
        <w:annotationRef/>
      </w:r>
      <w:r>
        <w:t>Changer</w:t>
      </w:r>
    </w:p>
  </w:comment>
  <w:comment w:id="21" w:author="Patrick James" w:date="2019-11-12T17:58:00Z" w:initials="PJ">
    <w:p w14:paraId="2935123D" w14:textId="03602BF2" w:rsidR="00CB560E" w:rsidRDefault="00CB560E">
      <w:pPr>
        <w:pStyle w:val="Commentaire"/>
      </w:pPr>
      <w:r>
        <w:rPr>
          <w:rStyle w:val="Marquedecommentaire"/>
        </w:rPr>
        <w:annotationRef/>
      </w:r>
      <w:r>
        <w:t xml:space="preserve">Of what? The scenarios are comprised of multiple factors – we should refer to the factor that is </w:t>
      </w:r>
      <w:proofErr w:type="spellStart"/>
      <w:r>
        <w:t>ot</w:t>
      </w:r>
      <w:proofErr w:type="spellEnd"/>
      <w:r>
        <w:t xml:space="preserve"> affecting the results.. if it is all of them, then we need to say so. </w:t>
      </w:r>
    </w:p>
  </w:comment>
  <w:comment w:id="22" w:author="Julian WITTISCHE" w:date="2019-12-11T20:02:00Z" w:initials="JW">
    <w:p w14:paraId="62CE7387" w14:textId="7C5A7E72" w:rsidR="00CB560E" w:rsidRDefault="00CB560E">
      <w:pPr>
        <w:pStyle w:val="Commentaire"/>
      </w:pPr>
      <w:r>
        <w:rPr>
          <w:rStyle w:val="Marquedecommentaire"/>
        </w:rPr>
        <w:annotationRef/>
      </w:r>
      <w:r>
        <w:t>Changer</w:t>
      </w:r>
    </w:p>
  </w:comment>
  <w:comment w:id="23" w:author="Patrick James" w:date="2019-11-12T17:58:00Z" w:initials="PJ">
    <w:p w14:paraId="1B828310" w14:textId="02997B54" w:rsidR="00CB560E" w:rsidRDefault="00CB560E">
      <w:pPr>
        <w:pStyle w:val="Commentaire"/>
      </w:pPr>
      <w:r>
        <w:rPr>
          <w:rStyle w:val="Marquedecommentaire"/>
        </w:rPr>
        <w:annotationRef/>
      </w:r>
      <w:r>
        <w:t>Specify what is meant here</w:t>
      </w:r>
    </w:p>
  </w:comment>
  <w:comment w:id="24" w:author="Patrick James" w:date="2019-11-12T17:59:00Z" w:initials="PJ">
    <w:p w14:paraId="551CF76B" w14:textId="21C2121B" w:rsidR="00CB560E" w:rsidRDefault="00CB560E">
      <w:pPr>
        <w:pStyle w:val="Commentaire"/>
      </w:pPr>
      <w:r>
        <w:rPr>
          <w:rStyle w:val="Marquedecommentaire"/>
        </w:rPr>
        <w:annotationRef/>
      </w:r>
      <w:r>
        <w:t>confusing</w:t>
      </w:r>
    </w:p>
  </w:comment>
  <w:comment w:id="31" w:author="Julian WITTISCHE" w:date="2019-10-09T03:07:00Z" w:initials="JW">
    <w:p w14:paraId="25992E1E" w14:textId="565C3635" w:rsidR="00CB560E" w:rsidRDefault="00CB560E">
      <w:pPr>
        <w:pStyle w:val="Commentaire"/>
      </w:pPr>
      <w:r>
        <w:rPr>
          <w:rStyle w:val="Marquedecommentaire"/>
        </w:rPr>
        <w:annotationRef/>
      </w:r>
      <w:r>
        <w:t>As stated in the methods, I only investigated done scenario (180 reps) for microsatellite. I can run it on other scenarios later of needed. One scenario takes a day to simulate and another to be analyzed in R.</w:t>
      </w:r>
    </w:p>
  </w:comment>
  <w:comment w:id="32" w:author="Patrick James" w:date="2019-11-12T18:05:00Z" w:initials="PJ">
    <w:p w14:paraId="44EA6602" w14:textId="0B3E1880" w:rsidR="00CB560E" w:rsidRDefault="00CB560E">
      <w:pPr>
        <w:pStyle w:val="Commentaire"/>
      </w:pPr>
      <w:r>
        <w:rPr>
          <w:rStyle w:val="Marquedecommentaire"/>
        </w:rPr>
        <w:annotationRef/>
      </w:r>
      <w:r>
        <w:t xml:space="preserve">In general, the </w:t>
      </w:r>
      <w:proofErr w:type="spellStart"/>
      <w:r>
        <w:t>discussin</w:t>
      </w:r>
      <w:proofErr w:type="spellEnd"/>
      <w:r>
        <w:t xml:space="preserve"> needs to talk about 1) the genetic phenomenon you are interested in, and b) the methods and technical aspects of your approach. It </w:t>
      </w:r>
      <w:proofErr w:type="spellStart"/>
      <w:r>
        <w:t>woul</w:t>
      </w:r>
      <w:proofErr w:type="spellEnd"/>
      <w:r>
        <w:t xml:space="preserve"> </w:t>
      </w:r>
      <w:proofErr w:type="spellStart"/>
      <w:r>
        <w:t>dbebest</w:t>
      </w:r>
      <w:proofErr w:type="spellEnd"/>
      <w:r>
        <w:t xml:space="preserve"> not to mix the two too much, I think.</w:t>
      </w:r>
    </w:p>
  </w:comment>
  <w:comment w:id="33" w:author="Patrick James" w:date="2019-11-12T18:02:00Z" w:initials="PJ">
    <w:p w14:paraId="5DFEAEAC" w14:textId="61C65F78" w:rsidR="00CB560E" w:rsidRDefault="00CB560E">
      <w:pPr>
        <w:pStyle w:val="Commentaire"/>
      </w:pPr>
      <w:r>
        <w:rPr>
          <w:rStyle w:val="Marquedecommentaire"/>
        </w:rPr>
        <w:annotationRef/>
      </w:r>
      <w:r>
        <w:t xml:space="preserve">Revisit and present he case for why we need to know about the genetic legacies of “punctual” demographic events. With an example, ideally. </w:t>
      </w:r>
    </w:p>
  </w:comment>
  <w:comment w:id="34" w:author="Patrick James" w:date="2019-11-12T18:01:00Z" w:initials="PJ">
    <w:p w14:paraId="6A4A93D9" w14:textId="5D4736EB" w:rsidR="00CB560E" w:rsidRDefault="00CB560E">
      <w:pPr>
        <w:pStyle w:val="Commentaire"/>
      </w:pPr>
      <w:r>
        <w:rPr>
          <w:rStyle w:val="Marquedecommentaire"/>
        </w:rPr>
        <w:annotationRef/>
      </w:r>
      <w:r>
        <w:t>You need to repackage this. Here, you are effectively telling everyone with new. Limited (but likely difficult to obtain) SNP datasets, that their data are of “poor quality”</w:t>
      </w:r>
    </w:p>
  </w:comment>
  <w:comment w:id="35" w:author="Patrick James" w:date="2019-11-12T18:06:00Z" w:initials="PJ">
    <w:p w14:paraId="67217E03" w14:textId="2AB34D12" w:rsidR="00CB560E" w:rsidRDefault="00CB560E">
      <w:pPr>
        <w:pStyle w:val="Commentaire"/>
      </w:pPr>
      <w:r>
        <w:rPr>
          <w:rStyle w:val="Marquedecommentaire"/>
        </w:rPr>
        <w:annotationRef/>
      </w:r>
      <w:r>
        <w:t>Unclear – requires more background,</w:t>
      </w:r>
    </w:p>
  </w:comment>
  <w:comment w:id="36" w:author="Patrick James" w:date="2019-11-12T18:07:00Z" w:initials="PJ">
    <w:p w14:paraId="4943CF1C" w14:textId="2564FC86" w:rsidR="00CB560E" w:rsidRDefault="00CB560E">
      <w:pPr>
        <w:pStyle w:val="Commentaire"/>
      </w:pPr>
      <w:r>
        <w:rPr>
          <w:rStyle w:val="Marquedecommentaire"/>
        </w:rPr>
        <w:annotationRef/>
      </w:r>
      <w:r>
        <w:t>How does this contrast with the community data the TBI has used previously?</w:t>
      </w:r>
    </w:p>
  </w:comment>
  <w:comment w:id="38" w:author="Patrick James" w:date="2019-11-12T18:07:00Z" w:initials="PJ">
    <w:p w14:paraId="28EC53F6" w14:textId="5547F554" w:rsidR="00CB560E" w:rsidRDefault="00CB560E">
      <w:pPr>
        <w:pStyle w:val="Commentaire"/>
      </w:pPr>
      <w:r>
        <w:rPr>
          <w:rStyle w:val="Marquedecommentaire"/>
        </w:rPr>
        <w:annotationRef/>
      </w:r>
      <w:r>
        <w:t>elaborate</w:t>
      </w:r>
    </w:p>
  </w:comment>
  <w:comment w:id="40" w:author="Patrick James" w:date="2019-11-12T18:08:00Z" w:initials="PJ">
    <w:p w14:paraId="086604FB" w14:textId="1EE33236" w:rsidR="00CB560E" w:rsidRDefault="00CB560E">
      <w:pPr>
        <w:pStyle w:val="Commentaire"/>
      </w:pPr>
      <w:r>
        <w:rPr>
          <w:rStyle w:val="Marquedecommentaire"/>
        </w:rPr>
        <w:annotationRef/>
      </w:r>
      <w:r>
        <w:t>I strongly recommend a paragraph that brings this issue back to reality and discusses actual potential applications with real-world context</w:t>
      </w:r>
    </w:p>
  </w:comment>
  <w:comment w:id="42" w:author="Patrick James" w:date="2019-11-12T18:10:00Z" w:initials="PJ">
    <w:p w14:paraId="4B8CEF89" w14:textId="04A74C14" w:rsidR="00CB560E" w:rsidRDefault="00CB560E">
      <w:pPr>
        <w:pStyle w:val="Commentaire"/>
      </w:pPr>
      <w:r>
        <w:rPr>
          <w:rStyle w:val="Marquedecommentaire"/>
        </w:rPr>
        <w:annotationRef/>
      </w:r>
      <w:r>
        <w:t>Sentence seems broken</w:t>
      </w:r>
    </w:p>
  </w:comment>
  <w:comment w:id="43" w:author="Patrick James" w:date="2019-11-12T18:11:00Z" w:initials="PJ">
    <w:p w14:paraId="211E5543" w14:textId="1ADEE4DB" w:rsidR="00CB560E" w:rsidRDefault="00CB560E">
      <w:pPr>
        <w:pStyle w:val="Commentaire"/>
      </w:pPr>
      <w:r>
        <w:rPr>
          <w:rStyle w:val="Marquedecommentaire"/>
        </w:rPr>
        <w:annotationRef/>
      </w:r>
      <w:r>
        <w:t>Let’s not end on a technical note – bring it back to the biology / conservation aspect please</w:t>
      </w:r>
    </w:p>
  </w:comment>
  <w:comment w:id="44" w:author="Patrick James" w:date="2019-10-16T13:11:00Z" w:initials="PJ">
    <w:p w14:paraId="432D8B31" w14:textId="77777777" w:rsidR="00CB560E" w:rsidRDefault="00CB560E" w:rsidP="007C62DE">
      <w:pPr>
        <w:pStyle w:val="Commentaire"/>
      </w:pPr>
      <w:r>
        <w:rPr>
          <w:rStyle w:val="Marquedecommentaire"/>
        </w:rPr>
        <w:annotationRef/>
      </w:r>
      <w:r>
        <w:t xml:space="preserve">Fine for the thesis, but I think this could be removed from the actual paper. </w:t>
      </w:r>
    </w:p>
  </w:comment>
  <w:comment w:id="45" w:author="Julian WITTISCHE" w:date="2019-10-25T16:16:00Z" w:initials="JW">
    <w:p w14:paraId="4541A986" w14:textId="77777777" w:rsidR="00CB560E" w:rsidRDefault="00CB560E" w:rsidP="007C62DE">
      <w:pPr>
        <w:pStyle w:val="Commentaire"/>
      </w:pPr>
      <w:r>
        <w:rPr>
          <w:rStyle w:val="Marquedecommentaire"/>
        </w:rPr>
        <w:annotationRef/>
      </w:r>
      <w:r>
        <w:t>Several of the students and postdoc who have read or have talked with me about this project, have spoken in favor of this addition as it expands the pool of users. Analysis takes more time than simulation for microsatellites.</w:t>
      </w:r>
    </w:p>
  </w:comment>
  <w:comment w:id="46" w:author="Patrick James" w:date="2019-11-12T17:37:00Z" w:initials="PJ">
    <w:p w14:paraId="0311418A" w14:textId="77777777" w:rsidR="00CB560E" w:rsidRDefault="00CB560E" w:rsidP="007C62DE">
      <w:pPr>
        <w:pStyle w:val="Commentaire"/>
      </w:pPr>
      <w:r>
        <w:rPr>
          <w:rStyle w:val="Marquedecommentaire"/>
        </w:rPr>
        <w:annotationRef/>
      </w:r>
      <w:r>
        <w:t>Ok, but in general my feeling is to be careful to not let the “tail wag the dog” when considering uptake of your research</w:t>
      </w:r>
    </w:p>
  </w:comment>
  <w:comment w:id="48" w:author="Patrick James" w:date="2019-11-12T17:44:00Z" w:initials="PJ">
    <w:p w14:paraId="031E4E02" w14:textId="77777777" w:rsidR="00F24C6B" w:rsidRDefault="00F24C6B" w:rsidP="00F24C6B">
      <w:pPr>
        <w:pStyle w:val="Commentaire"/>
      </w:pPr>
      <w:r>
        <w:rPr>
          <w:rStyle w:val="Marquedecommentaire"/>
        </w:rPr>
        <w:annotationRef/>
      </w:r>
      <w:r>
        <w:t xml:space="preserve">This will be irrelevant to readers.. just describe the permutation </w:t>
      </w:r>
      <w:proofErr w:type="spellStart"/>
      <w:r>
        <w:t>apprapoch</w:t>
      </w:r>
      <w:proofErr w:type="spellEnd"/>
      <w:r>
        <w:t xml:space="preserve"> that was superior </w:t>
      </w:r>
    </w:p>
  </w:comment>
  <w:comment w:id="49" w:author="Patrick James" w:date="2019-11-12T17:45:00Z" w:initials="PJ">
    <w:p w14:paraId="3CA3529B" w14:textId="77777777" w:rsidR="00F24C6B" w:rsidRDefault="00F24C6B" w:rsidP="00F24C6B">
      <w:pPr>
        <w:pStyle w:val="Commentaire"/>
      </w:pPr>
      <w:r>
        <w:rPr>
          <w:rStyle w:val="Marquedecommentaire"/>
        </w:rPr>
        <w:annotationRef/>
      </w:r>
      <w:r>
        <w:t>Same – describe specifically the method – not using shorthand.</w:t>
      </w:r>
    </w:p>
  </w:comment>
  <w:comment w:id="50" w:author="Patrick James" w:date="2019-11-12T17:45:00Z" w:initials="PJ">
    <w:p w14:paraId="60A4E0C5" w14:textId="77777777" w:rsidR="00F24C6B" w:rsidRDefault="00F24C6B" w:rsidP="00F24C6B">
      <w:pPr>
        <w:pStyle w:val="Commentaire"/>
      </w:pPr>
      <w:r>
        <w:rPr>
          <w:rStyle w:val="Marquedecommentaire"/>
        </w:rPr>
        <w:annotationRef/>
      </w:r>
      <w:r>
        <w:t xml:space="preserve">This does not read professionally. </w:t>
      </w:r>
    </w:p>
  </w:comment>
  <w:comment w:id="51" w:author="Patrick James" w:date="2019-11-12T17:45:00Z" w:initials="PJ">
    <w:p w14:paraId="304FDBF4" w14:textId="77777777" w:rsidR="00F24C6B" w:rsidRDefault="00F24C6B" w:rsidP="00F24C6B">
      <w:pPr>
        <w:pStyle w:val="Commentaire"/>
      </w:pPr>
      <w:r>
        <w:rPr>
          <w:rStyle w:val="Marquedecommentaire"/>
        </w:rPr>
        <w:annotationRef/>
      </w:r>
      <w:r>
        <w:t>Requires complete overhaul</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0651312" w15:done="0"/>
  <w15:commentEx w15:paraId="6FAA2FCC" w15:done="0"/>
  <w15:commentEx w15:paraId="5E410B19" w15:done="0"/>
  <w15:commentEx w15:paraId="438750EF" w15:done="0"/>
  <w15:commentEx w15:paraId="18225602" w15:paraIdParent="438750EF" w15:done="0"/>
  <w15:commentEx w15:paraId="426933F2" w15:paraIdParent="438750EF" w15:done="0"/>
  <w15:commentEx w15:paraId="2C19C01D" w15:done="0"/>
  <w15:commentEx w15:paraId="6E376F69" w15:paraIdParent="2C19C01D" w15:done="0"/>
  <w15:commentEx w15:paraId="39A26684" w15:paraIdParent="2C19C01D" w15:done="0"/>
  <w15:commentEx w15:paraId="712849F4" w15:done="0"/>
  <w15:commentEx w15:paraId="7C1A95BB" w15:done="0"/>
  <w15:commentEx w15:paraId="34C92AE0" w15:done="0"/>
  <w15:commentEx w15:paraId="4B2AF08A" w15:done="0"/>
  <w15:commentEx w15:paraId="43825EE0" w15:done="0"/>
  <w15:commentEx w15:paraId="2935123D" w15:done="0"/>
  <w15:commentEx w15:paraId="62CE7387" w15:done="0"/>
  <w15:commentEx w15:paraId="1B828310" w15:done="0"/>
  <w15:commentEx w15:paraId="551CF76B" w15:done="0"/>
  <w15:commentEx w15:paraId="25992E1E" w15:done="0"/>
  <w15:commentEx w15:paraId="44EA6602" w15:done="0"/>
  <w15:commentEx w15:paraId="5DFEAEAC" w15:done="0"/>
  <w15:commentEx w15:paraId="6A4A93D9" w15:done="0"/>
  <w15:commentEx w15:paraId="67217E03" w15:done="0"/>
  <w15:commentEx w15:paraId="4943CF1C" w15:done="0"/>
  <w15:commentEx w15:paraId="28EC53F6" w15:done="0"/>
  <w15:commentEx w15:paraId="086604FB" w15:done="0"/>
  <w15:commentEx w15:paraId="4B8CEF89" w15:done="0"/>
  <w15:commentEx w15:paraId="211E5543" w15:done="0"/>
  <w15:commentEx w15:paraId="432D8B31" w15:done="0"/>
  <w15:commentEx w15:paraId="4541A986" w15:paraIdParent="432D8B31" w15:done="0"/>
  <w15:commentEx w15:paraId="0311418A" w15:paraIdParent="432D8B31" w15:done="0"/>
  <w15:commentEx w15:paraId="031E4E02" w15:done="0"/>
  <w15:commentEx w15:paraId="3CA3529B" w15:done="0"/>
  <w15:commentEx w15:paraId="60A4E0C5" w15:done="0"/>
  <w15:commentEx w15:paraId="304FDBF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ck James">
    <w15:presenceInfo w15:providerId="None" w15:userId="Patrick James"/>
  </w15:person>
  <w15:person w15:author="Julian WITTISCHE">
    <w15:presenceInfo w15:providerId="Windows Live" w15:userId="33223d2814f409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A3MjCzMDQ2MTYxMjNQ0lEKTi0uzszPAykwNKoFALSM/NYtAAAA"/>
  </w:docVars>
  <w:rsids>
    <w:rsidRoot w:val="004E13A5"/>
    <w:rsid w:val="0000168C"/>
    <w:rsid w:val="00002466"/>
    <w:rsid w:val="00002A64"/>
    <w:rsid w:val="000053C7"/>
    <w:rsid w:val="00005F69"/>
    <w:rsid w:val="00006829"/>
    <w:rsid w:val="000141B3"/>
    <w:rsid w:val="00023F2C"/>
    <w:rsid w:val="00024F61"/>
    <w:rsid w:val="0002624B"/>
    <w:rsid w:val="00026490"/>
    <w:rsid w:val="000270B4"/>
    <w:rsid w:val="00027F85"/>
    <w:rsid w:val="0003098F"/>
    <w:rsid w:val="00032375"/>
    <w:rsid w:val="00033B96"/>
    <w:rsid w:val="0004518E"/>
    <w:rsid w:val="00051F54"/>
    <w:rsid w:val="00053498"/>
    <w:rsid w:val="00055B96"/>
    <w:rsid w:val="00055C1A"/>
    <w:rsid w:val="00056C25"/>
    <w:rsid w:val="00056F49"/>
    <w:rsid w:val="00061580"/>
    <w:rsid w:val="000623C8"/>
    <w:rsid w:val="00063753"/>
    <w:rsid w:val="00064F7E"/>
    <w:rsid w:val="000673CD"/>
    <w:rsid w:val="000745F8"/>
    <w:rsid w:val="00074A90"/>
    <w:rsid w:val="0007763B"/>
    <w:rsid w:val="00077818"/>
    <w:rsid w:val="00082620"/>
    <w:rsid w:val="00084066"/>
    <w:rsid w:val="00093A55"/>
    <w:rsid w:val="000955D0"/>
    <w:rsid w:val="00095B49"/>
    <w:rsid w:val="00097A65"/>
    <w:rsid w:val="000A3EC4"/>
    <w:rsid w:val="000A6671"/>
    <w:rsid w:val="000A7724"/>
    <w:rsid w:val="000C1EE3"/>
    <w:rsid w:val="000D08D6"/>
    <w:rsid w:val="000D1B30"/>
    <w:rsid w:val="000D683F"/>
    <w:rsid w:val="000E1A78"/>
    <w:rsid w:val="000E3A1A"/>
    <w:rsid w:val="000F06F3"/>
    <w:rsid w:val="000F49A2"/>
    <w:rsid w:val="001079BE"/>
    <w:rsid w:val="00127CC5"/>
    <w:rsid w:val="00127D3A"/>
    <w:rsid w:val="00127F13"/>
    <w:rsid w:val="0013089B"/>
    <w:rsid w:val="00130BC1"/>
    <w:rsid w:val="00131252"/>
    <w:rsid w:val="00131E2F"/>
    <w:rsid w:val="00136405"/>
    <w:rsid w:val="00136C7B"/>
    <w:rsid w:val="001371AE"/>
    <w:rsid w:val="00140CCA"/>
    <w:rsid w:val="001411DE"/>
    <w:rsid w:val="001425D4"/>
    <w:rsid w:val="001446F6"/>
    <w:rsid w:val="00146654"/>
    <w:rsid w:val="001467B2"/>
    <w:rsid w:val="00147BDF"/>
    <w:rsid w:val="00161403"/>
    <w:rsid w:val="00162C41"/>
    <w:rsid w:val="001633CB"/>
    <w:rsid w:val="00174C4C"/>
    <w:rsid w:val="001756ED"/>
    <w:rsid w:val="00176B13"/>
    <w:rsid w:val="0017749B"/>
    <w:rsid w:val="00180AFB"/>
    <w:rsid w:val="00184ABD"/>
    <w:rsid w:val="001854BA"/>
    <w:rsid w:val="00190258"/>
    <w:rsid w:val="0019294D"/>
    <w:rsid w:val="001950CB"/>
    <w:rsid w:val="001965D2"/>
    <w:rsid w:val="001A5222"/>
    <w:rsid w:val="001C38DB"/>
    <w:rsid w:val="001D0ACA"/>
    <w:rsid w:val="001D1B0E"/>
    <w:rsid w:val="001D2ADC"/>
    <w:rsid w:val="001D3FDE"/>
    <w:rsid w:val="001D512F"/>
    <w:rsid w:val="001E1272"/>
    <w:rsid w:val="001E16C9"/>
    <w:rsid w:val="001E3806"/>
    <w:rsid w:val="001E3C7E"/>
    <w:rsid w:val="001E483E"/>
    <w:rsid w:val="001E4D7C"/>
    <w:rsid w:val="001E570D"/>
    <w:rsid w:val="001E58E9"/>
    <w:rsid w:val="001F3196"/>
    <w:rsid w:val="001F6DBA"/>
    <w:rsid w:val="001F6EAC"/>
    <w:rsid w:val="001F7518"/>
    <w:rsid w:val="0020343C"/>
    <w:rsid w:val="002050D0"/>
    <w:rsid w:val="0021147F"/>
    <w:rsid w:val="00217199"/>
    <w:rsid w:val="002234E0"/>
    <w:rsid w:val="0022740C"/>
    <w:rsid w:val="0023072B"/>
    <w:rsid w:val="0023083C"/>
    <w:rsid w:val="002363EE"/>
    <w:rsid w:val="0024289D"/>
    <w:rsid w:val="002446CC"/>
    <w:rsid w:val="0025060E"/>
    <w:rsid w:val="00252F55"/>
    <w:rsid w:val="002575B1"/>
    <w:rsid w:val="00262D52"/>
    <w:rsid w:val="00267018"/>
    <w:rsid w:val="002676EC"/>
    <w:rsid w:val="00276516"/>
    <w:rsid w:val="00282E4D"/>
    <w:rsid w:val="00284908"/>
    <w:rsid w:val="002862FB"/>
    <w:rsid w:val="00290668"/>
    <w:rsid w:val="00292102"/>
    <w:rsid w:val="00295FF4"/>
    <w:rsid w:val="002A1F8B"/>
    <w:rsid w:val="002B4583"/>
    <w:rsid w:val="002C3535"/>
    <w:rsid w:val="002C7903"/>
    <w:rsid w:val="002D00E2"/>
    <w:rsid w:val="002D2EEA"/>
    <w:rsid w:val="002D63E3"/>
    <w:rsid w:val="002E0D4E"/>
    <w:rsid w:val="002F53A6"/>
    <w:rsid w:val="00302E8C"/>
    <w:rsid w:val="0031038B"/>
    <w:rsid w:val="00314411"/>
    <w:rsid w:val="00314CA1"/>
    <w:rsid w:val="00315CBD"/>
    <w:rsid w:val="00322EF1"/>
    <w:rsid w:val="00332595"/>
    <w:rsid w:val="00335E2F"/>
    <w:rsid w:val="00337F86"/>
    <w:rsid w:val="003422BA"/>
    <w:rsid w:val="00347EEB"/>
    <w:rsid w:val="00350E98"/>
    <w:rsid w:val="003549D9"/>
    <w:rsid w:val="00354E8A"/>
    <w:rsid w:val="00355E82"/>
    <w:rsid w:val="003615F1"/>
    <w:rsid w:val="0037039A"/>
    <w:rsid w:val="003706EC"/>
    <w:rsid w:val="003741B4"/>
    <w:rsid w:val="00374ECD"/>
    <w:rsid w:val="00377029"/>
    <w:rsid w:val="0037716B"/>
    <w:rsid w:val="00384DF0"/>
    <w:rsid w:val="00391295"/>
    <w:rsid w:val="00394C28"/>
    <w:rsid w:val="00396770"/>
    <w:rsid w:val="003B19F7"/>
    <w:rsid w:val="003B3778"/>
    <w:rsid w:val="003B771C"/>
    <w:rsid w:val="003C17E9"/>
    <w:rsid w:val="003C228D"/>
    <w:rsid w:val="003C3E3B"/>
    <w:rsid w:val="003C4854"/>
    <w:rsid w:val="003C4910"/>
    <w:rsid w:val="003C4FA0"/>
    <w:rsid w:val="003C7909"/>
    <w:rsid w:val="003D41F3"/>
    <w:rsid w:val="003D4FA3"/>
    <w:rsid w:val="003D56EC"/>
    <w:rsid w:val="003D72B7"/>
    <w:rsid w:val="003E71A5"/>
    <w:rsid w:val="003E73EA"/>
    <w:rsid w:val="003F114F"/>
    <w:rsid w:val="003F3E31"/>
    <w:rsid w:val="004024F6"/>
    <w:rsid w:val="004036B9"/>
    <w:rsid w:val="004058E4"/>
    <w:rsid w:val="00406446"/>
    <w:rsid w:val="00411503"/>
    <w:rsid w:val="004170BB"/>
    <w:rsid w:val="00422C59"/>
    <w:rsid w:val="00425BB7"/>
    <w:rsid w:val="004305E4"/>
    <w:rsid w:val="00433983"/>
    <w:rsid w:val="00435FC0"/>
    <w:rsid w:val="00436872"/>
    <w:rsid w:val="00451660"/>
    <w:rsid w:val="00461C2D"/>
    <w:rsid w:val="0047226E"/>
    <w:rsid w:val="00480063"/>
    <w:rsid w:val="00492036"/>
    <w:rsid w:val="00492594"/>
    <w:rsid w:val="004960F6"/>
    <w:rsid w:val="004A38A8"/>
    <w:rsid w:val="004A42FA"/>
    <w:rsid w:val="004A6053"/>
    <w:rsid w:val="004A6ACA"/>
    <w:rsid w:val="004B1469"/>
    <w:rsid w:val="004B600A"/>
    <w:rsid w:val="004C0170"/>
    <w:rsid w:val="004D1456"/>
    <w:rsid w:val="004D63F8"/>
    <w:rsid w:val="004D7255"/>
    <w:rsid w:val="004E13A5"/>
    <w:rsid w:val="004E3EF4"/>
    <w:rsid w:val="004E6917"/>
    <w:rsid w:val="004F670E"/>
    <w:rsid w:val="00500E46"/>
    <w:rsid w:val="0050472E"/>
    <w:rsid w:val="00505232"/>
    <w:rsid w:val="005063D9"/>
    <w:rsid w:val="00506E45"/>
    <w:rsid w:val="005154C3"/>
    <w:rsid w:val="005159F5"/>
    <w:rsid w:val="00522C3E"/>
    <w:rsid w:val="00523484"/>
    <w:rsid w:val="0053064B"/>
    <w:rsid w:val="00530C19"/>
    <w:rsid w:val="005336FB"/>
    <w:rsid w:val="00534D93"/>
    <w:rsid w:val="00537BAC"/>
    <w:rsid w:val="00540E32"/>
    <w:rsid w:val="00541832"/>
    <w:rsid w:val="0054565E"/>
    <w:rsid w:val="00546239"/>
    <w:rsid w:val="00547B44"/>
    <w:rsid w:val="005524EA"/>
    <w:rsid w:val="005542C9"/>
    <w:rsid w:val="00561DE1"/>
    <w:rsid w:val="005663CD"/>
    <w:rsid w:val="0056645A"/>
    <w:rsid w:val="005725C7"/>
    <w:rsid w:val="00577AF7"/>
    <w:rsid w:val="00586186"/>
    <w:rsid w:val="0059053F"/>
    <w:rsid w:val="00596B92"/>
    <w:rsid w:val="005A4792"/>
    <w:rsid w:val="005A56C0"/>
    <w:rsid w:val="005A7AE1"/>
    <w:rsid w:val="005B52B2"/>
    <w:rsid w:val="005B723C"/>
    <w:rsid w:val="005C17F4"/>
    <w:rsid w:val="005C6117"/>
    <w:rsid w:val="005C66EB"/>
    <w:rsid w:val="005D027E"/>
    <w:rsid w:val="005D0E13"/>
    <w:rsid w:val="005D5434"/>
    <w:rsid w:val="005D663D"/>
    <w:rsid w:val="005D6EA5"/>
    <w:rsid w:val="005E037A"/>
    <w:rsid w:val="005E07EE"/>
    <w:rsid w:val="005E309B"/>
    <w:rsid w:val="005F394B"/>
    <w:rsid w:val="005F3C03"/>
    <w:rsid w:val="005F6CBE"/>
    <w:rsid w:val="005F6E17"/>
    <w:rsid w:val="005F736B"/>
    <w:rsid w:val="00601497"/>
    <w:rsid w:val="00604C02"/>
    <w:rsid w:val="00611055"/>
    <w:rsid w:val="00616333"/>
    <w:rsid w:val="00621C36"/>
    <w:rsid w:val="00626150"/>
    <w:rsid w:val="00634B5A"/>
    <w:rsid w:val="00635445"/>
    <w:rsid w:val="006368E7"/>
    <w:rsid w:val="00636A47"/>
    <w:rsid w:val="006451B0"/>
    <w:rsid w:val="0064599B"/>
    <w:rsid w:val="00646E49"/>
    <w:rsid w:val="006507CE"/>
    <w:rsid w:val="006520B8"/>
    <w:rsid w:val="00654C24"/>
    <w:rsid w:val="00655DDB"/>
    <w:rsid w:val="0065660C"/>
    <w:rsid w:val="006624C2"/>
    <w:rsid w:val="00667F46"/>
    <w:rsid w:val="006738FD"/>
    <w:rsid w:val="0067400C"/>
    <w:rsid w:val="006754D0"/>
    <w:rsid w:val="00675D5B"/>
    <w:rsid w:val="00681C46"/>
    <w:rsid w:val="00685386"/>
    <w:rsid w:val="00690CD2"/>
    <w:rsid w:val="00691A19"/>
    <w:rsid w:val="00692022"/>
    <w:rsid w:val="00694155"/>
    <w:rsid w:val="0069486C"/>
    <w:rsid w:val="006A175B"/>
    <w:rsid w:val="006A2E72"/>
    <w:rsid w:val="006B5D89"/>
    <w:rsid w:val="006B7759"/>
    <w:rsid w:val="006C17CD"/>
    <w:rsid w:val="006C6F92"/>
    <w:rsid w:val="006D0458"/>
    <w:rsid w:val="006D2272"/>
    <w:rsid w:val="006D298C"/>
    <w:rsid w:val="006D5CD5"/>
    <w:rsid w:val="006D70DA"/>
    <w:rsid w:val="006E3979"/>
    <w:rsid w:val="006E412E"/>
    <w:rsid w:val="006F04E2"/>
    <w:rsid w:val="006F1AD7"/>
    <w:rsid w:val="006F59FE"/>
    <w:rsid w:val="006F7782"/>
    <w:rsid w:val="00706123"/>
    <w:rsid w:val="0070692F"/>
    <w:rsid w:val="00710291"/>
    <w:rsid w:val="00713FE7"/>
    <w:rsid w:val="00716E49"/>
    <w:rsid w:val="00720E9A"/>
    <w:rsid w:val="00730648"/>
    <w:rsid w:val="00736400"/>
    <w:rsid w:val="00745D2C"/>
    <w:rsid w:val="007466CC"/>
    <w:rsid w:val="00746931"/>
    <w:rsid w:val="00747A55"/>
    <w:rsid w:val="00751073"/>
    <w:rsid w:val="00754884"/>
    <w:rsid w:val="00757698"/>
    <w:rsid w:val="007627B6"/>
    <w:rsid w:val="00764A61"/>
    <w:rsid w:val="00771580"/>
    <w:rsid w:val="007729F2"/>
    <w:rsid w:val="00775867"/>
    <w:rsid w:val="00776CEC"/>
    <w:rsid w:val="00777B9A"/>
    <w:rsid w:val="007839F5"/>
    <w:rsid w:val="007848A4"/>
    <w:rsid w:val="007850C5"/>
    <w:rsid w:val="00787B05"/>
    <w:rsid w:val="00790718"/>
    <w:rsid w:val="00791C0F"/>
    <w:rsid w:val="007A49EF"/>
    <w:rsid w:val="007A686D"/>
    <w:rsid w:val="007B05E0"/>
    <w:rsid w:val="007B0795"/>
    <w:rsid w:val="007B643B"/>
    <w:rsid w:val="007C19E5"/>
    <w:rsid w:val="007C62DE"/>
    <w:rsid w:val="007D60E9"/>
    <w:rsid w:val="007D68AE"/>
    <w:rsid w:val="007D76B3"/>
    <w:rsid w:val="007D7E27"/>
    <w:rsid w:val="007D7FB8"/>
    <w:rsid w:val="007E1C8E"/>
    <w:rsid w:val="007E677E"/>
    <w:rsid w:val="007F2596"/>
    <w:rsid w:val="007F2634"/>
    <w:rsid w:val="007F43DF"/>
    <w:rsid w:val="007F6443"/>
    <w:rsid w:val="00805090"/>
    <w:rsid w:val="008152A9"/>
    <w:rsid w:val="00821191"/>
    <w:rsid w:val="008221AF"/>
    <w:rsid w:val="00830373"/>
    <w:rsid w:val="008309BF"/>
    <w:rsid w:val="008317CD"/>
    <w:rsid w:val="008348EE"/>
    <w:rsid w:val="00834A69"/>
    <w:rsid w:val="008375B6"/>
    <w:rsid w:val="00841510"/>
    <w:rsid w:val="0084240D"/>
    <w:rsid w:val="00843B2E"/>
    <w:rsid w:val="0084643E"/>
    <w:rsid w:val="00847992"/>
    <w:rsid w:val="00850FB4"/>
    <w:rsid w:val="008601CB"/>
    <w:rsid w:val="008615D7"/>
    <w:rsid w:val="008617EB"/>
    <w:rsid w:val="00861BB3"/>
    <w:rsid w:val="008647FB"/>
    <w:rsid w:val="00864FAF"/>
    <w:rsid w:val="008668B7"/>
    <w:rsid w:val="00873F32"/>
    <w:rsid w:val="00875EA5"/>
    <w:rsid w:val="00876118"/>
    <w:rsid w:val="00877B8B"/>
    <w:rsid w:val="00886D97"/>
    <w:rsid w:val="008903BF"/>
    <w:rsid w:val="00896E43"/>
    <w:rsid w:val="008A2F5F"/>
    <w:rsid w:val="008A3027"/>
    <w:rsid w:val="008A7AF8"/>
    <w:rsid w:val="008B2DA1"/>
    <w:rsid w:val="008B6491"/>
    <w:rsid w:val="008C31BD"/>
    <w:rsid w:val="008C35FC"/>
    <w:rsid w:val="008C480D"/>
    <w:rsid w:val="008D2682"/>
    <w:rsid w:val="008D57CB"/>
    <w:rsid w:val="008D5B11"/>
    <w:rsid w:val="008D6209"/>
    <w:rsid w:val="008E5867"/>
    <w:rsid w:val="008E65CC"/>
    <w:rsid w:val="008E6B15"/>
    <w:rsid w:val="008F66A1"/>
    <w:rsid w:val="008F6FB3"/>
    <w:rsid w:val="0090094F"/>
    <w:rsid w:val="00903156"/>
    <w:rsid w:val="00903FDD"/>
    <w:rsid w:val="009048D9"/>
    <w:rsid w:val="00904B54"/>
    <w:rsid w:val="00906C92"/>
    <w:rsid w:val="00907699"/>
    <w:rsid w:val="00910194"/>
    <w:rsid w:val="009150FB"/>
    <w:rsid w:val="00921376"/>
    <w:rsid w:val="009219AB"/>
    <w:rsid w:val="009275A9"/>
    <w:rsid w:val="009279F4"/>
    <w:rsid w:val="00927E09"/>
    <w:rsid w:val="00931038"/>
    <w:rsid w:val="00940D8A"/>
    <w:rsid w:val="009507E1"/>
    <w:rsid w:val="00955D0E"/>
    <w:rsid w:val="00960F8C"/>
    <w:rsid w:val="00962B5C"/>
    <w:rsid w:val="00964666"/>
    <w:rsid w:val="00965170"/>
    <w:rsid w:val="00966A00"/>
    <w:rsid w:val="00987774"/>
    <w:rsid w:val="0099229B"/>
    <w:rsid w:val="0099254D"/>
    <w:rsid w:val="00992E41"/>
    <w:rsid w:val="00993057"/>
    <w:rsid w:val="00994541"/>
    <w:rsid w:val="009A1C9A"/>
    <w:rsid w:val="009A2299"/>
    <w:rsid w:val="009A3B7C"/>
    <w:rsid w:val="009A43EF"/>
    <w:rsid w:val="009B0696"/>
    <w:rsid w:val="009B1C8F"/>
    <w:rsid w:val="009C383E"/>
    <w:rsid w:val="009C5C6C"/>
    <w:rsid w:val="009C6F0C"/>
    <w:rsid w:val="009D181A"/>
    <w:rsid w:val="009D2703"/>
    <w:rsid w:val="009D3B27"/>
    <w:rsid w:val="009D4A91"/>
    <w:rsid w:val="009E0DF8"/>
    <w:rsid w:val="009E4A05"/>
    <w:rsid w:val="009E7BAF"/>
    <w:rsid w:val="00A03B83"/>
    <w:rsid w:val="00A04F14"/>
    <w:rsid w:val="00A07C15"/>
    <w:rsid w:val="00A10ABA"/>
    <w:rsid w:val="00A11506"/>
    <w:rsid w:val="00A11547"/>
    <w:rsid w:val="00A1387D"/>
    <w:rsid w:val="00A211B7"/>
    <w:rsid w:val="00A24993"/>
    <w:rsid w:val="00A30430"/>
    <w:rsid w:val="00A312A8"/>
    <w:rsid w:val="00A43AB7"/>
    <w:rsid w:val="00A44CD5"/>
    <w:rsid w:val="00A51228"/>
    <w:rsid w:val="00A51906"/>
    <w:rsid w:val="00A51948"/>
    <w:rsid w:val="00A538F0"/>
    <w:rsid w:val="00A53D4B"/>
    <w:rsid w:val="00A60F90"/>
    <w:rsid w:val="00A6316D"/>
    <w:rsid w:val="00A64B43"/>
    <w:rsid w:val="00A74CDA"/>
    <w:rsid w:val="00A75ECD"/>
    <w:rsid w:val="00A84ED9"/>
    <w:rsid w:val="00A92DD0"/>
    <w:rsid w:val="00A95B48"/>
    <w:rsid w:val="00A96BD0"/>
    <w:rsid w:val="00A970F5"/>
    <w:rsid w:val="00AA3A0B"/>
    <w:rsid w:val="00AA4E39"/>
    <w:rsid w:val="00AA784F"/>
    <w:rsid w:val="00AB2B18"/>
    <w:rsid w:val="00AB5220"/>
    <w:rsid w:val="00AB68BE"/>
    <w:rsid w:val="00AC0D96"/>
    <w:rsid w:val="00AC1399"/>
    <w:rsid w:val="00AC1D0A"/>
    <w:rsid w:val="00AD1069"/>
    <w:rsid w:val="00AD4106"/>
    <w:rsid w:val="00AD490A"/>
    <w:rsid w:val="00AD5E24"/>
    <w:rsid w:val="00AE2814"/>
    <w:rsid w:val="00AE630D"/>
    <w:rsid w:val="00AE6C1A"/>
    <w:rsid w:val="00AF3090"/>
    <w:rsid w:val="00AF3E77"/>
    <w:rsid w:val="00AF661E"/>
    <w:rsid w:val="00AF6D3B"/>
    <w:rsid w:val="00AF7CC7"/>
    <w:rsid w:val="00B00A89"/>
    <w:rsid w:val="00B0214F"/>
    <w:rsid w:val="00B11673"/>
    <w:rsid w:val="00B13AE1"/>
    <w:rsid w:val="00B147F6"/>
    <w:rsid w:val="00B14D5E"/>
    <w:rsid w:val="00B16FB5"/>
    <w:rsid w:val="00B20342"/>
    <w:rsid w:val="00B2132B"/>
    <w:rsid w:val="00B238ED"/>
    <w:rsid w:val="00B34350"/>
    <w:rsid w:val="00B3465A"/>
    <w:rsid w:val="00B3786F"/>
    <w:rsid w:val="00B37A76"/>
    <w:rsid w:val="00B43648"/>
    <w:rsid w:val="00B441F7"/>
    <w:rsid w:val="00B51B58"/>
    <w:rsid w:val="00B53747"/>
    <w:rsid w:val="00B56B96"/>
    <w:rsid w:val="00B63983"/>
    <w:rsid w:val="00B63A97"/>
    <w:rsid w:val="00B63E88"/>
    <w:rsid w:val="00B6498A"/>
    <w:rsid w:val="00B70338"/>
    <w:rsid w:val="00B71811"/>
    <w:rsid w:val="00B72DF0"/>
    <w:rsid w:val="00B752BC"/>
    <w:rsid w:val="00B76004"/>
    <w:rsid w:val="00B803AC"/>
    <w:rsid w:val="00B825BE"/>
    <w:rsid w:val="00B87FEB"/>
    <w:rsid w:val="00B910E4"/>
    <w:rsid w:val="00B964CC"/>
    <w:rsid w:val="00BA0803"/>
    <w:rsid w:val="00BA6B34"/>
    <w:rsid w:val="00BA72C1"/>
    <w:rsid w:val="00BA77FD"/>
    <w:rsid w:val="00BB6B2C"/>
    <w:rsid w:val="00BC1041"/>
    <w:rsid w:val="00BC3881"/>
    <w:rsid w:val="00BD001D"/>
    <w:rsid w:val="00BD0403"/>
    <w:rsid w:val="00BD5E9A"/>
    <w:rsid w:val="00BD6DD3"/>
    <w:rsid w:val="00BD7264"/>
    <w:rsid w:val="00BE0825"/>
    <w:rsid w:val="00BE6331"/>
    <w:rsid w:val="00BF391B"/>
    <w:rsid w:val="00BF78ED"/>
    <w:rsid w:val="00C011E9"/>
    <w:rsid w:val="00C0184F"/>
    <w:rsid w:val="00C023E3"/>
    <w:rsid w:val="00C074BE"/>
    <w:rsid w:val="00C07FA2"/>
    <w:rsid w:val="00C126BB"/>
    <w:rsid w:val="00C1393E"/>
    <w:rsid w:val="00C16340"/>
    <w:rsid w:val="00C16C0E"/>
    <w:rsid w:val="00C21316"/>
    <w:rsid w:val="00C2150B"/>
    <w:rsid w:val="00C23647"/>
    <w:rsid w:val="00C3279E"/>
    <w:rsid w:val="00C3547E"/>
    <w:rsid w:val="00C402B5"/>
    <w:rsid w:val="00C422DB"/>
    <w:rsid w:val="00C44162"/>
    <w:rsid w:val="00C4728B"/>
    <w:rsid w:val="00C47A12"/>
    <w:rsid w:val="00C5132F"/>
    <w:rsid w:val="00C519A3"/>
    <w:rsid w:val="00C5479F"/>
    <w:rsid w:val="00C60673"/>
    <w:rsid w:val="00C61BAE"/>
    <w:rsid w:val="00C639AD"/>
    <w:rsid w:val="00C64363"/>
    <w:rsid w:val="00C64D99"/>
    <w:rsid w:val="00C71E31"/>
    <w:rsid w:val="00C71E83"/>
    <w:rsid w:val="00C72944"/>
    <w:rsid w:val="00C7501F"/>
    <w:rsid w:val="00C91C4C"/>
    <w:rsid w:val="00C955CE"/>
    <w:rsid w:val="00CB0166"/>
    <w:rsid w:val="00CB560E"/>
    <w:rsid w:val="00CB6200"/>
    <w:rsid w:val="00CB6FB3"/>
    <w:rsid w:val="00CC1F19"/>
    <w:rsid w:val="00CC2517"/>
    <w:rsid w:val="00CC5AFB"/>
    <w:rsid w:val="00CC72B2"/>
    <w:rsid w:val="00CE0FF0"/>
    <w:rsid w:val="00CE517A"/>
    <w:rsid w:val="00CE6B0A"/>
    <w:rsid w:val="00CE6FD9"/>
    <w:rsid w:val="00CF30F2"/>
    <w:rsid w:val="00CF353A"/>
    <w:rsid w:val="00CF7403"/>
    <w:rsid w:val="00CF7E96"/>
    <w:rsid w:val="00D00F0A"/>
    <w:rsid w:val="00D01E4D"/>
    <w:rsid w:val="00D02662"/>
    <w:rsid w:val="00D02F42"/>
    <w:rsid w:val="00D03563"/>
    <w:rsid w:val="00D07A3A"/>
    <w:rsid w:val="00D100F7"/>
    <w:rsid w:val="00D21628"/>
    <w:rsid w:val="00D21F28"/>
    <w:rsid w:val="00D2425A"/>
    <w:rsid w:val="00D2594B"/>
    <w:rsid w:val="00D276A5"/>
    <w:rsid w:val="00D3019E"/>
    <w:rsid w:val="00D34C06"/>
    <w:rsid w:val="00D36BFD"/>
    <w:rsid w:val="00D41158"/>
    <w:rsid w:val="00D419BF"/>
    <w:rsid w:val="00D42082"/>
    <w:rsid w:val="00D433EE"/>
    <w:rsid w:val="00D4510C"/>
    <w:rsid w:val="00D521FC"/>
    <w:rsid w:val="00D62AED"/>
    <w:rsid w:val="00D65028"/>
    <w:rsid w:val="00D73057"/>
    <w:rsid w:val="00D77D74"/>
    <w:rsid w:val="00D8178E"/>
    <w:rsid w:val="00D8326B"/>
    <w:rsid w:val="00D84E37"/>
    <w:rsid w:val="00D851FB"/>
    <w:rsid w:val="00D85461"/>
    <w:rsid w:val="00D854FE"/>
    <w:rsid w:val="00D85987"/>
    <w:rsid w:val="00D87DAF"/>
    <w:rsid w:val="00D92DB8"/>
    <w:rsid w:val="00D944C3"/>
    <w:rsid w:val="00D9453C"/>
    <w:rsid w:val="00D95DF9"/>
    <w:rsid w:val="00DA17B9"/>
    <w:rsid w:val="00DA5888"/>
    <w:rsid w:val="00DC1FCE"/>
    <w:rsid w:val="00DC2BAC"/>
    <w:rsid w:val="00DC6E86"/>
    <w:rsid w:val="00DD02CB"/>
    <w:rsid w:val="00DD02FD"/>
    <w:rsid w:val="00DE0B71"/>
    <w:rsid w:val="00DE3FED"/>
    <w:rsid w:val="00DE4C3E"/>
    <w:rsid w:val="00DE72D8"/>
    <w:rsid w:val="00DE7729"/>
    <w:rsid w:val="00DF567C"/>
    <w:rsid w:val="00DF5ADE"/>
    <w:rsid w:val="00E02731"/>
    <w:rsid w:val="00E05108"/>
    <w:rsid w:val="00E06812"/>
    <w:rsid w:val="00E0779F"/>
    <w:rsid w:val="00E116E0"/>
    <w:rsid w:val="00E164C3"/>
    <w:rsid w:val="00E21228"/>
    <w:rsid w:val="00E260AA"/>
    <w:rsid w:val="00E308A2"/>
    <w:rsid w:val="00E3166A"/>
    <w:rsid w:val="00E33831"/>
    <w:rsid w:val="00E33E95"/>
    <w:rsid w:val="00E3621D"/>
    <w:rsid w:val="00E4125D"/>
    <w:rsid w:val="00E43BA5"/>
    <w:rsid w:val="00E455A2"/>
    <w:rsid w:val="00E45849"/>
    <w:rsid w:val="00E46177"/>
    <w:rsid w:val="00E46584"/>
    <w:rsid w:val="00E46AFF"/>
    <w:rsid w:val="00E46EF8"/>
    <w:rsid w:val="00E51646"/>
    <w:rsid w:val="00E535D3"/>
    <w:rsid w:val="00E5485D"/>
    <w:rsid w:val="00E61AEA"/>
    <w:rsid w:val="00E65F6C"/>
    <w:rsid w:val="00E715FE"/>
    <w:rsid w:val="00E75CDD"/>
    <w:rsid w:val="00E75D16"/>
    <w:rsid w:val="00E76778"/>
    <w:rsid w:val="00E855C9"/>
    <w:rsid w:val="00E85B45"/>
    <w:rsid w:val="00E876E6"/>
    <w:rsid w:val="00E9039C"/>
    <w:rsid w:val="00E92C64"/>
    <w:rsid w:val="00E9314B"/>
    <w:rsid w:val="00E97F87"/>
    <w:rsid w:val="00EA3D89"/>
    <w:rsid w:val="00EA48BC"/>
    <w:rsid w:val="00EA515D"/>
    <w:rsid w:val="00EA7841"/>
    <w:rsid w:val="00EB269F"/>
    <w:rsid w:val="00EB39CE"/>
    <w:rsid w:val="00EE4532"/>
    <w:rsid w:val="00EE6000"/>
    <w:rsid w:val="00EE7EE0"/>
    <w:rsid w:val="00EF5DFD"/>
    <w:rsid w:val="00F02E66"/>
    <w:rsid w:val="00F045D5"/>
    <w:rsid w:val="00F04F70"/>
    <w:rsid w:val="00F05FD6"/>
    <w:rsid w:val="00F06536"/>
    <w:rsid w:val="00F065FC"/>
    <w:rsid w:val="00F11CC4"/>
    <w:rsid w:val="00F136EF"/>
    <w:rsid w:val="00F17C3F"/>
    <w:rsid w:val="00F2498B"/>
    <w:rsid w:val="00F24C6B"/>
    <w:rsid w:val="00F320FC"/>
    <w:rsid w:val="00F322CA"/>
    <w:rsid w:val="00F37ADB"/>
    <w:rsid w:val="00F424FD"/>
    <w:rsid w:val="00F50B1C"/>
    <w:rsid w:val="00F50BB1"/>
    <w:rsid w:val="00F52026"/>
    <w:rsid w:val="00F54551"/>
    <w:rsid w:val="00F5629D"/>
    <w:rsid w:val="00F62EA3"/>
    <w:rsid w:val="00F6615F"/>
    <w:rsid w:val="00F73330"/>
    <w:rsid w:val="00F85527"/>
    <w:rsid w:val="00F90329"/>
    <w:rsid w:val="00F9052D"/>
    <w:rsid w:val="00F92D6E"/>
    <w:rsid w:val="00F962E5"/>
    <w:rsid w:val="00F972F2"/>
    <w:rsid w:val="00FA3B98"/>
    <w:rsid w:val="00FC0721"/>
    <w:rsid w:val="00FC1F62"/>
    <w:rsid w:val="00FC33C1"/>
    <w:rsid w:val="00FC5954"/>
    <w:rsid w:val="00FD1093"/>
    <w:rsid w:val="00FE2CA3"/>
    <w:rsid w:val="00FF1FF7"/>
    <w:rsid w:val="00FF669A"/>
    <w:rsid w:val="00FF6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6140"/>
  <w15:chartTrackingRefBased/>
  <w15:docId w15:val="{62A2EAA0-929C-40BE-9658-9AB8B40FC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3A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E13A5"/>
    <w:rPr>
      <w:color w:val="0563C1" w:themeColor="hyperlink"/>
      <w:u w:val="single"/>
    </w:rPr>
  </w:style>
  <w:style w:type="table" w:styleId="Grilledutableau">
    <w:name w:val="Table Grid"/>
    <w:basedOn w:val="TableauNormal"/>
    <w:uiPriority w:val="39"/>
    <w:rsid w:val="004E1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13A5"/>
    <w:pPr>
      <w:ind w:left="720"/>
      <w:contextualSpacing/>
    </w:pPr>
  </w:style>
  <w:style w:type="character" w:styleId="Marquedecommentaire">
    <w:name w:val="annotation reference"/>
    <w:basedOn w:val="Policepardfaut"/>
    <w:uiPriority w:val="99"/>
    <w:semiHidden/>
    <w:unhideWhenUsed/>
    <w:rsid w:val="004E13A5"/>
    <w:rPr>
      <w:sz w:val="16"/>
      <w:szCs w:val="16"/>
    </w:rPr>
  </w:style>
  <w:style w:type="paragraph" w:styleId="Commentaire">
    <w:name w:val="annotation text"/>
    <w:basedOn w:val="Normal"/>
    <w:link w:val="CommentaireCar"/>
    <w:uiPriority w:val="99"/>
    <w:unhideWhenUsed/>
    <w:rsid w:val="004E13A5"/>
    <w:pPr>
      <w:spacing w:line="240" w:lineRule="auto"/>
    </w:pPr>
    <w:rPr>
      <w:sz w:val="20"/>
      <w:szCs w:val="20"/>
    </w:rPr>
  </w:style>
  <w:style w:type="character" w:customStyle="1" w:styleId="CommentaireCar">
    <w:name w:val="Commentaire Car"/>
    <w:basedOn w:val="Policepardfaut"/>
    <w:link w:val="Commentaire"/>
    <w:uiPriority w:val="99"/>
    <w:rsid w:val="004E13A5"/>
    <w:rPr>
      <w:sz w:val="20"/>
      <w:szCs w:val="20"/>
    </w:rPr>
  </w:style>
  <w:style w:type="paragraph" w:styleId="Textedebulles">
    <w:name w:val="Balloon Text"/>
    <w:basedOn w:val="Normal"/>
    <w:link w:val="TextedebullesCar"/>
    <w:uiPriority w:val="99"/>
    <w:semiHidden/>
    <w:unhideWhenUsed/>
    <w:rsid w:val="004E13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13A5"/>
    <w:rPr>
      <w:rFonts w:ascii="Segoe UI" w:hAnsi="Segoe UI" w:cs="Segoe UI"/>
      <w:sz w:val="18"/>
      <w:szCs w:val="18"/>
    </w:rPr>
  </w:style>
  <w:style w:type="character" w:styleId="Lienhypertextesuivivisit">
    <w:name w:val="FollowedHyperlink"/>
    <w:basedOn w:val="Policepardfaut"/>
    <w:uiPriority w:val="99"/>
    <w:semiHidden/>
    <w:unhideWhenUsed/>
    <w:rsid w:val="00B0214F"/>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276516"/>
    <w:rPr>
      <w:b/>
      <w:bCs/>
    </w:rPr>
  </w:style>
  <w:style w:type="character" w:customStyle="1" w:styleId="ObjetducommentaireCar">
    <w:name w:val="Objet du commentaire Car"/>
    <w:basedOn w:val="CommentaireCar"/>
    <w:link w:val="Objetducommentaire"/>
    <w:uiPriority w:val="99"/>
    <w:semiHidden/>
    <w:rsid w:val="00276516"/>
    <w:rPr>
      <w:b/>
      <w:bCs/>
      <w:sz w:val="20"/>
      <w:szCs w:val="20"/>
    </w:rPr>
  </w:style>
  <w:style w:type="character" w:styleId="Textedelespacerserv">
    <w:name w:val="Placeholder Text"/>
    <w:basedOn w:val="Policepardfaut"/>
    <w:uiPriority w:val="99"/>
    <w:semiHidden/>
    <w:rsid w:val="00720E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2549">
      <w:bodyDiv w:val="1"/>
      <w:marLeft w:val="0"/>
      <w:marRight w:val="0"/>
      <w:marTop w:val="0"/>
      <w:marBottom w:val="0"/>
      <w:divBdr>
        <w:top w:val="none" w:sz="0" w:space="0" w:color="auto"/>
        <w:left w:val="none" w:sz="0" w:space="0" w:color="auto"/>
        <w:bottom w:val="none" w:sz="0" w:space="0" w:color="auto"/>
        <w:right w:val="none" w:sz="0" w:space="0" w:color="auto"/>
      </w:divBdr>
    </w:div>
    <w:div w:id="144320578">
      <w:bodyDiv w:val="1"/>
      <w:marLeft w:val="0"/>
      <w:marRight w:val="0"/>
      <w:marTop w:val="0"/>
      <w:marBottom w:val="0"/>
      <w:divBdr>
        <w:top w:val="none" w:sz="0" w:space="0" w:color="auto"/>
        <w:left w:val="none" w:sz="0" w:space="0" w:color="auto"/>
        <w:bottom w:val="none" w:sz="0" w:space="0" w:color="auto"/>
        <w:right w:val="none" w:sz="0" w:space="0" w:color="auto"/>
      </w:divBdr>
    </w:div>
    <w:div w:id="240287730">
      <w:bodyDiv w:val="1"/>
      <w:marLeft w:val="0"/>
      <w:marRight w:val="0"/>
      <w:marTop w:val="0"/>
      <w:marBottom w:val="0"/>
      <w:divBdr>
        <w:top w:val="none" w:sz="0" w:space="0" w:color="auto"/>
        <w:left w:val="none" w:sz="0" w:space="0" w:color="auto"/>
        <w:bottom w:val="none" w:sz="0" w:space="0" w:color="auto"/>
        <w:right w:val="none" w:sz="0" w:space="0" w:color="auto"/>
      </w:divBdr>
    </w:div>
    <w:div w:id="320474525">
      <w:bodyDiv w:val="1"/>
      <w:marLeft w:val="0"/>
      <w:marRight w:val="0"/>
      <w:marTop w:val="0"/>
      <w:marBottom w:val="0"/>
      <w:divBdr>
        <w:top w:val="none" w:sz="0" w:space="0" w:color="auto"/>
        <w:left w:val="none" w:sz="0" w:space="0" w:color="auto"/>
        <w:bottom w:val="none" w:sz="0" w:space="0" w:color="auto"/>
        <w:right w:val="none" w:sz="0" w:space="0" w:color="auto"/>
      </w:divBdr>
    </w:div>
    <w:div w:id="492453318">
      <w:bodyDiv w:val="1"/>
      <w:marLeft w:val="0"/>
      <w:marRight w:val="0"/>
      <w:marTop w:val="0"/>
      <w:marBottom w:val="0"/>
      <w:divBdr>
        <w:top w:val="none" w:sz="0" w:space="0" w:color="auto"/>
        <w:left w:val="none" w:sz="0" w:space="0" w:color="auto"/>
        <w:bottom w:val="none" w:sz="0" w:space="0" w:color="auto"/>
        <w:right w:val="none" w:sz="0" w:space="0" w:color="auto"/>
      </w:divBdr>
    </w:div>
    <w:div w:id="748043370">
      <w:bodyDiv w:val="1"/>
      <w:marLeft w:val="0"/>
      <w:marRight w:val="0"/>
      <w:marTop w:val="0"/>
      <w:marBottom w:val="0"/>
      <w:divBdr>
        <w:top w:val="none" w:sz="0" w:space="0" w:color="auto"/>
        <w:left w:val="none" w:sz="0" w:space="0" w:color="auto"/>
        <w:bottom w:val="none" w:sz="0" w:space="0" w:color="auto"/>
        <w:right w:val="none" w:sz="0" w:space="0" w:color="auto"/>
      </w:divBdr>
    </w:div>
    <w:div w:id="770708032">
      <w:bodyDiv w:val="1"/>
      <w:marLeft w:val="0"/>
      <w:marRight w:val="0"/>
      <w:marTop w:val="0"/>
      <w:marBottom w:val="0"/>
      <w:divBdr>
        <w:top w:val="none" w:sz="0" w:space="0" w:color="auto"/>
        <w:left w:val="none" w:sz="0" w:space="0" w:color="auto"/>
        <w:bottom w:val="none" w:sz="0" w:space="0" w:color="auto"/>
        <w:right w:val="none" w:sz="0" w:space="0" w:color="auto"/>
      </w:divBdr>
    </w:div>
    <w:div w:id="860779715">
      <w:bodyDiv w:val="1"/>
      <w:marLeft w:val="0"/>
      <w:marRight w:val="0"/>
      <w:marTop w:val="0"/>
      <w:marBottom w:val="0"/>
      <w:divBdr>
        <w:top w:val="none" w:sz="0" w:space="0" w:color="auto"/>
        <w:left w:val="none" w:sz="0" w:space="0" w:color="auto"/>
        <w:bottom w:val="none" w:sz="0" w:space="0" w:color="auto"/>
        <w:right w:val="none" w:sz="0" w:space="0" w:color="auto"/>
      </w:divBdr>
    </w:div>
    <w:div w:id="887642841">
      <w:bodyDiv w:val="1"/>
      <w:marLeft w:val="0"/>
      <w:marRight w:val="0"/>
      <w:marTop w:val="0"/>
      <w:marBottom w:val="0"/>
      <w:divBdr>
        <w:top w:val="none" w:sz="0" w:space="0" w:color="auto"/>
        <w:left w:val="none" w:sz="0" w:space="0" w:color="auto"/>
        <w:bottom w:val="none" w:sz="0" w:space="0" w:color="auto"/>
        <w:right w:val="none" w:sz="0" w:space="0" w:color="auto"/>
      </w:divBdr>
    </w:div>
    <w:div w:id="949436817">
      <w:bodyDiv w:val="1"/>
      <w:marLeft w:val="0"/>
      <w:marRight w:val="0"/>
      <w:marTop w:val="0"/>
      <w:marBottom w:val="0"/>
      <w:divBdr>
        <w:top w:val="none" w:sz="0" w:space="0" w:color="auto"/>
        <w:left w:val="none" w:sz="0" w:space="0" w:color="auto"/>
        <w:bottom w:val="none" w:sz="0" w:space="0" w:color="auto"/>
        <w:right w:val="none" w:sz="0" w:space="0" w:color="auto"/>
      </w:divBdr>
    </w:div>
    <w:div w:id="1106968731">
      <w:bodyDiv w:val="1"/>
      <w:marLeft w:val="0"/>
      <w:marRight w:val="0"/>
      <w:marTop w:val="0"/>
      <w:marBottom w:val="0"/>
      <w:divBdr>
        <w:top w:val="none" w:sz="0" w:space="0" w:color="auto"/>
        <w:left w:val="none" w:sz="0" w:space="0" w:color="auto"/>
        <w:bottom w:val="none" w:sz="0" w:space="0" w:color="auto"/>
        <w:right w:val="none" w:sz="0" w:space="0" w:color="auto"/>
      </w:divBdr>
    </w:div>
    <w:div w:id="1438213121">
      <w:bodyDiv w:val="1"/>
      <w:marLeft w:val="0"/>
      <w:marRight w:val="0"/>
      <w:marTop w:val="0"/>
      <w:marBottom w:val="0"/>
      <w:divBdr>
        <w:top w:val="none" w:sz="0" w:space="0" w:color="auto"/>
        <w:left w:val="none" w:sz="0" w:space="0" w:color="auto"/>
        <w:bottom w:val="none" w:sz="0" w:space="0" w:color="auto"/>
        <w:right w:val="none" w:sz="0" w:space="0" w:color="auto"/>
      </w:divBdr>
    </w:div>
    <w:div w:id="1468548932">
      <w:bodyDiv w:val="1"/>
      <w:marLeft w:val="0"/>
      <w:marRight w:val="0"/>
      <w:marTop w:val="0"/>
      <w:marBottom w:val="0"/>
      <w:divBdr>
        <w:top w:val="none" w:sz="0" w:space="0" w:color="auto"/>
        <w:left w:val="none" w:sz="0" w:space="0" w:color="auto"/>
        <w:bottom w:val="none" w:sz="0" w:space="0" w:color="auto"/>
        <w:right w:val="none" w:sz="0" w:space="0" w:color="auto"/>
      </w:divBdr>
    </w:div>
    <w:div w:id="1710376073">
      <w:bodyDiv w:val="1"/>
      <w:marLeft w:val="0"/>
      <w:marRight w:val="0"/>
      <w:marTop w:val="0"/>
      <w:marBottom w:val="0"/>
      <w:divBdr>
        <w:top w:val="none" w:sz="0" w:space="0" w:color="auto"/>
        <w:left w:val="none" w:sz="0" w:space="0" w:color="auto"/>
        <w:bottom w:val="none" w:sz="0" w:space="0" w:color="auto"/>
        <w:right w:val="none" w:sz="0" w:space="0" w:color="auto"/>
      </w:divBdr>
    </w:div>
    <w:div w:id="1734620453">
      <w:bodyDiv w:val="1"/>
      <w:marLeft w:val="0"/>
      <w:marRight w:val="0"/>
      <w:marTop w:val="0"/>
      <w:marBottom w:val="0"/>
      <w:divBdr>
        <w:top w:val="none" w:sz="0" w:space="0" w:color="auto"/>
        <w:left w:val="none" w:sz="0" w:space="0" w:color="auto"/>
        <w:bottom w:val="none" w:sz="0" w:space="0" w:color="auto"/>
        <w:right w:val="none" w:sz="0" w:space="0" w:color="auto"/>
      </w:divBdr>
    </w:div>
    <w:div w:id="1879514322">
      <w:bodyDiv w:val="1"/>
      <w:marLeft w:val="0"/>
      <w:marRight w:val="0"/>
      <w:marTop w:val="0"/>
      <w:marBottom w:val="0"/>
      <w:divBdr>
        <w:top w:val="none" w:sz="0" w:space="0" w:color="auto"/>
        <w:left w:val="none" w:sz="0" w:space="0" w:color="auto"/>
        <w:bottom w:val="none" w:sz="0" w:space="0" w:color="auto"/>
        <w:right w:val="none" w:sz="0" w:space="0" w:color="auto"/>
      </w:divBdr>
    </w:div>
    <w:div w:id="2005664221">
      <w:bodyDiv w:val="1"/>
      <w:marLeft w:val="0"/>
      <w:marRight w:val="0"/>
      <w:marTop w:val="0"/>
      <w:marBottom w:val="0"/>
      <w:divBdr>
        <w:top w:val="none" w:sz="0" w:space="0" w:color="auto"/>
        <w:left w:val="none" w:sz="0" w:space="0" w:color="auto"/>
        <w:bottom w:val="none" w:sz="0" w:space="0" w:color="auto"/>
        <w:right w:val="none" w:sz="0" w:space="0" w:color="auto"/>
      </w:divBdr>
    </w:div>
    <w:div w:id="2014336820">
      <w:bodyDiv w:val="1"/>
      <w:marLeft w:val="0"/>
      <w:marRight w:val="0"/>
      <w:marTop w:val="0"/>
      <w:marBottom w:val="0"/>
      <w:divBdr>
        <w:top w:val="none" w:sz="0" w:space="0" w:color="auto"/>
        <w:left w:val="none" w:sz="0" w:space="0" w:color="auto"/>
        <w:bottom w:val="none" w:sz="0" w:space="0" w:color="auto"/>
        <w:right w:val="none" w:sz="0" w:space="0" w:color="auto"/>
      </w:divBdr>
    </w:div>
    <w:div w:id="204756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4.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jwittische@gmail.com"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D9B92-9A65-4C3A-BAD4-A28231433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7141</TotalTime>
  <Pages>37</Pages>
  <Words>37580</Words>
  <Characters>214212</Characters>
  <Application>Microsoft Office Word</Application>
  <DocSecurity>0</DocSecurity>
  <Lines>1785</Lines>
  <Paragraphs>502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12</cp:revision>
  <dcterms:created xsi:type="dcterms:W3CDTF">2019-12-06T22:04:00Z</dcterms:created>
  <dcterms:modified xsi:type="dcterms:W3CDTF">2019-12-13T00:36:00Z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http://www.zotero.org/styles/ecological-applications</vt:lpwstr>
  </property>
  <property fmtid="{D5CDD505-2E9C-101B-9397-08002B2CF9AE}" pid="5" name="Mendeley Recent Style Name 1_1">
    <vt:lpwstr>Ecological Applications</vt:lpwstr>
  </property>
  <property fmtid="{D5CDD505-2E9C-101B-9397-08002B2CF9AE}" pid="6" name="Mendeley Recent Style Id 2_1">
    <vt:lpwstr>http://www.zotero.org/styles/global-change-biology</vt:lpwstr>
  </property>
  <property fmtid="{D5CDD505-2E9C-101B-9397-08002B2CF9AE}" pid="7" name="Mendeley Recent Style Name 2_1">
    <vt:lpwstr>Global Change Biology</vt:lpwstr>
  </property>
  <property fmtid="{D5CDD505-2E9C-101B-9397-08002B2CF9AE}" pid="8" name="Mendeley Recent Style Id 3_1">
    <vt:lpwstr>http://www.zotero.org/styles/journal-of-ecology</vt:lpwstr>
  </property>
  <property fmtid="{D5CDD505-2E9C-101B-9397-08002B2CF9AE}" pid="9" name="Mendeley Recent Style Name 3_1">
    <vt:lpwstr>Journal of Ecology</vt:lpwstr>
  </property>
  <property fmtid="{D5CDD505-2E9C-101B-9397-08002B2CF9AE}" pid="10" name="Mendeley Recent Style Id 4_1">
    <vt:lpwstr>http://www.zotero.org/styles/methods-in-ecology-and-evolution</vt:lpwstr>
  </property>
  <property fmtid="{D5CDD505-2E9C-101B-9397-08002B2CF9AE}" pid="11" name="Mendeley Recent Style Name 4_1">
    <vt:lpwstr>Methods in Ecology and Evolution</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http://www.zotero.org/styles/molecular-ecology</vt:lpwstr>
  </property>
  <property fmtid="{D5CDD505-2E9C-101B-9397-08002B2CF9AE}" pid="17" name="Mendeley Recent Style Name 7_1">
    <vt:lpwstr>Molecular Ecology</vt:lpwstr>
  </property>
  <property fmtid="{D5CDD505-2E9C-101B-9397-08002B2CF9AE}" pid="18" name="Mendeley Recent Style Id 8_1">
    <vt:lpwstr>http://www.zotero.org/styles/movement-ecology</vt:lpwstr>
  </property>
  <property fmtid="{D5CDD505-2E9C-101B-9397-08002B2CF9AE}" pid="19" name="Mendeley Recent Style Name 8_1">
    <vt:lpwstr>Movement Ecology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441c624b-6731-3071-a03e-c2bcec96f8d7</vt:lpwstr>
  </property>
  <property fmtid="{D5CDD505-2E9C-101B-9397-08002B2CF9AE}" pid="24" name="Mendeley Citation Style_1">
    <vt:lpwstr>http://www.zotero.org/styles/molecular-ecology</vt:lpwstr>
  </property>
</Properties>
</file>