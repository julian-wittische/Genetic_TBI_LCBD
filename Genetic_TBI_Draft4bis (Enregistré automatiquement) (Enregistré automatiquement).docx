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32030C15"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749E2F04"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AC1D0A">
        <w:rPr>
          <w:rFonts w:ascii="Times New Roman" w:eastAsia="Times New Roman" w:hAnsi="Times New Roman" w:cs="Times New Roman"/>
          <w:sz w:val="24"/>
          <w:szCs w:val="24"/>
        </w:rPr>
        <w:t>Forestry, J</w:t>
      </w:r>
      <w:r w:rsidRPr="00F322CA">
        <w:rPr>
          <w:rFonts w:ascii="Times New Roman" w:eastAsia="Times New Roman" w:hAnsi="Times New Roman" w:cs="Times New Roman"/>
          <w:sz w:val="24"/>
          <w:szCs w:val="24"/>
        </w:rPr>
        <w:t>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t>
      </w:r>
      <w:proofErr w:type="spellStart"/>
      <w:r w:rsidRPr="0007763B">
        <w:rPr>
          <w:rFonts w:ascii="Times New Roman" w:eastAsia="Times New Roman" w:hAnsi="Times New Roman" w:cs="Times New Roman"/>
          <w:sz w:val="24"/>
          <w:szCs w:val="24"/>
        </w:rPr>
        <w:t>Wittische</w:t>
      </w:r>
      <w:proofErr w:type="spellEnd"/>
      <w:r w:rsidRPr="0007763B">
        <w:rPr>
          <w:rFonts w:ascii="Times New Roman" w:eastAsia="Times New Roman" w:hAnsi="Times New Roman" w:cs="Times New Roman"/>
          <w:sz w:val="24"/>
          <w:szCs w:val="24"/>
        </w:rPr>
        <w:t xml:space="preserv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w:t>
      </w:r>
      <w:proofErr w:type="spellStart"/>
      <w:r w:rsidRPr="0007763B">
        <w:rPr>
          <w:rFonts w:ascii="Times New Roman" w:eastAsia="Times New Roman" w:hAnsi="Times New Roman" w:cs="Times New Roman"/>
          <w:sz w:val="24"/>
          <w:szCs w:val="24"/>
        </w:rPr>
        <w:t>spatio</w:t>
      </w:r>
      <w:proofErr w:type="spellEnd"/>
      <w:r w:rsidRPr="0007763B">
        <w:rPr>
          <w:rFonts w:ascii="Times New Roman" w:eastAsia="Times New Roman" w:hAnsi="Times New Roman" w:cs="Times New Roman"/>
          <w:sz w:val="24"/>
          <w:szCs w:val="24"/>
        </w:rPr>
        <w:t>-temporal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INTRODUCTION</w:t>
      </w:r>
    </w:p>
    <w:p w14:paraId="5DE0D710" w14:textId="4DF9A8BE" w:rsidR="007839F5" w:rsidRDefault="00AC1D0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Globally, biodiversity at multiple levels of organization is being lost at an increasing rate with significant consequences for ecosystem functioning and long term viability of the biosphere.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0955D0">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74B03955" w:rsidR="00DD02CB"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Spatial and temporal variation </w:t>
      </w:r>
      <w:r w:rsidR="00B87FEB">
        <w:rPr>
          <w:rFonts w:ascii="Times New Roman" w:eastAsia="Times New Roman" w:hAnsi="Times New Roman" w:cs="Times New Roman"/>
          <w:sz w:val="24"/>
          <w:szCs w:val="24"/>
        </w:rPr>
        <w:t xml:space="preserve">in genetic diversity </w:t>
      </w:r>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examines </w:t>
      </w:r>
      <w:r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in order to improve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F424FD">
        <w:rPr>
          <w:rFonts w:ascii="Times New Roman" w:eastAsia="Times New Roman" w:hAnsi="Times New Roman" w:cs="Times New Roman"/>
          <w:sz w:val="24"/>
          <w:szCs w:val="24"/>
        </w:rPr>
        <w:t>The historically spatial focus of landscape genetics, where sampling and/or analysis is done at a single point in time</w:t>
      </w:r>
      <w:r w:rsidR="00FC33C1">
        <w:rPr>
          <w:rFonts w:ascii="Times New Roman" w:eastAsia="Times New Roman" w:hAnsi="Times New Roman" w:cs="Times New Roman"/>
          <w:sz w:val="24"/>
          <w:szCs w:val="24"/>
        </w:rPr>
        <w:t xml:space="preserve"> </w:t>
      </w:r>
      <w:r w:rsidR="00FC33C1">
        <w:rPr>
          <w:rFonts w:ascii="Times New Roman" w:eastAsia="Times New Roman" w:hAnsi="Times New Roman" w:cs="Times New Roman"/>
          <w:i/>
          <w:sz w:val="24"/>
          <w:szCs w:val="24"/>
        </w:rPr>
        <w:fldChar w:fldCharType="begin" w:fldLock="1"/>
      </w:r>
      <w:r w:rsidR="000955D0">
        <w:rPr>
          <w:rFonts w:ascii="Times New Roman" w:eastAsia="Times New Roman" w:hAnsi="Times New Roman" w:cs="Times New Roman"/>
          <w:i/>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Canada","type":"article-journal","volume":"1348"},"uris":["http://www.mendeley.com/documents/?uuid=216d171b-a4b5-4f0f-86dc-d796b98161cd"]}],"mendeley":{"formattedCitation":"(Wittische, Janes, &amp; James, 2019)","manualFormatting":"(e.g. Wittische, Janes, &amp; James, 2019)","plainTextFormattedCitation":"(Wittische, Janes, &amp; James, 2019)","previouslyFormattedCitation":"(Wittische, Janes, &amp; James, 2019)"},"properties":{"noteIndex":0},"schema":"https://github.com/citation-style-language/schema/raw/master/csl-citation.json"}</w:instrText>
      </w:r>
      <w:r w:rsidR="00FC33C1">
        <w:rPr>
          <w:rFonts w:ascii="Times New Roman" w:eastAsia="Times New Roman" w:hAnsi="Times New Roman" w:cs="Times New Roman"/>
          <w:i/>
          <w:sz w:val="24"/>
          <w:szCs w:val="24"/>
        </w:rPr>
        <w:fldChar w:fldCharType="separate"/>
      </w:r>
      <w:r w:rsidR="00FC33C1" w:rsidRPr="00FC33C1">
        <w:rPr>
          <w:rFonts w:ascii="Times New Roman" w:eastAsia="Times New Roman" w:hAnsi="Times New Roman" w:cs="Times New Roman"/>
          <w:noProof/>
          <w:sz w:val="24"/>
          <w:szCs w:val="24"/>
        </w:rPr>
        <w:t>(</w:t>
      </w:r>
      <w:r w:rsidR="00FC33C1" w:rsidRPr="00FC33C1">
        <w:rPr>
          <w:rFonts w:ascii="Times New Roman" w:eastAsia="Times New Roman" w:hAnsi="Times New Roman" w:cs="Times New Roman"/>
          <w:i/>
          <w:noProof/>
          <w:sz w:val="24"/>
          <w:szCs w:val="24"/>
        </w:rPr>
        <w:t>e.g.</w:t>
      </w:r>
      <w:r w:rsidR="00FC33C1">
        <w:rPr>
          <w:rFonts w:ascii="Times New Roman" w:eastAsia="Times New Roman" w:hAnsi="Times New Roman" w:cs="Times New Roman"/>
          <w:noProof/>
          <w:sz w:val="24"/>
          <w:szCs w:val="24"/>
        </w:rPr>
        <w:t xml:space="preserve"> </w:t>
      </w:r>
      <w:r w:rsidR="00FC33C1" w:rsidRPr="00FC33C1">
        <w:rPr>
          <w:rFonts w:ascii="Times New Roman" w:eastAsia="Times New Roman" w:hAnsi="Times New Roman" w:cs="Times New Roman"/>
          <w:noProof/>
          <w:sz w:val="24"/>
          <w:szCs w:val="24"/>
        </w:rPr>
        <w:t>Wittische, Janes, &amp; James, 2019)</w:t>
      </w:r>
      <w:r w:rsidR="00FC33C1">
        <w:rPr>
          <w:rFonts w:ascii="Times New Roman" w:eastAsia="Times New Roman" w:hAnsi="Times New Roman" w:cs="Times New Roman"/>
          <w:i/>
          <w:sz w:val="24"/>
          <w:szCs w:val="24"/>
        </w:rPr>
        <w:fldChar w:fldCharType="end"/>
      </w:r>
      <w:r w:rsidR="00F424FD">
        <w:rPr>
          <w:rFonts w:ascii="Times New Roman" w:eastAsia="Times New Roman" w:hAnsi="Times New Roman" w:cs="Times New Roman"/>
          <w:sz w:val="24"/>
          <w:szCs w:val="24"/>
        </w:rPr>
        <w:t>,</w:t>
      </w:r>
      <w:r w:rsidR="000955D0">
        <w:rPr>
          <w:rFonts w:ascii="Times New Roman" w:eastAsia="Times New Roman" w:hAnsi="Times New Roman" w:cs="Times New Roman"/>
          <w:sz w:val="24"/>
          <w:szCs w:val="24"/>
        </w:rPr>
        <w:t xml:space="preserve"> may limit the quality and usefulness of inference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D</w:t>
      </w:r>
      <w:r w:rsidR="008375B6">
        <w:rPr>
          <w:rFonts w:ascii="Times New Roman" w:eastAsia="Times New Roman" w:hAnsi="Times New Roman" w:cs="Times New Roman"/>
          <w:sz w:val="24"/>
          <w:szCs w:val="24"/>
        </w:rPr>
        <w:t xml:space="preserve">emographically dynamic systems, </w:t>
      </w:r>
      <w:r w:rsidR="000955D0">
        <w:rPr>
          <w:rFonts w:ascii="Times New Roman" w:eastAsia="Times New Roman" w:hAnsi="Times New Roman" w:cs="Times New Roman"/>
          <w:sz w:val="24"/>
          <w:szCs w:val="24"/>
        </w:rPr>
        <w:t xml:space="preserve">such as </w:t>
      </w:r>
      <w:r w:rsidR="007466CC" w:rsidRPr="00295FF4">
        <w:rPr>
          <w:rFonts w:ascii="Times New Roman" w:eastAsia="Times New Roman" w:hAnsi="Times New Roman" w:cs="Times New Roman"/>
          <w:sz w:val="24"/>
          <w:szCs w:val="24"/>
        </w:rPr>
        <w:t xml:space="preserve">outbreaks, invasions and species declines </w:t>
      </w:r>
      <w:r w:rsidR="000955D0">
        <w:rPr>
          <w:rFonts w:ascii="Times New Roman" w:eastAsia="Times New Roman" w:hAnsi="Times New Roman" w:cs="Times New Roman"/>
          <w:sz w:val="24"/>
          <w:szCs w:val="24"/>
        </w:rPr>
        <w:t xml:space="preserve">especially </w:t>
      </w:r>
      <w:r w:rsidR="007466CC" w:rsidRPr="00295FF4">
        <w:rPr>
          <w:rFonts w:ascii="Times New Roman" w:eastAsia="Times New Roman" w:hAnsi="Times New Roman" w:cs="Times New Roman"/>
          <w:sz w:val="24"/>
          <w:szCs w:val="24"/>
        </w:rPr>
        <w:t xml:space="preserve">require </w:t>
      </w:r>
      <w:r w:rsidR="008375B6">
        <w:rPr>
          <w:rFonts w:ascii="Times New Roman" w:eastAsia="Times New Roman" w:hAnsi="Times New Roman" w:cs="Times New Roman"/>
          <w:sz w:val="24"/>
          <w:szCs w:val="24"/>
        </w:rPr>
        <w:t>both a spatial and a temporal perspective</w:t>
      </w:r>
      <w:r w:rsidR="007466CC" w:rsidRPr="00295FF4">
        <w:rPr>
          <w:rFonts w:ascii="Times New Roman" w:eastAsia="Times New Roman" w:hAnsi="Times New Roman" w:cs="Times New Roman"/>
          <w:sz w:val="24"/>
          <w:szCs w:val="24"/>
        </w:rPr>
        <w:t xml:space="preserve">. </w:t>
      </w:r>
    </w:p>
    <w:p w14:paraId="11BB61DC" w14:textId="67CC9FDB" w:rsidR="00886D97" w:rsidRDefault="003549D9"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lastRenderedPageBreak/>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850FB4">
        <w:rPr>
          <w:rFonts w:ascii="Times New Roman" w:eastAsia="Times New Roman" w:hAnsi="Times New Roman" w:cs="Times New Roman"/>
          <w:sz w:val="24"/>
          <w:szCs w:val="24"/>
        </w:rPr>
        <w:t xml:space="preserve">. </w:t>
      </w:r>
      <w:r w:rsidR="008E65CC">
        <w:rPr>
          <w:rFonts w:ascii="Times New Roman" w:eastAsia="Times New Roman" w:hAnsi="Times New Roman" w:cs="Times New Roman"/>
          <w:sz w:val="24"/>
          <w:szCs w:val="24"/>
        </w:rPr>
        <w:t xml:space="preserve">For example, </w:t>
      </w:r>
      <w:proofErr w:type="spellStart"/>
      <w:r w:rsidR="008E65CC">
        <w:rPr>
          <w:rFonts w:ascii="Times New Roman" w:eastAsia="Times New Roman" w:hAnsi="Times New Roman" w:cs="Times New Roman"/>
          <w:sz w:val="24"/>
          <w:szCs w:val="24"/>
        </w:rPr>
        <w:t>spatio</w:t>
      </w:r>
      <w:proofErr w:type="spellEnd"/>
      <w:r w:rsidR="008E65CC">
        <w:rPr>
          <w:rFonts w:ascii="Times New Roman" w:eastAsia="Times New Roman" w:hAnsi="Times New Roman" w:cs="Times New Roman"/>
          <w:sz w:val="24"/>
          <w:szCs w:val="24"/>
        </w:rPr>
        <w:t xml:space="preserve">-temporal genetic studies have led to a better understanding of the invasion history of a major diseases vector species </w:t>
      </w:r>
      <w:r w:rsidR="00EF5DFD">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Indo-Pacific","type":"article-journal","volume":"11"},"uris":["http://www.mendeley.com/documents/?uuid=504e76fd-cda2-43b5-bc93-59c51d059adf"]}],"mendeley":{"formattedCitation":"(Maynard et al., 2017)","plainTextFormattedCitation":"(Maynard et al., 2017)","previouslyFormattedCitation":"(Maynard et al., 2017)"},"properties":{"noteIndex":0},"schema":"https://github.com/citation-style-language/schema/raw/master/csl-citation.json"}</w:instrText>
      </w:r>
      <w:r w:rsidR="00EF5DFD">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(Maynard et al., 2017)</w:t>
      </w:r>
      <w:r w:rsidR="00EF5DFD">
        <w:rPr>
          <w:rFonts w:ascii="Times New Roman" w:eastAsia="Times New Roman" w:hAnsi="Times New Roman" w:cs="Times New Roman"/>
          <w:sz w:val="24"/>
          <w:szCs w:val="24"/>
        </w:rPr>
        <w:fldChar w:fldCharType="end"/>
      </w:r>
      <w:r w:rsidR="00850FB4">
        <w:rPr>
          <w:rFonts w:ascii="Times New Roman" w:eastAsia="Times New Roman" w:hAnsi="Times New Roman" w:cs="Times New Roman"/>
          <w:sz w:val="24"/>
          <w:szCs w:val="24"/>
        </w:rPr>
        <w:t xml:space="preserve"> and to the impacts of </w:t>
      </w:r>
      <w:r w:rsidR="00706123">
        <w:rPr>
          <w:rFonts w:ascii="Times New Roman" w:eastAsia="Times New Roman" w:hAnsi="Times New Roman" w:cs="Times New Roman"/>
          <w:sz w:val="24"/>
          <w:szCs w:val="24"/>
        </w:rPr>
        <w:t xml:space="preserve">landscape </w:t>
      </w:r>
      <w:r w:rsidR="00850FB4">
        <w:rPr>
          <w:rFonts w:ascii="Times New Roman" w:eastAsia="Times New Roman" w:hAnsi="Times New Roman" w:cs="Times New Roman"/>
          <w:sz w:val="24"/>
          <w:szCs w:val="24"/>
        </w:rPr>
        <w:t xml:space="preserve">fragmentation on </w:t>
      </w:r>
      <w:r w:rsidR="00706123">
        <w:rPr>
          <w:rFonts w:ascii="Times New Roman" w:eastAsia="Times New Roman" w:hAnsi="Times New Roman" w:cs="Times New Roman"/>
          <w:sz w:val="24"/>
          <w:szCs w:val="24"/>
        </w:rPr>
        <w:t>a</w:t>
      </w:r>
      <w:r w:rsidR="00850FB4">
        <w:rPr>
          <w:rFonts w:ascii="Times New Roman" w:eastAsia="Times New Roman" w:hAnsi="Times New Roman" w:cs="Times New Roman"/>
          <w:sz w:val="24"/>
          <w:szCs w:val="24"/>
        </w:rPr>
        <w:t xml:space="preserve"> food web </w:t>
      </w:r>
      <w:r w:rsidR="008E65CC">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landscape","type":"article-journal","volume":"283"},"uris":["http://www.mendeley.com/documents/?uuid=420637d1-8283-439d-b28d-d34164767e51"]}],"mendeley":{"formattedCitation":"(Nair, Fountain, Ikonen, Ojanen, &amp; Van Nouhuys, 2016)","plainTextFormattedCitation":"(Nair, Fountain, Ikonen, Ojanen, &amp; Van Nouhuys, 2016)","previouslyFormattedCitation":"(Nair, Fountain, Ikonen, Ojanen, &amp; Van Nouhuys, 2016)"},"properties":{"noteIndex":0},"schema":"https://github.com/citation-style-language/schema/raw/master/csl-citation.json"}</w:instrText>
      </w:r>
      <w:r w:rsidR="008E65CC">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(Nair, Fountain, Ikonen, Ojanen, &amp; Van Nouhuys, 2016)</w:t>
      </w:r>
      <w:r w:rsidR="008E65CC">
        <w:rPr>
          <w:rFonts w:ascii="Times New Roman" w:eastAsia="Times New Roman" w:hAnsi="Times New Roman" w:cs="Times New Roman"/>
          <w:sz w:val="24"/>
          <w:szCs w:val="24"/>
        </w:rPr>
        <w:fldChar w:fldCharType="end"/>
      </w:r>
      <w:r w:rsidR="006738FD" w:rsidRPr="00850FB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Temporal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1950CB">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r w:rsidR="00886D97">
        <w:rPr>
          <w:rFonts w:ascii="Times New Roman" w:eastAsia="Times New Roman" w:hAnsi="Times New Roman" w:cs="Times New Roman"/>
          <w:sz w:val="24"/>
          <w:szCs w:val="24"/>
        </w:rPr>
        <w:t xml:space="preserve">However, assessing change in spatial genetic variation through time </w:t>
      </w:r>
      <w:r w:rsidR="0020343C" w:rsidRPr="00295FF4">
        <w:rPr>
          <w:rFonts w:ascii="Times New Roman" w:eastAsia="Times New Roman" w:hAnsi="Times New Roman" w:cs="Times New Roman"/>
          <w:sz w:val="24"/>
          <w:szCs w:val="24"/>
        </w:rPr>
        <w:t>is challeng</w:t>
      </w:r>
      <w:r w:rsidR="00886D97">
        <w:rPr>
          <w:rFonts w:ascii="Times New Roman" w:eastAsia="Times New Roman" w:hAnsi="Times New Roman" w:cs="Times New Roman"/>
          <w:sz w:val="24"/>
          <w:szCs w:val="24"/>
        </w:rPr>
        <w:t>ing</w:t>
      </w:r>
      <w:r w:rsidR="0020343C" w:rsidRPr="00295FF4">
        <w:rPr>
          <w:rFonts w:ascii="Times New Roman" w:eastAsia="Times New Roman" w:hAnsi="Times New Roman" w:cs="Times New Roman"/>
          <w:sz w:val="24"/>
          <w:szCs w:val="24"/>
        </w:rPr>
        <w:t xml:space="preserve"> because </w:t>
      </w:r>
      <w:r w:rsidR="00886D97">
        <w:rPr>
          <w:rFonts w:ascii="Times New Roman" w:eastAsia="Times New Roman" w:hAnsi="Times New Roman" w:cs="Times New Roman"/>
          <w:sz w:val="24"/>
          <w:szCs w:val="24"/>
        </w:rPr>
        <w:t xml:space="preserve">population </w:t>
      </w:r>
      <w:r w:rsidR="0020343C" w:rsidRPr="00295FF4">
        <w:rPr>
          <w:rFonts w:ascii="Times New Roman" w:eastAsia="Times New Roman" w:hAnsi="Times New Roman" w:cs="Times New Roman"/>
          <w:sz w:val="24"/>
          <w:szCs w:val="24"/>
        </w:rPr>
        <w:t xml:space="preserve">genetic diversity </w:t>
      </w:r>
      <w:r w:rsidR="00AF7CC7">
        <w:rPr>
          <w:rFonts w:ascii="Times New Roman" w:eastAsia="Times New Roman" w:hAnsi="Times New Roman" w:cs="Times New Roman"/>
          <w:sz w:val="24"/>
          <w:szCs w:val="24"/>
        </w:rPr>
        <w:t xml:space="preserve">is under </w:t>
      </w:r>
      <w:r w:rsidR="00886D97">
        <w:rPr>
          <w:rFonts w:ascii="Times New Roman" w:eastAsia="Times New Roman" w:hAnsi="Times New Roman" w:cs="Times New Roman"/>
          <w:sz w:val="24"/>
          <w:szCs w:val="24"/>
        </w:rPr>
        <w:t xml:space="preserve">the combined influences of </w:t>
      </w:r>
      <w:r w:rsidR="0020343C" w:rsidRPr="00295FF4">
        <w:rPr>
          <w:rFonts w:ascii="Times New Roman" w:eastAsia="Times New Roman" w:hAnsi="Times New Roman" w:cs="Times New Roman"/>
          <w:sz w:val="24"/>
          <w:szCs w:val="24"/>
        </w:rPr>
        <w:t>recombination</w:t>
      </w:r>
      <w:r w:rsidR="00886D97">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mutation</w:t>
      </w:r>
      <w:r w:rsidR="00886D97">
        <w:rPr>
          <w:rFonts w:ascii="Times New Roman" w:eastAsia="Times New Roman" w:hAnsi="Times New Roman" w:cs="Times New Roman"/>
          <w:sz w:val="24"/>
          <w:szCs w:val="24"/>
        </w:rPr>
        <w:t xml:space="preserve">, and </w:t>
      </w:r>
      <w:r w:rsidR="0020343C" w:rsidRPr="00295FF4">
        <w:rPr>
          <w:rFonts w:ascii="Times New Roman" w:eastAsia="Times New Roman" w:hAnsi="Times New Roman" w:cs="Times New Roman"/>
          <w:sz w:val="24"/>
          <w:szCs w:val="24"/>
        </w:rPr>
        <w:t>demographic</w:t>
      </w:r>
      <w:r w:rsidR="00886D97">
        <w:rPr>
          <w:rFonts w:ascii="Times New Roman" w:eastAsia="Times New Roman" w:hAnsi="Times New Roman" w:cs="Times New Roman"/>
          <w:sz w:val="24"/>
          <w:szCs w:val="24"/>
        </w:rPr>
        <w:t xml:space="preserve">ally-induced </w:t>
      </w:r>
      <w:r w:rsidR="0020343C" w:rsidRPr="00295FF4">
        <w:rPr>
          <w:rFonts w:ascii="Times New Roman" w:eastAsia="Times New Roman" w:hAnsi="Times New Roman" w:cs="Times New Roman"/>
          <w:sz w:val="24"/>
          <w:szCs w:val="24"/>
        </w:rPr>
        <w:t xml:space="preserve">genetic drift. </w:t>
      </w:r>
      <w:r w:rsidR="00886D97">
        <w:rPr>
          <w:rFonts w:ascii="Times New Roman" w:eastAsia="Times New Roman" w:hAnsi="Times New Roman" w:cs="Times New Roman"/>
          <w:sz w:val="24"/>
          <w:szCs w:val="24"/>
        </w:rPr>
        <w:t xml:space="preserve">Nonetheless, it remains important to develop the capacity to identify changes in genetic diversity through time, specifically when searching for signals of </w:t>
      </w:r>
      <w:r w:rsidR="001E570D">
        <w:rPr>
          <w:rFonts w:ascii="Times New Roman" w:eastAsia="Times New Roman" w:hAnsi="Times New Roman" w:cs="Times New Roman"/>
          <w:sz w:val="24"/>
          <w:szCs w:val="24"/>
        </w:rPr>
        <w:t>recent demographic</w:t>
      </w:r>
      <w:r w:rsidR="00F73330">
        <w:rPr>
          <w:rFonts w:ascii="Times New Roman" w:eastAsia="Times New Roman" w:hAnsi="Times New Roman" w:cs="Times New Roman"/>
          <w:sz w:val="24"/>
          <w:szCs w:val="24"/>
        </w:rPr>
        <w:t xml:space="preserve"> changes in the context of ongoing worldwide biodiversity loss</w:t>
      </w:r>
      <w:r w:rsidR="00886D97">
        <w:rPr>
          <w:rFonts w:ascii="Times New Roman" w:eastAsia="Times New Roman" w:hAnsi="Times New Roman" w:cs="Times New Roman"/>
          <w:sz w:val="24"/>
          <w:szCs w:val="24"/>
        </w:rPr>
        <w:t>.</w:t>
      </w:r>
    </w:p>
    <w:p w14:paraId="23324154" w14:textId="0B8BA2C0" w:rsidR="00CF30F2" w:rsidRPr="00295FF4" w:rsidRDefault="00D4208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B643B" w:rsidRPr="00295FF4">
        <w:rPr>
          <w:rFonts w:ascii="Times New Roman" w:eastAsia="Times New Roman" w:hAnsi="Times New Roman" w:cs="Times New Roman"/>
          <w:sz w:val="24"/>
          <w:szCs w:val="24"/>
        </w:rPr>
        <w:t>t is</w:t>
      </w:r>
      <w:r w:rsidR="00F73330">
        <w:rPr>
          <w:rFonts w:ascii="Times New Roman" w:eastAsia="Times New Roman" w:hAnsi="Times New Roman" w:cs="Times New Roman"/>
          <w:sz w:val="24"/>
          <w:szCs w:val="24"/>
        </w:rPr>
        <w:t xml:space="preserve"> unfortunately</w:t>
      </w:r>
      <w:r w:rsidR="007B643B" w:rsidRPr="00295FF4">
        <w:rPr>
          <w:rFonts w:ascii="Times New Roman" w:eastAsia="Times New Roman" w:hAnsi="Times New Roman" w:cs="Times New Roman"/>
          <w:sz w:val="24"/>
          <w:szCs w:val="24"/>
        </w:rPr>
        <w:t xml:space="preserve"> rarely possible to directly observe the effects of landscape and climate change on spatial and temporal genetic variation</w:t>
      </w:r>
      <w:r>
        <w:rPr>
          <w:rFonts w:ascii="Times New Roman" w:eastAsia="Times New Roman" w:hAnsi="Times New Roman" w:cs="Times New Roman"/>
          <w:sz w:val="24"/>
          <w:szCs w:val="24"/>
        </w:rPr>
        <w:t xml:space="preserve">. We can, however, </w:t>
      </w:r>
      <w:r w:rsidR="007B643B" w:rsidRPr="00295FF4">
        <w:rPr>
          <w:rFonts w:ascii="Times New Roman" w:eastAsia="Times New Roman" w:hAnsi="Times New Roman" w:cs="Times New Roman"/>
          <w:sz w:val="24"/>
          <w:szCs w:val="24"/>
        </w:rPr>
        <w:t>observe these effects through their population genetic legacies</w:t>
      </w:r>
      <w:r w:rsidR="00F27778">
        <w:rPr>
          <w:rFonts w:ascii="Times New Roman" w:eastAsia="Times New Roman" w:hAnsi="Times New Roman" w:cs="Times New Roman"/>
          <w:sz w:val="24"/>
          <w:szCs w:val="24"/>
        </w:rPr>
        <w:t xml:space="preserve"> </w:t>
      </w:r>
      <w:r w:rsidR="00F27778">
        <w:rPr>
          <w:rFonts w:ascii="Times New Roman" w:eastAsia="Times New Roman" w:hAnsi="Times New Roman" w:cs="Times New Roman"/>
          <w:sz w:val="24"/>
          <w:szCs w:val="24"/>
        </w:rPr>
        <w:fldChar w:fldCharType="begin" w:fldLock="1"/>
      </w:r>
      <w:r w:rsidR="000A5079">
        <w:rPr>
          <w:rFonts w:ascii="Times New Roman" w:eastAsia="Times New Roman" w:hAnsi="Times New Roman" w:cs="Times New Roman"/>
          <w:sz w:val="24"/>
          <w:szCs w:val="24"/>
        </w:rPr>
        <w:instrText>ADDIN CSL_CITATION {"citationItems":[{"id":"ITEM-1","itemData":{"DOI":"10.1016/j.tree.2013.08.005","ISSN":"01695347","PMID":"24054910","abstract":"Environmental disturbance underpins the dynamics and diversity of many of the ecosystems of the world, yet its influence on the patterns and distribution of genetic diversity is poorly appreciated. We argue here that disturbance history may be the major driver that shapes patterns of genetic diversity in many natural populations. We outline how disturbance influences genetic diversity through changes in both selective processes and demographically driven, selectively neutral processes. Our review highlights the opportunities and challenges presented by genetic approaches, such as landscape genomics, for better understanding and predicting the demographic and evolutionary responses of natural populations to disturbance. Developing this understanding is now critical because disturbance regimes are changing rapidly in a human-modified world. © 2013 Elsevier Ltd.","author":[{"dropping-particle":"","family":"Banks","given":"Sam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and Evolution","id":"ITEM-1","issue":"11","issued":{"date-parts":[["2013"]]},"page":"670-679","publisher":"Elsevier Ltd","title":"How does ecological disturbance influence genetic diversity?","type":"article-journal","volume":"28"},"uris":["http://www.mendeley.com/documents/?uuid=d0b1358c-ec8a-4ad4-bbfc-da49726b7268"]}],"mendeley":{"formattedCitation":"(Banks et al., 2013)","plainTextFormattedCitation":"(Banks et al., 2013)","previouslyFormattedCitation":"(Banks et al., 2013)"},"properties":{"noteIndex":0},"schema":"https://github.com/citation-style-language/schema/raw/master/csl-citation.json"}</w:instrText>
      </w:r>
      <w:r w:rsidR="00F27778">
        <w:rPr>
          <w:rFonts w:ascii="Times New Roman" w:eastAsia="Times New Roman" w:hAnsi="Times New Roman" w:cs="Times New Roman"/>
          <w:sz w:val="24"/>
          <w:szCs w:val="24"/>
        </w:rPr>
        <w:fldChar w:fldCharType="separate"/>
      </w:r>
      <w:r w:rsidR="00F27778" w:rsidRPr="00F27778">
        <w:rPr>
          <w:rFonts w:ascii="Times New Roman" w:eastAsia="Times New Roman" w:hAnsi="Times New Roman" w:cs="Times New Roman"/>
          <w:noProof/>
          <w:sz w:val="24"/>
          <w:szCs w:val="24"/>
        </w:rPr>
        <w:t>(Banks et al., 2013)</w:t>
      </w:r>
      <w:r w:rsidR="00F27778">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Although g</w:t>
      </w:r>
      <w:r w:rsidR="007B643B" w:rsidRPr="00295FF4">
        <w:rPr>
          <w:rFonts w:ascii="Times New Roman" w:eastAsia="Times New Roman" w:hAnsi="Times New Roman" w:cs="Times New Roman"/>
          <w:sz w:val="24"/>
          <w:szCs w:val="24"/>
        </w:rPr>
        <w:t xml:space="preserve">enetic legacies may not be detectable as rapidly as the demographic consequences of change they </w:t>
      </w:r>
      <w:r>
        <w:rPr>
          <w:rFonts w:ascii="Times New Roman" w:eastAsia="Times New Roman" w:hAnsi="Times New Roman" w:cs="Times New Roman"/>
          <w:sz w:val="24"/>
          <w:szCs w:val="24"/>
        </w:rPr>
        <w:t xml:space="preserve">can persist </w:t>
      </w:r>
      <w:r w:rsidR="007B643B" w:rsidRPr="00295FF4">
        <w:rPr>
          <w:rFonts w:ascii="Times New Roman" w:eastAsia="Times New Roman" w:hAnsi="Times New Roman" w:cs="Times New Roman"/>
          <w:sz w:val="24"/>
          <w:szCs w:val="24"/>
        </w:rPr>
        <w:t xml:space="preserve">for several generations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(Bolliger, Lander, &amp; Balkenhol, 2014; Epps &amp; Keyghobadi, 2015)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Researchers commonly use </w:t>
      </w:r>
      <w:proofErr w:type="spellStart"/>
      <w:r w:rsidR="007B643B" w:rsidRPr="00295FF4">
        <w:rPr>
          <w:rFonts w:ascii="Times New Roman" w:eastAsia="Times New Roman" w:hAnsi="Times New Roman" w:cs="Times New Roman"/>
          <w:sz w:val="24"/>
          <w:szCs w:val="24"/>
        </w:rPr>
        <w:t>spatio</w:t>
      </w:r>
      <w:proofErr w:type="spellEnd"/>
      <w:r w:rsidR="007B643B" w:rsidRPr="00295FF4">
        <w:rPr>
          <w:rFonts w:ascii="Times New Roman" w:eastAsia="Times New Roman" w:hAnsi="Times New Roman" w:cs="Times New Roman"/>
          <w:sz w:val="24"/>
          <w:szCs w:val="24"/>
        </w:rPr>
        <w:t xml:space="preserve">-temporal population genetic legacies to study isolation-by-distance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(Rousset, 1997; Wright, 1943)</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population bottlenecks </w:t>
      </w:r>
      <w:r w:rsidR="007B643B" w:rsidRPr="00295FF4">
        <w:rPr>
          <w:rFonts w:ascii="Times New Roman" w:eastAsia="Times New Roman" w:hAnsi="Times New Roman" w:cs="Times New Roman"/>
          <w:sz w:val="24"/>
          <w:szCs w:val="24"/>
        </w:rPr>
        <w:fldChar w:fldCharType="begin" w:fldLock="1"/>
      </w:r>
      <w:r w:rsidR="00136C7B">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(Gattepaille, Jakobsson, &amp; Blum, 2013; Maruyama &amp; Fuerstt, 1985)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migration between isolated populations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(Bezemer, Krauss, Roberts, &amp; Hopper, 2019; Buschbom, Yanbaev, &amp; Degen, 2011)</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and outbreak expansions </w:t>
      </w:r>
      <w:r w:rsidR="007B643B" w:rsidRPr="00295FF4">
        <w:rPr>
          <w:rFonts w:ascii="Times New Roman" w:eastAsia="Times New Roman" w:hAnsi="Times New Roman" w:cs="Times New Roman"/>
          <w:sz w:val="24"/>
          <w:szCs w:val="24"/>
        </w:rPr>
        <w:fldChar w:fldCharType="begin" w:fldLock="1"/>
      </w:r>
      <w:r w:rsidR="000955D0">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et al., 2019)","plainTextFormattedCitation":"(Larroque et al., 2019; Wittische et al., 2019)","previouslyFormattedCitation":"(Larroque et al., 2019; Wittische et al., 2019)"},"properties":{"noteIndex":0},"schema":"https://github.com/citation-style-language/schema/raw/master/csl-citation.json"}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FC33C1" w:rsidRPr="00FC33C1">
        <w:rPr>
          <w:rFonts w:ascii="Times New Roman" w:eastAsia="Times New Roman" w:hAnsi="Times New Roman" w:cs="Times New Roman"/>
          <w:noProof/>
          <w:sz w:val="24"/>
          <w:szCs w:val="24"/>
        </w:rPr>
        <w:t>(Larroque et al., 2019; Wittische et al., 2019)</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 xml:space="preserve">variation can give us </w:t>
      </w:r>
      <w:r w:rsidR="00634B5A" w:rsidRPr="00295FF4">
        <w:rPr>
          <w:rFonts w:ascii="Times New Roman" w:eastAsia="Times New Roman" w:hAnsi="Times New Roman" w:cs="Times New Roman"/>
          <w:sz w:val="24"/>
          <w:szCs w:val="24"/>
        </w:rPr>
        <w:lastRenderedPageBreak/>
        <w:t>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3A81AE91" w14:textId="1989D23F" w:rsidR="00FF669A" w:rsidRDefault="009E7BAF" w:rsidP="00A51948">
      <w:pPr>
        <w:spacing w:before="240" w:after="240" w:line="480" w:lineRule="auto"/>
        <w:rPr>
          <w:rFonts w:ascii="Times New Roman" w:eastAsia="Times New Roman" w:hAnsi="Times New Roman" w:cs="Times New Roman"/>
          <w:sz w:val="24"/>
          <w:szCs w:val="24"/>
        </w:rPr>
      </w:pPr>
      <w:proofErr w:type="spellStart"/>
      <w:r w:rsidRPr="00295FF4">
        <w:rPr>
          <w:rFonts w:ascii="Times New Roman" w:eastAsia="Times New Roman" w:hAnsi="Times New Roman" w:cs="Times New Roman"/>
          <w:sz w:val="24"/>
          <w:szCs w:val="24"/>
        </w:rPr>
        <w:t>Spatio</w:t>
      </w:r>
      <w:proofErr w:type="spellEnd"/>
      <w:r w:rsidRPr="00295FF4">
        <w:rPr>
          <w:rFonts w:ascii="Times New Roman" w:eastAsia="Times New Roman" w:hAnsi="Times New Roman" w:cs="Times New Roman"/>
          <w:sz w:val="24"/>
          <w:szCs w:val="24"/>
        </w:rPr>
        <w:t>-temporal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1950CB">
        <w:rPr>
          <w:rFonts w:ascii="Times New Roman" w:hAnsi="Times New Roman" w:cs="Times New Roman"/>
          <w:sz w:val="24"/>
          <w:szCs w:val="24"/>
        </w:rPr>
        <w:t>information-rich</w:t>
      </w:r>
      <w:r w:rsidR="00D65028" w:rsidRPr="00295FF4">
        <w:rPr>
          <w:rFonts w:ascii="Times New Roman" w:hAnsi="Times New Roman" w:cs="Times New Roman"/>
          <w:sz w:val="24"/>
          <w:szCs w:val="24"/>
        </w:rPr>
        <w:t xml:space="preserv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4A6053">
        <w:rPr>
          <w:rFonts w:ascii="Times New Roman" w:hAnsi="Times New Roman" w:cs="Times New Roman"/>
          <w:sz w:val="24"/>
          <w:szCs w:val="24"/>
        </w:rPr>
        <w:t xml:space="preserve"> or are the result of deep sequencing</w:t>
      </w:r>
      <w:r w:rsidR="005B723C" w:rsidRPr="00295FF4">
        <w:rPr>
          <w:rFonts w:ascii="Times New Roman" w:hAnsi="Times New Roman" w:cs="Times New Roman"/>
          <w:sz w:val="24"/>
          <w:szCs w:val="24"/>
        </w:rPr>
        <w:t>,</w:t>
      </w:r>
      <w:r w:rsidR="004A6053">
        <w:rPr>
          <w:rFonts w:ascii="Times New Roman" w:hAnsi="Times New Roman" w:cs="Times New Roman"/>
          <w:sz w:val="24"/>
          <w:szCs w:val="24"/>
        </w:rPr>
        <w:t xml:space="preserve"> </w:t>
      </w:r>
      <w:r w:rsidR="001950CB">
        <w:rPr>
          <w:rFonts w:ascii="Times New Roman" w:hAnsi="Times New Roman" w:cs="Times New Roman"/>
          <w:sz w:val="24"/>
          <w:szCs w:val="24"/>
        </w:rPr>
        <w:t xml:space="preserve">and are </w:t>
      </w:r>
      <w:r w:rsidR="00685386" w:rsidRPr="00295FF4">
        <w:rPr>
          <w:rFonts w:ascii="Times New Roman" w:hAnsi="Times New Roman" w:cs="Times New Roman"/>
          <w:sz w:val="24"/>
          <w:szCs w:val="24"/>
        </w:rPr>
        <w:t>collected at a single point in time.</w:t>
      </w:r>
      <w:r w:rsidR="007F2634" w:rsidRPr="00295FF4">
        <w:rPr>
          <w:rFonts w:ascii="Times New Roman" w:hAnsi="Times New Roman" w:cs="Times New Roman"/>
          <w:sz w:val="24"/>
          <w:szCs w:val="24"/>
        </w:rPr>
        <w:t xml:space="preserve"> </w:t>
      </w:r>
      <w:r w:rsidR="00D42082">
        <w:rPr>
          <w:rFonts w:ascii="Times New Roman" w:hAnsi="Times New Roman" w:cs="Times New Roman"/>
          <w:sz w:val="24"/>
          <w:szCs w:val="24"/>
        </w:rPr>
        <w:t>For example,</w:t>
      </w:r>
      <w:r w:rsidR="001950CB">
        <w:rPr>
          <w:rFonts w:ascii="Times New Roman" w:hAnsi="Times New Roman" w:cs="Times New Roman"/>
          <w:sz w:val="24"/>
          <w:szCs w:val="24"/>
        </w:rPr>
        <w:t xml:space="preserve"> simulation-based frameworks may be used to infer demographic history from </w:t>
      </w:r>
      <w:r w:rsidR="00876118">
        <w:rPr>
          <w:rFonts w:ascii="Times New Roman" w:hAnsi="Times New Roman" w:cs="Times New Roman"/>
          <w:sz w:val="24"/>
          <w:szCs w:val="24"/>
        </w:rPr>
        <w:t>at least</w:t>
      </w:r>
      <w:r w:rsidR="001950CB">
        <w:rPr>
          <w:rFonts w:ascii="Times New Roman" w:hAnsi="Times New Roman" w:cs="Times New Roman"/>
          <w:sz w:val="24"/>
          <w:szCs w:val="24"/>
        </w:rPr>
        <w:t xml:space="preserve"> tens of thousands of </w:t>
      </w:r>
      <w:r w:rsidR="00876118">
        <w:rPr>
          <w:rFonts w:ascii="Times New Roman" w:hAnsi="Times New Roman" w:cs="Times New Roman"/>
          <w:sz w:val="24"/>
          <w:szCs w:val="24"/>
        </w:rPr>
        <w:t>loci</w:t>
      </w:r>
      <w:r w:rsidR="001950CB">
        <w:rPr>
          <w:rFonts w:ascii="Times New Roman" w:hAnsi="Times New Roman" w:cs="Times New Roman"/>
          <w:sz w:val="24"/>
          <w:szCs w:val="24"/>
        </w:rPr>
        <w:t xml:space="preserve">, based on different demographic scenarios </w:t>
      </w:r>
      <w:r w:rsidR="004A6053" w:rsidRPr="00295FF4">
        <w:rPr>
          <w:rFonts w:ascii="Times New Roman" w:hAnsi="Times New Roman" w:cs="Times New Roman"/>
          <w:sz w:val="24"/>
          <w:szCs w:val="24"/>
        </w:rPr>
        <w:fldChar w:fldCharType="begin" w:fldLock="1"/>
      </w:r>
      <w:r w:rsidR="00B7181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004A6053" w:rsidRPr="00295FF4">
        <w:rPr>
          <w:rFonts w:ascii="Times New Roman" w:hAnsi="Times New Roman" w:cs="Times New Roman"/>
          <w:sz w:val="24"/>
          <w:szCs w:val="24"/>
        </w:rPr>
        <w:fldChar w:fldCharType="separate"/>
      </w:r>
      <w:r w:rsidR="00876118" w:rsidRPr="00876118">
        <w:rPr>
          <w:rFonts w:ascii="Times New Roman" w:hAnsi="Times New Roman" w:cs="Times New Roman"/>
          <w:noProof/>
          <w:sz w:val="24"/>
          <w:szCs w:val="24"/>
        </w:rPr>
        <w:t>(Excoffier, Dupanloup, Huerta-Sánchez, Sousa, &amp; Foll, 2013; Gutenkunst, Hernandez, Williamson, &amp; Bustamante, 2009; Kamm, Terhorst, Durbin, &amp; Song, 2019)</w:t>
      </w:r>
      <w:r w:rsidR="004A6053" w:rsidRPr="00295FF4">
        <w:rPr>
          <w:rFonts w:ascii="Times New Roman" w:hAnsi="Times New Roman" w:cs="Times New Roman"/>
          <w:sz w:val="24"/>
          <w:szCs w:val="24"/>
        </w:rPr>
        <w:fldChar w:fldCharType="end"/>
      </w:r>
      <w:r w:rsidR="001950CB">
        <w:rPr>
          <w:rFonts w:ascii="Times New Roman" w:hAnsi="Times New Roman" w:cs="Times New Roman"/>
          <w:sz w:val="24"/>
          <w:szCs w:val="24"/>
        </w:rPr>
        <w:t xml:space="preserve">. </w:t>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input</w:t>
      </w:r>
      <w:r w:rsidR="00876118">
        <w:rPr>
          <w:rFonts w:ascii="Times New Roman" w:hAnsi="Times New Roman" w:cs="Times New Roman"/>
          <w:sz w:val="24"/>
          <w:szCs w:val="24"/>
        </w:rPr>
        <w:t xml:space="preserve"> beyond </w:t>
      </w:r>
      <w:r w:rsidR="00C64363">
        <w:rPr>
          <w:rFonts w:ascii="Times New Roman" w:hAnsi="Times New Roman" w:cs="Times New Roman"/>
          <w:sz w:val="24"/>
          <w:szCs w:val="24"/>
        </w:rPr>
        <w:t xml:space="preserve">simple </w:t>
      </w:r>
      <w:r w:rsidR="00876118">
        <w:rPr>
          <w:rFonts w:ascii="Times New Roman" w:hAnsi="Times New Roman" w:cs="Times New Roman"/>
          <w:sz w:val="24"/>
          <w:szCs w:val="24"/>
        </w:rPr>
        <w:t>allele counts,</w:t>
      </w:r>
      <w:r w:rsidR="005B723C" w:rsidRPr="00295FF4">
        <w:rPr>
          <w:rFonts w:ascii="Times New Roman" w:hAnsi="Times New Roman" w:cs="Times New Roman"/>
          <w:sz w:val="24"/>
          <w:szCs w:val="24"/>
        </w:rPr>
        <w:t xml:space="preserve">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F11CC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3B19F7" w:rsidRPr="003B19F7">
        <w:rPr>
          <w:rFonts w:ascii="Times New Roman" w:hAnsi="Times New Roman" w:cs="Times New Roman"/>
          <w:noProof/>
          <w:sz w:val="24"/>
          <w:szCs w:val="24"/>
        </w:rPr>
        <w:t>(Albrechtsen, Nielsen, &amp; Nielsen, 2010; Clark, Hubisz, Bustamante, Williamson, &amp; Nielsen, 2005; Marth, Czabarka, Murvai, &amp; Sherry, 2004)</w:t>
      </w:r>
      <w:r w:rsidR="00BC1041" w:rsidRPr="00295FF4">
        <w:rPr>
          <w:rFonts w:ascii="Times New Roman" w:hAnsi="Times New Roman" w:cs="Times New Roman"/>
          <w:sz w:val="24"/>
          <w:szCs w:val="24"/>
        </w:rPr>
        <w:fldChar w:fldCharType="end"/>
      </w:r>
      <w:r w:rsidR="00D42082">
        <w:rPr>
          <w:rFonts w:ascii="Times New Roman" w:hAnsi="Times New Roman" w:cs="Times New Roman"/>
          <w:sz w:val="24"/>
          <w:szCs w:val="24"/>
        </w:rPr>
        <w:t xml:space="preserve"> to</w:t>
      </w:r>
      <w:r w:rsidR="00876118">
        <w:rPr>
          <w:rFonts w:ascii="Times New Roman" w:hAnsi="Times New Roman" w:cs="Times New Roman"/>
          <w:sz w:val="24"/>
          <w:szCs w:val="24"/>
        </w:rPr>
        <w:t xml:space="preserve"> estimate demographic parameters and history.</w:t>
      </w:r>
      <w:r w:rsidR="00681C46" w:rsidRPr="00295FF4">
        <w:rPr>
          <w:rFonts w:ascii="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 xml:space="preserve">studies have directly used genetic differentiation metrics such as </w:t>
      </w:r>
      <w:proofErr w:type="spellStart"/>
      <w:r w:rsidR="00EA515D" w:rsidRPr="00295FF4">
        <w:rPr>
          <w:rFonts w:ascii="Times New Roman" w:eastAsia="Times New Roman" w:hAnsi="Times New Roman" w:cs="Times New Roman"/>
          <w:sz w:val="24"/>
          <w:szCs w:val="24"/>
        </w:rPr>
        <w:t>Fst</w:t>
      </w:r>
      <w:proofErr w:type="spellEnd"/>
      <w:r w:rsidR="00EA515D" w:rsidRPr="00295FF4">
        <w:rPr>
          <w:rFonts w:ascii="Times New Roman" w:eastAsia="Times New Roman" w:hAnsi="Times New Roman" w:cs="Times New Roman"/>
          <w:sz w:val="24"/>
          <w:szCs w:val="24"/>
        </w:rPr>
        <w: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B964CC">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w:instrText>
      </w:r>
      <w:r w:rsidR="00347EEB" w:rsidRPr="00295FF4">
        <w:rPr>
          <w:rFonts w:ascii="Times New Roman" w:eastAsia="Times New Roman" w:hAnsi="Times New Roman" w:cs="Times New Roman"/>
          <w:sz w:val="24"/>
          <w:szCs w:val="24"/>
          <w:lang w:val="fr-CA"/>
        </w:rPr>
        <w:instrText>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proofErr w:type="spellStart"/>
      <w:r w:rsidR="00E455A2" w:rsidRPr="00295FF4">
        <w:rPr>
          <w:rFonts w:ascii="Times New Roman" w:eastAsia="Times New Roman" w:hAnsi="Times New Roman" w:cs="Times New Roman"/>
          <w:sz w:val="24"/>
          <w:szCs w:val="24"/>
        </w:rPr>
        <w:t>Fst</w:t>
      </w:r>
      <w:proofErr w:type="spellEnd"/>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proofErr w:type="spellStart"/>
      <w:r w:rsidR="004A6ACA" w:rsidRPr="00295FF4">
        <w:rPr>
          <w:rFonts w:ascii="Times New Roman" w:eastAsia="Times New Roman" w:hAnsi="Times New Roman" w:cs="Times New Roman"/>
          <w:sz w:val="24"/>
          <w:szCs w:val="24"/>
        </w:rPr>
        <w:t>Fst</w:t>
      </w:r>
      <w:proofErr w:type="spellEnd"/>
      <w:r w:rsidR="004A6ACA" w:rsidRPr="00295FF4">
        <w:rPr>
          <w:rFonts w:ascii="Times New Roman" w:eastAsia="Times New Roman" w:hAnsi="Times New Roman" w:cs="Times New Roman"/>
          <w:sz w:val="24"/>
          <w:szCs w:val="24"/>
        </w:rPr>
        <w:t xml:space="preserve">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D8178E">
        <w:rPr>
          <w:rFonts w:ascii="Times New Roman" w:eastAsia="Times New Roman" w:hAnsi="Times New Roman" w:cs="Times New Roman"/>
          <w:sz w:val="24"/>
          <w:szCs w:val="24"/>
        </w:rPr>
        <w:t xml:space="preserve">Detecting </w:t>
      </w:r>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lastRenderedPageBreak/>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r w:rsidR="00F02E66">
        <w:rPr>
          <w:rFonts w:ascii="Times New Roman" w:eastAsia="Times New Roman" w:hAnsi="Times New Roman" w:cs="Times New Roman"/>
          <w:sz w:val="24"/>
          <w:szCs w:val="24"/>
        </w:rPr>
        <w:t xml:space="preserve">, but is highly necessary. </w:t>
      </w:r>
    </w:p>
    <w:p w14:paraId="0C586068" w14:textId="3C43C9C3" w:rsidR="00F02E66" w:rsidRPr="001C38DB" w:rsidRDefault="00FF669A" w:rsidP="00A51948">
      <w:pPr>
        <w:spacing w:before="240" w:after="240" w:line="480" w:lineRule="auto"/>
        <w:rPr>
          <w:rFonts w:ascii="Times New Roman" w:eastAsia="Times New Roman" w:hAnsi="Times New Roman" w:cs="Times New Roman"/>
          <w:i/>
          <w:noProof/>
          <w:sz w:val="24"/>
          <w:szCs w:val="24"/>
        </w:rPr>
      </w:pPr>
      <w:r>
        <w:rPr>
          <w:rFonts w:ascii="Times New Roman" w:eastAsia="Times New Roman" w:hAnsi="Times New Roman" w:cs="Times New Roman"/>
          <w:sz w:val="24"/>
          <w:szCs w:val="24"/>
        </w:rPr>
        <w:t>There are many situations where such as detection would prove precious. For example, w</w:t>
      </w:r>
      <w:r w:rsidR="00F02E66">
        <w:rPr>
          <w:rFonts w:ascii="Times New Roman" w:eastAsia="Times New Roman" w:hAnsi="Times New Roman" w:cs="Times New Roman"/>
          <w:sz w:val="24"/>
          <w:szCs w:val="24"/>
        </w:rPr>
        <w:t>e could use such a framework to identify</w:t>
      </w:r>
      <w:r>
        <w:rPr>
          <w:rFonts w:ascii="Times New Roman" w:eastAsia="Times New Roman" w:hAnsi="Times New Roman" w:cs="Times New Roman"/>
          <w:sz w:val="24"/>
          <w:szCs w:val="24"/>
        </w:rPr>
        <w:t xml:space="preserve"> which previously sampled populations have undergone significant genetic changes, after a major weather event could have led to </w:t>
      </w:r>
      <w:r w:rsidR="00CB560E">
        <w:rPr>
          <w:rFonts w:ascii="Times New Roman" w:eastAsia="Times New Roman" w:hAnsi="Times New Roman" w:cs="Times New Roman"/>
          <w:sz w:val="24"/>
          <w:szCs w:val="24"/>
        </w:rPr>
        <w:t xml:space="preserve">higher mortality </w:t>
      </w:r>
      <w:r w:rsidR="00A13D2D">
        <w:rPr>
          <w:rFonts w:ascii="Times New Roman" w:eastAsia="Times New Roman" w:hAnsi="Times New Roman" w:cs="Times New Roman"/>
          <w:sz w:val="24"/>
          <w:szCs w:val="24"/>
        </w:rPr>
        <w:fldChar w:fldCharType="begin" w:fldLock="1"/>
      </w:r>
      <w:r w:rsidR="00E326F3">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polatzeki)","type":"article-journal","volume":"13"},"uris":["http://www.mendeley.com/documents/?uuid=0183b5d4-76f2-40a5-b527-d403b3587981"]},{"id":"ITEM-2","itemData":{"DOI":"10.1111/ele.12918","ISSN":"14610248","abstract":"The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 Suárez, Betancor, Fregel, Rodríguez, &amp; Pestano, 2012)","plainTextFormattedCitation":"(Poff et al., 2018; Suárez, Betancor, Fregel, Rodríguez, &amp; Pestano, 2012)","previouslyFormattedCitation":"(Poff et al., 2018; Suárez, Betancor, Fregel, Rodríguez, &amp; Pestano, 2012)"},"properties":{"noteIndex":0},"schema":"https://github.com/citation-style-language/schema/raw/master/csl-citation.json"}</w:instrText>
      </w:r>
      <w:r w:rsidR="00A13D2D">
        <w:rPr>
          <w:rFonts w:ascii="Times New Roman" w:eastAsia="Times New Roman" w:hAnsi="Times New Roman" w:cs="Times New Roman"/>
          <w:sz w:val="24"/>
          <w:szCs w:val="24"/>
        </w:rPr>
        <w:fldChar w:fldCharType="separate"/>
      </w:r>
      <w:r w:rsidR="000A5079" w:rsidRPr="000A5079">
        <w:rPr>
          <w:rFonts w:ascii="Times New Roman" w:eastAsia="Times New Roman" w:hAnsi="Times New Roman" w:cs="Times New Roman"/>
          <w:noProof/>
          <w:sz w:val="24"/>
          <w:szCs w:val="24"/>
        </w:rPr>
        <w:t>(Poff et al., 2018; Suárez, Betancor, Fregel, Rodríguez, &amp; Pestano, 2012)</w:t>
      </w:r>
      <w:r w:rsidR="00A13D2D">
        <w:rPr>
          <w:rFonts w:ascii="Times New Roman" w:eastAsia="Times New Roman" w:hAnsi="Times New Roman" w:cs="Times New Roman"/>
          <w:sz w:val="24"/>
          <w:szCs w:val="24"/>
        </w:rPr>
        <w:fldChar w:fldCharType="end"/>
      </w:r>
      <w:r w:rsidR="00A13D2D">
        <w:rPr>
          <w:rFonts w:ascii="Times New Roman" w:eastAsia="Times New Roman" w:hAnsi="Times New Roman" w:cs="Times New Roman"/>
          <w:sz w:val="24"/>
          <w:szCs w:val="24"/>
        </w:rPr>
        <w:t xml:space="preserve"> </w:t>
      </w:r>
      <w:r w:rsidR="00CB560E">
        <w:rPr>
          <w:rFonts w:ascii="Times New Roman" w:eastAsia="Times New Roman" w:hAnsi="Times New Roman" w:cs="Times New Roman"/>
          <w:sz w:val="24"/>
          <w:szCs w:val="24"/>
        </w:rPr>
        <w:t>or immigration</w:t>
      </w:r>
      <w:r w:rsidR="00E05108">
        <w:rPr>
          <w:rFonts w:ascii="Times New Roman" w:eastAsia="Times New Roman" w:hAnsi="Times New Roman" w:cs="Times New Roman"/>
          <w:sz w:val="24"/>
          <w:szCs w:val="24"/>
        </w:rPr>
        <w:t xml:space="preserve"> from distantly related populations</w:t>
      </w:r>
      <w:r w:rsidR="00CC5AFB">
        <w:rPr>
          <w:rFonts w:ascii="Times New Roman" w:eastAsia="Times New Roman" w:hAnsi="Times New Roman" w:cs="Times New Roman"/>
          <w:sz w:val="24"/>
          <w:szCs w:val="24"/>
        </w:rPr>
        <w:t xml:space="preserve"> </w:t>
      </w:r>
      <w:r w:rsidR="00CC5AFB">
        <w:rPr>
          <w:rFonts w:ascii="Times New Roman" w:eastAsia="Times New Roman" w:hAnsi="Times New Roman" w:cs="Times New Roman"/>
          <w:sz w:val="24"/>
          <w:szCs w:val="24"/>
        </w:rPr>
        <w:fldChar w:fldCharType="begin" w:fldLock="1"/>
      </w:r>
      <w:r w:rsidR="00A13D2D">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CC5AFB">
        <w:rPr>
          <w:rFonts w:ascii="Times New Roman" w:eastAsia="Times New Roman" w:hAnsi="Times New Roman" w:cs="Times New Roman"/>
          <w:sz w:val="24"/>
          <w:szCs w:val="24"/>
        </w:rPr>
        <w:fldChar w:fldCharType="separate"/>
      </w:r>
      <w:r w:rsidR="00CC5AFB" w:rsidRPr="00CC5AFB">
        <w:rPr>
          <w:rFonts w:ascii="Times New Roman" w:eastAsia="Times New Roman" w:hAnsi="Times New Roman" w:cs="Times New Roman"/>
          <w:noProof/>
          <w:sz w:val="24"/>
          <w:szCs w:val="24"/>
        </w:rPr>
        <w:t>(Apodaca, Trexler, Jue, Schrader, &amp; Travis, 2013)</w:t>
      </w:r>
      <w:r w:rsidR="00CC5AFB">
        <w:rPr>
          <w:rFonts w:ascii="Times New Roman" w:eastAsia="Times New Roman" w:hAnsi="Times New Roman" w:cs="Times New Roman"/>
          <w:sz w:val="24"/>
          <w:szCs w:val="24"/>
        </w:rPr>
        <w:fldChar w:fldCharType="end"/>
      </w:r>
      <w:r w:rsidR="00E05108">
        <w:rPr>
          <w:rFonts w:ascii="Times New Roman" w:eastAsia="Times New Roman" w:hAnsi="Times New Roman" w:cs="Times New Roman"/>
          <w:sz w:val="24"/>
          <w:szCs w:val="24"/>
        </w:rPr>
        <w:t>,</w:t>
      </w:r>
      <w:r w:rsidR="00CB560E">
        <w:rPr>
          <w:rFonts w:ascii="Times New Roman" w:eastAsia="Times New Roman" w:hAnsi="Times New Roman" w:cs="Times New Roman"/>
          <w:sz w:val="24"/>
          <w:szCs w:val="24"/>
        </w:rPr>
        <w:t xml:space="preserve"> through </w:t>
      </w:r>
      <w:r>
        <w:rPr>
          <w:rFonts w:ascii="Times New Roman" w:eastAsia="Times New Roman" w:hAnsi="Times New Roman" w:cs="Times New Roman"/>
          <w:sz w:val="24"/>
          <w:szCs w:val="24"/>
        </w:rPr>
        <w:t xml:space="preserve">long distance dispersal </w:t>
      </w:r>
      <w:r w:rsidR="00F11CC4">
        <w:rPr>
          <w:rFonts w:ascii="Times New Roman" w:eastAsia="Times New Roman" w:hAnsi="Times New Roman" w:cs="Times New Roman"/>
          <w:sz w:val="24"/>
          <w:szCs w:val="24"/>
        </w:rPr>
        <w:t>events</w:t>
      </w:r>
      <w:r>
        <w:rPr>
          <w:rFonts w:ascii="Times New Roman" w:eastAsia="Times New Roman" w:hAnsi="Times New Roman" w:cs="Times New Roman"/>
          <w:sz w:val="24"/>
          <w:szCs w:val="24"/>
        </w:rPr>
        <w:t>. Another example</w:t>
      </w:r>
      <w:r w:rsidR="00F11CC4">
        <w:rPr>
          <w:rFonts w:ascii="Times New Roman" w:eastAsia="Times New Roman" w:hAnsi="Times New Roman" w:cs="Times New Roman"/>
          <w:sz w:val="24"/>
          <w:szCs w:val="24"/>
        </w:rPr>
        <w:t xml:space="preserve"> would be </w:t>
      </w:r>
      <w:r w:rsidR="00CB560E">
        <w:rPr>
          <w:rFonts w:ascii="Times New Roman" w:eastAsia="Times New Roman" w:hAnsi="Times New Roman" w:cs="Times New Roman"/>
          <w:sz w:val="24"/>
          <w:szCs w:val="24"/>
        </w:rPr>
        <w:t>the monitoring of the genetic diversity of a pest throughout the landscape during an outbreak</w:t>
      </w:r>
      <w:r w:rsidR="00322EF1">
        <w:rPr>
          <w:rFonts w:ascii="Times New Roman" w:eastAsia="Times New Roman" w:hAnsi="Times New Roman" w:cs="Times New Roman"/>
          <w:sz w:val="24"/>
          <w:szCs w:val="24"/>
        </w:rPr>
        <w:t xml:space="preserve"> or a large spawning event</w:t>
      </w:r>
      <w:r w:rsidR="00CB560E">
        <w:rPr>
          <w:rFonts w:ascii="Times New Roman" w:eastAsia="Times New Roman" w:hAnsi="Times New Roman" w:cs="Times New Roman"/>
          <w:sz w:val="24"/>
          <w:szCs w:val="24"/>
        </w:rPr>
        <w:t>, to have a more accurate understanding</w:t>
      </w:r>
      <w:r w:rsidR="00E05108">
        <w:rPr>
          <w:rFonts w:ascii="Times New Roman" w:eastAsia="Times New Roman" w:hAnsi="Times New Roman" w:cs="Times New Roman"/>
          <w:sz w:val="24"/>
          <w:szCs w:val="24"/>
        </w:rPr>
        <w:t xml:space="preserve"> of</w:t>
      </w:r>
      <w:r w:rsidR="00CB560E">
        <w:rPr>
          <w:rFonts w:ascii="Times New Roman" w:eastAsia="Times New Roman" w:hAnsi="Times New Roman" w:cs="Times New Roman"/>
          <w:sz w:val="24"/>
          <w:szCs w:val="24"/>
        </w:rPr>
        <w:t xml:space="preserve"> </w:t>
      </w:r>
      <w:r w:rsidR="00DD02FD">
        <w:rPr>
          <w:rFonts w:ascii="Times New Roman" w:eastAsia="Times New Roman" w:hAnsi="Times New Roman" w:cs="Times New Roman"/>
          <w:sz w:val="24"/>
          <w:szCs w:val="24"/>
        </w:rPr>
        <w:t xml:space="preserve">when and where populations undergo drastic genetic changes </w:t>
      </w:r>
      <w:r w:rsidR="00322EF1">
        <w:rPr>
          <w:rFonts w:ascii="Times New Roman" w:eastAsia="Times New Roman" w:hAnsi="Times New Roman" w:cs="Times New Roman"/>
          <w:sz w:val="24"/>
          <w:szCs w:val="24"/>
        </w:rPr>
        <w:fldChar w:fldCharType="begin" w:fldLock="1"/>
      </w:r>
      <w:r w:rsidR="00CC5AFB">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modeling","type":"article-journal","volume":"9"},"uris":["http://www.mendeley.com/documents/?uuid=1a71448c-4e3e-4d57-a1ae-0d8e447e4885"]}],"mendeley":{"formattedCitation":"(Larroque et al., 2019; Segura-García et al., 2019)","manualFormatting":"(e.g. Larroque et al., 2019; Segura-García et al., 2019)","plainTextFormattedCitation":"(Larroque et al., 2019; Segura-García et al., 2019)","previouslyFormattedCitation":"(Larroque et al., 2019; Segura-García et al., 2019)"},"properties":{"noteIndex":0},"schema":"https://github.com/citation-style-language/schema/raw/master/csl-citation.json"}</w:instrText>
      </w:r>
      <w:r w:rsidR="00322EF1">
        <w:rPr>
          <w:rFonts w:ascii="Times New Roman" w:eastAsia="Times New Roman" w:hAnsi="Times New Roman" w:cs="Times New Roman"/>
          <w:sz w:val="24"/>
          <w:szCs w:val="24"/>
        </w:rPr>
        <w:fldChar w:fldCharType="separate"/>
      </w:r>
      <w:r w:rsidR="00322EF1" w:rsidRPr="00322EF1">
        <w:rPr>
          <w:rFonts w:ascii="Times New Roman" w:eastAsia="Times New Roman" w:hAnsi="Times New Roman" w:cs="Times New Roman"/>
          <w:noProof/>
          <w:sz w:val="24"/>
          <w:szCs w:val="24"/>
        </w:rPr>
        <w:t>(</w:t>
      </w:r>
      <w:r w:rsidR="00322EF1">
        <w:rPr>
          <w:rFonts w:ascii="Times New Roman" w:eastAsia="Times New Roman" w:hAnsi="Times New Roman" w:cs="Times New Roman"/>
          <w:i/>
          <w:noProof/>
          <w:sz w:val="24"/>
          <w:szCs w:val="24"/>
        </w:rPr>
        <w:t xml:space="preserve">e.g. </w:t>
      </w:r>
      <w:r w:rsidR="00322EF1" w:rsidRPr="00322EF1">
        <w:rPr>
          <w:rFonts w:ascii="Times New Roman" w:eastAsia="Times New Roman" w:hAnsi="Times New Roman" w:cs="Times New Roman"/>
          <w:noProof/>
          <w:sz w:val="24"/>
          <w:szCs w:val="24"/>
        </w:rPr>
        <w:t>Larroque et al., 2019; Segura-García et al., 2019)</w:t>
      </w:r>
      <w:r w:rsidR="00322EF1">
        <w:rPr>
          <w:rFonts w:ascii="Times New Roman" w:eastAsia="Times New Roman" w:hAnsi="Times New Roman" w:cs="Times New Roman"/>
          <w:sz w:val="24"/>
          <w:szCs w:val="24"/>
        </w:rPr>
        <w:fldChar w:fldCharType="end"/>
      </w:r>
      <w:r w:rsidR="00CB560E">
        <w:rPr>
          <w:rFonts w:ascii="Times New Roman" w:eastAsia="Times New Roman" w:hAnsi="Times New Roman" w:cs="Times New Roman"/>
          <w:sz w:val="24"/>
          <w:szCs w:val="24"/>
        </w:rPr>
        <w:t>.</w:t>
      </w:r>
      <w:r w:rsidRPr="00FF669A">
        <w:rPr>
          <w:rFonts w:ascii="Times New Roman" w:eastAsia="Times New Roman" w:hAnsi="Times New Roman" w:cs="Times New Roman"/>
          <w:sz w:val="24"/>
          <w:szCs w:val="24"/>
        </w:rPr>
        <w:t xml:space="preserve"> </w:t>
      </w:r>
      <w:r w:rsidR="00CB560E">
        <w:rPr>
          <w:rFonts w:ascii="Times New Roman" w:eastAsia="Times New Roman" w:hAnsi="Times New Roman" w:cs="Times New Roman"/>
          <w:sz w:val="24"/>
          <w:szCs w:val="24"/>
        </w:rPr>
        <w:t xml:space="preserve">Finally, </w:t>
      </w:r>
      <w:r w:rsidR="004D63F8">
        <w:rPr>
          <w:rFonts w:ascii="Times New Roman" w:eastAsia="Times New Roman" w:hAnsi="Times New Roman" w:cs="Times New Roman"/>
          <w:sz w:val="24"/>
          <w:szCs w:val="24"/>
        </w:rPr>
        <w:t xml:space="preserve">yet </w:t>
      </w:r>
      <w:r w:rsidR="00CB560E">
        <w:rPr>
          <w:rFonts w:ascii="Times New Roman" w:eastAsia="Times New Roman" w:hAnsi="Times New Roman" w:cs="Times New Roman"/>
          <w:sz w:val="24"/>
          <w:szCs w:val="24"/>
        </w:rPr>
        <w:t>another example could be the evaluat</w:t>
      </w:r>
      <w:r w:rsidR="00EE4532">
        <w:rPr>
          <w:rFonts w:ascii="Times New Roman" w:eastAsia="Times New Roman" w:hAnsi="Times New Roman" w:cs="Times New Roman"/>
          <w:sz w:val="24"/>
          <w:szCs w:val="24"/>
        </w:rPr>
        <w:t>ion of how the genetic diversities</w:t>
      </w:r>
      <w:r w:rsidR="00CB560E">
        <w:rPr>
          <w:rFonts w:ascii="Times New Roman" w:eastAsia="Times New Roman" w:hAnsi="Times New Roman" w:cs="Times New Roman"/>
          <w:sz w:val="24"/>
          <w:szCs w:val="24"/>
        </w:rPr>
        <w:t xml:space="preserve"> of </w:t>
      </w:r>
      <w:r w:rsidR="00EE4532">
        <w:rPr>
          <w:rFonts w:ascii="Times New Roman" w:eastAsia="Times New Roman" w:hAnsi="Times New Roman" w:cs="Times New Roman"/>
          <w:sz w:val="24"/>
          <w:szCs w:val="24"/>
        </w:rPr>
        <w:t xml:space="preserve">populations have changed after facing </w:t>
      </w:r>
      <w:r>
        <w:rPr>
          <w:rFonts w:ascii="Times New Roman" w:eastAsia="Times New Roman" w:hAnsi="Times New Roman" w:cs="Times New Roman"/>
          <w:sz w:val="24"/>
          <w:szCs w:val="24"/>
        </w:rPr>
        <w:t xml:space="preserve">intense </w:t>
      </w:r>
      <w:r w:rsidR="00EE4532">
        <w:rPr>
          <w:rFonts w:ascii="Times New Roman" w:eastAsia="Times New Roman" w:hAnsi="Times New Roman" w:cs="Times New Roman"/>
          <w:sz w:val="24"/>
          <w:szCs w:val="24"/>
        </w:rPr>
        <w:t xml:space="preserve">and heterogeneous </w:t>
      </w:r>
      <w:r>
        <w:rPr>
          <w:rFonts w:ascii="Times New Roman" w:eastAsia="Times New Roman" w:hAnsi="Times New Roman" w:cs="Times New Roman"/>
          <w:sz w:val="24"/>
          <w:szCs w:val="24"/>
        </w:rPr>
        <w:t>anthropogenic pressure</w:t>
      </w:r>
      <w:r w:rsidR="00322EF1">
        <w:rPr>
          <w:rFonts w:ascii="Times New Roman" w:eastAsia="Times New Roman" w:hAnsi="Times New Roman" w:cs="Times New Roman"/>
          <w:sz w:val="24"/>
          <w:szCs w:val="24"/>
        </w:rPr>
        <w:t>,</w:t>
      </w:r>
      <w:r w:rsidR="00EE4532">
        <w:rPr>
          <w:rFonts w:ascii="Times New Roman" w:eastAsia="Times New Roman" w:hAnsi="Times New Roman" w:cs="Times New Roman"/>
          <w:sz w:val="24"/>
          <w:szCs w:val="24"/>
        </w:rPr>
        <w:t xml:space="preserve"> such as habitat fragmentation</w:t>
      </w:r>
      <w:r w:rsidR="001C38DB">
        <w:rPr>
          <w:rFonts w:ascii="Times New Roman" w:eastAsia="Times New Roman" w:hAnsi="Times New Roman" w:cs="Times New Roman"/>
          <w:sz w:val="24"/>
          <w:szCs w:val="24"/>
        </w:rPr>
        <w:t xml:space="preserve"> and alteration</w:t>
      </w:r>
      <w:r>
        <w:rPr>
          <w:rFonts w:ascii="Times New Roman" w:eastAsia="Times New Roman" w:hAnsi="Times New Roman" w:cs="Times New Roman"/>
          <w:sz w:val="24"/>
          <w:szCs w:val="24"/>
        </w:rPr>
        <w:t xml:space="preserve"> </w:t>
      </w:r>
      <w:r w:rsidR="001C38DB">
        <w:rPr>
          <w:rFonts w:ascii="Times New Roman" w:eastAsia="Times New Roman" w:hAnsi="Times New Roman" w:cs="Times New Roman"/>
          <w:sz w:val="24"/>
          <w:szCs w:val="24"/>
        </w:rPr>
        <w:fldChar w:fldCharType="begin" w:fldLock="1"/>
      </w:r>
      <w:r w:rsidR="00322EF1">
        <w:rPr>
          <w:rFonts w:ascii="Times New Roman" w:eastAsia="Times New Roman" w:hAnsi="Times New Roman" w:cs="Times New Roman"/>
          <w:sz w:val="24"/>
          <w:szCs w:val="24"/>
        </w:rPr>
        <w: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landscape","type":"article-journal","volume":"283"},"uris":["http://www.mendeley.com/documents/?uuid=420637d1-8283-439d-b28d-d34164767e51"]},{"id":"ITEM-2","itemData":{"DOI":"10.1643/cg-17-682","ISSN":"0045-8511","abstract":"The Eastern Massasauga (Sistrurus catenatus) is a small, grassland-dependent rattlesnake species declining throughout its native range, and is thus a species of high conservation priority. In Illinois, only a single population remains of a once widespread distribution. We documented genetic diversity in this population over a ten-year period and assessed levels of heterozygosity, allelic diversity, inbreeding (FIS), and effective population size (Ne). Neither heterozygosity nor levels of inbreeding differed significantly among periods. We identified 21 alleles that occurred in a single time period, some of which may have been lost from the population given our estimated detection probability of 93%. Effective population size (Ne) was numerically small and showed a decreasing trend through time. Despite small population size and a lack of connectivity, there was no significant decline in genetic diversity over the ten-year study. Aspects of life history, coupled with a preference for a historically patchy habitat, may mitigate the loss of genetic diversity in the species and promote their persistence in the fragmented habitats of the Anthropocene. However, continued genetic monitoring is recommended, and population recovery measures should be implemented as soon as possible to mitigate the deleterious effects of small population size.","author":[{"dropping-particle":"","family":"Baker","given":"Sarah J.","non-dropping-particle":"","parse-names":false,"suffix":""},{"dropping-particle":"","family":"Anthonysamy","given":"Whitney J. B.","non-dropping-particle":"","parse-names":false,"suffix":""},{"dropping-particle":"","family":"Davis","given":"Mark A.","non-dropping-particle":"","parse-names":false,"suffix":""},{"dropping-particle":"","family":"Dreslik","given":"Michael J.","non-dropping-particle":"","parse-names":false,"suffix":""},{"dropping-particle":"","family":"Douglas","given":"Marlis R.","non-dropping-particle":"","parse-names":false,"suffix":""},{"dropping-particle":"","family":"Douglas","given":"Michael E.","non-dropping-particle":"","parse-names":false,"suffix":""},{"dropping-particle":"","family":"Phillips","given":"Christopher A.","non-dropping-particle":"","parse-names":false,"suffix":""}],"container-title":"Copeia","id":"ITEM-2","issue":"3","issued":{"date-parts":[["2018"]]},"page":"414-420","title":" Temporal Patterns of Genetic Diversity in an Imperiled Population of the Eastern Massasauga Rattlesnake ( Sistrurus catenatus ) ","type":"article-journal","volume":"106"},"uris":["http://www.mendeley.com/documents/?uuid=98a1f47d-5609-4a76-84de-717e1e8997b8"]}],"mendeley":{"formattedCitation":"(Baker et al., 2018; Nair et al., 2016)","manualFormatting":"(e.g. Baker et al., 2018; Nair et al., 2016)","plainTextFormattedCitation":"(Baker et al., 2018; Nair et al., 2016)","previouslyFormattedCitation":"(Baker et al., 2018; Nair et al., 2016)"},"properties":{"noteIndex":0},"schema":"https://github.com/citation-style-language/schema/raw/master/csl-citation.json"}</w:instrText>
      </w:r>
      <w:r w:rsidR="001C38DB">
        <w:rPr>
          <w:rFonts w:ascii="Times New Roman" w:eastAsia="Times New Roman" w:hAnsi="Times New Roman" w:cs="Times New Roman"/>
          <w:sz w:val="24"/>
          <w:szCs w:val="24"/>
        </w:rPr>
        <w:fldChar w:fldCharType="separate"/>
      </w:r>
      <w:r w:rsidR="001C38DB" w:rsidRPr="001C38DB">
        <w:rPr>
          <w:rFonts w:ascii="Times New Roman" w:eastAsia="Times New Roman" w:hAnsi="Times New Roman" w:cs="Times New Roman"/>
          <w:noProof/>
          <w:sz w:val="24"/>
          <w:szCs w:val="24"/>
        </w:rPr>
        <w:t>(</w:t>
      </w:r>
      <w:r w:rsidR="001C38DB">
        <w:rPr>
          <w:rFonts w:ascii="Times New Roman" w:eastAsia="Times New Roman" w:hAnsi="Times New Roman" w:cs="Times New Roman"/>
          <w:i/>
          <w:noProof/>
          <w:sz w:val="24"/>
          <w:szCs w:val="24"/>
        </w:rPr>
        <w:t xml:space="preserve">e.g. </w:t>
      </w:r>
      <w:r w:rsidR="001C38DB" w:rsidRPr="001C38DB">
        <w:rPr>
          <w:rFonts w:ascii="Times New Roman" w:eastAsia="Times New Roman" w:hAnsi="Times New Roman" w:cs="Times New Roman"/>
          <w:noProof/>
          <w:sz w:val="24"/>
          <w:szCs w:val="24"/>
        </w:rPr>
        <w:t>Baker et al., 2018; Nair et al., 2016)</w:t>
      </w:r>
      <w:r w:rsidR="001C38DB">
        <w:rPr>
          <w:rFonts w:ascii="Times New Roman" w:eastAsia="Times New Roman" w:hAnsi="Times New Roman" w:cs="Times New Roman"/>
          <w:sz w:val="24"/>
          <w:szCs w:val="24"/>
        </w:rPr>
        <w:fldChar w:fldCharType="end"/>
      </w:r>
      <w:r w:rsidR="001C38DB">
        <w:rPr>
          <w:rFonts w:ascii="Times New Roman" w:eastAsia="Times New Roman" w:hAnsi="Times New Roman" w:cs="Times New Roman"/>
          <w:sz w:val="24"/>
          <w:szCs w:val="24"/>
        </w:rPr>
        <w:t>.</w:t>
      </w:r>
      <w:r w:rsidR="00903FDD">
        <w:rPr>
          <w:rFonts w:ascii="Times New Roman" w:eastAsia="Times New Roman" w:hAnsi="Times New Roman" w:cs="Times New Roman"/>
          <w:sz w:val="24"/>
          <w:szCs w:val="24"/>
        </w:rPr>
        <w:t xml:space="preserve"> Detecting atypical change in the genetic diversity of populations in all those examples could help with the better management, including the prioritization of conservation or mitigation efforts.</w:t>
      </w:r>
    </w:p>
    <w:p w14:paraId="2BC3A1E0" w14:textId="4E289375"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have been used to 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i-species communities ch</w:t>
      </w:r>
      <w:r w:rsidR="00AE2814" w:rsidRPr="00295FF4">
        <w:rPr>
          <w:rFonts w:ascii="Times New Roman" w:eastAsia="Times New Roman" w:hAnsi="Times New Roman" w:cs="Times New Roman"/>
          <w:sz w:val="24"/>
          <w:szCs w:val="24"/>
        </w:rPr>
        <w:t xml:space="preserve">ange through time and </w:t>
      </w:r>
      <w:r w:rsidR="00D8178E">
        <w:rPr>
          <w:rFonts w:ascii="Times New Roman" w:eastAsia="Times New Roman" w:hAnsi="Times New Roman" w:cs="Times New Roman"/>
          <w:sz w:val="24"/>
          <w:szCs w:val="24"/>
        </w:rPr>
        <w:t xml:space="preserve">that </w:t>
      </w:r>
      <w:r w:rsidR="00074A90" w:rsidRPr="00295FF4">
        <w:rPr>
          <w:rFonts w:ascii="Times New Roman" w:eastAsia="Times New Roman" w:hAnsi="Times New Roman" w:cs="Times New Roman"/>
          <w:sz w:val="24"/>
          <w:szCs w:val="24"/>
        </w:rPr>
        <w:t xml:space="preserve">of </w:t>
      </w:r>
      <w:r w:rsidR="00D8178E">
        <w:rPr>
          <w:rFonts w:ascii="Times New Roman" w:eastAsia="Times New Roman" w:hAnsi="Times New Roman" w:cs="Times New Roman"/>
          <w:sz w:val="24"/>
          <w:szCs w:val="24"/>
        </w:rPr>
        <w:t xml:space="preserve">how </w:t>
      </w:r>
      <w:r w:rsidR="00074A90" w:rsidRPr="00295FF4">
        <w:rPr>
          <w:rFonts w:ascii="Times New Roman" w:eastAsia="Times New Roman" w:hAnsi="Times New Roman" w:cs="Times New Roman"/>
          <w:sz w:val="24"/>
          <w:szCs w:val="24"/>
        </w:rPr>
        <w:t xml:space="preserve">genetic </w:t>
      </w:r>
      <w:r w:rsidR="00D8178E">
        <w:rPr>
          <w:rFonts w:ascii="Times New Roman" w:eastAsia="Times New Roman" w:hAnsi="Times New Roman" w:cs="Times New Roman"/>
          <w:sz w:val="24"/>
          <w:szCs w:val="24"/>
        </w:rPr>
        <w:t xml:space="preserve">diversity </w:t>
      </w:r>
      <w:r w:rsidR="00074A90"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074A90" w:rsidRPr="00295FF4">
        <w:rPr>
          <w:rFonts w:ascii="Times New Roman" w:eastAsia="Times New Roman" w:hAnsi="Times New Roman" w:cs="Times New Roman"/>
          <w:sz w:val="24"/>
          <w:szCs w:val="24"/>
        </w:rPr>
        <w:t xml:space="preserve"> through time, we expect that TBI can be </w:t>
      </w:r>
      <w:r w:rsidR="00D8178E">
        <w:rPr>
          <w:rFonts w:ascii="Times New Roman" w:eastAsia="Times New Roman" w:hAnsi="Times New Roman" w:cs="Times New Roman"/>
          <w:sz w:val="24"/>
          <w:szCs w:val="24"/>
        </w:rPr>
        <w:t xml:space="preserve">applied to spatial-temporal </w:t>
      </w:r>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r w:rsidR="00D8178E">
        <w:rPr>
          <w:rFonts w:ascii="Times New Roman" w:eastAsia="Times New Roman" w:hAnsi="Times New Roman" w:cs="Times New Roman"/>
          <w:sz w:val="24"/>
          <w:szCs w:val="24"/>
        </w:rPr>
        <w:t xml:space="preserve">TBI approach quantifies </w:t>
      </w:r>
      <w:r w:rsidRPr="00295FF4">
        <w:rPr>
          <w:rFonts w:ascii="Times New Roman" w:eastAsia="Times New Roman" w:hAnsi="Times New Roman" w:cs="Times New Roman"/>
          <w:sz w:val="24"/>
          <w:szCs w:val="24"/>
        </w:rPr>
        <w:t>temporal change in sampling site</w:t>
      </w:r>
      <w:r w:rsidR="00D8178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two </w:t>
      </w:r>
      <w:r w:rsidR="00D8178E">
        <w:rPr>
          <w:rFonts w:ascii="Times New Roman" w:eastAsia="Times New Roman" w:hAnsi="Times New Roman" w:cs="Times New Roman"/>
          <w:sz w:val="24"/>
          <w:szCs w:val="24"/>
        </w:rPr>
        <w:t xml:space="preserve">points in time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community </w:t>
      </w:r>
      <w:r w:rsidR="00D01E4D" w:rsidRPr="00295FF4">
        <w:rPr>
          <w:rFonts w:ascii="Times New Roman" w:eastAsia="Times New Roman" w:hAnsi="Times New Roman" w:cs="Times New Roman"/>
          <w:sz w:val="24"/>
          <w:szCs w:val="24"/>
        </w:rPr>
        <w:lastRenderedPageBreak/>
        <w:t xml:space="preserve">composition data </w:t>
      </w:r>
      <w:r w:rsidR="00D01E4D" w:rsidRPr="00295FF4">
        <w:rPr>
          <w:rFonts w:ascii="Times New Roman" w:eastAsia="Times New Roman" w:hAnsi="Times New Roman" w:cs="Times New Roman"/>
          <w:sz w:val="24"/>
          <w:szCs w:val="24"/>
        </w:rPr>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p>
    <w:p w14:paraId="4A04DFC6" w14:textId="6E0824D4" w:rsidR="00AA4E39" w:rsidRPr="00295FF4" w:rsidRDefault="006F04E2" w:rsidP="00AD4106">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461C2D">
        <w:rPr>
          <w:rFonts w:ascii="Times New Roman" w:eastAsia="Times New Roman" w:hAnsi="Times New Roman" w:cs="Times New Roman"/>
          <w:sz w:val="24"/>
          <w:szCs w:val="24"/>
        </w:rPr>
        <w:t xml:space="preserve">expand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be applicable to spatial temporal population genetic data. The objective of o</w:t>
      </w:r>
      <w:r w:rsidR="00AE630D">
        <w:rPr>
          <w:rFonts w:ascii="Times New Roman" w:eastAsia="Times New Roman" w:hAnsi="Times New Roman" w:cs="Times New Roman"/>
          <w:sz w:val="24"/>
          <w:szCs w:val="24"/>
        </w:rPr>
        <w:t>ur new method</w:t>
      </w:r>
      <w:r w:rsidR="00604C02" w:rsidRPr="00295FF4">
        <w:rPr>
          <w:rFonts w:ascii="Times New Roman" w:eastAsia="Times New Roman" w:hAnsi="Times New Roman" w:cs="Times New Roman"/>
          <w:sz w:val="24"/>
          <w:szCs w:val="24"/>
        </w:rPr>
        <w:t xml:space="preserve">, Temporal Genetic </w:t>
      </w:r>
      <w:proofErr w:type="gramStart"/>
      <w:r w:rsidR="00604C02" w:rsidRPr="00295FF4">
        <w:rPr>
          <w:rFonts w:ascii="Times New Roman" w:eastAsia="Times New Roman" w:hAnsi="Times New Roman" w:cs="Times New Roman"/>
          <w:sz w:val="24"/>
          <w:szCs w:val="24"/>
        </w:rPr>
        <w:t>diversity</w:t>
      </w:r>
      <w:proofErr w:type="gramEnd"/>
      <w:r w:rsidR="00604C02" w:rsidRPr="00295FF4">
        <w:rPr>
          <w:rFonts w:ascii="Times New Roman" w:eastAsia="Times New Roman" w:hAnsi="Times New Roman" w:cs="Times New Roman"/>
          <w:sz w:val="24"/>
          <w:szCs w:val="24"/>
        </w:rPr>
        <w:t xml:space="preserve">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r w:rsidR="00461C2D">
        <w:rPr>
          <w:rFonts w:ascii="Times New Roman" w:eastAsia="Times New Roman" w:hAnsi="Times New Roman" w:cs="Times New Roman"/>
          <w:sz w:val="24"/>
          <w:szCs w:val="24"/>
        </w:rPr>
        <w:t xml:space="preserve"> and</w:t>
      </w:r>
      <w:r w:rsidR="00F05BC1">
        <w:rPr>
          <w:rFonts w:ascii="Times New Roman" w:eastAsia="Times New Roman" w:hAnsi="Times New Roman" w:cs="Times New Roman"/>
          <w:sz w:val="24"/>
          <w:szCs w:val="24"/>
        </w:rPr>
        <w:t xml:space="preserve"> to provide sensible information to policy-makers and managers</w:t>
      </w:r>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To demonstrate 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w:t>
      </w:r>
      <w:r w:rsidR="00CE0FF0">
        <w:rPr>
          <w:rFonts w:ascii="Times New Roman" w:eastAsia="Times New Roman" w:hAnsi="Times New Roman" w:cs="Times New Roman"/>
          <w:sz w:val="24"/>
          <w:szCs w:val="24"/>
        </w:rPr>
        <w:t>, losses or gains,</w:t>
      </w:r>
      <w:r w:rsidR="004E13A5" w:rsidRPr="00295FF4">
        <w:rPr>
          <w:rFonts w:ascii="Times New Roman" w:eastAsia="Times New Roman" w:hAnsi="Times New Roman" w:cs="Times New Roman"/>
          <w:sz w:val="24"/>
          <w:szCs w:val="24"/>
        </w:rPr>
        <w:t xml:space="preserve">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using standard false positive/negative rates binary classification.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w:t>
      </w:r>
      <w:proofErr w:type="gramStart"/>
      <w:r w:rsidR="0099229B">
        <w:rPr>
          <w:rFonts w:ascii="Times New Roman" w:eastAsia="Times New Roman" w:hAnsi="Times New Roman" w:cs="Times New Roman"/>
          <w:i/>
          <w:sz w:val="24"/>
          <w:szCs w:val="24"/>
        </w:rPr>
        <w:t>diversity</w:t>
      </w:r>
      <w:proofErr w:type="gramEnd"/>
      <w:r w:rsidR="0099229B">
        <w:rPr>
          <w:rFonts w:ascii="Times New Roman" w:eastAsia="Times New Roman" w:hAnsi="Times New Roman" w:cs="Times New Roman"/>
          <w:i/>
          <w:sz w:val="24"/>
          <w:szCs w:val="24"/>
        </w:rPr>
        <w:t xml:space="preserve"> I</w:t>
      </w:r>
      <w:r w:rsidR="00E97F87" w:rsidRPr="00B76004">
        <w:rPr>
          <w:rFonts w:ascii="Times New Roman" w:eastAsia="Times New Roman" w:hAnsi="Times New Roman" w:cs="Times New Roman"/>
          <w:i/>
          <w:sz w:val="24"/>
          <w:szCs w:val="24"/>
        </w:rPr>
        <w:t>ndices for genetic data</w:t>
      </w:r>
    </w:p>
    <w:p w14:paraId="6F257F59" w14:textId="77777777" w:rsidR="007D68AE" w:rsidRDefault="00131E2F" w:rsidP="00AF3E7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t>
      </w:r>
      <w:r w:rsidR="00A84ED9">
        <w:rPr>
          <w:rFonts w:ascii="Times New Roman" w:eastAsia="Times New Roman" w:hAnsi="Times New Roman" w:cs="Times New Roman"/>
          <w:sz w:val="24"/>
          <w:szCs w:val="24"/>
          <w:lang w:val="en-GB"/>
        </w:rPr>
        <w:t xml:space="preserve">In extending TBI to </w:t>
      </w:r>
      <w:r w:rsidR="002F53A6">
        <w:rPr>
          <w:rFonts w:ascii="Times New Roman" w:eastAsia="Times New Roman" w:hAnsi="Times New Roman" w:cs="Times New Roman"/>
          <w:sz w:val="24"/>
          <w:szCs w:val="24"/>
          <w:lang w:val="en-GB"/>
        </w:rPr>
        <w:t xml:space="preserve">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genetic diversity </w:t>
      </w:r>
      <w:r w:rsidR="00A84ED9">
        <w:rPr>
          <w:rFonts w:ascii="Times New Roman" w:eastAsia="Times New Roman" w:hAnsi="Times New Roman" w:cs="Times New Roman"/>
          <w:sz w:val="24"/>
          <w:szCs w:val="24"/>
          <w:lang w:val="en-GB"/>
        </w:rPr>
        <w:t xml:space="preserve">did 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2F53A6">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w:t>
      </w:r>
    </w:p>
    <w:p w14:paraId="0E14A362" w14:textId="77777777" w:rsidR="00D92DB8" w:rsidRDefault="007D68AE" w:rsidP="00AF3E7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lang w:val="en-GB"/>
        </w:rPr>
        <w: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specific genetic dataset. Permutation-based approaches can be used to generate a distribution of values against which an observed value (here temporal change in genetic diversity) can be compared. </w:t>
      </w:r>
      <w:r w:rsidRPr="00295FF4">
        <w:rPr>
          <w:rFonts w:ascii="Times New Roman" w:eastAsia="Times New Roman" w:hAnsi="Times New Roman" w:cs="Times New Roman"/>
          <w:sz w:val="24"/>
          <w:szCs w:val="24"/>
        </w:rPr>
        <w:t xml:space="preserve">Such a permutation-based statistical inference method for the analysis of spatial-temporal changes in community composition have recently been proposed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(Legendre &amp; Gauthier, 2014; Shimadzu, Dornelas, &amp; Magurran, 2015)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F53A6" w:rsidRPr="002F53A6">
        <w:rPr>
          <w:rFonts w:ascii="Times New Roman" w:eastAsia="Times New Roman" w:hAnsi="Times New Roman" w:cs="Times New Roman"/>
          <w:sz w:val="24"/>
          <w:szCs w:val="24"/>
          <w:lang w:val="en-GB"/>
        </w:rPr>
        <w:t>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sidR="00131E2F">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w:t>
      </w:r>
      <w:r w:rsidR="003E71A5">
        <w:rPr>
          <w:rFonts w:ascii="Times New Roman" w:eastAsia="Times New Roman" w:hAnsi="Times New Roman" w:cs="Times New Roman"/>
          <w:sz w:val="24"/>
          <w:szCs w:val="24"/>
          <w:lang w:val="en-GB"/>
        </w:rPr>
        <w:t xml:space="preserve">genotypic </w:t>
      </w:r>
      <w:r w:rsidR="002F53A6">
        <w:rPr>
          <w:rFonts w:ascii="Times New Roman" w:eastAsia="Times New Roman" w:hAnsi="Times New Roman" w:cs="Times New Roman"/>
          <w:sz w:val="24"/>
          <w:szCs w:val="24"/>
          <w:lang w:val="en-GB"/>
        </w:rPr>
        <w:t>matrices</w:t>
      </w:r>
      <w:r w:rsidR="003E71A5">
        <w:rPr>
          <w:rFonts w:ascii="Times New Roman" w:eastAsia="Times New Roman" w:hAnsi="Times New Roman" w:cs="Times New Roman"/>
          <w:sz w:val="24"/>
          <w:szCs w:val="24"/>
          <w:lang w:val="en-GB"/>
        </w:rPr>
        <w:t>.</w:t>
      </w:r>
      <w:r w:rsidR="00131E2F">
        <w:rPr>
          <w:rFonts w:ascii="Times New Roman" w:eastAsia="Times New Roman" w:hAnsi="Times New Roman" w:cs="Times New Roman"/>
          <w:sz w:val="24"/>
          <w:szCs w:val="24"/>
          <w:lang w:val="en-GB"/>
        </w:rPr>
        <w:t xml:space="preserve"> </w:t>
      </w:r>
    </w:p>
    <w:p w14:paraId="52F3986E" w14:textId="2159D387" w:rsidR="00AF3E77" w:rsidRPr="00D92DB8" w:rsidRDefault="00AF3E77" w:rsidP="00AF3E7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There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right way to permute can be important to </w:t>
      </w:r>
      <w:r w:rsidR="00B63A97">
        <w:rPr>
          <w:rFonts w:ascii="Times New Roman" w:eastAsia="Times New Roman" w:hAnsi="Times New Roman" w:cs="Times New Roman"/>
          <w:sz w:val="24"/>
          <w:szCs w:val="24"/>
          <w:lang w:val="en-GB"/>
        </w:rPr>
        <w:t>make the correct inference</w:t>
      </w:r>
      <w:r w:rsidR="004058E4">
        <w:rPr>
          <w:rFonts w:ascii="Times New Roman" w:eastAsia="Times New Roman" w:hAnsi="Times New Roman" w:cs="Times New Roman"/>
          <w:sz w:val="24"/>
          <w:szCs w:val="24"/>
          <w:lang w:val="en-GB"/>
        </w:rPr>
        <w:t xml:space="preserve"> </w:t>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commentRangeStart w:id="0"/>
      <w:r w:rsidR="006368E7">
        <w:rPr>
          <w:rFonts w:ascii="Times New Roman" w:eastAsia="Times New Roman" w:hAnsi="Times New Roman" w:cs="Times New Roman"/>
          <w:sz w:val="24"/>
          <w:szCs w:val="24"/>
          <w:lang w:val="en-GB"/>
        </w:rPr>
        <w:t>For example, one can permute</w:t>
      </w:r>
      <w:r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Pr="0007763B">
        <w:rPr>
          <w:rFonts w:ascii="Times New Roman" w:eastAsia="Times New Roman" w:hAnsi="Times New Roman" w:cs="Times New Roman"/>
          <w:sz w:val="24"/>
          <w:szCs w:val="24"/>
          <w:lang w:val="en-GB"/>
        </w:rPr>
        <w:t>locus</w:t>
      </w:r>
      <w:r>
        <w:rPr>
          <w:rFonts w:ascii="Times New Roman" w:eastAsia="Times New Roman" w:hAnsi="Times New Roman" w:cs="Times New Roman"/>
          <w:sz w:val="24"/>
          <w:szCs w:val="24"/>
          <w:lang w:val="en-GB"/>
        </w:rPr>
        <w:t xml:space="preserve"> with another</w:t>
      </w:r>
      <w:r w:rsidRPr="0007763B">
        <w:rPr>
          <w:rFonts w:ascii="Times New Roman" w:eastAsia="Times New Roman" w:hAnsi="Times New Roman" w:cs="Times New Roman"/>
          <w:sz w:val="24"/>
          <w:szCs w:val="24"/>
          <w:lang w:val="en-GB"/>
        </w:rPr>
        <w:t xml:space="preserve"> in the same way in both </w:t>
      </w:r>
      <w:r>
        <w:rPr>
          <w:rFonts w:ascii="Times New Roman" w:eastAsia="Times New Roman" w:hAnsi="Times New Roman" w:cs="Times New Roman"/>
          <w:sz w:val="24"/>
          <w:szCs w:val="24"/>
          <w:lang w:val="en-GB"/>
        </w:rPr>
        <w:t>temporal datasets, or one can permute loci independently in each dataset</w:t>
      </w:r>
      <w:r w:rsidRPr="0007763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An alternative way to permute genetic data is to </w:t>
      </w:r>
      <w:r w:rsidRPr="0007763B">
        <w:rPr>
          <w:rFonts w:ascii="Times New Roman" w:eastAsia="Times New Roman" w:hAnsi="Times New Roman" w:cs="Times New Roman"/>
          <w:sz w:val="24"/>
          <w:szCs w:val="24"/>
          <w:lang w:val="en-GB"/>
        </w:rPr>
        <w:t>permut</w:t>
      </w:r>
      <w:r>
        <w:rPr>
          <w:rFonts w:ascii="Times New Roman" w:eastAsia="Times New Roman" w:hAnsi="Times New Roman" w:cs="Times New Roman"/>
          <w:sz w:val="24"/>
          <w:szCs w:val="24"/>
          <w:lang w:val="en-GB"/>
        </w:rPr>
        <w:t>e</w:t>
      </w:r>
      <w:r w:rsidRPr="0007763B">
        <w:rPr>
          <w:rFonts w:ascii="Times New Roman" w:eastAsia="Times New Roman" w:hAnsi="Times New Roman" w:cs="Times New Roman"/>
          <w:sz w:val="24"/>
          <w:szCs w:val="24"/>
          <w:lang w:val="en-GB"/>
        </w:rPr>
        <w:t xml:space="preserve"> sampling sites in</w:t>
      </w:r>
      <w:r>
        <w:rPr>
          <w:rFonts w:ascii="Times New Roman" w:eastAsia="Times New Roman" w:hAnsi="Times New Roman" w:cs="Times New Roman"/>
          <w:sz w:val="24"/>
          <w:szCs w:val="24"/>
          <w:lang w:val="en-GB"/>
        </w:rPr>
        <w:t xml:space="preserve">stead of loci. </w:t>
      </w:r>
      <w:r w:rsidR="00B63A97">
        <w:rPr>
          <w:rFonts w:ascii="Times New Roman" w:eastAsia="Times New Roman" w:hAnsi="Times New Roman" w:cs="Times New Roman"/>
          <w:sz w:val="24"/>
          <w:szCs w:val="24"/>
          <w:lang w:val="en-GB"/>
        </w:rPr>
        <w:t>As it i</w:t>
      </w:r>
      <w:r w:rsidR="00596B92">
        <w:rPr>
          <w:rFonts w:ascii="Times New Roman" w:eastAsia="Times New Roman" w:hAnsi="Times New Roman" w:cs="Times New Roman"/>
          <w:sz w:val="24"/>
          <w:szCs w:val="24"/>
          <w:lang w:val="en-GB"/>
        </w:rPr>
        <w:t xml:space="preserve">s not known </w:t>
      </w:r>
      <w:r>
        <w:rPr>
          <w:rFonts w:ascii="Times New Roman" w:eastAsia="Times New Roman" w:hAnsi="Times New Roman" w:cs="Times New Roman"/>
          <w:sz w:val="24"/>
          <w:szCs w:val="24"/>
          <w:lang w:val="en-GB"/>
        </w:rPr>
        <w:t xml:space="preserve">which type of permutation </w:t>
      </w:r>
      <w:r w:rsidR="006368E7">
        <w:rPr>
          <w:rFonts w:ascii="Times New Roman" w:eastAsia="Times New Roman" w:hAnsi="Times New Roman" w:cs="Times New Roman"/>
          <w:sz w:val="24"/>
          <w:szCs w:val="24"/>
          <w:lang w:val="en-GB"/>
        </w:rPr>
        <w:t xml:space="preserve">would </w:t>
      </w:r>
      <w:r>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r w:rsidR="00596B92">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we test</w:t>
      </w:r>
      <w:r w:rsidR="006368E7">
        <w:rPr>
          <w:rFonts w:ascii="Times New Roman" w:eastAsia="Times New Roman" w:hAnsi="Times New Roman" w:cs="Times New Roman"/>
          <w:sz w:val="24"/>
          <w:szCs w:val="24"/>
          <w:lang w:val="en-GB"/>
        </w:rPr>
        <w:t>ed</w:t>
      </w:r>
      <w:r>
        <w:rPr>
          <w:rFonts w:ascii="Times New Roman" w:eastAsia="Times New Roman" w:hAnsi="Times New Roman" w:cs="Times New Roman"/>
          <w:sz w:val="24"/>
          <w:szCs w:val="24"/>
          <w:lang w:val="en-GB"/>
        </w:rPr>
        <w:t xml:space="preserve"> the performance of </w:t>
      </w:r>
      <w:r w:rsidR="00596B92">
        <w:rPr>
          <w:rFonts w:ascii="Times New Roman" w:eastAsia="Times New Roman" w:hAnsi="Times New Roman" w:cs="Times New Roman"/>
          <w:sz w:val="24"/>
          <w:szCs w:val="24"/>
          <w:lang w:val="en-GB"/>
        </w:rPr>
        <w:lastRenderedPageBreak/>
        <w:t xml:space="preserve">each of </w:t>
      </w:r>
      <w:r>
        <w:rPr>
          <w:rFonts w:ascii="Times New Roman" w:eastAsia="Times New Roman" w:hAnsi="Times New Roman" w:cs="Times New Roman"/>
          <w:sz w:val="24"/>
          <w:szCs w:val="24"/>
          <w:lang w:val="en-GB"/>
        </w:rPr>
        <w:t xml:space="preserve">these three permutation approaches </w:t>
      </w:r>
      <w:r w:rsidR="00596B92">
        <w:rPr>
          <w:rFonts w:ascii="Times New Roman" w:eastAsia="Times New Roman" w:hAnsi="Times New Roman" w:cs="Times New Roman"/>
          <w:sz w:val="24"/>
          <w:szCs w:val="24"/>
          <w:lang w:val="en-GB"/>
        </w:rPr>
        <w:t xml:space="preserve">in identifying </w:t>
      </w:r>
      <w:r>
        <w:rPr>
          <w:rFonts w:ascii="Times New Roman" w:eastAsia="Times New Roman" w:hAnsi="Times New Roman" w:cs="Times New Roman"/>
          <w:sz w:val="24"/>
          <w:szCs w:val="24"/>
          <w:lang w:val="en-GB"/>
        </w:rPr>
        <w:t>identify statistically significant temporal change</w:t>
      </w:r>
      <w:r w:rsidR="00596B92">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in genetic diversity. </w:t>
      </w:r>
      <w:r w:rsidRPr="0007763B">
        <w:rPr>
          <w:rFonts w:ascii="Times New Roman" w:eastAsia="Times New Roman" w:hAnsi="Times New Roman" w:cs="Times New Roman"/>
          <w:sz w:val="24"/>
          <w:szCs w:val="24"/>
          <w:lang w:val="en-GB"/>
        </w:rPr>
        <w:t xml:space="preserve">We summarized </w:t>
      </w:r>
      <w:r>
        <w:rPr>
          <w:rFonts w:ascii="Times New Roman" w:eastAsia="Times New Roman" w:hAnsi="Times New Roman" w:cs="Times New Roman"/>
          <w:sz w:val="24"/>
          <w:szCs w:val="24"/>
          <w:lang w:val="en-GB"/>
        </w:rPr>
        <w:t xml:space="preserve">the </w:t>
      </w:r>
      <w:r w:rsidRPr="0007763B">
        <w:rPr>
          <w:rFonts w:ascii="Times New Roman" w:eastAsia="Times New Roman" w:hAnsi="Times New Roman" w:cs="Times New Roman"/>
          <w:sz w:val="24"/>
          <w:szCs w:val="24"/>
          <w:lang w:val="en-GB"/>
        </w:rPr>
        <w:t xml:space="preserve">statistical performance </w:t>
      </w:r>
      <w:r>
        <w:rPr>
          <w:rFonts w:ascii="Times New Roman" w:eastAsia="Times New Roman" w:hAnsi="Times New Roman" w:cs="Times New Roman"/>
          <w:sz w:val="24"/>
          <w:szCs w:val="24"/>
          <w:lang w:val="en-GB"/>
        </w:rPr>
        <w:t xml:space="preserve">of each </w:t>
      </w:r>
      <w:r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 xml:space="preserve">We used 999 permutations in all analyses, unless </w:t>
      </w:r>
      <w:r w:rsidR="00596B92">
        <w:rPr>
          <w:rFonts w:ascii="Times New Roman" w:eastAsia="Times New Roman" w:hAnsi="Times New Roman" w:cs="Times New Roman"/>
          <w:sz w:val="24"/>
          <w:szCs w:val="24"/>
          <w:lang w:val="en-GB"/>
        </w:rPr>
        <w:t xml:space="preserve">otherwise </w:t>
      </w:r>
      <w:r w:rsidR="000270B4" w:rsidRPr="0007763B">
        <w:rPr>
          <w:rFonts w:ascii="Times New Roman" w:eastAsia="Times New Roman" w:hAnsi="Times New Roman" w:cs="Times New Roman"/>
          <w:sz w:val="24"/>
          <w:szCs w:val="24"/>
          <w:lang w:val="en-GB"/>
        </w:rPr>
        <w:t>specified.</w:t>
      </w:r>
      <w:commentRangeEnd w:id="0"/>
      <w:r w:rsidR="00754EBE">
        <w:rPr>
          <w:rStyle w:val="Marquedecommentaire"/>
        </w:rPr>
        <w:commentReference w:id="0"/>
      </w:r>
    </w:p>
    <w:p w14:paraId="2E1A92E5" w14:textId="77777777" w:rsidR="00F54551" w:rsidRPr="0007763B" w:rsidRDefault="00F54551" w:rsidP="00AF3E7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A51948">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7D7D900C" w:rsidR="00AD490A" w:rsidRPr="006F59FE" w:rsidRDefault="00596B92" w:rsidP="00A51948">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 xml:space="preserve">Genetic distance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w:t>
      </w:r>
      <w:r w:rsidR="006368E7">
        <w:rPr>
          <w:rFonts w:ascii="Times New Roman" w:eastAsia="Times New Roman" w:hAnsi="Times New Roman" w:cs="Times New Roman"/>
          <w:sz w:val="24"/>
          <w:szCs w:val="24"/>
          <w:lang w:val="en-GB"/>
        </w:rPr>
        <w:t>the c</w:t>
      </w:r>
      <w:r w:rsidR="001425D4" w:rsidRPr="0007763B">
        <w:rPr>
          <w:rFonts w:ascii="Times New Roman" w:eastAsia="Times New Roman" w:hAnsi="Times New Roman" w:cs="Times New Roman"/>
          <w:sz w:val="24"/>
          <w:szCs w:val="24"/>
          <w:lang w:val="en-GB"/>
        </w:rPr>
        <w:t>hord distance</w:t>
      </w:r>
      <w:r>
        <w:rPr>
          <w:rFonts w:ascii="Times New Roman" w:eastAsia="Times New Roman" w:hAnsi="Times New Roman" w:cs="Times New Roman"/>
          <w:sz w:val="24"/>
          <w:szCs w:val="24"/>
          <w:lang w:val="en-GB"/>
        </w:rPr>
        <w:t xml:space="preserve">. We chose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776CEC">
        <w:rPr>
          <w:rFonts w:ascii="Times New Roman" w:eastAsia="Times New Roman" w:hAnsi="Times New Roman" w:cs="Times New Roman"/>
          <w:sz w:val="24"/>
          <w:szCs w:val="24"/>
          <w:lang w:val="en-GB"/>
        </w:rPr>
        <w:fldChar w:fldCharType="begin" w:fldLock="1"/>
      </w:r>
      <w:r w:rsidR="00FC33C1">
        <w:rPr>
          <w:rFonts w:ascii="Times New Roman" w:eastAsia="Times New Roman" w:hAnsi="Times New Roman" w:cs="Times New Roman"/>
          <w:sz w:val="24"/>
          <w:szCs w:val="24"/>
          <w:lang w:val="en-GB"/>
        </w:rPr>
        <w:instrText>ADDIN CSL_CITATION {"citationItems":[{"id":"ITEM-1","itemData":{"author":[{"dropping-particle":"","family":"Avise","given":"J.C.","non-dropping-particle":"","parse-names":false,"suffix":""}],"id":"ITEM-1","issued":{"date-parts":[["1994"]]},"publisher":"Chapman &amp; Hall","publisher-place":"London, UK","title":"Molecular markers, natural history and evolution","type":"book"},"uris":["http://www.mendeley.com/documents/?uuid=0093e8a9-89a8-41a9-9077-2bc1576a9d11"]},{"id":"ITEM-2","itemData":{"author":[{"dropping-particle":"","family":"Rogers","given":"J.S.","non-dropping-particle":"","parse-names":false,"suffix":""}],"chapter-number":"4","container-title":"Studies in Genetics VII","editor":[{"dropping-particle":"","family":"Wheeler","given":"Marshall R.","non-dropping-particle":"","parse-names":false,"suffix":""}],"id":"ITEM-2","issued":{"date-parts":[["1972"]]},"page":"145-153","publisher":"The University of Texas","publisher-place":"Austin","title":"Measures of genetic similarity and genetic distances","type":"chapter"},"uris":["http://www.mendeley.com/documents/?uuid=e2f47413-304f-48e0-970f-b95fba975af9"]}],"mendeley":{"formattedCitation":"(Avise, 1994; Rogers, 1972)","plainTextFormattedCitation":"(Avise, 1994; Rogers, 1972)","previouslyFormattedCitation":"(Avise, 1994; Rogers, 1972)"},"properties":{"noteIndex":0},"schema":"https://github.com/citation-style-language/schema/raw/master/csl-citation.json"}</w:instrText>
      </w:r>
      <w:r w:rsidR="00776CEC">
        <w:rPr>
          <w:rFonts w:ascii="Times New Roman" w:eastAsia="Times New Roman" w:hAnsi="Times New Roman" w:cs="Times New Roman"/>
          <w:sz w:val="24"/>
          <w:szCs w:val="24"/>
          <w:lang w:val="en-GB"/>
        </w:rPr>
        <w:fldChar w:fldCharType="separate"/>
      </w:r>
      <w:r w:rsidR="00776CEC" w:rsidRPr="00776CEC">
        <w:rPr>
          <w:rFonts w:ascii="Times New Roman" w:eastAsia="Times New Roman" w:hAnsi="Times New Roman" w:cs="Times New Roman"/>
          <w:noProof/>
          <w:sz w:val="24"/>
          <w:szCs w:val="24"/>
          <w:lang w:val="en-GB"/>
        </w:rPr>
        <w:t>(Avise, 1994; Rogers, 1972)</w:t>
      </w:r>
      <w:r w:rsidR="00776CEC">
        <w:rPr>
          <w:rFonts w:ascii="Times New Roman" w:eastAsia="Times New Roman" w:hAnsi="Times New Roman" w:cs="Times New Roman"/>
          <w:sz w:val="24"/>
          <w:szCs w:val="24"/>
          <w:lang w:val="en-GB"/>
        </w:rPr>
        <w:fldChar w:fldCharType="end"/>
      </w:r>
      <w:r w:rsidR="00987774">
        <w:rPr>
          <w:rFonts w:ascii="Times New Roman" w:eastAsia="Times New Roman" w:hAnsi="Times New Roman" w:cs="Times New Roman"/>
          <w:sz w:val="24"/>
          <w:szCs w:val="24"/>
          <w:lang w:val="en-GB"/>
        </w:rPr>
        <w:t>, which is very similar to the Euclidean genetic distance.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We computed the distance using the </w:t>
      </w:r>
      <w:proofErr w:type="spellStart"/>
      <w:proofErr w:type="gramStart"/>
      <w:r w:rsidR="006F59FE" w:rsidRPr="0007763B">
        <w:rPr>
          <w:rFonts w:ascii="Times New Roman" w:eastAsia="Times New Roman" w:hAnsi="Times New Roman" w:cs="Times New Roman"/>
          <w:i/>
          <w:sz w:val="24"/>
          <w:szCs w:val="24"/>
          <w:lang w:val="en-GB"/>
        </w:rPr>
        <w:t>dist.genpop</w:t>
      </w:r>
      <w:proofErr w:type="spellEnd"/>
      <w:proofErr w:type="gramEnd"/>
      <w:r w:rsidR="006F59FE" w:rsidRPr="0007763B">
        <w:rPr>
          <w:rFonts w:ascii="Times New Roman" w:eastAsia="Times New Roman" w:hAnsi="Times New Roman" w:cs="Times New Roman"/>
          <w:sz w:val="24"/>
          <w:szCs w:val="24"/>
          <w:lang w:val="en-GB"/>
        </w:rPr>
        <w:t xml:space="preserve"> 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1" w:name="_Toc471728242"/>
      <w:bookmarkStart w:id="2"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
      <w:bookmarkEnd w:id="2"/>
    </w:p>
    <w:p w14:paraId="1ECE0643" w14:textId="7B042C03"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07763B">
        <w:rPr>
          <w:rFonts w:ascii="Times New Roman" w:eastAsia="Times New Roman" w:hAnsi="Times New Roman" w:cs="Times New Roman"/>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The </w:t>
      </w:r>
      <w:r w:rsidR="006B5D89">
        <w:rPr>
          <w:rFonts w:ascii="Times New Roman" w:eastAsia="Times New Roman" w:hAnsi="Times New Roman" w:cs="Times New Roman"/>
          <w:sz w:val="24"/>
          <w:szCs w:val="24"/>
          <w:lang w:val="en-CA"/>
        </w:rPr>
        <w:lastRenderedPageBreak/>
        <w:t>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t>
      </w:r>
      <w:r w:rsidR="0054565E">
        <w:rPr>
          <w:rFonts w:ascii="Times New Roman" w:eastAsia="Times New Roman" w:hAnsi="Times New Roman" w:cs="Times New Roman"/>
          <w:sz w:val="24"/>
          <w:szCs w:val="24"/>
          <w:lang w:val="en-CA"/>
        </w:rPr>
        <w:t xml:space="preserve">(see below) </w:t>
      </w:r>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w:t>
      </w:r>
      <w:proofErr w:type="gramStart"/>
      <w:r w:rsidR="007C19E5">
        <w:rPr>
          <w:rFonts w:ascii="Times New Roman" w:eastAsia="Times New Roman" w:hAnsi="Times New Roman" w:cs="Times New Roman"/>
          <w:sz w:val="24"/>
          <w:szCs w:val="24"/>
          <w:lang w:val="en-GB"/>
        </w:rPr>
        <w:t>neutral</w:t>
      </w:r>
      <w:proofErr w:type="gramEnd"/>
      <w:r w:rsidR="007C19E5">
        <w:rPr>
          <w:rFonts w:ascii="Times New Roman" w:eastAsia="Times New Roman" w:hAnsi="Times New Roman" w:cs="Times New Roman"/>
          <w:sz w:val="24"/>
          <w:szCs w:val="24"/>
          <w:lang w:val="en-GB"/>
        </w:rPr>
        <w:t>,</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specified.</w:t>
      </w:r>
    </w:p>
    <w:p w14:paraId="32CD2D77" w14:textId="0B354645"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5BD4D236" w:rsidR="00910194" w:rsidRPr="0007763B" w:rsidRDefault="008647FB"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We chose to simulate </w:t>
      </w:r>
      <w:r w:rsidR="00910194">
        <w:rPr>
          <w:rFonts w:ascii="Times New Roman" w:eastAsia="Times New Roman" w:hAnsi="Times New Roman" w:cs="Times New Roman"/>
          <w:sz w:val="24"/>
          <w:szCs w:val="24"/>
          <w:lang w:val="en-GB"/>
        </w:rPr>
        <w:t>immigration</w:t>
      </w:r>
      <w:r>
        <w:rPr>
          <w:rFonts w:ascii="Times New Roman" w:eastAsia="Times New Roman" w:hAnsi="Times New Roman" w:cs="Times New Roman"/>
          <w:sz w:val="24"/>
          <w:szCs w:val="24"/>
          <w:lang w:val="en-GB"/>
        </w:rPr>
        <w:t xml:space="preserve"> from a diverged population to our landscape, as a demographic event</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these </w:t>
      </w:r>
      <w:r w:rsidR="0054565E">
        <w:rPr>
          <w:rFonts w:ascii="Times New Roman" w:eastAsia="Times New Roman" w:hAnsi="Times New Roman" w:cs="Times New Roman"/>
          <w:sz w:val="24"/>
          <w:szCs w:val="24"/>
          <w:lang w:val="en-GB"/>
        </w:rPr>
        <w:t>historical</w:t>
      </w:r>
      <w:r>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54565E">
        <w:rPr>
          <w:rFonts w:ascii="Times New Roman" w:eastAsia="Times New Roman" w:hAnsi="Times New Roman" w:cs="Times New Roman"/>
          <w:sz w:val="24"/>
          <w:szCs w:val="24"/>
          <w:lang w:val="en-GB"/>
        </w:rPr>
        <w:t>using genetic data</w:t>
      </w:r>
      <w:r w:rsidR="00910194">
        <w:rPr>
          <w:rFonts w:ascii="Times New Roman" w:eastAsia="Times New Roman" w:hAnsi="Times New Roman" w:cs="Times New Roman"/>
          <w:sz w:val="24"/>
          <w:szCs w:val="24"/>
          <w:lang w:val="en-GB"/>
        </w:rPr>
        <w:t xml:space="preserve">. In simulating </w:t>
      </w:r>
      <w:r w:rsidR="00910194" w:rsidRPr="0007763B">
        <w:rPr>
          <w:rFonts w:ascii="Times New Roman" w:eastAsia="Times New Roman" w:hAnsi="Times New Roman" w:cs="Times New Roman"/>
          <w:sz w:val="24"/>
          <w:szCs w:val="24"/>
          <w:lang w:val="en-GB"/>
        </w:rPr>
        <w:t>immigration</w:t>
      </w:r>
      <w:r w:rsidR="00910194">
        <w:rPr>
          <w:rFonts w:ascii="Times New Roman" w:eastAsia="Times New Roman" w:hAnsi="Times New Roman" w:cs="Times New Roman"/>
          <w:sz w:val="24"/>
          <w:szCs w:val="24"/>
          <w:lang w:val="en-GB"/>
        </w:rPr>
        <w:t xml:space="preserve">, we allowed individuals </w:t>
      </w:r>
      <w:r w:rsidR="00910194" w:rsidRPr="0007763B">
        <w:rPr>
          <w:rFonts w:ascii="Times New Roman" w:eastAsia="Times New Roman" w:hAnsi="Times New Roman" w:cs="Times New Roman"/>
          <w:sz w:val="24"/>
          <w:szCs w:val="24"/>
          <w:lang w:val="en-GB"/>
        </w:rPr>
        <w:t>from a</w:t>
      </w:r>
      <w:r w:rsidR="00910194">
        <w:rPr>
          <w:rFonts w:ascii="Times New Roman" w:eastAsia="Times New Roman" w:hAnsi="Times New Roman" w:cs="Times New Roman"/>
          <w:sz w:val="24"/>
          <w:szCs w:val="24"/>
          <w:lang w:val="en-GB"/>
        </w:rPr>
        <w:t xml:space="preserve"> 26</w:t>
      </w:r>
      <w:r w:rsidR="00910194" w:rsidRPr="001E3806">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separate </w:t>
      </w:r>
      <w:r w:rsidR="00910194" w:rsidRPr="0007763B">
        <w:rPr>
          <w:rFonts w:ascii="Times New Roman" w:eastAsia="Times New Roman" w:hAnsi="Times New Roman" w:cs="Times New Roman"/>
          <w:sz w:val="24"/>
          <w:szCs w:val="24"/>
          <w:lang w:val="en-GB"/>
        </w:rPr>
        <w:t xml:space="preserve">population </w:t>
      </w:r>
      <w:r w:rsidR="00910194">
        <w:rPr>
          <w:rFonts w:ascii="Times New Roman" w:eastAsia="Times New Roman" w:hAnsi="Times New Roman" w:cs="Times New Roman"/>
          <w:sz w:val="24"/>
          <w:szCs w:val="24"/>
          <w:lang w:val="en-GB"/>
        </w:rPr>
        <w:t xml:space="preserve">to be added to our study area.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lastRenderedPageBreak/>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the demographic event,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to disperse to</w:t>
      </w:r>
      <w:r w:rsidR="00751073">
        <w:rPr>
          <w:rFonts w:ascii="Times New Roman" w:eastAsia="Times New Roman" w:hAnsi="Times New Roman" w:cs="Times New Roman"/>
          <w:sz w:val="24"/>
          <w:szCs w:val="24"/>
          <w:lang w:val="en-GB"/>
        </w:rPr>
        <w:t xml:space="preserve"> </w:t>
      </w:r>
      <w:r w:rsidR="00751073">
        <w:rPr>
          <w:rFonts w:ascii="Times New Roman" w:eastAsia="Times New Roman" w:hAnsi="Times New Roman" w:cs="Times New Roman"/>
          <w:i/>
          <w:sz w:val="24"/>
          <w:szCs w:val="24"/>
          <w:lang w:val="en-GB"/>
        </w:rPr>
        <w:t>a priori</w:t>
      </w:r>
      <w:r w:rsidR="00751073">
        <w:rPr>
          <w:rFonts w:ascii="Times New Roman" w:eastAsia="Times New Roman" w:hAnsi="Times New Roman" w:cs="Times New Roman"/>
          <w:sz w:val="24"/>
          <w:szCs w:val="24"/>
          <w:lang w:val="en-GB"/>
        </w:rPr>
        <w:t xml:space="preserve"> defined</w:t>
      </w:r>
      <w:r w:rsidR="00910194">
        <w:rPr>
          <w:rFonts w:ascii="Times New Roman" w:eastAsia="Times New Roman" w:hAnsi="Times New Roman" w:cs="Times New Roman"/>
          <w:sz w:val="24"/>
          <w:szCs w:val="24"/>
          <w:lang w:val="en-GB"/>
        </w:rPr>
        <w:t xml:space="preserve"> p</w:t>
      </w:r>
      <w:r>
        <w:rPr>
          <w:rFonts w:ascii="Times New Roman" w:eastAsia="Times New Roman" w:hAnsi="Times New Roman" w:cs="Times New Roman"/>
          <w:sz w:val="24"/>
          <w:szCs w:val="24"/>
          <w:lang w:val="en-GB"/>
        </w:rPr>
        <w:t>arts of the landscape by reducing</w:t>
      </w:r>
      <w:r w:rsidR="00910194">
        <w:rPr>
          <w:rFonts w:ascii="Times New Roman" w:eastAsia="Times New Roman" w:hAnsi="Times New Roman" w:cs="Times New Roman"/>
          <w:sz w:val="24"/>
          <w:szCs w:val="24"/>
          <w:lang w:val="en-GB"/>
        </w:rPr>
        <w:t xml:space="preserve"> dispersal distance</w:t>
      </w:r>
      <w:r>
        <w:rPr>
          <w:rFonts w:ascii="Times New Roman" w:eastAsia="Times New Roman" w:hAnsi="Times New Roman" w:cs="Times New Roman"/>
          <w:sz w:val="24"/>
          <w:szCs w:val="24"/>
          <w:lang w:val="en-GB"/>
        </w:rPr>
        <w:t xml:space="preserve"> between the 26</w:t>
      </w:r>
      <w:r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w:t>
      </w:r>
      <w:r w:rsidR="00751073">
        <w:rPr>
          <w:rFonts w:ascii="Times New Roman" w:eastAsia="Times New Roman" w:hAnsi="Times New Roman" w:cs="Times New Roman"/>
          <w:sz w:val="24"/>
          <w:szCs w:val="24"/>
          <w:lang w:val="en-GB"/>
        </w:rPr>
        <w:t>and those parts</w:t>
      </w:r>
      <w:r w:rsidR="00910194">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4B868127" w:rsidR="004E13A5" w:rsidRPr="00284908" w:rsidRDefault="00746931"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represents how hard it is to disperse with high values of B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122FF07B" w:rsidR="004E13A5"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Individuals 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17A16477" w14:textId="1DBA11F4" w:rsidR="003D5A1B" w:rsidRDefault="003D5A1B" w:rsidP="00A51948">
      <w:pPr>
        <w:spacing w:before="240" w:line="480" w:lineRule="auto"/>
        <w:rPr>
          <w:rFonts w:ascii="Times New Roman" w:hAnsi="Times New Roman" w:cs="Times New Roman"/>
          <w:sz w:val="24"/>
          <w:szCs w:val="24"/>
          <w:lang w:val="en-CA"/>
        </w:rPr>
      </w:pPr>
      <w:r>
        <w:rPr>
          <w:rFonts w:ascii="Times New Roman" w:hAnsi="Times New Roman" w:cs="Times New Roman"/>
          <w:b/>
          <w:sz w:val="24"/>
          <w:szCs w:val="24"/>
          <w:lang w:val="en-CA"/>
        </w:rPr>
        <w:lastRenderedPageBreak/>
        <w:t xml:space="preserve">Table 1: </w:t>
      </w:r>
      <w:r>
        <w:rPr>
          <w:rFonts w:ascii="Times New Roman" w:hAnsi="Times New Roman" w:cs="Times New Roman"/>
          <w:sz w:val="24"/>
          <w:szCs w:val="24"/>
          <w:lang w:val="en-CA"/>
        </w:rPr>
        <w:t>Simulation scenarios with abbreviations used throughout the manuscript. The numbers in parentheses indicate the number of unique simulations ran for each factor level or combination of factor levels.</w:t>
      </w:r>
      <w:r w:rsidR="0041016F">
        <w:rPr>
          <w:rFonts w:ascii="Times New Roman" w:hAnsi="Times New Roman" w:cs="Times New Roman"/>
          <w:sz w:val="24"/>
          <w:szCs w:val="24"/>
          <w:lang w:val="en-CA"/>
        </w:rPr>
        <w:t xml:space="preserve"> </w:t>
      </w:r>
      <w:r w:rsidR="00E10E04">
        <w:rPr>
          <w:rFonts w:ascii="Times New Roman" w:hAnsi="Times New Roman" w:cs="Times New Roman"/>
          <w:sz w:val="24"/>
          <w:szCs w:val="24"/>
          <w:lang w:val="en-CA"/>
        </w:rPr>
        <w:t xml:space="preserve">We executed </w:t>
      </w:r>
      <w:r w:rsidR="0041016F">
        <w:rPr>
          <w:rFonts w:ascii="Times New Roman" w:hAnsi="Times New Roman" w:cs="Times New Roman"/>
          <w:sz w:val="24"/>
          <w:szCs w:val="24"/>
          <w:lang w:val="en-CA"/>
        </w:rPr>
        <w:t>1620</w:t>
      </w:r>
      <w:r w:rsidR="00E10E04">
        <w:rPr>
          <w:rFonts w:ascii="Times New Roman" w:hAnsi="Times New Roman" w:cs="Times New Roman"/>
          <w:sz w:val="24"/>
          <w:szCs w:val="24"/>
          <w:lang w:val="en-CA"/>
        </w:rPr>
        <w:t xml:space="preserve"> simulations </w:t>
      </w:r>
      <w:r w:rsidR="0041016F">
        <w:rPr>
          <w:rFonts w:ascii="Times New Roman" w:hAnsi="Times New Roman" w:cs="Times New Roman"/>
          <w:sz w:val="24"/>
          <w:szCs w:val="24"/>
          <w:lang w:val="en-CA"/>
        </w:rPr>
        <w:t>in total.</w:t>
      </w:r>
    </w:p>
    <w:tbl>
      <w:tblPr>
        <w:tblStyle w:val="Grilledutableau"/>
        <w:tblW w:w="0" w:type="auto"/>
        <w:tblLook w:val="04A0" w:firstRow="1" w:lastRow="0" w:firstColumn="1" w:lastColumn="0" w:noHBand="0" w:noVBand="1"/>
      </w:tblPr>
      <w:tblGrid>
        <w:gridCol w:w="2605"/>
        <w:gridCol w:w="2250"/>
        <w:gridCol w:w="2157"/>
        <w:gridCol w:w="2338"/>
      </w:tblGrid>
      <w:tr w:rsidR="003D5A1B" w14:paraId="725ADB47" w14:textId="77777777" w:rsidTr="003D5A1B">
        <w:tc>
          <w:tcPr>
            <w:tcW w:w="2605" w:type="dxa"/>
          </w:tcPr>
          <w:p w14:paraId="14572D6C" w14:textId="0DFEC58C" w:rsidR="003D5A1B" w:rsidRPr="003D5A1B" w:rsidRDefault="003D5A1B" w:rsidP="003D5A1B">
            <w:pPr>
              <w:spacing w:before="240" w:line="480" w:lineRule="auto"/>
              <w:rPr>
                <w:rFonts w:ascii="Times New Roman" w:hAnsi="Times New Roman" w:cs="Times New Roman"/>
                <w:i/>
                <w:sz w:val="24"/>
                <w:szCs w:val="24"/>
                <w:lang w:val="en-CA"/>
              </w:rPr>
            </w:pPr>
            <w:r w:rsidRPr="003D5A1B">
              <w:rPr>
                <w:rFonts w:ascii="Times New Roman" w:hAnsi="Times New Roman" w:cs="Times New Roman"/>
                <w:i/>
                <w:sz w:val="24"/>
                <w:szCs w:val="24"/>
                <w:lang w:val="en-CA"/>
              </w:rPr>
              <w:t xml:space="preserve">Pop. number </w:t>
            </w:r>
            <w:r w:rsidR="00CB24CD">
              <w:rPr>
                <w:rFonts w:ascii="Times New Roman" w:hAnsi="Times New Roman" w:cs="Times New Roman"/>
                <w:i/>
                <w:sz w:val="24"/>
                <w:szCs w:val="24"/>
                <w:lang w:val="en-CA"/>
              </w:rPr>
              <w:t>\</w:t>
            </w:r>
            <w:r w:rsidRPr="003D5A1B">
              <w:rPr>
                <w:rFonts w:ascii="Times New Roman" w:hAnsi="Times New Roman" w:cs="Times New Roman"/>
                <w:i/>
                <w:sz w:val="24"/>
                <w:szCs w:val="24"/>
                <w:lang w:val="en-CA"/>
              </w:rPr>
              <w:t xml:space="preserve"> Dispersal</w:t>
            </w:r>
          </w:p>
        </w:tc>
        <w:tc>
          <w:tcPr>
            <w:tcW w:w="2250" w:type="dxa"/>
          </w:tcPr>
          <w:p w14:paraId="6F7637BD" w14:textId="1FB965E6" w:rsidR="003D5A1B" w:rsidRPr="003D5A1B" w:rsidRDefault="003D5A1B" w:rsidP="003D5A1B">
            <w:pPr>
              <w:spacing w:before="240" w:line="480"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157" w:type="dxa"/>
          </w:tcPr>
          <w:p w14:paraId="25452DA5" w14:textId="2686F223" w:rsidR="003D5A1B" w:rsidRPr="003D5A1B" w:rsidRDefault="003D5A1B" w:rsidP="003D5A1B">
            <w:pPr>
              <w:spacing w:before="240" w:line="480"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338" w:type="dxa"/>
          </w:tcPr>
          <w:p w14:paraId="69F4E0A4" w14:textId="2203EA6E" w:rsidR="003D5A1B" w:rsidRPr="003D5A1B" w:rsidRDefault="003D5A1B" w:rsidP="003D5A1B">
            <w:pPr>
              <w:spacing w:before="240" w:line="480"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r>
      <w:tr w:rsidR="003D5A1B" w14:paraId="09335EF6" w14:textId="77777777" w:rsidTr="003D5A1B">
        <w:tc>
          <w:tcPr>
            <w:tcW w:w="2605" w:type="dxa"/>
          </w:tcPr>
          <w:p w14:paraId="229B1B9F" w14:textId="14C4577D" w:rsidR="003D5A1B" w:rsidRPr="003D5A1B" w:rsidRDefault="003D5A1B" w:rsidP="00A51948">
            <w:pPr>
              <w:spacing w:before="240" w:line="480"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337F5ABC" w14:textId="23572F50"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37C8AC13" w14:textId="3DD75424"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287E1D36" w14:textId="41797D36"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H1 </w:t>
            </w:r>
            <w:r>
              <w:rPr>
                <w:rFonts w:ascii="Times New Roman" w:hAnsi="Times New Roman" w:cs="Times New Roman"/>
                <w:sz w:val="24"/>
                <w:szCs w:val="24"/>
                <w:lang w:val="en-CA"/>
              </w:rPr>
              <w:t>(180)</w:t>
            </w:r>
          </w:p>
        </w:tc>
      </w:tr>
      <w:tr w:rsidR="003D5A1B" w14:paraId="55DE54A8" w14:textId="77777777" w:rsidTr="003D5A1B">
        <w:tc>
          <w:tcPr>
            <w:tcW w:w="2605" w:type="dxa"/>
          </w:tcPr>
          <w:p w14:paraId="12CEBBA4" w14:textId="6B67F755" w:rsidR="003D5A1B" w:rsidRPr="003D5A1B" w:rsidRDefault="003D5A1B" w:rsidP="00A51948">
            <w:pPr>
              <w:spacing w:before="240" w:line="480"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200145DE" w14:textId="3E036A64"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BE20D78" w14:textId="6C4A461D"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M2 </w:t>
            </w:r>
            <w:r>
              <w:rPr>
                <w:rFonts w:ascii="Times New Roman" w:hAnsi="Times New Roman" w:cs="Times New Roman"/>
                <w:sz w:val="24"/>
                <w:szCs w:val="24"/>
                <w:lang w:val="en-CA"/>
              </w:rPr>
              <w:t>(180)</w:t>
            </w:r>
          </w:p>
        </w:tc>
        <w:tc>
          <w:tcPr>
            <w:tcW w:w="2338" w:type="dxa"/>
          </w:tcPr>
          <w:p w14:paraId="5A2B9ACB" w14:textId="67F2E5C8"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H2 </w:t>
            </w:r>
            <w:r>
              <w:rPr>
                <w:rFonts w:ascii="Times New Roman" w:hAnsi="Times New Roman" w:cs="Times New Roman"/>
                <w:sz w:val="24"/>
                <w:szCs w:val="24"/>
                <w:lang w:val="en-CA"/>
              </w:rPr>
              <w:t>(180)</w:t>
            </w:r>
          </w:p>
        </w:tc>
      </w:tr>
      <w:tr w:rsidR="003D5A1B" w14:paraId="25D8FAA6" w14:textId="77777777" w:rsidTr="003D5A1B">
        <w:tc>
          <w:tcPr>
            <w:tcW w:w="2605" w:type="dxa"/>
          </w:tcPr>
          <w:p w14:paraId="4D6294FC" w14:textId="0E88588A" w:rsidR="003D5A1B" w:rsidRPr="003D5A1B" w:rsidRDefault="003D5A1B" w:rsidP="00A51948">
            <w:pPr>
              <w:spacing w:before="240" w:line="480"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59FA6D39" w14:textId="19CADAC0"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773D1033" w14:textId="18881DCA"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M3 </w:t>
            </w:r>
            <w:r>
              <w:rPr>
                <w:rFonts w:ascii="Times New Roman" w:hAnsi="Times New Roman" w:cs="Times New Roman"/>
                <w:sz w:val="24"/>
                <w:szCs w:val="24"/>
                <w:lang w:val="en-CA"/>
              </w:rPr>
              <w:t>(180)</w:t>
            </w:r>
          </w:p>
        </w:tc>
        <w:tc>
          <w:tcPr>
            <w:tcW w:w="2338" w:type="dxa"/>
          </w:tcPr>
          <w:p w14:paraId="7CA37553" w14:textId="221C5FBD" w:rsidR="003D5A1B" w:rsidRDefault="003D5A1B" w:rsidP="003D5A1B">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H3 </w:t>
            </w:r>
            <w:r>
              <w:rPr>
                <w:rFonts w:ascii="Times New Roman" w:hAnsi="Times New Roman" w:cs="Times New Roman"/>
                <w:sz w:val="24"/>
                <w:szCs w:val="24"/>
                <w:lang w:val="en-CA"/>
              </w:rPr>
              <w:t>(180)</w:t>
            </w:r>
          </w:p>
        </w:tc>
      </w:tr>
    </w:tbl>
    <w:p w14:paraId="213C25DA" w14:textId="77777777" w:rsidR="003D5A1B" w:rsidRPr="003D5A1B" w:rsidRDefault="003D5A1B" w:rsidP="00A51948">
      <w:pPr>
        <w:spacing w:before="240" w:line="480" w:lineRule="auto"/>
        <w:rPr>
          <w:rFonts w:ascii="Times New Roman" w:hAnsi="Times New Roman" w:cs="Times New Roman"/>
          <w:sz w:val="24"/>
          <w:szCs w:val="24"/>
          <w:lang w:val="en-CA"/>
        </w:rPr>
      </w:pPr>
    </w:p>
    <w:p w14:paraId="7E9691E2" w14:textId="74F9F74E" w:rsidR="00B00A89" w:rsidRPr="0007763B" w:rsidRDefault="00631CD3" w:rsidP="00A51948">
      <w:pPr>
        <w:spacing w:before="240" w:line="480" w:lineRule="auto"/>
        <w:rPr>
          <w:rFonts w:ascii="Times New Roman" w:hAnsi="Times New Roman" w:cs="Times New Roman"/>
          <w:sz w:val="24"/>
          <w:szCs w:val="24"/>
          <w:lang w:val="en-CA"/>
        </w:rPr>
      </w:pPr>
      <w:r w:rsidRPr="00631CD3">
        <w:rPr>
          <w:rFonts w:ascii="Times New Roman" w:hAnsi="Times New Roman" w:cs="Times New Roman"/>
          <w:noProof/>
          <w:sz w:val="24"/>
          <w:szCs w:val="24"/>
        </w:rPr>
        <w:drawing>
          <wp:inline distT="0" distB="0" distL="0" distR="0" wp14:anchorId="360E61E4" wp14:editId="0237C7DB">
            <wp:extent cx="5943600" cy="3065907"/>
            <wp:effectExtent l="0" t="0" r="0" b="1270"/>
            <wp:docPr id="21" name="Image 21" descr="C:\Users\jwitt\OneDrive\Desktop\Git_Projects\Genetic_TBI_LCBD\Fig1_1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itt\OneDrive\Desktop\Git_Projects\Genetic_TBI_LCBD\Fig1_131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5907"/>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lastRenderedPageBreak/>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07030486"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r w:rsidR="00E326F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after the event, and compared them with data from the event year. We did the same with the earliest sampling period, that is </w:t>
      </w:r>
      <w:r w:rsidR="00E326F3">
        <w:rPr>
          <w:rFonts w:ascii="Times New Roman" w:eastAsia="Times New Roman" w:hAnsi="Times New Roman" w:cs="Times New Roman"/>
          <w:iCs/>
          <w:sz w:val="24"/>
          <w:szCs w:val="24"/>
          <w:lang w:val="en-GB"/>
        </w:rPr>
        <w:t>how far back an earlier sampling can be compared with a sampling done after the event. We chose nine years as the maximum time between samplings as this time gap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long-term ecological research programs monitor at a shorter interval</w:t>
      </w:r>
      <w:r w:rsidR="00E326F3">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p>
    <w:p w14:paraId="60D4FBF6" w14:textId="0BD0DBF0" w:rsidR="003F114F" w:rsidRPr="0007763B" w:rsidRDefault="003F114F" w:rsidP="00A51948">
      <w:pPr>
        <w:spacing w:before="240" w:after="240" w:line="480" w:lineRule="auto"/>
        <w:rPr>
          <w:rFonts w:ascii="Times New Roman" w:eastAsia="Times New Roman" w:hAnsi="Times New Roman" w:cs="Times New Roman"/>
          <w:iCs/>
          <w:sz w:val="24"/>
          <w:szCs w:val="24"/>
          <w:lang w:val="en-GB"/>
        </w:rPr>
      </w:pP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6E667FA6"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We used the False Positive Rate (FPR) and False Negative Rate (FNR) 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the atypical demographic change we forced on it during the simulation</w:t>
      </w:r>
      <w:r w:rsidRPr="0007763B">
        <w:rPr>
          <w:rFonts w:ascii="Times New Roman" w:eastAsia="Times New Roman" w:hAnsi="Times New Roman" w:cs="Times New Roman"/>
          <w:iCs/>
          <w:sz w:val="24"/>
          <w:szCs w:val="24"/>
          <w:lang w:val="en-GB"/>
        </w:rPr>
        <w:t>, but has been classified as having experienced one of the two simulated demographic 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number of false positives over the total number of negatives, and FNR represents the number of false negative over the total number of positives. A high FPR means that we often select the wrong population(s)</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heavy costs to focusing on wrong populations such as limited </w:t>
      </w:r>
      <w:r w:rsidR="00A60F90">
        <w:rPr>
          <w:rFonts w:ascii="Times New Roman" w:eastAsia="Times New Roman" w:hAnsi="Times New Roman" w:cs="Times New Roman"/>
          <w:iCs/>
          <w:sz w:val="24"/>
          <w:szCs w:val="24"/>
          <w:lang w:val="en-GB"/>
        </w:rPr>
        <w:t>money to invest in a conservation action</w:t>
      </w:r>
      <w:r w:rsidRPr="0007763B">
        <w:rPr>
          <w:rFonts w:ascii="Times New Roman" w:eastAsia="Times New Roman" w:hAnsi="Times New Roman" w:cs="Times New Roman"/>
          <w:iCs/>
          <w:sz w:val="24"/>
          <w:szCs w:val="24"/>
          <w:lang w:val="en-GB"/>
        </w:rPr>
        <w:t xml:space="preserve">. </w:t>
      </w:r>
      <w:r w:rsidR="00F05FD6">
        <w:rPr>
          <w:rFonts w:ascii="Times New Roman" w:eastAsia="Times New Roman" w:hAnsi="Times New Roman" w:cs="Times New Roman"/>
          <w:iCs/>
          <w:sz w:val="24"/>
          <w:szCs w:val="24"/>
          <w:lang w:val="en-GB"/>
        </w:rPr>
        <w:t>A different aspect of performance, a</w:t>
      </w:r>
      <w:r w:rsidRPr="0007763B">
        <w:rPr>
          <w:rFonts w:ascii="Times New Roman" w:eastAsia="Times New Roman" w:hAnsi="Times New Roman" w:cs="Times New Roman"/>
          <w:iCs/>
          <w:sz w:val="24"/>
          <w:szCs w:val="24"/>
          <w:lang w:val="en-GB"/>
        </w:rPr>
        <w:t xml:space="preserve"> high FNR means that we often miss the right population(s).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 xml:space="preserve">finding the right population is the most important aspect, for example, if there is limited time to take a conservation action. </w:t>
      </w:r>
      <w:r w:rsidRPr="0007763B">
        <w:rPr>
          <w:rFonts w:ascii="Times New Roman" w:eastAsia="Times New Roman" w:hAnsi="Times New Roman" w:cs="Times New Roman"/>
          <w:sz w:val="24"/>
          <w:szCs w:val="24"/>
          <w:lang w:val="en-GB"/>
        </w:rPr>
        <w:t>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I permutation tests is important in order to find a compromise between power</w:t>
      </w:r>
      <w:r w:rsidR="00A60F90">
        <w:rPr>
          <w:rFonts w:ascii="Times New Roman" w:eastAsia="Times New Roman" w:hAnsi="Times New Roman" w:cs="Times New Roman"/>
          <w:sz w:val="24"/>
          <w:szCs w:val="24"/>
          <w:lang w:val="en-GB"/>
        </w:rPr>
        <w:t xml:space="preserve"> (1-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Pr="0007763B">
        <w:rPr>
          <w:rFonts w:ascii="Times New Roman" w:eastAsia="Times New Roman" w:hAnsi="Times New Roman" w:cs="Times New Roman"/>
          <w:sz w:val="24"/>
          <w:szCs w:val="24"/>
          <w:lang w:val="en-GB"/>
        </w:rPr>
        <w:t xml:space="preserve">, we </w:t>
      </w:r>
      <w:r w:rsidR="0056645A">
        <w:rPr>
          <w:rFonts w:ascii="Times New Roman" w:eastAsia="Times New Roman" w:hAnsi="Times New Roman" w:cs="Times New Roman"/>
          <w:sz w:val="24"/>
          <w:szCs w:val="24"/>
          <w:lang w:val="en-GB"/>
        </w:rPr>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lastRenderedPageBreak/>
        <w:t>Controls</w:t>
      </w:r>
    </w:p>
    <w:p w14:paraId="5C7E4DAC" w14:textId="6C7EB1DF"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w:t>
      </w:r>
      <w:r w:rsidR="00B37A76">
        <w:rPr>
          <w:rFonts w:ascii="Times New Roman" w:eastAsia="Times New Roman" w:hAnsi="Times New Roman" w:cs="Times New Roman"/>
          <w:sz w:val="24"/>
          <w:szCs w:val="24"/>
          <w:lang w:val="en-CA"/>
        </w:rPr>
        <w:t xml:space="preserve">punctual demographic </w:t>
      </w:r>
      <w:r w:rsidRPr="0007763B">
        <w:rPr>
          <w:rFonts w:ascii="Times New Roman" w:eastAsia="Times New Roman" w:hAnsi="Times New Roman" w:cs="Times New Roman"/>
          <w:sz w:val="24"/>
          <w:szCs w:val="24"/>
          <w:lang w:val="en-CA"/>
        </w:rPr>
        <w:t xml:space="preserve">event and therefore </w:t>
      </w:r>
      <w:r w:rsidR="00B37A76">
        <w:rPr>
          <w:rFonts w:ascii="Times New Roman" w:eastAsia="Times New Roman" w:hAnsi="Times New Roman" w:cs="Times New Roman"/>
          <w:sz w:val="24"/>
          <w:szCs w:val="24"/>
          <w:lang w:val="en-CA"/>
        </w:rPr>
        <w:t xml:space="preserve">are </w:t>
      </w:r>
      <w:r w:rsidRPr="0007763B">
        <w:rPr>
          <w:rFonts w:ascii="Times New Roman" w:eastAsia="Times New Roman" w:hAnsi="Times New Roman" w:cs="Times New Roman"/>
          <w:sz w:val="24"/>
          <w:szCs w:val="24"/>
          <w:lang w:val="en-CA"/>
        </w:rPr>
        <w:t xml:space="preserve">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ability was the only parameter </w:t>
      </w:r>
      <w:r w:rsidR="00B37A76">
        <w:rPr>
          <w:rFonts w:ascii="Times New Roman" w:eastAsia="Times New Roman" w:hAnsi="Times New Roman" w:cs="Times New Roman"/>
          <w:sz w:val="24"/>
          <w:szCs w:val="24"/>
          <w:lang w:val="en-CA"/>
        </w:rPr>
        <w:t xml:space="preserve">varied for the </w:t>
      </w:r>
      <w:r w:rsidRPr="0007763B">
        <w:rPr>
          <w:rFonts w:ascii="Times New Roman" w:eastAsia="Times New Roman" w:hAnsi="Times New Roman" w:cs="Times New Roman"/>
          <w:sz w:val="24"/>
          <w:szCs w:val="24"/>
          <w:lang w:val="en-CA"/>
        </w:rPr>
        <w:t xml:space="preserve">controls, </w:t>
      </w:r>
      <w:r w:rsidR="00B37A76">
        <w:rPr>
          <w:rFonts w:ascii="Times New Roman" w:eastAsia="Times New Roman" w:hAnsi="Times New Roman" w:cs="Times New Roman"/>
          <w:sz w:val="24"/>
          <w:szCs w:val="24"/>
          <w:lang w:val="en-CA"/>
        </w:rPr>
        <w:t xml:space="preserve">resulting in </w:t>
      </w:r>
      <w:r w:rsidRPr="0007763B">
        <w:rPr>
          <w:rFonts w:ascii="Times New Roman" w:eastAsia="Times New Roman" w:hAnsi="Times New Roman" w:cs="Times New Roman"/>
          <w:sz w:val="24"/>
          <w:szCs w:val="24"/>
          <w:lang w:val="en-CA"/>
        </w:rPr>
        <w:t xml:space="preserve">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 xml:space="preserve">use </w:t>
      </w:r>
      <w:r w:rsidRPr="0007763B">
        <w:rPr>
          <w:rFonts w:ascii="Times New Roman" w:eastAsia="Times New Roman" w:hAnsi="Times New Roman" w:cs="Times New Roman"/>
          <w:sz w:val="24"/>
          <w:szCs w:val="24"/>
          <w:lang w:val="en-CA"/>
        </w:rPr>
        <w:t>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proofErr w:type="spellStart"/>
      <w:r w:rsidR="0084240D" w:rsidRPr="0007763B">
        <w:rPr>
          <w:rFonts w:ascii="Times New Roman" w:eastAsia="Times New Roman" w:hAnsi="Times New Roman" w:cs="Times New Roman"/>
          <w:sz w:val="24"/>
          <w:szCs w:val="24"/>
          <w:lang w:val="en-GB"/>
        </w:rPr>
        <w:t>RStudio</w:t>
      </w:r>
      <w:proofErr w:type="spellEnd"/>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2AC8DBE1" w14:textId="235F2E75" w:rsidR="008601CB" w:rsidRPr="0007763B" w:rsidRDefault="004E13A5"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r w:rsidR="008601CB" w:rsidRPr="0007763B">
        <w:rPr>
          <w:rFonts w:ascii="Times New Roman" w:eastAsia="Times New Roman" w:hAnsi="Times New Roman" w:cs="Times New Roman"/>
          <w:i/>
          <w:sz w:val="24"/>
          <w:szCs w:val="24"/>
        </w:rPr>
        <w:t xml:space="preserve">Dispersal </w:t>
      </w:r>
    </w:p>
    <w:p w14:paraId="5B810833" w14:textId="77777777" w:rsidR="006D4C4D"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w:t>
      </w:r>
      <w:r w:rsidR="008A7AF8">
        <w:rPr>
          <w:rFonts w:ascii="Times New Roman" w:eastAsia="Times New Roman" w:hAnsi="Times New Roman" w:cs="Times New Roman"/>
          <w:sz w:val="24"/>
          <w:szCs w:val="24"/>
        </w:rPr>
        <w:t xml:space="preserve">capacity </w:t>
      </w:r>
      <w:r w:rsidR="00692022">
        <w:rPr>
          <w:rFonts w:ascii="Times New Roman" w:eastAsia="Times New Roman" w:hAnsi="Times New Roman" w:cs="Times New Roman"/>
          <w:sz w:val="24"/>
          <w:szCs w:val="24"/>
        </w:rPr>
        <w:t xml:space="preserve">influences our </w:t>
      </w:r>
      <w:r w:rsidR="00861BB3" w:rsidRPr="0007763B">
        <w:rPr>
          <w:rFonts w:ascii="Times New Roman" w:eastAsia="Times New Roman" w:hAnsi="Times New Roman" w:cs="Times New Roman"/>
          <w:sz w:val="24"/>
          <w:szCs w:val="24"/>
        </w:rPr>
        <w:t xml:space="preserve">ability to detect temporal changes </w:t>
      </w:r>
      <w:r w:rsidR="008A7AF8">
        <w:rPr>
          <w:rFonts w:ascii="Times New Roman" w:eastAsia="Times New Roman" w:hAnsi="Times New Roman" w:cs="Times New Roman"/>
          <w:sz w:val="24"/>
          <w:szCs w:val="24"/>
        </w:rPr>
        <w:t>in genetic diversity</w:t>
      </w:r>
      <w:r w:rsidR="00861BB3" w:rsidRPr="0007763B">
        <w:rPr>
          <w:rFonts w:ascii="Times New Roman" w:eastAsia="Times New Roman" w:hAnsi="Times New Roman" w:cs="Times New Roman"/>
          <w:sz w:val="24"/>
          <w:szCs w:val="24"/>
        </w:rPr>
        <w:t xml:space="preserve">. </w:t>
      </w:r>
    </w:p>
    <w:p w14:paraId="7C59CC4B" w14:textId="2D8F0EE4" w:rsidR="006141B4" w:rsidRDefault="001F6EA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FNR substantially increase</w:t>
      </w:r>
      <w:r w:rsidR="00E341C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with </w:t>
      </w:r>
      <w:r w:rsidR="001079BE" w:rsidRPr="0007763B">
        <w:rPr>
          <w:rFonts w:ascii="Times New Roman" w:eastAsia="Times New Roman" w:hAnsi="Times New Roman" w:cs="Times New Roman"/>
          <w:sz w:val="24"/>
          <w:szCs w:val="24"/>
        </w:rPr>
        <w:t xml:space="preserve">dispersal intensity </w:t>
      </w:r>
      <w:r w:rsidRPr="0007763B">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w:t>
      </w:r>
      <w:r w:rsidR="008A40CE">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wo </w:t>
      </w:r>
      <w:r w:rsidR="006141B4">
        <w:rPr>
          <w:rFonts w:ascii="Times New Roman" w:eastAsia="Times New Roman" w:hAnsi="Times New Roman" w:cs="Times New Roman"/>
          <w:sz w:val="24"/>
          <w:szCs w:val="24"/>
        </w:rPr>
        <w:t>scenarios</w:t>
      </w:r>
      <w:r w:rsidR="000222ED">
        <w:rPr>
          <w:rFonts w:ascii="Times New Roman" w:eastAsia="Times New Roman" w:hAnsi="Times New Roman" w:cs="Times New Roman"/>
          <w:sz w:val="24"/>
          <w:szCs w:val="24"/>
        </w:rPr>
        <w:t xml:space="preserve"> (Table 1)</w:t>
      </w:r>
      <w:r w:rsidR="006141B4">
        <w:rPr>
          <w:rFonts w:ascii="Times New Roman" w:eastAsia="Times New Roman" w:hAnsi="Times New Roman" w:cs="Times New Roman"/>
          <w:sz w:val="24"/>
          <w:szCs w:val="24"/>
        </w:rPr>
        <w:t xml:space="preserve"> with high</w:t>
      </w:r>
      <w:r>
        <w:rPr>
          <w:rFonts w:ascii="Times New Roman" w:eastAsia="Times New Roman" w:hAnsi="Times New Roman" w:cs="Times New Roman"/>
          <w:sz w:val="24"/>
          <w:szCs w:val="24"/>
        </w:rPr>
        <w:t xml:space="preserve"> dispersal (H2, H3</w:t>
      </w:r>
      <w:commentRangeStart w:id="3"/>
      <w:r>
        <w:rPr>
          <w:rFonts w:ascii="Times New Roman" w:eastAsia="Times New Roman" w:hAnsi="Times New Roman" w:cs="Times New Roman"/>
          <w:sz w:val="24"/>
          <w:szCs w:val="24"/>
        </w:rPr>
        <w:t xml:space="preserve">) </w:t>
      </w:r>
      <w:r w:rsidR="00E341C6">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the only ones with FNR values above 10% regardless of which threshold </w:t>
      </w:r>
      <w:r>
        <w:rPr>
          <w:rFonts w:ascii="Times New Roman" w:eastAsia="Times New Roman" w:hAnsi="Times New Roman" w:cs="Times New Roman"/>
          <w:sz w:val="24"/>
          <w:szCs w:val="24"/>
        </w:rPr>
        <w:lastRenderedPageBreak/>
        <w:t>is used</w:t>
      </w:r>
      <w:r w:rsidR="001079BE" w:rsidRPr="0007763B">
        <w:rPr>
          <w:rFonts w:ascii="Times New Roman" w:eastAsia="Times New Roman" w:hAnsi="Times New Roman" w:cs="Times New Roman"/>
          <w:sz w:val="24"/>
          <w:szCs w:val="24"/>
        </w:rPr>
        <w:t>.</w:t>
      </w:r>
      <w:r w:rsidR="006141B4">
        <w:rPr>
          <w:rFonts w:ascii="Times New Roman" w:eastAsia="Times New Roman" w:hAnsi="Times New Roman" w:cs="Times New Roman"/>
          <w:sz w:val="24"/>
          <w:szCs w:val="24"/>
        </w:rPr>
        <w:t xml:space="preserve"> </w:t>
      </w:r>
      <w:commentRangeEnd w:id="3"/>
      <w:r w:rsidR="006141B4">
        <w:rPr>
          <w:rStyle w:val="Marquedecommentaire"/>
        </w:rPr>
        <w:commentReference w:id="3"/>
      </w:r>
      <w:r w:rsidR="006141B4">
        <w:rPr>
          <w:rFonts w:ascii="Times New Roman" w:eastAsia="Times New Roman" w:hAnsi="Times New Roman" w:cs="Times New Roman"/>
          <w:sz w:val="24"/>
          <w:szCs w:val="24"/>
        </w:rPr>
        <w:t xml:space="preserve">FNR values for all scenarios with lower </w:t>
      </w:r>
      <w:r w:rsidR="00611A4E">
        <w:rPr>
          <w:rFonts w:ascii="Times New Roman" w:eastAsia="Times New Roman" w:hAnsi="Times New Roman" w:cs="Times New Roman"/>
          <w:sz w:val="24"/>
          <w:szCs w:val="24"/>
        </w:rPr>
        <w:t xml:space="preserve">dispersal and two scenarios with moderate dispersal (M1, M2) stayed below 5% except for the lowest threshold which has a value of 1 for scenarios as it is so conservative that it never selects a population as positive. Taking the average from scenario sharing the same dispersal parameters, for the ubiquitous 0.05 threshold, </w:t>
      </w:r>
      <w:r w:rsidR="00E341C6">
        <w:rPr>
          <w:rFonts w:ascii="Times New Roman" w:eastAsia="Times New Roman" w:hAnsi="Times New Roman" w:cs="Times New Roman"/>
          <w:sz w:val="24"/>
          <w:szCs w:val="24"/>
        </w:rPr>
        <w:t>we had</w:t>
      </w:r>
      <w:r w:rsidR="000222ED">
        <w:rPr>
          <w:rFonts w:ascii="Times New Roman" w:eastAsia="Times New Roman" w:hAnsi="Times New Roman" w:cs="Times New Roman"/>
          <w:sz w:val="24"/>
          <w:szCs w:val="24"/>
        </w:rPr>
        <w:t xml:space="preserve"> FNRs of</w:t>
      </w:r>
      <w:r w:rsidR="00611A4E">
        <w:rPr>
          <w:rFonts w:ascii="Times New Roman" w:eastAsia="Times New Roman" w:hAnsi="Times New Roman" w:cs="Times New Roman"/>
          <w:sz w:val="24"/>
          <w:szCs w:val="24"/>
        </w:rPr>
        <w:t xml:space="preserve"> 0.0046 for low dispersal, 0.0235 for moderate dispersal, and 0.2164 for high dispersal.</w:t>
      </w:r>
      <w:r w:rsidR="00D66B9D">
        <w:rPr>
          <w:rFonts w:ascii="Times New Roman" w:eastAsia="Times New Roman" w:hAnsi="Times New Roman" w:cs="Times New Roman"/>
          <w:sz w:val="24"/>
          <w:szCs w:val="24"/>
        </w:rPr>
        <w:t xml:space="preserve"> FNR values overall decrease with threshold, with a sharp decrease before 0.025 followed by a slower decrease until 0.1 (Fig. 2).</w:t>
      </w:r>
    </w:p>
    <w:p w14:paraId="2735B733" w14:textId="2AAD18A6" w:rsidR="009B001E" w:rsidRPr="0007763B" w:rsidRDefault="006D4C4D" w:rsidP="009B001E">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FPR substantially </w:t>
      </w:r>
      <w:r w:rsidR="00E341C6">
        <w:rPr>
          <w:rFonts w:ascii="Times New Roman" w:eastAsia="Times New Roman" w:hAnsi="Times New Roman" w:cs="Times New Roman"/>
          <w:sz w:val="24"/>
          <w:szCs w:val="24"/>
        </w:rPr>
        <w:t>decreased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w:t>
      </w:r>
      <w:r w:rsidRPr="0007763B">
        <w:rPr>
          <w:rFonts w:ascii="Times New Roman" w:eastAsia="Times New Roman" w:hAnsi="Times New Roman" w:cs="Times New Roman"/>
          <w:sz w:val="24"/>
          <w:szCs w:val="24"/>
        </w:rPr>
        <w:t xml:space="preserve">dispersal intensity (Fig. </w:t>
      </w:r>
      <w:r w:rsidR="000222ED">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w:t>
      </w:r>
      <w:r w:rsidR="008A40CE">
        <w:rPr>
          <w:rFonts w:ascii="Times New Roman" w:eastAsia="Times New Roman" w:hAnsi="Times New Roman" w:cs="Times New Roman"/>
          <w:sz w:val="24"/>
          <w:szCs w:val="24"/>
        </w:rPr>
        <w:t xml:space="preserve">. Low dispersal scenarios systematically </w:t>
      </w:r>
      <w:r w:rsidR="00E341C6">
        <w:rPr>
          <w:rFonts w:ascii="Times New Roman" w:eastAsia="Times New Roman" w:hAnsi="Times New Roman" w:cs="Times New Roman"/>
          <w:sz w:val="24"/>
          <w:szCs w:val="24"/>
        </w:rPr>
        <w:t>had higher FPR values than moderate dispersal scenarios, which in turn had higher FPR values than higher dispersal s</w:t>
      </w:r>
      <w:r w:rsidR="0012642F">
        <w:rPr>
          <w:rFonts w:ascii="Times New Roman" w:eastAsia="Times New Roman" w:hAnsi="Times New Roman" w:cs="Times New Roman"/>
          <w:sz w:val="24"/>
          <w:szCs w:val="24"/>
        </w:rPr>
        <w:t>cenario (Fig. 3). If we conservatively define the</w:t>
      </w:r>
      <w:r w:rsidR="00E341C6">
        <w:rPr>
          <w:rFonts w:ascii="Times New Roman" w:eastAsia="Times New Roman" w:hAnsi="Times New Roman" w:cs="Times New Roman"/>
          <w:sz w:val="24"/>
          <w:szCs w:val="24"/>
        </w:rPr>
        <w:t xml:space="preserve"> appropriate</w:t>
      </w:r>
      <w:r w:rsidR="0012642F">
        <w:rPr>
          <w:rFonts w:ascii="Times New Roman" w:eastAsia="Times New Roman" w:hAnsi="Times New Roman" w:cs="Times New Roman"/>
          <w:sz w:val="24"/>
          <w:szCs w:val="24"/>
        </w:rPr>
        <w:t>ness of a</w:t>
      </w:r>
      <w:r w:rsidR="00E341C6">
        <w:rPr>
          <w:rFonts w:ascii="Times New Roman" w:eastAsia="Times New Roman" w:hAnsi="Times New Roman" w:cs="Times New Roman"/>
          <w:sz w:val="24"/>
          <w:szCs w:val="24"/>
        </w:rPr>
        <w:t xml:space="preserve"> FPR value </w:t>
      </w:r>
      <w:r w:rsidR="0012642F">
        <w:rPr>
          <w:rFonts w:ascii="Times New Roman" w:eastAsia="Times New Roman" w:hAnsi="Times New Roman" w:cs="Times New Roman"/>
          <w:sz w:val="24"/>
          <w:szCs w:val="24"/>
        </w:rPr>
        <w:t>by whether it is below the t</w:t>
      </w:r>
      <w:r w:rsidR="00CB24CD">
        <w:rPr>
          <w:rFonts w:ascii="Times New Roman" w:eastAsia="Times New Roman" w:hAnsi="Times New Roman" w:cs="Times New Roman"/>
          <w:sz w:val="24"/>
          <w:szCs w:val="24"/>
        </w:rPr>
        <w:t>hreshold used in the test, then</w:t>
      </w:r>
      <w:r w:rsidR="005E4D5F">
        <w:rPr>
          <w:rFonts w:ascii="Times New Roman" w:eastAsia="Times New Roman" w:hAnsi="Times New Roman" w:cs="Times New Roman"/>
          <w:sz w:val="24"/>
          <w:szCs w:val="24"/>
        </w:rPr>
        <w:t xml:space="preserve"> higher dispersal scenarios more often offered appropriate FPR values (Table 2). Only the high dispersal scenarios (H1, H2, H3) presented appropriate FPR values across all thresholds (Table 2).</w:t>
      </w:r>
      <w:r w:rsidR="00D66B9D">
        <w:rPr>
          <w:rFonts w:ascii="Times New Roman" w:eastAsia="Times New Roman" w:hAnsi="Times New Roman" w:cs="Times New Roman"/>
          <w:sz w:val="24"/>
          <w:szCs w:val="24"/>
        </w:rPr>
        <w:t xml:space="preserve"> Conversely, one low dispersal scenario (L1) never satisfied the condition with FPR values consistently higher than the threshold, except for the first one which value is always 0 across all scenarios.</w:t>
      </w:r>
      <w:r w:rsidR="009B001E">
        <w:rPr>
          <w:rFonts w:ascii="Times New Roman" w:eastAsia="Times New Roman" w:hAnsi="Times New Roman" w:cs="Times New Roman"/>
          <w:sz w:val="24"/>
          <w:szCs w:val="24"/>
        </w:rPr>
        <w:t xml:space="preserve"> FPR averages from</w:t>
      </w:r>
      <w:r w:rsidR="009B001E">
        <w:rPr>
          <w:rFonts w:ascii="Times New Roman" w:eastAsia="Times New Roman" w:hAnsi="Times New Roman" w:cs="Times New Roman"/>
          <w:sz w:val="24"/>
          <w:szCs w:val="24"/>
        </w:rPr>
        <w:t xml:space="preserve"> scenario sharing the same dispersal parameters, for 0.05 threshold, </w:t>
      </w:r>
      <w:r w:rsidR="009B001E">
        <w:rPr>
          <w:rFonts w:ascii="Times New Roman" w:eastAsia="Times New Roman" w:hAnsi="Times New Roman" w:cs="Times New Roman"/>
          <w:sz w:val="24"/>
          <w:szCs w:val="24"/>
        </w:rPr>
        <w:t xml:space="preserve">were </w:t>
      </w:r>
      <w:r w:rsidR="009B001E">
        <w:rPr>
          <w:rFonts w:ascii="Times New Roman" w:eastAsia="Times New Roman" w:hAnsi="Times New Roman" w:cs="Times New Roman"/>
          <w:sz w:val="24"/>
          <w:szCs w:val="24"/>
        </w:rPr>
        <w:t>0.0</w:t>
      </w:r>
      <w:r w:rsidR="009B001E">
        <w:rPr>
          <w:rFonts w:ascii="Times New Roman" w:eastAsia="Times New Roman" w:hAnsi="Times New Roman" w:cs="Times New Roman"/>
          <w:sz w:val="24"/>
          <w:szCs w:val="24"/>
        </w:rPr>
        <w:t>796</w:t>
      </w:r>
      <w:r w:rsidR="009B001E">
        <w:rPr>
          <w:rFonts w:ascii="Times New Roman" w:eastAsia="Times New Roman" w:hAnsi="Times New Roman" w:cs="Times New Roman"/>
          <w:sz w:val="24"/>
          <w:szCs w:val="24"/>
        </w:rPr>
        <w:t xml:space="preserve"> for low dispersal, </w:t>
      </w:r>
      <w:r w:rsidR="009B001E">
        <w:rPr>
          <w:rFonts w:ascii="Times New Roman" w:eastAsia="Times New Roman" w:hAnsi="Times New Roman" w:cs="Times New Roman"/>
          <w:sz w:val="24"/>
          <w:szCs w:val="24"/>
        </w:rPr>
        <w:t>0.0322</w:t>
      </w:r>
      <w:r w:rsidR="009B001E">
        <w:rPr>
          <w:rFonts w:ascii="Times New Roman" w:eastAsia="Times New Roman" w:hAnsi="Times New Roman" w:cs="Times New Roman"/>
          <w:sz w:val="24"/>
          <w:szCs w:val="24"/>
        </w:rPr>
        <w:t xml:space="preserve"> f</w:t>
      </w:r>
      <w:r w:rsidR="009B001E">
        <w:rPr>
          <w:rFonts w:ascii="Times New Roman" w:eastAsia="Times New Roman" w:hAnsi="Times New Roman" w:cs="Times New Roman"/>
          <w:sz w:val="24"/>
          <w:szCs w:val="24"/>
        </w:rPr>
        <w:t>or moderate dispersal, and 0.0035</w:t>
      </w:r>
      <w:r w:rsidR="009B001E">
        <w:rPr>
          <w:rFonts w:ascii="Times New Roman" w:eastAsia="Times New Roman" w:hAnsi="Times New Roman" w:cs="Times New Roman"/>
          <w:sz w:val="24"/>
          <w:szCs w:val="24"/>
        </w:rPr>
        <w:t xml:space="preserve"> for high dispersal. FNR values overall decrease with threshold, with a sharp decrease before 0.025 followed by a slower decrease until 0.1 (Fig. 2).</w:t>
      </w:r>
      <w:r w:rsidR="009B001E">
        <w:rPr>
          <w:rFonts w:ascii="Times New Roman" w:eastAsia="Times New Roman" w:hAnsi="Times New Roman" w:cs="Times New Roman"/>
          <w:sz w:val="24"/>
          <w:szCs w:val="24"/>
        </w:rPr>
        <w:t xml:space="preserve"> </w:t>
      </w:r>
      <w:proofErr w:type="gramStart"/>
      <w:r w:rsidR="009B001E">
        <w:rPr>
          <w:rFonts w:ascii="Times New Roman" w:eastAsia="Times New Roman" w:hAnsi="Times New Roman" w:cs="Times New Roman"/>
          <w:sz w:val="24"/>
          <w:szCs w:val="24"/>
        </w:rPr>
        <w:t>Similarly</w:t>
      </w:r>
      <w:proofErr w:type="gramEnd"/>
      <w:r w:rsidR="009B001E">
        <w:rPr>
          <w:rFonts w:ascii="Times New Roman" w:eastAsia="Times New Roman" w:hAnsi="Times New Roman" w:cs="Times New Roman"/>
          <w:sz w:val="24"/>
          <w:szCs w:val="24"/>
        </w:rPr>
        <w:t xml:space="preserve"> to the FNR, the performance changes more sharply between low thresholds (Fig. 2). However, when FNR and although it does not plateau as much at larger thresholds, </w:t>
      </w:r>
    </w:p>
    <w:p w14:paraId="5BD0A54B" w14:textId="292C6544" w:rsidR="006D4C4D" w:rsidRDefault="006D4C4D" w:rsidP="00A51948">
      <w:pPr>
        <w:spacing w:before="240" w:after="240" w:line="480" w:lineRule="auto"/>
        <w:rPr>
          <w:rFonts w:ascii="Times New Roman" w:eastAsia="Times New Roman" w:hAnsi="Times New Roman" w:cs="Times New Roman"/>
          <w:sz w:val="24"/>
          <w:szCs w:val="24"/>
        </w:rPr>
      </w:pPr>
    </w:p>
    <w:p w14:paraId="074FD808" w14:textId="5DDD40A0" w:rsidR="00117E9F" w:rsidRDefault="00117E9F"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379213" wp14:editId="0A0E342C">
            <wp:extent cx="6479215" cy="33432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9987" cy="3359154"/>
                    </a:xfrm>
                    <a:prstGeom prst="rect">
                      <a:avLst/>
                    </a:prstGeom>
                    <a:noFill/>
                  </pic:spPr>
                </pic:pic>
              </a:graphicData>
            </a:graphic>
          </wp:inline>
        </w:drawing>
      </w:r>
    </w:p>
    <w:p w14:paraId="013814D9" w14:textId="583E1481" w:rsidR="004B20F9" w:rsidRDefault="004B20F9"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Pr>
          <w:rFonts w:ascii="Times New Roman" w:eastAsia="Times New Roman" w:hAnsi="Times New Roman" w:cs="Times New Roman"/>
          <w:sz w:val="24"/>
          <w:szCs w:val="24"/>
        </w:rPr>
        <w:t xml:space="preserve"> </w:t>
      </w:r>
      <w:r w:rsidR="00117E9F">
        <w:rPr>
          <w:rFonts w:ascii="Times New Roman" w:eastAsia="Times New Roman" w:hAnsi="Times New Roman" w:cs="Times New Roman"/>
          <w:sz w:val="24"/>
          <w:szCs w:val="24"/>
        </w:rPr>
        <w:t>FNR across all threshold and scenarios.</w:t>
      </w:r>
    </w:p>
    <w:p w14:paraId="60A58C40" w14:textId="79EC56F4" w:rsidR="00117E9F" w:rsidRDefault="007C16E3"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BB950B" wp14:editId="212A9D82">
            <wp:extent cx="6426089" cy="331406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6956" cy="3319669"/>
                    </a:xfrm>
                    <a:prstGeom prst="rect">
                      <a:avLst/>
                    </a:prstGeom>
                    <a:noFill/>
                  </pic:spPr>
                </pic:pic>
              </a:graphicData>
            </a:graphic>
          </wp:inline>
        </w:drawing>
      </w:r>
    </w:p>
    <w:p w14:paraId="542079E7" w14:textId="69AB370D" w:rsidR="00510355" w:rsidRDefault="00510355" w:rsidP="00510355">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FP</w:t>
      </w:r>
      <w:r>
        <w:rPr>
          <w:rFonts w:ascii="Times New Roman" w:eastAsia="Times New Roman" w:hAnsi="Times New Roman" w:cs="Times New Roman"/>
          <w:sz w:val="24"/>
          <w:szCs w:val="24"/>
        </w:rPr>
        <w:t>R across all threshold and scenarios</w:t>
      </w:r>
      <w:commentRangeStart w:id="4"/>
      <w:r>
        <w:rPr>
          <w:rFonts w:ascii="Times New Roman" w:eastAsia="Times New Roman" w:hAnsi="Times New Roman" w:cs="Times New Roman"/>
          <w:sz w:val="24"/>
          <w:szCs w:val="24"/>
        </w:rPr>
        <w:t>.</w:t>
      </w:r>
      <w:r w:rsidR="002760DF">
        <w:rPr>
          <w:rFonts w:ascii="Times New Roman" w:eastAsia="Times New Roman" w:hAnsi="Times New Roman" w:cs="Times New Roman"/>
          <w:sz w:val="24"/>
          <w:szCs w:val="24"/>
        </w:rPr>
        <w:t xml:space="preserve"> Controls are shown with black lines and triangles</w:t>
      </w:r>
      <w:r w:rsidR="007C16E3">
        <w:rPr>
          <w:rFonts w:ascii="Times New Roman" w:eastAsia="Times New Roman" w:hAnsi="Times New Roman" w:cs="Times New Roman"/>
          <w:sz w:val="24"/>
          <w:szCs w:val="24"/>
        </w:rPr>
        <w:t>.</w:t>
      </w:r>
      <w:commentRangeEnd w:id="4"/>
      <w:r w:rsidR="00E95A2C">
        <w:rPr>
          <w:rStyle w:val="Marquedecommentaire"/>
        </w:rPr>
        <w:commentReference w:id="4"/>
      </w:r>
    </w:p>
    <w:p w14:paraId="5CD3B67D" w14:textId="77777777" w:rsidR="004B20F9" w:rsidRPr="004B20F9" w:rsidRDefault="004B20F9" w:rsidP="00A51948">
      <w:pPr>
        <w:spacing w:before="240" w:after="240" w:line="480" w:lineRule="auto"/>
        <w:rPr>
          <w:rFonts w:ascii="Times New Roman" w:eastAsia="Times New Roman" w:hAnsi="Times New Roman" w:cs="Times New Roman"/>
          <w:sz w:val="24"/>
          <w:szCs w:val="24"/>
        </w:rPr>
      </w:pPr>
    </w:p>
    <w:p w14:paraId="69DA08A9" w14:textId="0F2A17A4" w:rsidR="00D66B9D" w:rsidRPr="00D66B9D" w:rsidRDefault="00D66B9D" w:rsidP="00A51948">
      <w:pPr>
        <w:spacing w:before="240" w:after="240" w:line="480" w:lineRule="auto"/>
        <w:rPr>
          <w:rFonts w:ascii="Times New Roman" w:eastAsia="Times New Roman" w:hAnsi="Times New Roman" w:cs="Times New Roman"/>
          <w:sz w:val="24"/>
          <w:szCs w:val="24"/>
        </w:rPr>
      </w:pPr>
      <w:r w:rsidRPr="00D66B9D">
        <w:rPr>
          <w:rFonts w:ascii="Times New Roman" w:eastAsia="Times New Roman" w:hAnsi="Times New Roman" w:cs="Times New Roman"/>
          <w:b/>
          <w:sz w:val="24"/>
          <w:szCs w:val="24"/>
        </w:rPr>
        <w:t>Table 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Are FPR values staying below the thr</w:t>
      </w:r>
      <w:r w:rsidR="004B20F9">
        <w:rPr>
          <w:rFonts w:ascii="Times New Roman" w:eastAsia="Times New Roman" w:hAnsi="Times New Roman" w:cs="Times New Roman"/>
          <w:sz w:val="24"/>
          <w:szCs w:val="24"/>
        </w:rPr>
        <w:t>eshold</w:t>
      </w:r>
      <w:r w:rsidR="00357CA8">
        <w:rPr>
          <w:rFonts w:ascii="Times New Roman" w:eastAsia="Times New Roman" w:hAnsi="Times New Roman" w:cs="Times New Roman"/>
          <w:sz w:val="24"/>
          <w:szCs w:val="24"/>
        </w:rPr>
        <w:t>s</w:t>
      </w:r>
      <w:bookmarkStart w:id="5" w:name="_GoBack"/>
      <w:bookmarkEnd w:id="5"/>
      <w:r w:rsidR="004B20F9">
        <w:rPr>
          <w:rFonts w:ascii="Times New Roman" w:eastAsia="Times New Roman" w:hAnsi="Times New Roman" w:cs="Times New Roman"/>
          <w:sz w:val="24"/>
          <w:szCs w:val="24"/>
        </w:rPr>
        <w:t xml:space="preserve"> used in the TGI tests? T stands for</w:t>
      </w:r>
      <w:r>
        <w:rPr>
          <w:rFonts w:ascii="Times New Roman" w:eastAsia="Times New Roman" w:hAnsi="Times New Roman" w:cs="Times New Roman"/>
          <w:sz w:val="24"/>
          <w:szCs w:val="24"/>
        </w:rPr>
        <w:t xml:space="preserve"> </w:t>
      </w:r>
      <w:r w:rsidR="004B20F9">
        <w:rPr>
          <w:rFonts w:ascii="Times New Roman" w:eastAsia="Times New Roman" w:hAnsi="Times New Roman" w:cs="Times New Roman"/>
          <w:sz w:val="24"/>
          <w:szCs w:val="24"/>
        </w:rPr>
        <w:t>“</w:t>
      </w:r>
      <w:r>
        <w:rPr>
          <w:rFonts w:ascii="Times New Roman" w:eastAsia="Times New Roman" w:hAnsi="Times New Roman" w:cs="Times New Roman"/>
          <w:sz w:val="24"/>
          <w:szCs w:val="24"/>
        </w:rPr>
        <w:t>T</w:t>
      </w:r>
      <w:r w:rsidR="004B20F9">
        <w:rPr>
          <w:rFonts w:ascii="Times New Roman" w:eastAsia="Times New Roman" w:hAnsi="Times New Roman" w:cs="Times New Roman"/>
          <w:sz w:val="24"/>
          <w:szCs w:val="24"/>
        </w:rPr>
        <w:t xml:space="preserve">rue” and </w:t>
      </w:r>
      <w:r>
        <w:rPr>
          <w:rFonts w:ascii="Times New Roman" w:eastAsia="Times New Roman" w:hAnsi="Times New Roman" w:cs="Times New Roman"/>
          <w:sz w:val="24"/>
          <w:szCs w:val="24"/>
        </w:rPr>
        <w:t>F</w:t>
      </w:r>
      <w:r w:rsidR="004B20F9">
        <w:rPr>
          <w:rFonts w:ascii="Times New Roman" w:eastAsia="Times New Roman" w:hAnsi="Times New Roman" w:cs="Times New Roman"/>
          <w:sz w:val="24"/>
          <w:szCs w:val="24"/>
        </w:rPr>
        <w:t xml:space="preserve"> stands for “</w:t>
      </w:r>
      <w:r>
        <w:rPr>
          <w:rFonts w:ascii="Times New Roman" w:eastAsia="Times New Roman" w:hAnsi="Times New Roman" w:cs="Times New Roman"/>
          <w:sz w:val="24"/>
          <w:szCs w:val="24"/>
        </w:rPr>
        <w:t>F</w:t>
      </w:r>
      <w:r w:rsidR="004B20F9">
        <w:rPr>
          <w:rFonts w:ascii="Times New Roman" w:eastAsia="Times New Roman" w:hAnsi="Times New Roman" w:cs="Times New Roman"/>
          <w:sz w:val="24"/>
          <w:szCs w:val="24"/>
        </w:rPr>
        <w:t>alse”.</w:t>
      </w:r>
    </w:p>
    <w:tbl>
      <w:tblPr>
        <w:tblStyle w:val="Grilledutableau"/>
        <w:tblW w:w="0" w:type="auto"/>
        <w:tblCellMar>
          <w:left w:w="0" w:type="dxa"/>
          <w:right w:w="0" w:type="dxa"/>
        </w:tblCellMar>
        <w:tblLook w:val="04A0" w:firstRow="1" w:lastRow="0" w:firstColumn="1" w:lastColumn="0" w:noHBand="0" w:noVBand="1"/>
      </w:tblPr>
      <w:tblGrid>
        <w:gridCol w:w="1075"/>
        <w:gridCol w:w="919"/>
        <w:gridCol w:w="919"/>
        <w:gridCol w:w="920"/>
        <w:gridCol w:w="919"/>
        <w:gridCol w:w="920"/>
        <w:gridCol w:w="919"/>
        <w:gridCol w:w="920"/>
        <w:gridCol w:w="919"/>
        <w:gridCol w:w="920"/>
      </w:tblGrid>
      <w:tr w:rsidR="00CB24CD" w14:paraId="1DA54E7F" w14:textId="77777777" w:rsidTr="004B20F9">
        <w:trPr>
          <w:trHeight w:val="1223"/>
        </w:trPr>
        <w:tc>
          <w:tcPr>
            <w:tcW w:w="1075" w:type="dxa"/>
          </w:tcPr>
          <w:p w14:paraId="3D5E84F9" w14:textId="74D01E66" w:rsidR="00CB24CD" w:rsidRPr="00CB24CD" w:rsidRDefault="00CB24CD" w:rsidP="005248EF">
            <w:pPr>
              <w:spacing w:before="240" w:after="240" w:line="480" w:lineRule="auto"/>
              <w:rPr>
                <w:rFonts w:ascii="Times New Roman" w:eastAsia="Times New Roman" w:hAnsi="Times New Roman" w:cs="Times New Roman"/>
                <w:i/>
                <w:sz w:val="24"/>
                <w:szCs w:val="24"/>
              </w:rPr>
            </w:pPr>
            <w:r w:rsidRPr="00CB24CD">
              <w:rPr>
                <w:rFonts w:ascii="Times New Roman" w:eastAsia="Times New Roman" w:hAnsi="Times New Roman" w:cs="Times New Roman"/>
                <w:i/>
                <w:sz w:val="24"/>
                <w:szCs w:val="24"/>
              </w:rPr>
              <w:t>Thresh. \ Scenario</w:t>
            </w:r>
          </w:p>
        </w:tc>
        <w:tc>
          <w:tcPr>
            <w:tcW w:w="919" w:type="dxa"/>
          </w:tcPr>
          <w:p w14:paraId="6E2007AA" w14:textId="4C829968"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L1</w:t>
            </w:r>
          </w:p>
        </w:tc>
        <w:tc>
          <w:tcPr>
            <w:tcW w:w="919" w:type="dxa"/>
          </w:tcPr>
          <w:p w14:paraId="5DD30256" w14:textId="53B6BF4F"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L2</w:t>
            </w:r>
          </w:p>
        </w:tc>
        <w:tc>
          <w:tcPr>
            <w:tcW w:w="920" w:type="dxa"/>
          </w:tcPr>
          <w:p w14:paraId="030D8792" w14:textId="4561D3AA"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L3</w:t>
            </w:r>
          </w:p>
        </w:tc>
        <w:tc>
          <w:tcPr>
            <w:tcW w:w="919" w:type="dxa"/>
          </w:tcPr>
          <w:p w14:paraId="391695DA" w14:textId="487BCB4E"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M1</w:t>
            </w:r>
          </w:p>
        </w:tc>
        <w:tc>
          <w:tcPr>
            <w:tcW w:w="920" w:type="dxa"/>
          </w:tcPr>
          <w:p w14:paraId="327F8D50" w14:textId="5AD011EA"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M2</w:t>
            </w:r>
          </w:p>
        </w:tc>
        <w:tc>
          <w:tcPr>
            <w:tcW w:w="919" w:type="dxa"/>
          </w:tcPr>
          <w:p w14:paraId="625CFA9F" w14:textId="33975659"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M3</w:t>
            </w:r>
          </w:p>
        </w:tc>
        <w:tc>
          <w:tcPr>
            <w:tcW w:w="920" w:type="dxa"/>
          </w:tcPr>
          <w:p w14:paraId="24078752" w14:textId="39C0056C"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H1</w:t>
            </w:r>
          </w:p>
        </w:tc>
        <w:tc>
          <w:tcPr>
            <w:tcW w:w="919" w:type="dxa"/>
          </w:tcPr>
          <w:p w14:paraId="4FDF1B4C" w14:textId="16B24741"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H2</w:t>
            </w:r>
          </w:p>
        </w:tc>
        <w:tc>
          <w:tcPr>
            <w:tcW w:w="920" w:type="dxa"/>
          </w:tcPr>
          <w:p w14:paraId="3D270987" w14:textId="32E5F30F" w:rsidR="00CB24CD" w:rsidRPr="00CB24CD" w:rsidRDefault="00CB24CD" w:rsidP="005248EF">
            <w:pPr>
              <w:spacing w:before="240" w:after="240" w:line="480" w:lineRule="auto"/>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H3</w:t>
            </w:r>
          </w:p>
        </w:tc>
      </w:tr>
      <w:tr w:rsidR="00CB24CD" w14:paraId="20042ECB" w14:textId="77777777" w:rsidTr="005248EF">
        <w:trPr>
          <w:trHeight w:hRule="exact" w:val="576"/>
        </w:trPr>
        <w:tc>
          <w:tcPr>
            <w:tcW w:w="1075" w:type="dxa"/>
          </w:tcPr>
          <w:p w14:paraId="69C1186E" w14:textId="0529C61E"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0.0010</w:t>
            </w:r>
          </w:p>
        </w:tc>
        <w:tc>
          <w:tcPr>
            <w:tcW w:w="919" w:type="dxa"/>
            <w:shd w:val="clear" w:color="auto" w:fill="92D050"/>
            <w:vAlign w:val="center"/>
          </w:tcPr>
          <w:p w14:paraId="2FD319F1" w14:textId="2912D4F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5096EE31" w14:textId="13F5B054"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493CBE1E" w14:textId="15B71914"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3A566974" w14:textId="25C59298"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201857D7" w14:textId="17196826"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60EE9EA2" w14:textId="2B02D7DC"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3D488A4A" w14:textId="38256B17"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22EDFFC4" w14:textId="6C89C8F5"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1F79D59A" w14:textId="048658A1"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76E7B338" w14:textId="77777777" w:rsidTr="005248EF">
        <w:trPr>
          <w:trHeight w:hRule="exact" w:val="576"/>
        </w:trPr>
        <w:tc>
          <w:tcPr>
            <w:tcW w:w="1075" w:type="dxa"/>
          </w:tcPr>
          <w:p w14:paraId="5B83DDEA" w14:textId="09E06932"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0.0025</w:t>
            </w:r>
          </w:p>
        </w:tc>
        <w:tc>
          <w:tcPr>
            <w:tcW w:w="919" w:type="dxa"/>
            <w:vAlign w:val="center"/>
          </w:tcPr>
          <w:p w14:paraId="6CE52E60" w14:textId="5EF5E0B2"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2F3106F2" w14:textId="19B9EE86"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06E44550" w14:textId="0D0046B3"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7E43C7E7" w14:textId="5EA50775"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0958F1D1" w14:textId="7C1C09D0"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34418D02" w14:textId="5AB1697F"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shd w:val="clear" w:color="auto" w:fill="92D050"/>
            <w:vAlign w:val="center"/>
          </w:tcPr>
          <w:p w14:paraId="51CB5467" w14:textId="38FA6B1D"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0071C29F" w14:textId="6DB74053"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27440104" w14:textId="668A024A"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1E40BEAA" w14:textId="77777777" w:rsidTr="005248EF">
        <w:trPr>
          <w:trHeight w:hRule="exact" w:val="576"/>
        </w:trPr>
        <w:tc>
          <w:tcPr>
            <w:tcW w:w="1075" w:type="dxa"/>
          </w:tcPr>
          <w:p w14:paraId="31D35C99" w14:textId="63ECBE47"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0.0050</w:t>
            </w:r>
          </w:p>
        </w:tc>
        <w:tc>
          <w:tcPr>
            <w:tcW w:w="919" w:type="dxa"/>
            <w:vAlign w:val="center"/>
          </w:tcPr>
          <w:p w14:paraId="1494355F" w14:textId="3AA501EC"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14D0448C" w14:textId="6747801E"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14E269D5" w14:textId="3D0AE061"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4D02C1FB" w14:textId="654ECF24"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7DD89D76" w14:textId="1B6D731E"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7A1DAB8E" w14:textId="50E613F9"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shd w:val="clear" w:color="auto" w:fill="92D050"/>
            <w:vAlign w:val="center"/>
          </w:tcPr>
          <w:p w14:paraId="5F4B51CF" w14:textId="25991BA3"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678E4957" w14:textId="32715275"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58A071F6" w14:textId="6A77FA89"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6A112674" w14:textId="77777777" w:rsidTr="005248EF">
        <w:trPr>
          <w:trHeight w:hRule="exact" w:val="576"/>
        </w:trPr>
        <w:tc>
          <w:tcPr>
            <w:tcW w:w="1075" w:type="dxa"/>
          </w:tcPr>
          <w:p w14:paraId="34DF407F" w14:textId="6B8E9657"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0.0075</w:t>
            </w:r>
          </w:p>
        </w:tc>
        <w:tc>
          <w:tcPr>
            <w:tcW w:w="919" w:type="dxa"/>
            <w:vAlign w:val="center"/>
          </w:tcPr>
          <w:p w14:paraId="73BA1F93" w14:textId="4ADAB035"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465A49A1" w14:textId="42A6B360"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10C78FD1" w14:textId="103C46B7"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52E4EEBC" w14:textId="73718FFA"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33A789C6" w14:textId="66AD5E2F"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3D5D44DA" w14:textId="24030E5D"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shd w:val="clear" w:color="auto" w:fill="92D050"/>
            <w:vAlign w:val="center"/>
          </w:tcPr>
          <w:p w14:paraId="3E272375" w14:textId="6283E79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7E88052F" w14:textId="335B10B6"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433BD96E" w14:textId="6A4CA01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6C54B607" w14:textId="77777777" w:rsidTr="005248EF">
        <w:trPr>
          <w:trHeight w:hRule="exact" w:val="576"/>
        </w:trPr>
        <w:tc>
          <w:tcPr>
            <w:tcW w:w="1075" w:type="dxa"/>
          </w:tcPr>
          <w:p w14:paraId="2EFD13A6" w14:textId="6B4EB402"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0.0100</w:t>
            </w:r>
          </w:p>
        </w:tc>
        <w:tc>
          <w:tcPr>
            <w:tcW w:w="919" w:type="dxa"/>
            <w:vAlign w:val="center"/>
          </w:tcPr>
          <w:p w14:paraId="3DE7832C" w14:textId="4FAB9607"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75A00DD7" w14:textId="04A762F6"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183FEFAA" w14:textId="248C37BC"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67D9F84A" w14:textId="3242DBE6"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30171D2E" w14:textId="49FACDA9"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01C72F94" w14:textId="35B0B4B2"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shd w:val="clear" w:color="auto" w:fill="92D050"/>
            <w:vAlign w:val="center"/>
          </w:tcPr>
          <w:p w14:paraId="5178E747" w14:textId="5710E48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264D7693" w14:textId="347BD1E8"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04CA9F7A" w14:textId="19DA5B7F"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0DE23041" w14:textId="77777777" w:rsidTr="005248EF">
        <w:trPr>
          <w:trHeight w:hRule="exact" w:val="576"/>
        </w:trPr>
        <w:tc>
          <w:tcPr>
            <w:tcW w:w="1075" w:type="dxa"/>
          </w:tcPr>
          <w:p w14:paraId="08D818EB" w14:textId="1B2BC3EA"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0.0250</w:t>
            </w:r>
          </w:p>
        </w:tc>
        <w:tc>
          <w:tcPr>
            <w:tcW w:w="919" w:type="dxa"/>
            <w:vAlign w:val="center"/>
          </w:tcPr>
          <w:p w14:paraId="654091E9" w14:textId="0ECB822F"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792A8DBA" w14:textId="304DFF98"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708C22F6" w14:textId="3B533EBD"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4B262416" w14:textId="039AAE4F"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shd w:val="clear" w:color="auto" w:fill="92D050"/>
            <w:vAlign w:val="center"/>
          </w:tcPr>
          <w:p w14:paraId="11434F6A" w14:textId="601DB16A"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5E4A4CCE" w14:textId="6E2C097F"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6371569F" w14:textId="2A752CBF"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0E14FF29" w14:textId="4B4A92BE"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568D82DD" w14:textId="374E3DF4"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0212A536" w14:textId="77777777" w:rsidTr="005248EF">
        <w:trPr>
          <w:trHeight w:hRule="exact" w:val="576"/>
        </w:trPr>
        <w:tc>
          <w:tcPr>
            <w:tcW w:w="1075" w:type="dxa"/>
          </w:tcPr>
          <w:p w14:paraId="3961EA88" w14:textId="2A56210C"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0.0500</w:t>
            </w:r>
          </w:p>
        </w:tc>
        <w:tc>
          <w:tcPr>
            <w:tcW w:w="919" w:type="dxa"/>
            <w:vAlign w:val="center"/>
          </w:tcPr>
          <w:p w14:paraId="7C6F30BB" w14:textId="5CA8265E"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50AD6128" w14:textId="39D4DA50"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vAlign w:val="center"/>
          </w:tcPr>
          <w:p w14:paraId="267512AD" w14:textId="35C7F3B3"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shd w:val="clear" w:color="auto" w:fill="92D050"/>
            <w:vAlign w:val="center"/>
          </w:tcPr>
          <w:p w14:paraId="745A33D6" w14:textId="52DCDC30"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43839366" w14:textId="7DF8062F"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29BA973C" w14:textId="2F1236BB"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764890D7" w14:textId="68CA6EEF"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58E98336" w14:textId="05F094FD"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115B993E" w14:textId="31991449"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05E4E038" w14:textId="77777777" w:rsidTr="005248EF">
        <w:trPr>
          <w:trHeight w:hRule="exact" w:val="576"/>
        </w:trPr>
        <w:tc>
          <w:tcPr>
            <w:tcW w:w="1075" w:type="dxa"/>
          </w:tcPr>
          <w:p w14:paraId="2058B93F" w14:textId="7659A28F"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0.0750</w:t>
            </w:r>
          </w:p>
        </w:tc>
        <w:tc>
          <w:tcPr>
            <w:tcW w:w="919" w:type="dxa"/>
            <w:vAlign w:val="center"/>
          </w:tcPr>
          <w:p w14:paraId="06C77B50" w14:textId="1A283320"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vAlign w:val="center"/>
          </w:tcPr>
          <w:p w14:paraId="2DD252E0" w14:textId="133E04C1"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20" w:type="dxa"/>
            <w:shd w:val="clear" w:color="auto" w:fill="92D050"/>
            <w:vAlign w:val="center"/>
          </w:tcPr>
          <w:p w14:paraId="78C238A8" w14:textId="62BDFEC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4E048AB4" w14:textId="2DE33E01"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1F49F708" w14:textId="1779239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7396A700" w14:textId="1D565795"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75919492" w14:textId="45BCE225"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6CFDA2B1" w14:textId="459D79D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595751AB" w14:textId="3E3706D8"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CB24CD" w14:paraId="724B0AA5" w14:textId="77777777" w:rsidTr="005248EF">
        <w:trPr>
          <w:trHeight w:hRule="exact" w:val="576"/>
        </w:trPr>
        <w:tc>
          <w:tcPr>
            <w:tcW w:w="1075" w:type="dxa"/>
          </w:tcPr>
          <w:p w14:paraId="387A88AE" w14:textId="1197C210" w:rsidR="00CB24CD" w:rsidRPr="005248EF" w:rsidRDefault="00CB24CD" w:rsidP="005248EF">
            <w:pPr>
              <w:spacing w:before="240" w:after="240" w:line="480" w:lineRule="auto"/>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0.1000</w:t>
            </w:r>
          </w:p>
        </w:tc>
        <w:tc>
          <w:tcPr>
            <w:tcW w:w="919" w:type="dxa"/>
            <w:vAlign w:val="center"/>
          </w:tcPr>
          <w:p w14:paraId="4FDA47DD" w14:textId="11703EDC" w:rsidR="00CB24CD" w:rsidRDefault="00CB24CD" w:rsidP="005248E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919" w:type="dxa"/>
            <w:shd w:val="clear" w:color="auto" w:fill="92D050"/>
            <w:vAlign w:val="center"/>
          </w:tcPr>
          <w:p w14:paraId="0403BC29" w14:textId="1A1E15E4"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1E562054" w14:textId="5357D7D1"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6922E92A" w14:textId="3B789CCE"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7B57E85D" w14:textId="19C9806B"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767A3E81" w14:textId="3ADD375E"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4ABCCB7B" w14:textId="047ECC12"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19" w:type="dxa"/>
            <w:shd w:val="clear" w:color="auto" w:fill="92D050"/>
            <w:vAlign w:val="center"/>
          </w:tcPr>
          <w:p w14:paraId="47D707D2" w14:textId="111063D6"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920" w:type="dxa"/>
            <w:shd w:val="clear" w:color="auto" w:fill="92D050"/>
            <w:vAlign w:val="center"/>
          </w:tcPr>
          <w:p w14:paraId="1F53F0D6" w14:textId="7B0D07B4" w:rsidR="00CB24CD" w:rsidRPr="005248EF" w:rsidRDefault="00CB24CD" w:rsidP="005248EF">
            <w:pPr>
              <w:spacing w:before="240"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bl>
    <w:p w14:paraId="22992E98" w14:textId="77777777" w:rsidR="00D66B9D" w:rsidRDefault="00D66B9D"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0833D3F2" w14:textId="66548615" w:rsidR="008601C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Scenarios with a lower number of populations consistently performed better according to FNR or FPR (Fig.2 and 3). While the effect of the number of populations did not affect the performance as much as dispersal, with the levels we used (Table 2; Fig. 2 and 3)</w:t>
      </w:r>
      <w:r w:rsidR="004A6C2F">
        <w:rPr>
          <w:rFonts w:ascii="Times New Roman" w:eastAsia="Times New Roman" w:hAnsi="Times New Roman" w:cs="Times New Roman"/>
          <w:sz w:val="24"/>
          <w:szCs w:val="24"/>
        </w:rPr>
        <w:t xml:space="preserve">, a </w:t>
      </w:r>
      <w:r w:rsidR="004A6C2F">
        <w:rPr>
          <w:rFonts w:ascii="Times New Roman" w:eastAsia="Times New Roman" w:hAnsi="Times New Roman" w:cs="Times New Roman"/>
          <w:sz w:val="24"/>
          <w:szCs w:val="24"/>
        </w:rPr>
        <w:lastRenderedPageBreak/>
        <w:t>higher number of populations consistently produced higher FNR (Fig. 2) and lower FPR (Fig. 3) for scenarios with the same dispersal parameters</w:t>
      </w:r>
      <w:r w:rsidR="00994541" w:rsidRPr="0007763B">
        <w:rPr>
          <w:rFonts w:ascii="Times New Roman" w:eastAsia="Times New Roman" w:hAnsi="Times New Roman" w:cs="Times New Roman"/>
          <w:sz w:val="24"/>
          <w:szCs w:val="24"/>
        </w:rPr>
        <w:t xml:space="preserve">. </w:t>
      </w:r>
      <w:r w:rsidR="004A6C2F">
        <w:rPr>
          <w:rFonts w:ascii="Times New Roman" w:eastAsia="Times New Roman" w:hAnsi="Times New Roman" w:cs="Times New Roman"/>
          <w:sz w:val="24"/>
          <w:szCs w:val="24"/>
        </w:rPr>
        <w:t>The effect of the number of populations was generally the most substantial on performance, for the lowest performing scenarios in either FNR (high dispersal; Fig. 2) or FPR (low dispersal; Fig. 3).</w:t>
      </w:r>
    </w:p>
    <w:p w14:paraId="53A8B5DC" w14:textId="77777777" w:rsidR="00C5386F" w:rsidRPr="0007763B" w:rsidRDefault="00C5386F"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61A1BE5E" w:rsidR="00A30430" w:rsidRPr="0007763B" w:rsidRDefault="007F43DF"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Pr>
          <w:rFonts w:ascii="Times New Roman" w:eastAsia="Times New Roman" w:hAnsi="Times New Roman" w:cs="Times New Roman"/>
          <w:sz w:val="24"/>
          <w:szCs w:val="24"/>
        </w:rPr>
        <w:t xml:space="preserve">r the interval between </w:t>
      </w:r>
      <w:r w:rsidR="00A30430" w:rsidRPr="0007763B">
        <w:rPr>
          <w:rFonts w:ascii="Times New Roman" w:eastAsia="Times New Roman" w:hAnsi="Times New Roman" w:cs="Times New Roman"/>
          <w:sz w:val="24"/>
          <w:szCs w:val="24"/>
        </w:rPr>
        <w:t xml:space="preserve"> sampling </w:t>
      </w:r>
      <w:r>
        <w:rPr>
          <w:rFonts w:ascii="Times New Roman" w:eastAsia="Times New Roman" w:hAnsi="Times New Roman" w:cs="Times New Roman"/>
          <w:sz w:val="24"/>
          <w:szCs w:val="24"/>
        </w:rPr>
        <w:t xml:space="preserve">and a simulated punctual demographic </w:t>
      </w:r>
      <w:r w:rsidR="00A30430" w:rsidRPr="0007763B">
        <w:rPr>
          <w:rFonts w:ascii="Times New Roman" w:eastAsia="Times New Roman" w:hAnsi="Times New Roman" w:cs="Times New Roman"/>
          <w:sz w:val="24"/>
          <w:szCs w:val="24"/>
        </w:rPr>
        <w:t xml:space="preserve">event, the less power </w:t>
      </w:r>
      <w:r>
        <w:rPr>
          <w:rFonts w:ascii="Times New Roman" w:eastAsia="Times New Roman" w:hAnsi="Times New Roman" w:cs="Times New Roman"/>
          <w:sz w:val="24"/>
          <w:szCs w:val="24"/>
        </w:rPr>
        <w:t xml:space="preserve">we have to detect it, as evidenced by the increase in </w:t>
      </w:r>
      <w:r w:rsidR="00C61BAE" w:rsidRPr="0007763B">
        <w:rPr>
          <w:rFonts w:ascii="Times New Roman" w:eastAsia="Times New Roman" w:hAnsi="Times New Roman" w:cs="Times New Roman"/>
          <w:sz w:val="24"/>
          <w:szCs w:val="24"/>
        </w:rPr>
        <w:t>false positives</w:t>
      </w:r>
      <w:r>
        <w:rPr>
          <w:rFonts w:ascii="Times New Roman" w:eastAsia="Times New Roman" w:hAnsi="Times New Roman" w:cs="Times New Roman"/>
          <w:sz w:val="24"/>
          <w:szCs w:val="24"/>
        </w:rPr>
        <w:t xml:space="preserve"> </w:t>
      </w:r>
      <w:commentRangeStart w:id="6"/>
      <w:r>
        <w:rPr>
          <w:rFonts w:ascii="Times New Roman" w:eastAsia="Times New Roman" w:hAnsi="Times New Roman" w:cs="Times New Roman"/>
          <w:sz w:val="24"/>
          <w:szCs w:val="24"/>
        </w:rPr>
        <w:t>(Figure 4A, 4B)</w:t>
      </w:r>
      <w:commentRangeEnd w:id="6"/>
      <w:r w:rsidR="00BD5E9A">
        <w:rPr>
          <w:rStyle w:val="Marquedecommentaire"/>
        </w:rPr>
        <w:commentReference w:id="6"/>
      </w:r>
      <w:r w:rsidR="00C61BAE"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Sampling </w:t>
      </w:r>
      <w:r>
        <w:rPr>
          <w:rFonts w:ascii="Times New Roman" w:eastAsia="Times New Roman" w:hAnsi="Times New Roman" w:cs="Times New Roman"/>
          <w:sz w:val="24"/>
          <w:szCs w:val="24"/>
        </w:rPr>
        <w:t>undertaken</w:t>
      </w:r>
      <w:r w:rsidRPr="0007763B">
        <w:rPr>
          <w:rFonts w:ascii="Times New Roman" w:eastAsia="Times New Roman" w:hAnsi="Times New Roman" w:cs="Times New Roman"/>
          <w:sz w:val="24"/>
          <w:szCs w:val="24"/>
        </w:rPr>
        <w:t xml:space="preserve"> </w:t>
      </w:r>
      <w:r w:rsidR="00C61BAE" w:rsidRPr="0007763B">
        <w:rPr>
          <w:rFonts w:ascii="Times New Roman" w:eastAsia="Times New Roman" w:hAnsi="Times New Roman" w:cs="Times New Roman"/>
          <w:sz w:val="24"/>
          <w:szCs w:val="24"/>
        </w:rPr>
        <w:t>5</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r>
        <w:rPr>
          <w:rFonts w:ascii="Times New Roman" w:eastAsia="Times New Roman" w:hAnsi="Times New Roman" w:cs="Times New Roman"/>
          <w:sz w:val="24"/>
          <w:szCs w:val="24"/>
        </w:rPr>
        <w:t xml:space="preserve">punctual </w:t>
      </w:r>
      <w:r w:rsidR="00E715FE" w:rsidRPr="0007763B">
        <w:rPr>
          <w:rFonts w:ascii="Times New Roman" w:eastAsia="Times New Roman" w:hAnsi="Times New Roman" w:cs="Times New Roman"/>
          <w:sz w:val="24"/>
          <w:szCs w:val="24"/>
        </w:rPr>
        <w:t>event</w:t>
      </w:r>
      <w:r w:rsidR="00A30430"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led to about twice as </w:t>
      </w:r>
      <w:r>
        <w:rPr>
          <w:rFonts w:ascii="Times New Roman" w:eastAsia="Times New Roman" w:hAnsi="Times New Roman" w:cs="Times New Roman"/>
          <w:sz w:val="24"/>
          <w:szCs w:val="24"/>
        </w:rPr>
        <w:t>many</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false positives</w:t>
      </w:r>
      <w:r w:rsidR="006D5CD5" w:rsidRPr="0007763B">
        <w:rPr>
          <w:rFonts w:ascii="Times New Roman" w:eastAsia="Times New Roman" w:hAnsi="Times New Roman" w:cs="Times New Roman"/>
          <w:sz w:val="24"/>
          <w:szCs w:val="24"/>
        </w:rPr>
        <w:t xml:space="preserve"> as sampling </w:t>
      </w:r>
      <w:r>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FPR or FNR is similar regardless of </w:t>
      </w:r>
      <w:commentRangeStart w:id="7"/>
      <w:r w:rsidR="000D1B30" w:rsidRPr="0007763B">
        <w:rPr>
          <w:rFonts w:ascii="Times New Roman" w:eastAsia="Times New Roman" w:hAnsi="Times New Roman" w:cs="Times New Roman"/>
          <w:sz w:val="24"/>
          <w:szCs w:val="24"/>
        </w:rPr>
        <w:t xml:space="preserve">the scenarios </w:t>
      </w:r>
      <w:commentRangeEnd w:id="7"/>
      <w:r>
        <w:rPr>
          <w:rStyle w:val="Marquedecommentaire"/>
        </w:rPr>
        <w:commentReference w:id="7"/>
      </w:r>
      <w:commentRangeStart w:id="8"/>
      <w:r w:rsidR="000D1B30"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commentRangeEnd w:id="8"/>
      <w:r w:rsidR="00BD5E9A">
        <w:rPr>
          <w:rStyle w:val="Marquedecommentaire"/>
        </w:rPr>
        <w:commentReference w:id="8"/>
      </w:r>
      <w:r w:rsidR="00E75D16" w:rsidRPr="0007763B">
        <w:rPr>
          <w:rFonts w:ascii="Times New Roman" w:eastAsia="Times New Roman" w:hAnsi="Times New Roman" w:cs="Times New Roman"/>
          <w:sz w:val="24"/>
          <w:szCs w:val="24"/>
        </w:rPr>
        <w:t xml:space="preserve">, however FNR variation increased with time for the </w:t>
      </w:r>
      <w:commentRangeStart w:id="9"/>
      <w:r w:rsidR="00E75D16" w:rsidRPr="0007763B">
        <w:rPr>
          <w:rFonts w:ascii="Times New Roman" w:eastAsia="Times New Roman" w:hAnsi="Times New Roman" w:cs="Times New Roman"/>
          <w:sz w:val="24"/>
          <w:szCs w:val="24"/>
        </w:rPr>
        <w:t>“easiest”</w:t>
      </w:r>
      <w:r w:rsidR="00EA3D89" w:rsidRPr="0007763B">
        <w:rPr>
          <w:rFonts w:ascii="Times New Roman" w:eastAsia="Times New Roman" w:hAnsi="Times New Roman" w:cs="Times New Roman"/>
          <w:sz w:val="24"/>
          <w:szCs w:val="24"/>
        </w:rPr>
        <w:t xml:space="preserve"> </w:t>
      </w:r>
      <w:commentRangeEnd w:id="9"/>
      <w:r w:rsidR="0025060E">
        <w:rPr>
          <w:rStyle w:val="Marquedecommentaire"/>
        </w:rPr>
        <w:commentReference w:id="9"/>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w:t>
      </w:r>
      <w:commentRangeStart w:id="10"/>
      <w:r w:rsidR="00F52026" w:rsidRPr="0007763B">
        <w:rPr>
          <w:rFonts w:ascii="Times New Roman" w:eastAsia="Times New Roman" w:hAnsi="Times New Roman" w:cs="Times New Roman"/>
          <w:sz w:val="24"/>
          <w:szCs w:val="24"/>
        </w:rPr>
        <w:t>hardes</w:t>
      </w:r>
      <w:r w:rsidR="004170BB">
        <w:rPr>
          <w:rFonts w:ascii="Times New Roman" w:eastAsia="Times New Roman" w:hAnsi="Times New Roman" w:cs="Times New Roman"/>
          <w:sz w:val="24"/>
          <w:szCs w:val="24"/>
        </w:rPr>
        <w:t>t</w:t>
      </w:r>
      <w:commentRangeEnd w:id="10"/>
      <w:r w:rsidR="0025060E">
        <w:rPr>
          <w:rStyle w:val="Marquedecommentaire"/>
        </w:rPr>
        <w:commentReference w:id="10"/>
      </w:r>
      <w:r w:rsidR="004170BB">
        <w:rPr>
          <w:rFonts w:ascii="Times New Roman" w:eastAsia="Times New Roman" w:hAnsi="Times New Roman" w:cs="Times New Roman"/>
          <w:sz w:val="24"/>
          <w:szCs w:val="24"/>
        </w:rPr>
        <w: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w:t>
      </w:r>
      <w:del w:id="11" w:author="Patrick James" w:date="2019-11-12T17:59:00Z">
        <w:r w:rsidR="004F670E" w:rsidDel="0025060E">
          <w:rPr>
            <w:rFonts w:ascii="Times New Roman" w:eastAsia="Times New Roman" w:hAnsi="Times New Roman" w:cs="Times New Roman"/>
            <w:sz w:val="24"/>
            <w:szCs w:val="24"/>
          </w:rPr>
          <w:delText xml:space="preserve">between </w:delText>
        </w:r>
      </w:del>
      <w:ins w:id="12" w:author="Patrick James" w:date="2019-11-12T17:59:00Z">
        <w:r w:rsidR="0025060E">
          <w:rPr>
            <w:rFonts w:ascii="Times New Roman" w:eastAsia="Times New Roman" w:hAnsi="Times New Roman" w:cs="Times New Roman"/>
            <w:sz w:val="24"/>
            <w:szCs w:val="24"/>
          </w:rPr>
          <w:t xml:space="preserve">for all? </w:t>
        </w:r>
      </w:ins>
      <w:r w:rsidR="0025060E" w:rsidRPr="0007763B">
        <w:rPr>
          <w:rFonts w:ascii="Times New Roman" w:eastAsia="Times New Roman" w:hAnsi="Times New Roman" w:cs="Times New Roman"/>
          <w:sz w:val="24"/>
          <w:szCs w:val="24"/>
        </w:rPr>
        <w:t>S</w:t>
      </w:r>
      <w:r w:rsidR="009048D9" w:rsidRPr="0007763B">
        <w:rPr>
          <w:rFonts w:ascii="Times New Roman" w:eastAsia="Times New Roman" w:hAnsi="Times New Roman" w:cs="Times New Roman"/>
          <w:sz w:val="24"/>
          <w:szCs w:val="24"/>
        </w:rPr>
        <w:t>cenario</w:t>
      </w:r>
      <w:ins w:id="13" w:author="Patrick James" w:date="2019-11-12T17:59:00Z">
        <w:r w:rsidR="0025060E">
          <w:rPr>
            <w:rFonts w:ascii="Times New Roman" w:eastAsia="Times New Roman" w:hAnsi="Times New Roman" w:cs="Times New Roman"/>
            <w:sz w:val="24"/>
            <w:szCs w:val="24"/>
          </w:rPr>
          <w:t>s, regardless of dispersal or timing?</w:t>
        </w:r>
      </w:ins>
      <w:r w:rsidR="009048D9" w:rsidRPr="0007763B">
        <w:rPr>
          <w:rFonts w:ascii="Times New Roman" w:eastAsia="Times New Roman" w:hAnsi="Times New Roman" w:cs="Times New Roman"/>
          <w:sz w:val="24"/>
          <w:szCs w:val="24"/>
        </w:rPr>
        <w:t xml:space="preserve"> sharply change</w:t>
      </w:r>
      <w:r w:rsidR="004F670E">
        <w:rPr>
          <w:rFonts w:ascii="Times New Roman" w:eastAsia="Times New Roman" w:hAnsi="Times New Roman" w:cs="Times New Roman"/>
          <w:sz w:val="24"/>
          <w:szCs w:val="24"/>
        </w:rPr>
        <w:t xml:space="preserve">d between 1 and 2 years, and then </w:t>
      </w:r>
      <w:r w:rsidR="009048D9" w:rsidRPr="0007763B">
        <w:rPr>
          <w:rFonts w:ascii="Times New Roman" w:eastAsia="Times New Roman" w:hAnsi="Times New Roman" w:cs="Times New Roman"/>
          <w:sz w:val="24"/>
          <w:szCs w:val="24"/>
        </w:rPr>
        <w:t>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ins w:id="14" w:author="Patrick James" w:date="2019-11-12T17:59:00Z">
        <w:r w:rsidR="0025060E">
          <w:rPr>
            <w:rFonts w:ascii="Times New Roman" w:eastAsia="Times New Roman" w:hAnsi="Times New Roman" w:cs="Times New Roman"/>
            <w:sz w:val="24"/>
            <w:szCs w:val="24"/>
          </w:rPr>
          <w:t xml:space="preserve"> (Figure</w:t>
        </w:r>
      </w:ins>
      <w:ins w:id="15" w:author="Patrick James" w:date="2019-11-12T18:00:00Z">
        <w:r w:rsidR="00384DF0">
          <w:rPr>
            <w:rFonts w:ascii="Times New Roman" w:eastAsia="Times New Roman" w:hAnsi="Times New Roman" w:cs="Times New Roman"/>
            <w:sz w:val="24"/>
            <w:szCs w:val="24"/>
          </w:rPr>
          <w:t>?</w:t>
        </w:r>
      </w:ins>
      <w:ins w:id="16" w:author="Patrick James" w:date="2019-11-12T17:59:00Z">
        <w:r w:rsidR="0025060E">
          <w:rPr>
            <w:rFonts w:ascii="Times New Roman" w:eastAsia="Times New Roman" w:hAnsi="Times New Roman" w:cs="Times New Roman"/>
            <w:sz w:val="24"/>
            <w:szCs w:val="24"/>
          </w:rPr>
          <w:t>)</w:t>
        </w:r>
      </w:ins>
      <w:r w:rsidR="009048D9" w:rsidRPr="0007763B">
        <w:rPr>
          <w:rFonts w:ascii="Times New Roman" w:eastAsia="Times New Roman" w:hAnsi="Times New Roman" w:cs="Times New Roman"/>
          <w:sz w:val="24"/>
          <w:szCs w:val="24"/>
        </w:rPr>
        <w:t>.</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 inflicted upon populations disappears gradually over time. When considering the scenario most likely to preserve the signal according to earlie</w:t>
      </w:r>
      <w:r w:rsidR="000F49A2">
        <w:rPr>
          <w:rFonts w:ascii="Times New Roman" w:eastAsia="Times New Roman" w:hAnsi="Times New Roman" w:cs="Times New Roman"/>
          <w:sz w:val="24"/>
          <w:szCs w:val="24"/>
        </w:rPr>
        <w:t xml:space="preserve">r results on </w:t>
      </w:r>
      <w:r w:rsidR="000F49A2">
        <w:rPr>
          <w:rFonts w:ascii="Times New Roman" w:eastAsia="Times New Roman" w:hAnsi="Times New Roman" w:cs="Times New Roman"/>
          <w:sz w:val="24"/>
          <w:szCs w:val="24"/>
        </w:rPr>
        <w:lastRenderedPageBreak/>
        <w:t>FNR and FPR, the TG</w:t>
      </w:r>
      <w:r w:rsidRPr="0007763B">
        <w:rPr>
          <w:rFonts w:ascii="Times New Roman" w:eastAsia="Times New Roman" w:hAnsi="Times New Roman" w:cs="Times New Roman"/>
          <w:sz w:val="24"/>
          <w:szCs w:val="24"/>
        </w:rPr>
        <w:t xml:space="preserve">I approach was still able to avoid false adequately two years after the event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CB560E" w:rsidRPr="00F6615F" w:rsidRDefault="00CB560E"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CB560E" w:rsidRPr="00F6615F" w:rsidRDefault="00CB560E"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26"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">
                <v:shapetype id="_x0000_t202" coordsize="21600,21600" o:spt="202" path="m,l,21600r21600,l21600,xe">
                  <v:stroke joinstyle="miter"/>
                  <v:path gradientshapeok="t" o:connecttype="rect"/>
                </v:shapetype>
                <v:shape id="Zone de texte 2" o:spid="_x0000_s1027"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CB560E" w:rsidRPr="00F6615F" w:rsidRDefault="00CB560E"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Zone de texte 2" o:spid="_x0000_s1028"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CB560E" w:rsidRPr="00F6615F" w:rsidRDefault="00CB560E"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CB560E" w:rsidRPr="00F6615F" w:rsidRDefault="00CB560E"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29"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MECgAAAAAAAAAhAKzh3yn8YwEA/GMBABUAAABkcnMvbWVkaWEvaW1hZ2UyLmpwZWf/2P/g&#10;ABBKRklGAAEBAQBgAGAAAP/bAEMAAQEBAQEBAQEBAQEBAQEBAQEBAQEBAQEBAQEBAQEBAQEBAQEB&#10;AQEBAQEBAQEBAQEBAQEBAQEBAQEBAQEBAQEBAf/bAEMBAQEBAQEBAQEBAQEBAQEBAQEBAQEBAQEB&#10;AQEBAQEBAQEBAQEBAQEBAQEBAQEBAQEBAQEBAQEBAQEBAQEBAQEBAf/AABEIAiYDY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7+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ooooA1NQ/49ND/7Bc3/AKet&#10;YrLrU1D/AI9ND/7Bc3/p61isugArU0P/AJDWj/8AYU0//wBK4ay61ND/AOQ1o/8A2FNP/wDSuGgD&#10;LooooAK1If8AkC6h/wBhTR//AEk1ysutSH/kC6h/2FNH/wDSTXKAMuvZPh5/yBbr/sKT/wDpJZV4&#10;3Xsnw8/5At1/2FJ//SSyoA7yiiigA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">
                <v:group id="Groupe 15" o:spid="_x0000_s1030"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1"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2"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3"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34"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Zone de texte 2" o:spid="_x0000_s1035"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CB560E" w:rsidRPr="00F6615F" w:rsidRDefault="00CB560E"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Zone de texte 2" o:spid="_x0000_s1036"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Zone de texte 2" o:spid="_x0000_s1037"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Zone de texte 2" o:spid="_x0000_s1038"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29184FE1" w14:textId="070A2668" w:rsidR="00A30430" w:rsidRDefault="00F92D6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6D1A648E"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w:t>
      </w:r>
      <w:r w:rsidR="00B9640C">
        <w:rPr>
          <w:rFonts w:ascii="Times New Roman" w:eastAsia="Times New Roman" w:hAnsi="Times New Roman" w:cs="Times New Roman"/>
          <w:sz w:val="24"/>
          <w:szCs w:val="24"/>
        </w:rPr>
        <w:t>, which performance according to their dispersal parameters, followed the same order as experimental FPR values</w:t>
      </w:r>
      <w:r w:rsidR="002377D0">
        <w:rPr>
          <w:rFonts w:ascii="Times New Roman" w:eastAsia="Times New Roman" w:hAnsi="Times New Roman" w:cs="Times New Roman"/>
          <w:sz w:val="24"/>
          <w:szCs w:val="24"/>
        </w:rPr>
        <w:t xml:space="preserve"> (Fig. 3)</w:t>
      </w:r>
      <w:r w:rsidR="00B9640C">
        <w:rPr>
          <w:rFonts w:ascii="Times New Roman" w:eastAsia="Times New Roman" w:hAnsi="Times New Roman" w:cs="Times New Roman"/>
          <w:sz w:val="24"/>
          <w:szCs w:val="24"/>
        </w:rPr>
        <w:t>.</w:t>
      </w:r>
      <w:r w:rsidR="002377D0">
        <w:rPr>
          <w:rFonts w:ascii="Times New Roman" w:eastAsia="Times New Roman" w:hAnsi="Times New Roman" w:cs="Times New Roman"/>
          <w:sz w:val="24"/>
          <w:szCs w:val="24"/>
        </w:rPr>
        <w:t xml:space="preserve"> </w:t>
      </w:r>
      <w:r w:rsidR="001D512F" w:rsidRPr="0007763B">
        <w:rPr>
          <w:rFonts w:ascii="Times New Roman" w:eastAsia="Times New Roman" w:hAnsi="Times New Roman" w:cs="Times New Roman"/>
          <w:sz w:val="24"/>
          <w:szCs w:val="24"/>
        </w:rPr>
        <w:t xml:space="preserve">This means that in the presence of an actual event, we were less likely to wrongfully </w:t>
      </w:r>
      <w:r w:rsidR="00384DF0">
        <w:rPr>
          <w:rFonts w:ascii="Times New Roman" w:eastAsia="Times New Roman" w:hAnsi="Times New Roman" w:cs="Times New Roman"/>
          <w:sz w:val="24"/>
          <w:szCs w:val="24"/>
        </w:rPr>
        <w:t xml:space="preserve">identify </w:t>
      </w:r>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w:t>
      </w:r>
      <w:r w:rsidR="002377D0">
        <w:rPr>
          <w:rFonts w:ascii="Times New Roman" w:eastAsia="Times New Roman" w:hAnsi="Times New Roman" w:cs="Times New Roman"/>
          <w:sz w:val="24"/>
          <w:szCs w:val="24"/>
        </w:rPr>
        <w:t>moderate and high dispersal scenarios</w:t>
      </w:r>
      <w:r w:rsidR="001E58E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w:t>
      </w:r>
      <w:r w:rsidR="002377D0">
        <w:rPr>
          <w:rFonts w:ascii="Times New Roman" w:eastAsia="Times New Roman" w:hAnsi="Times New Roman" w:cs="Times New Roman"/>
          <w:sz w:val="24"/>
          <w:szCs w:val="24"/>
        </w:rPr>
        <w:t>2303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2377D0">
        <w:rPr>
          <w:rFonts w:ascii="Times New Roman" w:eastAsia="Times New Roman" w:hAnsi="Times New Roman" w:cs="Times New Roman"/>
          <w:sz w:val="24"/>
          <w:szCs w:val="24"/>
        </w:rPr>
        <w:t xml:space="preserve"> after a certain level of dispersal which is below that of the moderate dispersal we chose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w:t>
      </w:r>
      <w:r w:rsidR="002377D0">
        <w:rPr>
          <w:rFonts w:ascii="Times New Roman" w:eastAsia="Times New Roman" w:hAnsi="Times New Roman" w:cs="Times New Roman"/>
          <w:sz w:val="24"/>
          <w:szCs w:val="24"/>
        </w:rPr>
        <w:t xml:space="preserve"> values for scenarios with low dispersal reached a high value</w:t>
      </w:r>
      <w:r w:rsidR="00130BC1" w:rsidRPr="0007763B">
        <w:rPr>
          <w:rFonts w:ascii="Times New Roman" w:eastAsia="Times New Roman" w:hAnsi="Times New Roman" w:cs="Times New Roman"/>
          <w:sz w:val="24"/>
          <w:szCs w:val="24"/>
        </w:rPr>
        <w:t>, which was</w:t>
      </w:r>
      <w:r w:rsidR="002377D0">
        <w:rPr>
          <w:rFonts w:ascii="Times New Roman" w:eastAsia="Times New Roman" w:hAnsi="Times New Roman" w:cs="Times New Roman"/>
          <w:sz w:val="24"/>
          <w:szCs w:val="24"/>
        </w:rPr>
        <w:t xml:space="preserve"> about twice as high as the maximum experimental FPR values (L1)</w:t>
      </w:r>
      <w:r w:rsidR="00130BC1" w:rsidRPr="0007763B">
        <w:rPr>
          <w:rFonts w:ascii="Times New Roman" w:eastAsia="Times New Roman" w:hAnsi="Times New Roman" w:cs="Times New Roman"/>
          <w:sz w:val="24"/>
          <w:szCs w:val="24"/>
        </w:rPr>
        <w:t>.</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17"/>
      <w:r w:rsidRPr="0007763B">
        <w:rPr>
          <w:rFonts w:ascii="Times New Roman" w:eastAsia="Times New Roman" w:hAnsi="Times New Roman" w:cs="Times New Roman"/>
          <w:b/>
          <w:sz w:val="24"/>
          <w:szCs w:val="24"/>
        </w:rPr>
        <w:t>DISCUSSION</w:t>
      </w:r>
      <w:commentRangeEnd w:id="17"/>
      <w:r w:rsidR="00384DF0">
        <w:rPr>
          <w:rStyle w:val="Marquedecommentaire"/>
        </w:rPr>
        <w:commentReference w:id="17"/>
      </w:r>
    </w:p>
    <w:p w14:paraId="566C2215" w14:textId="0D646E87" w:rsidR="00B25EF6" w:rsidRDefault="00B25EF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 (lower values) for the T</w:t>
      </w:r>
      <w:r>
        <w:rPr>
          <w:rFonts w:ascii="Times New Roman" w:eastAsia="Times New Roman" w:hAnsi="Times New Roman" w:cs="Times New Roman"/>
          <w:sz w:val="24"/>
          <w:szCs w:val="24"/>
        </w:rPr>
        <w:t>G</w:t>
      </w:r>
      <w:r w:rsidRPr="0007763B">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pathological FNR (low power)</w:t>
      </w:r>
      <w:r>
        <w:rPr>
          <w:rFonts w:ascii="Times New Roman" w:eastAsia="Times New Roman" w:hAnsi="Times New Roman" w:cs="Times New Roman"/>
          <w:sz w:val="24"/>
          <w:szCs w:val="24"/>
        </w:rPr>
        <w:t xml:space="preserve"> (Fig. 2 and 3)</w:t>
      </w:r>
      <w:r w:rsidRPr="0007763B">
        <w:rPr>
          <w:rFonts w:ascii="Times New Roman" w:eastAsia="Times New Roman" w:hAnsi="Times New Roman" w:cs="Times New Roman"/>
          <w:sz w:val="24"/>
          <w:szCs w:val="24"/>
        </w:rPr>
        <w:t>.</w:t>
      </w:r>
    </w:p>
    <w:p w14:paraId="180A8E90" w14:textId="3DF0B568" w:rsidR="00A24993" w:rsidRDefault="003C3E3B" w:rsidP="00A51948">
      <w:pPr>
        <w:spacing w:before="240" w:after="240" w:line="480" w:lineRule="auto"/>
        <w:rPr>
          <w:rFonts w:ascii="Times New Roman" w:eastAsia="Times New Roman" w:hAnsi="Times New Roman" w:cs="Times New Roman"/>
          <w:sz w:val="24"/>
          <w:szCs w:val="24"/>
        </w:rPr>
      </w:pPr>
      <w:commentRangeStart w:id="18"/>
      <w:r>
        <w:rPr>
          <w:rFonts w:ascii="Times New Roman" w:eastAsia="Times New Roman" w:hAnsi="Times New Roman" w:cs="Times New Roman"/>
          <w:sz w:val="24"/>
          <w:szCs w:val="24"/>
        </w:rPr>
        <w:t xml:space="preserve">Being </w:t>
      </w:r>
      <w:commentRangeEnd w:id="18"/>
      <w:r w:rsidR="00384DF0">
        <w:rPr>
          <w:rStyle w:val="Marquedecommentaire"/>
        </w:rPr>
        <w:commentReference w:id="18"/>
      </w:r>
      <w:r>
        <w:rPr>
          <w:rFonts w:ascii="Times New Roman" w:eastAsia="Times New Roman" w:hAnsi="Times New Roman" w:cs="Times New Roman"/>
          <w:sz w:val="24"/>
          <w:szCs w:val="24"/>
        </w:rPr>
        <w:t>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xml:space="preserve">, even if </w:t>
      </w:r>
      <w:commentRangeStart w:id="19"/>
      <w:r>
        <w:rPr>
          <w:rFonts w:ascii="Times New Roman" w:eastAsia="Times New Roman" w:hAnsi="Times New Roman" w:cs="Times New Roman"/>
          <w:sz w:val="24"/>
          <w:szCs w:val="24"/>
        </w:rPr>
        <w:t xml:space="preserve">given </w:t>
      </w:r>
      <w:r>
        <w:rPr>
          <w:rFonts w:ascii="Times New Roman" w:eastAsia="Times New Roman" w:hAnsi="Times New Roman" w:cs="Times New Roman"/>
          <w:sz w:val="24"/>
          <w:szCs w:val="24"/>
        </w:rPr>
        <w:lastRenderedPageBreak/>
        <w:t>relatively poor genetic datasets</w:t>
      </w:r>
      <w:r w:rsidR="00184ABD">
        <w:rPr>
          <w:rFonts w:ascii="Times New Roman" w:eastAsia="Times New Roman" w:hAnsi="Times New Roman" w:cs="Times New Roman"/>
          <w:sz w:val="24"/>
          <w:szCs w:val="24"/>
        </w:rPr>
        <w:t xml:space="preserve"> </w:t>
      </w:r>
      <w:commentRangeEnd w:id="19"/>
      <w:r w:rsidR="00384DF0">
        <w:rPr>
          <w:rStyle w:val="Marquedecommentaire"/>
        </w:rPr>
        <w:commentReference w:id="19"/>
      </w:r>
      <w:r w:rsidR="00184ABD">
        <w:rPr>
          <w:rFonts w:ascii="Times New Roman" w:eastAsia="Times New Roman" w:hAnsi="Times New Roman" w:cs="Times New Roman"/>
          <w:sz w:val="24"/>
          <w:szCs w:val="24"/>
        </w:rPr>
        <w:t>(</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2E00A267"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t>
      </w:r>
      <w:r w:rsidR="00384DF0">
        <w:rPr>
          <w:rFonts w:ascii="Times New Roman" w:eastAsia="Times New Roman" w:hAnsi="Times New Roman" w:cs="Times New Roman"/>
          <w:sz w:val="24"/>
          <w:szCs w:val="24"/>
        </w:rPr>
        <w:t>(i.e., FNR, FPR)</w:t>
      </w:r>
      <w:r>
        <w:rPr>
          <w:rFonts w:ascii="Times New Roman" w:eastAsia="Times New Roman" w:hAnsi="Times New Roman" w:cs="Times New Roman"/>
          <w:sz w:val="24"/>
          <w:szCs w:val="24"/>
        </w:rPr>
        <w:t>, with an increase of dispersal ability (Fig. 2). This decrease exists even with only one generation separating two temporal samples, which suggests that studying highly connected systems might require more frequent sampling, or at least that higher uncertainty should be 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1C4FADDD"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w:t>
      </w:r>
      <w:r w:rsidR="00384DF0">
        <w:rPr>
          <w:rFonts w:ascii="Times New Roman" w:eastAsia="Times New Roman" w:hAnsi="Times New Roman" w:cs="Times New Roman"/>
          <w:sz w:val="24"/>
          <w:szCs w:val="24"/>
        </w:rPr>
        <w:t xml:space="preserve">that is, </w:t>
      </w:r>
      <w:r>
        <w:rPr>
          <w:rFonts w:ascii="Times New Roman" w:eastAsia="Times New Roman" w:hAnsi="Times New Roman" w:cs="Times New Roman"/>
          <w:sz w:val="24"/>
          <w:szCs w:val="24"/>
        </w:rPr>
        <w:t xml:space="preserve">the number of populations affected </w:t>
      </w:r>
      <w:r w:rsidR="00384DF0">
        <w:rPr>
          <w:rFonts w:ascii="Times New Roman" w:eastAsia="Times New Roman" w:hAnsi="Times New Roman" w:cs="Times New Roman"/>
          <w:sz w:val="24"/>
          <w:szCs w:val="24"/>
        </w:rPr>
        <w:t>by the punctual demographic event</w:t>
      </w:r>
      <w:r>
        <w:rPr>
          <w:rFonts w:ascii="Times New Roman" w:eastAsia="Times New Roman" w:hAnsi="Times New Roman" w:cs="Times New Roman"/>
          <w:sz w:val="24"/>
          <w:szCs w:val="24"/>
        </w:rPr>
        <w:t>, decreases our ability to correctly identify which populations have truly changed. Although the spatial extent of a legacy may help researchers d</w:t>
      </w:r>
      <w:r w:rsidR="008E5867">
        <w:rPr>
          <w:rFonts w:ascii="Times New Roman" w:eastAsia="Times New Roman" w:hAnsi="Times New Roman" w:cs="Times New Roman"/>
          <w:sz w:val="24"/>
          <w:szCs w:val="24"/>
        </w:rPr>
        <w:t>etect the legacy</w:t>
      </w:r>
      <w:r>
        <w:rPr>
          <w:rFonts w:ascii="Times New Roman" w:eastAsia="Times New Roman" w:hAnsi="Times New Roman" w:cs="Times New Roman"/>
          <w:sz w:val="24"/>
          <w:szCs w:val="24"/>
        </w:rPr>
        <w:t xml:space="preserve"> </w:t>
      </w:r>
      <w:r w:rsidR="008E5867">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the chance of the legacy being sampled</w:t>
      </w:r>
      <w:r w:rsidR="008E5867">
        <w:rPr>
          <w:rFonts w:ascii="Times New Roman" w:eastAsia="Times New Roman" w:hAnsi="Times New Roman" w:cs="Times New Roman"/>
          <w:sz w:val="24"/>
          <w:szCs w:val="24"/>
        </w:rPr>
        <w:t xml:space="preserve"> increases</w:t>
      </w:r>
      <w:r>
        <w:rPr>
          <w:rFonts w:ascii="Times New Roman" w:eastAsia="Times New Roman" w:hAnsi="Times New Roman" w:cs="Times New Roman"/>
          <w:sz w:val="24"/>
          <w:szCs w:val="24"/>
        </w:rPr>
        <w:t xml:space="preserve">, </w:t>
      </w:r>
      <w:r w:rsidR="00C519A3">
        <w:rPr>
          <w:rFonts w:ascii="Times New Roman" w:eastAsia="Times New Roman" w:hAnsi="Times New Roman" w:cs="Times New Roman"/>
          <w:sz w:val="24"/>
          <w:szCs w:val="24"/>
        </w:rPr>
        <w:t xml:space="preserve">it also greatly increased the risk of </w:t>
      </w:r>
      <w:r w:rsidR="00384DF0">
        <w:rPr>
          <w:rFonts w:ascii="Times New Roman" w:eastAsia="Times New Roman" w:hAnsi="Times New Roman" w:cs="Times New Roman"/>
          <w:sz w:val="24"/>
          <w:szCs w:val="24"/>
        </w:rPr>
        <w:t xml:space="preserve">not identifying </w:t>
      </w:r>
      <w:r w:rsidR="00C519A3">
        <w:rPr>
          <w:rFonts w:ascii="Times New Roman" w:eastAsia="Times New Roman" w:hAnsi="Times New Roman" w:cs="Times New Roman"/>
          <w:sz w:val="24"/>
          <w:szCs w:val="24"/>
        </w:rPr>
        <w:t>the legacy (Fig.3).</w:t>
      </w:r>
      <w:r w:rsidR="00E46EF8">
        <w:rPr>
          <w:rFonts w:ascii="Times New Roman" w:eastAsia="Times New Roman" w:hAnsi="Times New Roman" w:cs="Times New Roman"/>
          <w:sz w:val="24"/>
          <w:szCs w:val="24"/>
        </w:rPr>
        <w:t xml:space="preserve"> </w:t>
      </w:r>
      <w:commentRangeStart w:id="20"/>
      <w:r w:rsidR="00E46EF8">
        <w:rPr>
          <w:rFonts w:ascii="Times New Roman" w:eastAsia="Times New Roman" w:hAnsi="Times New Roman" w:cs="Times New Roman"/>
          <w:sz w:val="24"/>
          <w:szCs w:val="24"/>
        </w:rPr>
        <w:t xml:space="preserve">Whether this could be offset by a </w:t>
      </w:r>
      <w:r w:rsidR="00384DF0">
        <w:rPr>
          <w:rFonts w:ascii="Times New Roman" w:eastAsia="Times New Roman" w:hAnsi="Times New Roman" w:cs="Times New Roman"/>
          <w:sz w:val="24"/>
          <w:szCs w:val="24"/>
        </w:rPr>
        <w:t xml:space="preserve">lower </w:t>
      </w:r>
      <w:r w:rsidR="00E46EF8">
        <w:rPr>
          <w:rFonts w:ascii="Times New Roman" w:eastAsia="Times New Roman" w:hAnsi="Times New Roman" w:cs="Times New Roman"/>
          <w:sz w:val="24"/>
          <w:szCs w:val="24"/>
        </w:rPr>
        <w:t>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w:t>
      </w:r>
      <w:commentRangeEnd w:id="20"/>
      <w:r w:rsidR="00384DF0">
        <w:rPr>
          <w:rStyle w:val="Marquedecommentaire"/>
        </w:rPr>
        <w:commentReference w:id="20"/>
      </w:r>
      <w:r w:rsidR="00E46EF8">
        <w:rPr>
          <w:rFonts w:ascii="Times New Roman" w:eastAsia="Times New Roman" w:hAnsi="Times New Roman" w:cs="Times New Roman"/>
          <w:sz w:val="24"/>
          <w:szCs w:val="24"/>
        </w:rPr>
        <w:t>.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w:t>
      </w:r>
      <w:r w:rsidR="00E46EF8">
        <w:rPr>
          <w:rFonts w:ascii="Times New Roman" w:eastAsia="Times New Roman" w:hAnsi="Times New Roman" w:cs="Times New Roman"/>
          <w:sz w:val="24"/>
          <w:szCs w:val="24"/>
        </w:rPr>
        <w:lastRenderedPageBreak/>
        <w:t xml:space="preserve">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8B2DA1">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47091A44" w14:textId="46A275D1" w:rsidR="00384DF0"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FC0721">
        <w:rPr>
          <w:rFonts w:ascii="Times New Roman" w:eastAsia="Times New Roman" w:hAnsi="Times New Roman" w:cs="Times New Roman"/>
          <w:sz w:val="24"/>
          <w:szCs w:val="24"/>
        </w:rPr>
        <w:t xml:space="preserve">limited </w:t>
      </w:r>
      <w:proofErr w:type="spellStart"/>
      <w:r w:rsidR="00AB68BE">
        <w:rPr>
          <w:rFonts w:ascii="Times New Roman" w:eastAsia="Times New Roman" w:hAnsi="Times New Roman" w:cs="Times New Roman"/>
          <w:sz w:val="24"/>
          <w:szCs w:val="24"/>
        </w:rPr>
        <w:t>biallelic</w:t>
      </w:r>
      <w:proofErr w:type="spellEnd"/>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w:t>
      </w:r>
      <w:r w:rsidR="00384DF0">
        <w:rPr>
          <w:rFonts w:ascii="Times New Roman" w:eastAsia="Times New Roman" w:hAnsi="Times New Roman" w:cs="Times New Roman"/>
          <w:sz w:val="24"/>
          <w:szCs w:val="24"/>
        </w:rPr>
        <w:t xml:space="preserve">retain </w:t>
      </w:r>
      <w:r w:rsidR="00AB68BE">
        <w:rPr>
          <w:rFonts w:ascii="Times New Roman" w:eastAsia="Times New Roman" w:hAnsi="Times New Roman" w:cs="Times New Roman"/>
          <w:sz w:val="24"/>
          <w:szCs w:val="24"/>
        </w:rPr>
        <w:t xml:space="preserve">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commentRangeStart w:id="21"/>
      <w:r w:rsidR="003B771C" w:rsidRPr="0007763B">
        <w:rPr>
          <w:rFonts w:ascii="Times New Roman" w:eastAsia="Times New Roman" w:hAnsi="Times New Roman" w:cs="Times New Roman"/>
          <w:sz w:val="24"/>
          <w:szCs w:val="24"/>
        </w:rPr>
        <w:t>.</w:t>
      </w:r>
      <w:commentRangeEnd w:id="21"/>
      <w:r w:rsidR="00384DF0">
        <w:rPr>
          <w:rStyle w:val="Marquedecommentaire"/>
        </w:rPr>
        <w:commentReference w:id="21"/>
      </w:r>
      <w:r w:rsidR="003B771C" w:rsidRPr="0007763B">
        <w:rPr>
          <w:rFonts w:ascii="Times New Roman" w:eastAsia="Times New Roman" w:hAnsi="Times New Roman" w:cs="Times New Roman"/>
          <w:sz w:val="24"/>
          <w:szCs w:val="24"/>
        </w:rPr>
        <w:t xml:space="preserve"> </w:t>
      </w:r>
    </w:p>
    <w:p w14:paraId="6124944C" w14:textId="795765E1" w:rsidR="003B771C" w:rsidRPr="0007763B" w:rsidRDefault="00AB68B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w:t>
      </w:r>
      <w:ins w:id="22" w:author="Patrick James" w:date="2019-11-12T18:07:00Z">
        <w:r w:rsidR="00384DF0">
          <w:rPr>
            <w:rFonts w:ascii="Times New Roman" w:eastAsia="Times New Roman" w:hAnsi="Times New Roman" w:cs="Times New Roman"/>
            <w:sz w:val="24"/>
            <w:szCs w:val="24"/>
          </w:rPr>
          <w:t>Specifically</w:t>
        </w:r>
        <w:commentRangeStart w:id="23"/>
        <w:r w:rsidR="00384DF0">
          <w:rPr>
            <w:rFonts w:ascii="Times New Roman" w:eastAsia="Times New Roman" w:hAnsi="Times New Roman" w:cs="Times New Roman"/>
            <w:sz w:val="24"/>
            <w:szCs w:val="24"/>
          </w:rPr>
          <w:t xml:space="preserve">… </w:t>
        </w:r>
        <w:commentRangeEnd w:id="23"/>
        <w:r w:rsidR="00384DF0">
          <w:rPr>
            <w:rStyle w:val="Marquedecommentaire"/>
          </w:rPr>
          <w:commentReference w:id="23"/>
        </w:r>
      </w:ins>
      <w:r w:rsidR="00CC72B2">
        <w:rPr>
          <w:rFonts w:ascii="Times New Roman" w:eastAsia="Times New Roman" w:hAnsi="Times New Roman" w:cs="Times New Roman"/>
          <w:sz w:val="24"/>
          <w:szCs w:val="24"/>
        </w:rPr>
        <w:t>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 xml:space="preserve">e want to warn readers </w:t>
      </w:r>
      <w:r w:rsidR="00C71E31">
        <w:rPr>
          <w:rFonts w:ascii="Times New Roman" w:eastAsia="Times New Roman" w:hAnsi="Times New Roman" w:cs="Times New Roman"/>
          <w:sz w:val="24"/>
          <w:szCs w:val="24"/>
        </w:rPr>
        <w:lastRenderedPageBreak/>
        <w:t>that other permutation algorithms should be extensively tested with the help of varied simulations, before being considered for use on genetic data.</w:t>
      </w:r>
    </w:p>
    <w:p w14:paraId="2BB749E0" w14:textId="449B898E" w:rsidR="00790718" w:rsidRDefault="008221AF" w:rsidP="00A51948">
      <w:pPr>
        <w:spacing w:before="240" w:after="240" w:line="480" w:lineRule="auto"/>
        <w:rPr>
          <w:ins w:id="24" w:author="Patrick James" w:date="2019-11-12T18:08: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-value 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 xml:space="preserve">using </w:t>
      </w:r>
      <w:proofErr w:type="spellStart"/>
      <w:r w:rsidR="00D85987">
        <w:rPr>
          <w:rFonts w:ascii="Times New Roman" w:eastAsia="Times New Roman" w:hAnsi="Times New Roman" w:cs="Times New Roman"/>
          <w:sz w:val="24"/>
          <w:szCs w:val="24"/>
        </w:rPr>
        <w:t>spatio</w:t>
      </w:r>
      <w:proofErr w:type="spellEnd"/>
      <w:r w:rsidR="00D85987">
        <w:rPr>
          <w:rFonts w:ascii="Times New Roman" w:eastAsia="Times New Roman" w:hAnsi="Times New Roman" w:cs="Times New Roman"/>
          <w:sz w:val="24"/>
          <w:szCs w:val="24"/>
        </w:rPr>
        <w:t>-temporal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w:t>
      </w:r>
      <w:proofErr w:type="spellStart"/>
      <w:r w:rsidR="00FC0721">
        <w:rPr>
          <w:rFonts w:ascii="Times New Roman" w:eastAsia="Times New Roman" w:hAnsi="Times New Roman" w:cs="Times New Roman"/>
          <w:sz w:val="24"/>
          <w:szCs w:val="24"/>
        </w:rPr>
        <w:lastRenderedPageBreak/>
        <w:t>CDMetaPOP</w:t>
      </w:r>
      <w:proofErr w:type="spellEnd"/>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1DF8F7F6" w14:textId="6BA73340" w:rsidR="00384DF0" w:rsidRDefault="00384DF0" w:rsidP="00A51948">
      <w:pPr>
        <w:spacing w:before="240" w:after="240" w:line="480" w:lineRule="auto"/>
        <w:rPr>
          <w:rFonts w:ascii="Times New Roman" w:eastAsia="Times New Roman" w:hAnsi="Times New Roman" w:cs="Times New Roman"/>
          <w:sz w:val="24"/>
          <w:szCs w:val="24"/>
        </w:rPr>
      </w:pPr>
      <w:commentRangeStart w:id="25"/>
      <w:ins w:id="26" w:author="Patrick James" w:date="2019-11-12T18:08:00Z">
        <w:r>
          <w:rPr>
            <w:rFonts w:ascii="Times New Roman" w:eastAsia="Times New Roman" w:hAnsi="Times New Roman" w:cs="Times New Roman"/>
            <w:sz w:val="24"/>
            <w:szCs w:val="24"/>
          </w:rPr>
          <w:t>XXX</w:t>
        </w:r>
        <w:commentRangeEnd w:id="25"/>
        <w:r>
          <w:rPr>
            <w:rStyle w:val="Marquedecommentaire"/>
          </w:rPr>
          <w:commentReference w:id="25"/>
        </w:r>
      </w:ins>
    </w:p>
    <w:p w14:paraId="25F3815B" w14:textId="5B6DF4C2" w:rsidR="003706EC" w:rsidRPr="00E75CDD" w:rsidRDefault="00E535D3"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3706EC">
        <w:rPr>
          <w:rFonts w:ascii="Times New Roman" w:eastAsia="Times New Roman" w:hAnsi="Times New Roman" w:cs="Times New Roman"/>
          <w:sz w:val="24"/>
          <w:szCs w:val="24"/>
        </w:rPr>
        <w:t xml:space="preserve">uture work </w:t>
      </w:r>
      <w:r w:rsidR="00AD4106">
        <w:rPr>
          <w:rFonts w:ascii="Times New Roman" w:eastAsia="Times New Roman" w:hAnsi="Times New Roman" w:cs="Times New Roman"/>
          <w:sz w:val="24"/>
          <w:szCs w:val="24"/>
        </w:rPr>
        <w:t xml:space="preserve">will need </w:t>
      </w:r>
      <w:r w:rsidR="003706EC">
        <w:rPr>
          <w:rFonts w:ascii="Times New Roman" w:eastAsia="Times New Roman" w:hAnsi="Times New Roman" w:cs="Times New Roman"/>
          <w:sz w:val="24"/>
          <w:szCs w:val="24"/>
        </w:rPr>
        <w:t xml:space="preserve">to explore how </w:t>
      </w:r>
      <w:commentRangeStart w:id="27"/>
      <w:r w:rsidR="003706EC">
        <w:rPr>
          <w:rFonts w:ascii="Times New Roman" w:eastAsia="Times New Roman" w:hAnsi="Times New Roman" w:cs="Times New Roman"/>
          <w:sz w:val="24"/>
          <w:szCs w:val="24"/>
        </w:rPr>
        <w:t>performance of TGI, as well as othe</w:t>
      </w:r>
      <w:r w:rsidR="00D2594B">
        <w:rPr>
          <w:rFonts w:ascii="Times New Roman" w:eastAsia="Times New Roman" w:hAnsi="Times New Roman" w:cs="Times New Roman"/>
          <w:sz w:val="24"/>
          <w:szCs w:val="24"/>
        </w:rPr>
        <w:t xml:space="preserve">r </w:t>
      </w:r>
      <w:r w:rsidR="003706EC">
        <w:rPr>
          <w:rFonts w:ascii="Times New Roman" w:eastAsia="Times New Roman" w:hAnsi="Times New Roman" w:cs="Times New Roman"/>
          <w:sz w:val="24"/>
          <w:szCs w:val="24"/>
        </w:rPr>
        <w:t xml:space="preserve">methods depending on the quantity and quality of the genetic data available, in detecting </w:t>
      </w:r>
      <w:proofErr w:type="spellStart"/>
      <w:r w:rsidR="003706EC">
        <w:rPr>
          <w:rFonts w:ascii="Times New Roman" w:eastAsia="Times New Roman" w:hAnsi="Times New Roman" w:cs="Times New Roman"/>
          <w:sz w:val="24"/>
          <w:szCs w:val="24"/>
        </w:rPr>
        <w:t>spatio</w:t>
      </w:r>
      <w:proofErr w:type="spellEnd"/>
      <w:r w:rsidR="003706EC">
        <w:rPr>
          <w:rFonts w:ascii="Times New Roman" w:eastAsia="Times New Roman" w:hAnsi="Times New Roman" w:cs="Times New Roman"/>
          <w:sz w:val="24"/>
          <w:szCs w:val="24"/>
        </w:rPr>
        <w:t xml:space="preserve">-temporal genetic change, varies with different factors. </w:t>
      </w:r>
      <w:commentRangeEnd w:id="27"/>
      <w:r w:rsidR="00AD4106">
        <w:rPr>
          <w:rStyle w:val="Marquedecommentaire"/>
        </w:rPr>
        <w:commentReference w:id="27"/>
      </w:r>
      <w:r w:rsidR="005C17F4">
        <w:rPr>
          <w:rFonts w:ascii="Times New Roman" w:eastAsia="Times New Roman" w:hAnsi="Times New Roman" w:cs="Times New Roman"/>
          <w:sz w:val="24"/>
          <w:szCs w:val="24"/>
        </w:rPr>
        <w:t>Some of the</w:t>
      </w:r>
      <w:r w:rsidR="003706EC">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sidR="003706EC">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sidR="003706EC">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 xml:space="preserve">varying effective population </w:t>
      </w:r>
      <w:commentRangeStart w:id="28"/>
      <w:r w:rsidR="00D77D74">
        <w:rPr>
          <w:rFonts w:ascii="Times New Roman" w:eastAsia="Times New Roman" w:hAnsi="Times New Roman" w:cs="Times New Roman"/>
          <w:sz w:val="24"/>
          <w:szCs w:val="24"/>
        </w:rPr>
        <w:t>sizes</w:t>
      </w:r>
      <w:commentRangeEnd w:id="28"/>
      <w:r w:rsidR="00AD4106">
        <w:rPr>
          <w:rStyle w:val="Marquedecommentaire"/>
        </w:rPr>
        <w:commentReference w:id="28"/>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w:t>
      </w:r>
      <w:proofErr w:type="spellStart"/>
      <w:proofErr w:type="gramStart"/>
      <w:r w:rsidR="00032375">
        <w:rPr>
          <w:rFonts w:ascii="Times New Roman" w:hAnsi="Times New Roman" w:cs="Times New Roman"/>
          <w:i/>
          <w:sz w:val="24"/>
          <w:szCs w:val="24"/>
        </w:rPr>
        <w:t>TG</w:t>
      </w:r>
      <w:r>
        <w:rPr>
          <w:rFonts w:ascii="Times New Roman" w:hAnsi="Times New Roman" w:cs="Times New Roman"/>
          <w:i/>
          <w:sz w:val="24"/>
          <w:szCs w:val="24"/>
        </w:rPr>
        <w:t>Imicro</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t>
      </w:r>
      <w:r w:rsidRPr="0007763B">
        <w:rPr>
          <w:rFonts w:ascii="Times New Roman" w:hAnsi="Times New Roman" w:cs="Times New Roman"/>
          <w:sz w:val="24"/>
          <w:szCs w:val="24"/>
        </w:rPr>
        <w:lastRenderedPageBreak/>
        <w:t xml:space="preserve">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79A09036" w14:textId="6C7BCB66" w:rsidR="00E326F3" w:rsidRPr="00E326F3" w:rsidRDefault="004E13A5"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E326F3" w:rsidRPr="00E326F3">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E326F3" w:rsidRPr="00E326F3">
        <w:rPr>
          <w:rFonts w:ascii="Times New Roman" w:hAnsi="Times New Roman" w:cs="Times New Roman"/>
          <w:i/>
          <w:iCs/>
          <w:noProof/>
          <w:sz w:val="24"/>
          <w:szCs w:val="24"/>
        </w:rPr>
        <w:t>Evolution</w:t>
      </w:r>
      <w:r w:rsidR="00E326F3" w:rsidRPr="00E326F3">
        <w:rPr>
          <w:rFonts w:ascii="Times New Roman" w:hAnsi="Times New Roman" w:cs="Times New Roman"/>
          <w:noProof/>
          <w:sz w:val="24"/>
          <w:szCs w:val="24"/>
        </w:rPr>
        <w:t xml:space="preserve">, </w:t>
      </w:r>
      <w:r w:rsidR="00E326F3" w:rsidRPr="00E326F3">
        <w:rPr>
          <w:rFonts w:ascii="Times New Roman" w:hAnsi="Times New Roman" w:cs="Times New Roman"/>
          <w:i/>
          <w:iCs/>
          <w:noProof/>
          <w:sz w:val="24"/>
          <w:szCs w:val="24"/>
        </w:rPr>
        <w:t>69</w:t>
      </w:r>
      <w:r w:rsidR="00E326F3" w:rsidRPr="00E326F3">
        <w:rPr>
          <w:rFonts w:ascii="Times New Roman" w:hAnsi="Times New Roman" w:cs="Times New Roman"/>
          <w:noProof/>
          <w:sz w:val="24"/>
          <w:szCs w:val="24"/>
        </w:rPr>
        <w:t>(3), 823–829. doi: 10.1111/evo.12596</w:t>
      </w:r>
    </w:p>
    <w:p w14:paraId="1FC96713"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Aeschbacher, S., Selby, J. P., Willis, J. H., &amp; Coop, G. M. (2016). </w:t>
      </w:r>
      <w:r w:rsidRPr="00E326F3">
        <w:rPr>
          <w:rFonts w:ascii="Times New Roman" w:hAnsi="Times New Roman" w:cs="Times New Roman"/>
          <w:i/>
          <w:iCs/>
          <w:noProof/>
          <w:sz w:val="24"/>
          <w:szCs w:val="24"/>
        </w:rPr>
        <w:t>Population-genomic inference of the strength and timing of selection against gene flow</w:t>
      </w:r>
      <w:r w:rsidRPr="00E326F3">
        <w:rPr>
          <w:rFonts w:ascii="Times New Roman" w:hAnsi="Times New Roman" w:cs="Times New Roman"/>
          <w:noProof/>
          <w:sz w:val="24"/>
          <w:szCs w:val="24"/>
        </w:rPr>
        <w:t>. (18), 1–6. doi: 10.1101/072736</w:t>
      </w:r>
    </w:p>
    <w:p w14:paraId="0C83F65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Albrechtsen, A., Nielsen, F. C., &amp; Nielsen, R. (2010). Ascertainment biases in SNP chips affect measures of population divergence. </w:t>
      </w:r>
      <w:r w:rsidRPr="00E326F3">
        <w:rPr>
          <w:rFonts w:ascii="Times New Roman" w:hAnsi="Times New Roman" w:cs="Times New Roman"/>
          <w:i/>
          <w:iCs/>
          <w:noProof/>
          <w:sz w:val="24"/>
          <w:szCs w:val="24"/>
        </w:rPr>
        <w:t>Molecular Biology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27</w:t>
      </w:r>
      <w:r w:rsidRPr="00E326F3">
        <w:rPr>
          <w:rFonts w:ascii="Times New Roman" w:hAnsi="Times New Roman" w:cs="Times New Roman"/>
          <w:noProof/>
          <w:sz w:val="24"/>
          <w:szCs w:val="24"/>
        </w:rPr>
        <w:t>(11), 2534–2547. doi: 10.1093/molbev/msq148</w:t>
      </w:r>
    </w:p>
    <w:p w14:paraId="3D8DD7B9"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Allendorf, F. W., Hohenlohe, P. A., &amp; Luikart, G. (2010). Genomics and the future of conservation genetics. </w:t>
      </w:r>
      <w:r w:rsidRPr="00E326F3">
        <w:rPr>
          <w:rFonts w:ascii="Times New Roman" w:hAnsi="Times New Roman" w:cs="Times New Roman"/>
          <w:i/>
          <w:iCs/>
          <w:noProof/>
          <w:sz w:val="24"/>
          <w:szCs w:val="24"/>
        </w:rPr>
        <w:t>Nature Reviews.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11</w:t>
      </w:r>
      <w:r w:rsidRPr="00E326F3">
        <w:rPr>
          <w:rFonts w:ascii="Times New Roman" w:hAnsi="Times New Roman" w:cs="Times New Roman"/>
          <w:noProof/>
          <w:sz w:val="24"/>
          <w:szCs w:val="24"/>
        </w:rPr>
        <w:t>(10), 697–709. doi: 10.1038/nrg2844</w:t>
      </w:r>
    </w:p>
    <w:p w14:paraId="05999A92"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Anderson, C. D., Epperson, B. K., Fortin, M.-J., Holderegger, R., James, P. M. a., Rosenberg, M. </w:t>
      </w:r>
      <w:r w:rsidRPr="00E326F3">
        <w:rPr>
          <w:rFonts w:ascii="Times New Roman" w:hAnsi="Times New Roman" w:cs="Times New Roman"/>
          <w:noProof/>
          <w:sz w:val="24"/>
          <w:szCs w:val="24"/>
        </w:rPr>
        <w:lastRenderedPageBreak/>
        <w:t xml:space="preserve">S., … Spear, S. F. (2010). Considering spatial and temporal scale in landscape-genetic studies of gene flow.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19</w:t>
      </w:r>
      <w:r w:rsidRPr="00E326F3">
        <w:rPr>
          <w:rFonts w:ascii="Times New Roman" w:hAnsi="Times New Roman" w:cs="Times New Roman"/>
          <w:noProof/>
          <w:sz w:val="24"/>
          <w:szCs w:val="24"/>
        </w:rPr>
        <w:t>(17), 3565–3575. doi: 10.1111/j.1365-294X.2010.04757.x</w:t>
      </w:r>
    </w:p>
    <w:p w14:paraId="70CB75A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E326F3">
        <w:rPr>
          <w:rFonts w:ascii="Times New Roman" w:hAnsi="Times New Roman" w:cs="Times New Roman"/>
          <w:i/>
          <w:iCs/>
          <w:noProof/>
          <w:sz w:val="24"/>
          <w:szCs w:val="24"/>
        </w:rPr>
        <w:t>American Naturalist</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181</w:t>
      </w:r>
      <w:r w:rsidRPr="00E326F3">
        <w:rPr>
          <w:rFonts w:ascii="Times New Roman" w:hAnsi="Times New Roman" w:cs="Times New Roman"/>
          <w:noProof/>
          <w:sz w:val="24"/>
          <w:szCs w:val="24"/>
        </w:rPr>
        <w:t>(2), 254–263. doi: 10.1086/668831</w:t>
      </w:r>
    </w:p>
    <w:p w14:paraId="486D84B9"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Avise, J. C. (1994). </w:t>
      </w:r>
      <w:r w:rsidRPr="00E326F3">
        <w:rPr>
          <w:rFonts w:ascii="Times New Roman" w:hAnsi="Times New Roman" w:cs="Times New Roman"/>
          <w:i/>
          <w:iCs/>
          <w:noProof/>
          <w:sz w:val="24"/>
          <w:szCs w:val="24"/>
        </w:rPr>
        <w:t>Molecular markers, natural history and evolution</w:t>
      </w:r>
      <w:r w:rsidRPr="00E326F3">
        <w:rPr>
          <w:rFonts w:ascii="Times New Roman" w:hAnsi="Times New Roman" w:cs="Times New Roman"/>
          <w:noProof/>
          <w:sz w:val="24"/>
          <w:szCs w:val="24"/>
        </w:rPr>
        <w:t>. London, UK: Chapman &amp; Hall.</w:t>
      </w:r>
    </w:p>
    <w:p w14:paraId="2C898D31"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Baker, S. J., Anthonysamy, W. J. B., Davis, M. A., Dreslik, M. J., Douglas, M. R., Douglas, M. E., &amp; Phillips, C. A. (2018).  Temporal Patterns of Genetic Diversity in an Imperiled Population of the Eastern Massasauga Rattlesnake ( Sistrurus catenatus ) . </w:t>
      </w:r>
      <w:r w:rsidRPr="00E326F3">
        <w:rPr>
          <w:rFonts w:ascii="Times New Roman" w:hAnsi="Times New Roman" w:cs="Times New Roman"/>
          <w:i/>
          <w:iCs/>
          <w:noProof/>
          <w:sz w:val="24"/>
          <w:szCs w:val="24"/>
        </w:rPr>
        <w:t>Copeia</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106</w:t>
      </w:r>
      <w:r w:rsidRPr="00E326F3">
        <w:rPr>
          <w:rFonts w:ascii="Times New Roman" w:hAnsi="Times New Roman" w:cs="Times New Roman"/>
          <w:noProof/>
          <w:sz w:val="24"/>
          <w:szCs w:val="24"/>
        </w:rPr>
        <w:t>(3), 414–420. doi: 10.1643/cg-17-682</w:t>
      </w:r>
    </w:p>
    <w:p w14:paraId="33FA5E6D"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Banks, S. C., Cary, G. J., Smith, A. L., Davies, I. D., Driscoll, D. A., Gill, A. M., … Peakall, R. (2013). How does ecological disturbance influence genetic diversity? </w:t>
      </w:r>
      <w:r w:rsidRPr="00E326F3">
        <w:rPr>
          <w:rFonts w:ascii="Times New Roman" w:hAnsi="Times New Roman" w:cs="Times New Roman"/>
          <w:i/>
          <w:iCs/>
          <w:noProof/>
          <w:sz w:val="24"/>
          <w:szCs w:val="24"/>
        </w:rPr>
        <w:t>Trends in 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28</w:t>
      </w:r>
      <w:r w:rsidRPr="00E326F3">
        <w:rPr>
          <w:rFonts w:ascii="Times New Roman" w:hAnsi="Times New Roman" w:cs="Times New Roman"/>
          <w:noProof/>
          <w:sz w:val="24"/>
          <w:szCs w:val="24"/>
        </w:rPr>
        <w:t>(11), 670–679. doi: 10.1016/j.tree.2013.08.005</w:t>
      </w:r>
    </w:p>
    <w:p w14:paraId="27055C5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(January), 3339–3357. doi: 10.1111/mec.15164</w:t>
      </w:r>
    </w:p>
    <w:p w14:paraId="13B3EF7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Bhatia, G., Patterson, N., Sankararaman, S., &amp; Price, A. L. (2013). Estimating and interpreting F. </w:t>
      </w:r>
      <w:r w:rsidRPr="00E326F3">
        <w:rPr>
          <w:rFonts w:ascii="Times New Roman" w:hAnsi="Times New Roman" w:cs="Times New Roman"/>
          <w:i/>
          <w:iCs/>
          <w:noProof/>
          <w:sz w:val="24"/>
          <w:szCs w:val="24"/>
        </w:rPr>
        <w:t>Genome Research</w:t>
      </w:r>
      <w:r w:rsidRPr="00E326F3">
        <w:rPr>
          <w:rFonts w:ascii="Times New Roman" w:hAnsi="Times New Roman" w:cs="Times New Roman"/>
          <w:noProof/>
          <w:sz w:val="24"/>
          <w:szCs w:val="24"/>
        </w:rPr>
        <w:t>, (2), 1–9. doi: 10.1101/gr.154831.113.23</w:t>
      </w:r>
    </w:p>
    <w:p w14:paraId="78F65FC0"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Bolliger, J., Lander, T., &amp; Balkenhol, N. (2014). Landscape genetics since 2003: Status, challenges and future directions. </w:t>
      </w:r>
      <w:r w:rsidRPr="00E326F3">
        <w:rPr>
          <w:rFonts w:ascii="Times New Roman" w:hAnsi="Times New Roman" w:cs="Times New Roman"/>
          <w:i/>
          <w:iCs/>
          <w:noProof/>
          <w:sz w:val="24"/>
          <w:szCs w:val="24"/>
        </w:rPr>
        <w:t>Landscape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29</w:t>
      </w:r>
      <w:r w:rsidRPr="00E326F3">
        <w:rPr>
          <w:rFonts w:ascii="Times New Roman" w:hAnsi="Times New Roman" w:cs="Times New Roman"/>
          <w:noProof/>
          <w:sz w:val="24"/>
          <w:szCs w:val="24"/>
        </w:rPr>
        <w:t>(3), 361–366. doi: 10.1007/s10980-013-9982-x</w:t>
      </w:r>
    </w:p>
    <w:p w14:paraId="1EC43972"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Bolnick, D. I., &amp; Nosil, P. (2007). Natural selection in populations subject to a migration load. </w:t>
      </w:r>
      <w:r w:rsidRPr="00E326F3">
        <w:rPr>
          <w:rFonts w:ascii="Times New Roman" w:hAnsi="Times New Roman" w:cs="Times New Roman"/>
          <w:i/>
          <w:iCs/>
          <w:noProof/>
          <w:sz w:val="24"/>
          <w:szCs w:val="24"/>
        </w:rPr>
        <w:t>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61</w:t>
      </w:r>
      <w:r w:rsidRPr="00E326F3">
        <w:rPr>
          <w:rFonts w:ascii="Times New Roman" w:hAnsi="Times New Roman" w:cs="Times New Roman"/>
          <w:noProof/>
          <w:sz w:val="24"/>
          <w:szCs w:val="24"/>
        </w:rPr>
        <w:t>(9), 2229–2243. doi: 10.1111/j.1558-5646.2007.00179.x</w:t>
      </w:r>
    </w:p>
    <w:p w14:paraId="68DC851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Bradburd, G. S., &amp; Ralph, P. L. (2019). Spatial Population Genetics: It’s About Time. </w:t>
      </w:r>
      <w:r w:rsidRPr="00E326F3">
        <w:rPr>
          <w:rFonts w:ascii="Times New Roman" w:hAnsi="Times New Roman" w:cs="Times New Roman"/>
          <w:i/>
          <w:iCs/>
          <w:noProof/>
          <w:sz w:val="24"/>
          <w:szCs w:val="24"/>
        </w:rPr>
        <w:t>Annual Review of Ecology, Evolution, and Systematics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50</w:t>
      </w:r>
      <w:r w:rsidRPr="00E326F3">
        <w:rPr>
          <w:rFonts w:ascii="Times New Roman" w:hAnsi="Times New Roman" w:cs="Times New Roman"/>
          <w:noProof/>
          <w:sz w:val="24"/>
          <w:szCs w:val="24"/>
        </w:rPr>
        <w:t>(1), 427–449. doi: 10.1146/annurev-ecolsys-110316-022659</w:t>
      </w:r>
    </w:p>
    <w:p w14:paraId="6EEA591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Buschbom, J., Yanbaev, Y., &amp; Degen, B. (2011). Efficient long-distance gene flow into an isolated relict oak stand. </w:t>
      </w:r>
      <w:r w:rsidRPr="00E326F3">
        <w:rPr>
          <w:rFonts w:ascii="Times New Roman" w:hAnsi="Times New Roman" w:cs="Times New Roman"/>
          <w:i/>
          <w:iCs/>
          <w:noProof/>
          <w:sz w:val="24"/>
          <w:szCs w:val="24"/>
        </w:rPr>
        <w:t>Journal of Heredity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102</w:t>
      </w:r>
      <w:r w:rsidRPr="00E326F3">
        <w:rPr>
          <w:rFonts w:ascii="Times New Roman" w:hAnsi="Times New Roman" w:cs="Times New Roman"/>
          <w:noProof/>
          <w:sz w:val="24"/>
          <w:szCs w:val="24"/>
        </w:rPr>
        <w:t>(4), 464–472. doi: 10.1093/jhered/esr023</w:t>
      </w:r>
    </w:p>
    <w:p w14:paraId="2F686E6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27</w:t>
      </w:r>
      <w:r w:rsidRPr="00E326F3">
        <w:rPr>
          <w:rFonts w:ascii="Times New Roman" w:hAnsi="Times New Roman" w:cs="Times New Roman"/>
          <w:noProof/>
          <w:sz w:val="24"/>
          <w:szCs w:val="24"/>
        </w:rPr>
        <w:t>(20), 3976–4010. doi: 10.1111/mec.14848</w:t>
      </w:r>
    </w:p>
    <w:p w14:paraId="545FE498"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E326F3">
        <w:rPr>
          <w:rFonts w:ascii="Times New Roman" w:hAnsi="Times New Roman" w:cs="Times New Roman"/>
          <w:i/>
          <w:iCs/>
          <w:noProof/>
          <w:sz w:val="24"/>
          <w:szCs w:val="24"/>
        </w:rPr>
        <w:t>Genome Research</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15</w:t>
      </w:r>
      <w:r w:rsidRPr="00E326F3">
        <w:rPr>
          <w:rFonts w:ascii="Times New Roman" w:hAnsi="Times New Roman" w:cs="Times New Roman"/>
          <w:noProof/>
          <w:sz w:val="24"/>
          <w:szCs w:val="24"/>
        </w:rPr>
        <w:t>(11), 1496–1502. doi: 10.1101/gr.4107905</w:t>
      </w:r>
    </w:p>
    <w:p w14:paraId="7DD17521"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E326F3">
        <w:rPr>
          <w:rFonts w:ascii="Times New Roman" w:hAnsi="Times New Roman" w:cs="Times New Roman"/>
          <w:i/>
          <w:iCs/>
          <w:noProof/>
          <w:sz w:val="24"/>
          <w:szCs w:val="24"/>
        </w:rPr>
        <w:t>PLoS ONE</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12</w:t>
      </w:r>
      <w:r w:rsidRPr="00E326F3">
        <w:rPr>
          <w:rFonts w:ascii="Times New Roman" w:hAnsi="Times New Roman" w:cs="Times New Roman"/>
          <w:noProof/>
          <w:sz w:val="24"/>
          <w:szCs w:val="24"/>
        </w:rPr>
        <w:t>(5), 1–26. doi: 10.1371/journal.pone.0176960</w:t>
      </w:r>
    </w:p>
    <w:p w14:paraId="678771FD"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Cubry, P., Vigouroux, Y., &amp; François, O. (2017). The Empirical Distribution of Singletons for Geographic Samples of DNA Sequences. </w:t>
      </w:r>
      <w:r w:rsidRPr="00E326F3">
        <w:rPr>
          <w:rFonts w:ascii="Times New Roman" w:hAnsi="Times New Roman" w:cs="Times New Roman"/>
          <w:i/>
          <w:iCs/>
          <w:noProof/>
          <w:sz w:val="24"/>
          <w:szCs w:val="24"/>
        </w:rPr>
        <w:t>Frontiers in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8</w:t>
      </w:r>
      <w:r w:rsidRPr="00E326F3">
        <w:rPr>
          <w:rFonts w:ascii="Times New Roman" w:hAnsi="Times New Roman" w:cs="Times New Roman"/>
          <w:noProof/>
          <w:sz w:val="24"/>
          <w:szCs w:val="24"/>
        </w:rPr>
        <w:t>(September), 1–10. doi: 10.3389/fgene.2017.00139</w:t>
      </w:r>
    </w:p>
    <w:p w14:paraId="522CF29E"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E326F3">
        <w:rPr>
          <w:rFonts w:ascii="Times New Roman" w:hAnsi="Times New Roman" w:cs="Times New Roman"/>
          <w:i/>
          <w:iCs/>
          <w:noProof/>
          <w:sz w:val="24"/>
          <w:szCs w:val="24"/>
        </w:rPr>
        <w:t>Molecular Ecology Notes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4</w:t>
      </w:r>
      <w:r w:rsidRPr="00E326F3">
        <w:rPr>
          <w:rFonts w:ascii="Times New Roman" w:hAnsi="Times New Roman" w:cs="Times New Roman"/>
          <w:noProof/>
          <w:sz w:val="24"/>
          <w:szCs w:val="24"/>
        </w:rPr>
        <w:t>(1), 139–142. doi: 10.1046/j.1471-8286.2003.00582.x</w:t>
      </w:r>
    </w:p>
    <w:p w14:paraId="21646CF8"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E326F3">
        <w:rPr>
          <w:rFonts w:ascii="Times New Roman" w:hAnsi="Times New Roman" w:cs="Times New Roman"/>
          <w:i/>
          <w:iCs/>
          <w:noProof/>
          <w:sz w:val="24"/>
          <w:szCs w:val="24"/>
        </w:rPr>
        <w:t>Evolutionary Applications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11</w:t>
      </w:r>
      <w:r w:rsidRPr="00E326F3">
        <w:rPr>
          <w:rFonts w:ascii="Times New Roman" w:hAnsi="Times New Roman" w:cs="Times New Roman"/>
          <w:noProof/>
          <w:sz w:val="24"/>
          <w:szCs w:val="24"/>
        </w:rPr>
        <w:t>(8), 1219–1230. doi: 10.1111/eva.12617</w:t>
      </w:r>
    </w:p>
    <w:p w14:paraId="24B52A3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Dray, S., Bauman, D., Blanchet, G., Borcard, D., Clappe, S., Guenard, G., … Wagner, H. H. (2019). </w:t>
      </w:r>
      <w:r w:rsidRPr="00E326F3">
        <w:rPr>
          <w:rFonts w:ascii="Times New Roman" w:hAnsi="Times New Roman" w:cs="Times New Roman"/>
          <w:i/>
          <w:iCs/>
          <w:noProof/>
          <w:sz w:val="24"/>
          <w:szCs w:val="24"/>
        </w:rPr>
        <w:t>adespatial: Multivariate Multiscale Spatial Analysis.</w:t>
      </w:r>
      <w:r w:rsidRPr="00E326F3">
        <w:rPr>
          <w:rFonts w:ascii="Times New Roman" w:hAnsi="Times New Roman" w:cs="Times New Roman"/>
          <w:noProof/>
          <w:sz w:val="24"/>
          <w:szCs w:val="24"/>
        </w:rPr>
        <w:t xml:space="preserve"> Retrieved from https://cran.r-project.org/package=adespatial</w:t>
      </w:r>
    </w:p>
    <w:p w14:paraId="5520EB00"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19</w:t>
      </w:r>
      <w:r w:rsidRPr="00E326F3">
        <w:rPr>
          <w:rFonts w:ascii="Times New Roman" w:hAnsi="Times New Roman" w:cs="Times New Roman"/>
          <w:noProof/>
          <w:sz w:val="24"/>
          <w:szCs w:val="24"/>
        </w:rPr>
        <w:t>(17), 3549–3564. doi: 10.1111/j.1365-294X.2010.04678.x</w:t>
      </w:r>
    </w:p>
    <w:p w14:paraId="6AE43E3B"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24</w:t>
      </w:r>
      <w:r w:rsidRPr="00E326F3">
        <w:rPr>
          <w:rFonts w:ascii="Times New Roman" w:hAnsi="Times New Roman" w:cs="Times New Roman"/>
          <w:noProof/>
          <w:sz w:val="24"/>
          <w:szCs w:val="24"/>
        </w:rPr>
        <w:t>(24), 6021–6040. doi: 10.1111/mec.13454</w:t>
      </w:r>
    </w:p>
    <w:p w14:paraId="5134587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Excoffier, L., Dupanloup, I., Huerta-Sánchez, E., Sousa, V. C., &amp; Foll, M. (2013). Robust Demographic Inference from Genomic and SNP Data. </w:t>
      </w:r>
      <w:r w:rsidRPr="00E326F3">
        <w:rPr>
          <w:rFonts w:ascii="Times New Roman" w:hAnsi="Times New Roman" w:cs="Times New Roman"/>
          <w:i/>
          <w:iCs/>
          <w:noProof/>
          <w:sz w:val="24"/>
          <w:szCs w:val="24"/>
        </w:rPr>
        <w:t>PLoS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9</w:t>
      </w:r>
      <w:r w:rsidRPr="00E326F3">
        <w:rPr>
          <w:rFonts w:ascii="Times New Roman" w:hAnsi="Times New Roman" w:cs="Times New Roman"/>
          <w:noProof/>
          <w:sz w:val="24"/>
          <w:szCs w:val="24"/>
        </w:rPr>
        <w:t>(10). doi: 10.1371/journal.pgen.1003905</w:t>
      </w:r>
    </w:p>
    <w:p w14:paraId="6032B0F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Forester, B. R., Jones, M. R., Joost, S., Landguth, E. L., &amp; Lasky, J. R. (2016). Detecting spatial genetic signatures of local adaptation in heterogeneous landscapes.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25</w:t>
      </w:r>
      <w:r w:rsidRPr="00E326F3">
        <w:rPr>
          <w:rFonts w:ascii="Times New Roman" w:hAnsi="Times New Roman" w:cs="Times New Roman"/>
          <w:noProof/>
          <w:sz w:val="24"/>
          <w:szCs w:val="24"/>
        </w:rPr>
        <w:t>(1), 104–120. doi: 10.1111/mec.13476</w:t>
      </w:r>
    </w:p>
    <w:p w14:paraId="13BB9E2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Gardner, R. H., &amp; Urban, D. L. (2007). Neutral models for testing landscape hypotheses. </w:t>
      </w:r>
      <w:r w:rsidRPr="00E326F3">
        <w:rPr>
          <w:rFonts w:ascii="Times New Roman" w:hAnsi="Times New Roman" w:cs="Times New Roman"/>
          <w:i/>
          <w:iCs/>
          <w:noProof/>
          <w:sz w:val="24"/>
          <w:szCs w:val="24"/>
        </w:rPr>
        <w:t>Landscape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22</w:t>
      </w:r>
      <w:r w:rsidRPr="00E326F3">
        <w:rPr>
          <w:rFonts w:ascii="Times New Roman" w:hAnsi="Times New Roman" w:cs="Times New Roman"/>
          <w:noProof/>
          <w:sz w:val="24"/>
          <w:szCs w:val="24"/>
        </w:rPr>
        <w:t>(1), 15–29. doi: 10.1007/s10980-006-9011-4</w:t>
      </w:r>
    </w:p>
    <w:p w14:paraId="1FAE9D94"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E326F3">
        <w:rPr>
          <w:rFonts w:ascii="Times New Roman" w:hAnsi="Times New Roman" w:cs="Times New Roman"/>
          <w:i/>
          <w:iCs/>
          <w:noProof/>
          <w:sz w:val="24"/>
          <w:szCs w:val="24"/>
        </w:rPr>
        <w:t>Heredity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110</w:t>
      </w:r>
      <w:r w:rsidRPr="00E326F3">
        <w:rPr>
          <w:rFonts w:ascii="Times New Roman" w:hAnsi="Times New Roman" w:cs="Times New Roman"/>
          <w:noProof/>
          <w:sz w:val="24"/>
          <w:szCs w:val="24"/>
        </w:rPr>
        <w:t>(5), 409–419. doi: 10.1038/hdy.2012.120</w:t>
      </w:r>
    </w:p>
    <w:p w14:paraId="08DFE9B8"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Guillaume, F., &amp; Rougemont, J. (2006). Nemo: An evolutionary and population genetics programming framework. </w:t>
      </w:r>
      <w:r w:rsidRPr="00E326F3">
        <w:rPr>
          <w:rFonts w:ascii="Times New Roman" w:hAnsi="Times New Roman" w:cs="Times New Roman"/>
          <w:i/>
          <w:iCs/>
          <w:noProof/>
          <w:sz w:val="24"/>
          <w:szCs w:val="24"/>
        </w:rPr>
        <w:t>Bioinformatics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22</w:t>
      </w:r>
      <w:r w:rsidRPr="00E326F3">
        <w:rPr>
          <w:rFonts w:ascii="Times New Roman" w:hAnsi="Times New Roman" w:cs="Times New Roman"/>
          <w:noProof/>
          <w:sz w:val="24"/>
          <w:szCs w:val="24"/>
        </w:rPr>
        <w:t>(20), 2556–2557. doi: 10.1093/bioinformatics/btl415</w:t>
      </w:r>
    </w:p>
    <w:p w14:paraId="1115FF1B"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E326F3">
        <w:rPr>
          <w:rFonts w:ascii="Times New Roman" w:hAnsi="Times New Roman" w:cs="Times New Roman"/>
          <w:i/>
          <w:iCs/>
          <w:noProof/>
          <w:sz w:val="24"/>
          <w:szCs w:val="24"/>
        </w:rPr>
        <w:t>PLoS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5</w:t>
      </w:r>
      <w:r w:rsidRPr="00E326F3">
        <w:rPr>
          <w:rFonts w:ascii="Times New Roman" w:hAnsi="Times New Roman" w:cs="Times New Roman"/>
          <w:noProof/>
          <w:sz w:val="24"/>
          <w:szCs w:val="24"/>
        </w:rPr>
        <w:t>(10). doi: 10.1371/journal.pgen.1000695</w:t>
      </w:r>
    </w:p>
    <w:p w14:paraId="13E85852"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Haller, B. C., &amp; Messer, P. W. (2019). SLiM 3: Forward Genetic Simulations Beyond the Wright-Fisher Model. </w:t>
      </w:r>
      <w:r w:rsidRPr="00E326F3">
        <w:rPr>
          <w:rFonts w:ascii="Times New Roman" w:hAnsi="Times New Roman" w:cs="Times New Roman"/>
          <w:i/>
          <w:iCs/>
          <w:noProof/>
          <w:sz w:val="24"/>
          <w:szCs w:val="24"/>
        </w:rPr>
        <w:t>Molecular Biology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36</w:t>
      </w:r>
      <w:r w:rsidRPr="00E326F3">
        <w:rPr>
          <w:rFonts w:ascii="Times New Roman" w:hAnsi="Times New Roman" w:cs="Times New Roman"/>
          <w:noProof/>
          <w:sz w:val="24"/>
          <w:szCs w:val="24"/>
        </w:rPr>
        <w:t>(3), 632–637. doi: 10.1093/molbev/msy228</w:t>
      </w:r>
    </w:p>
    <w:p w14:paraId="53910D64"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E326F3">
        <w:rPr>
          <w:rFonts w:ascii="Times New Roman" w:hAnsi="Times New Roman" w:cs="Times New Roman"/>
          <w:i/>
          <w:iCs/>
          <w:noProof/>
          <w:sz w:val="24"/>
          <w:szCs w:val="24"/>
        </w:rPr>
        <w:t>Evolutionary Applications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7</w:t>
      </w:r>
      <w:r w:rsidRPr="00E326F3">
        <w:rPr>
          <w:rFonts w:ascii="Times New Roman" w:hAnsi="Times New Roman" w:cs="Times New Roman"/>
          <w:noProof/>
          <w:sz w:val="24"/>
          <w:szCs w:val="24"/>
        </w:rPr>
        <w:t>(9), 1008–1025. doi: 10.1111/eva.12149</w:t>
      </w:r>
    </w:p>
    <w:p w14:paraId="7EBB99BB"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James, P. M. a., Fleming, R. a., &amp; Fortin, M. J. (2010). Identifying significant scale-specific spatial boundaries using wavelets and null models: Spruce budworm defoliation in Ontario, Canada as a case study. </w:t>
      </w:r>
      <w:r w:rsidRPr="00E326F3">
        <w:rPr>
          <w:rFonts w:ascii="Times New Roman" w:hAnsi="Times New Roman" w:cs="Times New Roman"/>
          <w:i/>
          <w:iCs/>
          <w:noProof/>
          <w:sz w:val="24"/>
          <w:szCs w:val="24"/>
        </w:rPr>
        <w:t>Landscape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25</w:t>
      </w:r>
      <w:r w:rsidRPr="00E326F3">
        <w:rPr>
          <w:rFonts w:ascii="Times New Roman" w:hAnsi="Times New Roman" w:cs="Times New Roman"/>
          <w:noProof/>
          <w:sz w:val="24"/>
          <w:szCs w:val="24"/>
        </w:rPr>
        <w:t>, 873–887. doi: 10.1007/s10980-010-9465-2</w:t>
      </w:r>
    </w:p>
    <w:p w14:paraId="7E05840E"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Jombart, T. (2008). Adegenet: A R package for the multivariate analysis of genetic markers. </w:t>
      </w:r>
      <w:r w:rsidRPr="00E326F3">
        <w:rPr>
          <w:rFonts w:ascii="Times New Roman" w:hAnsi="Times New Roman" w:cs="Times New Roman"/>
          <w:i/>
          <w:iCs/>
          <w:noProof/>
          <w:sz w:val="24"/>
          <w:szCs w:val="24"/>
        </w:rPr>
        <w:t>Bioinformatics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24</w:t>
      </w:r>
      <w:r w:rsidRPr="00E326F3">
        <w:rPr>
          <w:rFonts w:ascii="Times New Roman" w:hAnsi="Times New Roman" w:cs="Times New Roman"/>
          <w:noProof/>
          <w:sz w:val="24"/>
          <w:szCs w:val="24"/>
        </w:rPr>
        <w:t>(11), 1403–1405. doi: 10.1093/bioinformatics/btn129</w:t>
      </w:r>
    </w:p>
    <w:p w14:paraId="34A8074C"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Jombart, T., &amp; Ahmed, I. (2011). adegenet 1.3-1: New tools for the analysis of genome-wide SNP data. </w:t>
      </w:r>
      <w:r w:rsidRPr="00E326F3">
        <w:rPr>
          <w:rFonts w:ascii="Times New Roman" w:hAnsi="Times New Roman" w:cs="Times New Roman"/>
          <w:i/>
          <w:iCs/>
          <w:noProof/>
          <w:sz w:val="24"/>
          <w:szCs w:val="24"/>
        </w:rPr>
        <w:t>Bioinformatics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27</w:t>
      </w:r>
      <w:r w:rsidRPr="00E326F3">
        <w:rPr>
          <w:rFonts w:ascii="Times New Roman" w:hAnsi="Times New Roman" w:cs="Times New Roman"/>
          <w:noProof/>
          <w:sz w:val="24"/>
          <w:szCs w:val="24"/>
        </w:rPr>
        <w:t>(21), 3070–3071. doi: 10.1093/bioinformatics/btr521</w:t>
      </w:r>
    </w:p>
    <w:p w14:paraId="2D2CABFA"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E326F3">
        <w:rPr>
          <w:rFonts w:ascii="Times New Roman" w:hAnsi="Times New Roman" w:cs="Times New Roman"/>
          <w:i/>
          <w:iCs/>
          <w:noProof/>
          <w:sz w:val="24"/>
          <w:szCs w:val="24"/>
        </w:rPr>
        <w:t>Journal of the American Statistical Association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0</w:t>
      </w:r>
      <w:r w:rsidRPr="00E326F3">
        <w:rPr>
          <w:rFonts w:ascii="Times New Roman" w:hAnsi="Times New Roman" w:cs="Times New Roman"/>
          <w:noProof/>
          <w:sz w:val="24"/>
          <w:szCs w:val="24"/>
        </w:rPr>
        <w:t>(0), 1–16. doi: 10.1080/01621459.2019.1635482</w:t>
      </w:r>
    </w:p>
    <w:p w14:paraId="25CE6698"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E326F3">
        <w:rPr>
          <w:rFonts w:ascii="Times New Roman" w:hAnsi="Times New Roman" w:cs="Times New Roman"/>
          <w:i/>
          <w:iCs/>
          <w:noProof/>
          <w:sz w:val="24"/>
          <w:szCs w:val="24"/>
        </w:rPr>
        <w:t>Ecology Letters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15</w:t>
      </w:r>
      <w:r w:rsidRPr="00E326F3">
        <w:rPr>
          <w:rFonts w:ascii="Times New Roman" w:hAnsi="Times New Roman" w:cs="Times New Roman"/>
          <w:noProof/>
          <w:sz w:val="24"/>
          <w:szCs w:val="24"/>
        </w:rPr>
        <w:t>(4), 378–392. doi: 10.1111/j.1461-0248.2012.01746.x</w:t>
      </w:r>
    </w:p>
    <w:p w14:paraId="7A42A7B6"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E326F3">
        <w:rPr>
          <w:rFonts w:ascii="Times New Roman" w:hAnsi="Times New Roman" w:cs="Times New Roman"/>
          <w:i/>
          <w:iCs/>
          <w:noProof/>
          <w:sz w:val="24"/>
          <w:szCs w:val="24"/>
        </w:rPr>
        <w:t>Methods in Ecology and Evolution</w:t>
      </w:r>
      <w:r w:rsidRPr="00E326F3">
        <w:rPr>
          <w:rFonts w:ascii="Times New Roman" w:hAnsi="Times New Roman" w:cs="Times New Roman"/>
          <w:noProof/>
          <w:sz w:val="24"/>
          <w:szCs w:val="24"/>
        </w:rPr>
        <w:t>. doi: 10.1111/2041-210X.12608</w:t>
      </w:r>
    </w:p>
    <w:p w14:paraId="6A28F0CB"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E326F3">
        <w:rPr>
          <w:rFonts w:ascii="Times New Roman" w:hAnsi="Times New Roman" w:cs="Times New Roman"/>
          <w:i/>
          <w:iCs/>
          <w:noProof/>
          <w:sz w:val="24"/>
          <w:szCs w:val="24"/>
        </w:rPr>
        <w:t>Methods in 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8</w:t>
      </w:r>
      <w:r w:rsidRPr="00E326F3">
        <w:rPr>
          <w:rFonts w:ascii="Times New Roman" w:hAnsi="Times New Roman" w:cs="Times New Roman"/>
          <w:noProof/>
          <w:sz w:val="24"/>
          <w:szCs w:val="24"/>
        </w:rPr>
        <w:t>(1), 4–11. doi: 10.1111/2041-210X.12608</w:t>
      </w:r>
    </w:p>
    <w:p w14:paraId="3FAA895E"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Landguth, E. L., Cushman, S. a., Schwartz, M. K., McKelvey, K. S., Murphy, M., &amp; Luikart, G. </w:t>
      </w:r>
      <w:r w:rsidRPr="00E326F3">
        <w:rPr>
          <w:rFonts w:ascii="Times New Roman" w:hAnsi="Times New Roman" w:cs="Times New Roman"/>
          <w:noProof/>
          <w:sz w:val="24"/>
          <w:szCs w:val="24"/>
        </w:rPr>
        <w:lastRenderedPageBreak/>
        <w:t xml:space="preserve">(2010). Quantifying the lag time to detect barriers in landscape genetics.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19</w:t>
      </w:r>
      <w:r w:rsidRPr="00E326F3">
        <w:rPr>
          <w:rFonts w:ascii="Times New Roman" w:hAnsi="Times New Roman" w:cs="Times New Roman"/>
          <w:noProof/>
          <w:sz w:val="24"/>
          <w:szCs w:val="24"/>
        </w:rPr>
        <w:t>, 4179–4191. doi: 10.1111/j.1365-294X.2010.04808.x</w:t>
      </w:r>
    </w:p>
    <w:p w14:paraId="0C64AB0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E326F3">
        <w:rPr>
          <w:rFonts w:ascii="Times New Roman" w:hAnsi="Times New Roman" w:cs="Times New Roman"/>
          <w:i/>
          <w:iCs/>
          <w:noProof/>
          <w:sz w:val="24"/>
          <w:szCs w:val="24"/>
        </w:rPr>
        <w:t>Molecular Ecology Resources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10</w:t>
      </w:r>
      <w:r w:rsidRPr="00E326F3">
        <w:rPr>
          <w:rFonts w:ascii="Times New Roman" w:hAnsi="Times New Roman" w:cs="Times New Roman"/>
          <w:noProof/>
          <w:sz w:val="24"/>
          <w:szCs w:val="24"/>
        </w:rPr>
        <w:t>(5), 854–862. doi: 10.1111/j.1755-0998.2010.02867.x</w:t>
      </w:r>
    </w:p>
    <w:p w14:paraId="0D01D0C9"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E326F3">
        <w:rPr>
          <w:rFonts w:ascii="Times New Roman" w:hAnsi="Times New Roman" w:cs="Times New Roman"/>
          <w:i/>
          <w:iCs/>
          <w:noProof/>
          <w:sz w:val="24"/>
          <w:szCs w:val="24"/>
        </w:rPr>
        <w:t>Frontiers in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8</w:t>
      </w:r>
      <w:r w:rsidRPr="00E326F3">
        <w:rPr>
          <w:rFonts w:ascii="Times New Roman" w:hAnsi="Times New Roman" w:cs="Times New Roman"/>
          <w:noProof/>
          <w:sz w:val="24"/>
          <w:szCs w:val="24"/>
        </w:rPr>
        <w:t>(FEB), 1–12. doi: 10.3389/fgene.2017.00009</w:t>
      </w:r>
    </w:p>
    <w:p w14:paraId="19B36D10"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E326F3">
        <w:rPr>
          <w:rFonts w:ascii="Times New Roman" w:hAnsi="Times New Roman" w:cs="Times New Roman"/>
          <w:i/>
          <w:iCs/>
          <w:noProof/>
          <w:sz w:val="24"/>
          <w:szCs w:val="24"/>
        </w:rPr>
        <w:t>Evolutionary Applications</w:t>
      </w:r>
      <w:r w:rsidRPr="00E326F3">
        <w:rPr>
          <w:rFonts w:ascii="Times New Roman" w:hAnsi="Times New Roman" w:cs="Times New Roman"/>
          <w:noProof/>
          <w:sz w:val="24"/>
          <w:szCs w:val="24"/>
        </w:rPr>
        <w:t>, (July), 1–15. doi: 10.1111/eva.12852</w:t>
      </w:r>
    </w:p>
    <w:p w14:paraId="136BC194"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Legendre, P. (2019a). A temporal beta-diversity index to identify sites that have changed in exceptional ways in space–time surveys. </w:t>
      </w:r>
      <w:r w:rsidRPr="00E326F3">
        <w:rPr>
          <w:rFonts w:ascii="Times New Roman" w:hAnsi="Times New Roman" w:cs="Times New Roman"/>
          <w:i/>
          <w:iCs/>
          <w:noProof/>
          <w:sz w:val="24"/>
          <w:szCs w:val="24"/>
        </w:rPr>
        <w:t>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9</w:t>
      </w:r>
      <w:r w:rsidRPr="00E326F3">
        <w:rPr>
          <w:rFonts w:ascii="Times New Roman" w:hAnsi="Times New Roman" w:cs="Times New Roman"/>
          <w:noProof/>
          <w:sz w:val="24"/>
          <w:szCs w:val="24"/>
        </w:rPr>
        <w:t>(6), 3500–3514. doi: 10.1002/ece3.4984</w:t>
      </w:r>
    </w:p>
    <w:p w14:paraId="27EDF82D"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Legendre, P. (2019b). A temporal beta‐diversity index to identify sites that have changed in exceptional ways in space-time surveys. </w:t>
      </w:r>
      <w:r w:rsidRPr="00E326F3">
        <w:rPr>
          <w:rFonts w:ascii="Times New Roman" w:hAnsi="Times New Roman" w:cs="Times New Roman"/>
          <w:i/>
          <w:iCs/>
          <w:noProof/>
          <w:sz w:val="24"/>
          <w:szCs w:val="24"/>
        </w:rPr>
        <w:t>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9</w:t>
      </w:r>
      <w:r w:rsidRPr="00E326F3">
        <w:rPr>
          <w:rFonts w:ascii="Times New Roman" w:hAnsi="Times New Roman" w:cs="Times New Roman"/>
          <w:noProof/>
          <w:sz w:val="24"/>
          <w:szCs w:val="24"/>
        </w:rPr>
        <w:t>, 3500–3514. doi: 10.1002/ece3.4984</w:t>
      </w:r>
    </w:p>
    <w:p w14:paraId="6F568CAB"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Legendre, P., &amp; Gauthier, O. (2014). Statistical methods for temporal and space-time analysis of community composition data. </w:t>
      </w:r>
      <w:r w:rsidRPr="00E326F3">
        <w:rPr>
          <w:rFonts w:ascii="Times New Roman" w:hAnsi="Times New Roman" w:cs="Times New Roman"/>
          <w:i/>
          <w:iCs/>
          <w:noProof/>
          <w:sz w:val="24"/>
          <w:szCs w:val="24"/>
        </w:rPr>
        <w:t>Proceedings of the Royal Society B: Biological Sciences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281</w:t>
      </w:r>
      <w:r w:rsidRPr="00E326F3">
        <w:rPr>
          <w:rFonts w:ascii="Times New Roman" w:hAnsi="Times New Roman" w:cs="Times New Roman"/>
          <w:noProof/>
          <w:sz w:val="24"/>
          <w:szCs w:val="24"/>
        </w:rPr>
        <w:t>(1778). doi: 10.1098/rspb.2013.2728</w:t>
      </w:r>
    </w:p>
    <w:p w14:paraId="665F7068"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Legendre, P., &amp; Legendre, L. (2012). </w:t>
      </w:r>
      <w:r w:rsidRPr="00E326F3">
        <w:rPr>
          <w:rFonts w:ascii="Times New Roman" w:hAnsi="Times New Roman" w:cs="Times New Roman"/>
          <w:i/>
          <w:iCs/>
          <w:noProof/>
          <w:sz w:val="24"/>
          <w:szCs w:val="24"/>
        </w:rPr>
        <w:t>Numerical Ecology</w:t>
      </w:r>
      <w:r w:rsidRPr="00E326F3">
        <w:rPr>
          <w:rFonts w:ascii="Times New Roman" w:hAnsi="Times New Roman" w:cs="Times New Roman"/>
          <w:noProof/>
          <w:sz w:val="24"/>
          <w:szCs w:val="24"/>
        </w:rPr>
        <w:t xml:space="preserve"> (Third Engl). Amsterdam: Elsevier.</w:t>
      </w:r>
    </w:p>
    <w:p w14:paraId="76684262"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E326F3">
        <w:rPr>
          <w:rFonts w:ascii="Times New Roman" w:hAnsi="Times New Roman" w:cs="Times New Roman"/>
          <w:i/>
          <w:iCs/>
          <w:noProof/>
          <w:sz w:val="24"/>
          <w:szCs w:val="24"/>
        </w:rPr>
        <w:t>Evolutionary Applications</w:t>
      </w:r>
      <w:r w:rsidRPr="00E326F3">
        <w:rPr>
          <w:rFonts w:ascii="Times New Roman" w:hAnsi="Times New Roman" w:cs="Times New Roman"/>
          <w:noProof/>
          <w:sz w:val="24"/>
          <w:szCs w:val="24"/>
        </w:rPr>
        <w:t>, (April), 1–8. doi: 10.1111/eva.12810</w:t>
      </w:r>
    </w:p>
    <w:p w14:paraId="18C7AC6E"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Lepais, O., Chancerel, E., Boury, C., Salin, F., Manicki, A., Taillebois, L., … Guichoux, E. (2019). Fast sequence-based microsatellite genotyping development workflow for any non-model species. </w:t>
      </w:r>
      <w:r w:rsidRPr="00E326F3">
        <w:rPr>
          <w:rFonts w:ascii="Times New Roman" w:hAnsi="Times New Roman" w:cs="Times New Roman"/>
          <w:i/>
          <w:iCs/>
          <w:noProof/>
          <w:sz w:val="24"/>
          <w:szCs w:val="24"/>
        </w:rPr>
        <w:t>BioRxiv</w:t>
      </w:r>
      <w:r w:rsidRPr="00E326F3">
        <w:rPr>
          <w:rFonts w:ascii="Times New Roman" w:hAnsi="Times New Roman" w:cs="Times New Roman"/>
          <w:noProof/>
          <w:sz w:val="24"/>
          <w:szCs w:val="24"/>
        </w:rPr>
        <w:t>, 649772. doi: 10.1101/649772</w:t>
      </w:r>
    </w:p>
    <w:p w14:paraId="3F2EB122"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Lowe, W. H., &amp; Allendorf, F. W. (2010). What can genetics tell us about population connectivity?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19</w:t>
      </w:r>
      <w:r w:rsidRPr="00E326F3">
        <w:rPr>
          <w:rFonts w:ascii="Times New Roman" w:hAnsi="Times New Roman" w:cs="Times New Roman"/>
          <w:noProof/>
          <w:sz w:val="24"/>
          <w:szCs w:val="24"/>
        </w:rPr>
        <w:t>(15), 3038–3051. doi: 10.1111/j.1365-294X.2010.04688.x</w:t>
      </w:r>
    </w:p>
    <w:p w14:paraId="7D4E2F8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Manel, S., &amp; Holderegger, R. (2013). Ten years of landscape genetics. </w:t>
      </w:r>
      <w:r w:rsidRPr="00E326F3">
        <w:rPr>
          <w:rFonts w:ascii="Times New Roman" w:hAnsi="Times New Roman" w:cs="Times New Roman"/>
          <w:i/>
          <w:iCs/>
          <w:noProof/>
          <w:sz w:val="24"/>
          <w:szCs w:val="24"/>
        </w:rPr>
        <w:t>Trends in Ecology &amp;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28</w:t>
      </w:r>
      <w:r w:rsidRPr="00E326F3">
        <w:rPr>
          <w:rFonts w:ascii="Times New Roman" w:hAnsi="Times New Roman" w:cs="Times New Roman"/>
          <w:noProof/>
          <w:sz w:val="24"/>
          <w:szCs w:val="24"/>
        </w:rPr>
        <w:t>(10), 614–621. doi: 10.1016/j.tree.2013.05.012</w:t>
      </w:r>
    </w:p>
    <w:p w14:paraId="3B824781"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Manel, S., Schwartz, M. K., Luikart, G., &amp; Taberlet, P. (2003). Landscape genetics: combining landscape ecology and population genetics. </w:t>
      </w:r>
      <w:r w:rsidRPr="00E326F3">
        <w:rPr>
          <w:rFonts w:ascii="Times New Roman" w:hAnsi="Times New Roman" w:cs="Times New Roman"/>
          <w:i/>
          <w:iCs/>
          <w:noProof/>
          <w:sz w:val="24"/>
          <w:szCs w:val="24"/>
        </w:rPr>
        <w:t>Trends in Ecology &amp;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18</w:t>
      </w:r>
      <w:r w:rsidRPr="00E326F3">
        <w:rPr>
          <w:rFonts w:ascii="Times New Roman" w:hAnsi="Times New Roman" w:cs="Times New Roman"/>
          <w:noProof/>
          <w:sz w:val="24"/>
          <w:szCs w:val="24"/>
        </w:rPr>
        <w:t>(4), 189–197. doi: 10.1016/S0169-5347(03)00008-9</w:t>
      </w:r>
    </w:p>
    <w:p w14:paraId="0FFDE44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E326F3">
        <w:rPr>
          <w:rFonts w:ascii="Times New Roman" w:hAnsi="Times New Roman" w:cs="Times New Roman"/>
          <w:i/>
          <w:iCs/>
          <w:noProof/>
          <w:sz w:val="24"/>
          <w:szCs w:val="24"/>
        </w:rPr>
        <w:t>Methods in 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8</w:t>
      </w:r>
      <w:r w:rsidRPr="00E326F3">
        <w:rPr>
          <w:rFonts w:ascii="Times New Roman" w:hAnsi="Times New Roman" w:cs="Times New Roman"/>
          <w:noProof/>
          <w:sz w:val="24"/>
          <w:szCs w:val="24"/>
        </w:rPr>
        <w:t>(10), 1253–1264. doi: 10.1111/2041-210X.12799</w:t>
      </w:r>
    </w:p>
    <w:p w14:paraId="1A2B250D"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w:t>
      </w:r>
      <w:r w:rsidRPr="00E326F3">
        <w:rPr>
          <w:rFonts w:ascii="Times New Roman" w:hAnsi="Times New Roman" w:cs="Times New Roman"/>
          <w:noProof/>
          <w:sz w:val="24"/>
          <w:szCs w:val="24"/>
        </w:rPr>
        <w:lastRenderedPageBreak/>
        <w:t xml:space="preserve">History in Three Large World Populations. </w:t>
      </w:r>
      <w:r w:rsidRPr="00E326F3">
        <w:rPr>
          <w:rFonts w:ascii="Times New Roman" w:hAnsi="Times New Roman" w:cs="Times New Roman"/>
          <w:i/>
          <w:iCs/>
          <w:noProof/>
          <w:sz w:val="24"/>
          <w:szCs w:val="24"/>
        </w:rPr>
        <w:t>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166</w:t>
      </w:r>
      <w:r w:rsidRPr="00E326F3">
        <w:rPr>
          <w:rFonts w:ascii="Times New Roman" w:hAnsi="Times New Roman" w:cs="Times New Roman"/>
          <w:noProof/>
          <w:sz w:val="24"/>
          <w:szCs w:val="24"/>
        </w:rPr>
        <w:t>(1), 351–372. doi: 10.1534/genetics.166.1.351</w:t>
      </w:r>
    </w:p>
    <w:p w14:paraId="0439327A"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E326F3">
        <w:rPr>
          <w:rFonts w:ascii="Times New Roman" w:hAnsi="Times New Roman" w:cs="Times New Roman"/>
          <w:i/>
          <w:iCs/>
          <w:noProof/>
          <w:sz w:val="24"/>
          <w:szCs w:val="24"/>
        </w:rPr>
        <w:t>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111</w:t>
      </w:r>
      <w:r w:rsidRPr="00E326F3">
        <w:rPr>
          <w:rFonts w:ascii="Times New Roman" w:hAnsi="Times New Roman" w:cs="Times New Roman"/>
          <w:noProof/>
          <w:sz w:val="24"/>
          <w:szCs w:val="24"/>
        </w:rPr>
        <w:t>(3), 675–689. Retrieved from https://www.ncbi.nlm.nih.gov/pmc/articles/PMC1202664/pdf/675.pdf</w:t>
      </w:r>
    </w:p>
    <w:p w14:paraId="21522220"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E326F3">
        <w:rPr>
          <w:rFonts w:ascii="Times New Roman" w:hAnsi="Times New Roman" w:cs="Times New Roman"/>
          <w:i/>
          <w:iCs/>
          <w:noProof/>
          <w:sz w:val="24"/>
          <w:szCs w:val="24"/>
        </w:rPr>
        <w:t>PLoS Neglected Tropical Diseases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11</w:t>
      </w:r>
      <w:r w:rsidRPr="00E326F3">
        <w:rPr>
          <w:rFonts w:ascii="Times New Roman" w:hAnsi="Times New Roman" w:cs="Times New Roman"/>
          <w:noProof/>
          <w:sz w:val="24"/>
          <w:szCs w:val="24"/>
        </w:rPr>
        <w:t>(4), 1–27. doi: 10.1371/journal.pntd.0005546</w:t>
      </w:r>
    </w:p>
    <w:p w14:paraId="66F3FB1E"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E326F3">
        <w:rPr>
          <w:rFonts w:ascii="Times New Roman" w:hAnsi="Times New Roman" w:cs="Times New Roman"/>
          <w:i/>
          <w:iCs/>
          <w:noProof/>
          <w:sz w:val="24"/>
          <w:szCs w:val="24"/>
        </w:rPr>
        <w:t>Genome</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13</w:t>
      </w:r>
      <w:r w:rsidRPr="00E326F3">
        <w:rPr>
          <w:rFonts w:ascii="Times New Roman" w:hAnsi="Times New Roman" w:cs="Times New Roman"/>
          <w:noProof/>
          <w:sz w:val="24"/>
          <w:szCs w:val="24"/>
        </w:rPr>
        <w:t>(July), 1–13. doi: 10.1139/gen-2019-0004</w:t>
      </w:r>
    </w:p>
    <w:p w14:paraId="38F59167"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E326F3">
        <w:rPr>
          <w:rFonts w:ascii="Times New Roman" w:hAnsi="Times New Roman" w:cs="Times New Roman"/>
          <w:i/>
          <w:iCs/>
          <w:noProof/>
          <w:sz w:val="24"/>
          <w:szCs w:val="24"/>
        </w:rPr>
        <w:t>Methods in 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7</w:t>
      </w:r>
      <w:r w:rsidRPr="00E326F3">
        <w:rPr>
          <w:rFonts w:ascii="Times New Roman" w:hAnsi="Times New Roman" w:cs="Times New Roman"/>
          <w:noProof/>
          <w:sz w:val="24"/>
          <w:szCs w:val="24"/>
        </w:rPr>
        <w:t>(1), 80–89. doi: 10.1111/2041-210X.12466</w:t>
      </w:r>
    </w:p>
    <w:p w14:paraId="3FD7FEA6"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Nair, A., Fountain, T., Ikonen, S., Ojanen, S. P., &amp; Van Nouhuys, S. (2016). Spatial and temporal genetic structure at the fourth trophic level in a fragmented landscape. </w:t>
      </w:r>
      <w:r w:rsidRPr="00E326F3">
        <w:rPr>
          <w:rFonts w:ascii="Times New Roman" w:hAnsi="Times New Roman" w:cs="Times New Roman"/>
          <w:i/>
          <w:iCs/>
          <w:noProof/>
          <w:sz w:val="24"/>
          <w:szCs w:val="24"/>
        </w:rPr>
        <w:t>Proceedings of the Royal Society B: Biological Sciences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283</w:t>
      </w:r>
      <w:r w:rsidRPr="00E326F3">
        <w:rPr>
          <w:rFonts w:ascii="Times New Roman" w:hAnsi="Times New Roman" w:cs="Times New Roman"/>
          <w:noProof/>
          <w:sz w:val="24"/>
          <w:szCs w:val="24"/>
        </w:rPr>
        <w:t>(1831), 1–8. doi: 10.1098/rspb.2016.0668</w:t>
      </w:r>
    </w:p>
    <w:p w14:paraId="5C51052A"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Paradis, E. (2010). Pegas: An R package for population genetics with an integrated-modular approach. </w:t>
      </w:r>
      <w:r w:rsidRPr="00E326F3">
        <w:rPr>
          <w:rFonts w:ascii="Times New Roman" w:hAnsi="Times New Roman" w:cs="Times New Roman"/>
          <w:i/>
          <w:iCs/>
          <w:noProof/>
          <w:sz w:val="24"/>
          <w:szCs w:val="24"/>
        </w:rPr>
        <w:t>Bioinformatics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26</w:t>
      </w:r>
      <w:r w:rsidRPr="00E326F3">
        <w:rPr>
          <w:rFonts w:ascii="Times New Roman" w:hAnsi="Times New Roman" w:cs="Times New Roman"/>
          <w:noProof/>
          <w:sz w:val="24"/>
          <w:szCs w:val="24"/>
        </w:rPr>
        <w:t>(3), 419–420. doi: 10.1093/bioinformatics/btp696</w:t>
      </w:r>
    </w:p>
    <w:p w14:paraId="2B3FF473"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Paz-Vinas, I., Loot, G., Stevens, V. M., &amp; Blanchet, S. (2015). Evolutionary processes driving spatial patterns of intraspecific genetic diversity in river ecosystems. </w:t>
      </w:r>
      <w:r w:rsidRPr="00E326F3">
        <w:rPr>
          <w:rFonts w:ascii="Times New Roman" w:hAnsi="Times New Roman" w:cs="Times New Roman"/>
          <w:i/>
          <w:iCs/>
          <w:noProof/>
          <w:sz w:val="24"/>
          <w:szCs w:val="24"/>
        </w:rPr>
        <w:t>Molecular Ecology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24</w:t>
      </w:r>
      <w:r w:rsidRPr="00E326F3">
        <w:rPr>
          <w:rFonts w:ascii="Times New Roman" w:hAnsi="Times New Roman" w:cs="Times New Roman"/>
          <w:noProof/>
          <w:sz w:val="24"/>
          <w:szCs w:val="24"/>
        </w:rPr>
        <w:t>(18), 4586–4604. doi: 10.1111/mec.13345</w:t>
      </w:r>
    </w:p>
    <w:p w14:paraId="4F91B199"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E326F3">
        <w:rPr>
          <w:rFonts w:ascii="Times New Roman" w:hAnsi="Times New Roman" w:cs="Times New Roman"/>
          <w:i/>
          <w:iCs/>
          <w:noProof/>
          <w:sz w:val="24"/>
          <w:szCs w:val="24"/>
        </w:rPr>
        <w:t>Ecology Letters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21</w:t>
      </w:r>
      <w:r w:rsidRPr="00E326F3">
        <w:rPr>
          <w:rFonts w:ascii="Times New Roman" w:hAnsi="Times New Roman" w:cs="Times New Roman"/>
          <w:noProof/>
          <w:sz w:val="24"/>
          <w:szCs w:val="24"/>
        </w:rPr>
        <w:t>(4), 525–535. doi: 10.1111/ele.12918</w:t>
      </w:r>
    </w:p>
    <w:p w14:paraId="235721E9"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R Core Team. (2019). </w:t>
      </w:r>
      <w:r w:rsidRPr="00E326F3">
        <w:rPr>
          <w:rFonts w:ascii="Times New Roman" w:hAnsi="Times New Roman" w:cs="Times New Roman"/>
          <w:i/>
          <w:iCs/>
          <w:noProof/>
          <w:sz w:val="24"/>
          <w:szCs w:val="24"/>
        </w:rPr>
        <w:t>R: A language and environment for statistical computing</w:t>
      </w:r>
      <w:r w:rsidRPr="00E326F3">
        <w:rPr>
          <w:rFonts w:ascii="Times New Roman" w:hAnsi="Times New Roman" w:cs="Times New Roman"/>
          <w:noProof/>
          <w:sz w:val="24"/>
          <w:szCs w:val="24"/>
        </w:rPr>
        <w:t>. Retrieved from https://www.r-project.org/</w:t>
      </w:r>
    </w:p>
    <w:p w14:paraId="60BCADA0"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Rogers, J. S. (1972). Measures of genetic similarity and genetic distances. In M. R. Wheeler (Ed.), </w:t>
      </w:r>
      <w:r w:rsidRPr="00E326F3">
        <w:rPr>
          <w:rFonts w:ascii="Times New Roman" w:hAnsi="Times New Roman" w:cs="Times New Roman"/>
          <w:i/>
          <w:iCs/>
          <w:noProof/>
          <w:sz w:val="24"/>
          <w:szCs w:val="24"/>
        </w:rPr>
        <w:t>Studies in Genetics VII</w:t>
      </w:r>
      <w:r w:rsidRPr="00E326F3">
        <w:rPr>
          <w:rFonts w:ascii="Times New Roman" w:hAnsi="Times New Roman" w:cs="Times New Roman"/>
          <w:noProof/>
          <w:sz w:val="24"/>
          <w:szCs w:val="24"/>
        </w:rPr>
        <w:t xml:space="preserve"> (pp. 145–153). Austin: The University of Texas.</w:t>
      </w:r>
    </w:p>
    <w:p w14:paraId="415DC5FE"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Rousset, F. (1997). Genetic Differentiation and Estimation of Gene Flow from FStatistics Under Isolation by Distance. </w:t>
      </w:r>
      <w:r w:rsidRPr="00E326F3">
        <w:rPr>
          <w:rFonts w:ascii="Times New Roman" w:hAnsi="Times New Roman" w:cs="Times New Roman"/>
          <w:i/>
          <w:iCs/>
          <w:noProof/>
          <w:sz w:val="24"/>
          <w:szCs w:val="24"/>
        </w:rPr>
        <w:t>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145</w:t>
      </w:r>
      <w:r w:rsidRPr="00E326F3">
        <w:rPr>
          <w:rFonts w:ascii="Times New Roman" w:hAnsi="Times New Roman" w:cs="Times New Roman"/>
          <w:noProof/>
          <w:sz w:val="24"/>
          <w:szCs w:val="24"/>
        </w:rPr>
        <w:t>(4), 1219–1228.</w:t>
      </w:r>
    </w:p>
    <w:p w14:paraId="45816635"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Rousset, F., &amp; Ferdy, J.-B. (2014). Testing environmental and genetic effects in the presence of spatial autocorrelation. </w:t>
      </w:r>
      <w:r w:rsidRPr="00E326F3">
        <w:rPr>
          <w:rFonts w:ascii="Times New Roman" w:hAnsi="Times New Roman" w:cs="Times New Roman"/>
          <w:i/>
          <w:iCs/>
          <w:noProof/>
          <w:sz w:val="24"/>
          <w:szCs w:val="24"/>
        </w:rPr>
        <w:t>Ecography</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37</w:t>
      </w:r>
      <w:r w:rsidRPr="00E326F3">
        <w:rPr>
          <w:rFonts w:ascii="Times New Roman" w:hAnsi="Times New Roman" w:cs="Times New Roman"/>
          <w:noProof/>
          <w:sz w:val="24"/>
          <w:szCs w:val="24"/>
        </w:rPr>
        <w:t>(December 2013), 781–790. doi: 10.1111/ecog.00566</w:t>
      </w:r>
    </w:p>
    <w:p w14:paraId="103ADD4B"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RStudio Team. (2018). </w:t>
      </w:r>
      <w:r w:rsidRPr="00E326F3">
        <w:rPr>
          <w:rFonts w:ascii="Times New Roman" w:hAnsi="Times New Roman" w:cs="Times New Roman"/>
          <w:i/>
          <w:iCs/>
          <w:noProof/>
          <w:sz w:val="24"/>
          <w:szCs w:val="24"/>
        </w:rPr>
        <w:t>RStudio: Integrated Development for R</w:t>
      </w:r>
      <w:r w:rsidRPr="00E326F3">
        <w:rPr>
          <w:rFonts w:ascii="Times New Roman" w:hAnsi="Times New Roman" w:cs="Times New Roman"/>
          <w:noProof/>
          <w:sz w:val="24"/>
          <w:szCs w:val="24"/>
        </w:rPr>
        <w:t>. Retrieved from http://www.rstudio.com/</w:t>
      </w:r>
    </w:p>
    <w:p w14:paraId="3D483826"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Segelbacher, G., Cushman, S. A., Epperson, B. K., Fortin, M. J., Francois, O., Hardy, O. J., … </w:t>
      </w:r>
      <w:r w:rsidRPr="00E326F3">
        <w:rPr>
          <w:rFonts w:ascii="Times New Roman" w:hAnsi="Times New Roman" w:cs="Times New Roman"/>
          <w:noProof/>
          <w:sz w:val="24"/>
          <w:szCs w:val="24"/>
        </w:rPr>
        <w:lastRenderedPageBreak/>
        <w:t xml:space="preserve">Manel, S. (2010). Applications of landscape genetics in conservation biology: Concepts and challenges. </w:t>
      </w:r>
      <w:r w:rsidRPr="00E326F3">
        <w:rPr>
          <w:rFonts w:ascii="Times New Roman" w:hAnsi="Times New Roman" w:cs="Times New Roman"/>
          <w:i/>
          <w:iCs/>
          <w:noProof/>
          <w:sz w:val="24"/>
          <w:szCs w:val="24"/>
        </w:rPr>
        <w:t>Conservation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11</w:t>
      </w:r>
      <w:r w:rsidRPr="00E326F3">
        <w:rPr>
          <w:rFonts w:ascii="Times New Roman" w:hAnsi="Times New Roman" w:cs="Times New Roman"/>
          <w:noProof/>
          <w:sz w:val="24"/>
          <w:szCs w:val="24"/>
        </w:rPr>
        <w:t>(2), 375–385. doi: 10.1007/s10592-009-0044-5</w:t>
      </w:r>
    </w:p>
    <w:p w14:paraId="169EE299"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E326F3">
        <w:rPr>
          <w:rFonts w:ascii="Times New Roman" w:hAnsi="Times New Roman" w:cs="Times New Roman"/>
          <w:i/>
          <w:iCs/>
          <w:noProof/>
          <w:sz w:val="24"/>
          <w:szCs w:val="24"/>
        </w:rPr>
        <w:t>Scientific Reports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9</w:t>
      </w:r>
      <w:r w:rsidRPr="00E326F3">
        <w:rPr>
          <w:rFonts w:ascii="Times New Roman" w:hAnsi="Times New Roman" w:cs="Times New Roman"/>
          <w:noProof/>
          <w:sz w:val="24"/>
          <w:szCs w:val="24"/>
        </w:rPr>
        <w:t>(1), 1–9. doi: 10.1038/s41598-019-43435-9</w:t>
      </w:r>
    </w:p>
    <w:p w14:paraId="6867C46C"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Shimadzu, H., Dornelas, M., &amp; Magurran, A. E. (2015). Measuring temporal turnover in ecological communities. </w:t>
      </w:r>
      <w:r w:rsidRPr="00E326F3">
        <w:rPr>
          <w:rFonts w:ascii="Times New Roman" w:hAnsi="Times New Roman" w:cs="Times New Roman"/>
          <w:i/>
          <w:iCs/>
          <w:noProof/>
          <w:sz w:val="24"/>
          <w:szCs w:val="24"/>
        </w:rPr>
        <w:t>Methods in Ecology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6</w:t>
      </w:r>
      <w:r w:rsidRPr="00E326F3">
        <w:rPr>
          <w:rFonts w:ascii="Times New Roman" w:hAnsi="Times New Roman" w:cs="Times New Roman"/>
          <w:noProof/>
          <w:sz w:val="24"/>
          <w:szCs w:val="24"/>
        </w:rPr>
        <w:t>(12), 1384–1394. doi: 10.1111/2041-210X.12438</w:t>
      </w:r>
    </w:p>
    <w:p w14:paraId="6FE74FF4"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E326F3">
        <w:rPr>
          <w:rFonts w:ascii="Times New Roman" w:hAnsi="Times New Roman" w:cs="Times New Roman"/>
          <w:i/>
          <w:iCs/>
          <w:noProof/>
          <w:sz w:val="24"/>
          <w:szCs w:val="24"/>
        </w:rPr>
        <w:t>Molecular Biology and Evolution</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31</w:t>
      </w:r>
      <w:r w:rsidRPr="00E326F3">
        <w:rPr>
          <w:rFonts w:ascii="Times New Roman" w:hAnsi="Times New Roman" w:cs="Times New Roman"/>
          <w:noProof/>
          <w:sz w:val="24"/>
          <w:szCs w:val="24"/>
        </w:rPr>
        <w:t>(9), 2516–2527. doi: 10.1093/molbev/msu192</w:t>
      </w:r>
    </w:p>
    <w:p w14:paraId="17F332FD"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Suárez, N. M., Betancor, E., Fregel, R., Rodríguez, F., &amp; Pestano, J. (2012). Genetic signature of a severe forest fire on the endangered Gran Canaria blue chaffinch (Fringilla teydea polatzeki). </w:t>
      </w:r>
      <w:r w:rsidRPr="00E326F3">
        <w:rPr>
          <w:rFonts w:ascii="Times New Roman" w:hAnsi="Times New Roman" w:cs="Times New Roman"/>
          <w:i/>
          <w:iCs/>
          <w:noProof/>
          <w:sz w:val="24"/>
          <w:szCs w:val="24"/>
        </w:rPr>
        <w:t>Conservation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13</w:t>
      </w:r>
      <w:r w:rsidRPr="00E326F3">
        <w:rPr>
          <w:rFonts w:ascii="Times New Roman" w:hAnsi="Times New Roman" w:cs="Times New Roman"/>
          <w:noProof/>
          <w:sz w:val="24"/>
          <w:szCs w:val="24"/>
        </w:rPr>
        <w:t>(2), 499–507. doi: 10.1007/s10592-011-0302-1</w:t>
      </w:r>
    </w:p>
    <w:p w14:paraId="67F7C463"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E326F3">
        <w:rPr>
          <w:rFonts w:ascii="Times New Roman" w:hAnsi="Times New Roman" w:cs="Times New Roman"/>
          <w:i/>
          <w:iCs/>
          <w:noProof/>
          <w:sz w:val="24"/>
          <w:szCs w:val="24"/>
        </w:rPr>
        <w:t>Marine Ecology Progress Series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565</w:t>
      </w:r>
      <w:r w:rsidRPr="00E326F3">
        <w:rPr>
          <w:rFonts w:ascii="Times New Roman" w:hAnsi="Times New Roman" w:cs="Times New Roman"/>
          <w:noProof/>
          <w:sz w:val="24"/>
          <w:szCs w:val="24"/>
        </w:rPr>
        <w:t>, 79–93. doi: 10.3354/meps12009</w:t>
      </w:r>
    </w:p>
    <w:p w14:paraId="2735F7D0"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t xml:space="preserve">Wagner, H. H., &amp; Fortin, M.-J. (2013). A conceptual framework for the spatial analysis of landscape genetic data. </w:t>
      </w:r>
      <w:r w:rsidRPr="00E326F3">
        <w:rPr>
          <w:rFonts w:ascii="Times New Roman" w:hAnsi="Times New Roman" w:cs="Times New Roman"/>
          <w:i/>
          <w:iCs/>
          <w:noProof/>
          <w:sz w:val="24"/>
          <w:szCs w:val="24"/>
        </w:rPr>
        <w:t>Conservation 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14</w:t>
      </w:r>
      <w:r w:rsidRPr="00E326F3">
        <w:rPr>
          <w:rFonts w:ascii="Times New Roman" w:hAnsi="Times New Roman" w:cs="Times New Roman"/>
          <w:noProof/>
          <w:sz w:val="24"/>
          <w:szCs w:val="24"/>
        </w:rPr>
        <w:t>(2), 253–261. doi: 10.1007/s10592-012-0391-5</w:t>
      </w:r>
    </w:p>
    <w:p w14:paraId="5C70A4FA"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326F3">
        <w:rPr>
          <w:rFonts w:ascii="Times New Roman" w:hAnsi="Times New Roman" w:cs="Times New Roman"/>
          <w:noProof/>
          <w:sz w:val="24"/>
          <w:szCs w:val="24"/>
        </w:rPr>
        <w:lastRenderedPageBreak/>
        <w:t xml:space="preserve">Wittische, J., Janes, J. K., &amp; James, P. M. A. (2019). Modelling landscape genetic connectivity of the mountain pine beetle in western Canada. </w:t>
      </w:r>
      <w:r w:rsidRPr="00E326F3">
        <w:rPr>
          <w:rFonts w:ascii="Times New Roman" w:hAnsi="Times New Roman" w:cs="Times New Roman"/>
          <w:i/>
          <w:iCs/>
          <w:noProof/>
          <w:sz w:val="24"/>
          <w:szCs w:val="24"/>
        </w:rPr>
        <w:t>Canadian Journal of Forest Research</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1348</w:t>
      </w:r>
      <w:r w:rsidRPr="00E326F3">
        <w:rPr>
          <w:rFonts w:ascii="Times New Roman" w:hAnsi="Times New Roman" w:cs="Times New Roman"/>
          <w:noProof/>
          <w:sz w:val="24"/>
          <w:szCs w:val="24"/>
        </w:rPr>
        <w:t>(September), 1339–1348. doi: 10.1139/cjfr-2018-0417</w:t>
      </w:r>
    </w:p>
    <w:p w14:paraId="6875F06C" w14:textId="77777777" w:rsidR="00E326F3" w:rsidRPr="00E326F3" w:rsidRDefault="00E326F3" w:rsidP="00E326F3">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E326F3">
        <w:rPr>
          <w:rFonts w:ascii="Times New Roman" w:hAnsi="Times New Roman" w:cs="Times New Roman"/>
          <w:noProof/>
          <w:sz w:val="24"/>
          <w:szCs w:val="24"/>
        </w:rPr>
        <w:t xml:space="preserve">Wright, S. (1943). Isolation by Distance. </w:t>
      </w:r>
      <w:r w:rsidRPr="00E326F3">
        <w:rPr>
          <w:rFonts w:ascii="Times New Roman" w:hAnsi="Times New Roman" w:cs="Times New Roman"/>
          <w:i/>
          <w:iCs/>
          <w:noProof/>
          <w:sz w:val="24"/>
          <w:szCs w:val="24"/>
        </w:rPr>
        <w:t>Genetics</w:t>
      </w:r>
      <w:r w:rsidRPr="00E326F3">
        <w:rPr>
          <w:rFonts w:ascii="Times New Roman" w:hAnsi="Times New Roman" w:cs="Times New Roman"/>
          <w:noProof/>
          <w:sz w:val="24"/>
          <w:szCs w:val="24"/>
        </w:rPr>
        <w:t xml:space="preserve">, </w:t>
      </w:r>
      <w:r w:rsidRPr="00E326F3">
        <w:rPr>
          <w:rFonts w:ascii="Times New Roman" w:hAnsi="Times New Roman" w:cs="Times New Roman"/>
          <w:i/>
          <w:iCs/>
          <w:noProof/>
          <w:sz w:val="24"/>
          <w:szCs w:val="24"/>
        </w:rPr>
        <w:t>28</w:t>
      </w:r>
      <w:r w:rsidRPr="00E326F3">
        <w:rPr>
          <w:rFonts w:ascii="Times New Roman" w:hAnsi="Times New Roman" w:cs="Times New Roman"/>
          <w:noProof/>
          <w:sz w:val="24"/>
          <w:szCs w:val="24"/>
        </w:rPr>
        <w:t>(2), 114–138.</w:t>
      </w:r>
    </w:p>
    <w:p w14:paraId="52BF2944" w14:textId="1F6A987D" w:rsidR="004E13A5"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5768A426" w14:textId="646E38DB"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7388130E" w14:textId="464FF6B3"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04B7F930" w14:textId="20DF56D8"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33135CFC" w14:textId="3C4F0890"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C1207FF" w14:textId="77777777" w:rsidR="007C62DE" w:rsidRPr="0007763B" w:rsidRDefault="007C62DE" w:rsidP="007C62DE">
      <w:pPr>
        <w:spacing w:before="240" w:after="240" w:line="480" w:lineRule="auto"/>
        <w:rPr>
          <w:rFonts w:ascii="Times New Roman" w:eastAsia="Times New Roman" w:hAnsi="Times New Roman" w:cs="Times New Roman"/>
          <w:i/>
          <w:sz w:val="24"/>
          <w:szCs w:val="24"/>
          <w:lang w:val="en-GB"/>
        </w:rPr>
      </w:pPr>
      <w:commentRangeStart w:id="29"/>
      <w:commentRangeStart w:id="30"/>
      <w:commentRangeStart w:id="31"/>
      <w:r w:rsidRPr="0007763B">
        <w:rPr>
          <w:rFonts w:ascii="Times New Roman" w:eastAsia="Times New Roman" w:hAnsi="Times New Roman" w:cs="Times New Roman"/>
          <w:i/>
          <w:sz w:val="24"/>
          <w:szCs w:val="24"/>
          <w:lang w:val="en-GB"/>
        </w:rPr>
        <w:t>Microsatellites</w:t>
      </w:r>
      <w:commentRangeEnd w:id="29"/>
      <w:r>
        <w:rPr>
          <w:rStyle w:val="Marquedecommentaire"/>
        </w:rPr>
        <w:commentReference w:id="29"/>
      </w:r>
      <w:commentRangeEnd w:id="30"/>
      <w:r>
        <w:rPr>
          <w:rStyle w:val="Marquedecommentaire"/>
        </w:rPr>
        <w:commentReference w:id="30"/>
      </w:r>
      <w:commentRangeEnd w:id="31"/>
      <w:r>
        <w:rPr>
          <w:rStyle w:val="Marquedecommentaire"/>
        </w:rPr>
        <w:commentReference w:id="31"/>
      </w:r>
    </w:p>
    <w:p w14:paraId="1AC99A34" w14:textId="51CEB373" w:rsidR="007C62DE" w:rsidRDefault="007C62DE" w:rsidP="007C62DE">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 xml:space="preserve">Although we investigated several aspects of TBI application on genetic data on SNP, we also simulated one scenario modelling microsatellites markers (low dispersal, one affected population, bottleneck). We chose to do this because microsatellites are still relevant in molecular ecology in the age of whole genome sequencing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Bezemer, Krauss, Roberts, &amp; Hopper,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and because technology keeps being developed and improved for them </w:t>
      </w:r>
      <w:r w:rsidRPr="0007763B">
        <w:rPr>
          <w:rFonts w:ascii="Times New Roman" w:eastAsia="Times New Roman" w:hAnsi="Times New Roman" w:cs="Times New Roman"/>
          <w:sz w:val="24"/>
          <w:szCs w:val="24"/>
          <w:lang w:val="en-GB"/>
        </w:rPr>
        <w:fldChar w:fldCharType="begin" w:fldLock="1"/>
      </w:r>
      <w:r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Lepais et al.,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changed the simulation parameters to have 10 microsatellite loci, with 10 alleles each. We also had to change the way we calculate the genetic dissimilarities. For</w:t>
      </w:r>
      <w:r>
        <w:rPr>
          <w:rFonts w:ascii="Times New Roman" w:eastAsia="Times New Roman" w:hAnsi="Times New Roman" w:cs="Times New Roman"/>
          <w:sz w:val="24"/>
          <w:szCs w:val="24"/>
          <w:lang w:val="en-GB"/>
        </w:rPr>
        <w:t xml:space="preserve"> that matter we created a new TG</w:t>
      </w:r>
      <w:r w:rsidRPr="0007763B">
        <w:rPr>
          <w:rFonts w:ascii="Times New Roman" w:eastAsia="Times New Roman" w:hAnsi="Times New Roman" w:cs="Times New Roman"/>
          <w:sz w:val="24"/>
          <w:szCs w:val="24"/>
          <w:lang w:val="en-GB"/>
        </w:rPr>
        <w:t>I function dedicated to microsatellite data (</w:t>
      </w:r>
      <w:proofErr w:type="spellStart"/>
      <w:r w:rsidRPr="0007763B">
        <w:rPr>
          <w:rFonts w:ascii="Times New Roman" w:eastAsia="Times New Roman" w:hAnsi="Times New Roman" w:cs="Times New Roman"/>
          <w:i/>
          <w:sz w:val="24"/>
          <w:szCs w:val="24"/>
          <w:lang w:val="en-GB"/>
        </w:rPr>
        <w:t>T</w:t>
      </w:r>
      <w:r>
        <w:rPr>
          <w:rFonts w:ascii="Times New Roman" w:eastAsia="Times New Roman" w:hAnsi="Times New Roman" w:cs="Times New Roman"/>
          <w:i/>
          <w:sz w:val="24"/>
          <w:szCs w:val="24"/>
          <w:lang w:val="en-GB"/>
        </w:rPr>
        <w:t>G</w:t>
      </w:r>
      <w:r w:rsidRPr="0007763B">
        <w:rPr>
          <w:rFonts w:ascii="Times New Roman" w:eastAsia="Times New Roman" w:hAnsi="Times New Roman" w:cs="Times New Roman"/>
          <w:i/>
          <w:sz w:val="24"/>
          <w:szCs w:val="24"/>
          <w:lang w:val="en-GB"/>
        </w:rPr>
        <w:t>Imicro</w:t>
      </w:r>
      <w:proofErr w:type="spellEnd"/>
      <w:r w:rsidRPr="0007763B">
        <w:rPr>
          <w:rFonts w:ascii="Times New Roman" w:eastAsia="Times New Roman" w:hAnsi="Times New Roman" w:cs="Times New Roman"/>
          <w:sz w:val="24"/>
          <w:szCs w:val="24"/>
          <w:lang w:val="en-GB"/>
        </w:rPr>
        <w:t xml:space="preserve">), and used </w:t>
      </w:r>
      <w:proofErr w:type="spellStart"/>
      <w:proofErr w:type="gramStart"/>
      <w:r w:rsidRPr="0007763B">
        <w:rPr>
          <w:rFonts w:ascii="Times New Roman" w:eastAsia="Times New Roman" w:hAnsi="Times New Roman" w:cs="Times New Roman"/>
          <w:i/>
          <w:sz w:val="24"/>
          <w:szCs w:val="24"/>
          <w:lang w:val="en-GB"/>
        </w:rPr>
        <w:t>dist.genpop</w:t>
      </w:r>
      <w:proofErr w:type="spellEnd"/>
      <w:proofErr w:type="gramEnd"/>
      <w:r w:rsidRPr="0007763B">
        <w:rPr>
          <w:rFonts w:ascii="Times New Roman" w:eastAsia="Times New Roman" w:hAnsi="Times New Roman" w:cs="Times New Roman"/>
          <w:sz w:val="24"/>
          <w:szCs w:val="24"/>
          <w:lang w:val="en-GB"/>
        </w:rPr>
        <w:t xml:space="preserve"> from the </w:t>
      </w:r>
      <w:proofErr w:type="spellStart"/>
      <w:r>
        <w:rPr>
          <w:rFonts w:ascii="Times New Roman" w:eastAsia="Times New Roman" w:hAnsi="Times New Roman" w:cs="Times New Roman"/>
          <w:i/>
          <w:sz w:val="24"/>
          <w:szCs w:val="24"/>
          <w:lang w:val="en-GB"/>
        </w:rPr>
        <w:t>adegenet</w:t>
      </w:r>
      <w:proofErr w:type="spellEnd"/>
      <w:r w:rsidRPr="0007763B">
        <w:rPr>
          <w:rFonts w:ascii="Times New Roman" w:eastAsia="Times New Roman" w:hAnsi="Times New Roman" w:cs="Times New Roman"/>
          <w:i/>
          <w:sz w:val="24"/>
          <w:szCs w:val="24"/>
          <w:lang w:val="en-GB"/>
        </w:rPr>
        <w:t xml:space="preserve"> </w:t>
      </w:r>
      <w:r w:rsidRPr="0007763B">
        <w:rPr>
          <w:rFonts w:ascii="Times New Roman" w:eastAsia="Times New Roman" w:hAnsi="Times New Roman" w:cs="Times New Roman"/>
          <w:sz w:val="24"/>
          <w:szCs w:val="24"/>
          <w:lang w:val="en-GB"/>
        </w:rPr>
        <w:t xml:space="preserve">R package (see </w:t>
      </w: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sz w:val="24"/>
          <w:szCs w:val="24"/>
          <w:lang w:val="en-GB"/>
        </w:rPr>
        <w:t xml:space="preserve">) to calculate dissimilarities. Among the metrics it offers, we chose </w:t>
      </w:r>
      <w:del w:id="32" w:author="Patrick James" w:date="2019-11-12T17:33:00Z">
        <w:r w:rsidRPr="0007763B" w:rsidDel="00B3786F">
          <w:rPr>
            <w:rFonts w:ascii="Times New Roman" w:eastAsia="Times New Roman" w:hAnsi="Times New Roman" w:cs="Times New Roman"/>
            <w:sz w:val="24"/>
            <w:szCs w:val="24"/>
            <w:lang w:val="en-GB"/>
          </w:rPr>
          <w:delText xml:space="preserve">the </w:delText>
        </w:r>
      </w:del>
      <w:r w:rsidRPr="0007763B">
        <w:rPr>
          <w:rFonts w:ascii="Times New Roman" w:eastAsia="Times New Roman" w:hAnsi="Times New Roman" w:cs="Times New Roman"/>
          <w:sz w:val="24"/>
          <w:szCs w:val="24"/>
          <w:lang w:val="en-GB"/>
        </w:rPr>
        <w:t xml:space="preserve">Roger’s distance because it is a Euclidean genetic dissimilarity </w:t>
      </w:r>
      <w:r w:rsidRPr="0007763B">
        <w:rPr>
          <w:rFonts w:ascii="Times New Roman" w:eastAsia="Times New Roman" w:hAnsi="Times New Roman" w:cs="Times New Roman"/>
          <w:sz w:val="24"/>
          <w:szCs w:val="24"/>
          <w:lang w:val="en-GB"/>
        </w:rPr>
        <w:lastRenderedPageBreak/>
        <w:t xml:space="preserve">metric which does not make biological assumptions and therefore would apply to many </w:t>
      </w:r>
      <w:r>
        <w:rPr>
          <w:rFonts w:ascii="Times New Roman" w:eastAsia="Times New Roman" w:hAnsi="Times New Roman" w:cs="Times New Roman"/>
          <w:sz w:val="24"/>
          <w:szCs w:val="24"/>
          <w:lang w:val="en-GB"/>
        </w:rPr>
        <w:t>empirical cases</w:t>
      </w:r>
      <w:r w:rsidRPr="0007763B">
        <w:rPr>
          <w:rFonts w:ascii="Times New Roman" w:eastAsia="Times New Roman" w:hAnsi="Times New Roman" w:cs="Times New Roman"/>
          <w:sz w:val="24"/>
          <w:szCs w:val="24"/>
          <w:lang w:val="en-GB"/>
        </w:rPr>
        <w:t>.</w:t>
      </w:r>
    </w:p>
    <w:p w14:paraId="4FDDDCD8" w14:textId="77777777" w:rsidR="004F11B7" w:rsidRPr="0007763B" w:rsidRDefault="004F11B7" w:rsidP="004F11B7">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D6E2AE8" w14:textId="77777777" w:rsidR="004F11B7" w:rsidRPr="00500E46" w:rsidRDefault="004F11B7" w:rsidP="004F11B7">
      <w:pPr>
        <w:spacing w:before="240" w:after="240" w:line="480" w:lineRule="auto"/>
        <w:rPr>
          <w:rFonts w:ascii="Times New Roman" w:eastAsia="Times New Roman" w:hAnsi="Times New Roman" w:cs="Times New Roman"/>
          <w:sz w:val="24"/>
          <w:szCs w:val="24"/>
        </w:rPr>
      </w:pPr>
      <w:commentRangeStart w:id="33"/>
      <w:r w:rsidRPr="0007763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0.0007</w:t>
      </w:r>
      <w:r>
        <w:rPr>
          <w:rFonts w:ascii="Times New Roman" w:eastAsia="Times New Roman" w:hAnsi="Times New Roman" w:cs="Times New Roman"/>
          <w:sz w:val="24"/>
          <w:szCs w:val="24"/>
        </w:rPr>
        <w:t>, which</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both </w:t>
      </w:r>
      <w:r w:rsidRPr="0007763B">
        <w:rPr>
          <w:rFonts w:ascii="Times New Roman" w:eastAsia="Times New Roman" w:hAnsi="Times New Roman" w:cs="Times New Roman"/>
          <w:sz w:val="24"/>
          <w:szCs w:val="24"/>
        </w:rPr>
        <w:t xml:space="preserve">indicate very good performances of </w:t>
      </w:r>
      <w:proofErr w:type="spellStart"/>
      <w:proofErr w:type="gramStart"/>
      <w:r w:rsidRPr="0007763B">
        <w:rPr>
          <w:rFonts w:ascii="Times New Roman" w:eastAsia="Times New Roman" w:hAnsi="Times New Roman" w:cs="Times New Roman"/>
          <w:i/>
          <w:sz w:val="24"/>
          <w:szCs w:val="24"/>
        </w:rPr>
        <w:t>T</w:t>
      </w:r>
      <w:r>
        <w:rPr>
          <w:rFonts w:ascii="Times New Roman" w:eastAsia="Times New Roman" w:hAnsi="Times New Roman" w:cs="Times New Roman"/>
          <w:i/>
          <w:sz w:val="24"/>
          <w:szCs w:val="24"/>
        </w:rPr>
        <w:t>G</w:t>
      </w:r>
      <w:r w:rsidRPr="0007763B">
        <w:rPr>
          <w:rFonts w:ascii="Times New Roman" w:eastAsia="Times New Roman" w:hAnsi="Times New Roman" w:cs="Times New Roman"/>
          <w:i/>
          <w:sz w:val="24"/>
          <w:szCs w:val="24"/>
        </w:rPr>
        <w:t>Imicro</w:t>
      </w:r>
      <w:proofErr w:type="spellEnd"/>
      <w:r w:rsidRPr="0007763B">
        <w:rPr>
          <w:rFonts w:ascii="Times New Roman" w:eastAsia="Times New Roman" w:hAnsi="Times New Roman" w:cs="Times New Roman"/>
          <w:i/>
          <w:sz w:val="24"/>
          <w:szCs w:val="24"/>
        </w:rPr>
        <w:t>(</w:t>
      </w:r>
      <w:proofErr w:type="gramEnd"/>
      <w:r w:rsidRPr="0007763B">
        <w:rPr>
          <w:rFonts w:ascii="Times New Roman" w:eastAsia="Times New Roman" w:hAnsi="Times New Roman" w:cs="Times New Roman"/>
          <w:i/>
          <w:sz w:val="24"/>
          <w:szCs w:val="24"/>
        </w:rPr>
        <w:t>)</w:t>
      </w:r>
      <w:r w:rsidRPr="0007763B">
        <w:rPr>
          <w:rFonts w:ascii="Times New Roman" w:eastAsia="Times New Roman" w:hAnsi="Times New Roman" w:cs="Times New Roman"/>
          <w:sz w:val="24"/>
          <w:szCs w:val="24"/>
        </w:rPr>
        <w:t xml:space="preserve"> in detecting significant changes, when using microsatellite data. </w:t>
      </w:r>
      <w:commentRangeEnd w:id="33"/>
      <w:r>
        <w:rPr>
          <w:rStyle w:val="Marquedecommentaire"/>
        </w:rPr>
        <w:commentReference w:id="33"/>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the simulations with </w:t>
      </w:r>
      <w:proofErr w:type="spellStart"/>
      <w:r>
        <w:rPr>
          <w:rFonts w:ascii="Times New Roman" w:eastAsia="Times New Roman" w:hAnsi="Times New Roman" w:cs="Times New Roman"/>
          <w:sz w:val="24"/>
          <w:szCs w:val="24"/>
        </w:rPr>
        <w:t>biallelic</w:t>
      </w:r>
      <w:proofErr w:type="spellEnd"/>
      <w:r>
        <w:rPr>
          <w:rFonts w:ascii="Times New Roman" w:eastAsia="Times New Roman" w:hAnsi="Times New Roman" w:cs="Times New Roman"/>
          <w:sz w:val="24"/>
          <w:szCs w:val="24"/>
        </w:rPr>
        <w:t xml:space="preserve"> data, FNR decreases and FPR decreases with increasing threshold values. From 0 (0.0001) to 0.0021 (0.1) for FPR, and from 1 (0.0001) to 0.0278 (0.1). The method’s performance differed between microsatellite and </w:t>
      </w:r>
      <w:proofErr w:type="spellStart"/>
      <w:r>
        <w:rPr>
          <w:rFonts w:ascii="Times New Roman" w:eastAsia="Times New Roman" w:hAnsi="Times New Roman" w:cs="Times New Roman"/>
          <w:sz w:val="24"/>
          <w:szCs w:val="24"/>
        </w:rPr>
        <w:t>biallelic</w:t>
      </w:r>
      <w:proofErr w:type="spellEnd"/>
      <w:r>
        <w:rPr>
          <w:rFonts w:ascii="Times New Roman" w:eastAsia="Times New Roman" w:hAnsi="Times New Roman" w:cs="Times New Roman"/>
          <w:sz w:val="24"/>
          <w:szCs w:val="24"/>
        </w:rPr>
        <w:t xml:space="preserve"> genetic data, for the same number of alleles (100), and for an otherwise identical scenario </w:t>
      </w:r>
      <w:r w:rsidRPr="0007763B">
        <w:rPr>
          <w:rFonts w:ascii="Times New Roman" w:eastAsia="Times New Roman" w:hAnsi="Times New Roman" w:cs="Times New Roman"/>
          <w:sz w:val="24"/>
          <w:szCs w:val="24"/>
          <w:lang w:val="en-GB"/>
        </w:rPr>
        <w:t>(low dispersal, one affected population, bottleneck)</w:t>
      </w:r>
      <w:r>
        <w:rPr>
          <w:rFonts w:ascii="Times New Roman" w:eastAsia="Times New Roman" w:hAnsi="Times New Roman" w:cs="Times New Roman"/>
          <w:sz w:val="24"/>
          <w:szCs w:val="24"/>
        </w:rPr>
        <w:t>. Indeed, at a threshold of 0.05 for example, the average FPR value is higher (0.0208 vs 0.0007), whereas the average FNR value is lower (0.0111 vs 0.0500) for SNP than microsatellite respectively. Please note however that the distance metric we used for both differed and that this could influence this comparison.</w:t>
      </w:r>
    </w:p>
    <w:p w14:paraId="01C724DD" w14:textId="77777777" w:rsidR="004F11B7" w:rsidRPr="004F11B7" w:rsidRDefault="004F11B7" w:rsidP="007C62DE">
      <w:pPr>
        <w:spacing w:before="240" w:after="240" w:line="480" w:lineRule="auto"/>
        <w:rPr>
          <w:rFonts w:ascii="Times New Roman" w:eastAsia="Times New Roman" w:hAnsi="Times New Roman" w:cs="Times New Roman"/>
          <w:sz w:val="24"/>
          <w:szCs w:val="24"/>
        </w:rPr>
      </w:pPr>
    </w:p>
    <w:p w14:paraId="3947E8DE" w14:textId="16BD61B2" w:rsidR="00F24C6B" w:rsidRDefault="00F24C6B" w:rsidP="007C62DE">
      <w:pPr>
        <w:spacing w:before="240" w:after="240" w:line="480" w:lineRule="auto"/>
        <w:rPr>
          <w:rFonts w:ascii="Times New Roman" w:eastAsia="Times New Roman" w:hAnsi="Times New Roman" w:cs="Times New Roman"/>
          <w:sz w:val="24"/>
          <w:szCs w:val="24"/>
          <w:lang w:val="en-GB"/>
        </w:rPr>
      </w:pPr>
    </w:p>
    <w:p w14:paraId="5BDCD504" w14:textId="77777777" w:rsidR="00F24C6B" w:rsidRPr="0007763B" w:rsidRDefault="00F24C6B" w:rsidP="00F24C6B">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41E4D724" w14:textId="2BE8E935" w:rsidR="00F24C6B" w:rsidRDefault="00F24C6B" w:rsidP="00F24C6B">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w:t>
      </w:r>
      <w:commentRangeStart w:id="34"/>
      <w:r w:rsidRPr="0007763B">
        <w:rPr>
          <w:rFonts w:ascii="Times New Roman" w:eastAsia="Times New Roman" w:hAnsi="Times New Roman" w:cs="Times New Roman"/>
          <w:sz w:val="24"/>
          <w:szCs w:val="24"/>
        </w:rPr>
        <w:t xml:space="preserve">first </w:t>
      </w:r>
      <w:commentRangeEnd w:id="34"/>
      <w:r>
        <w:rPr>
          <w:rStyle w:val="Marquedecommentaire"/>
        </w:rPr>
        <w:commentReference w:id="34"/>
      </w:r>
      <w:r w:rsidRPr="0007763B">
        <w:rPr>
          <w:rFonts w:ascii="Times New Roman" w:eastAsia="Times New Roman" w:hAnsi="Times New Roman" w:cs="Times New Roman"/>
          <w:sz w:val="24"/>
          <w:szCs w:val="24"/>
        </w:rPr>
        <w:t>permutation approach</w:t>
      </w:r>
      <w:r>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w:t>
      </w:r>
      <w:commentRangeStart w:id="35"/>
      <w:r w:rsidRPr="0007763B">
        <w:rPr>
          <w:rFonts w:ascii="Times New Roman" w:eastAsia="Times New Roman" w:hAnsi="Times New Roman" w:cs="Times New Roman"/>
          <w:sz w:val="24"/>
          <w:szCs w:val="24"/>
        </w:rPr>
        <w:t xml:space="preserve">second and third approaches </w:t>
      </w:r>
      <w:commentRangeEnd w:id="35"/>
      <w:r>
        <w:rPr>
          <w:rStyle w:val="Marquedecommentaire"/>
        </w:rPr>
        <w:commentReference w:id="35"/>
      </w:r>
      <w:r w:rsidRPr="0007763B">
        <w:rPr>
          <w:rFonts w:ascii="Times New Roman" w:eastAsia="Times New Roman" w:hAnsi="Times New Roman" w:cs="Times New Roman"/>
          <w:sz w:val="24"/>
          <w:szCs w:val="24"/>
        </w:rPr>
        <w:t xml:space="preserve">most often failed to find any significant change. </w:t>
      </w:r>
      <w:commentRangeStart w:id="36"/>
      <w:r w:rsidRPr="0007763B">
        <w:rPr>
          <w:rFonts w:ascii="Times New Roman" w:eastAsia="Times New Roman" w:hAnsi="Times New Roman" w:cs="Times New Roman"/>
          <w:sz w:val="24"/>
          <w:szCs w:val="24"/>
        </w:rPr>
        <w:t xml:space="preserve">This means that they never found any false positive (FPR = 0), which is great, but also that they very rarely found any true positive (FNR &gt; 0.9), regardless of </w:t>
      </w:r>
      <w:r w:rsidRPr="0007763B">
        <w:rPr>
          <w:rFonts w:ascii="Times New Roman" w:eastAsia="Times New Roman" w:hAnsi="Times New Roman" w:cs="Times New Roman"/>
          <w:sz w:val="24"/>
          <w:szCs w:val="24"/>
        </w:rPr>
        <w:lastRenderedPageBreak/>
        <w:t xml:space="preserve">the scenario or the </w:t>
      </w:r>
      <w:r>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we used</w:t>
      </w:r>
      <w:commentRangeEnd w:id="36"/>
      <w:r>
        <w:rPr>
          <w:rStyle w:val="Marquedecommentaire"/>
        </w:rPr>
        <w:commentReference w:id="36"/>
      </w:r>
      <w:r w:rsidRPr="0007763B">
        <w:rPr>
          <w:rFonts w:ascii="Times New Roman" w:eastAsia="Times New Roman" w:hAnsi="Times New Roman" w:cs="Times New Roman"/>
          <w:sz w:val="24"/>
          <w:szCs w:val="24"/>
        </w:rPr>
        <w:t xml:space="preserve">. Because only the first approach was suitable to study simulation outputs, we used it for the rest of the </w:t>
      </w:r>
      <w:commentRangeStart w:id="37"/>
      <w:r w:rsidRPr="0007763B">
        <w:rPr>
          <w:rFonts w:ascii="Times New Roman" w:eastAsia="Times New Roman" w:hAnsi="Times New Roman" w:cs="Times New Roman"/>
          <w:sz w:val="24"/>
          <w:szCs w:val="24"/>
        </w:rPr>
        <w:t>analyses</w:t>
      </w:r>
      <w:commentRangeEnd w:id="37"/>
      <w:r>
        <w:rPr>
          <w:rStyle w:val="Marquedecommentaire"/>
        </w:rPr>
        <w:commentReference w:id="37"/>
      </w:r>
      <w:r w:rsidRPr="0007763B">
        <w:rPr>
          <w:rFonts w:ascii="Times New Roman" w:eastAsia="Times New Roman" w:hAnsi="Times New Roman" w:cs="Times New Roman"/>
          <w:sz w:val="24"/>
          <w:szCs w:val="24"/>
        </w:rPr>
        <w:t>.</w:t>
      </w:r>
    </w:p>
    <w:p w14:paraId="2147562C" w14:textId="48C18723" w:rsidR="00E05108" w:rsidRDefault="00E05108" w:rsidP="00F24C6B">
      <w:pPr>
        <w:spacing w:before="240" w:after="240" w:line="480" w:lineRule="auto"/>
        <w:rPr>
          <w:rFonts w:ascii="Times New Roman" w:eastAsia="Times New Roman" w:hAnsi="Times New Roman" w:cs="Times New Roman"/>
          <w:sz w:val="24"/>
          <w:szCs w:val="24"/>
        </w:rPr>
      </w:pPr>
    </w:p>
    <w:p w14:paraId="436A298C" w14:textId="5AC8C5E9" w:rsidR="00E05108" w:rsidRPr="0007763B" w:rsidRDefault="00E05108" w:rsidP="00F24C6B">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We also explored how different permutation algorithms in our framework affected our ability to identify statistically significant deviation from neutral expectations, based on simulated processes such as genetic drift</w:t>
      </w:r>
    </w:p>
    <w:p w14:paraId="7A59A35B" w14:textId="77777777" w:rsidR="00F24C6B" w:rsidRPr="00F24C6B" w:rsidRDefault="00F24C6B" w:rsidP="007C62DE">
      <w:pPr>
        <w:spacing w:before="240" w:after="240" w:line="480" w:lineRule="auto"/>
        <w:rPr>
          <w:rFonts w:ascii="Times New Roman" w:eastAsia="Times New Roman" w:hAnsi="Times New Roman" w:cs="Times New Roman"/>
          <w:sz w:val="24"/>
          <w:szCs w:val="24"/>
        </w:rPr>
      </w:pPr>
    </w:p>
    <w:p w14:paraId="3F084A2A" w14:textId="77777777" w:rsidR="007C62DE" w:rsidRP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i/>
          <w:iCs/>
          <w:sz w:val="24"/>
          <w:szCs w:val="24"/>
          <w:lang w:val="en-GB"/>
        </w:rPr>
      </w:pP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lian WITTISCHE" w:date="2019-12-14T15:13:00Z" w:initials="JW">
    <w:p w14:paraId="1EA33F5A" w14:textId="4407CB3F" w:rsidR="00754EBE" w:rsidRDefault="00754EBE">
      <w:pPr>
        <w:pStyle w:val="Commentaire"/>
      </w:pPr>
      <w:r>
        <w:rPr>
          <w:rStyle w:val="Marquedecommentaire"/>
        </w:rPr>
        <w:annotationRef/>
      </w:r>
      <w:r>
        <w:t>Changer</w:t>
      </w:r>
    </w:p>
  </w:comment>
  <w:comment w:id="3" w:author="Julian WITTISCHE" w:date="2019-12-14T14:54:00Z" w:initials="JW">
    <w:p w14:paraId="34F39CE9" w14:textId="0A331EE7" w:rsidR="006141B4" w:rsidRDefault="006141B4">
      <w:pPr>
        <w:pStyle w:val="Commentaire"/>
      </w:pPr>
      <w:r>
        <w:rPr>
          <w:rStyle w:val="Marquedecommentaire"/>
        </w:rPr>
        <w:annotationRef/>
      </w:r>
      <w:r>
        <w:t>Indicates lower performance is not dependent on user choice for threshold.</w:t>
      </w:r>
    </w:p>
  </w:comment>
  <w:comment w:id="4" w:author="Julian WITTISCHE" w:date="2019-12-14T20:03:00Z" w:initials="JW">
    <w:p w14:paraId="023E7C74" w14:textId="605C880B" w:rsidR="00E95A2C" w:rsidRDefault="00E95A2C">
      <w:pPr>
        <w:pStyle w:val="Commentaire"/>
      </w:pPr>
      <w:r>
        <w:rPr>
          <w:rStyle w:val="Marquedecommentaire"/>
        </w:rPr>
        <w:annotationRef/>
      </w:r>
      <w:r>
        <w:t>I will have to double check that</w:t>
      </w:r>
      <w:r w:rsidR="001563B0">
        <w:t xml:space="preserve"> parameters for</w:t>
      </w:r>
      <w:r>
        <w:t xml:space="preserve"> </w:t>
      </w:r>
      <w:r w:rsidR="001563B0">
        <w:t>moderate and high are different. A bit weird but could be right.</w:t>
      </w:r>
      <w:r w:rsidR="00354DBD">
        <w:t xml:space="preserve"> Not a big deal to redo.</w:t>
      </w:r>
    </w:p>
  </w:comment>
  <w:comment w:id="6" w:author="Julian WITTISCHE" w:date="2019-12-11T19:59:00Z" w:initials="JW">
    <w:p w14:paraId="43825EE0" w14:textId="30D47D0F" w:rsidR="00CB560E" w:rsidRDefault="00CB560E">
      <w:pPr>
        <w:pStyle w:val="Commentaire"/>
      </w:pPr>
      <w:r>
        <w:rPr>
          <w:rStyle w:val="Marquedecommentaire"/>
        </w:rPr>
        <w:annotationRef/>
      </w:r>
      <w:r>
        <w:t>Changer</w:t>
      </w:r>
    </w:p>
  </w:comment>
  <w:comment w:id="7" w:author="Patrick James" w:date="2019-11-12T17:58:00Z" w:initials="PJ">
    <w:p w14:paraId="2935123D" w14:textId="03602BF2" w:rsidR="00CB560E" w:rsidRDefault="00CB560E">
      <w:pPr>
        <w:pStyle w:val="Commentaire"/>
      </w:pPr>
      <w:r>
        <w:rPr>
          <w:rStyle w:val="Marquedecommentaire"/>
        </w:rPr>
        <w:annotationRef/>
      </w:r>
      <w:r>
        <w:t xml:space="preserve">Of what? The scenarios are comprised of multiple factors – we should refer to the factor that is </w:t>
      </w:r>
      <w:proofErr w:type="spellStart"/>
      <w:r>
        <w:t>ot</w:t>
      </w:r>
      <w:proofErr w:type="spellEnd"/>
      <w:r>
        <w:t xml:space="preserve"> affecting the </w:t>
      </w:r>
      <w:proofErr w:type="gramStart"/>
      <w:r>
        <w:t>results..</w:t>
      </w:r>
      <w:proofErr w:type="gramEnd"/>
      <w:r>
        <w:t xml:space="preserve"> if it is all of them, then we need to say so. </w:t>
      </w:r>
    </w:p>
  </w:comment>
  <w:comment w:id="8" w:author="Julian WITTISCHE" w:date="2019-12-11T20:02:00Z" w:initials="JW">
    <w:p w14:paraId="62CE7387" w14:textId="7C5A7E72" w:rsidR="00CB560E" w:rsidRDefault="00CB560E">
      <w:pPr>
        <w:pStyle w:val="Commentaire"/>
      </w:pPr>
      <w:r>
        <w:rPr>
          <w:rStyle w:val="Marquedecommentaire"/>
        </w:rPr>
        <w:annotationRef/>
      </w:r>
      <w:r>
        <w:t>Changer</w:t>
      </w:r>
    </w:p>
  </w:comment>
  <w:comment w:id="9" w:author="Patrick James" w:date="2019-11-12T17:58:00Z" w:initials="PJ">
    <w:p w14:paraId="1B828310" w14:textId="02997B54" w:rsidR="00CB560E" w:rsidRDefault="00CB560E">
      <w:pPr>
        <w:pStyle w:val="Commentaire"/>
      </w:pPr>
      <w:r>
        <w:rPr>
          <w:rStyle w:val="Marquedecommentaire"/>
        </w:rPr>
        <w:annotationRef/>
      </w:r>
      <w:r>
        <w:t>Specify what is meant here</w:t>
      </w:r>
    </w:p>
  </w:comment>
  <w:comment w:id="10" w:author="Patrick James" w:date="2019-11-12T17:59:00Z" w:initials="PJ">
    <w:p w14:paraId="551CF76B" w14:textId="21C2121B" w:rsidR="00CB560E" w:rsidRDefault="00CB560E">
      <w:pPr>
        <w:pStyle w:val="Commentaire"/>
      </w:pPr>
      <w:r>
        <w:rPr>
          <w:rStyle w:val="Marquedecommentaire"/>
        </w:rPr>
        <w:annotationRef/>
      </w:r>
      <w:r>
        <w:t>confusing</w:t>
      </w:r>
    </w:p>
  </w:comment>
  <w:comment w:id="17" w:author="Patrick James" w:date="2019-11-12T18:05:00Z" w:initials="PJ">
    <w:p w14:paraId="44EA6602" w14:textId="0B3E1880" w:rsidR="00CB560E" w:rsidRDefault="00CB560E">
      <w:pPr>
        <w:pStyle w:val="Commentaire"/>
      </w:pPr>
      <w:r>
        <w:rPr>
          <w:rStyle w:val="Marquedecommentaire"/>
        </w:rPr>
        <w:annotationRef/>
      </w:r>
      <w:r>
        <w:t xml:space="preserve">In general, the </w:t>
      </w:r>
      <w:proofErr w:type="spellStart"/>
      <w:r>
        <w:t>discussin</w:t>
      </w:r>
      <w:proofErr w:type="spellEnd"/>
      <w:r>
        <w:t xml:space="preserve"> needs to talk about 1) the genetic phenomenon you are interested in, and b) the methods and technical aspects of your approach. It </w:t>
      </w:r>
      <w:proofErr w:type="spellStart"/>
      <w:r>
        <w:t>woul</w:t>
      </w:r>
      <w:proofErr w:type="spellEnd"/>
      <w:r>
        <w:t xml:space="preserve"> </w:t>
      </w:r>
      <w:proofErr w:type="spellStart"/>
      <w:r>
        <w:t>dbebest</w:t>
      </w:r>
      <w:proofErr w:type="spellEnd"/>
      <w:r>
        <w:t xml:space="preserve"> not to mix the two too much, I think.</w:t>
      </w:r>
    </w:p>
  </w:comment>
  <w:comment w:id="18" w:author="Patrick James" w:date="2019-11-12T18:02:00Z" w:initials="PJ">
    <w:p w14:paraId="5DFEAEAC" w14:textId="61C65F78" w:rsidR="00CB560E" w:rsidRDefault="00CB560E">
      <w:pPr>
        <w:pStyle w:val="Commentaire"/>
      </w:pPr>
      <w:r>
        <w:rPr>
          <w:rStyle w:val="Marquedecommentaire"/>
        </w:rPr>
        <w:annotationRef/>
      </w:r>
      <w:r>
        <w:t xml:space="preserve">Revisit and present he case for why we need to know about the genetic legacies of “punctual” demographic events. With an example, ideally. </w:t>
      </w:r>
    </w:p>
  </w:comment>
  <w:comment w:id="19" w:author="Patrick James" w:date="2019-11-12T18:01:00Z" w:initials="PJ">
    <w:p w14:paraId="6A4A93D9" w14:textId="5D4736EB" w:rsidR="00CB560E" w:rsidRDefault="00CB560E">
      <w:pPr>
        <w:pStyle w:val="Commentaire"/>
      </w:pPr>
      <w:r>
        <w:rPr>
          <w:rStyle w:val="Marquedecommentaire"/>
        </w:rPr>
        <w:annotationRef/>
      </w:r>
      <w:r>
        <w:t>You need to repackage this. Here, you are effectively telling everyone with new. Limited (but likely difficult to obtain) SNP datasets, that their data are of “poor quality”</w:t>
      </w:r>
    </w:p>
  </w:comment>
  <w:comment w:id="20" w:author="Patrick James" w:date="2019-11-12T18:06:00Z" w:initials="PJ">
    <w:p w14:paraId="67217E03" w14:textId="2AB34D12" w:rsidR="00CB560E" w:rsidRDefault="00CB560E">
      <w:pPr>
        <w:pStyle w:val="Commentaire"/>
      </w:pPr>
      <w:r>
        <w:rPr>
          <w:rStyle w:val="Marquedecommentaire"/>
        </w:rPr>
        <w:annotationRef/>
      </w:r>
      <w:r>
        <w:t>Unclear – requires more background,</w:t>
      </w:r>
    </w:p>
  </w:comment>
  <w:comment w:id="21" w:author="Patrick James" w:date="2019-11-12T18:07:00Z" w:initials="PJ">
    <w:p w14:paraId="4943CF1C" w14:textId="2564FC86" w:rsidR="00CB560E" w:rsidRDefault="00CB560E">
      <w:pPr>
        <w:pStyle w:val="Commentaire"/>
      </w:pPr>
      <w:r>
        <w:rPr>
          <w:rStyle w:val="Marquedecommentaire"/>
        </w:rPr>
        <w:annotationRef/>
      </w:r>
      <w:r>
        <w:t>How does this contrast with the community data the TBI has used previously?</w:t>
      </w:r>
    </w:p>
  </w:comment>
  <w:comment w:id="23" w:author="Patrick James" w:date="2019-11-12T18:07:00Z" w:initials="PJ">
    <w:p w14:paraId="28EC53F6" w14:textId="5547F554" w:rsidR="00CB560E" w:rsidRDefault="00CB560E">
      <w:pPr>
        <w:pStyle w:val="Commentaire"/>
      </w:pPr>
      <w:r>
        <w:rPr>
          <w:rStyle w:val="Marquedecommentaire"/>
        </w:rPr>
        <w:annotationRef/>
      </w:r>
      <w:r>
        <w:t>elaborate</w:t>
      </w:r>
    </w:p>
  </w:comment>
  <w:comment w:id="25" w:author="Patrick James" w:date="2019-11-12T18:08:00Z" w:initials="PJ">
    <w:p w14:paraId="086604FB" w14:textId="1EE33236" w:rsidR="00CB560E" w:rsidRDefault="00CB560E">
      <w:pPr>
        <w:pStyle w:val="Commentaire"/>
      </w:pPr>
      <w:r>
        <w:rPr>
          <w:rStyle w:val="Marquedecommentaire"/>
        </w:rPr>
        <w:annotationRef/>
      </w:r>
      <w:r>
        <w:t>I strongly recommend a paragraph that brings this issue back to reality and discusses actual potential applications with real-world context</w:t>
      </w:r>
    </w:p>
  </w:comment>
  <w:comment w:id="27" w:author="Patrick James" w:date="2019-11-12T18:10:00Z" w:initials="PJ">
    <w:p w14:paraId="4B8CEF89" w14:textId="04A74C14" w:rsidR="00CB560E" w:rsidRDefault="00CB560E">
      <w:pPr>
        <w:pStyle w:val="Commentaire"/>
      </w:pPr>
      <w:r>
        <w:rPr>
          <w:rStyle w:val="Marquedecommentaire"/>
        </w:rPr>
        <w:annotationRef/>
      </w:r>
      <w:r>
        <w:t>Sentence seems broken</w:t>
      </w:r>
    </w:p>
  </w:comment>
  <w:comment w:id="28" w:author="Patrick James" w:date="2019-11-12T18:11:00Z" w:initials="PJ">
    <w:p w14:paraId="211E5543" w14:textId="1ADEE4DB" w:rsidR="00CB560E" w:rsidRDefault="00CB560E">
      <w:pPr>
        <w:pStyle w:val="Commentaire"/>
      </w:pPr>
      <w:r>
        <w:rPr>
          <w:rStyle w:val="Marquedecommentaire"/>
        </w:rPr>
        <w:annotationRef/>
      </w:r>
      <w:r>
        <w:t>Let’s not end on a technical note – bring it back to the biology / conservation aspect please</w:t>
      </w:r>
    </w:p>
  </w:comment>
  <w:comment w:id="29" w:author="Patrick James" w:date="2019-10-16T13:11:00Z" w:initials="PJ">
    <w:p w14:paraId="432D8B31" w14:textId="77777777" w:rsidR="00CB560E" w:rsidRDefault="00CB560E" w:rsidP="007C62DE">
      <w:pPr>
        <w:pStyle w:val="Commentaire"/>
      </w:pPr>
      <w:r>
        <w:rPr>
          <w:rStyle w:val="Marquedecommentaire"/>
        </w:rPr>
        <w:annotationRef/>
      </w:r>
      <w:r>
        <w:t xml:space="preserve">Fine for the thesis, but I think this could be removed from the actual paper. </w:t>
      </w:r>
    </w:p>
  </w:comment>
  <w:comment w:id="30" w:author="Julian WITTISCHE" w:date="2019-10-25T16:16:00Z" w:initials="JW">
    <w:p w14:paraId="4541A986" w14:textId="77777777" w:rsidR="00CB560E" w:rsidRDefault="00CB560E" w:rsidP="007C62DE">
      <w:pPr>
        <w:pStyle w:val="Commentaire"/>
      </w:pPr>
      <w:r>
        <w:rPr>
          <w:rStyle w:val="Marquedecommentair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31" w:author="Patrick James" w:date="2019-11-12T17:37:00Z" w:initials="PJ">
    <w:p w14:paraId="0311418A" w14:textId="77777777" w:rsidR="00CB560E" w:rsidRDefault="00CB560E" w:rsidP="007C62DE">
      <w:pPr>
        <w:pStyle w:val="Commentaire"/>
      </w:pPr>
      <w:r>
        <w:rPr>
          <w:rStyle w:val="Marquedecommentaire"/>
        </w:rPr>
        <w:annotationRef/>
      </w:r>
      <w:r>
        <w:t>Ok, but in general my feeling is to be careful to not let the “tail wag the dog” when considering uptake of your research</w:t>
      </w:r>
    </w:p>
  </w:comment>
  <w:comment w:id="33" w:author="Julian WITTISCHE" w:date="2019-10-09T03:07:00Z" w:initials="JW">
    <w:p w14:paraId="5670C7FE" w14:textId="77777777" w:rsidR="004F11B7" w:rsidRDefault="004F11B7" w:rsidP="004F11B7">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 w:id="34" w:author="Patrick James" w:date="2019-11-12T17:44:00Z" w:initials="PJ">
    <w:p w14:paraId="031E4E02" w14:textId="77777777" w:rsidR="00F24C6B" w:rsidRDefault="00F24C6B" w:rsidP="00F24C6B">
      <w:pPr>
        <w:pStyle w:val="Commentaire"/>
      </w:pPr>
      <w:r>
        <w:rPr>
          <w:rStyle w:val="Marquedecommentaire"/>
        </w:rPr>
        <w:annotationRef/>
      </w:r>
      <w:r>
        <w:t xml:space="preserve">This will be irrelevant to </w:t>
      </w:r>
      <w:proofErr w:type="gramStart"/>
      <w:r>
        <w:t>readers..</w:t>
      </w:r>
      <w:proofErr w:type="gramEnd"/>
      <w:r>
        <w:t xml:space="preserve"> just describe the permutation </w:t>
      </w:r>
      <w:proofErr w:type="spellStart"/>
      <w:r>
        <w:t>apprapoch</w:t>
      </w:r>
      <w:proofErr w:type="spellEnd"/>
      <w:r>
        <w:t xml:space="preserve"> that was superior </w:t>
      </w:r>
    </w:p>
  </w:comment>
  <w:comment w:id="35" w:author="Patrick James" w:date="2019-11-12T17:45:00Z" w:initials="PJ">
    <w:p w14:paraId="3CA3529B" w14:textId="77777777" w:rsidR="00F24C6B" w:rsidRDefault="00F24C6B" w:rsidP="00F24C6B">
      <w:pPr>
        <w:pStyle w:val="Commentaire"/>
      </w:pPr>
      <w:r>
        <w:rPr>
          <w:rStyle w:val="Marquedecommentaire"/>
        </w:rPr>
        <w:annotationRef/>
      </w:r>
      <w:r>
        <w:t>Same – describe specifically the method – not using shorthand.</w:t>
      </w:r>
    </w:p>
  </w:comment>
  <w:comment w:id="36" w:author="Patrick James" w:date="2019-11-12T17:45:00Z" w:initials="PJ">
    <w:p w14:paraId="60A4E0C5" w14:textId="77777777" w:rsidR="00F24C6B" w:rsidRDefault="00F24C6B" w:rsidP="00F24C6B">
      <w:pPr>
        <w:pStyle w:val="Commentaire"/>
      </w:pPr>
      <w:r>
        <w:rPr>
          <w:rStyle w:val="Marquedecommentaire"/>
        </w:rPr>
        <w:annotationRef/>
      </w:r>
      <w:r>
        <w:t xml:space="preserve">This does not read professionally. </w:t>
      </w:r>
    </w:p>
  </w:comment>
  <w:comment w:id="37" w:author="Patrick James" w:date="2019-11-12T17:45:00Z" w:initials="PJ">
    <w:p w14:paraId="304FDBF4" w14:textId="77777777" w:rsidR="00F24C6B" w:rsidRDefault="00F24C6B" w:rsidP="00F24C6B">
      <w:pPr>
        <w:pStyle w:val="Commentaire"/>
      </w:pPr>
      <w:r>
        <w:rPr>
          <w:rStyle w:val="Marquedecommentaire"/>
        </w:rPr>
        <w:annotationRef/>
      </w:r>
      <w:r>
        <w:t>Requires complete overhaul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33F5A" w15:done="0"/>
  <w15:commentEx w15:paraId="34F39CE9" w15:done="0"/>
  <w15:commentEx w15:paraId="023E7C74" w15:done="0"/>
  <w15:commentEx w15:paraId="43825EE0" w15:done="0"/>
  <w15:commentEx w15:paraId="2935123D" w15:done="0"/>
  <w15:commentEx w15:paraId="62CE7387" w15:done="0"/>
  <w15:commentEx w15:paraId="1B828310" w15:done="0"/>
  <w15:commentEx w15:paraId="551CF76B" w15:done="0"/>
  <w15:commentEx w15:paraId="44EA6602" w15:done="0"/>
  <w15:commentEx w15:paraId="5DFEAEAC" w15:done="0"/>
  <w15:commentEx w15:paraId="6A4A93D9" w15:done="0"/>
  <w15:commentEx w15:paraId="67217E03" w15:done="0"/>
  <w15:commentEx w15:paraId="4943CF1C" w15:done="0"/>
  <w15:commentEx w15:paraId="28EC53F6" w15:done="0"/>
  <w15:commentEx w15:paraId="086604FB" w15:done="0"/>
  <w15:commentEx w15:paraId="4B8CEF89" w15:done="0"/>
  <w15:commentEx w15:paraId="211E5543" w15:done="0"/>
  <w15:commentEx w15:paraId="432D8B31" w15:done="0"/>
  <w15:commentEx w15:paraId="4541A986" w15:paraIdParent="432D8B31" w15:done="0"/>
  <w15:commentEx w15:paraId="0311418A" w15:paraIdParent="432D8B31" w15:done="0"/>
  <w15:commentEx w15:paraId="5670C7FE" w15:done="0"/>
  <w15:commentEx w15:paraId="031E4E02" w15:done="0"/>
  <w15:commentEx w15:paraId="3CA3529B" w15:done="0"/>
  <w15:commentEx w15:paraId="60A4E0C5" w15:done="0"/>
  <w15:commentEx w15:paraId="304FDBF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James">
    <w15:presenceInfo w15:providerId="None" w15:userId="Patrick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NKoFALSM/NYtAAAA"/>
  </w:docVars>
  <w:rsids>
    <w:rsidRoot w:val="004E13A5"/>
    <w:rsid w:val="0000168C"/>
    <w:rsid w:val="00002466"/>
    <w:rsid w:val="00002A64"/>
    <w:rsid w:val="000053C7"/>
    <w:rsid w:val="00005F69"/>
    <w:rsid w:val="00006829"/>
    <w:rsid w:val="000141B3"/>
    <w:rsid w:val="000222ED"/>
    <w:rsid w:val="00023F2C"/>
    <w:rsid w:val="00024F61"/>
    <w:rsid w:val="0002624B"/>
    <w:rsid w:val="00026490"/>
    <w:rsid w:val="000270B4"/>
    <w:rsid w:val="00027F85"/>
    <w:rsid w:val="0003098F"/>
    <w:rsid w:val="00032375"/>
    <w:rsid w:val="00033B96"/>
    <w:rsid w:val="0004518E"/>
    <w:rsid w:val="00051F54"/>
    <w:rsid w:val="00053498"/>
    <w:rsid w:val="00055B96"/>
    <w:rsid w:val="00055C1A"/>
    <w:rsid w:val="00056C25"/>
    <w:rsid w:val="00056F49"/>
    <w:rsid w:val="00061580"/>
    <w:rsid w:val="000623C8"/>
    <w:rsid w:val="00063753"/>
    <w:rsid w:val="00064F7E"/>
    <w:rsid w:val="000673CD"/>
    <w:rsid w:val="000745F8"/>
    <w:rsid w:val="00074A90"/>
    <w:rsid w:val="0007763B"/>
    <w:rsid w:val="00077818"/>
    <w:rsid w:val="00082620"/>
    <w:rsid w:val="00084066"/>
    <w:rsid w:val="00093A55"/>
    <w:rsid w:val="000955D0"/>
    <w:rsid w:val="00095B49"/>
    <w:rsid w:val="00097A65"/>
    <w:rsid w:val="000A3EC4"/>
    <w:rsid w:val="000A5079"/>
    <w:rsid w:val="000A6671"/>
    <w:rsid w:val="000A7724"/>
    <w:rsid w:val="000C1EE3"/>
    <w:rsid w:val="000D08D6"/>
    <w:rsid w:val="000D1B30"/>
    <w:rsid w:val="000D683F"/>
    <w:rsid w:val="000E1A78"/>
    <w:rsid w:val="000E3A1A"/>
    <w:rsid w:val="000F06F3"/>
    <w:rsid w:val="000F49A2"/>
    <w:rsid w:val="001079BE"/>
    <w:rsid w:val="00117E9F"/>
    <w:rsid w:val="0012642F"/>
    <w:rsid w:val="00127CC5"/>
    <w:rsid w:val="00127D3A"/>
    <w:rsid w:val="00127F13"/>
    <w:rsid w:val="0013089B"/>
    <w:rsid w:val="00130BC1"/>
    <w:rsid w:val="00131252"/>
    <w:rsid w:val="00131E2F"/>
    <w:rsid w:val="00136405"/>
    <w:rsid w:val="00136C7B"/>
    <w:rsid w:val="001371AE"/>
    <w:rsid w:val="00140CCA"/>
    <w:rsid w:val="001411DE"/>
    <w:rsid w:val="001425D4"/>
    <w:rsid w:val="001446F6"/>
    <w:rsid w:val="00146654"/>
    <w:rsid w:val="001467B2"/>
    <w:rsid w:val="00147BDF"/>
    <w:rsid w:val="001563B0"/>
    <w:rsid w:val="00161403"/>
    <w:rsid w:val="00162C41"/>
    <w:rsid w:val="001633CB"/>
    <w:rsid w:val="00174C4C"/>
    <w:rsid w:val="001756ED"/>
    <w:rsid w:val="00176B13"/>
    <w:rsid w:val="0017749B"/>
    <w:rsid w:val="00180AFB"/>
    <w:rsid w:val="00184ABD"/>
    <w:rsid w:val="001854BA"/>
    <w:rsid w:val="00190258"/>
    <w:rsid w:val="0019294D"/>
    <w:rsid w:val="001950CB"/>
    <w:rsid w:val="001965D2"/>
    <w:rsid w:val="001A5222"/>
    <w:rsid w:val="001C38DB"/>
    <w:rsid w:val="001D0ACA"/>
    <w:rsid w:val="001D1B0E"/>
    <w:rsid w:val="001D2ADC"/>
    <w:rsid w:val="001D3FDE"/>
    <w:rsid w:val="001D512F"/>
    <w:rsid w:val="001E1272"/>
    <w:rsid w:val="001E16C9"/>
    <w:rsid w:val="001E3806"/>
    <w:rsid w:val="001E3C7E"/>
    <w:rsid w:val="001E483E"/>
    <w:rsid w:val="001E4D7C"/>
    <w:rsid w:val="001E570D"/>
    <w:rsid w:val="001E58E9"/>
    <w:rsid w:val="001F3196"/>
    <w:rsid w:val="001F6DBA"/>
    <w:rsid w:val="001F6EAA"/>
    <w:rsid w:val="001F6EAC"/>
    <w:rsid w:val="001F7518"/>
    <w:rsid w:val="0020343C"/>
    <w:rsid w:val="002050D0"/>
    <w:rsid w:val="0021147F"/>
    <w:rsid w:val="00217199"/>
    <w:rsid w:val="002234E0"/>
    <w:rsid w:val="0022740C"/>
    <w:rsid w:val="0023072B"/>
    <w:rsid w:val="0023083C"/>
    <w:rsid w:val="002363EE"/>
    <w:rsid w:val="002377D0"/>
    <w:rsid w:val="0024289D"/>
    <w:rsid w:val="002446CC"/>
    <w:rsid w:val="0025060E"/>
    <w:rsid w:val="00252F55"/>
    <w:rsid w:val="002575B1"/>
    <w:rsid w:val="00262D52"/>
    <w:rsid w:val="00266D04"/>
    <w:rsid w:val="00267018"/>
    <w:rsid w:val="002676EC"/>
    <w:rsid w:val="002760DF"/>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22EF1"/>
    <w:rsid w:val="00332595"/>
    <w:rsid w:val="00335E2F"/>
    <w:rsid w:val="00337F86"/>
    <w:rsid w:val="003422BA"/>
    <w:rsid w:val="00347EEB"/>
    <w:rsid w:val="00350E98"/>
    <w:rsid w:val="003549D9"/>
    <w:rsid w:val="00354DBD"/>
    <w:rsid w:val="00354E8A"/>
    <w:rsid w:val="00355E82"/>
    <w:rsid w:val="00357CA8"/>
    <w:rsid w:val="003615F1"/>
    <w:rsid w:val="0037039A"/>
    <w:rsid w:val="003706EC"/>
    <w:rsid w:val="003741B4"/>
    <w:rsid w:val="00374ECD"/>
    <w:rsid w:val="00377029"/>
    <w:rsid w:val="0037716B"/>
    <w:rsid w:val="00384DF0"/>
    <w:rsid w:val="00391295"/>
    <w:rsid w:val="00394C28"/>
    <w:rsid w:val="00396770"/>
    <w:rsid w:val="003B19F7"/>
    <w:rsid w:val="003B3778"/>
    <w:rsid w:val="003B771C"/>
    <w:rsid w:val="003C17E9"/>
    <w:rsid w:val="003C228D"/>
    <w:rsid w:val="003C3E3B"/>
    <w:rsid w:val="003C4854"/>
    <w:rsid w:val="003C4910"/>
    <w:rsid w:val="003C4FA0"/>
    <w:rsid w:val="003C7909"/>
    <w:rsid w:val="003D41F3"/>
    <w:rsid w:val="003D4FA3"/>
    <w:rsid w:val="003D56EC"/>
    <w:rsid w:val="003D5A1B"/>
    <w:rsid w:val="003D72B7"/>
    <w:rsid w:val="003E71A5"/>
    <w:rsid w:val="003E73EA"/>
    <w:rsid w:val="003F114F"/>
    <w:rsid w:val="003F3E31"/>
    <w:rsid w:val="004024F6"/>
    <w:rsid w:val="004036B9"/>
    <w:rsid w:val="004058E4"/>
    <w:rsid w:val="00406446"/>
    <w:rsid w:val="0041016F"/>
    <w:rsid w:val="00411503"/>
    <w:rsid w:val="004170BB"/>
    <w:rsid w:val="00422C59"/>
    <w:rsid w:val="00425BB7"/>
    <w:rsid w:val="004305E4"/>
    <w:rsid w:val="00433983"/>
    <w:rsid w:val="00435FC0"/>
    <w:rsid w:val="00436872"/>
    <w:rsid w:val="00451660"/>
    <w:rsid w:val="00461C2D"/>
    <w:rsid w:val="0047226E"/>
    <w:rsid w:val="00480063"/>
    <w:rsid w:val="00492036"/>
    <w:rsid w:val="00492594"/>
    <w:rsid w:val="004960F6"/>
    <w:rsid w:val="004A38A8"/>
    <w:rsid w:val="004A42FA"/>
    <w:rsid w:val="004A6053"/>
    <w:rsid w:val="004A6ACA"/>
    <w:rsid w:val="004A6C2F"/>
    <w:rsid w:val="004B1469"/>
    <w:rsid w:val="004B20F9"/>
    <w:rsid w:val="004B600A"/>
    <w:rsid w:val="004C0170"/>
    <w:rsid w:val="004D1456"/>
    <w:rsid w:val="004D63F8"/>
    <w:rsid w:val="004D7255"/>
    <w:rsid w:val="004E13A5"/>
    <w:rsid w:val="004E3EF4"/>
    <w:rsid w:val="004E6917"/>
    <w:rsid w:val="004F11B7"/>
    <w:rsid w:val="004F670E"/>
    <w:rsid w:val="00500E46"/>
    <w:rsid w:val="0050472E"/>
    <w:rsid w:val="00505232"/>
    <w:rsid w:val="005063D9"/>
    <w:rsid w:val="00506E45"/>
    <w:rsid w:val="00510355"/>
    <w:rsid w:val="005154C3"/>
    <w:rsid w:val="005159F5"/>
    <w:rsid w:val="00522C3E"/>
    <w:rsid w:val="00523484"/>
    <w:rsid w:val="005248EF"/>
    <w:rsid w:val="0053064B"/>
    <w:rsid w:val="00530C19"/>
    <w:rsid w:val="005336FB"/>
    <w:rsid w:val="00534D93"/>
    <w:rsid w:val="00537BAC"/>
    <w:rsid w:val="00540E32"/>
    <w:rsid w:val="00541832"/>
    <w:rsid w:val="0054565E"/>
    <w:rsid w:val="00546239"/>
    <w:rsid w:val="00547B44"/>
    <w:rsid w:val="005524EA"/>
    <w:rsid w:val="005542C9"/>
    <w:rsid w:val="00561DE1"/>
    <w:rsid w:val="005663CD"/>
    <w:rsid w:val="0056645A"/>
    <w:rsid w:val="005725C7"/>
    <w:rsid w:val="00577AF7"/>
    <w:rsid w:val="00586186"/>
    <w:rsid w:val="0059053F"/>
    <w:rsid w:val="00596B92"/>
    <w:rsid w:val="005A17AF"/>
    <w:rsid w:val="005A4792"/>
    <w:rsid w:val="005A56C0"/>
    <w:rsid w:val="005A7AE1"/>
    <w:rsid w:val="005B52B2"/>
    <w:rsid w:val="005B723C"/>
    <w:rsid w:val="005C17F4"/>
    <w:rsid w:val="005C6117"/>
    <w:rsid w:val="005C66EB"/>
    <w:rsid w:val="005D027E"/>
    <w:rsid w:val="005D0E13"/>
    <w:rsid w:val="005D5434"/>
    <w:rsid w:val="005D663D"/>
    <w:rsid w:val="005D6EA5"/>
    <w:rsid w:val="005E037A"/>
    <w:rsid w:val="005E07EE"/>
    <w:rsid w:val="005E309B"/>
    <w:rsid w:val="005E4D5F"/>
    <w:rsid w:val="005F394B"/>
    <w:rsid w:val="005F3C03"/>
    <w:rsid w:val="005F6CBE"/>
    <w:rsid w:val="005F6E17"/>
    <w:rsid w:val="005F736B"/>
    <w:rsid w:val="00601497"/>
    <w:rsid w:val="00604C02"/>
    <w:rsid w:val="00611055"/>
    <w:rsid w:val="00611A4E"/>
    <w:rsid w:val="006141B4"/>
    <w:rsid w:val="00616333"/>
    <w:rsid w:val="00621C36"/>
    <w:rsid w:val="00626150"/>
    <w:rsid w:val="00631CD3"/>
    <w:rsid w:val="006339F9"/>
    <w:rsid w:val="00634B5A"/>
    <w:rsid w:val="00635445"/>
    <w:rsid w:val="006368E7"/>
    <w:rsid w:val="00636A47"/>
    <w:rsid w:val="006451B0"/>
    <w:rsid w:val="0064599B"/>
    <w:rsid w:val="00646E49"/>
    <w:rsid w:val="006507CE"/>
    <w:rsid w:val="006520B8"/>
    <w:rsid w:val="00654C24"/>
    <w:rsid w:val="00655DDB"/>
    <w:rsid w:val="0065660C"/>
    <w:rsid w:val="006624C2"/>
    <w:rsid w:val="00667F46"/>
    <w:rsid w:val="006738FD"/>
    <w:rsid w:val="0067400C"/>
    <w:rsid w:val="006754D0"/>
    <w:rsid w:val="00675D5B"/>
    <w:rsid w:val="00681C46"/>
    <w:rsid w:val="00685386"/>
    <w:rsid w:val="00690CD2"/>
    <w:rsid w:val="00691A19"/>
    <w:rsid w:val="00692022"/>
    <w:rsid w:val="00694155"/>
    <w:rsid w:val="0069486C"/>
    <w:rsid w:val="006A175B"/>
    <w:rsid w:val="006A2E72"/>
    <w:rsid w:val="006B5D89"/>
    <w:rsid w:val="006B7759"/>
    <w:rsid w:val="006C17CD"/>
    <w:rsid w:val="006C6F92"/>
    <w:rsid w:val="006D0458"/>
    <w:rsid w:val="006D2272"/>
    <w:rsid w:val="006D298C"/>
    <w:rsid w:val="006D4C4D"/>
    <w:rsid w:val="006D5CD5"/>
    <w:rsid w:val="006D70DA"/>
    <w:rsid w:val="006E3979"/>
    <w:rsid w:val="006E412E"/>
    <w:rsid w:val="006F04E2"/>
    <w:rsid w:val="006F1AD7"/>
    <w:rsid w:val="006F59FE"/>
    <w:rsid w:val="006F7782"/>
    <w:rsid w:val="00706123"/>
    <w:rsid w:val="0070692F"/>
    <w:rsid w:val="00710291"/>
    <w:rsid w:val="00713FE7"/>
    <w:rsid w:val="00716E49"/>
    <w:rsid w:val="00717877"/>
    <w:rsid w:val="00720E9A"/>
    <w:rsid w:val="00730648"/>
    <w:rsid w:val="00736400"/>
    <w:rsid w:val="00745D2C"/>
    <w:rsid w:val="007466CC"/>
    <w:rsid w:val="00746931"/>
    <w:rsid w:val="00747A55"/>
    <w:rsid w:val="00751073"/>
    <w:rsid w:val="00754884"/>
    <w:rsid w:val="00754EBE"/>
    <w:rsid w:val="00757698"/>
    <w:rsid w:val="007627B6"/>
    <w:rsid w:val="00764A61"/>
    <w:rsid w:val="00771580"/>
    <w:rsid w:val="007729F2"/>
    <w:rsid w:val="00773BE4"/>
    <w:rsid w:val="00775867"/>
    <w:rsid w:val="00776CEC"/>
    <w:rsid w:val="00777B9A"/>
    <w:rsid w:val="007839F5"/>
    <w:rsid w:val="007848A4"/>
    <w:rsid w:val="007850C5"/>
    <w:rsid w:val="00787B05"/>
    <w:rsid w:val="00790718"/>
    <w:rsid w:val="00791C0F"/>
    <w:rsid w:val="007A49EF"/>
    <w:rsid w:val="007A686D"/>
    <w:rsid w:val="007B05E0"/>
    <w:rsid w:val="007B0795"/>
    <w:rsid w:val="007B643B"/>
    <w:rsid w:val="007C16E3"/>
    <w:rsid w:val="007C19E5"/>
    <w:rsid w:val="007C62DE"/>
    <w:rsid w:val="007D60E9"/>
    <w:rsid w:val="007D68AE"/>
    <w:rsid w:val="007D76B3"/>
    <w:rsid w:val="007D7E27"/>
    <w:rsid w:val="007D7FB8"/>
    <w:rsid w:val="007E1C8E"/>
    <w:rsid w:val="007E677E"/>
    <w:rsid w:val="007F2596"/>
    <w:rsid w:val="007F2634"/>
    <w:rsid w:val="007F43DF"/>
    <w:rsid w:val="007F6443"/>
    <w:rsid w:val="00805090"/>
    <w:rsid w:val="008152A9"/>
    <w:rsid w:val="00816D23"/>
    <w:rsid w:val="00821191"/>
    <w:rsid w:val="008221AF"/>
    <w:rsid w:val="00830373"/>
    <w:rsid w:val="008309BF"/>
    <w:rsid w:val="008317CD"/>
    <w:rsid w:val="008348EE"/>
    <w:rsid w:val="00834A69"/>
    <w:rsid w:val="008375B6"/>
    <w:rsid w:val="00841510"/>
    <w:rsid w:val="0084240D"/>
    <w:rsid w:val="00843B2E"/>
    <w:rsid w:val="0084643E"/>
    <w:rsid w:val="00847992"/>
    <w:rsid w:val="00850187"/>
    <w:rsid w:val="00850FB4"/>
    <w:rsid w:val="00853B20"/>
    <w:rsid w:val="008601CB"/>
    <w:rsid w:val="008615D7"/>
    <w:rsid w:val="008617EB"/>
    <w:rsid w:val="00861BB3"/>
    <w:rsid w:val="008647FB"/>
    <w:rsid w:val="00864FAF"/>
    <w:rsid w:val="008668B7"/>
    <w:rsid w:val="00873F32"/>
    <w:rsid w:val="00875EA5"/>
    <w:rsid w:val="00876118"/>
    <w:rsid w:val="00877B8B"/>
    <w:rsid w:val="00886D97"/>
    <w:rsid w:val="008903BF"/>
    <w:rsid w:val="00896E43"/>
    <w:rsid w:val="008A2F5F"/>
    <w:rsid w:val="008A3027"/>
    <w:rsid w:val="008A40CE"/>
    <w:rsid w:val="008A7AF8"/>
    <w:rsid w:val="008B2DA1"/>
    <w:rsid w:val="008B6491"/>
    <w:rsid w:val="008C31BD"/>
    <w:rsid w:val="008C35FC"/>
    <w:rsid w:val="008C480D"/>
    <w:rsid w:val="008D2682"/>
    <w:rsid w:val="008D57CB"/>
    <w:rsid w:val="008D5B11"/>
    <w:rsid w:val="008D5DC5"/>
    <w:rsid w:val="008D6209"/>
    <w:rsid w:val="008E5867"/>
    <w:rsid w:val="008E65CC"/>
    <w:rsid w:val="008E6B15"/>
    <w:rsid w:val="008F66A1"/>
    <w:rsid w:val="008F6FB3"/>
    <w:rsid w:val="0090094F"/>
    <w:rsid w:val="00903156"/>
    <w:rsid w:val="00903FDD"/>
    <w:rsid w:val="009048D9"/>
    <w:rsid w:val="00904B54"/>
    <w:rsid w:val="00906C92"/>
    <w:rsid w:val="00907699"/>
    <w:rsid w:val="00910194"/>
    <w:rsid w:val="009150FB"/>
    <w:rsid w:val="00921376"/>
    <w:rsid w:val="009219AB"/>
    <w:rsid w:val="009275A9"/>
    <w:rsid w:val="009279F4"/>
    <w:rsid w:val="00927E09"/>
    <w:rsid w:val="00931038"/>
    <w:rsid w:val="00940D8A"/>
    <w:rsid w:val="009507E1"/>
    <w:rsid w:val="00955D0E"/>
    <w:rsid w:val="00960F8C"/>
    <w:rsid w:val="00962B5C"/>
    <w:rsid w:val="00964666"/>
    <w:rsid w:val="00965170"/>
    <w:rsid w:val="00966A00"/>
    <w:rsid w:val="00987774"/>
    <w:rsid w:val="0099229B"/>
    <w:rsid w:val="0099254D"/>
    <w:rsid w:val="00992E41"/>
    <w:rsid w:val="00993057"/>
    <w:rsid w:val="00994541"/>
    <w:rsid w:val="009A1C9A"/>
    <w:rsid w:val="009A2299"/>
    <w:rsid w:val="009A3B7C"/>
    <w:rsid w:val="009A43EF"/>
    <w:rsid w:val="009B001E"/>
    <w:rsid w:val="009B0696"/>
    <w:rsid w:val="009B1C8F"/>
    <w:rsid w:val="009C383E"/>
    <w:rsid w:val="009C5C6C"/>
    <w:rsid w:val="009C6F0C"/>
    <w:rsid w:val="009D181A"/>
    <w:rsid w:val="009D2703"/>
    <w:rsid w:val="009D3B27"/>
    <w:rsid w:val="009D4A91"/>
    <w:rsid w:val="009E0DF8"/>
    <w:rsid w:val="009E4A05"/>
    <w:rsid w:val="009E7BAF"/>
    <w:rsid w:val="00A03B83"/>
    <w:rsid w:val="00A04F14"/>
    <w:rsid w:val="00A07C15"/>
    <w:rsid w:val="00A10ABA"/>
    <w:rsid w:val="00A11506"/>
    <w:rsid w:val="00A11547"/>
    <w:rsid w:val="00A1387D"/>
    <w:rsid w:val="00A13D2D"/>
    <w:rsid w:val="00A211B7"/>
    <w:rsid w:val="00A24993"/>
    <w:rsid w:val="00A30430"/>
    <w:rsid w:val="00A312A8"/>
    <w:rsid w:val="00A43AB7"/>
    <w:rsid w:val="00A44CD5"/>
    <w:rsid w:val="00A51228"/>
    <w:rsid w:val="00A51906"/>
    <w:rsid w:val="00A51948"/>
    <w:rsid w:val="00A538F0"/>
    <w:rsid w:val="00A53D4B"/>
    <w:rsid w:val="00A60F90"/>
    <w:rsid w:val="00A6316D"/>
    <w:rsid w:val="00A64B43"/>
    <w:rsid w:val="00A66D8B"/>
    <w:rsid w:val="00A74CDA"/>
    <w:rsid w:val="00A75ECD"/>
    <w:rsid w:val="00A84ED9"/>
    <w:rsid w:val="00A92DD0"/>
    <w:rsid w:val="00A95B48"/>
    <w:rsid w:val="00A96BD0"/>
    <w:rsid w:val="00A970F5"/>
    <w:rsid w:val="00AA3A0B"/>
    <w:rsid w:val="00AA4E39"/>
    <w:rsid w:val="00AA784F"/>
    <w:rsid w:val="00AB2B18"/>
    <w:rsid w:val="00AB5220"/>
    <w:rsid w:val="00AB68BE"/>
    <w:rsid w:val="00AC0D96"/>
    <w:rsid w:val="00AC1399"/>
    <w:rsid w:val="00AC1D0A"/>
    <w:rsid w:val="00AD1069"/>
    <w:rsid w:val="00AD4106"/>
    <w:rsid w:val="00AD490A"/>
    <w:rsid w:val="00AD5E24"/>
    <w:rsid w:val="00AE2814"/>
    <w:rsid w:val="00AE630D"/>
    <w:rsid w:val="00AE6C1A"/>
    <w:rsid w:val="00AF128F"/>
    <w:rsid w:val="00AF3090"/>
    <w:rsid w:val="00AF3E77"/>
    <w:rsid w:val="00AF661E"/>
    <w:rsid w:val="00AF6D3B"/>
    <w:rsid w:val="00AF7CC7"/>
    <w:rsid w:val="00B00A89"/>
    <w:rsid w:val="00B0214F"/>
    <w:rsid w:val="00B11673"/>
    <w:rsid w:val="00B13AE1"/>
    <w:rsid w:val="00B147F6"/>
    <w:rsid w:val="00B14D5E"/>
    <w:rsid w:val="00B16FB5"/>
    <w:rsid w:val="00B20342"/>
    <w:rsid w:val="00B2132B"/>
    <w:rsid w:val="00B238ED"/>
    <w:rsid w:val="00B25EF6"/>
    <w:rsid w:val="00B34350"/>
    <w:rsid w:val="00B3465A"/>
    <w:rsid w:val="00B3786F"/>
    <w:rsid w:val="00B37A76"/>
    <w:rsid w:val="00B43648"/>
    <w:rsid w:val="00B441F7"/>
    <w:rsid w:val="00B51B58"/>
    <w:rsid w:val="00B53747"/>
    <w:rsid w:val="00B56B96"/>
    <w:rsid w:val="00B63983"/>
    <w:rsid w:val="00B63A97"/>
    <w:rsid w:val="00B63E88"/>
    <w:rsid w:val="00B6498A"/>
    <w:rsid w:val="00B70338"/>
    <w:rsid w:val="00B71811"/>
    <w:rsid w:val="00B72DF0"/>
    <w:rsid w:val="00B752BC"/>
    <w:rsid w:val="00B76004"/>
    <w:rsid w:val="00B803AC"/>
    <w:rsid w:val="00B825BE"/>
    <w:rsid w:val="00B87FEB"/>
    <w:rsid w:val="00B910E4"/>
    <w:rsid w:val="00B9640C"/>
    <w:rsid w:val="00B964CC"/>
    <w:rsid w:val="00BA0803"/>
    <w:rsid w:val="00BA6B34"/>
    <w:rsid w:val="00BA72C1"/>
    <w:rsid w:val="00BA77FD"/>
    <w:rsid w:val="00BB6B2C"/>
    <w:rsid w:val="00BC1041"/>
    <w:rsid w:val="00BC2783"/>
    <w:rsid w:val="00BC3881"/>
    <w:rsid w:val="00BD001D"/>
    <w:rsid w:val="00BD0403"/>
    <w:rsid w:val="00BD5E9A"/>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150B"/>
    <w:rsid w:val="00C23647"/>
    <w:rsid w:val="00C3279E"/>
    <w:rsid w:val="00C3547E"/>
    <w:rsid w:val="00C402B5"/>
    <w:rsid w:val="00C422DB"/>
    <w:rsid w:val="00C44162"/>
    <w:rsid w:val="00C4728B"/>
    <w:rsid w:val="00C47A12"/>
    <w:rsid w:val="00C5132F"/>
    <w:rsid w:val="00C519A3"/>
    <w:rsid w:val="00C5386F"/>
    <w:rsid w:val="00C5479F"/>
    <w:rsid w:val="00C60673"/>
    <w:rsid w:val="00C61BAE"/>
    <w:rsid w:val="00C639AD"/>
    <w:rsid w:val="00C64363"/>
    <w:rsid w:val="00C64D99"/>
    <w:rsid w:val="00C71E31"/>
    <w:rsid w:val="00C71E83"/>
    <w:rsid w:val="00C72944"/>
    <w:rsid w:val="00C7501F"/>
    <w:rsid w:val="00C91C4C"/>
    <w:rsid w:val="00C955CE"/>
    <w:rsid w:val="00CB0166"/>
    <w:rsid w:val="00CB24CD"/>
    <w:rsid w:val="00CB560E"/>
    <w:rsid w:val="00CB6200"/>
    <w:rsid w:val="00CB6FB3"/>
    <w:rsid w:val="00CC1F19"/>
    <w:rsid w:val="00CC2517"/>
    <w:rsid w:val="00CC5AFB"/>
    <w:rsid w:val="00CC72B2"/>
    <w:rsid w:val="00CE0FF0"/>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2082"/>
    <w:rsid w:val="00D433EE"/>
    <w:rsid w:val="00D4510C"/>
    <w:rsid w:val="00D521FC"/>
    <w:rsid w:val="00D62AED"/>
    <w:rsid w:val="00D65028"/>
    <w:rsid w:val="00D66B9D"/>
    <w:rsid w:val="00D73057"/>
    <w:rsid w:val="00D77D74"/>
    <w:rsid w:val="00D8178E"/>
    <w:rsid w:val="00D8326B"/>
    <w:rsid w:val="00D84E37"/>
    <w:rsid w:val="00D851FB"/>
    <w:rsid w:val="00D85461"/>
    <w:rsid w:val="00D854FE"/>
    <w:rsid w:val="00D85987"/>
    <w:rsid w:val="00D87DAF"/>
    <w:rsid w:val="00D92DB8"/>
    <w:rsid w:val="00D944C3"/>
    <w:rsid w:val="00D9453C"/>
    <w:rsid w:val="00D95DF9"/>
    <w:rsid w:val="00DA17B9"/>
    <w:rsid w:val="00DA5888"/>
    <w:rsid w:val="00DC074F"/>
    <w:rsid w:val="00DC1FCE"/>
    <w:rsid w:val="00DC2BAC"/>
    <w:rsid w:val="00DC6E86"/>
    <w:rsid w:val="00DD02CB"/>
    <w:rsid w:val="00DD02FD"/>
    <w:rsid w:val="00DD759F"/>
    <w:rsid w:val="00DE0B71"/>
    <w:rsid w:val="00DE3FED"/>
    <w:rsid w:val="00DE4C3E"/>
    <w:rsid w:val="00DE72D8"/>
    <w:rsid w:val="00DE7729"/>
    <w:rsid w:val="00DF567C"/>
    <w:rsid w:val="00DF5ADE"/>
    <w:rsid w:val="00E02731"/>
    <w:rsid w:val="00E05108"/>
    <w:rsid w:val="00E06812"/>
    <w:rsid w:val="00E0779F"/>
    <w:rsid w:val="00E10E04"/>
    <w:rsid w:val="00E116E0"/>
    <w:rsid w:val="00E164C3"/>
    <w:rsid w:val="00E21228"/>
    <w:rsid w:val="00E260AA"/>
    <w:rsid w:val="00E308A2"/>
    <w:rsid w:val="00E3166A"/>
    <w:rsid w:val="00E326F3"/>
    <w:rsid w:val="00E33831"/>
    <w:rsid w:val="00E33E95"/>
    <w:rsid w:val="00E341C6"/>
    <w:rsid w:val="00E3621D"/>
    <w:rsid w:val="00E4125D"/>
    <w:rsid w:val="00E43BA5"/>
    <w:rsid w:val="00E455A2"/>
    <w:rsid w:val="00E45849"/>
    <w:rsid w:val="00E46177"/>
    <w:rsid w:val="00E46584"/>
    <w:rsid w:val="00E46AFF"/>
    <w:rsid w:val="00E46EF8"/>
    <w:rsid w:val="00E51646"/>
    <w:rsid w:val="00E535D3"/>
    <w:rsid w:val="00E5485D"/>
    <w:rsid w:val="00E61AEA"/>
    <w:rsid w:val="00E65F6C"/>
    <w:rsid w:val="00E715FE"/>
    <w:rsid w:val="00E75CDD"/>
    <w:rsid w:val="00E75D16"/>
    <w:rsid w:val="00E76778"/>
    <w:rsid w:val="00E855C9"/>
    <w:rsid w:val="00E85B45"/>
    <w:rsid w:val="00E876E6"/>
    <w:rsid w:val="00E9039C"/>
    <w:rsid w:val="00E92C64"/>
    <w:rsid w:val="00E9314B"/>
    <w:rsid w:val="00E95A2C"/>
    <w:rsid w:val="00E97F87"/>
    <w:rsid w:val="00EA3D89"/>
    <w:rsid w:val="00EA48BC"/>
    <w:rsid w:val="00EA515D"/>
    <w:rsid w:val="00EA7841"/>
    <w:rsid w:val="00EB269F"/>
    <w:rsid w:val="00EB39CE"/>
    <w:rsid w:val="00EE4532"/>
    <w:rsid w:val="00EE6000"/>
    <w:rsid w:val="00EE7EE0"/>
    <w:rsid w:val="00EF5DFD"/>
    <w:rsid w:val="00F02E66"/>
    <w:rsid w:val="00F03276"/>
    <w:rsid w:val="00F045D5"/>
    <w:rsid w:val="00F04F70"/>
    <w:rsid w:val="00F05BC1"/>
    <w:rsid w:val="00F05FD6"/>
    <w:rsid w:val="00F06536"/>
    <w:rsid w:val="00F065FC"/>
    <w:rsid w:val="00F11CC4"/>
    <w:rsid w:val="00F136EF"/>
    <w:rsid w:val="00F147BB"/>
    <w:rsid w:val="00F17C3F"/>
    <w:rsid w:val="00F2498B"/>
    <w:rsid w:val="00F24C6B"/>
    <w:rsid w:val="00F27778"/>
    <w:rsid w:val="00F320FC"/>
    <w:rsid w:val="00F322CA"/>
    <w:rsid w:val="00F37ADB"/>
    <w:rsid w:val="00F424FD"/>
    <w:rsid w:val="00F50B1C"/>
    <w:rsid w:val="00F50BB1"/>
    <w:rsid w:val="00F52026"/>
    <w:rsid w:val="00F54551"/>
    <w:rsid w:val="00F5629D"/>
    <w:rsid w:val="00F62EA3"/>
    <w:rsid w:val="00F63000"/>
    <w:rsid w:val="00F6615F"/>
    <w:rsid w:val="00F73330"/>
    <w:rsid w:val="00F74AFD"/>
    <w:rsid w:val="00F85527"/>
    <w:rsid w:val="00F90329"/>
    <w:rsid w:val="00F9052D"/>
    <w:rsid w:val="00F92D6E"/>
    <w:rsid w:val="00F962E5"/>
    <w:rsid w:val="00F972F2"/>
    <w:rsid w:val="00FA3B98"/>
    <w:rsid w:val="00FC0721"/>
    <w:rsid w:val="00FC1F62"/>
    <w:rsid w:val="00FC33C1"/>
    <w:rsid w:val="00FC5954"/>
    <w:rsid w:val="00FD1093"/>
    <w:rsid w:val="00FE2CA3"/>
    <w:rsid w:val="00FF1FF7"/>
    <w:rsid w:val="00FF669A"/>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62A2EAA0-929C-40BE-9658-9AB8B40FC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6333-18E7-4848-BDBD-E7F4CDD90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10080</TotalTime>
  <Pages>39</Pages>
  <Words>38941</Words>
  <Characters>221967</Characters>
  <Application>Microsoft Office Word</Application>
  <DocSecurity>0</DocSecurity>
  <Lines>1849</Lines>
  <Paragraphs>520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48</cp:revision>
  <dcterms:created xsi:type="dcterms:W3CDTF">2019-12-06T22:04:00Z</dcterms:created>
  <dcterms:modified xsi:type="dcterms:W3CDTF">2019-12-15T01:35:00Z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http://www.zotero.org/styles/ecological-applications</vt:lpwstr>
  </property>
  <property fmtid="{D5CDD505-2E9C-101B-9397-08002B2CF9AE}" pid="5" name="Mendeley Recent Style Name 1_1">
    <vt:lpwstr>Ecological Applications</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http://www.zotero.org/styles/journal-of-ecology</vt:lpwstr>
  </property>
  <property fmtid="{D5CDD505-2E9C-101B-9397-08002B2CF9AE}" pid="9" name="Mendeley Recent Style Name 3_1">
    <vt:lpwstr>Journal of Ecology</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http://www.zotero.org/styles/movement-ecology</vt:lpwstr>
  </property>
  <property fmtid="{D5CDD505-2E9C-101B-9397-08002B2CF9AE}" pid="19" name="Mendeley Recent Style Name 8_1">
    <vt:lpwstr>Movement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